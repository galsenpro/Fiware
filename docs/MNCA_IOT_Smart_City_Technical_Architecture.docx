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rPr>
        <w:drawing>
          <wp:anchor distT="0" distB="0" distL="114300" distR="114300" simplePos="0" relativeHeight="251659264"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bCs/>
          <w:noProof/>
          <w:sz w:val="36"/>
          <w:szCs w:val="36"/>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8"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rPr>
        <w:drawing>
          <wp:anchor distT="0" distB="0" distL="114300" distR="114300" simplePos="0" relativeHeight="251660288"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rsidTr="00AD2CAB">
        <w:trPr>
          <w:trHeight w:val="144"/>
          <w:jc w:val="center"/>
        </w:trPr>
        <w:tc>
          <w:tcPr>
            <w:tcW w:w="3060" w:type="dxa"/>
            <w:hideMark/>
          </w:tcPr>
          <w:p w:rsidR="002D7C8C" w:rsidRPr="00281338" w:rsidRDefault="002D7C8C" w:rsidP="00AD2CAB">
            <w:pPr>
              <w:spacing w:after="200" w:line="300" w:lineRule="exact"/>
              <w:jc w:val="center"/>
            </w:pPr>
            <w:r w:rsidRPr="00281338">
              <w:t xml:space="preserve">VERSION: </w:t>
            </w:r>
            <w:r>
              <w:t>draft</w:t>
            </w:r>
          </w:p>
        </w:tc>
        <w:tc>
          <w:tcPr>
            <w:tcW w:w="3420" w:type="dxa"/>
            <w:hideMark/>
          </w:tcPr>
          <w:p w:rsidR="002D7C8C" w:rsidRPr="00281338" w:rsidRDefault="002D7C8C" w:rsidP="00AD2CAB">
            <w:pPr>
              <w:spacing w:after="200" w:line="300" w:lineRule="exact"/>
              <w:jc w:val="center"/>
            </w:pPr>
            <w:r w:rsidRPr="00281338">
              <w:t xml:space="preserve">REVISION DATE: </w:t>
            </w:r>
            <w:r>
              <w:t>20/09/2017</w:t>
            </w:r>
          </w:p>
        </w:tc>
      </w:tr>
    </w:tbl>
    <w:p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Date</w:t>
            </w: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 xml:space="preserve">Lionel </w:t>
            </w:r>
            <w:proofErr w:type="spellStart"/>
            <w:r>
              <w:rPr>
                <w:sz w:val="18"/>
              </w:rPr>
              <w:t>Chaudanson</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bl>
    <w:p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sz w:val="20"/>
          <w:szCs w:val="24"/>
        </w:rPr>
        <w:id w:val="27061575"/>
        <w:docPartObj>
          <w:docPartGallery w:val="Table of Contents"/>
          <w:docPartUnique/>
        </w:docPartObj>
      </w:sdtPr>
      <w:sdtEndPr>
        <w:rPr>
          <w:bCs w:val="0"/>
          <w:caps w:val="0"/>
        </w:rPr>
      </w:sdtEndPr>
      <w:sdtContent>
        <w:p w:rsidR="00DA5B8D"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7335888" w:history="1">
            <w:r w:rsidR="00DA5B8D" w:rsidRPr="00322DE4">
              <w:rPr>
                <w:rStyle w:val="Lienhypertexte"/>
                <w:noProof/>
              </w:rPr>
              <w:t>1</w:t>
            </w:r>
            <w:r w:rsidR="00DA5B8D">
              <w:rPr>
                <w:rFonts w:asciiTheme="minorHAnsi" w:eastAsiaTheme="minorEastAsia" w:hAnsiTheme="minorHAnsi" w:cstheme="minorBidi"/>
                <w:b w:val="0"/>
                <w:caps w:val="0"/>
                <w:noProof/>
                <w:sz w:val="22"/>
                <w:szCs w:val="22"/>
                <w:lang w:val="fr-FR" w:eastAsia="fr-FR"/>
              </w:rPr>
              <w:tab/>
            </w:r>
            <w:r w:rsidR="00DA5B8D" w:rsidRPr="00322DE4">
              <w:rPr>
                <w:rStyle w:val="Lienhypertexte"/>
                <w:noProof/>
              </w:rPr>
              <w:t>Section 1 DOCUMENT SCOPE</w:t>
            </w:r>
            <w:r w:rsidR="00DA5B8D">
              <w:rPr>
                <w:noProof/>
                <w:webHidden/>
              </w:rPr>
              <w:tab/>
            </w:r>
            <w:r w:rsidR="00DA5B8D">
              <w:rPr>
                <w:noProof/>
                <w:webHidden/>
              </w:rPr>
              <w:fldChar w:fldCharType="begin"/>
            </w:r>
            <w:r w:rsidR="00DA5B8D">
              <w:rPr>
                <w:noProof/>
                <w:webHidden/>
              </w:rPr>
              <w:instrText xml:space="preserve"> PAGEREF _Toc497335888 \h </w:instrText>
            </w:r>
            <w:r w:rsidR="00DA5B8D">
              <w:rPr>
                <w:noProof/>
                <w:webHidden/>
              </w:rPr>
            </w:r>
            <w:r w:rsidR="00DA5B8D">
              <w:rPr>
                <w:noProof/>
                <w:webHidden/>
              </w:rPr>
              <w:fldChar w:fldCharType="separate"/>
            </w:r>
            <w:r w:rsidR="00DA5B8D">
              <w:rPr>
                <w:noProof/>
                <w:webHidden/>
              </w:rPr>
              <w:t>6</w:t>
            </w:r>
            <w:r w:rsidR="00DA5B8D">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889" w:history="1">
            <w:r w:rsidRPr="00322DE4">
              <w:rPr>
                <w:rStyle w:val="Lienhypertexte"/>
                <w:noProof/>
              </w:rPr>
              <w:t>1.1</w:t>
            </w:r>
            <w:r>
              <w:rPr>
                <w:rFonts w:asciiTheme="minorHAnsi" w:eastAsiaTheme="minorEastAsia" w:hAnsiTheme="minorHAnsi" w:cstheme="minorBidi"/>
                <w:noProof/>
                <w:sz w:val="22"/>
                <w:szCs w:val="22"/>
                <w:lang w:val="fr-FR" w:eastAsia="fr-FR"/>
              </w:rPr>
              <w:tab/>
            </w:r>
            <w:r w:rsidRPr="00322DE4">
              <w:rPr>
                <w:rStyle w:val="Lienhypertexte"/>
                <w:noProof/>
              </w:rPr>
              <w:t>Context</w:t>
            </w:r>
            <w:r>
              <w:rPr>
                <w:noProof/>
                <w:webHidden/>
              </w:rPr>
              <w:tab/>
            </w:r>
            <w:r>
              <w:rPr>
                <w:noProof/>
                <w:webHidden/>
              </w:rPr>
              <w:fldChar w:fldCharType="begin"/>
            </w:r>
            <w:r>
              <w:rPr>
                <w:noProof/>
                <w:webHidden/>
              </w:rPr>
              <w:instrText xml:space="preserve"> PAGEREF _Toc497335889 \h </w:instrText>
            </w:r>
            <w:r>
              <w:rPr>
                <w:noProof/>
                <w:webHidden/>
              </w:rPr>
            </w:r>
            <w:r>
              <w:rPr>
                <w:noProof/>
                <w:webHidden/>
              </w:rPr>
              <w:fldChar w:fldCharType="separate"/>
            </w:r>
            <w:r>
              <w:rPr>
                <w:noProof/>
                <w:webHidden/>
              </w:rPr>
              <w:t>6</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890" w:history="1">
            <w:r w:rsidRPr="00322DE4">
              <w:rPr>
                <w:rStyle w:val="Lienhypertexte"/>
                <w:noProof/>
              </w:rPr>
              <w:t>1.2</w:t>
            </w:r>
            <w:r>
              <w:rPr>
                <w:rFonts w:asciiTheme="minorHAnsi" w:eastAsiaTheme="minorEastAsia" w:hAnsiTheme="minorHAnsi" w:cstheme="minorBidi"/>
                <w:noProof/>
                <w:sz w:val="22"/>
                <w:szCs w:val="22"/>
                <w:lang w:val="fr-FR" w:eastAsia="fr-FR"/>
              </w:rPr>
              <w:tab/>
            </w:r>
            <w:r w:rsidRPr="00322DE4">
              <w:rPr>
                <w:rStyle w:val="Lienhypertexte"/>
                <w:noProof/>
              </w:rPr>
              <w:t>Glossary</w:t>
            </w:r>
            <w:r>
              <w:rPr>
                <w:noProof/>
                <w:webHidden/>
              </w:rPr>
              <w:tab/>
            </w:r>
            <w:r>
              <w:rPr>
                <w:noProof/>
                <w:webHidden/>
              </w:rPr>
              <w:fldChar w:fldCharType="begin"/>
            </w:r>
            <w:r>
              <w:rPr>
                <w:noProof/>
                <w:webHidden/>
              </w:rPr>
              <w:instrText xml:space="preserve"> PAGEREF _Toc497335890 \h </w:instrText>
            </w:r>
            <w:r>
              <w:rPr>
                <w:noProof/>
                <w:webHidden/>
              </w:rPr>
            </w:r>
            <w:r>
              <w:rPr>
                <w:noProof/>
                <w:webHidden/>
              </w:rPr>
              <w:fldChar w:fldCharType="separate"/>
            </w:r>
            <w:r>
              <w:rPr>
                <w:noProof/>
                <w:webHidden/>
              </w:rPr>
              <w:t>8</w:t>
            </w:r>
            <w:r>
              <w:rPr>
                <w:noProof/>
                <w:webHidden/>
              </w:rPr>
              <w:fldChar w:fldCharType="end"/>
            </w:r>
          </w:hyperlink>
        </w:p>
        <w:p w:rsidR="00DA5B8D" w:rsidRDefault="00DA5B8D">
          <w:pPr>
            <w:pStyle w:val="TM1"/>
            <w:tabs>
              <w:tab w:val="left" w:pos="660"/>
            </w:tabs>
            <w:rPr>
              <w:rFonts w:asciiTheme="minorHAnsi" w:eastAsiaTheme="minorEastAsia" w:hAnsiTheme="minorHAnsi" w:cstheme="minorBidi"/>
              <w:b w:val="0"/>
              <w:caps w:val="0"/>
              <w:noProof/>
              <w:sz w:val="22"/>
              <w:szCs w:val="22"/>
              <w:lang w:val="fr-FR" w:eastAsia="fr-FR"/>
            </w:rPr>
          </w:pPr>
          <w:hyperlink w:anchor="_Toc497335891" w:history="1">
            <w:r w:rsidRPr="00322DE4">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322DE4">
              <w:rPr>
                <w:rStyle w:val="Lienhypertexte"/>
                <w:noProof/>
              </w:rPr>
              <w:t>Section 2 OVERALL TECHNICAL ARCHITECTURE</w:t>
            </w:r>
            <w:r>
              <w:rPr>
                <w:noProof/>
                <w:webHidden/>
              </w:rPr>
              <w:tab/>
            </w:r>
            <w:r>
              <w:rPr>
                <w:noProof/>
                <w:webHidden/>
              </w:rPr>
              <w:fldChar w:fldCharType="begin"/>
            </w:r>
            <w:r>
              <w:rPr>
                <w:noProof/>
                <w:webHidden/>
              </w:rPr>
              <w:instrText xml:space="preserve"> PAGEREF _Toc497335891 \h </w:instrText>
            </w:r>
            <w:r>
              <w:rPr>
                <w:noProof/>
                <w:webHidden/>
              </w:rPr>
            </w:r>
            <w:r>
              <w:rPr>
                <w:noProof/>
                <w:webHidden/>
              </w:rPr>
              <w:fldChar w:fldCharType="separate"/>
            </w:r>
            <w:r>
              <w:rPr>
                <w:noProof/>
                <w:webHidden/>
              </w:rPr>
              <w:t>9</w:t>
            </w:r>
            <w:r>
              <w:rPr>
                <w:noProof/>
                <w:webHidden/>
              </w:rPr>
              <w:fldChar w:fldCharType="end"/>
            </w:r>
          </w:hyperlink>
        </w:p>
        <w:p w:rsidR="00DA5B8D" w:rsidRDefault="00DA5B8D">
          <w:pPr>
            <w:pStyle w:val="TM2"/>
            <w:tabs>
              <w:tab w:val="right" w:leader="dot" w:pos="9530"/>
            </w:tabs>
            <w:rPr>
              <w:rFonts w:asciiTheme="minorHAnsi" w:eastAsiaTheme="minorEastAsia" w:hAnsiTheme="minorHAnsi" w:cstheme="minorBidi"/>
              <w:noProof/>
              <w:sz w:val="22"/>
              <w:szCs w:val="22"/>
              <w:lang w:val="fr-FR" w:eastAsia="fr-FR"/>
            </w:rPr>
          </w:pPr>
          <w:hyperlink w:anchor="_Toc497335892" w:history="1">
            <w:r w:rsidRPr="00322DE4">
              <w:rPr>
                <w:rStyle w:val="Lienhypertexte"/>
                <w:noProof/>
              </w:rPr>
              <w:t>2.1 System Architecture Context Diagram</w:t>
            </w:r>
            <w:r>
              <w:rPr>
                <w:noProof/>
                <w:webHidden/>
              </w:rPr>
              <w:tab/>
            </w:r>
            <w:r>
              <w:rPr>
                <w:noProof/>
                <w:webHidden/>
              </w:rPr>
              <w:fldChar w:fldCharType="begin"/>
            </w:r>
            <w:r>
              <w:rPr>
                <w:noProof/>
                <w:webHidden/>
              </w:rPr>
              <w:instrText xml:space="preserve"> PAGEREF _Toc497335892 \h </w:instrText>
            </w:r>
            <w:r>
              <w:rPr>
                <w:noProof/>
                <w:webHidden/>
              </w:rPr>
            </w:r>
            <w:r>
              <w:rPr>
                <w:noProof/>
                <w:webHidden/>
              </w:rPr>
              <w:fldChar w:fldCharType="separate"/>
            </w:r>
            <w:r>
              <w:rPr>
                <w:noProof/>
                <w:webHidden/>
              </w:rPr>
              <w:t>9</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893" w:history="1">
            <w:r w:rsidRPr="00322DE4">
              <w:rPr>
                <w:rStyle w:val="Lienhypertexte"/>
                <w:noProof/>
              </w:rPr>
              <w:t>2.2</w:t>
            </w:r>
            <w:r>
              <w:rPr>
                <w:rFonts w:asciiTheme="minorHAnsi" w:eastAsiaTheme="minorEastAsia" w:hAnsiTheme="minorHAnsi" w:cstheme="minorBidi"/>
                <w:noProof/>
                <w:sz w:val="22"/>
                <w:szCs w:val="22"/>
                <w:lang w:val="fr-FR" w:eastAsia="fr-FR"/>
              </w:rPr>
              <w:tab/>
            </w:r>
            <w:r w:rsidRPr="00322DE4">
              <w:rPr>
                <w:rStyle w:val="Lienhypertexte"/>
                <w:noProof/>
              </w:rPr>
              <w:t>System Architecture Model</w:t>
            </w:r>
            <w:r>
              <w:rPr>
                <w:noProof/>
                <w:webHidden/>
              </w:rPr>
              <w:tab/>
            </w:r>
            <w:r>
              <w:rPr>
                <w:noProof/>
                <w:webHidden/>
              </w:rPr>
              <w:fldChar w:fldCharType="begin"/>
            </w:r>
            <w:r>
              <w:rPr>
                <w:noProof/>
                <w:webHidden/>
              </w:rPr>
              <w:instrText xml:space="preserve"> PAGEREF _Toc497335893 \h </w:instrText>
            </w:r>
            <w:r>
              <w:rPr>
                <w:noProof/>
                <w:webHidden/>
              </w:rPr>
            </w:r>
            <w:r>
              <w:rPr>
                <w:noProof/>
                <w:webHidden/>
              </w:rPr>
              <w:fldChar w:fldCharType="separate"/>
            </w:r>
            <w:r>
              <w:rPr>
                <w:noProof/>
                <w:webHidden/>
              </w:rPr>
              <w:t>11</w:t>
            </w:r>
            <w:r>
              <w:rPr>
                <w:noProof/>
                <w:webHidden/>
              </w:rPr>
              <w:fldChar w:fldCharType="end"/>
            </w:r>
          </w:hyperlink>
        </w:p>
        <w:p w:rsidR="00DA5B8D" w:rsidRDefault="00DA5B8D">
          <w:pPr>
            <w:pStyle w:val="TM3"/>
            <w:tabs>
              <w:tab w:val="right" w:leader="dot" w:pos="9530"/>
            </w:tabs>
            <w:rPr>
              <w:rFonts w:asciiTheme="minorHAnsi" w:eastAsiaTheme="minorEastAsia" w:hAnsiTheme="minorHAnsi" w:cstheme="minorBidi"/>
              <w:noProof/>
              <w:sz w:val="22"/>
              <w:szCs w:val="22"/>
              <w:lang w:val="fr-FR" w:eastAsia="fr-FR"/>
            </w:rPr>
          </w:pPr>
          <w:hyperlink w:anchor="_Toc497335894" w:history="1">
            <w:r w:rsidRPr="00322DE4">
              <w:rPr>
                <w:rStyle w:val="Lienhypertexte"/>
                <w:noProof/>
              </w:rPr>
              <w:t>2.2.1 Overall Architectural Considerations</w:t>
            </w:r>
            <w:r>
              <w:rPr>
                <w:noProof/>
                <w:webHidden/>
              </w:rPr>
              <w:tab/>
            </w:r>
            <w:r>
              <w:rPr>
                <w:noProof/>
                <w:webHidden/>
              </w:rPr>
              <w:fldChar w:fldCharType="begin"/>
            </w:r>
            <w:r>
              <w:rPr>
                <w:noProof/>
                <w:webHidden/>
              </w:rPr>
              <w:instrText xml:space="preserve"> PAGEREF _Toc497335894 \h </w:instrText>
            </w:r>
            <w:r>
              <w:rPr>
                <w:noProof/>
                <w:webHidden/>
              </w:rPr>
            </w:r>
            <w:r>
              <w:rPr>
                <w:noProof/>
                <w:webHidden/>
              </w:rPr>
              <w:fldChar w:fldCharType="separate"/>
            </w:r>
            <w:r>
              <w:rPr>
                <w:noProof/>
                <w:webHidden/>
              </w:rPr>
              <w:t>12</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899" w:history="1">
            <w:r w:rsidRPr="00322DE4">
              <w:rPr>
                <w:rStyle w:val="Lienhypertexte"/>
                <w:noProof/>
              </w:rPr>
              <w:t>2.3</w:t>
            </w:r>
            <w:r>
              <w:rPr>
                <w:rFonts w:asciiTheme="minorHAnsi" w:eastAsiaTheme="minorEastAsia" w:hAnsiTheme="minorHAnsi" w:cstheme="minorBidi"/>
                <w:noProof/>
                <w:sz w:val="22"/>
                <w:szCs w:val="22"/>
                <w:lang w:val="fr-FR" w:eastAsia="fr-FR"/>
              </w:rPr>
              <w:tab/>
            </w:r>
            <w:r w:rsidRPr="00322DE4">
              <w:rPr>
                <w:rStyle w:val="Lienhypertexte"/>
                <w:noProof/>
              </w:rPr>
              <w:t>System Architecture Component Definitions</w:t>
            </w:r>
            <w:r>
              <w:rPr>
                <w:noProof/>
                <w:webHidden/>
              </w:rPr>
              <w:tab/>
            </w:r>
            <w:r>
              <w:rPr>
                <w:noProof/>
                <w:webHidden/>
              </w:rPr>
              <w:fldChar w:fldCharType="begin"/>
            </w:r>
            <w:r>
              <w:rPr>
                <w:noProof/>
                <w:webHidden/>
              </w:rPr>
              <w:instrText xml:space="preserve"> PAGEREF _Toc497335899 \h </w:instrText>
            </w:r>
            <w:r>
              <w:rPr>
                <w:noProof/>
                <w:webHidden/>
              </w:rPr>
            </w:r>
            <w:r>
              <w:rPr>
                <w:noProof/>
                <w:webHidden/>
              </w:rPr>
              <w:fldChar w:fldCharType="separate"/>
            </w:r>
            <w:r>
              <w:rPr>
                <w:noProof/>
                <w:webHidden/>
              </w:rPr>
              <w:t>15</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0" w:history="1">
            <w:r w:rsidRPr="00322DE4">
              <w:rPr>
                <w:rStyle w:val="Lienhypertexte"/>
                <w:noProof/>
              </w:rPr>
              <w:t>2.3.1</w:t>
            </w:r>
            <w:r>
              <w:rPr>
                <w:rFonts w:asciiTheme="minorHAnsi" w:eastAsiaTheme="minorEastAsia" w:hAnsiTheme="minorHAnsi" w:cstheme="minorBidi"/>
                <w:noProof/>
                <w:sz w:val="22"/>
                <w:szCs w:val="22"/>
                <w:lang w:val="fr-FR" w:eastAsia="fr-FR"/>
              </w:rPr>
              <w:tab/>
            </w:r>
            <w:r w:rsidRPr="00322DE4">
              <w:rPr>
                <w:rStyle w:val="Lienhypertexte"/>
                <w:noProof/>
              </w:rPr>
              <w:t>Security Component IDM GE</w:t>
            </w:r>
            <w:r>
              <w:rPr>
                <w:noProof/>
                <w:webHidden/>
              </w:rPr>
              <w:tab/>
            </w:r>
            <w:r>
              <w:rPr>
                <w:noProof/>
                <w:webHidden/>
              </w:rPr>
              <w:fldChar w:fldCharType="begin"/>
            </w:r>
            <w:r>
              <w:rPr>
                <w:noProof/>
                <w:webHidden/>
              </w:rPr>
              <w:instrText xml:space="preserve"> PAGEREF _Toc497335900 \h </w:instrText>
            </w:r>
            <w:r>
              <w:rPr>
                <w:noProof/>
                <w:webHidden/>
              </w:rPr>
            </w:r>
            <w:r>
              <w:rPr>
                <w:noProof/>
                <w:webHidden/>
              </w:rPr>
              <w:fldChar w:fldCharType="separate"/>
            </w:r>
            <w:r>
              <w:rPr>
                <w:noProof/>
                <w:webHidden/>
              </w:rPr>
              <w:t>15</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2" w:history="1">
            <w:r w:rsidRPr="00322DE4">
              <w:rPr>
                <w:rStyle w:val="Lienhypertexte"/>
                <w:noProof/>
              </w:rPr>
              <w:t>2.3.2</w:t>
            </w:r>
            <w:r>
              <w:rPr>
                <w:rFonts w:asciiTheme="minorHAnsi" w:eastAsiaTheme="minorEastAsia" w:hAnsiTheme="minorHAnsi" w:cstheme="minorBidi"/>
                <w:noProof/>
                <w:sz w:val="22"/>
                <w:szCs w:val="22"/>
                <w:lang w:val="fr-FR" w:eastAsia="fr-FR"/>
              </w:rPr>
              <w:tab/>
            </w:r>
            <w:r w:rsidRPr="00322DE4">
              <w:rPr>
                <w:rStyle w:val="Lienhypertexte"/>
                <w:noProof/>
              </w:rPr>
              <w:t>Orion Context Broker Component</w:t>
            </w:r>
            <w:r>
              <w:rPr>
                <w:noProof/>
                <w:webHidden/>
              </w:rPr>
              <w:tab/>
            </w:r>
            <w:r>
              <w:rPr>
                <w:noProof/>
                <w:webHidden/>
              </w:rPr>
              <w:fldChar w:fldCharType="begin"/>
            </w:r>
            <w:r>
              <w:rPr>
                <w:noProof/>
                <w:webHidden/>
              </w:rPr>
              <w:instrText xml:space="preserve"> PAGEREF _Toc497335902 \h </w:instrText>
            </w:r>
            <w:r>
              <w:rPr>
                <w:noProof/>
                <w:webHidden/>
              </w:rPr>
            </w:r>
            <w:r>
              <w:rPr>
                <w:noProof/>
                <w:webHidden/>
              </w:rPr>
              <w:fldChar w:fldCharType="separate"/>
            </w:r>
            <w:r>
              <w:rPr>
                <w:noProof/>
                <w:webHidden/>
              </w:rPr>
              <w:t>15</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3" w:history="1">
            <w:r w:rsidRPr="00322DE4">
              <w:rPr>
                <w:rStyle w:val="Lienhypertexte"/>
                <w:noProof/>
              </w:rPr>
              <w:t>2.3.3</w:t>
            </w:r>
            <w:r>
              <w:rPr>
                <w:rFonts w:asciiTheme="minorHAnsi" w:eastAsiaTheme="minorEastAsia" w:hAnsiTheme="minorHAnsi" w:cstheme="minorBidi"/>
                <w:noProof/>
                <w:sz w:val="22"/>
                <w:szCs w:val="22"/>
                <w:lang w:val="fr-FR" w:eastAsia="fr-FR"/>
              </w:rPr>
              <w:tab/>
            </w:r>
            <w:r w:rsidRPr="00322DE4">
              <w:rPr>
                <w:rStyle w:val="Lienhypertexte"/>
                <w:noProof/>
              </w:rPr>
              <w:t>MongoDB Component</w:t>
            </w:r>
            <w:r>
              <w:rPr>
                <w:noProof/>
                <w:webHidden/>
              </w:rPr>
              <w:tab/>
            </w:r>
            <w:r>
              <w:rPr>
                <w:noProof/>
                <w:webHidden/>
              </w:rPr>
              <w:fldChar w:fldCharType="begin"/>
            </w:r>
            <w:r>
              <w:rPr>
                <w:noProof/>
                <w:webHidden/>
              </w:rPr>
              <w:instrText xml:space="preserve"> PAGEREF _Toc497335903 \h </w:instrText>
            </w:r>
            <w:r>
              <w:rPr>
                <w:noProof/>
                <w:webHidden/>
              </w:rPr>
            </w:r>
            <w:r>
              <w:rPr>
                <w:noProof/>
                <w:webHidden/>
              </w:rPr>
              <w:fldChar w:fldCharType="separate"/>
            </w:r>
            <w:r>
              <w:rPr>
                <w:noProof/>
                <w:webHidden/>
              </w:rPr>
              <w:t>15</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4" w:history="1">
            <w:r w:rsidRPr="00322DE4">
              <w:rPr>
                <w:rStyle w:val="Lienhypertexte"/>
                <w:noProof/>
              </w:rPr>
              <w:t>2.3.4</w:t>
            </w:r>
            <w:r>
              <w:rPr>
                <w:rFonts w:asciiTheme="minorHAnsi" w:eastAsiaTheme="minorEastAsia" w:hAnsiTheme="minorHAnsi" w:cstheme="minorBidi"/>
                <w:noProof/>
                <w:sz w:val="22"/>
                <w:szCs w:val="22"/>
                <w:lang w:val="fr-FR" w:eastAsia="fr-FR"/>
              </w:rPr>
              <w:tab/>
            </w:r>
            <w:r w:rsidRPr="00322DE4">
              <w:rPr>
                <w:rStyle w:val="Lienhypertexte"/>
                <w:noProof/>
              </w:rPr>
              <w:t>PostgreSQL/Citus Component</w:t>
            </w:r>
            <w:r>
              <w:rPr>
                <w:noProof/>
                <w:webHidden/>
              </w:rPr>
              <w:tab/>
            </w:r>
            <w:r>
              <w:rPr>
                <w:noProof/>
                <w:webHidden/>
              </w:rPr>
              <w:fldChar w:fldCharType="begin"/>
            </w:r>
            <w:r>
              <w:rPr>
                <w:noProof/>
                <w:webHidden/>
              </w:rPr>
              <w:instrText xml:space="preserve"> PAGEREF _Toc497335904 \h </w:instrText>
            </w:r>
            <w:r>
              <w:rPr>
                <w:noProof/>
                <w:webHidden/>
              </w:rPr>
            </w:r>
            <w:r>
              <w:rPr>
                <w:noProof/>
                <w:webHidden/>
              </w:rPr>
              <w:fldChar w:fldCharType="separate"/>
            </w:r>
            <w:r>
              <w:rPr>
                <w:noProof/>
                <w:webHidden/>
              </w:rPr>
              <w:t>15</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5" w:history="1">
            <w:r w:rsidRPr="00322DE4">
              <w:rPr>
                <w:rStyle w:val="Lienhypertexte"/>
                <w:noProof/>
              </w:rPr>
              <w:t>2.3.5</w:t>
            </w:r>
            <w:r>
              <w:rPr>
                <w:rFonts w:asciiTheme="minorHAnsi" w:eastAsiaTheme="minorEastAsia" w:hAnsiTheme="minorHAnsi" w:cstheme="minorBidi"/>
                <w:noProof/>
                <w:sz w:val="22"/>
                <w:szCs w:val="22"/>
                <w:lang w:val="fr-FR" w:eastAsia="fr-FR"/>
              </w:rPr>
              <w:tab/>
            </w:r>
            <w:r w:rsidRPr="00322DE4">
              <w:rPr>
                <w:rStyle w:val="Lienhypertexte"/>
                <w:noProof/>
              </w:rPr>
              <w:t>PostgreSQL/Citus Component</w:t>
            </w:r>
            <w:r>
              <w:rPr>
                <w:noProof/>
                <w:webHidden/>
              </w:rPr>
              <w:tab/>
            </w:r>
            <w:r>
              <w:rPr>
                <w:noProof/>
                <w:webHidden/>
              </w:rPr>
              <w:fldChar w:fldCharType="begin"/>
            </w:r>
            <w:r>
              <w:rPr>
                <w:noProof/>
                <w:webHidden/>
              </w:rPr>
              <w:instrText xml:space="preserve"> PAGEREF _Toc497335905 \h </w:instrText>
            </w:r>
            <w:r>
              <w:rPr>
                <w:noProof/>
                <w:webHidden/>
              </w:rPr>
            </w:r>
            <w:r>
              <w:rPr>
                <w:noProof/>
                <w:webHidden/>
              </w:rPr>
              <w:fldChar w:fldCharType="separate"/>
            </w:r>
            <w:r>
              <w:rPr>
                <w:noProof/>
                <w:webHidden/>
              </w:rPr>
              <w:t>15</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6" w:history="1">
            <w:r w:rsidRPr="00322DE4">
              <w:rPr>
                <w:rStyle w:val="Lienhypertexte"/>
                <w:noProof/>
              </w:rPr>
              <w:t>2.3.6</w:t>
            </w:r>
            <w:r>
              <w:rPr>
                <w:rFonts w:asciiTheme="minorHAnsi" w:eastAsiaTheme="minorEastAsia" w:hAnsiTheme="minorHAnsi" w:cstheme="minorBidi"/>
                <w:noProof/>
                <w:sz w:val="22"/>
                <w:szCs w:val="22"/>
                <w:lang w:val="fr-FR" w:eastAsia="fr-FR"/>
              </w:rPr>
              <w:tab/>
            </w:r>
            <w:r w:rsidRPr="00322DE4">
              <w:rPr>
                <w:rStyle w:val="Lienhypertexte"/>
                <w:noProof/>
              </w:rPr>
              <w:t>Cosmos Big Data Component</w:t>
            </w:r>
            <w:r>
              <w:rPr>
                <w:noProof/>
                <w:webHidden/>
              </w:rPr>
              <w:tab/>
            </w:r>
            <w:r>
              <w:rPr>
                <w:noProof/>
                <w:webHidden/>
              </w:rPr>
              <w:fldChar w:fldCharType="begin"/>
            </w:r>
            <w:r>
              <w:rPr>
                <w:noProof/>
                <w:webHidden/>
              </w:rPr>
              <w:instrText xml:space="preserve"> PAGEREF _Toc497335906 \h </w:instrText>
            </w:r>
            <w:r>
              <w:rPr>
                <w:noProof/>
                <w:webHidden/>
              </w:rPr>
            </w:r>
            <w:r>
              <w:rPr>
                <w:noProof/>
                <w:webHidden/>
              </w:rPr>
              <w:fldChar w:fldCharType="separate"/>
            </w:r>
            <w:r>
              <w:rPr>
                <w:noProof/>
                <w:webHidden/>
              </w:rPr>
              <w:t>15</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7" w:history="1">
            <w:r w:rsidRPr="00322DE4">
              <w:rPr>
                <w:rStyle w:val="Lienhypertexte"/>
                <w:noProof/>
              </w:rPr>
              <w:t>2.3.7</w:t>
            </w:r>
            <w:r>
              <w:rPr>
                <w:rFonts w:asciiTheme="minorHAnsi" w:eastAsiaTheme="minorEastAsia" w:hAnsiTheme="minorHAnsi" w:cstheme="minorBidi"/>
                <w:noProof/>
                <w:sz w:val="22"/>
                <w:szCs w:val="22"/>
                <w:lang w:val="fr-FR" w:eastAsia="fr-FR"/>
              </w:rPr>
              <w:tab/>
            </w:r>
            <w:r w:rsidRPr="00322DE4">
              <w:rPr>
                <w:rStyle w:val="Lienhypertexte"/>
                <w:noProof/>
              </w:rPr>
              <w:t>Knowage Analytics Component</w:t>
            </w:r>
            <w:r>
              <w:rPr>
                <w:noProof/>
                <w:webHidden/>
              </w:rPr>
              <w:tab/>
            </w:r>
            <w:r>
              <w:rPr>
                <w:noProof/>
                <w:webHidden/>
              </w:rPr>
              <w:fldChar w:fldCharType="begin"/>
            </w:r>
            <w:r>
              <w:rPr>
                <w:noProof/>
                <w:webHidden/>
              </w:rPr>
              <w:instrText xml:space="preserve"> PAGEREF _Toc497335907 \h </w:instrText>
            </w:r>
            <w:r>
              <w:rPr>
                <w:noProof/>
                <w:webHidden/>
              </w:rPr>
            </w:r>
            <w:r>
              <w:rPr>
                <w:noProof/>
                <w:webHidden/>
              </w:rPr>
              <w:fldChar w:fldCharType="separate"/>
            </w:r>
            <w:r>
              <w:rPr>
                <w:noProof/>
                <w:webHidden/>
              </w:rPr>
              <w:t>16</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8" w:history="1">
            <w:r w:rsidRPr="00322DE4">
              <w:rPr>
                <w:rStyle w:val="Lienhypertexte"/>
                <w:noProof/>
              </w:rPr>
              <w:t>2.3.8</w:t>
            </w:r>
            <w:r>
              <w:rPr>
                <w:rFonts w:asciiTheme="minorHAnsi" w:eastAsiaTheme="minorEastAsia" w:hAnsiTheme="minorHAnsi" w:cstheme="minorBidi"/>
                <w:noProof/>
                <w:sz w:val="22"/>
                <w:szCs w:val="22"/>
                <w:lang w:val="fr-FR" w:eastAsia="fr-FR"/>
              </w:rPr>
              <w:tab/>
            </w:r>
            <w:r w:rsidRPr="00322DE4">
              <w:rPr>
                <w:rStyle w:val="Lienhypertexte"/>
                <w:noProof/>
              </w:rPr>
              <w:t>CKAN Open Data Component</w:t>
            </w:r>
            <w:r>
              <w:rPr>
                <w:noProof/>
                <w:webHidden/>
              </w:rPr>
              <w:tab/>
            </w:r>
            <w:r>
              <w:rPr>
                <w:noProof/>
                <w:webHidden/>
              </w:rPr>
              <w:fldChar w:fldCharType="begin"/>
            </w:r>
            <w:r>
              <w:rPr>
                <w:noProof/>
                <w:webHidden/>
              </w:rPr>
              <w:instrText xml:space="preserve"> PAGEREF _Toc497335908 \h </w:instrText>
            </w:r>
            <w:r>
              <w:rPr>
                <w:noProof/>
                <w:webHidden/>
              </w:rPr>
            </w:r>
            <w:r>
              <w:rPr>
                <w:noProof/>
                <w:webHidden/>
              </w:rPr>
              <w:fldChar w:fldCharType="separate"/>
            </w:r>
            <w:r>
              <w:rPr>
                <w:noProof/>
                <w:webHidden/>
              </w:rPr>
              <w:t>16</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09" w:history="1">
            <w:r w:rsidRPr="00322DE4">
              <w:rPr>
                <w:rStyle w:val="Lienhypertexte"/>
                <w:noProof/>
              </w:rPr>
              <w:t>2.3.9</w:t>
            </w:r>
            <w:r>
              <w:rPr>
                <w:rFonts w:asciiTheme="minorHAnsi" w:eastAsiaTheme="minorEastAsia" w:hAnsiTheme="minorHAnsi" w:cstheme="minorBidi"/>
                <w:noProof/>
                <w:sz w:val="22"/>
                <w:szCs w:val="22"/>
                <w:lang w:val="fr-FR" w:eastAsia="fr-FR"/>
              </w:rPr>
              <w:tab/>
            </w:r>
            <w:r w:rsidRPr="00322DE4">
              <w:rPr>
                <w:rStyle w:val="Lienhypertexte"/>
                <w:noProof/>
              </w:rPr>
              <w:t>IDAS Component</w:t>
            </w:r>
            <w:r>
              <w:rPr>
                <w:noProof/>
                <w:webHidden/>
              </w:rPr>
              <w:tab/>
            </w:r>
            <w:r>
              <w:rPr>
                <w:noProof/>
                <w:webHidden/>
              </w:rPr>
              <w:fldChar w:fldCharType="begin"/>
            </w:r>
            <w:r>
              <w:rPr>
                <w:noProof/>
                <w:webHidden/>
              </w:rPr>
              <w:instrText xml:space="preserve"> PAGEREF _Toc497335909 \h </w:instrText>
            </w:r>
            <w:r>
              <w:rPr>
                <w:noProof/>
                <w:webHidden/>
              </w:rPr>
            </w:r>
            <w:r>
              <w:rPr>
                <w:noProof/>
                <w:webHidden/>
              </w:rPr>
              <w:fldChar w:fldCharType="separate"/>
            </w:r>
            <w:r>
              <w:rPr>
                <w:noProof/>
                <w:webHidden/>
              </w:rPr>
              <w:t>16</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10" w:history="1">
            <w:r w:rsidRPr="00322DE4">
              <w:rPr>
                <w:rStyle w:val="Lienhypertexte"/>
                <w:noProof/>
              </w:rPr>
              <w:t>2.3.10</w:t>
            </w:r>
            <w:r>
              <w:rPr>
                <w:rFonts w:asciiTheme="minorHAnsi" w:eastAsiaTheme="minorEastAsia" w:hAnsiTheme="minorHAnsi" w:cstheme="minorBidi"/>
                <w:noProof/>
                <w:sz w:val="22"/>
                <w:szCs w:val="22"/>
                <w:lang w:val="fr-FR" w:eastAsia="fr-FR"/>
              </w:rPr>
              <w:tab/>
            </w:r>
            <w:r w:rsidRPr="00322DE4">
              <w:rPr>
                <w:rStyle w:val="Lienhypertexte"/>
                <w:noProof/>
              </w:rPr>
              <w:t>CEP Component</w:t>
            </w:r>
            <w:r>
              <w:rPr>
                <w:noProof/>
                <w:webHidden/>
              </w:rPr>
              <w:tab/>
            </w:r>
            <w:r>
              <w:rPr>
                <w:noProof/>
                <w:webHidden/>
              </w:rPr>
              <w:fldChar w:fldCharType="begin"/>
            </w:r>
            <w:r>
              <w:rPr>
                <w:noProof/>
                <w:webHidden/>
              </w:rPr>
              <w:instrText xml:space="preserve"> PAGEREF _Toc497335910 \h </w:instrText>
            </w:r>
            <w:r>
              <w:rPr>
                <w:noProof/>
                <w:webHidden/>
              </w:rPr>
            </w:r>
            <w:r>
              <w:rPr>
                <w:noProof/>
                <w:webHidden/>
              </w:rPr>
              <w:fldChar w:fldCharType="separate"/>
            </w:r>
            <w:r>
              <w:rPr>
                <w:noProof/>
                <w:webHidden/>
              </w:rPr>
              <w:t>17</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11" w:history="1">
            <w:r w:rsidRPr="00322DE4">
              <w:rPr>
                <w:rStyle w:val="Lienhypertexte"/>
                <w:noProof/>
              </w:rPr>
              <w:t>2.3.11</w:t>
            </w:r>
            <w:r>
              <w:rPr>
                <w:rFonts w:asciiTheme="minorHAnsi" w:eastAsiaTheme="minorEastAsia" w:hAnsiTheme="minorHAnsi" w:cstheme="minorBidi"/>
                <w:noProof/>
                <w:sz w:val="22"/>
                <w:szCs w:val="22"/>
                <w:lang w:val="fr-FR" w:eastAsia="fr-FR"/>
              </w:rPr>
              <w:tab/>
            </w:r>
            <w:r w:rsidRPr="00322DE4">
              <w:rPr>
                <w:rStyle w:val="Lienhypertexte"/>
                <w:noProof/>
              </w:rPr>
              <w:t>Application Mashup Component</w:t>
            </w:r>
            <w:r>
              <w:rPr>
                <w:noProof/>
                <w:webHidden/>
              </w:rPr>
              <w:tab/>
            </w:r>
            <w:r>
              <w:rPr>
                <w:noProof/>
                <w:webHidden/>
              </w:rPr>
              <w:fldChar w:fldCharType="begin"/>
            </w:r>
            <w:r>
              <w:rPr>
                <w:noProof/>
                <w:webHidden/>
              </w:rPr>
              <w:instrText xml:space="preserve"> PAGEREF _Toc497335911 \h </w:instrText>
            </w:r>
            <w:r>
              <w:rPr>
                <w:noProof/>
                <w:webHidden/>
              </w:rPr>
            </w:r>
            <w:r>
              <w:rPr>
                <w:noProof/>
                <w:webHidden/>
              </w:rPr>
              <w:fldChar w:fldCharType="separate"/>
            </w:r>
            <w:r>
              <w:rPr>
                <w:noProof/>
                <w:webHidden/>
              </w:rPr>
              <w:t>17</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12" w:history="1">
            <w:r w:rsidRPr="00322DE4">
              <w:rPr>
                <w:rStyle w:val="Lienhypertexte"/>
                <w:noProof/>
              </w:rPr>
              <w:t>2.3.12</w:t>
            </w:r>
            <w:r>
              <w:rPr>
                <w:rFonts w:asciiTheme="minorHAnsi" w:eastAsiaTheme="minorEastAsia" w:hAnsiTheme="minorHAnsi" w:cstheme="minorBidi"/>
                <w:noProof/>
                <w:sz w:val="22"/>
                <w:szCs w:val="22"/>
                <w:lang w:val="fr-FR" w:eastAsia="fr-FR"/>
              </w:rPr>
              <w:tab/>
            </w:r>
            <w:r w:rsidRPr="00322DE4">
              <w:rPr>
                <w:rStyle w:val="Lienhypertexte"/>
                <w:noProof/>
              </w:rPr>
              <w:t>Biz Ecosystem Component</w:t>
            </w:r>
            <w:r>
              <w:rPr>
                <w:noProof/>
                <w:webHidden/>
              </w:rPr>
              <w:tab/>
            </w:r>
            <w:r>
              <w:rPr>
                <w:noProof/>
                <w:webHidden/>
              </w:rPr>
              <w:fldChar w:fldCharType="begin"/>
            </w:r>
            <w:r>
              <w:rPr>
                <w:noProof/>
                <w:webHidden/>
              </w:rPr>
              <w:instrText xml:space="preserve"> PAGEREF _Toc497335912 \h </w:instrText>
            </w:r>
            <w:r>
              <w:rPr>
                <w:noProof/>
                <w:webHidden/>
              </w:rPr>
            </w:r>
            <w:r>
              <w:rPr>
                <w:noProof/>
                <w:webHidden/>
              </w:rPr>
              <w:fldChar w:fldCharType="separate"/>
            </w:r>
            <w:r>
              <w:rPr>
                <w:noProof/>
                <w:webHidden/>
              </w:rPr>
              <w:t>17</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13" w:history="1">
            <w:r w:rsidRPr="00322DE4">
              <w:rPr>
                <w:rStyle w:val="Lienhypertexte"/>
                <w:noProof/>
              </w:rPr>
              <w:t>2.3.13</w:t>
            </w:r>
            <w:r>
              <w:rPr>
                <w:rFonts w:asciiTheme="minorHAnsi" w:eastAsiaTheme="minorEastAsia" w:hAnsiTheme="minorHAnsi" w:cstheme="minorBidi"/>
                <w:noProof/>
                <w:sz w:val="22"/>
                <w:szCs w:val="22"/>
                <w:lang w:val="fr-FR" w:eastAsia="fr-FR"/>
              </w:rPr>
              <w:tab/>
            </w:r>
            <w:r w:rsidRPr="00322DE4">
              <w:rPr>
                <w:rStyle w:val="Lienhypertexte"/>
                <w:noProof/>
              </w:rPr>
              <w:t>Development Components</w:t>
            </w:r>
            <w:r>
              <w:rPr>
                <w:noProof/>
                <w:webHidden/>
              </w:rPr>
              <w:tab/>
            </w:r>
            <w:r>
              <w:rPr>
                <w:noProof/>
                <w:webHidden/>
              </w:rPr>
              <w:fldChar w:fldCharType="begin"/>
            </w:r>
            <w:r>
              <w:rPr>
                <w:noProof/>
                <w:webHidden/>
              </w:rPr>
              <w:instrText xml:space="preserve"> PAGEREF _Toc497335913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14" w:history="1">
            <w:r w:rsidRPr="00322DE4">
              <w:rPr>
                <w:rStyle w:val="Lienhypertexte"/>
                <w:noProof/>
              </w:rPr>
              <w:t>2.3.14</w:t>
            </w:r>
            <w:r>
              <w:rPr>
                <w:rFonts w:asciiTheme="minorHAnsi" w:eastAsiaTheme="minorEastAsia" w:hAnsiTheme="minorHAnsi" w:cstheme="minorBidi"/>
                <w:noProof/>
                <w:sz w:val="22"/>
                <w:szCs w:val="22"/>
                <w:lang w:val="fr-FR" w:eastAsia="fr-FR"/>
              </w:rPr>
              <w:tab/>
            </w:r>
            <w:r w:rsidRPr="00322DE4">
              <w:rPr>
                <w:rStyle w:val="Lienhypertexte"/>
                <w:noProof/>
              </w:rPr>
              <w:t>Monitoring Components</w:t>
            </w:r>
            <w:r>
              <w:rPr>
                <w:noProof/>
                <w:webHidden/>
              </w:rPr>
              <w:tab/>
            </w:r>
            <w:r>
              <w:rPr>
                <w:noProof/>
                <w:webHidden/>
              </w:rPr>
              <w:fldChar w:fldCharType="begin"/>
            </w:r>
            <w:r>
              <w:rPr>
                <w:noProof/>
                <w:webHidden/>
              </w:rPr>
              <w:instrText xml:space="preserve"> PAGEREF _Toc497335914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15" w:history="1">
            <w:r w:rsidRPr="00322DE4">
              <w:rPr>
                <w:rStyle w:val="Lienhypertexte"/>
                <w:noProof/>
              </w:rPr>
              <w:t>2.3.15</w:t>
            </w:r>
            <w:r>
              <w:rPr>
                <w:rFonts w:asciiTheme="minorHAnsi" w:eastAsiaTheme="minorEastAsia" w:hAnsiTheme="minorHAnsi" w:cstheme="minorBidi"/>
                <w:noProof/>
                <w:sz w:val="22"/>
                <w:szCs w:val="22"/>
                <w:lang w:val="fr-FR" w:eastAsia="fr-FR"/>
              </w:rPr>
              <w:tab/>
            </w:r>
            <w:r w:rsidRPr="00322DE4">
              <w:rPr>
                <w:rStyle w:val="Lienhypertexte"/>
                <w:noProof/>
              </w:rPr>
              <w:t>Docker Images Management Component</w:t>
            </w:r>
            <w:r>
              <w:rPr>
                <w:noProof/>
                <w:webHidden/>
              </w:rPr>
              <w:tab/>
            </w:r>
            <w:r>
              <w:rPr>
                <w:noProof/>
                <w:webHidden/>
              </w:rPr>
              <w:fldChar w:fldCharType="begin"/>
            </w:r>
            <w:r>
              <w:rPr>
                <w:noProof/>
                <w:webHidden/>
              </w:rPr>
              <w:instrText xml:space="preserve"> PAGEREF _Toc497335915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16" w:history="1">
            <w:r w:rsidRPr="00322DE4">
              <w:rPr>
                <w:rStyle w:val="Lienhypertexte"/>
                <w:noProof/>
              </w:rPr>
              <w:t>2.3.16</w:t>
            </w:r>
            <w:r>
              <w:rPr>
                <w:rFonts w:asciiTheme="minorHAnsi" w:eastAsiaTheme="minorEastAsia" w:hAnsiTheme="minorHAnsi" w:cstheme="minorBidi"/>
                <w:noProof/>
                <w:sz w:val="22"/>
                <w:szCs w:val="22"/>
                <w:lang w:val="fr-FR" w:eastAsia="fr-FR"/>
              </w:rPr>
              <w:tab/>
            </w:r>
            <w:r w:rsidRPr="00322DE4">
              <w:rPr>
                <w:rStyle w:val="Lienhypertexte"/>
                <w:noProof/>
              </w:rPr>
              <w:t>Docker Swarm Management Component</w:t>
            </w:r>
            <w:r>
              <w:rPr>
                <w:noProof/>
                <w:webHidden/>
              </w:rPr>
              <w:tab/>
            </w:r>
            <w:r>
              <w:rPr>
                <w:noProof/>
                <w:webHidden/>
              </w:rPr>
              <w:fldChar w:fldCharType="begin"/>
            </w:r>
            <w:r>
              <w:rPr>
                <w:noProof/>
                <w:webHidden/>
              </w:rPr>
              <w:instrText xml:space="preserve"> PAGEREF _Toc497335916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1"/>
            <w:tabs>
              <w:tab w:val="left" w:pos="660"/>
            </w:tabs>
            <w:rPr>
              <w:rFonts w:asciiTheme="minorHAnsi" w:eastAsiaTheme="minorEastAsia" w:hAnsiTheme="minorHAnsi" w:cstheme="minorBidi"/>
              <w:b w:val="0"/>
              <w:caps w:val="0"/>
              <w:noProof/>
              <w:sz w:val="22"/>
              <w:szCs w:val="22"/>
              <w:lang w:val="fr-FR" w:eastAsia="fr-FR"/>
            </w:rPr>
          </w:pPr>
          <w:hyperlink w:anchor="_Toc497335917" w:history="1">
            <w:r w:rsidRPr="00322DE4">
              <w:rPr>
                <w:rStyle w:val="Lienhypertexte"/>
                <w:noProof/>
              </w:rPr>
              <w:t>3</w:t>
            </w:r>
            <w:r>
              <w:rPr>
                <w:rFonts w:asciiTheme="minorHAnsi" w:eastAsiaTheme="minorEastAsia" w:hAnsiTheme="minorHAnsi" w:cstheme="minorBidi"/>
                <w:b w:val="0"/>
                <w:caps w:val="0"/>
                <w:noProof/>
                <w:sz w:val="22"/>
                <w:szCs w:val="22"/>
                <w:lang w:val="fr-FR" w:eastAsia="fr-FR"/>
              </w:rPr>
              <w:tab/>
            </w:r>
            <w:r w:rsidRPr="00322DE4">
              <w:rPr>
                <w:rStyle w:val="Lienhypertexte"/>
                <w:noProof/>
              </w:rPr>
              <w:t>Section 3 SYSTEM ARCHITECTURE DESIGN</w:t>
            </w:r>
            <w:r>
              <w:rPr>
                <w:noProof/>
                <w:webHidden/>
              </w:rPr>
              <w:tab/>
            </w:r>
            <w:r>
              <w:rPr>
                <w:noProof/>
                <w:webHidden/>
              </w:rPr>
              <w:fldChar w:fldCharType="begin"/>
            </w:r>
            <w:r>
              <w:rPr>
                <w:noProof/>
                <w:webHidden/>
              </w:rPr>
              <w:instrText xml:space="preserve"> PAGEREF _Toc497335917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2"/>
            <w:tabs>
              <w:tab w:val="right" w:leader="dot" w:pos="9530"/>
            </w:tabs>
            <w:rPr>
              <w:rFonts w:asciiTheme="minorHAnsi" w:eastAsiaTheme="minorEastAsia" w:hAnsiTheme="minorHAnsi" w:cstheme="minorBidi"/>
              <w:noProof/>
              <w:sz w:val="22"/>
              <w:szCs w:val="22"/>
              <w:lang w:val="fr-FR" w:eastAsia="fr-FR"/>
            </w:rPr>
          </w:pPr>
          <w:hyperlink w:anchor="_Toc497335918" w:history="1">
            <w:r w:rsidRPr="00322DE4">
              <w:rPr>
                <w:rStyle w:val="Lienhypertexte"/>
                <w:noProof/>
              </w:rPr>
              <w:t>3.1 Security Component IDM GE</w:t>
            </w:r>
            <w:r>
              <w:rPr>
                <w:noProof/>
                <w:webHidden/>
              </w:rPr>
              <w:tab/>
            </w:r>
            <w:r>
              <w:rPr>
                <w:noProof/>
                <w:webHidden/>
              </w:rPr>
              <w:fldChar w:fldCharType="begin"/>
            </w:r>
            <w:r>
              <w:rPr>
                <w:noProof/>
                <w:webHidden/>
              </w:rPr>
              <w:instrText xml:space="preserve"> PAGEREF _Toc497335918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19" w:history="1">
            <w:r w:rsidRPr="00322DE4">
              <w:rPr>
                <w:rStyle w:val="Lienhypertexte"/>
                <w:noProof/>
              </w:rPr>
              <w:t>3.1.1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_Toc497335919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0" w:history="1">
            <w:r w:rsidRPr="00322DE4">
              <w:rPr>
                <w:rStyle w:val="Lienhypertexte"/>
                <w:noProof/>
              </w:rPr>
              <w:t>3.1.2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_Toc497335920 \h </w:instrText>
            </w:r>
            <w:r>
              <w:rPr>
                <w:noProof/>
                <w:webHidden/>
              </w:rPr>
            </w:r>
            <w:r>
              <w:rPr>
                <w:noProof/>
                <w:webHidden/>
              </w:rPr>
              <w:fldChar w:fldCharType="separate"/>
            </w:r>
            <w:r>
              <w:rPr>
                <w:noProof/>
                <w:webHidden/>
              </w:rPr>
              <w:t>18</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1" w:history="1">
            <w:r w:rsidRPr="00322DE4">
              <w:rPr>
                <w:rStyle w:val="Lienhypertexte"/>
                <w:noProof/>
              </w:rPr>
              <w:t>3.1.3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_Toc497335921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2" w:history="1">
            <w:r w:rsidRPr="00322DE4">
              <w:rPr>
                <w:rStyle w:val="Lienhypertexte"/>
                <w:noProof/>
              </w:rPr>
              <w:t>3.1.4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_Toc497335922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3" w:history="1">
            <w:r w:rsidRPr="00322DE4">
              <w:rPr>
                <w:rStyle w:val="Lienhypertexte"/>
                <w:noProof/>
              </w:rPr>
              <w:t>3.1.5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_Toc497335923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24" w:history="1">
            <w:r w:rsidRPr="00322DE4">
              <w:rPr>
                <w:rStyle w:val="Lienhypertexte"/>
                <w:noProof/>
              </w:rPr>
              <w:t>3.2</w:t>
            </w:r>
            <w:r>
              <w:rPr>
                <w:rFonts w:asciiTheme="minorHAnsi" w:eastAsiaTheme="minorEastAsia" w:hAnsiTheme="minorHAnsi" w:cstheme="minorBidi"/>
                <w:noProof/>
                <w:sz w:val="22"/>
                <w:szCs w:val="22"/>
                <w:lang w:val="fr-FR" w:eastAsia="fr-FR"/>
              </w:rPr>
              <w:tab/>
            </w:r>
            <w:r w:rsidRPr="00322DE4">
              <w:rPr>
                <w:rStyle w:val="Lienhypertexte"/>
                <w:noProof/>
              </w:rPr>
              <w:t>Orion Context Broker Component</w:t>
            </w:r>
            <w:r>
              <w:rPr>
                <w:noProof/>
                <w:webHidden/>
              </w:rPr>
              <w:tab/>
            </w:r>
            <w:r>
              <w:rPr>
                <w:noProof/>
                <w:webHidden/>
              </w:rPr>
              <w:fldChar w:fldCharType="begin"/>
            </w:r>
            <w:r>
              <w:rPr>
                <w:noProof/>
                <w:webHidden/>
              </w:rPr>
              <w:instrText xml:space="preserve"> PAGEREF _Toc497335924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5" w:history="1">
            <w:r w:rsidRPr="00322DE4">
              <w:rPr>
                <w:rStyle w:val="Lienhypertexte"/>
                <w:noProof/>
              </w:rPr>
              <w:t>3.2.1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_Toc497335925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6" w:history="1">
            <w:r w:rsidRPr="00322DE4">
              <w:rPr>
                <w:rStyle w:val="Lienhypertexte"/>
                <w:noProof/>
              </w:rPr>
              <w:t>3.2.2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_Toc497335926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7" w:history="1">
            <w:r w:rsidRPr="00322DE4">
              <w:rPr>
                <w:rStyle w:val="Lienhypertexte"/>
                <w:noProof/>
              </w:rPr>
              <w:t>3.2.3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_Toc497335927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8" w:history="1">
            <w:r w:rsidRPr="00322DE4">
              <w:rPr>
                <w:rStyle w:val="Lienhypertexte"/>
                <w:noProof/>
              </w:rPr>
              <w:t>3.2.4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_Toc497335928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29" w:history="1">
            <w:r w:rsidRPr="00322DE4">
              <w:rPr>
                <w:rStyle w:val="Lienhypertexte"/>
                <w:noProof/>
              </w:rPr>
              <w:t>3.2.5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_Toc497335929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30" w:history="1">
            <w:r w:rsidRPr="00322DE4">
              <w:rPr>
                <w:rStyle w:val="Lienhypertexte"/>
                <w:noProof/>
              </w:rPr>
              <w:t>3.3</w:t>
            </w:r>
            <w:r>
              <w:rPr>
                <w:rFonts w:asciiTheme="minorHAnsi" w:eastAsiaTheme="minorEastAsia" w:hAnsiTheme="minorHAnsi" w:cstheme="minorBidi"/>
                <w:noProof/>
                <w:sz w:val="22"/>
                <w:szCs w:val="22"/>
                <w:lang w:val="fr-FR" w:eastAsia="fr-FR"/>
              </w:rPr>
              <w:tab/>
            </w:r>
            <w:r w:rsidRPr="00322DE4">
              <w:rPr>
                <w:rStyle w:val="Lienhypertexte"/>
                <w:noProof/>
              </w:rPr>
              <w:t>MongoDB Component</w:t>
            </w:r>
            <w:r>
              <w:rPr>
                <w:noProof/>
                <w:webHidden/>
              </w:rPr>
              <w:tab/>
            </w:r>
            <w:r>
              <w:rPr>
                <w:noProof/>
                <w:webHidden/>
              </w:rPr>
              <w:fldChar w:fldCharType="begin"/>
            </w:r>
            <w:r>
              <w:rPr>
                <w:noProof/>
                <w:webHidden/>
              </w:rPr>
              <w:instrText xml:space="preserve"> PAGEREF _Toc497335930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1" w:history="1">
            <w:r w:rsidRPr="00322DE4">
              <w:rPr>
                <w:rStyle w:val="Lienhypertexte"/>
                <w:noProof/>
              </w:rPr>
              <w:t>3.3.1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_Toc497335931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2" w:history="1">
            <w:r w:rsidRPr="00322DE4">
              <w:rPr>
                <w:rStyle w:val="Lienhypertexte"/>
                <w:noProof/>
              </w:rPr>
              <w:t>3.3.2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_Toc497335932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3" w:history="1">
            <w:r w:rsidRPr="00322DE4">
              <w:rPr>
                <w:rStyle w:val="Lienhypertexte"/>
                <w:noProof/>
              </w:rPr>
              <w:t>3.3.3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_Toc497335933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4" w:history="1">
            <w:r w:rsidRPr="00322DE4">
              <w:rPr>
                <w:rStyle w:val="Lienhypertexte"/>
                <w:noProof/>
              </w:rPr>
              <w:t>3.3.4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_Toc497335934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5" w:history="1">
            <w:r w:rsidRPr="00322DE4">
              <w:rPr>
                <w:rStyle w:val="Lienhypertexte"/>
                <w:noProof/>
              </w:rPr>
              <w:t>3.3.5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_Toc497335935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36" w:history="1">
            <w:r w:rsidRPr="00322DE4">
              <w:rPr>
                <w:rStyle w:val="Lienhypertexte"/>
                <w:noProof/>
              </w:rPr>
              <w:t>3.4</w:t>
            </w:r>
            <w:r>
              <w:rPr>
                <w:rFonts w:asciiTheme="minorHAnsi" w:eastAsiaTheme="minorEastAsia" w:hAnsiTheme="minorHAnsi" w:cstheme="minorBidi"/>
                <w:noProof/>
                <w:sz w:val="22"/>
                <w:szCs w:val="22"/>
                <w:lang w:val="fr-FR" w:eastAsia="fr-FR"/>
              </w:rPr>
              <w:tab/>
            </w:r>
            <w:r w:rsidRPr="00322DE4">
              <w:rPr>
                <w:rStyle w:val="Lienhypertexte"/>
                <w:noProof/>
              </w:rPr>
              <w:t>Citus/PostgreSQL cluster Component</w:t>
            </w:r>
            <w:r>
              <w:rPr>
                <w:noProof/>
                <w:webHidden/>
              </w:rPr>
              <w:tab/>
            </w:r>
            <w:r>
              <w:rPr>
                <w:noProof/>
                <w:webHidden/>
              </w:rPr>
              <w:fldChar w:fldCharType="begin"/>
            </w:r>
            <w:r>
              <w:rPr>
                <w:noProof/>
                <w:webHidden/>
              </w:rPr>
              <w:instrText xml:space="preserve"> PAGEREF _Toc497335936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7" w:history="1">
            <w:r w:rsidRPr="00322DE4">
              <w:rPr>
                <w:rStyle w:val="Lienhypertexte"/>
                <w:noProof/>
              </w:rPr>
              <w:t>3.4.1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_Toc497335937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8" w:history="1">
            <w:r w:rsidRPr="00322DE4">
              <w:rPr>
                <w:rStyle w:val="Lienhypertexte"/>
                <w:noProof/>
              </w:rPr>
              <w:t>3.4.2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_Toc497335938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39" w:history="1">
            <w:r w:rsidRPr="00322DE4">
              <w:rPr>
                <w:rStyle w:val="Lienhypertexte"/>
                <w:noProof/>
              </w:rPr>
              <w:t>3.4.3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_Toc497335939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0" w:history="1">
            <w:r w:rsidRPr="00322DE4">
              <w:rPr>
                <w:rStyle w:val="Lienhypertexte"/>
                <w:noProof/>
              </w:rPr>
              <w:t>3.4.4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_Toc497335940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1" w:history="1">
            <w:r w:rsidRPr="00322DE4">
              <w:rPr>
                <w:rStyle w:val="Lienhypertexte"/>
                <w:noProof/>
              </w:rPr>
              <w:t>3.4.5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_Toc497335941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42" w:history="1">
            <w:r w:rsidRPr="00322DE4">
              <w:rPr>
                <w:rStyle w:val="Lienhypertexte"/>
                <w:noProof/>
              </w:rPr>
              <w:t>3.5</w:t>
            </w:r>
            <w:r>
              <w:rPr>
                <w:rFonts w:asciiTheme="minorHAnsi" w:eastAsiaTheme="minorEastAsia" w:hAnsiTheme="minorHAnsi" w:cstheme="minorBidi"/>
                <w:noProof/>
                <w:sz w:val="22"/>
                <w:szCs w:val="22"/>
                <w:lang w:val="fr-FR" w:eastAsia="fr-FR"/>
              </w:rPr>
              <w:tab/>
            </w:r>
            <w:r w:rsidRPr="00322DE4">
              <w:rPr>
                <w:rStyle w:val="Lienhypertexte"/>
                <w:noProof/>
              </w:rPr>
              <w:t>Galera/MySQL cluster Component</w:t>
            </w:r>
            <w:r>
              <w:rPr>
                <w:noProof/>
                <w:webHidden/>
              </w:rPr>
              <w:tab/>
            </w:r>
            <w:r>
              <w:rPr>
                <w:noProof/>
                <w:webHidden/>
              </w:rPr>
              <w:fldChar w:fldCharType="begin"/>
            </w:r>
            <w:r>
              <w:rPr>
                <w:noProof/>
                <w:webHidden/>
              </w:rPr>
              <w:instrText xml:space="preserve"> PAGEREF _Toc497335942 \h </w:instrText>
            </w:r>
            <w:r>
              <w:rPr>
                <w:noProof/>
                <w:webHidden/>
              </w:rPr>
            </w:r>
            <w:r>
              <w:rPr>
                <w:noProof/>
                <w:webHidden/>
              </w:rPr>
              <w:fldChar w:fldCharType="separate"/>
            </w:r>
            <w:r>
              <w:rPr>
                <w:noProof/>
                <w:webHidden/>
              </w:rPr>
              <w:t>19</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3" w:history="1">
            <w:r w:rsidRPr="00322DE4">
              <w:rPr>
                <w:rStyle w:val="Lienhypertexte"/>
                <w:noProof/>
              </w:rPr>
              <w:t>3.5.1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_Toc497335943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4" w:history="1">
            <w:r w:rsidRPr="00322DE4">
              <w:rPr>
                <w:rStyle w:val="Lienhypertexte"/>
                <w:noProof/>
              </w:rPr>
              <w:t>3.5.2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_Toc497335944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5" w:history="1">
            <w:r w:rsidRPr="00322DE4">
              <w:rPr>
                <w:rStyle w:val="Lienhypertexte"/>
                <w:noProof/>
              </w:rPr>
              <w:t>3.5.3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_Toc497335945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6" w:history="1">
            <w:r w:rsidRPr="00322DE4">
              <w:rPr>
                <w:rStyle w:val="Lienhypertexte"/>
                <w:noProof/>
              </w:rPr>
              <w:t>3.5.4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_Toc497335946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7" w:history="1">
            <w:r w:rsidRPr="00322DE4">
              <w:rPr>
                <w:rStyle w:val="Lienhypertexte"/>
                <w:noProof/>
              </w:rPr>
              <w:t>3.5.5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_Toc497335947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48" w:history="1">
            <w:r w:rsidRPr="00322DE4">
              <w:rPr>
                <w:rStyle w:val="Lienhypertexte"/>
                <w:noProof/>
              </w:rPr>
              <w:t>3.6</w:t>
            </w:r>
            <w:r>
              <w:rPr>
                <w:rFonts w:asciiTheme="minorHAnsi" w:eastAsiaTheme="minorEastAsia" w:hAnsiTheme="minorHAnsi" w:cstheme="minorBidi"/>
                <w:noProof/>
                <w:sz w:val="22"/>
                <w:szCs w:val="22"/>
                <w:lang w:val="fr-FR" w:eastAsia="fr-FR"/>
              </w:rPr>
              <w:tab/>
            </w:r>
            <w:r w:rsidRPr="00322DE4">
              <w:rPr>
                <w:rStyle w:val="Lienhypertexte"/>
                <w:noProof/>
              </w:rPr>
              <w:t>Cosmos Big Data Component</w:t>
            </w:r>
            <w:r>
              <w:rPr>
                <w:noProof/>
                <w:webHidden/>
              </w:rPr>
              <w:tab/>
            </w:r>
            <w:r>
              <w:rPr>
                <w:noProof/>
                <w:webHidden/>
              </w:rPr>
              <w:fldChar w:fldCharType="begin"/>
            </w:r>
            <w:r>
              <w:rPr>
                <w:noProof/>
                <w:webHidden/>
              </w:rPr>
              <w:instrText xml:space="preserve"> PAGEREF _Toc497335948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49" w:history="1">
            <w:r w:rsidRPr="00322DE4">
              <w:rPr>
                <w:rStyle w:val="Lienhypertexte"/>
                <w:noProof/>
              </w:rPr>
              <w:t>3.6.1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_Toc497335949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0" w:history="1">
            <w:r w:rsidRPr="00322DE4">
              <w:rPr>
                <w:rStyle w:val="Lienhypertexte"/>
                <w:noProof/>
              </w:rPr>
              <w:t>3.6.2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_Toc497335950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1" w:history="1">
            <w:r w:rsidRPr="00322DE4">
              <w:rPr>
                <w:rStyle w:val="Lienhypertexte"/>
                <w:noProof/>
              </w:rPr>
              <w:t>3.6.3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_Toc497335951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2" w:history="1">
            <w:r w:rsidRPr="00322DE4">
              <w:rPr>
                <w:rStyle w:val="Lienhypertexte"/>
                <w:noProof/>
              </w:rPr>
              <w:t>3.6.4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_Toc497335952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3" w:history="1">
            <w:r w:rsidRPr="00322DE4">
              <w:rPr>
                <w:rStyle w:val="Lienhypertexte"/>
                <w:noProof/>
              </w:rPr>
              <w:t>3.6.5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_Toc497335953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54" w:history="1">
            <w:r w:rsidRPr="00322DE4">
              <w:rPr>
                <w:rStyle w:val="Lienhypertexte"/>
                <w:noProof/>
              </w:rPr>
              <w:t>3.7</w:t>
            </w:r>
            <w:r>
              <w:rPr>
                <w:rFonts w:asciiTheme="minorHAnsi" w:eastAsiaTheme="minorEastAsia" w:hAnsiTheme="minorHAnsi" w:cstheme="minorBidi"/>
                <w:noProof/>
                <w:sz w:val="22"/>
                <w:szCs w:val="22"/>
                <w:lang w:val="fr-FR" w:eastAsia="fr-FR"/>
              </w:rPr>
              <w:tab/>
            </w:r>
            <w:r w:rsidRPr="00322DE4">
              <w:rPr>
                <w:rStyle w:val="Lienhypertexte"/>
                <w:noProof/>
              </w:rPr>
              <w:t>Knowage Analytics Component</w:t>
            </w:r>
            <w:r>
              <w:rPr>
                <w:noProof/>
                <w:webHidden/>
              </w:rPr>
              <w:tab/>
            </w:r>
            <w:r>
              <w:rPr>
                <w:noProof/>
                <w:webHidden/>
              </w:rPr>
              <w:fldChar w:fldCharType="begin"/>
            </w:r>
            <w:r>
              <w:rPr>
                <w:noProof/>
                <w:webHidden/>
              </w:rPr>
              <w:instrText xml:space="preserve"> PAGEREF _Toc497335954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5" w:history="1">
            <w:r w:rsidRPr="00322DE4">
              <w:rPr>
                <w:rStyle w:val="Lienhypertexte"/>
                <w:noProof/>
              </w:rPr>
              <w:t>3.7.1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_Toc497335955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6" w:history="1">
            <w:r w:rsidRPr="00322DE4">
              <w:rPr>
                <w:rStyle w:val="Lienhypertexte"/>
                <w:noProof/>
              </w:rPr>
              <w:t>3.7.2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_Toc497335956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7" w:history="1">
            <w:r w:rsidRPr="00322DE4">
              <w:rPr>
                <w:rStyle w:val="Lienhypertexte"/>
                <w:noProof/>
              </w:rPr>
              <w:t>3.7.3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_Toc497335957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8" w:history="1">
            <w:r w:rsidRPr="00322DE4">
              <w:rPr>
                <w:rStyle w:val="Lienhypertexte"/>
                <w:noProof/>
              </w:rPr>
              <w:t>3.7.4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_Toc497335958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59" w:history="1">
            <w:r w:rsidRPr="00322DE4">
              <w:rPr>
                <w:rStyle w:val="Lienhypertexte"/>
                <w:noProof/>
              </w:rPr>
              <w:t>3.7.5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_Toc497335959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60" w:history="1">
            <w:r w:rsidRPr="00322DE4">
              <w:rPr>
                <w:rStyle w:val="Lienhypertexte"/>
                <w:noProof/>
              </w:rPr>
              <w:t>3.8</w:t>
            </w:r>
            <w:r>
              <w:rPr>
                <w:rFonts w:asciiTheme="minorHAnsi" w:eastAsiaTheme="minorEastAsia" w:hAnsiTheme="minorHAnsi" w:cstheme="minorBidi"/>
                <w:noProof/>
                <w:sz w:val="22"/>
                <w:szCs w:val="22"/>
                <w:lang w:val="fr-FR" w:eastAsia="fr-FR"/>
              </w:rPr>
              <w:tab/>
            </w:r>
            <w:r w:rsidRPr="00322DE4">
              <w:rPr>
                <w:rStyle w:val="Lienhypertexte"/>
                <w:noProof/>
              </w:rPr>
              <w:t>CKAN Open Data Component</w:t>
            </w:r>
            <w:r>
              <w:rPr>
                <w:noProof/>
                <w:webHidden/>
              </w:rPr>
              <w:tab/>
            </w:r>
            <w:r>
              <w:rPr>
                <w:noProof/>
                <w:webHidden/>
              </w:rPr>
              <w:fldChar w:fldCharType="begin"/>
            </w:r>
            <w:r>
              <w:rPr>
                <w:noProof/>
                <w:webHidden/>
              </w:rPr>
              <w:instrText xml:space="preserve"> PAGEREF _Toc497335960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1" w:history="1">
            <w:r w:rsidRPr="00322DE4">
              <w:rPr>
                <w:rStyle w:val="Lienhypertexte"/>
                <w:noProof/>
              </w:rPr>
              <w:t>3.8.1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_Toc497335961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2" w:history="1">
            <w:r w:rsidRPr="00322DE4">
              <w:rPr>
                <w:rStyle w:val="Lienhypertexte"/>
                <w:noProof/>
              </w:rPr>
              <w:t>3.8.2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_Toc497335962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3" w:history="1">
            <w:r w:rsidRPr="00322DE4">
              <w:rPr>
                <w:rStyle w:val="Lienhypertexte"/>
                <w:noProof/>
              </w:rPr>
              <w:t>3.8.3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_Toc497335963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4" w:history="1">
            <w:r w:rsidRPr="00322DE4">
              <w:rPr>
                <w:rStyle w:val="Lienhypertexte"/>
                <w:noProof/>
              </w:rPr>
              <w:t>3.8.4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_Toc497335964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5" w:history="1">
            <w:r w:rsidRPr="00322DE4">
              <w:rPr>
                <w:rStyle w:val="Lienhypertexte"/>
                <w:noProof/>
              </w:rPr>
              <w:t>3.8.5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_Toc497335965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66" w:history="1">
            <w:r w:rsidRPr="00322DE4">
              <w:rPr>
                <w:rStyle w:val="Lienhypertexte"/>
                <w:noProof/>
              </w:rPr>
              <w:t>3.9</w:t>
            </w:r>
            <w:r>
              <w:rPr>
                <w:rFonts w:asciiTheme="minorHAnsi" w:eastAsiaTheme="minorEastAsia" w:hAnsiTheme="minorHAnsi" w:cstheme="minorBidi"/>
                <w:noProof/>
                <w:sz w:val="22"/>
                <w:szCs w:val="22"/>
                <w:lang w:val="fr-FR" w:eastAsia="fr-FR"/>
              </w:rPr>
              <w:tab/>
            </w:r>
            <w:r w:rsidRPr="00322DE4">
              <w:rPr>
                <w:rStyle w:val="Lienhypertexte"/>
                <w:noProof/>
              </w:rPr>
              <w:t>IDAS Component</w:t>
            </w:r>
            <w:r>
              <w:rPr>
                <w:noProof/>
                <w:webHidden/>
              </w:rPr>
              <w:tab/>
            </w:r>
            <w:r>
              <w:rPr>
                <w:noProof/>
                <w:webHidden/>
              </w:rPr>
              <w:fldChar w:fldCharType="begin"/>
            </w:r>
            <w:r>
              <w:rPr>
                <w:noProof/>
                <w:webHidden/>
              </w:rPr>
              <w:instrText xml:space="preserve"> PAGEREF _Toc497335966 \h </w:instrText>
            </w:r>
            <w:r>
              <w:rPr>
                <w:noProof/>
                <w:webHidden/>
              </w:rPr>
            </w:r>
            <w:r>
              <w:rPr>
                <w:noProof/>
                <w:webHidden/>
              </w:rPr>
              <w:fldChar w:fldCharType="separate"/>
            </w:r>
            <w:r>
              <w:rPr>
                <w:noProof/>
                <w:webHidden/>
              </w:rPr>
              <w:t>20</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7" w:history="1">
            <w:r w:rsidRPr="00322DE4">
              <w:rPr>
                <w:rStyle w:val="Lienhypertexte"/>
                <w:noProof/>
              </w:rPr>
              <w:t>3.9.1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_Toc497335967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8" w:history="1">
            <w:r w:rsidRPr="00322DE4">
              <w:rPr>
                <w:rStyle w:val="Lienhypertexte"/>
                <w:noProof/>
              </w:rPr>
              <w:t>3.9.2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_Toc497335968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69" w:history="1">
            <w:r w:rsidRPr="00322DE4">
              <w:rPr>
                <w:rStyle w:val="Lienhypertexte"/>
                <w:noProof/>
              </w:rPr>
              <w:t>3.9.3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_Toc497335969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70" w:history="1">
            <w:r w:rsidRPr="00322DE4">
              <w:rPr>
                <w:rStyle w:val="Lienhypertexte"/>
                <w:noProof/>
              </w:rPr>
              <w:t>3.9.4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_Toc497335970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5971" w:history="1">
            <w:r w:rsidRPr="00322DE4">
              <w:rPr>
                <w:rStyle w:val="Lienhypertexte"/>
                <w:noProof/>
              </w:rPr>
              <w:t>3.9.5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_Toc497335971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72" w:history="1">
            <w:r w:rsidRPr="00322DE4">
              <w:rPr>
                <w:rStyle w:val="Lienhypertexte"/>
                <w:noProof/>
              </w:rPr>
              <w:t>3.10</w:t>
            </w:r>
            <w:r>
              <w:rPr>
                <w:rFonts w:asciiTheme="minorHAnsi" w:eastAsiaTheme="minorEastAsia" w:hAnsiTheme="minorHAnsi" w:cstheme="minorBidi"/>
                <w:noProof/>
                <w:sz w:val="22"/>
                <w:szCs w:val="22"/>
                <w:lang w:val="fr-FR" w:eastAsia="fr-FR"/>
              </w:rPr>
              <w:tab/>
            </w:r>
            <w:r w:rsidRPr="00322DE4">
              <w:rPr>
                <w:rStyle w:val="Lienhypertexte"/>
                <w:noProof/>
              </w:rPr>
              <w:t>CEP Component</w:t>
            </w:r>
            <w:r>
              <w:rPr>
                <w:noProof/>
                <w:webHidden/>
              </w:rPr>
              <w:tab/>
            </w:r>
            <w:r>
              <w:rPr>
                <w:noProof/>
                <w:webHidden/>
              </w:rPr>
              <w:fldChar w:fldCharType="begin"/>
            </w:r>
            <w:r>
              <w:rPr>
                <w:noProof/>
                <w:webHidden/>
              </w:rPr>
              <w:instrText xml:space="preserve"> PAGEREF _Toc497335972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73" w:history="1">
            <w:r w:rsidRPr="00322DE4">
              <w:rPr>
                <w:rStyle w:val="Lienhypertexte"/>
                <w:noProof/>
              </w:rPr>
              <w:t>3.10.1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_Toc497335973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74" w:history="1">
            <w:r w:rsidRPr="00322DE4">
              <w:rPr>
                <w:rStyle w:val="Lienhypertexte"/>
                <w:noProof/>
              </w:rPr>
              <w:t>3.10.2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_Toc497335974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75" w:history="1">
            <w:r w:rsidRPr="00322DE4">
              <w:rPr>
                <w:rStyle w:val="Lienhypertexte"/>
                <w:noProof/>
              </w:rPr>
              <w:t>3.10.3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_Toc497335975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76" w:history="1">
            <w:r w:rsidRPr="00322DE4">
              <w:rPr>
                <w:rStyle w:val="Lienhypertexte"/>
                <w:noProof/>
              </w:rPr>
              <w:t>3.10.4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_Toc497335976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77" w:history="1">
            <w:r w:rsidRPr="00322DE4">
              <w:rPr>
                <w:rStyle w:val="Lienhypertexte"/>
                <w:noProof/>
              </w:rPr>
              <w:t>3.10.5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_Toc497335977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78" w:history="1">
            <w:r w:rsidRPr="00322DE4">
              <w:rPr>
                <w:rStyle w:val="Lienhypertexte"/>
                <w:noProof/>
              </w:rPr>
              <w:t>3.11</w:t>
            </w:r>
            <w:r>
              <w:rPr>
                <w:rFonts w:asciiTheme="minorHAnsi" w:eastAsiaTheme="minorEastAsia" w:hAnsiTheme="minorHAnsi" w:cstheme="minorBidi"/>
                <w:noProof/>
                <w:sz w:val="22"/>
                <w:szCs w:val="22"/>
                <w:lang w:val="fr-FR" w:eastAsia="fr-FR"/>
              </w:rPr>
              <w:tab/>
            </w:r>
            <w:r w:rsidRPr="00322DE4">
              <w:rPr>
                <w:rStyle w:val="Lienhypertexte"/>
                <w:noProof/>
              </w:rPr>
              <w:t>Application Mashup Component</w:t>
            </w:r>
            <w:r>
              <w:rPr>
                <w:noProof/>
                <w:webHidden/>
              </w:rPr>
              <w:tab/>
            </w:r>
            <w:r>
              <w:rPr>
                <w:noProof/>
                <w:webHidden/>
              </w:rPr>
              <w:fldChar w:fldCharType="begin"/>
            </w:r>
            <w:r>
              <w:rPr>
                <w:noProof/>
                <w:webHidden/>
              </w:rPr>
              <w:instrText xml:space="preserve"> PAGEREF _Toc497335978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79" w:history="1">
            <w:r w:rsidRPr="00322DE4">
              <w:rPr>
                <w:rStyle w:val="Lienhypertexte"/>
                <w:noProof/>
              </w:rPr>
              <w:t>3.11.1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_Toc497335979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0" w:history="1">
            <w:r w:rsidRPr="00322DE4">
              <w:rPr>
                <w:rStyle w:val="Lienhypertexte"/>
                <w:noProof/>
              </w:rPr>
              <w:t>3.11.2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_Toc497335980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1" w:history="1">
            <w:r w:rsidRPr="00322DE4">
              <w:rPr>
                <w:rStyle w:val="Lienhypertexte"/>
                <w:noProof/>
              </w:rPr>
              <w:t>3.11.3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_Toc497335981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2" w:history="1">
            <w:r w:rsidRPr="00322DE4">
              <w:rPr>
                <w:rStyle w:val="Lienhypertexte"/>
                <w:noProof/>
              </w:rPr>
              <w:t>3.11.4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_Toc497335982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3" w:history="1">
            <w:r w:rsidRPr="00322DE4">
              <w:rPr>
                <w:rStyle w:val="Lienhypertexte"/>
                <w:noProof/>
              </w:rPr>
              <w:t>3.11.5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_Toc497335983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84" w:history="1">
            <w:r w:rsidRPr="00322DE4">
              <w:rPr>
                <w:rStyle w:val="Lienhypertexte"/>
                <w:noProof/>
              </w:rPr>
              <w:t>3.12</w:t>
            </w:r>
            <w:r>
              <w:rPr>
                <w:rFonts w:asciiTheme="minorHAnsi" w:eastAsiaTheme="minorEastAsia" w:hAnsiTheme="minorHAnsi" w:cstheme="minorBidi"/>
                <w:noProof/>
                <w:sz w:val="22"/>
                <w:szCs w:val="22"/>
                <w:lang w:val="fr-FR" w:eastAsia="fr-FR"/>
              </w:rPr>
              <w:tab/>
            </w:r>
            <w:r w:rsidRPr="00322DE4">
              <w:rPr>
                <w:rStyle w:val="Lienhypertexte"/>
                <w:noProof/>
              </w:rPr>
              <w:t>Biz Ecosystem Component</w:t>
            </w:r>
            <w:r>
              <w:rPr>
                <w:noProof/>
                <w:webHidden/>
              </w:rPr>
              <w:tab/>
            </w:r>
            <w:r>
              <w:rPr>
                <w:noProof/>
                <w:webHidden/>
              </w:rPr>
              <w:fldChar w:fldCharType="begin"/>
            </w:r>
            <w:r>
              <w:rPr>
                <w:noProof/>
                <w:webHidden/>
              </w:rPr>
              <w:instrText xml:space="preserve"> PAGEREF _Toc497335984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5" w:history="1">
            <w:r w:rsidRPr="00322DE4">
              <w:rPr>
                <w:rStyle w:val="Lienhypertexte"/>
                <w:noProof/>
              </w:rPr>
              <w:t>3.12.1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_Toc497335985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6" w:history="1">
            <w:r w:rsidRPr="00322DE4">
              <w:rPr>
                <w:rStyle w:val="Lienhypertexte"/>
                <w:noProof/>
              </w:rPr>
              <w:t>3.12.2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_Toc497335986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7" w:history="1">
            <w:r w:rsidRPr="00322DE4">
              <w:rPr>
                <w:rStyle w:val="Lienhypertexte"/>
                <w:noProof/>
              </w:rPr>
              <w:t>3.12.3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_Toc497335987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8" w:history="1">
            <w:r w:rsidRPr="00322DE4">
              <w:rPr>
                <w:rStyle w:val="Lienhypertexte"/>
                <w:noProof/>
              </w:rPr>
              <w:t>3.12.4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_Toc497335988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89" w:history="1">
            <w:r w:rsidRPr="00322DE4">
              <w:rPr>
                <w:rStyle w:val="Lienhypertexte"/>
                <w:noProof/>
              </w:rPr>
              <w:t>3.12.5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_Toc497335989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90" w:history="1">
            <w:r w:rsidRPr="00322DE4">
              <w:rPr>
                <w:rStyle w:val="Lienhypertexte"/>
                <w:noProof/>
              </w:rPr>
              <w:t>3.13</w:t>
            </w:r>
            <w:r>
              <w:rPr>
                <w:rFonts w:asciiTheme="minorHAnsi" w:eastAsiaTheme="minorEastAsia" w:hAnsiTheme="minorHAnsi" w:cstheme="minorBidi"/>
                <w:noProof/>
                <w:sz w:val="22"/>
                <w:szCs w:val="22"/>
                <w:lang w:val="fr-FR" w:eastAsia="fr-FR"/>
              </w:rPr>
              <w:tab/>
            </w:r>
            <w:r w:rsidRPr="00322DE4">
              <w:rPr>
                <w:rStyle w:val="Lienhypertexte"/>
                <w:noProof/>
              </w:rPr>
              <w:t>Development Components</w:t>
            </w:r>
            <w:r>
              <w:rPr>
                <w:noProof/>
                <w:webHidden/>
              </w:rPr>
              <w:tab/>
            </w:r>
            <w:r>
              <w:rPr>
                <w:noProof/>
                <w:webHidden/>
              </w:rPr>
              <w:fldChar w:fldCharType="begin"/>
            </w:r>
            <w:r>
              <w:rPr>
                <w:noProof/>
                <w:webHidden/>
              </w:rPr>
              <w:instrText xml:space="preserve"> PAGEREF _Toc497335990 \h </w:instrText>
            </w:r>
            <w:r>
              <w:rPr>
                <w:noProof/>
                <w:webHidden/>
              </w:rPr>
            </w:r>
            <w:r>
              <w:rPr>
                <w:noProof/>
                <w:webHidden/>
              </w:rPr>
              <w:fldChar w:fldCharType="separate"/>
            </w:r>
            <w:r>
              <w:rPr>
                <w:noProof/>
                <w:webHidden/>
              </w:rPr>
              <w:t>21</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1" w:history="1">
            <w:r w:rsidRPr="00322DE4">
              <w:rPr>
                <w:rStyle w:val="Lienhypertexte"/>
                <w:noProof/>
              </w:rPr>
              <w:t>3.13.1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_Toc497335991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2" w:history="1">
            <w:r w:rsidRPr="00322DE4">
              <w:rPr>
                <w:rStyle w:val="Lienhypertexte"/>
                <w:noProof/>
              </w:rPr>
              <w:t>3.13.2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_Toc497335992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3" w:history="1">
            <w:r w:rsidRPr="00322DE4">
              <w:rPr>
                <w:rStyle w:val="Lienhypertexte"/>
                <w:noProof/>
              </w:rPr>
              <w:t>3.13.3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_Toc497335993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4" w:history="1">
            <w:r w:rsidRPr="00322DE4">
              <w:rPr>
                <w:rStyle w:val="Lienhypertexte"/>
                <w:noProof/>
              </w:rPr>
              <w:t>3.13.4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_Toc497335994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5" w:history="1">
            <w:r w:rsidRPr="00322DE4">
              <w:rPr>
                <w:rStyle w:val="Lienhypertexte"/>
                <w:noProof/>
              </w:rPr>
              <w:t>3.13.5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_Toc497335995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5996" w:history="1">
            <w:r w:rsidRPr="00322DE4">
              <w:rPr>
                <w:rStyle w:val="Lienhypertexte"/>
                <w:noProof/>
              </w:rPr>
              <w:t>3.14</w:t>
            </w:r>
            <w:r>
              <w:rPr>
                <w:rFonts w:asciiTheme="minorHAnsi" w:eastAsiaTheme="minorEastAsia" w:hAnsiTheme="minorHAnsi" w:cstheme="minorBidi"/>
                <w:noProof/>
                <w:sz w:val="22"/>
                <w:szCs w:val="22"/>
                <w:lang w:val="fr-FR" w:eastAsia="fr-FR"/>
              </w:rPr>
              <w:tab/>
            </w:r>
            <w:r w:rsidRPr="00322DE4">
              <w:rPr>
                <w:rStyle w:val="Lienhypertexte"/>
                <w:noProof/>
              </w:rPr>
              <w:t>Monitoring Components</w:t>
            </w:r>
            <w:r>
              <w:rPr>
                <w:noProof/>
                <w:webHidden/>
              </w:rPr>
              <w:tab/>
            </w:r>
            <w:r>
              <w:rPr>
                <w:noProof/>
                <w:webHidden/>
              </w:rPr>
              <w:fldChar w:fldCharType="begin"/>
            </w:r>
            <w:r>
              <w:rPr>
                <w:noProof/>
                <w:webHidden/>
              </w:rPr>
              <w:instrText xml:space="preserve"> PAGEREF _Toc497335996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7" w:history="1">
            <w:r w:rsidRPr="00322DE4">
              <w:rPr>
                <w:rStyle w:val="Lienhypertexte"/>
                <w:noProof/>
              </w:rPr>
              <w:t>3.14.1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_Toc497335997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8" w:history="1">
            <w:r w:rsidRPr="00322DE4">
              <w:rPr>
                <w:rStyle w:val="Lienhypertexte"/>
                <w:noProof/>
              </w:rPr>
              <w:t>3.14.2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_Toc497335998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5999" w:history="1">
            <w:r w:rsidRPr="00322DE4">
              <w:rPr>
                <w:rStyle w:val="Lienhypertexte"/>
                <w:noProof/>
              </w:rPr>
              <w:t>3.14.3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_Toc497335999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0" w:history="1">
            <w:r w:rsidRPr="00322DE4">
              <w:rPr>
                <w:rStyle w:val="Lienhypertexte"/>
                <w:noProof/>
              </w:rPr>
              <w:t>3.14.4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_Toc497336000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1" w:history="1">
            <w:r w:rsidRPr="00322DE4">
              <w:rPr>
                <w:rStyle w:val="Lienhypertexte"/>
                <w:noProof/>
              </w:rPr>
              <w:t>3.14.5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_Toc497336001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6002" w:history="1">
            <w:r w:rsidRPr="00322DE4">
              <w:rPr>
                <w:rStyle w:val="Lienhypertexte"/>
                <w:noProof/>
              </w:rPr>
              <w:t>3.15</w:t>
            </w:r>
            <w:r>
              <w:rPr>
                <w:rFonts w:asciiTheme="minorHAnsi" w:eastAsiaTheme="minorEastAsia" w:hAnsiTheme="minorHAnsi" w:cstheme="minorBidi"/>
                <w:noProof/>
                <w:sz w:val="22"/>
                <w:szCs w:val="22"/>
                <w:lang w:val="fr-FR" w:eastAsia="fr-FR"/>
              </w:rPr>
              <w:tab/>
            </w:r>
            <w:r w:rsidRPr="00322DE4">
              <w:rPr>
                <w:rStyle w:val="Lienhypertexte"/>
                <w:noProof/>
              </w:rPr>
              <w:t>Docker Images Management Component</w:t>
            </w:r>
            <w:r>
              <w:rPr>
                <w:noProof/>
                <w:webHidden/>
              </w:rPr>
              <w:tab/>
            </w:r>
            <w:r>
              <w:rPr>
                <w:noProof/>
                <w:webHidden/>
              </w:rPr>
              <w:fldChar w:fldCharType="begin"/>
            </w:r>
            <w:r>
              <w:rPr>
                <w:noProof/>
                <w:webHidden/>
              </w:rPr>
              <w:instrText xml:space="preserve"> PAGEREF _Toc497336002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3" w:history="1">
            <w:r w:rsidRPr="00322DE4">
              <w:rPr>
                <w:rStyle w:val="Lienhypertexte"/>
                <w:noProof/>
              </w:rPr>
              <w:t>3.15.1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_Toc497336003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4" w:history="1">
            <w:r w:rsidRPr="00322DE4">
              <w:rPr>
                <w:rStyle w:val="Lienhypertexte"/>
                <w:noProof/>
              </w:rPr>
              <w:t>3.15.2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_Toc497336004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5" w:history="1">
            <w:r w:rsidRPr="00322DE4">
              <w:rPr>
                <w:rStyle w:val="Lienhypertexte"/>
                <w:noProof/>
              </w:rPr>
              <w:t>3.15.3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_Toc497336005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6" w:history="1">
            <w:r w:rsidRPr="00322DE4">
              <w:rPr>
                <w:rStyle w:val="Lienhypertexte"/>
                <w:noProof/>
              </w:rPr>
              <w:t>3.15.4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_Toc497336006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7" w:history="1">
            <w:r w:rsidRPr="00322DE4">
              <w:rPr>
                <w:rStyle w:val="Lienhypertexte"/>
                <w:noProof/>
              </w:rPr>
              <w:t>3.15.5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_Toc497336007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6008" w:history="1">
            <w:r w:rsidRPr="00322DE4">
              <w:rPr>
                <w:rStyle w:val="Lienhypertexte"/>
                <w:noProof/>
              </w:rPr>
              <w:t>3.16</w:t>
            </w:r>
            <w:r>
              <w:rPr>
                <w:rFonts w:asciiTheme="minorHAnsi" w:eastAsiaTheme="minorEastAsia" w:hAnsiTheme="minorHAnsi" w:cstheme="minorBidi"/>
                <w:noProof/>
                <w:sz w:val="22"/>
                <w:szCs w:val="22"/>
                <w:lang w:val="fr-FR" w:eastAsia="fr-FR"/>
              </w:rPr>
              <w:tab/>
            </w:r>
            <w:r w:rsidRPr="00322DE4">
              <w:rPr>
                <w:rStyle w:val="Lienhypertexte"/>
                <w:noProof/>
              </w:rPr>
              <w:t>Docker Swarm manager Component</w:t>
            </w:r>
            <w:r>
              <w:rPr>
                <w:noProof/>
                <w:webHidden/>
              </w:rPr>
              <w:tab/>
            </w:r>
            <w:r>
              <w:rPr>
                <w:noProof/>
                <w:webHidden/>
              </w:rPr>
              <w:fldChar w:fldCharType="begin"/>
            </w:r>
            <w:r>
              <w:rPr>
                <w:noProof/>
                <w:webHidden/>
              </w:rPr>
              <w:instrText xml:space="preserve"> PAGEREF _Toc497336008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09" w:history="1">
            <w:r w:rsidRPr="00322DE4">
              <w:rPr>
                <w:rStyle w:val="Lienhypertexte"/>
                <w:noProof/>
              </w:rPr>
              <w:t>3.16.1</w:t>
            </w:r>
            <w:r>
              <w:rPr>
                <w:rFonts w:asciiTheme="minorHAnsi" w:eastAsiaTheme="minorEastAsia" w:hAnsiTheme="minorHAnsi" w:cstheme="minorBidi"/>
                <w:noProof/>
                <w:sz w:val="22"/>
                <w:szCs w:val="22"/>
                <w:lang w:val="fr-FR" w:eastAsia="fr-FR"/>
              </w:rPr>
              <w:tab/>
            </w:r>
            <w:r w:rsidRPr="00322DE4">
              <w:rPr>
                <w:rStyle w:val="Lienhypertexte"/>
                <w:noProof/>
              </w:rPr>
              <w:t>Component Functions</w:t>
            </w:r>
            <w:r>
              <w:rPr>
                <w:noProof/>
                <w:webHidden/>
              </w:rPr>
              <w:tab/>
            </w:r>
            <w:r>
              <w:rPr>
                <w:noProof/>
                <w:webHidden/>
              </w:rPr>
              <w:fldChar w:fldCharType="begin"/>
            </w:r>
            <w:r>
              <w:rPr>
                <w:noProof/>
                <w:webHidden/>
              </w:rPr>
              <w:instrText xml:space="preserve"> PAGEREF _Toc497336009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10" w:history="1">
            <w:r w:rsidRPr="00322DE4">
              <w:rPr>
                <w:rStyle w:val="Lienhypertexte"/>
                <w:noProof/>
              </w:rPr>
              <w:t>3.16.2</w:t>
            </w:r>
            <w:r>
              <w:rPr>
                <w:rFonts w:asciiTheme="minorHAnsi" w:eastAsiaTheme="minorEastAsia" w:hAnsiTheme="minorHAnsi" w:cstheme="minorBidi"/>
                <w:noProof/>
                <w:sz w:val="22"/>
                <w:szCs w:val="22"/>
                <w:lang w:val="fr-FR" w:eastAsia="fr-FR"/>
              </w:rPr>
              <w:tab/>
            </w:r>
            <w:r w:rsidRPr="00322DE4">
              <w:rPr>
                <w:rStyle w:val="Lienhypertexte"/>
                <w:noProof/>
              </w:rPr>
              <w:t>Technical Considerations</w:t>
            </w:r>
            <w:r>
              <w:rPr>
                <w:noProof/>
                <w:webHidden/>
              </w:rPr>
              <w:tab/>
            </w:r>
            <w:r>
              <w:rPr>
                <w:noProof/>
                <w:webHidden/>
              </w:rPr>
              <w:fldChar w:fldCharType="begin"/>
            </w:r>
            <w:r>
              <w:rPr>
                <w:noProof/>
                <w:webHidden/>
              </w:rPr>
              <w:instrText xml:space="preserve"> PAGEREF _Toc497336010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11" w:history="1">
            <w:r w:rsidRPr="00322DE4">
              <w:rPr>
                <w:rStyle w:val="Lienhypertexte"/>
                <w:noProof/>
              </w:rPr>
              <w:t>3.16.3</w:t>
            </w:r>
            <w:r>
              <w:rPr>
                <w:rFonts w:asciiTheme="minorHAnsi" w:eastAsiaTheme="minorEastAsia" w:hAnsiTheme="minorHAnsi" w:cstheme="minorBidi"/>
                <w:noProof/>
                <w:sz w:val="22"/>
                <w:szCs w:val="22"/>
                <w:lang w:val="fr-FR" w:eastAsia="fr-FR"/>
              </w:rPr>
              <w:tab/>
            </w:r>
            <w:r w:rsidRPr="00322DE4">
              <w:rPr>
                <w:rStyle w:val="Lienhypertexte"/>
                <w:noProof/>
              </w:rPr>
              <w:t>Selected Product(s)</w:t>
            </w:r>
            <w:r>
              <w:rPr>
                <w:noProof/>
                <w:webHidden/>
              </w:rPr>
              <w:tab/>
            </w:r>
            <w:r>
              <w:rPr>
                <w:noProof/>
                <w:webHidden/>
              </w:rPr>
              <w:fldChar w:fldCharType="begin"/>
            </w:r>
            <w:r>
              <w:rPr>
                <w:noProof/>
                <w:webHidden/>
              </w:rPr>
              <w:instrText xml:space="preserve"> PAGEREF _Toc497336011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12" w:history="1">
            <w:r w:rsidRPr="00322DE4">
              <w:rPr>
                <w:rStyle w:val="Lienhypertexte"/>
                <w:noProof/>
              </w:rPr>
              <w:t>3.16.4</w:t>
            </w:r>
            <w:r>
              <w:rPr>
                <w:rFonts w:asciiTheme="minorHAnsi" w:eastAsiaTheme="minorEastAsia" w:hAnsiTheme="minorHAnsi" w:cstheme="minorBidi"/>
                <w:noProof/>
                <w:sz w:val="22"/>
                <w:szCs w:val="22"/>
                <w:lang w:val="fr-FR" w:eastAsia="fr-FR"/>
              </w:rPr>
              <w:tab/>
            </w:r>
            <w:r w:rsidRPr="00322DE4">
              <w:rPr>
                <w:rStyle w:val="Lienhypertexte"/>
                <w:noProof/>
              </w:rPr>
              <w:t>Selection Rationale</w:t>
            </w:r>
            <w:r>
              <w:rPr>
                <w:noProof/>
                <w:webHidden/>
              </w:rPr>
              <w:tab/>
            </w:r>
            <w:r>
              <w:rPr>
                <w:noProof/>
                <w:webHidden/>
              </w:rPr>
              <w:fldChar w:fldCharType="begin"/>
            </w:r>
            <w:r>
              <w:rPr>
                <w:noProof/>
                <w:webHidden/>
              </w:rPr>
              <w:instrText xml:space="preserve"> PAGEREF _Toc497336012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336013" w:history="1">
            <w:r w:rsidRPr="00322DE4">
              <w:rPr>
                <w:rStyle w:val="Lienhypertexte"/>
                <w:noProof/>
              </w:rPr>
              <w:t>3.16.5</w:t>
            </w:r>
            <w:r>
              <w:rPr>
                <w:rFonts w:asciiTheme="minorHAnsi" w:eastAsiaTheme="minorEastAsia" w:hAnsiTheme="minorHAnsi" w:cstheme="minorBidi"/>
                <w:noProof/>
                <w:sz w:val="22"/>
                <w:szCs w:val="22"/>
                <w:lang w:val="fr-FR" w:eastAsia="fr-FR"/>
              </w:rPr>
              <w:tab/>
            </w:r>
            <w:r w:rsidRPr="00322DE4">
              <w:rPr>
                <w:rStyle w:val="Lienhypertexte"/>
                <w:noProof/>
              </w:rPr>
              <w:t>Architecture Risks</w:t>
            </w:r>
            <w:r>
              <w:rPr>
                <w:noProof/>
                <w:webHidden/>
              </w:rPr>
              <w:tab/>
            </w:r>
            <w:r>
              <w:rPr>
                <w:noProof/>
                <w:webHidden/>
              </w:rPr>
              <w:fldChar w:fldCharType="begin"/>
            </w:r>
            <w:r>
              <w:rPr>
                <w:noProof/>
                <w:webHidden/>
              </w:rPr>
              <w:instrText xml:space="preserve"> PAGEREF _Toc497336013 \h </w:instrText>
            </w:r>
            <w:r>
              <w:rPr>
                <w:noProof/>
                <w:webHidden/>
              </w:rPr>
            </w:r>
            <w:r>
              <w:rPr>
                <w:noProof/>
                <w:webHidden/>
              </w:rPr>
              <w:fldChar w:fldCharType="separate"/>
            </w:r>
            <w:r>
              <w:rPr>
                <w:noProof/>
                <w:webHidden/>
              </w:rPr>
              <w:t>22</w:t>
            </w:r>
            <w:r>
              <w:rPr>
                <w:noProof/>
                <w:webHidden/>
              </w:rPr>
              <w:fldChar w:fldCharType="end"/>
            </w:r>
          </w:hyperlink>
        </w:p>
        <w:p w:rsidR="00DA5B8D" w:rsidRDefault="00DA5B8D">
          <w:pPr>
            <w:pStyle w:val="TM1"/>
            <w:tabs>
              <w:tab w:val="left" w:pos="660"/>
            </w:tabs>
            <w:rPr>
              <w:rFonts w:asciiTheme="minorHAnsi" w:eastAsiaTheme="minorEastAsia" w:hAnsiTheme="minorHAnsi" w:cstheme="minorBidi"/>
              <w:b w:val="0"/>
              <w:caps w:val="0"/>
              <w:noProof/>
              <w:sz w:val="22"/>
              <w:szCs w:val="22"/>
              <w:lang w:val="fr-FR" w:eastAsia="fr-FR"/>
            </w:rPr>
          </w:pPr>
          <w:hyperlink w:anchor="_Toc497336014" w:history="1">
            <w:r w:rsidRPr="00322DE4">
              <w:rPr>
                <w:rStyle w:val="Lienhypertexte"/>
                <w:noProof/>
              </w:rPr>
              <w:t>4</w:t>
            </w:r>
            <w:r>
              <w:rPr>
                <w:rFonts w:asciiTheme="minorHAnsi" w:eastAsiaTheme="minorEastAsia" w:hAnsiTheme="minorHAnsi" w:cstheme="minorBidi"/>
                <w:b w:val="0"/>
                <w:caps w:val="0"/>
                <w:noProof/>
                <w:sz w:val="22"/>
                <w:szCs w:val="22"/>
                <w:lang w:val="fr-FR" w:eastAsia="fr-FR"/>
              </w:rPr>
              <w:tab/>
            </w:r>
            <w:r w:rsidRPr="00322DE4">
              <w:rPr>
                <w:rStyle w:val="Lienhypertexte"/>
                <w:noProof/>
              </w:rPr>
              <w:t>Section 4 System Construction Environment</w:t>
            </w:r>
            <w:r>
              <w:rPr>
                <w:noProof/>
                <w:webHidden/>
              </w:rPr>
              <w:tab/>
            </w:r>
            <w:r>
              <w:rPr>
                <w:noProof/>
                <w:webHidden/>
              </w:rPr>
              <w:fldChar w:fldCharType="begin"/>
            </w:r>
            <w:r>
              <w:rPr>
                <w:noProof/>
                <w:webHidden/>
              </w:rPr>
              <w:instrText xml:space="preserve"> PAGEREF _Toc497336014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6015" w:history="1">
            <w:r w:rsidRPr="00322DE4">
              <w:rPr>
                <w:rStyle w:val="Lienhypertexte"/>
                <w:noProof/>
              </w:rPr>
              <w:t>4.1</w:t>
            </w:r>
            <w:r>
              <w:rPr>
                <w:rFonts w:asciiTheme="minorHAnsi" w:eastAsiaTheme="minorEastAsia" w:hAnsiTheme="minorHAnsi" w:cstheme="minorBidi"/>
                <w:noProof/>
                <w:sz w:val="22"/>
                <w:szCs w:val="22"/>
                <w:lang w:val="fr-FR" w:eastAsia="fr-FR"/>
              </w:rPr>
              <w:tab/>
            </w:r>
            <w:r w:rsidRPr="00322DE4">
              <w:rPr>
                <w:rStyle w:val="Lienhypertexte"/>
                <w:noProof/>
              </w:rPr>
              <w:t>Development Environment</w:t>
            </w:r>
            <w:r>
              <w:rPr>
                <w:noProof/>
                <w:webHidden/>
              </w:rPr>
              <w:tab/>
            </w:r>
            <w:r>
              <w:rPr>
                <w:noProof/>
                <w:webHidden/>
              </w:rPr>
              <w:fldChar w:fldCharType="begin"/>
            </w:r>
            <w:r>
              <w:rPr>
                <w:noProof/>
                <w:webHidden/>
              </w:rPr>
              <w:instrText xml:space="preserve"> PAGEREF _Toc497336015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6016" w:history="1">
            <w:r w:rsidRPr="00322DE4">
              <w:rPr>
                <w:rStyle w:val="Lienhypertexte"/>
                <w:noProof/>
              </w:rPr>
              <w:t>4.1.1</w:t>
            </w:r>
            <w:r>
              <w:rPr>
                <w:rFonts w:asciiTheme="minorHAnsi" w:eastAsiaTheme="minorEastAsia" w:hAnsiTheme="minorHAnsi" w:cstheme="minorBidi"/>
                <w:noProof/>
                <w:sz w:val="22"/>
                <w:szCs w:val="22"/>
                <w:lang w:val="fr-FR" w:eastAsia="fr-FR"/>
              </w:rPr>
              <w:tab/>
            </w:r>
            <w:r w:rsidRPr="00322DE4">
              <w:rPr>
                <w:rStyle w:val="Lienhypertexte"/>
                <w:noProof/>
              </w:rPr>
              <w:t>Developer Workstation Configuration</w:t>
            </w:r>
            <w:r>
              <w:rPr>
                <w:noProof/>
                <w:webHidden/>
              </w:rPr>
              <w:tab/>
            </w:r>
            <w:r>
              <w:rPr>
                <w:noProof/>
                <w:webHidden/>
              </w:rPr>
              <w:fldChar w:fldCharType="begin"/>
            </w:r>
            <w:r>
              <w:rPr>
                <w:noProof/>
                <w:webHidden/>
              </w:rPr>
              <w:instrText xml:space="preserve"> PAGEREF _Toc497336016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6017" w:history="1">
            <w:r w:rsidRPr="00322DE4">
              <w:rPr>
                <w:rStyle w:val="Lienhypertexte"/>
                <w:noProof/>
              </w:rPr>
              <w:t>4.1.2</w:t>
            </w:r>
            <w:r>
              <w:rPr>
                <w:rFonts w:asciiTheme="minorHAnsi" w:eastAsiaTheme="minorEastAsia" w:hAnsiTheme="minorHAnsi" w:cstheme="minorBidi"/>
                <w:noProof/>
                <w:sz w:val="22"/>
                <w:szCs w:val="22"/>
                <w:lang w:val="fr-FR" w:eastAsia="fr-FR"/>
              </w:rPr>
              <w:tab/>
            </w:r>
            <w:r w:rsidRPr="00322DE4">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_Toc497336017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6018" w:history="1">
            <w:r w:rsidRPr="00322DE4">
              <w:rPr>
                <w:rStyle w:val="Lienhypertexte"/>
                <w:noProof/>
              </w:rPr>
              <w:t>4.2</w:t>
            </w:r>
            <w:r>
              <w:rPr>
                <w:rFonts w:asciiTheme="minorHAnsi" w:eastAsiaTheme="minorEastAsia" w:hAnsiTheme="minorHAnsi" w:cstheme="minorBidi"/>
                <w:noProof/>
                <w:sz w:val="22"/>
                <w:szCs w:val="22"/>
                <w:lang w:val="fr-FR" w:eastAsia="fr-FR"/>
              </w:rPr>
              <w:tab/>
            </w:r>
            <w:r w:rsidRPr="00322DE4">
              <w:rPr>
                <w:rStyle w:val="Lienhypertexte"/>
                <w:noProof/>
              </w:rPr>
              <w:t>QA Environment</w:t>
            </w:r>
            <w:r>
              <w:rPr>
                <w:noProof/>
                <w:webHidden/>
              </w:rPr>
              <w:tab/>
            </w:r>
            <w:r>
              <w:rPr>
                <w:noProof/>
                <w:webHidden/>
              </w:rPr>
              <w:fldChar w:fldCharType="begin"/>
            </w:r>
            <w:r>
              <w:rPr>
                <w:noProof/>
                <w:webHidden/>
              </w:rPr>
              <w:instrText xml:space="preserve"> PAGEREF _Toc497336018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6019" w:history="1">
            <w:r w:rsidRPr="00322DE4">
              <w:rPr>
                <w:rStyle w:val="Lienhypertexte"/>
                <w:noProof/>
              </w:rPr>
              <w:t>4.2.1</w:t>
            </w:r>
            <w:r>
              <w:rPr>
                <w:rFonts w:asciiTheme="minorHAnsi" w:eastAsiaTheme="minorEastAsia" w:hAnsiTheme="minorHAnsi" w:cstheme="minorBidi"/>
                <w:noProof/>
                <w:sz w:val="22"/>
                <w:szCs w:val="22"/>
                <w:lang w:val="fr-FR" w:eastAsia="fr-FR"/>
              </w:rPr>
              <w:tab/>
            </w:r>
            <w:r w:rsidRPr="00322DE4">
              <w:rPr>
                <w:rStyle w:val="Lienhypertexte"/>
                <w:noProof/>
              </w:rPr>
              <w:t>QA Workstation Configuration</w:t>
            </w:r>
            <w:r>
              <w:rPr>
                <w:noProof/>
                <w:webHidden/>
              </w:rPr>
              <w:tab/>
            </w:r>
            <w:r>
              <w:rPr>
                <w:noProof/>
                <w:webHidden/>
              </w:rPr>
              <w:fldChar w:fldCharType="begin"/>
            </w:r>
            <w:r>
              <w:rPr>
                <w:noProof/>
                <w:webHidden/>
              </w:rPr>
              <w:instrText xml:space="preserve"> PAGEREF _Toc497336019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6020" w:history="1">
            <w:r w:rsidRPr="00322DE4">
              <w:rPr>
                <w:rStyle w:val="Lienhypertexte"/>
                <w:noProof/>
              </w:rPr>
              <w:t>4.2.2</w:t>
            </w:r>
            <w:r>
              <w:rPr>
                <w:rFonts w:asciiTheme="minorHAnsi" w:eastAsiaTheme="minorEastAsia" w:hAnsiTheme="minorHAnsi" w:cstheme="minorBidi"/>
                <w:noProof/>
                <w:sz w:val="22"/>
                <w:szCs w:val="22"/>
                <w:lang w:val="fr-FR" w:eastAsia="fr-FR"/>
              </w:rPr>
              <w:tab/>
            </w:r>
            <w:r w:rsidRPr="00322DE4">
              <w:rPr>
                <w:rStyle w:val="Lienhypertexte"/>
                <w:noProof/>
              </w:rPr>
              <w:t>Supporting QA Infrastructure Configuration</w:t>
            </w:r>
            <w:r>
              <w:rPr>
                <w:noProof/>
                <w:webHidden/>
              </w:rPr>
              <w:tab/>
            </w:r>
            <w:r>
              <w:rPr>
                <w:noProof/>
                <w:webHidden/>
              </w:rPr>
              <w:fldChar w:fldCharType="begin"/>
            </w:r>
            <w:r>
              <w:rPr>
                <w:noProof/>
                <w:webHidden/>
              </w:rPr>
              <w:instrText xml:space="preserve"> PAGEREF _Toc497336020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336021" w:history="1">
            <w:r w:rsidRPr="00322DE4">
              <w:rPr>
                <w:rStyle w:val="Lienhypertexte"/>
                <w:noProof/>
              </w:rPr>
              <w:t>4.3</w:t>
            </w:r>
            <w:r>
              <w:rPr>
                <w:rFonts w:asciiTheme="minorHAnsi" w:eastAsiaTheme="minorEastAsia" w:hAnsiTheme="minorHAnsi" w:cstheme="minorBidi"/>
                <w:noProof/>
                <w:sz w:val="22"/>
                <w:szCs w:val="22"/>
                <w:lang w:val="fr-FR" w:eastAsia="fr-FR"/>
              </w:rPr>
              <w:tab/>
            </w:r>
            <w:r w:rsidRPr="00322DE4">
              <w:rPr>
                <w:rStyle w:val="Lienhypertexte"/>
                <w:noProof/>
              </w:rPr>
              <w:t>Acceptance Environment</w:t>
            </w:r>
            <w:r>
              <w:rPr>
                <w:noProof/>
                <w:webHidden/>
              </w:rPr>
              <w:tab/>
            </w:r>
            <w:r>
              <w:rPr>
                <w:noProof/>
                <w:webHidden/>
              </w:rPr>
              <w:fldChar w:fldCharType="begin"/>
            </w:r>
            <w:r>
              <w:rPr>
                <w:noProof/>
                <w:webHidden/>
              </w:rPr>
              <w:instrText xml:space="preserve"> PAGEREF _Toc497336021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6022" w:history="1">
            <w:r w:rsidRPr="00322DE4">
              <w:rPr>
                <w:rStyle w:val="Lienhypertexte"/>
                <w:noProof/>
              </w:rPr>
              <w:t>4.3.1</w:t>
            </w:r>
            <w:r>
              <w:rPr>
                <w:rFonts w:asciiTheme="minorHAnsi" w:eastAsiaTheme="minorEastAsia" w:hAnsiTheme="minorHAnsi" w:cstheme="minorBidi"/>
                <w:noProof/>
                <w:sz w:val="22"/>
                <w:szCs w:val="22"/>
                <w:lang w:val="fr-FR" w:eastAsia="fr-FR"/>
              </w:rPr>
              <w:tab/>
            </w:r>
            <w:r w:rsidRPr="00322DE4">
              <w:rPr>
                <w:rStyle w:val="Lienhypertexte"/>
                <w:noProof/>
              </w:rPr>
              <w:t>Acceptance Workstation Configuration</w:t>
            </w:r>
            <w:r>
              <w:rPr>
                <w:noProof/>
                <w:webHidden/>
              </w:rPr>
              <w:tab/>
            </w:r>
            <w:r>
              <w:rPr>
                <w:noProof/>
                <w:webHidden/>
              </w:rPr>
              <w:fldChar w:fldCharType="begin"/>
            </w:r>
            <w:r>
              <w:rPr>
                <w:noProof/>
                <w:webHidden/>
              </w:rPr>
              <w:instrText xml:space="preserve"> PAGEREF _Toc497336022 \h </w:instrText>
            </w:r>
            <w:r>
              <w:rPr>
                <w:noProof/>
                <w:webHidden/>
              </w:rPr>
            </w:r>
            <w:r>
              <w:rPr>
                <w:noProof/>
                <w:webHidden/>
              </w:rPr>
              <w:fldChar w:fldCharType="separate"/>
            </w:r>
            <w:r>
              <w:rPr>
                <w:noProof/>
                <w:webHidden/>
              </w:rPr>
              <w:t>23</w:t>
            </w:r>
            <w:r>
              <w:rPr>
                <w:noProof/>
                <w:webHidden/>
              </w:rPr>
              <w:fldChar w:fldCharType="end"/>
            </w:r>
          </w:hyperlink>
        </w:p>
        <w:p w:rsidR="00DA5B8D" w:rsidRDefault="00DA5B8D">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336023" w:history="1">
            <w:r w:rsidRPr="00322DE4">
              <w:rPr>
                <w:rStyle w:val="Lienhypertexte"/>
                <w:noProof/>
              </w:rPr>
              <w:t>4.3.2</w:t>
            </w:r>
            <w:r>
              <w:rPr>
                <w:rFonts w:asciiTheme="minorHAnsi" w:eastAsiaTheme="minorEastAsia" w:hAnsiTheme="minorHAnsi" w:cstheme="minorBidi"/>
                <w:noProof/>
                <w:sz w:val="22"/>
                <w:szCs w:val="22"/>
                <w:lang w:val="fr-FR" w:eastAsia="fr-FR"/>
              </w:rPr>
              <w:tab/>
            </w:r>
            <w:r w:rsidRPr="00322DE4">
              <w:rPr>
                <w:rStyle w:val="Lienhypertexte"/>
                <w:noProof/>
              </w:rPr>
              <w:t>Supporting Acceptance Infrastructure Configuration</w:t>
            </w:r>
            <w:r>
              <w:rPr>
                <w:noProof/>
                <w:webHidden/>
              </w:rPr>
              <w:tab/>
            </w:r>
            <w:r>
              <w:rPr>
                <w:noProof/>
                <w:webHidden/>
              </w:rPr>
              <w:fldChar w:fldCharType="begin"/>
            </w:r>
            <w:r>
              <w:rPr>
                <w:noProof/>
                <w:webHidden/>
              </w:rPr>
              <w:instrText xml:space="preserve"> PAGEREF _Toc497336023 \h </w:instrText>
            </w:r>
            <w:r>
              <w:rPr>
                <w:noProof/>
                <w:webHidden/>
              </w:rPr>
            </w:r>
            <w:r>
              <w:rPr>
                <w:noProof/>
                <w:webHidden/>
              </w:rPr>
              <w:fldChar w:fldCharType="separate"/>
            </w:r>
            <w:r>
              <w:rPr>
                <w:noProof/>
                <w:webHidden/>
              </w:rPr>
              <w:t>23</w:t>
            </w:r>
            <w:r>
              <w:rPr>
                <w:noProof/>
                <w:webHidden/>
              </w:rPr>
              <w:fldChar w:fldCharType="end"/>
            </w:r>
          </w:hyperlink>
        </w:p>
        <w:p w:rsidR="002D7C8C" w:rsidRDefault="002D7C8C" w:rsidP="002D7C8C">
          <w:r>
            <w:fldChar w:fldCharType="end"/>
          </w:r>
        </w:p>
      </w:sdtContent>
    </w:sdt>
    <w:p w:rsidR="002D7C8C" w:rsidRDefault="002D7C8C" w:rsidP="002D7C8C">
      <w:pPr>
        <w:keepNext/>
        <w:ind w:left="720"/>
      </w:pPr>
    </w:p>
    <w:p w:rsidR="002D7C8C" w:rsidRDefault="002D7C8C" w:rsidP="002D7C8C">
      <w:pPr>
        <w:keepNext/>
        <w:ind w:left="720"/>
        <w:sectPr w:rsidR="002D7C8C" w:rsidSect="00AD2CAB">
          <w:headerReference w:type="default" r:id="rId10"/>
          <w:footerReference w:type="default" r:id="rId11"/>
          <w:pgSz w:w="12240" w:h="15840"/>
          <w:pgMar w:top="1440" w:right="900" w:bottom="1440" w:left="1800" w:header="720" w:footer="720" w:gutter="0"/>
          <w:cols w:space="720"/>
          <w:docGrid w:linePitch="360"/>
        </w:sectPr>
      </w:pPr>
    </w:p>
    <w:p w:rsidR="002D7C8C" w:rsidRDefault="002D7C8C" w:rsidP="002D7C8C">
      <w:pPr>
        <w:keepNext/>
        <w:ind w:left="720"/>
      </w:pPr>
    </w:p>
    <w:p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7335888"/>
      <w:bookmarkEnd w:id="0"/>
      <w:r w:rsidRPr="00E90DD4">
        <w:t>Section 1 DOCUMENT SCOPE</w:t>
      </w:r>
      <w:bookmarkStart w:id="5" w:name="_Toc443813173"/>
      <w:bookmarkStart w:id="6" w:name="_Toc490368959"/>
      <w:bookmarkEnd w:id="1"/>
      <w:bookmarkEnd w:id="2"/>
      <w:bookmarkEnd w:id="3"/>
      <w:bookmarkEnd w:id="4"/>
    </w:p>
    <w:p w:rsidR="00C2495A" w:rsidRDefault="00C2495A" w:rsidP="00C2495A">
      <w:pPr>
        <w:pStyle w:val="Titre2"/>
      </w:pPr>
      <w:bookmarkStart w:id="7" w:name="_Toc497335889"/>
      <w:r>
        <w:t>Context</w:t>
      </w:r>
      <w:bookmarkEnd w:id="7"/>
    </w:p>
    <w:p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rsidR="003035ED" w:rsidRDefault="002D7C8C" w:rsidP="002D7C8C">
      <w:r w:rsidRPr="0077092E">
        <w:t xml:space="preserve">This document describes the Technical </w:t>
      </w:r>
      <w:r w:rsidR="000D3A62">
        <w:t>Architecture of the IOT Smart City Platform</w:t>
      </w:r>
      <w:r w:rsidR="003035ED">
        <w:t xml:space="preserve"> that:</w:t>
      </w:r>
    </w:p>
    <w:p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rsidR="002D7C8C" w:rsidRPr="0077092E" w:rsidRDefault="002D7C8C" w:rsidP="007E118D">
      <w:pPr>
        <w:pStyle w:val="Paragraphedeliste"/>
        <w:numPr>
          <w:ilvl w:val="0"/>
          <w:numId w:val="6"/>
        </w:numPr>
      </w:pPr>
      <w:r w:rsidRPr="0077092E">
        <w:t>satisfies technical, operational and transitiona</w:t>
      </w:r>
      <w:r w:rsidR="00D25739">
        <w:t>l requirements</w:t>
      </w:r>
      <w:r w:rsidRPr="0077092E">
        <w:t>.</w:t>
      </w:r>
    </w:p>
    <w:p w:rsidR="002D7C8C" w:rsidRPr="0077092E" w:rsidRDefault="002D7C8C" w:rsidP="002D7C8C"/>
    <w:p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rsidR="002D7C8C" w:rsidRPr="0077092E" w:rsidRDefault="002D7C8C" w:rsidP="002D7C8C"/>
    <w:p w:rsidR="002D7C8C" w:rsidRPr="0077092E" w:rsidRDefault="002D7C8C" w:rsidP="002D7C8C">
      <w:r w:rsidRPr="0077092E">
        <w:t>This document will also:</w:t>
      </w:r>
    </w:p>
    <w:p w:rsidR="002D7C8C" w:rsidRPr="0077092E" w:rsidRDefault="002D7C8C" w:rsidP="003035ED">
      <w:pPr>
        <w:pStyle w:val="Paragraphedeliste"/>
        <w:numPr>
          <w:ilvl w:val="0"/>
          <w:numId w:val="5"/>
        </w:numPr>
      </w:pPr>
      <w:r w:rsidRPr="0077092E">
        <w:t>Identify and explain the risks inherent in this Technical Architecture;</w:t>
      </w:r>
    </w:p>
    <w:p w:rsidR="002D7C8C" w:rsidRPr="0077092E" w:rsidRDefault="002D7C8C" w:rsidP="003035ED">
      <w:pPr>
        <w:pStyle w:val="Paragraphedeliste"/>
        <w:numPr>
          <w:ilvl w:val="0"/>
          <w:numId w:val="5"/>
        </w:numPr>
      </w:pPr>
      <w:r w:rsidRPr="0077092E">
        <w:t>Define baseline sizing, archiving and performance requirements;</w:t>
      </w:r>
    </w:p>
    <w:p w:rsidR="002D7C8C" w:rsidRDefault="002D7C8C" w:rsidP="003035ED">
      <w:pPr>
        <w:pStyle w:val="Paragraphedeliste"/>
        <w:numPr>
          <w:ilvl w:val="0"/>
          <w:numId w:val="5"/>
        </w:numPr>
      </w:pPr>
      <w:r w:rsidRPr="0077092E">
        <w:t>Identify the hardware and software specifications for the Development, Testing, QA and Production environments;</w:t>
      </w:r>
    </w:p>
    <w:p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w:t>
      </w:r>
      <w:proofErr w:type="spellStart"/>
      <w:r w:rsidR="005D6BD6">
        <w:t>datawarehouse</w:t>
      </w:r>
      <w:proofErr w:type="spellEnd"/>
      <w:r w:rsidR="00C4570E">
        <w:t>)</w:t>
      </w:r>
      <w:r w:rsidR="002D7C8C" w:rsidRPr="0077092E">
        <w:t>.</w:t>
      </w:r>
    </w:p>
    <w:p w:rsidR="002D7C8C" w:rsidRPr="0077092E" w:rsidRDefault="002D7C8C" w:rsidP="002D7C8C"/>
    <w:p w:rsidR="0046388E" w:rsidRDefault="0046388E" w:rsidP="002D7C8C">
      <w:r>
        <w:t xml:space="preserve">The MNCA IOT Smart City Platform will be deployed </w:t>
      </w:r>
      <w:r w:rsidR="0017161A">
        <w:t>up</w:t>
      </w:r>
      <w:r>
        <w:t>on the 3 data centers owned and managed by the MNCA DSI</w:t>
      </w:r>
    </w:p>
    <w:p w:rsidR="0017161A" w:rsidRDefault="0046388E" w:rsidP="00257354">
      <w:pPr>
        <w:pStyle w:val="Paragraphedeliste"/>
        <w:numPr>
          <w:ilvl w:val="0"/>
          <w:numId w:val="8"/>
        </w:numPr>
      </w:pPr>
      <w:r>
        <w:t xml:space="preserve">The main data center is Phoenix, </w:t>
      </w:r>
    </w:p>
    <w:p w:rsidR="0046388E" w:rsidRDefault="00E30F60" w:rsidP="00257354">
      <w:pPr>
        <w:pStyle w:val="Paragraphedeliste"/>
        <w:numPr>
          <w:ilvl w:val="0"/>
          <w:numId w:val="8"/>
        </w:numPr>
      </w:pPr>
      <w:r>
        <w:t>T</w:t>
      </w:r>
      <w:r w:rsidR="002C3CB2">
        <w:t xml:space="preserve">he secondary is </w:t>
      </w:r>
      <w:proofErr w:type="spellStart"/>
      <w:r w:rsidR="002C3CB2">
        <w:t>Bos</w:t>
      </w:r>
      <w:r w:rsidR="0046388E">
        <w:t>io</w:t>
      </w:r>
      <w:proofErr w:type="spellEnd"/>
      <w:r w:rsidR="0046388E">
        <w:t xml:space="preserve"> (currently underworks for </w:t>
      </w:r>
      <w:r w:rsidR="00951A6B">
        <w:t xml:space="preserve">revamping </w:t>
      </w:r>
      <w:r w:rsidR="00ED7967">
        <w:t>for</w:t>
      </w:r>
      <w:r w:rsidR="00951A6B">
        <w:t xml:space="preserve"> 6 months</w:t>
      </w:r>
      <w:r w:rsidR="0046388E">
        <w:t>)</w:t>
      </w:r>
      <w:r w:rsidR="00951A6B">
        <w:t>,</w:t>
      </w:r>
    </w:p>
    <w:p w:rsidR="00951A6B" w:rsidRDefault="00951A6B" w:rsidP="00257354">
      <w:pPr>
        <w:pStyle w:val="Paragraphedeliste"/>
        <w:numPr>
          <w:ilvl w:val="0"/>
          <w:numId w:val="8"/>
        </w:numPr>
      </w:pPr>
      <w:r>
        <w:t xml:space="preserve">The third one (the smallest) is </w:t>
      </w:r>
      <w:proofErr w:type="spellStart"/>
      <w:r>
        <w:t>Biscarra</w:t>
      </w:r>
      <w:proofErr w:type="spellEnd"/>
      <w:r w:rsidR="00702318">
        <w:t>, (the configuration has to be reconsidered</w:t>
      </w:r>
      <w:r w:rsidR="00F955BE">
        <w:t xml:space="preserve"> but after </w:t>
      </w:r>
      <w:proofErr w:type="spellStart"/>
      <w:proofErr w:type="gramStart"/>
      <w:r w:rsidR="00F955BE">
        <w:t>Bo</w:t>
      </w:r>
      <w:r w:rsidR="002C3CB2">
        <w:t>s</w:t>
      </w:r>
      <w:r w:rsidR="00F955BE">
        <w:t>io</w:t>
      </w:r>
      <w:proofErr w:type="spellEnd"/>
      <w:r w:rsidR="00F955BE">
        <w:t xml:space="preserve"> </w:t>
      </w:r>
      <w:r>
        <w:t>.</w:t>
      </w:r>
      <w:proofErr w:type="gramEnd"/>
    </w:p>
    <w:p w:rsidR="00E30F60" w:rsidRDefault="00E30F60" w:rsidP="002D7C8C"/>
    <w:p w:rsidR="00DF6FFB" w:rsidRDefault="0017161A" w:rsidP="00257354">
      <w:pPr>
        <w:pStyle w:val="Paragraphedeliste"/>
        <w:numPr>
          <w:ilvl w:val="0"/>
          <w:numId w:val="8"/>
        </w:numPr>
      </w:pPr>
      <w:r>
        <w:t xml:space="preserve">The hardware infrastructure is based on bare metal servers (Cisco and </w:t>
      </w:r>
      <w:r w:rsidR="00DF6FFB">
        <w:t xml:space="preserve">a few remaining </w:t>
      </w:r>
      <w:r>
        <w:t>HP)</w:t>
      </w:r>
    </w:p>
    <w:p w:rsidR="00FF32B0" w:rsidRDefault="00FF32B0" w:rsidP="00257354">
      <w:pPr>
        <w:pStyle w:val="Paragraphedeliste"/>
        <w:numPr>
          <w:ilvl w:val="0"/>
          <w:numId w:val="8"/>
        </w:numPr>
      </w:pPr>
      <w:r>
        <w:t>The servers are blade</w:t>
      </w:r>
      <w:r w:rsidR="004D7DE3">
        <w:t>s in enclosures, 3 enclosures per cabinet</w:t>
      </w:r>
    </w:p>
    <w:p w:rsidR="0017161A" w:rsidRDefault="00DF6FFB" w:rsidP="00257354">
      <w:pPr>
        <w:pStyle w:val="Paragraphedeliste"/>
        <w:numPr>
          <w:ilvl w:val="0"/>
          <w:numId w:val="8"/>
        </w:numPr>
      </w:pPr>
      <w:r>
        <w:t>The machine</w:t>
      </w:r>
      <w:r w:rsidR="00677ED6">
        <w:t>s</w:t>
      </w:r>
      <w:r>
        <w:t xml:space="preserve"> are managed with VMWare ESX as virtualization layer</w:t>
      </w:r>
      <w:r w:rsidR="002D2930">
        <w:t xml:space="preserve">, </w:t>
      </w:r>
      <w:proofErr w:type="spellStart"/>
      <w:r w:rsidR="002D2930">
        <w:t>vCenter</w:t>
      </w:r>
      <w:proofErr w:type="spellEnd"/>
      <w:r w:rsidR="002D2930">
        <w:t>,</w:t>
      </w:r>
      <w:r w:rsidR="002D2930" w:rsidRPr="002D2930">
        <w:t xml:space="preserve"> </w:t>
      </w:r>
      <w:proofErr w:type="spellStart"/>
      <w:r w:rsidR="002D2930" w:rsidRPr="002D2930">
        <w:t>vMotion</w:t>
      </w:r>
      <w:proofErr w:type="spellEnd"/>
      <w:r>
        <w:t>.</w:t>
      </w:r>
      <w:r w:rsidR="0017161A">
        <w:t xml:space="preserve"> </w:t>
      </w:r>
    </w:p>
    <w:p w:rsidR="00257354" w:rsidRDefault="0017161A" w:rsidP="002B3B56">
      <w:pPr>
        <w:pStyle w:val="Paragraphedeliste"/>
        <w:numPr>
          <w:ilvl w:val="0"/>
          <w:numId w:val="8"/>
        </w:numPr>
      </w:pPr>
      <w:r>
        <w:t>The</w:t>
      </w:r>
      <w:r w:rsidR="00CE0217">
        <w:t>re is a redundant SAN</w:t>
      </w:r>
      <w:r w:rsidR="00DF6FFB">
        <w:t xml:space="preserve"> (EMC)</w:t>
      </w:r>
      <w:r w:rsidR="00CE0217">
        <w:t>, dispatched in main and secondary DC.</w:t>
      </w:r>
    </w:p>
    <w:p w:rsidR="00CE0217" w:rsidRDefault="00677ED6" w:rsidP="002B3B56">
      <w:pPr>
        <w:pStyle w:val="Paragraphedeliste"/>
        <w:numPr>
          <w:ilvl w:val="0"/>
          <w:numId w:val="8"/>
        </w:numPr>
      </w:pPr>
      <w:r>
        <w:t>It exists also</w:t>
      </w:r>
      <w:r w:rsidR="00CE0217">
        <w:t xml:space="preserve"> </w:t>
      </w:r>
      <w:r>
        <w:t xml:space="preserve">a redundant </w:t>
      </w:r>
      <w:r w:rsidR="00CE0217">
        <w:t xml:space="preserve">NAS systems for </w:t>
      </w:r>
      <w:r>
        <w:t xml:space="preserve">low I/O </w:t>
      </w:r>
      <w:r w:rsidR="00CE0217">
        <w:t>file storage.</w:t>
      </w:r>
    </w:p>
    <w:p w:rsidR="00257354" w:rsidRDefault="00257354" w:rsidP="002D7C8C"/>
    <w:p w:rsidR="00CE0217" w:rsidRDefault="00CE0217" w:rsidP="002D7C8C">
      <w:r>
        <w:t>MNCA Network is man</w:t>
      </w:r>
      <w:r w:rsidR="00510F02">
        <w:t>aged with a cluster of firewall/</w:t>
      </w:r>
      <w:r>
        <w:t xml:space="preserve">routers, managing the separation in 4 different </w:t>
      </w:r>
      <w:r w:rsidR="004D7DE3">
        <w:t xml:space="preserve">virtual </w:t>
      </w:r>
      <w:r>
        <w:t>networks</w:t>
      </w:r>
    </w:p>
    <w:p w:rsidR="00CE0217" w:rsidRPr="00CE0217" w:rsidRDefault="00CE0217" w:rsidP="00CE0217">
      <w:pPr>
        <w:pStyle w:val="Paragraphedeliste"/>
        <w:numPr>
          <w:ilvl w:val="0"/>
          <w:numId w:val="7"/>
        </w:numPr>
        <w:rPr>
          <w:lang w:val="en-GB"/>
        </w:rPr>
      </w:pPr>
      <w:r w:rsidRPr="00CE0217">
        <w:rPr>
          <w:lang w:val="en-GB"/>
        </w:rPr>
        <w:t>Public DMZ for applications</w:t>
      </w:r>
    </w:p>
    <w:p w:rsidR="00CE0217" w:rsidRPr="00CE0217" w:rsidRDefault="00CE0217" w:rsidP="00CE0217">
      <w:pPr>
        <w:pStyle w:val="Paragraphedeliste"/>
        <w:numPr>
          <w:ilvl w:val="0"/>
          <w:numId w:val="7"/>
        </w:numPr>
        <w:rPr>
          <w:lang w:val="en-GB"/>
        </w:rPr>
      </w:pPr>
      <w:r w:rsidRPr="00CE0217">
        <w:rPr>
          <w:lang w:val="en-GB"/>
        </w:rPr>
        <w:t>Private DMZ</w:t>
      </w:r>
    </w:p>
    <w:p w:rsidR="00CE0217" w:rsidRPr="00CE0217" w:rsidRDefault="00CE0217" w:rsidP="00CE0217">
      <w:pPr>
        <w:pStyle w:val="Paragraphedeliste"/>
        <w:numPr>
          <w:ilvl w:val="0"/>
          <w:numId w:val="7"/>
        </w:numPr>
        <w:rPr>
          <w:lang w:val="en-GB"/>
        </w:rPr>
      </w:pPr>
      <w:r w:rsidRPr="00CE0217">
        <w:rPr>
          <w:lang w:val="en-GB"/>
        </w:rPr>
        <w:t>LAN</w:t>
      </w:r>
    </w:p>
    <w:p w:rsidR="00CE0217" w:rsidRPr="00CE0217" w:rsidRDefault="00CE0217" w:rsidP="00CE0217">
      <w:pPr>
        <w:pStyle w:val="Paragraphedeliste"/>
        <w:numPr>
          <w:ilvl w:val="0"/>
          <w:numId w:val="7"/>
        </w:numPr>
        <w:rPr>
          <w:lang w:val="en-GB"/>
        </w:rPr>
      </w:pPr>
      <w:r w:rsidRPr="00CE0217">
        <w:rPr>
          <w:lang w:val="en-GB"/>
        </w:rPr>
        <w:t>Field LAN for IOT gateways, devices and sensors</w:t>
      </w:r>
    </w:p>
    <w:p w:rsidR="00CE0217" w:rsidRDefault="00CE0217" w:rsidP="002D7C8C">
      <w:pPr>
        <w:rPr>
          <w:lang w:val="en-GB"/>
        </w:rPr>
      </w:pPr>
    </w:p>
    <w:p w:rsidR="00CE0217" w:rsidRDefault="00E30F60" w:rsidP="002D7C8C">
      <w:pPr>
        <w:rPr>
          <w:lang w:val="en-GB"/>
        </w:rPr>
      </w:pPr>
      <w:r>
        <w:rPr>
          <w:lang w:val="en-GB"/>
        </w:rPr>
        <w:t>There’s several</w:t>
      </w:r>
      <w:r w:rsidR="00677ED6">
        <w:rPr>
          <w:lang w:val="en-GB"/>
        </w:rPr>
        <w:t xml:space="preserve"> Load balancing F5 </w:t>
      </w:r>
      <w:r w:rsidR="001F75AA">
        <w:rPr>
          <w:lang w:val="en-GB"/>
        </w:rPr>
        <w:t xml:space="preserve">Big IP </w:t>
      </w:r>
      <w:r w:rsidR="00677ED6">
        <w:rPr>
          <w:lang w:val="en-GB"/>
        </w:rPr>
        <w:t xml:space="preserve">appliances at strategic points </w:t>
      </w:r>
      <w:r w:rsidR="004D7DE3">
        <w:rPr>
          <w:lang w:val="en-GB"/>
        </w:rPr>
        <w:t>to distribute load to data cent</w:t>
      </w:r>
      <w:r w:rsidR="00677ED6">
        <w:rPr>
          <w:lang w:val="en-GB"/>
        </w:rPr>
        <w:t>r</w:t>
      </w:r>
      <w:r w:rsidR="004D7DE3">
        <w:rPr>
          <w:lang w:val="en-GB"/>
        </w:rPr>
        <w:t>es</w:t>
      </w:r>
      <w:r w:rsidR="002D2930">
        <w:rPr>
          <w:lang w:val="en-GB"/>
        </w:rPr>
        <w:t>.</w:t>
      </w:r>
    </w:p>
    <w:p w:rsidR="0055791B" w:rsidRDefault="0055791B" w:rsidP="002D7C8C">
      <w:pPr>
        <w:rPr>
          <w:lang w:val="en-GB"/>
        </w:rPr>
      </w:pPr>
      <w:r>
        <w:rPr>
          <w:lang w:val="en-GB"/>
        </w:rPr>
        <w:t xml:space="preserve">On next page is presented the overview of the Phoenix </w:t>
      </w:r>
      <w:proofErr w:type="gramStart"/>
      <w:r>
        <w:rPr>
          <w:lang w:val="en-GB"/>
        </w:rPr>
        <w:t>main</w:t>
      </w:r>
      <w:proofErr w:type="gramEnd"/>
      <w:r>
        <w:rPr>
          <w:lang w:val="en-GB"/>
        </w:rPr>
        <w:t xml:space="preserve"> Data Centre.</w:t>
      </w:r>
    </w:p>
    <w:p w:rsidR="0055791B" w:rsidRPr="00CE0217" w:rsidRDefault="0055791B" w:rsidP="002D7C8C">
      <w:pPr>
        <w:rPr>
          <w:lang w:val="en-GB"/>
        </w:rPr>
      </w:pPr>
    </w:p>
    <w:p w:rsidR="00404E01" w:rsidRDefault="00404E01">
      <w:pPr>
        <w:spacing w:after="160" w:line="259" w:lineRule="auto"/>
        <w:rPr>
          <w:lang w:val="en-GB"/>
        </w:rPr>
      </w:pPr>
    </w:p>
    <w:p w:rsidR="00D20A54" w:rsidRDefault="00D20A54">
      <w:pPr>
        <w:spacing w:after="160" w:line="259" w:lineRule="auto"/>
        <w:rPr>
          <w:lang w:val="en-GB"/>
        </w:rPr>
      </w:pPr>
      <w:r>
        <w:rPr>
          <w:noProof/>
          <w:lang w:val="en-GB"/>
        </w:rPr>
        <w:lastRenderedPageBreak/>
        <w:drawing>
          <wp:inline distT="0" distB="0" distL="0" distR="0">
            <wp:extent cx="6000750" cy="1905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le-PHOENIX-R01-08.png"/>
                    <pic:cNvPicPr/>
                  </pic:nvPicPr>
                  <pic:blipFill rotWithShape="1">
                    <a:blip r:embed="rId12" cstate="print">
                      <a:extLst>
                        <a:ext uri="{28A0092B-C50C-407E-A947-70E740481C1C}">
                          <a14:useLocalDpi xmlns:a14="http://schemas.microsoft.com/office/drawing/2010/main" val="0"/>
                        </a:ext>
                      </a:extLst>
                    </a:blip>
                    <a:srcRect t="10157" b="9649"/>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43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le-PHOENIX-R09-15.png"/>
                    <pic:cNvPicPr/>
                  </pic:nvPicPr>
                  <pic:blipFill rotWithShape="1">
                    <a:blip r:embed="rId13" cstate="print">
                      <a:extLst>
                        <a:ext uri="{28A0092B-C50C-407E-A947-70E740481C1C}">
                          <a14:useLocalDpi xmlns:a14="http://schemas.microsoft.com/office/drawing/2010/main" val="0"/>
                        </a:ext>
                      </a:extLst>
                    </a:blip>
                    <a:srcRect t="9356" b="8847"/>
                    <a:stretch/>
                  </pic:blipFill>
                  <pic:spPr bwMode="auto">
                    <a:xfrm>
                      <a:off x="0" y="0"/>
                      <a:ext cx="6000750" cy="19431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05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le-PHOENIX-R16-23.png"/>
                    <pic:cNvPicPr/>
                  </pic:nvPicPr>
                  <pic:blipFill rotWithShape="1">
                    <a:blip r:embed="rId14" cstate="print">
                      <a:extLst>
                        <a:ext uri="{28A0092B-C50C-407E-A947-70E740481C1C}">
                          <a14:useLocalDpi xmlns:a14="http://schemas.microsoft.com/office/drawing/2010/main" val="0"/>
                        </a:ext>
                      </a:extLst>
                    </a:blip>
                    <a:srcRect t="9890" b="9917"/>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keepNext/>
        <w:spacing w:after="160" w:line="259" w:lineRule="auto"/>
      </w:pPr>
      <w:r>
        <w:rPr>
          <w:noProof/>
          <w:lang w:val="en-GB"/>
        </w:rPr>
        <w:drawing>
          <wp:inline distT="0" distB="0" distL="0" distR="0">
            <wp:extent cx="6000750" cy="2057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le-PHOENIX-R24-30.png"/>
                    <pic:cNvPicPr/>
                  </pic:nvPicPr>
                  <pic:blipFill rotWithShape="1">
                    <a:blip r:embed="rId15" cstate="print">
                      <a:extLst>
                        <a:ext uri="{28A0092B-C50C-407E-A947-70E740481C1C}">
                          <a14:useLocalDpi xmlns:a14="http://schemas.microsoft.com/office/drawing/2010/main" val="0"/>
                        </a:ext>
                      </a:extLst>
                    </a:blip>
                    <a:srcRect t="5613" b="7778"/>
                    <a:stretch/>
                  </pic:blipFill>
                  <pic:spPr bwMode="auto">
                    <a:xfrm>
                      <a:off x="0" y="0"/>
                      <a:ext cx="6000750" cy="20574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pStyle w:val="Lgende"/>
        <w:rPr>
          <w:sz w:val="14"/>
        </w:rPr>
      </w:pPr>
      <w:r w:rsidRPr="00D20A54">
        <w:rPr>
          <w:sz w:val="14"/>
        </w:rPr>
        <w:t xml:space="preserve">Figure </w:t>
      </w:r>
      <w:r w:rsidRPr="00D20A54">
        <w:rPr>
          <w:sz w:val="14"/>
        </w:rPr>
        <w:fldChar w:fldCharType="begin"/>
      </w:r>
      <w:r w:rsidRPr="00D20A54">
        <w:rPr>
          <w:sz w:val="14"/>
        </w:rPr>
        <w:instrText xml:space="preserve"> SEQ Figure \* ARABIC </w:instrText>
      </w:r>
      <w:r w:rsidRPr="00D20A54">
        <w:rPr>
          <w:sz w:val="14"/>
        </w:rPr>
        <w:fldChar w:fldCharType="separate"/>
      </w:r>
      <w:r w:rsidR="000F4D77">
        <w:rPr>
          <w:noProof/>
          <w:sz w:val="14"/>
        </w:rPr>
        <w:t>1</w:t>
      </w:r>
      <w:r w:rsidRPr="00D20A54">
        <w:rPr>
          <w:sz w:val="14"/>
        </w:rPr>
        <w:fldChar w:fldCharType="end"/>
      </w:r>
      <w:r w:rsidRPr="00D20A54">
        <w:rPr>
          <w:sz w:val="14"/>
        </w:rPr>
        <w:t xml:space="preserve">: </w:t>
      </w:r>
      <w:proofErr w:type="spellStart"/>
      <w:r w:rsidRPr="00D20A54">
        <w:rPr>
          <w:sz w:val="14"/>
        </w:rPr>
        <w:t>Poenix</w:t>
      </w:r>
      <w:proofErr w:type="spellEnd"/>
      <w:r w:rsidRPr="00D20A54">
        <w:rPr>
          <w:sz w:val="14"/>
        </w:rPr>
        <w:t xml:space="preserve"> DC overview</w:t>
      </w:r>
    </w:p>
    <w:p w:rsidR="00C2495A" w:rsidRDefault="00C2495A" w:rsidP="00C2495A">
      <w:pPr>
        <w:pStyle w:val="Titre2"/>
      </w:pPr>
      <w:bookmarkStart w:id="8" w:name="_Toc497335890"/>
      <w:r>
        <w:lastRenderedPageBreak/>
        <w:t>G</w:t>
      </w:r>
      <w:r w:rsidRPr="00C2495A">
        <w:t>lossary</w:t>
      </w:r>
      <w:bookmarkEnd w:id="8"/>
    </w:p>
    <w:p w:rsidR="00C2495A" w:rsidRDefault="00C2495A" w:rsidP="00C2495A"/>
    <w:p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rsidR="00293E95" w:rsidRPr="00C2495A" w:rsidRDefault="00293E95" w:rsidP="00293E9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6" w:history="1">
        <w:r w:rsidR="002E6579" w:rsidRPr="002E6579">
          <w:rPr>
            <w:rStyle w:val="Lienhypertexte"/>
          </w:rPr>
          <w:t>https://www.fiware.org/</w:t>
        </w:r>
      </w:hyperlink>
    </w:p>
    <w:p w:rsidR="00C2495A" w:rsidRDefault="00C2495A" w:rsidP="00C2495A">
      <w:r w:rsidRPr="00293E95">
        <w:rPr>
          <w:b/>
        </w:rPr>
        <w:t>IOT</w:t>
      </w:r>
      <w:r>
        <w:t xml:space="preserve">: Internet </w:t>
      </w:r>
      <w:proofErr w:type="gramStart"/>
      <w:r>
        <w:t>Of</w:t>
      </w:r>
      <w:proofErr w:type="gramEnd"/>
      <w:r>
        <w:t xml:space="preserve"> Things</w:t>
      </w:r>
    </w:p>
    <w:p w:rsidR="00C2495A" w:rsidRDefault="00C2495A" w:rsidP="00C2495A">
      <w:r w:rsidRPr="00293E95">
        <w:rPr>
          <w:b/>
        </w:rPr>
        <w:t>OMA</w:t>
      </w:r>
      <w:r>
        <w:t xml:space="preserve">: </w:t>
      </w:r>
      <w:hyperlink r:id="rId17"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rsidR="00C2495A" w:rsidRDefault="00C2495A" w:rsidP="00C2495A">
      <w:r w:rsidRPr="00293E95">
        <w:rPr>
          <w:b/>
        </w:rPr>
        <w:t>API</w:t>
      </w:r>
      <w:r>
        <w:t>:</w:t>
      </w:r>
      <w:r w:rsidRPr="00C2495A">
        <w:t xml:space="preserve"> App</w:t>
      </w:r>
      <w:r w:rsidR="00C87333">
        <w:t>lication Programming Interface</w:t>
      </w:r>
    </w:p>
    <w:p w:rsidR="00D914E7" w:rsidRDefault="00293E95" w:rsidP="00D914E7">
      <w:r w:rsidRPr="00697A16">
        <w:rPr>
          <w:b/>
        </w:rPr>
        <w:t>Context Broker</w:t>
      </w:r>
      <w:r>
        <w:t xml:space="preserve">: </w:t>
      </w:r>
      <w:r w:rsidR="00D914E7">
        <w:t>According to Gartner:</w:t>
      </w:r>
    </w:p>
    <w:p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rsidR="002F3448" w:rsidRDefault="002F3448" w:rsidP="00D914E7">
      <w:r>
        <w:t>F</w:t>
      </w:r>
      <w:r w:rsidRPr="002F3448">
        <w:t>unctionally speaking, context enables the data to be empowered by the interaction with other pieces of data.</w:t>
      </w:r>
    </w:p>
    <w:p w:rsidR="00C2495A" w:rsidRDefault="00C2495A" w:rsidP="00C2495A">
      <w:r w:rsidRPr="00293E95">
        <w:rPr>
          <w:b/>
        </w:rPr>
        <w:t>NGSI</w:t>
      </w:r>
      <w:r>
        <w:t xml:space="preserve">: New Generation Services Interface, </w:t>
      </w:r>
      <w:hyperlink r:id="rId18"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19"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293E95">
        <w:t xml:space="preserve"> by </w:t>
      </w:r>
      <w:proofErr w:type="spellStart"/>
      <w:r w:rsidR="00293E95">
        <w:t>Fiware</w:t>
      </w:r>
      <w:proofErr w:type="spellEnd"/>
      <w:r w:rsidR="00293E95">
        <w:t xml:space="preserve"> (Context Broker)</w:t>
      </w:r>
      <w:r w:rsidR="004F78E6">
        <w:t xml:space="preserve"> as the dorsal for the platform</w:t>
      </w:r>
    </w:p>
    <w:p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p>
    <w:p w:rsidR="00697A16" w:rsidRDefault="00697A16" w:rsidP="00C2495A">
      <w:r w:rsidRPr="00697A16">
        <w:rPr>
          <w:b/>
        </w:rPr>
        <w:t>Swarm</w:t>
      </w:r>
      <w:r>
        <w:t>:</w:t>
      </w:r>
      <w:r w:rsidR="000B52C2">
        <w:t xml:space="preserve"> </w:t>
      </w:r>
      <w:r w:rsidR="000B52C2" w:rsidRPr="000B52C2">
        <w:t>Docker Swarm provides native clustering functionality for Docker containers, which turns a group of Docker engines into a single, virtual Docker engine</w:t>
      </w:r>
      <w:r w:rsidR="000B52C2">
        <w:t>.</w:t>
      </w:r>
    </w:p>
    <w:p w:rsidR="00697A16" w:rsidRDefault="00697A16" w:rsidP="00C2495A">
      <w:r w:rsidRPr="00697A16">
        <w:rPr>
          <w:b/>
        </w:rPr>
        <w:t>VRF</w:t>
      </w:r>
      <w:r>
        <w:t>: Virtual Routing and Forwarding</w:t>
      </w:r>
      <w:r w:rsidR="000B52C2">
        <w:t xml:space="preserve"> network component.</w:t>
      </w:r>
    </w:p>
    <w:p w:rsidR="00C87333" w:rsidRDefault="00C87333" w:rsidP="00C2495A">
      <w:r w:rsidRPr="00C87333">
        <w:rPr>
          <w:b/>
        </w:rPr>
        <w:t>GDPR</w:t>
      </w:r>
      <w:r>
        <w:t>: General Data Protection Regulation</w:t>
      </w:r>
    </w:p>
    <w:p w:rsidR="00C87333" w:rsidRDefault="00C87333" w:rsidP="00C2495A">
      <w:r w:rsidRPr="00C87333">
        <w:rPr>
          <w:b/>
        </w:rPr>
        <w:t>RIA</w:t>
      </w:r>
      <w:r>
        <w:t>: Rich Internet Application</w:t>
      </w:r>
    </w:p>
    <w:p w:rsidR="002D7C8C" w:rsidRPr="00131C91" w:rsidRDefault="00F772CF" w:rsidP="00E90DD4">
      <w:pPr>
        <w:pStyle w:val="Titre1"/>
        <w:rPr>
          <w:lang w:val="en-GB"/>
        </w:rPr>
      </w:pPr>
      <w:r w:rsidRPr="00CE0217">
        <w:rPr>
          <w:lang w:val="en-GB"/>
        </w:rPr>
        <w:br w:type="page"/>
      </w:r>
      <w:bookmarkStart w:id="9" w:name="_Toc497335891"/>
      <w:r w:rsidR="002D7C8C">
        <w:lastRenderedPageBreak/>
        <w:t>Section 2 OVERALL TECHNICAL ARCHITECTURE</w:t>
      </w:r>
      <w:bookmarkEnd w:id="9"/>
    </w:p>
    <w:p w:rsidR="002D7C8C" w:rsidRDefault="002D7C8C" w:rsidP="00416418">
      <w:pPr>
        <w:pStyle w:val="Titre2"/>
        <w:numPr>
          <w:ilvl w:val="0"/>
          <w:numId w:val="0"/>
        </w:numPr>
        <w:ind w:left="576" w:hanging="576"/>
      </w:pPr>
      <w:bookmarkStart w:id="10" w:name="_Toc497335892"/>
      <w:r>
        <w:t>2.1 System Architecture Context Diagram</w:t>
      </w:r>
      <w:bookmarkEnd w:id="10"/>
    </w:p>
    <w:p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rsidR="00AC1403" w:rsidRDefault="00AC1403" w:rsidP="002D7C8C"/>
    <w:p w:rsidR="00AC1403" w:rsidRPr="0077092E" w:rsidRDefault="00AC1403" w:rsidP="002D7C8C"/>
    <w:p w:rsidR="0055791B" w:rsidRDefault="0055791B" w:rsidP="0055791B">
      <w:pPr>
        <w:keepNext/>
      </w:pPr>
      <w:r>
        <w:rPr>
          <w:noProof/>
        </w:rPr>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0">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0F4D77" w:rsidRPr="00DA5B8D">
        <w:rPr>
          <w:noProof/>
          <w:lang w:val="en-GB"/>
        </w:rPr>
        <w:t>2</w:t>
      </w:r>
      <w:r>
        <w:fldChar w:fldCharType="end"/>
      </w:r>
      <w:r w:rsidRPr="00DA5B8D">
        <w:rPr>
          <w:lang w:val="en-GB"/>
        </w:rPr>
        <w:t>: MNCA Infrastructure Global View</w:t>
      </w:r>
    </w:p>
    <w:p w:rsidR="00CA6402" w:rsidRPr="00C8208E" w:rsidRDefault="00CA6402" w:rsidP="0055791B">
      <w:pPr>
        <w:rPr>
          <w:lang w:val="en-GB"/>
        </w:rPr>
      </w:pPr>
      <w:r w:rsidRPr="00C8208E">
        <w:rPr>
          <w:lang w:val="en-GB"/>
        </w:rPr>
        <w:t xml:space="preserve">The </w:t>
      </w:r>
      <w:r w:rsidR="00C8208E" w:rsidRPr="00C8208E">
        <w:rPr>
          <w:lang w:val="en-GB"/>
        </w:rPr>
        <w:t>above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rsidR="007D0616" w:rsidRDefault="007D0616" w:rsidP="0055791B"/>
    <w:p w:rsidR="00AC1403" w:rsidRDefault="00D12B44" w:rsidP="0055791B">
      <w:r>
        <w:t xml:space="preserve">The </w:t>
      </w:r>
      <w:r w:rsidR="00702318">
        <w:t xml:space="preserve">existing </w:t>
      </w:r>
      <w:r>
        <w:t>IT services for MNCA are deployed through this available infrastructure.</w:t>
      </w:r>
    </w:p>
    <w:p w:rsidR="00452EB1" w:rsidRDefault="00452EB1" w:rsidP="0055791B">
      <w:r>
        <w:t xml:space="preserve">The Smart city platform will as well be deployed on the </w:t>
      </w:r>
      <w:r w:rsidR="001F75AA">
        <w:t xml:space="preserve">same data center infrastructure, </w:t>
      </w:r>
      <w:r w:rsidR="001C4F32">
        <w:t xml:space="preserve">but </w:t>
      </w:r>
      <w:r w:rsidR="001F75AA">
        <w:t xml:space="preserve">a new DMZ network </w:t>
      </w:r>
    </w:p>
    <w:p w:rsidR="00452EB1" w:rsidRDefault="00452EB1" w:rsidP="0055791B">
      <w:r>
        <w:t>Nevertheless, it might be that some new hardware will be required (servers, router/firewall, Load balancer)</w:t>
      </w:r>
    </w:p>
    <w:p w:rsidR="00452EB1" w:rsidRDefault="00452EB1" w:rsidP="0055791B"/>
    <w:p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rsidR="00452EB1" w:rsidRDefault="00452EB1" w:rsidP="00452EB1">
      <w:pPr>
        <w:pStyle w:val="Paragraphedeliste"/>
        <w:numPr>
          <w:ilvl w:val="0"/>
          <w:numId w:val="9"/>
        </w:numPr>
      </w:pPr>
      <w:r>
        <w:t>use MNCA mail services (outgoing/incoming)</w:t>
      </w:r>
    </w:p>
    <w:p w:rsidR="00452EB1" w:rsidRDefault="00452EB1" w:rsidP="00452EB1">
      <w:pPr>
        <w:pStyle w:val="Paragraphedeliste"/>
        <w:numPr>
          <w:ilvl w:val="0"/>
          <w:numId w:val="9"/>
        </w:numPr>
      </w:pPr>
      <w:r>
        <w:t>connect existing data sources to the new system instead of the current used data warehouse</w:t>
      </w:r>
    </w:p>
    <w:p w:rsidR="00702318" w:rsidRDefault="00A836C2" w:rsidP="00452EB1">
      <w:pPr>
        <w:pStyle w:val="Paragraphedeliste"/>
        <w:numPr>
          <w:ilvl w:val="0"/>
          <w:numId w:val="9"/>
        </w:numPr>
      </w:pPr>
      <w:r>
        <w:t xml:space="preserve">potentially </w:t>
      </w:r>
      <w:r w:rsidR="00702318">
        <w:t>use</w:t>
      </w:r>
      <w:r w:rsidR="00D12B44">
        <w:t xml:space="preserve"> global MNCA security system based on Microsoft Adam (LDAP server)</w:t>
      </w:r>
      <w:r w:rsidR="00C8208E">
        <w:t>, if necessary</w:t>
      </w:r>
    </w:p>
    <w:p w:rsidR="007D0616" w:rsidRDefault="007D0616" w:rsidP="00452EB1">
      <w:pPr>
        <w:pStyle w:val="Paragraphedeliste"/>
      </w:pPr>
    </w:p>
    <w:p w:rsidR="00250A09" w:rsidRDefault="00250A09" w:rsidP="0055791B">
      <w:r>
        <w:t xml:space="preserve">The MNCA </w:t>
      </w:r>
      <w:proofErr w:type="spellStart"/>
      <w:r>
        <w:t>smartcity</w:t>
      </w:r>
      <w:proofErr w:type="spellEnd"/>
      <w:r>
        <w:t xml:space="preserve"> platform </w:t>
      </w:r>
      <w:proofErr w:type="spellStart"/>
      <w:r>
        <w:t>wil</w:t>
      </w:r>
      <w:proofErr w:type="spellEnd"/>
      <w:r>
        <w:t xml:space="preserve"> be based on </w:t>
      </w:r>
      <w:hyperlink r:id="rId21" w:history="1">
        <w:r w:rsidRPr="00250A09">
          <w:rPr>
            <w:rStyle w:val="Lienhypertexte"/>
          </w:rPr>
          <w:t>FIWARE</w:t>
        </w:r>
      </w:hyperlink>
    </w:p>
    <w:p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rsidR="00250A09" w:rsidRDefault="00250A09" w:rsidP="0055791B">
      <w:r>
        <w:t xml:space="preserve"> </w:t>
      </w:r>
    </w:p>
    <w:p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remove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p>
    <w:p w:rsidR="00E476D2" w:rsidRDefault="00E476D2" w:rsidP="0055791B">
      <w:proofErr w:type="spellStart"/>
      <w:r>
        <w:lastRenderedPageBreak/>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rsidR="00E17CB3" w:rsidRDefault="00E17CB3" w:rsidP="0055791B"/>
    <w:p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rsidR="00A37FBE" w:rsidRPr="0055791B" w:rsidRDefault="00A37FBE" w:rsidP="0055791B">
      <w:r>
        <w:t xml:space="preserve"> </w:t>
      </w:r>
    </w:p>
    <w:p w:rsidR="003073C4" w:rsidRDefault="0055791B" w:rsidP="003073C4">
      <w:pPr>
        <w:keepNext/>
      </w:pPr>
      <w:r>
        <w:rPr>
          <w:noProof/>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2">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rsidR="0055791B" w:rsidRPr="0055791B" w:rsidRDefault="003073C4" w:rsidP="003073C4">
      <w:pPr>
        <w:pStyle w:val="Lgende"/>
      </w:pPr>
      <w:r>
        <w:t xml:space="preserve">Figure </w:t>
      </w:r>
      <w:r>
        <w:fldChar w:fldCharType="begin"/>
      </w:r>
      <w:r>
        <w:instrText xml:space="preserve"> SEQ Figure \* ARABIC </w:instrText>
      </w:r>
      <w:r>
        <w:fldChar w:fldCharType="separate"/>
      </w:r>
      <w:r w:rsidR="000F4D77">
        <w:rPr>
          <w:noProof/>
        </w:rPr>
        <w:t>3</w:t>
      </w:r>
      <w:r>
        <w:fldChar w:fldCharType="end"/>
      </w:r>
      <w:r>
        <w:t xml:space="preserve">: Docker swarm deployment for </w:t>
      </w:r>
      <w:r w:rsidR="00032B68">
        <w:t xml:space="preserve">MNCA Smart city </w:t>
      </w:r>
      <w:proofErr w:type="spellStart"/>
      <w:r>
        <w:t>Fiware</w:t>
      </w:r>
      <w:proofErr w:type="spellEnd"/>
      <w:r w:rsidR="00032B68">
        <w:t xml:space="preserve"> platform</w:t>
      </w:r>
    </w:p>
    <w:p w:rsidR="002D7C8C" w:rsidRDefault="00032B68" w:rsidP="002D7C8C">
      <w:r>
        <w:t>A Docker swarm</w:t>
      </w:r>
      <w:r w:rsidR="00C64B2E">
        <w:t xml:space="preserve"> solution has been chosen in a first step because of the </w:t>
      </w:r>
      <w:r w:rsidR="00D34B7C">
        <w:t>ease</w:t>
      </w:r>
      <w:r w:rsidR="00C64B2E">
        <w:t xml:space="preserve"> of use and configuration.</w:t>
      </w:r>
    </w:p>
    <w:p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of features, openness, </w:t>
      </w:r>
      <w:proofErr w:type="gramStart"/>
      <w:r>
        <w:t>and also</w:t>
      </w:r>
      <w:proofErr w:type="gramEnd"/>
      <w:r>
        <w:t xml:space="preserve"> adoption, among cloud orchestration tool</w:t>
      </w:r>
      <w:r w:rsidR="00921C8C">
        <w:t>s</w:t>
      </w:r>
      <w:r w:rsidR="00775797">
        <w:t xml:space="preserve"> today’s l</w:t>
      </w:r>
      <w:r>
        <w:t>an</w:t>
      </w:r>
      <w:r w:rsidR="00775797">
        <w:t>d</w:t>
      </w:r>
      <w:r>
        <w:t>scape.</w:t>
      </w:r>
    </w:p>
    <w:p w:rsidR="00C64B2E" w:rsidRDefault="00C64B2E" w:rsidP="002D7C8C">
      <w:r>
        <w:t>This is the right choice to start</w:t>
      </w:r>
      <w:r w:rsidR="00921C8C">
        <w:t xml:space="preserve"> with simple Do</w:t>
      </w:r>
      <w:r w:rsidR="006A0547">
        <w:t>c</w:t>
      </w:r>
      <w:r w:rsidR="00921C8C">
        <w:t>ker Swarm.</w:t>
      </w:r>
    </w:p>
    <w:p w:rsidR="00921C8C" w:rsidRDefault="00921C8C" w:rsidP="002D7C8C">
      <w:r>
        <w:t xml:space="preserve">It will be easy to add later another orchestration tool like Kubernetes, since it will be proposed as the Swarm complement in Docker </w:t>
      </w:r>
      <w:r w:rsidR="00E55DC2">
        <w:t>Enterprise</w:t>
      </w:r>
      <w:r>
        <w:t xml:space="preserve"> distribution (</w:t>
      </w:r>
      <w:hyperlink r:id="rId23" w:history="1">
        <w:r w:rsidRPr="006A0547">
          <w:rPr>
            <w:rStyle w:val="Lienhypertexte"/>
          </w:rPr>
          <w:t>very recent news</w:t>
        </w:r>
      </w:hyperlink>
      <w:r w:rsidR="006A0547">
        <w:t>)</w:t>
      </w:r>
      <w:r w:rsidR="00633C73">
        <w:t>.</w:t>
      </w:r>
    </w:p>
    <w:p w:rsidR="00775797" w:rsidRDefault="00775797" w:rsidP="002D7C8C">
      <w:proofErr w:type="gramStart"/>
      <w:r>
        <w:t>So</w:t>
      </w:r>
      <w:proofErr w:type="gramEnd"/>
      <w:r>
        <w:t xml:space="preserve"> the MNCA FIWARE smart city platform will be deployed in a global docker swarm covering the 3 data centers.</w:t>
      </w:r>
    </w:p>
    <w:p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rsidR="008F4289" w:rsidRDefault="008F4289" w:rsidP="002D7C8C">
      <w:r>
        <w:t xml:space="preserve">However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(number of instances of a service</w:t>
      </w:r>
      <w:proofErr w:type="gramStart"/>
      <w:r w:rsidR="00DB3545">
        <w:t>).</w:t>
      </w:r>
      <w:r w:rsidR="004B0A7C">
        <w:t>.</w:t>
      </w:r>
      <w:proofErr w:type="gramEnd"/>
    </w:p>
    <w:p w:rsidR="001A6D31" w:rsidRDefault="001A6D31" w:rsidP="002D7C8C"/>
    <w:p w:rsidR="0055791B" w:rsidRDefault="0055791B">
      <w:pPr>
        <w:spacing w:after="160" w:line="259" w:lineRule="auto"/>
        <w:rPr>
          <w:rFonts w:eastAsiaTheme="majorEastAsia" w:cstheme="majorBidi"/>
          <w:b/>
          <w:bCs/>
          <w:sz w:val="28"/>
          <w:szCs w:val="26"/>
        </w:rPr>
      </w:pPr>
      <w:r>
        <w:br w:type="page"/>
      </w:r>
    </w:p>
    <w:p w:rsidR="002D7C8C" w:rsidRDefault="002D7C8C" w:rsidP="002D7C8C">
      <w:pPr>
        <w:pStyle w:val="Titre2"/>
        <w:numPr>
          <w:ilvl w:val="1"/>
          <w:numId w:val="3"/>
        </w:numPr>
      </w:pPr>
      <w:bookmarkStart w:id="11" w:name="_Toc497335893"/>
      <w:r>
        <w:lastRenderedPageBreak/>
        <w:t>System Architecture Model</w:t>
      </w:r>
      <w:bookmarkEnd w:id="11"/>
    </w:p>
    <w:p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rsidR="000F4D77" w:rsidRPr="0077092E" w:rsidRDefault="000F4D77" w:rsidP="002D7C8C"/>
    <w:p w:rsidR="000F4D77" w:rsidRDefault="000F4D77" w:rsidP="000F4D77">
      <w:pPr>
        <w:keepNext/>
      </w:pPr>
      <w:r>
        <w:rPr>
          <w:noProof/>
        </w:rPr>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rsidR="002D7C8C" w:rsidRPr="0077092E" w:rsidRDefault="000F4D77" w:rsidP="000F4D77">
      <w:pPr>
        <w:pStyle w:val="Lgende"/>
      </w:pPr>
      <w:r>
        <w:t xml:space="preserve">Figure </w:t>
      </w:r>
      <w:r>
        <w:fldChar w:fldCharType="begin"/>
      </w:r>
      <w:r>
        <w:instrText xml:space="preserve"> SEQ Figure \* ARABIC </w:instrText>
      </w:r>
      <w:r>
        <w:fldChar w:fldCharType="separate"/>
      </w:r>
      <w:r>
        <w:rPr>
          <w:noProof/>
        </w:rPr>
        <w:t>4</w:t>
      </w:r>
      <w:r>
        <w:fldChar w:fldCharType="end"/>
      </w:r>
      <w:r>
        <w:t>: MNCA IOT Smart City Platform logical architecture</w:t>
      </w:r>
    </w:p>
    <w:p w:rsidR="002D7C8C" w:rsidRDefault="00D35DAA" w:rsidP="009A13A6">
      <w:pPr>
        <w:pStyle w:val="Paragraphedeliste"/>
        <w:numPr>
          <w:ilvl w:val="0"/>
          <w:numId w:val="10"/>
        </w:numPr>
      </w:pPr>
      <w:r>
        <w:t>Not all the relations between components have been represented in the above schema</w:t>
      </w:r>
    </w:p>
    <w:p w:rsidR="008005E6" w:rsidRDefault="00D35DAA" w:rsidP="009A13A6">
      <w:pPr>
        <w:pStyle w:val="Paragraphedeliste"/>
        <w:numPr>
          <w:ilvl w:val="0"/>
          <w:numId w:val="10"/>
        </w:numPr>
      </w:pPr>
      <w:r>
        <w:t xml:space="preserve">The central component that provides the main </w:t>
      </w:r>
      <w:r w:rsidR="005B3E51">
        <w:t xml:space="preserve">“super </w:t>
      </w:r>
      <w:r>
        <w:t>data bus</w:t>
      </w:r>
      <w:r w:rsidR="005B3E51">
        <w:t>”</w:t>
      </w:r>
      <w:r>
        <w:t xml:space="preserve"> is</w:t>
      </w:r>
      <w:r w:rsidR="005B3E51">
        <w:t xml:space="preserve"> the Orion Context Broker, </w:t>
      </w:r>
      <w:r w:rsidR="00F2163C">
        <w:t xml:space="preserve">this is a </w:t>
      </w:r>
      <w:proofErr w:type="spellStart"/>
      <w:r w:rsidR="00F2163C">
        <w:t>Fiware</w:t>
      </w:r>
      <w:proofErr w:type="spellEnd"/>
      <w:r w:rsidR="00F2163C">
        <w:t xml:space="preserve"> General Enabler (GE)</w:t>
      </w:r>
    </w:p>
    <w:p w:rsidR="00D35DAA" w:rsidRDefault="008005E6" w:rsidP="009A13A6">
      <w:pPr>
        <w:pStyle w:val="Paragraphedeliste"/>
        <w:numPr>
          <w:ilvl w:val="0"/>
          <w:numId w:val="10"/>
        </w:numPr>
      </w:pPr>
      <w:r>
        <w:t xml:space="preserve">As </w:t>
      </w:r>
      <w:r w:rsidR="005B3E51">
        <w:t xml:space="preserve">any interaction with this component is done using NGSI </w:t>
      </w:r>
      <w:r w:rsidR="005303D8">
        <w:t xml:space="preserve">REST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rsidR="009E29FD" w:rsidRDefault="009E29FD" w:rsidP="009A13A6">
      <w:pPr>
        <w:pStyle w:val="Paragraphedeliste"/>
        <w:numPr>
          <w:ilvl w:val="0"/>
          <w:numId w:val="10"/>
        </w:numPr>
      </w:pPr>
      <w:r>
        <w:t>The aim with the IDM component, is to try to offer a centralized SSO management over the whole platform</w:t>
      </w:r>
      <w:r w:rsidR="007D2CC4">
        <w:t xml:space="preserve">, allowing the </w:t>
      </w:r>
      <w:r w:rsidR="00D34B7C">
        <w:t>central control of access authorization to platform components.</w:t>
      </w:r>
    </w:p>
    <w:p w:rsidR="00D44027" w:rsidRDefault="009E29FD" w:rsidP="009A13A6">
      <w:pPr>
        <w:pStyle w:val="Paragraphedeliste"/>
        <w:numPr>
          <w:ilvl w:val="0"/>
          <w:numId w:val="10"/>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rsidR="00B535D8" w:rsidRDefault="00B86FE2" w:rsidP="00B535D8">
      <w:pPr>
        <w:pStyle w:val="Paragraphedeliste"/>
        <w:numPr>
          <w:ilvl w:val="0"/>
          <w:numId w:val="10"/>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w:t>
      </w:r>
      <w:r w:rsidR="00B535D8">
        <w:lastRenderedPageBreak/>
        <w:t xml:space="preserve">Most probably for development and QA, it will be required to deploy some </w:t>
      </w:r>
      <w:proofErr w:type="spellStart"/>
      <w:r w:rsidR="00B535D8">
        <w:t>Fiware</w:t>
      </w:r>
      <w:proofErr w:type="spellEnd"/>
      <w:r w:rsidR="00B535D8">
        <w:t xml:space="preserve"> components or even a complete platform for staging.</w:t>
      </w:r>
    </w:p>
    <w:p w:rsidR="001F7747" w:rsidRDefault="001F7747" w:rsidP="00B535D8">
      <w:pPr>
        <w:pStyle w:val="Paragraphedeliste"/>
        <w:numPr>
          <w:ilvl w:val="0"/>
          <w:numId w:val="10"/>
        </w:numPr>
      </w:pPr>
      <w:r>
        <w:t xml:space="preserve">A global reverse proxy and load balancer (F5 </w:t>
      </w:r>
      <w:proofErr w:type="spellStart"/>
      <w:r>
        <w:t>BigIP</w:t>
      </w:r>
      <w:proofErr w:type="spellEnd"/>
      <w:r>
        <w:t>) will be the main entry point to the smart city platform.</w:t>
      </w:r>
    </w:p>
    <w:p w:rsidR="005B3E51" w:rsidRDefault="005B3E51" w:rsidP="002D7C8C"/>
    <w:p w:rsidR="002D7C8C" w:rsidRDefault="002D7C8C" w:rsidP="00641BB8">
      <w:pPr>
        <w:pStyle w:val="Titre3"/>
        <w:numPr>
          <w:ilvl w:val="0"/>
          <w:numId w:val="0"/>
        </w:numPr>
        <w:ind w:left="720" w:hanging="720"/>
        <w:rPr>
          <w:i/>
        </w:rPr>
      </w:pPr>
      <w:bookmarkStart w:id="12" w:name="_Toc497335894"/>
      <w:r>
        <w:t>2.2.1 Overall Architectural Considerations</w:t>
      </w:r>
      <w:bookmarkEnd w:id="12"/>
    </w:p>
    <w:p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rsidR="00B535D8" w:rsidRDefault="00B535D8" w:rsidP="002D7C8C">
      <w:pPr>
        <w:numPr>
          <w:ilvl w:val="0"/>
          <w:numId w:val="1"/>
        </w:numPr>
        <w:rPr>
          <w:i/>
          <w:iCs/>
        </w:rPr>
      </w:pPr>
      <w:r>
        <w:rPr>
          <w:i/>
          <w:iCs/>
        </w:rPr>
        <w:t>Deployment strategy</w:t>
      </w:r>
    </w:p>
    <w:p w:rsidR="002D7C8C" w:rsidRDefault="002D7C8C" w:rsidP="002D7C8C">
      <w:pPr>
        <w:numPr>
          <w:ilvl w:val="0"/>
          <w:numId w:val="1"/>
        </w:numPr>
        <w:rPr>
          <w:i/>
          <w:iCs/>
        </w:rPr>
      </w:pPr>
      <w:r w:rsidRPr="0077092E">
        <w:rPr>
          <w:i/>
          <w:iCs/>
        </w:rPr>
        <w:t>Security Strategy</w:t>
      </w:r>
    </w:p>
    <w:p w:rsidR="009D7CA7" w:rsidRPr="0077092E" w:rsidRDefault="009D7CA7" w:rsidP="002D7C8C">
      <w:pPr>
        <w:numPr>
          <w:ilvl w:val="0"/>
          <w:numId w:val="1"/>
        </w:numPr>
        <w:rPr>
          <w:i/>
          <w:iCs/>
        </w:rPr>
      </w:pPr>
      <w:r>
        <w:rPr>
          <w:i/>
          <w:iCs/>
        </w:rPr>
        <w:t xml:space="preserve">Availability </w:t>
      </w:r>
      <w:r w:rsidRPr="0077092E">
        <w:rPr>
          <w:i/>
          <w:iCs/>
        </w:rPr>
        <w:t>requirements</w:t>
      </w:r>
    </w:p>
    <w:p w:rsidR="002D7C8C" w:rsidRPr="0077092E" w:rsidRDefault="002D7C8C" w:rsidP="002D7C8C">
      <w:pPr>
        <w:numPr>
          <w:ilvl w:val="0"/>
          <w:numId w:val="1"/>
        </w:numPr>
        <w:rPr>
          <w:i/>
          <w:iCs/>
        </w:rPr>
      </w:pPr>
      <w:r w:rsidRPr="0077092E">
        <w:rPr>
          <w:i/>
          <w:iCs/>
        </w:rPr>
        <w:t>Performance requirements</w:t>
      </w:r>
    </w:p>
    <w:p w:rsidR="002D7C8C" w:rsidRPr="0077092E" w:rsidRDefault="002D7C8C" w:rsidP="002D7C8C">
      <w:pPr>
        <w:numPr>
          <w:ilvl w:val="0"/>
          <w:numId w:val="1"/>
        </w:numPr>
        <w:rPr>
          <w:i/>
          <w:iCs/>
        </w:rPr>
      </w:pPr>
      <w:r w:rsidRPr="0077092E">
        <w:rPr>
          <w:i/>
          <w:iCs/>
        </w:rPr>
        <w:t>Accessibility</w:t>
      </w:r>
    </w:p>
    <w:p w:rsidR="002D7C8C" w:rsidRPr="0077092E" w:rsidRDefault="009A13A6" w:rsidP="002D7C8C">
      <w:pPr>
        <w:numPr>
          <w:ilvl w:val="0"/>
          <w:numId w:val="1"/>
        </w:numPr>
        <w:rPr>
          <w:i/>
          <w:iCs/>
        </w:rPr>
      </w:pPr>
      <w:r>
        <w:rPr>
          <w:i/>
          <w:iCs/>
        </w:rPr>
        <w:t>Database management</w:t>
      </w:r>
    </w:p>
    <w:p w:rsidR="002D7C8C" w:rsidRPr="0077092E" w:rsidRDefault="002D7C8C" w:rsidP="002D7C8C">
      <w:pPr>
        <w:numPr>
          <w:ilvl w:val="0"/>
          <w:numId w:val="1"/>
        </w:numPr>
        <w:rPr>
          <w:i/>
          <w:iCs/>
        </w:rPr>
      </w:pPr>
      <w:r w:rsidRPr="0077092E">
        <w:rPr>
          <w:i/>
          <w:iCs/>
        </w:rPr>
        <w:t>Transaction volumes</w:t>
      </w:r>
    </w:p>
    <w:p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rsidR="002D7C8C" w:rsidRPr="0077092E" w:rsidRDefault="002D7C8C" w:rsidP="002D7C8C">
      <w:pPr>
        <w:numPr>
          <w:ilvl w:val="0"/>
          <w:numId w:val="1"/>
        </w:numPr>
        <w:rPr>
          <w:i/>
          <w:iCs/>
        </w:rPr>
      </w:pPr>
      <w:r w:rsidRPr="0077092E">
        <w:rPr>
          <w:i/>
          <w:iCs/>
        </w:rPr>
        <w:t>Data import and export</w:t>
      </w:r>
    </w:p>
    <w:p w:rsidR="002D7C8C" w:rsidRDefault="002D7C8C" w:rsidP="002D7C8C">
      <w:pPr>
        <w:numPr>
          <w:ilvl w:val="0"/>
          <w:numId w:val="1"/>
        </w:numPr>
        <w:rPr>
          <w:i/>
          <w:iCs/>
        </w:rPr>
      </w:pPr>
      <w:r w:rsidRPr="0077092E">
        <w:rPr>
          <w:i/>
          <w:iCs/>
        </w:rPr>
        <w:t>Disaster recovery</w:t>
      </w:r>
    </w:p>
    <w:p w:rsidR="005E7F17" w:rsidRPr="0077092E" w:rsidRDefault="004E528F" w:rsidP="002D7C8C">
      <w:pPr>
        <w:numPr>
          <w:ilvl w:val="0"/>
          <w:numId w:val="1"/>
        </w:numPr>
        <w:rPr>
          <w:i/>
          <w:iCs/>
        </w:rPr>
      </w:pPr>
      <w:r>
        <w:rPr>
          <w:i/>
          <w:iCs/>
        </w:rPr>
        <w:t>GDPR</w:t>
      </w:r>
    </w:p>
    <w:p w:rsidR="002D7C8C" w:rsidRDefault="002D7C8C" w:rsidP="00B535D8"/>
    <w:p w:rsidR="00B535D8" w:rsidRDefault="00B535D8" w:rsidP="00B535D8">
      <w:pPr>
        <w:pStyle w:val="Titre4"/>
      </w:pPr>
      <w:r>
        <w:t>Deployment</w:t>
      </w:r>
      <w:r w:rsidRPr="00641BB8">
        <w:t xml:space="preserve"> Strategy</w:t>
      </w:r>
    </w:p>
    <w:p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rsidR="003F3997" w:rsidRDefault="00C42C28" w:rsidP="00B535D8">
      <w:r>
        <w:t>In this first step Docker engines will be deployed on Virtual machines dispatched on the 3 data centers.</w:t>
      </w:r>
    </w:p>
    <w:p w:rsidR="003E068C" w:rsidRDefault="003F3997" w:rsidP="00B535D8">
      <w:r>
        <w:t>The different modules will be grouped in services</w:t>
      </w:r>
      <w:r w:rsidR="003E068C">
        <w:t xml:space="preserve"> and stack (Docker concept).</w:t>
      </w:r>
    </w:p>
    <w:p w:rsidR="003E068C" w:rsidRDefault="003E068C" w:rsidP="00B535D8">
      <w:proofErr w:type="gramStart"/>
      <w:r>
        <w:t>With the exception of</w:t>
      </w:r>
      <w:proofErr w:type="gramEnd"/>
      <w:r>
        <w:t xml:space="preserve"> database servers, that will be deployed in clusters, at disposal for use by other components of the platform.</w:t>
      </w:r>
    </w:p>
    <w:p w:rsidR="00BC3F50" w:rsidRDefault="00B535D8" w:rsidP="00B535D8">
      <w:r>
        <w:t xml:space="preserve"> </w:t>
      </w:r>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13" w:name="_Toc496618778"/>
      <w:bookmarkStart w:id="14" w:name="_Toc496618951"/>
      <w:bookmarkStart w:id="15" w:name="_Toc496619010"/>
      <w:bookmarkStart w:id="16" w:name="_Toc496711837"/>
      <w:bookmarkStart w:id="17" w:name="_Toc496712340"/>
      <w:bookmarkStart w:id="18" w:name="_Toc496721317"/>
      <w:bookmarkStart w:id="19" w:name="_Toc497140555"/>
      <w:bookmarkStart w:id="20" w:name="_Toc497322727"/>
      <w:bookmarkStart w:id="21" w:name="_Toc497335759"/>
      <w:bookmarkStart w:id="22" w:name="_Toc497335895"/>
      <w:bookmarkEnd w:id="13"/>
      <w:bookmarkEnd w:id="14"/>
      <w:bookmarkEnd w:id="15"/>
      <w:bookmarkEnd w:id="16"/>
      <w:bookmarkEnd w:id="17"/>
      <w:bookmarkEnd w:id="18"/>
      <w:bookmarkEnd w:id="19"/>
      <w:bookmarkEnd w:id="20"/>
      <w:bookmarkEnd w:id="21"/>
      <w:bookmarkEnd w:id="22"/>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3" w:name="_Toc497322728"/>
      <w:bookmarkStart w:id="24" w:name="_Toc497335760"/>
      <w:bookmarkStart w:id="25" w:name="_Toc497335896"/>
      <w:bookmarkEnd w:id="23"/>
      <w:bookmarkEnd w:id="24"/>
      <w:bookmarkEnd w:id="25"/>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6" w:name="_Toc497322729"/>
      <w:bookmarkStart w:id="27" w:name="_Toc497335761"/>
      <w:bookmarkStart w:id="28" w:name="_Toc497335897"/>
      <w:bookmarkEnd w:id="26"/>
      <w:bookmarkEnd w:id="27"/>
      <w:bookmarkEnd w:id="28"/>
    </w:p>
    <w:p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29" w:name="_Toc497322730"/>
      <w:bookmarkStart w:id="30" w:name="_Toc497335762"/>
      <w:bookmarkStart w:id="31" w:name="_Toc497335898"/>
      <w:bookmarkEnd w:id="29"/>
      <w:bookmarkEnd w:id="30"/>
      <w:bookmarkEnd w:id="31"/>
    </w:p>
    <w:p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rsidR="00B535D8" w:rsidRDefault="00B535D8" w:rsidP="00B535D8">
      <w:pPr>
        <w:pStyle w:val="Titre4"/>
      </w:pPr>
      <w:r w:rsidRPr="00641BB8">
        <w:t>Security Strategy</w:t>
      </w:r>
    </w:p>
    <w:p w:rsidR="00641BB8" w:rsidRDefault="00B535D8" w:rsidP="00B535D8">
      <w:r>
        <w:t xml:space="preserve">Security is achieved through a global identity and access rights management component the </w:t>
      </w:r>
      <w:proofErr w:type="spellStart"/>
      <w:r>
        <w:t>Fiware</w:t>
      </w:r>
      <w:proofErr w:type="spellEnd"/>
      <w:r>
        <w:t xml:space="preserve"> </w:t>
      </w:r>
      <w:r w:rsidR="00304000">
        <w:t>Identity Management GE</w:t>
      </w:r>
      <w:r w:rsidR="00641BB8">
        <w:t>, providing SSO</w:t>
      </w:r>
      <w:r w:rsidR="003207C2">
        <w:t xml:space="preserve"> and secure access to other components of the platform, according to requester authorizations.</w:t>
      </w:r>
    </w:p>
    <w:p w:rsidR="003207C2" w:rsidRPr="00641BB8" w:rsidRDefault="003207C2" w:rsidP="00641BB8"/>
    <w:p w:rsidR="009D7CA7" w:rsidRDefault="009D7CA7" w:rsidP="00641BB8">
      <w:pPr>
        <w:pStyle w:val="Titre4"/>
      </w:pPr>
      <w:r w:rsidRPr="00641BB8">
        <w:t>Availability requirements</w:t>
      </w:r>
    </w:p>
    <w:p w:rsidR="003207C2" w:rsidRDefault="003207C2" w:rsidP="003207C2">
      <w:r>
        <w:t>All the components used in the platform will be deployed in a way providing high availability</w:t>
      </w:r>
      <w:r w:rsidR="00302734">
        <w:t>.</w:t>
      </w:r>
    </w:p>
    <w:p w:rsidR="00302734" w:rsidRDefault="001B766D" w:rsidP="003207C2">
      <w:r>
        <w:t>The services and the associated databases should ideally be deployed on the 3 data centers</w:t>
      </w:r>
      <w:r w:rsidR="00627283">
        <w:t>,</w:t>
      </w:r>
    </w:p>
    <w:p w:rsidR="00627283" w:rsidRDefault="00627283" w:rsidP="003207C2">
      <w:r>
        <w:t xml:space="preserve">The third one remaining </w:t>
      </w:r>
      <w:r w:rsidR="00B871BD">
        <w:t xml:space="preserve">off-line, </w:t>
      </w:r>
      <w:r w:rsidR="003E068C">
        <w:t>should host</w:t>
      </w:r>
      <w:r w:rsidR="00B871BD">
        <w:t xml:space="preserve"> replicas of the databases, updated in real-time.</w:t>
      </w:r>
    </w:p>
    <w:p w:rsidR="001B766D" w:rsidRDefault="001B766D" w:rsidP="003207C2">
      <w:r>
        <w:t>The use</w:t>
      </w:r>
      <w:r w:rsidR="00E8420C">
        <w:t xml:space="preserve"> of Docker provides an easy way </w:t>
      </w:r>
      <w:r>
        <w:t xml:space="preserve">to </w:t>
      </w:r>
      <w:r w:rsidR="00627283">
        <w:t>deploy highly available services, on several containers and several nodes</w:t>
      </w:r>
      <w:r w:rsidR="003E068C">
        <w:t xml:space="preserve"> of a swarm</w:t>
      </w:r>
    </w:p>
    <w:p w:rsidR="001F40F3" w:rsidRPr="003207C2" w:rsidRDefault="001F40F3" w:rsidP="003207C2"/>
    <w:p w:rsidR="009D7CA7" w:rsidRDefault="009D7CA7" w:rsidP="00641BB8">
      <w:pPr>
        <w:pStyle w:val="Titre4"/>
      </w:pPr>
      <w:r w:rsidRPr="00641BB8">
        <w:t>Performance requirements</w:t>
      </w:r>
    </w:p>
    <w:p w:rsidR="003207C2"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EF4C1F">
        <w:t xml:space="preserve">, </w:t>
      </w:r>
      <w:proofErr w:type="gramStart"/>
      <w:r w:rsidR="00EF4C1F">
        <w:t>through the use of</w:t>
      </w:r>
      <w:proofErr w:type="gramEnd"/>
      <w:r w:rsidR="00EF4C1F">
        <w:t xml:space="preserve"> Docker</w:t>
      </w:r>
      <w:r>
        <w:t xml:space="preserve"> it is very easy to achieve</w:t>
      </w:r>
      <w:r w:rsidR="00B871BD">
        <w:t xml:space="preserve"> by changing services configuration on the fly</w:t>
      </w:r>
      <w:r w:rsidR="001F40F3">
        <w:t>.</w:t>
      </w:r>
    </w:p>
    <w:p w:rsidR="002964F3" w:rsidRDefault="002964F3" w:rsidP="003207C2"/>
    <w:p w:rsidR="001F40F3" w:rsidRPr="003207C2" w:rsidRDefault="001F40F3" w:rsidP="003207C2"/>
    <w:p w:rsidR="009D7CA7" w:rsidRDefault="009D7CA7" w:rsidP="00641BB8">
      <w:pPr>
        <w:pStyle w:val="Titre4"/>
      </w:pPr>
      <w:r w:rsidRPr="00641BB8">
        <w:t>Accessibility</w:t>
      </w:r>
    </w:p>
    <w:p w:rsidR="001F40F3" w:rsidRDefault="001F40F3" w:rsidP="001F40F3">
      <w:r>
        <w:t xml:space="preserve">Nothing specific is included in </w:t>
      </w:r>
      <w:proofErr w:type="spellStart"/>
      <w:r>
        <w:t>Fiware</w:t>
      </w:r>
      <w:proofErr w:type="spellEnd"/>
      <w:r>
        <w:t xml:space="preserve"> for accessibility management,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rsidR="001F40F3" w:rsidRPr="001F40F3" w:rsidRDefault="001F40F3" w:rsidP="001F40F3"/>
    <w:p w:rsidR="009D7CA7" w:rsidRDefault="009D7CA7" w:rsidP="00641BB8">
      <w:pPr>
        <w:pStyle w:val="Titre4"/>
      </w:pPr>
      <w:r w:rsidRPr="00641BB8">
        <w:t>Database management</w:t>
      </w:r>
    </w:p>
    <w:p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rsidR="001F40F3" w:rsidRDefault="001F40F3" w:rsidP="001F40F3">
      <w:r>
        <w:t>PostgreSQL, MySQL, Mongo</w:t>
      </w:r>
      <w:r w:rsidR="00EF4C1F">
        <w:t>DB, and an Hadoop cluster.</w:t>
      </w:r>
    </w:p>
    <w:p w:rsidR="00EF4C1F" w:rsidRDefault="00EF4C1F" w:rsidP="001F40F3">
      <w:r>
        <w:lastRenderedPageBreak/>
        <w:t xml:space="preserve">To simplify the maintenance: </w:t>
      </w:r>
    </w:p>
    <w:p w:rsidR="00EF4C1F" w:rsidRDefault="00EF4C1F" w:rsidP="001F40F3">
      <w:r>
        <w:t>PostgreSQL should replace MySQL in each component where it’s possible, if it’s not possible MariaDB should replace MySQL without change.</w:t>
      </w:r>
    </w:p>
    <w:p w:rsidR="00C51AF6" w:rsidRDefault="00C51AF6" w:rsidP="001F40F3">
      <w:r>
        <w:t>To rationalize the architecture, each kind of database service will be deployed once in the platform, share</w:t>
      </w:r>
      <w:r w:rsidR="00B63CED">
        <w:t>d</w:t>
      </w:r>
      <w:r>
        <w:t xml:space="preserve"> by the client components.</w:t>
      </w:r>
    </w:p>
    <w:p w:rsidR="00C51AF6" w:rsidRDefault="00C51AF6" w:rsidP="001F40F3">
      <w:r>
        <w:t>Each of the database service will be based on a cluster</w:t>
      </w:r>
      <w:r w:rsidR="00DF2A0F">
        <w:t>:</w:t>
      </w:r>
    </w:p>
    <w:p w:rsidR="00C51AF6" w:rsidRDefault="00C51AF6" w:rsidP="00B63CED">
      <w:pPr>
        <w:pStyle w:val="Paragraphedeliste"/>
        <w:numPr>
          <w:ilvl w:val="0"/>
          <w:numId w:val="20"/>
        </w:numPr>
      </w:pPr>
      <w:r>
        <w:t>This is native architecture for MongoDB</w:t>
      </w:r>
    </w:p>
    <w:p w:rsidR="00EF4C1F" w:rsidRDefault="00EF4C1F" w:rsidP="00B63CED">
      <w:pPr>
        <w:pStyle w:val="Paragraphedeliste"/>
        <w:numPr>
          <w:ilvl w:val="0"/>
          <w:numId w:val="20"/>
        </w:numPr>
      </w:pPr>
      <w:r>
        <w:t>PostgreSQL database</w:t>
      </w:r>
      <w:r w:rsidR="00DF2A0F">
        <w:t>s</w:t>
      </w:r>
      <w:r>
        <w:t xml:space="preserve"> will be based on a </w:t>
      </w:r>
      <w:proofErr w:type="spellStart"/>
      <w:r>
        <w:t>Citus</w:t>
      </w:r>
      <w:proofErr w:type="spellEnd"/>
      <w:r>
        <w:t xml:space="preserve"> cluster</w:t>
      </w:r>
    </w:p>
    <w:p w:rsidR="00C51AF6" w:rsidRDefault="00C51AF6" w:rsidP="00B63CED">
      <w:pPr>
        <w:pStyle w:val="Paragraphedeliste"/>
        <w:numPr>
          <w:ilvl w:val="0"/>
          <w:numId w:val="20"/>
        </w:numPr>
      </w:pPr>
      <w:r>
        <w:t>MySQL database</w:t>
      </w:r>
      <w:r w:rsidR="00DF2A0F">
        <w:t>s</w:t>
      </w:r>
      <w:r>
        <w:t xml:space="preserve"> will be based on a </w:t>
      </w:r>
      <w:proofErr w:type="spellStart"/>
      <w:r>
        <w:t>Galera</w:t>
      </w:r>
      <w:proofErr w:type="spellEnd"/>
      <w:r>
        <w:t xml:space="preserve"> cluster</w:t>
      </w:r>
    </w:p>
    <w:p w:rsidR="0094348C" w:rsidRDefault="007058B9" w:rsidP="0094348C">
      <w:r>
        <w:t xml:space="preserve">May be thinking to master data management </w:t>
      </w:r>
      <w:r w:rsidR="00805211">
        <w:t>at the occasion of this project is an opportunity to consider</w:t>
      </w:r>
    </w:p>
    <w:p w:rsidR="00805211" w:rsidRDefault="00805211" w:rsidP="0094348C">
      <w:proofErr w:type="gramStart"/>
      <w:r>
        <w:t>In particular to</w:t>
      </w:r>
      <w:proofErr w:type="gramEnd"/>
      <w:r>
        <w:t xml:space="preserve"> reach GDPR conformity more easily, by using appropriate tools to manage data and the access rights.</w:t>
      </w:r>
    </w:p>
    <w:p w:rsidR="00EF4C1F" w:rsidRPr="001F40F3" w:rsidRDefault="00EF4C1F" w:rsidP="001F40F3"/>
    <w:p w:rsidR="009D7CA7" w:rsidRDefault="009D7CA7" w:rsidP="00641BB8">
      <w:pPr>
        <w:pStyle w:val="Titre4"/>
      </w:pPr>
      <w:r w:rsidRPr="00641BB8">
        <w:t>Transaction volumes</w:t>
      </w:r>
    </w:p>
    <w:p w:rsidR="003F3997" w:rsidRDefault="00C51AF6" w:rsidP="00C51AF6">
      <w:r>
        <w:t>No</w:t>
      </w:r>
      <w:r w:rsidR="009B3161">
        <w:t xml:space="preserve"> specific requirement</w:t>
      </w:r>
      <w:r w:rsidR="0036086A">
        <w:t>, best effort will be observed</w:t>
      </w:r>
      <w:r w:rsidR="003E4AC6">
        <w:t>, but as the database clusters will be easily scalable, the transaction volume increase can be anticipated</w:t>
      </w:r>
      <w:r w:rsidR="003F3997">
        <w:t>.</w:t>
      </w:r>
    </w:p>
    <w:p w:rsidR="00C51AF6" w:rsidRDefault="003F3997" w:rsidP="00C51AF6">
      <w:r>
        <w:t>For that t</w:t>
      </w:r>
      <w:r w:rsidR="003E4AC6">
        <w:t xml:space="preserve">he monitoring system </w:t>
      </w:r>
      <w:r>
        <w:t xml:space="preserve">must have detailed history about transaction activity to be compared to processing/storage/network activity of the system, </w:t>
      </w:r>
      <w:proofErr w:type="gramStart"/>
      <w:r>
        <w:t>in order to</w:t>
      </w:r>
      <w:proofErr w:type="gramEnd"/>
      <w:r>
        <w:t xml:space="preserve"> be able to analyze the need of adding a node to the cluster, or just another container.</w:t>
      </w:r>
    </w:p>
    <w:p w:rsidR="009B3161" w:rsidRPr="00C51AF6" w:rsidRDefault="009B3161" w:rsidP="00C51AF6"/>
    <w:p w:rsidR="009D7CA7" w:rsidRDefault="009B3161" w:rsidP="00641BB8">
      <w:pPr>
        <w:pStyle w:val="Titre4"/>
      </w:pPr>
      <w:r>
        <w:t>Concurrent user</w:t>
      </w:r>
      <w:r w:rsidR="0036086A">
        <w:t xml:space="preserve"> &amp; devices</w:t>
      </w:r>
    </w:p>
    <w:p w:rsidR="00E13566" w:rsidRDefault="009B3161" w:rsidP="009B3161">
      <w:r>
        <w:t>No specific requirement</w:t>
      </w:r>
      <w:r w:rsidR="00E13566">
        <w:t>.</w:t>
      </w:r>
    </w:p>
    <w:p w:rsidR="009B3161" w:rsidRPr="00C51AF6" w:rsidRDefault="00E13566" w:rsidP="009B3161">
      <w:r>
        <w:t>T</w:t>
      </w:r>
      <w:r w:rsidR="00B27D5D">
        <w:t>he</w:t>
      </w:r>
      <w:r w:rsidR="002964F3">
        <w:t xml:space="preserve"> scalability </w:t>
      </w:r>
      <w:r w:rsidR="00B27D5D">
        <w:t>of the platform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providing </w:t>
      </w:r>
      <w:r w:rsidR="00551D23">
        <w:t>the provisioning of enough computing nodes and bare metal servers</w:t>
      </w:r>
      <w:r w:rsidR="0036086A">
        <w:t xml:space="preserve"> to absorb the load</w:t>
      </w:r>
      <w:r w:rsidR="00551D23">
        <w:t>.</w:t>
      </w:r>
    </w:p>
    <w:p w:rsidR="009B3161" w:rsidRPr="009B3161" w:rsidRDefault="009B3161" w:rsidP="009B3161"/>
    <w:p w:rsidR="009D7CA7" w:rsidRDefault="009D7CA7" w:rsidP="00641BB8">
      <w:pPr>
        <w:pStyle w:val="Titre4"/>
      </w:pPr>
      <w:r w:rsidRPr="00641BB8">
        <w:t>Data import and export</w:t>
      </w:r>
    </w:p>
    <w:p w:rsidR="00C51AF6" w:rsidRDefault="00C51AF6" w:rsidP="00C51AF6">
      <w:r>
        <w:t>Data existing in the current data warehouse will be imported into the new platform</w:t>
      </w:r>
      <w:r w:rsidR="00DF2A0F">
        <w:t xml:space="preserve">, the main concern remains the current data model adaptation to </w:t>
      </w:r>
      <w:r w:rsidR="00DB3545">
        <w:t xml:space="preserve">existing </w:t>
      </w:r>
      <w:hyperlink r:id="rId25"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xml:space="preserve">, that, if possible, match a </w:t>
      </w:r>
      <w:proofErr w:type="spellStart"/>
      <w:r w:rsidR="00CE1668">
        <w:t>Fiware</w:t>
      </w:r>
      <w:proofErr w:type="spellEnd"/>
      <w:r w:rsidR="00CE1668">
        <w:t xml:space="preserve"> data model</w:t>
      </w:r>
      <w:r w:rsidR="007F5BE3">
        <w:t>.</w:t>
      </w:r>
    </w:p>
    <w:p w:rsidR="009B3161" w:rsidRPr="00C51AF6" w:rsidRDefault="009B3161" w:rsidP="00C51AF6"/>
    <w:p w:rsidR="009D7CA7" w:rsidRDefault="009D7CA7" w:rsidP="00641BB8">
      <w:pPr>
        <w:pStyle w:val="Titre4"/>
      </w:pPr>
      <w:r w:rsidRPr="00641BB8">
        <w:t>Disaster recovery</w:t>
      </w:r>
    </w:p>
    <w:p w:rsidR="002A0357" w:rsidRDefault="00302734" w:rsidP="00302734">
      <w:r>
        <w:t xml:space="preserve">The </w:t>
      </w:r>
      <w:r w:rsidR="00551D23">
        <w:t>3</w:t>
      </w:r>
      <w:r>
        <w:t xml:space="preserve"> data center</w:t>
      </w:r>
      <w:r w:rsidR="00551D23">
        <w:t>s</w:t>
      </w:r>
      <w:r>
        <w:t xml:space="preserve"> should be </w:t>
      </w:r>
      <w:r w:rsidR="00180EFE">
        <w:t xml:space="preserve">involved in the smart city platform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rsidR="00E13566" w:rsidRPr="00302734" w:rsidRDefault="00E13566" w:rsidP="00302734"/>
    <w:p w:rsidR="009D7CA7" w:rsidRDefault="009D7CA7" w:rsidP="00641BB8">
      <w:pPr>
        <w:pStyle w:val="Titre4"/>
      </w:pPr>
      <w:r w:rsidRPr="00641BB8">
        <w:t>GDPR</w:t>
      </w:r>
    </w:p>
    <w:p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rsidR="00DF0958" w:rsidRDefault="00DF0958" w:rsidP="00E13566"/>
    <w:p w:rsidR="00DF0958" w:rsidRDefault="00DF0958" w:rsidP="00E13566">
      <w:r w:rsidRPr="00DF0958">
        <w:t>Here are the major changes that are mentioned in this new legislation:</w:t>
      </w:r>
    </w:p>
    <w:p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rsidR="00DF0958" w:rsidRDefault="00DF0958" w:rsidP="00DF0958"/>
    <w:p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proofErr w:type="spellStart"/>
      <w:r w:rsidR="00D55299">
        <w:t>minimi</w:t>
      </w:r>
      <w:r w:rsidR="008D0AAB">
        <w:t>s</w:t>
      </w:r>
      <w:r w:rsidR="00D55299">
        <w:t>ation</w:t>
      </w:r>
      <w:proofErr w:type="spellEnd"/>
      <w:r>
        <w:t>.</w:t>
      </w:r>
    </w:p>
    <w:p w:rsidR="00DF0958" w:rsidRDefault="00DF0958" w:rsidP="00DF0958"/>
    <w:p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rsidR="00DF0958" w:rsidRDefault="00DF0958" w:rsidP="00DF0958"/>
    <w:p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rsidR="00DF0958" w:rsidRDefault="00DF0958" w:rsidP="00DF0958"/>
    <w:p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rsidR="00DF0958" w:rsidRDefault="00DF0958" w:rsidP="00DF0958"/>
    <w:p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rsidR="00DF0958" w:rsidRDefault="00DF0958" w:rsidP="00DF0958"/>
    <w:p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rsidR="00DF0958" w:rsidRDefault="00DF0958" w:rsidP="00DF0958"/>
    <w:p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rsidR="00D55299" w:rsidRDefault="00D55299" w:rsidP="00D55299">
      <w:pPr>
        <w:pStyle w:val="Paragraphedeliste"/>
      </w:pPr>
    </w:p>
    <w:p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rsidR="006A5945" w:rsidRDefault="006A5945" w:rsidP="006A5945">
      <w:pPr>
        <w:pStyle w:val="Paragraphedeliste"/>
      </w:pPr>
    </w:p>
    <w:p w:rsidR="006A5945" w:rsidRDefault="006A5945" w:rsidP="006A5945">
      <w:r>
        <w:t>The 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rsidR="00C84F8F" w:rsidRDefault="00C84F8F" w:rsidP="006A5945">
      <w:r>
        <w:t xml:space="preserve">Data Protection Act identifies Data controllers and Data Processors as separate jobs: </w:t>
      </w:r>
    </w:p>
    <w:p w:rsidR="00C84F8F" w:rsidRDefault="00C84F8F" w:rsidP="006A5945">
      <w:hyperlink r:id="rId26" w:history="1">
        <w:r w:rsidRPr="0053125C">
          <w:rPr>
            <w:rStyle w:val="Lienhypertexte"/>
          </w:rPr>
          <w:t>https://ico.org.uk/media/for-organisations/documents/1546/data-controllers-and-data-processors-dp-guidance.pdf</w:t>
        </w:r>
      </w:hyperlink>
    </w:p>
    <w:p w:rsidR="00C84F8F" w:rsidRDefault="00C84F8F" w:rsidP="006A5945"/>
    <w:p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rsidR="002D0A1A" w:rsidRDefault="002D0A1A" w:rsidP="006A5945">
      <w:r>
        <w:t xml:space="preserve">However, in the case of cross usage of multiple history datasets </w:t>
      </w:r>
      <w:r w:rsidR="00876C36">
        <w:t xml:space="preserve">like </w:t>
      </w:r>
      <w:r>
        <w:t>in some data-science cases, data must be anonymized, before being delivered for analysis</w:t>
      </w:r>
      <w:r w:rsidR="000E7672">
        <w:t>, this is to consider either at data acquisition step and data consuming step</w:t>
      </w:r>
      <w:r>
        <w:t>.</w:t>
      </w:r>
    </w:p>
    <w:p w:rsidR="00014B9D" w:rsidRDefault="00014B9D" w:rsidP="006A5945"/>
    <w:p w:rsidR="00AC148F" w:rsidRDefault="00AC148F" w:rsidP="006A5945"/>
    <w:p w:rsidR="00DF0958" w:rsidRDefault="00DF0958" w:rsidP="00DF0958"/>
    <w:p w:rsidR="006D5B84" w:rsidRDefault="006D5B84">
      <w:pPr>
        <w:spacing w:after="160" w:line="259" w:lineRule="auto"/>
        <w:rPr>
          <w:rFonts w:eastAsiaTheme="majorEastAsia" w:cstheme="majorBidi"/>
          <w:b/>
          <w:bCs/>
          <w:sz w:val="28"/>
          <w:szCs w:val="26"/>
        </w:rPr>
      </w:pPr>
      <w:r>
        <w:br w:type="page"/>
      </w:r>
    </w:p>
    <w:p w:rsidR="002D7C8C" w:rsidRPr="00015DD1" w:rsidRDefault="002D7C8C" w:rsidP="00015DD1">
      <w:pPr>
        <w:pStyle w:val="Titre2"/>
        <w:numPr>
          <w:ilvl w:val="1"/>
          <w:numId w:val="29"/>
        </w:numPr>
        <w:rPr>
          <w:i/>
        </w:rPr>
      </w:pPr>
      <w:bookmarkStart w:id="32" w:name="_Toc497335899"/>
      <w:r>
        <w:lastRenderedPageBreak/>
        <w:t>System Architecture Component Definitions</w:t>
      </w:r>
      <w:bookmarkEnd w:id="32"/>
    </w:p>
    <w:p w:rsidR="002D7C8C" w:rsidRDefault="003F7740" w:rsidP="002D7C8C">
      <w:pPr>
        <w:pStyle w:val="Titre3"/>
        <w:numPr>
          <w:ilvl w:val="2"/>
          <w:numId w:val="4"/>
        </w:numPr>
      </w:pPr>
      <w:bookmarkStart w:id="33" w:name="_Toc497335900"/>
      <w:r>
        <w:t>Security Component</w:t>
      </w:r>
      <w:r w:rsidR="00F6725F">
        <w:t xml:space="preserve"> IDM GE</w:t>
      </w:r>
      <w:bookmarkEnd w:id="33"/>
    </w:p>
    <w:p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rsidR="00416418" w:rsidRDefault="00416418" w:rsidP="002D7C8C">
      <w:r>
        <w:t xml:space="preserve">It is composed of 3 elements: </w:t>
      </w:r>
    </w:p>
    <w:p w:rsidR="00416418" w:rsidRDefault="005B7B3E" w:rsidP="00ED7967">
      <w:pPr>
        <w:pStyle w:val="Paragraphedeliste"/>
        <w:numPr>
          <w:ilvl w:val="0"/>
          <w:numId w:val="17"/>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27" w:history="1">
        <w:proofErr w:type="spellStart"/>
        <w:r w:rsidR="00D72124" w:rsidRPr="00D72124">
          <w:rPr>
            <w:rStyle w:val="Lienhypertexte"/>
            <w:lang w:val="en-GB"/>
          </w:rPr>
          <w:t>Keyrock</w:t>
        </w:r>
        <w:proofErr w:type="spellEnd"/>
      </w:hyperlink>
    </w:p>
    <w:p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28" w:history="1">
        <w:proofErr w:type="spellStart"/>
        <w:r w:rsidR="00D72124" w:rsidRPr="00D72124">
          <w:rPr>
            <w:rStyle w:val="Lienhypertexte"/>
          </w:rPr>
          <w:t>AuthZForce</w:t>
        </w:r>
        <w:proofErr w:type="spellEnd"/>
      </w:hyperlink>
      <w:r>
        <w:rPr>
          <w:lang w:val="en-GB"/>
        </w:rPr>
        <w:t xml:space="preserve"> </w:t>
      </w:r>
    </w:p>
    <w:p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29" w:history="1">
        <w:r w:rsidRPr="00D72124">
          <w:rPr>
            <w:rStyle w:val="Lienhypertexte"/>
          </w:rPr>
          <w:t>PEP</w:t>
        </w:r>
        <w:r w:rsidRPr="00D72124">
          <w:rPr>
            <w:rStyle w:val="Lienhypertexte"/>
          </w:rPr>
          <w:t xml:space="preserve"> </w:t>
        </w:r>
        <w:r w:rsidRPr="00D72124">
          <w:rPr>
            <w:rStyle w:val="Lienhypertexte"/>
          </w:rPr>
          <w:t>Proxy</w:t>
        </w:r>
      </w:hyperlink>
      <w:r>
        <w:t xml:space="preserve"> </w:t>
      </w:r>
    </w:p>
    <w:p w:rsidR="00ED7967" w:rsidRDefault="00ED7967" w:rsidP="00ED7967">
      <w:pPr>
        <w:ind w:left="360"/>
      </w:pPr>
    </w:p>
    <w:p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2D7C8C" w:rsidTr="0089494C">
        <w:tc>
          <w:tcPr>
            <w:tcW w:w="2698" w:type="dxa"/>
          </w:tcPr>
          <w:p w:rsidR="002D7C8C" w:rsidRDefault="002D7C8C" w:rsidP="0089494C">
            <w:pPr>
              <w:rPr>
                <w:b/>
                <w:bCs/>
              </w:rPr>
            </w:pPr>
            <w:r>
              <w:rPr>
                <w:b/>
                <w:bCs/>
              </w:rPr>
              <w:t>Architecture Component</w:t>
            </w:r>
          </w:p>
        </w:tc>
        <w:tc>
          <w:tcPr>
            <w:tcW w:w="3818" w:type="dxa"/>
          </w:tcPr>
          <w:p w:rsidR="002D7C8C" w:rsidRDefault="002D7C8C" w:rsidP="0089494C">
            <w:pPr>
              <w:rPr>
                <w:b/>
                <w:bCs/>
              </w:rPr>
            </w:pPr>
            <w:r>
              <w:rPr>
                <w:b/>
                <w:bCs/>
              </w:rPr>
              <w:t>Component Elements</w:t>
            </w:r>
          </w:p>
        </w:tc>
      </w:tr>
      <w:tr w:rsidR="002D7C8C" w:rsidTr="0089494C">
        <w:tc>
          <w:tcPr>
            <w:tcW w:w="2698" w:type="dxa"/>
          </w:tcPr>
          <w:p w:rsidR="002D7C8C" w:rsidRDefault="002D7C8C" w:rsidP="0089494C">
            <w:r>
              <w:t>Database Server</w:t>
            </w:r>
          </w:p>
        </w:tc>
        <w:tc>
          <w:tcPr>
            <w:tcW w:w="3818" w:type="dxa"/>
          </w:tcPr>
          <w:p w:rsidR="002D7C8C" w:rsidRDefault="009D7CA7" w:rsidP="0089494C">
            <w:r>
              <w:t xml:space="preserve">changed to </w:t>
            </w:r>
            <w:proofErr w:type="spellStart"/>
            <w:r>
              <w:t>Postgresql</w:t>
            </w:r>
            <w:proofErr w:type="spellEnd"/>
            <w:r w:rsidR="00090977">
              <w:t>/</w:t>
            </w:r>
            <w:proofErr w:type="spellStart"/>
            <w:r w:rsidR="00090977">
              <w:t>Citus</w:t>
            </w:r>
            <w:proofErr w:type="spellEnd"/>
            <w:r>
              <w:t xml:space="preserve"> instead of MySQL</w:t>
            </w:r>
          </w:p>
        </w:tc>
      </w:tr>
      <w:tr w:rsidR="002D7C8C" w:rsidTr="0089494C">
        <w:tc>
          <w:tcPr>
            <w:tcW w:w="2698" w:type="dxa"/>
          </w:tcPr>
          <w:p w:rsidR="002D7C8C" w:rsidRDefault="002D7C8C" w:rsidP="0089494C">
            <w:r>
              <w:t>Application</w:t>
            </w:r>
            <w:r w:rsidR="00E90DD4">
              <w:t>s</w:t>
            </w:r>
          </w:p>
        </w:tc>
        <w:tc>
          <w:tcPr>
            <w:tcW w:w="3818" w:type="dxa"/>
          </w:tcPr>
          <w:p w:rsidR="002D7C8C" w:rsidRDefault="009D7CA7" w:rsidP="0089494C">
            <w:proofErr w:type="spellStart"/>
            <w:r>
              <w:t>Keyrock</w:t>
            </w:r>
            <w:proofErr w:type="spellEnd"/>
            <w:r>
              <w:t xml:space="preserve"> (API backend + front-end: Horizon </w:t>
            </w:r>
            <w:r w:rsidR="009A38D3">
              <w:t>Django based application</w:t>
            </w:r>
            <w:r>
              <w:t>)</w:t>
            </w:r>
          </w:p>
          <w:p w:rsidR="009D7CA7" w:rsidRDefault="009D7CA7" w:rsidP="0089494C">
            <w:proofErr w:type="spellStart"/>
            <w:r>
              <w:t>AuthZforce</w:t>
            </w:r>
            <w:proofErr w:type="spellEnd"/>
          </w:p>
          <w:p w:rsidR="009D7CA7" w:rsidRDefault="009D7CA7" w:rsidP="0089494C">
            <w:r>
              <w:t>PEP Proxy</w:t>
            </w:r>
          </w:p>
          <w:p w:rsidR="009D7CA7" w:rsidRDefault="009D7CA7" w:rsidP="0089494C"/>
        </w:tc>
      </w:tr>
    </w:tbl>
    <w:p w:rsidR="002D7C8C" w:rsidRDefault="0089494C" w:rsidP="002D7C8C">
      <w:r>
        <w:br w:type="textWrapping" w:clear="all"/>
      </w:r>
    </w:p>
    <w:p w:rsidR="002D7C8C" w:rsidRPr="0077092E" w:rsidRDefault="002D7C8C" w:rsidP="002D7C8C"/>
    <w:p w:rsidR="00B27D5D" w:rsidRPr="00B27D5D" w:rsidRDefault="00B27D5D" w:rsidP="00B27D5D">
      <w:pPr>
        <w:pStyle w:val="Paragraphedeliste"/>
        <w:keepNext/>
        <w:keepLines/>
        <w:numPr>
          <w:ilvl w:val="2"/>
          <w:numId w:val="11"/>
        </w:numPr>
        <w:spacing w:before="200"/>
        <w:ind w:left="720"/>
        <w:contextualSpacing w:val="0"/>
        <w:outlineLvl w:val="2"/>
        <w:rPr>
          <w:rFonts w:eastAsiaTheme="majorEastAsia" w:cstheme="majorBidi"/>
          <w:b/>
          <w:bCs/>
          <w:vanish/>
          <w:sz w:val="24"/>
        </w:rPr>
      </w:pPr>
      <w:bookmarkStart w:id="34" w:name="_Toc496618784"/>
      <w:bookmarkStart w:id="35" w:name="_Toc496618957"/>
      <w:bookmarkStart w:id="36" w:name="_Toc496619016"/>
      <w:bookmarkStart w:id="37" w:name="_Toc496711842"/>
      <w:bookmarkStart w:id="38" w:name="_Toc496712345"/>
      <w:bookmarkStart w:id="39" w:name="_Toc496721322"/>
      <w:bookmarkStart w:id="40" w:name="_Toc497140560"/>
      <w:bookmarkStart w:id="41" w:name="_Toc497322733"/>
      <w:bookmarkStart w:id="42" w:name="_Toc497335765"/>
      <w:bookmarkStart w:id="43" w:name="_Toc497335901"/>
      <w:bookmarkEnd w:id="34"/>
      <w:bookmarkEnd w:id="35"/>
      <w:bookmarkEnd w:id="36"/>
      <w:bookmarkEnd w:id="37"/>
      <w:bookmarkEnd w:id="38"/>
      <w:bookmarkEnd w:id="39"/>
      <w:bookmarkEnd w:id="40"/>
      <w:bookmarkEnd w:id="41"/>
      <w:bookmarkEnd w:id="42"/>
      <w:bookmarkEnd w:id="43"/>
    </w:p>
    <w:p w:rsidR="00090977" w:rsidRDefault="00E61E09" w:rsidP="00090977">
      <w:pPr>
        <w:pStyle w:val="Titre3"/>
      </w:pPr>
      <w:bookmarkStart w:id="44" w:name="_Toc497335902"/>
      <w:r>
        <w:t xml:space="preserve">Orion </w:t>
      </w:r>
      <w:r w:rsidR="00090977">
        <w:t>Context Broker Component</w:t>
      </w:r>
      <w:bookmarkEnd w:id="44"/>
    </w:p>
    <w:p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rsidR="006A56B0" w:rsidRDefault="006A56B0" w:rsidP="00090977">
      <w:r>
        <w:t xml:space="preserve">The </w:t>
      </w:r>
      <w:r w:rsidRPr="006A56B0">
        <w:t>reference implementation of the Publish/Subscribe Context Broker GE</w:t>
      </w:r>
      <w:r>
        <w:t>.</w:t>
      </w:r>
    </w:p>
    <w:p w:rsidR="006A56B0" w:rsidRDefault="006A56B0" w:rsidP="00090977">
      <w:r>
        <w:t xml:space="preserve">Orion Context Broker allows </w:t>
      </w:r>
      <w:r w:rsidRPr="006A56B0">
        <w:t xml:space="preserve">to manage the entire lifecycle of context information including updates, queries, registrations and subscriptions. </w:t>
      </w:r>
    </w:p>
    <w:p w:rsidR="006A56B0" w:rsidRDefault="006A56B0" w:rsidP="00090977">
      <w:r w:rsidRPr="006A56B0">
        <w:t xml:space="preserve">It is an </w:t>
      </w:r>
      <w:hyperlink r:id="rId30" w:history="1">
        <w:r w:rsidRPr="006A56B0">
          <w:rPr>
            <w:rStyle w:val="Lienhypertexte"/>
          </w:rPr>
          <w:t>NGSIv2</w:t>
        </w:r>
      </w:hyperlink>
      <w:r w:rsidRPr="006A56B0">
        <w:t xml:space="preserve"> server implementation to manage context information and its availability.</w:t>
      </w:r>
    </w:p>
    <w:p w:rsidR="00B63CED" w:rsidRDefault="006A56B0" w:rsidP="00090977">
      <w:r>
        <w:t xml:space="preserve">on </w:t>
      </w:r>
      <w:proofErr w:type="spellStart"/>
      <w:r w:rsidR="00E92D07">
        <w:t>Fiware</w:t>
      </w:r>
      <w:proofErr w:type="spellEnd"/>
      <w:r w:rsidR="00E92D07">
        <w:t xml:space="preserve"> catalog</w:t>
      </w:r>
      <w:r w:rsidR="00B63CED">
        <w:t xml:space="preserve">: </w:t>
      </w:r>
      <w:hyperlink r:id="rId31" w:history="1">
        <w:r w:rsidR="00B63CED" w:rsidRPr="00B63CED">
          <w:rPr>
            <w:rStyle w:val="Lienhypertexte"/>
          </w:rPr>
          <w:t>Orion Context Broker</w:t>
        </w:r>
      </w:hyperlink>
    </w:p>
    <w:p w:rsidR="006A56B0" w:rsidRDefault="006A56B0" w:rsidP="00090977"/>
    <w:p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rsidTr="00E61E09">
        <w:tc>
          <w:tcPr>
            <w:tcW w:w="2698" w:type="dxa"/>
          </w:tcPr>
          <w:p w:rsidR="00E61E09" w:rsidRDefault="00E61E09" w:rsidP="00E61E09">
            <w:pPr>
              <w:rPr>
                <w:b/>
                <w:bCs/>
              </w:rPr>
            </w:pPr>
            <w:r>
              <w:rPr>
                <w:b/>
                <w:bCs/>
              </w:rPr>
              <w:t>Architecture Component</w:t>
            </w:r>
          </w:p>
        </w:tc>
        <w:tc>
          <w:tcPr>
            <w:tcW w:w="3818" w:type="dxa"/>
          </w:tcPr>
          <w:p w:rsidR="00E61E09" w:rsidRDefault="00E61E09" w:rsidP="00E61E09">
            <w:pPr>
              <w:rPr>
                <w:b/>
                <w:bCs/>
              </w:rPr>
            </w:pPr>
            <w:r>
              <w:rPr>
                <w:b/>
                <w:bCs/>
              </w:rPr>
              <w:t>Component Elements</w:t>
            </w:r>
          </w:p>
        </w:tc>
      </w:tr>
      <w:tr w:rsidR="00E61E09" w:rsidTr="00E61E09">
        <w:tc>
          <w:tcPr>
            <w:tcW w:w="2698" w:type="dxa"/>
          </w:tcPr>
          <w:p w:rsidR="00E61E09" w:rsidRDefault="00E61E09" w:rsidP="00E61E09">
            <w:r>
              <w:t>Database Server</w:t>
            </w:r>
          </w:p>
        </w:tc>
        <w:tc>
          <w:tcPr>
            <w:tcW w:w="3818" w:type="dxa"/>
          </w:tcPr>
          <w:p w:rsidR="00E61E09" w:rsidRDefault="00E61E09" w:rsidP="00E61E09">
            <w:r>
              <w:t>MongoDB</w:t>
            </w:r>
          </w:p>
        </w:tc>
      </w:tr>
      <w:tr w:rsidR="00E61E09" w:rsidTr="00E61E09">
        <w:tc>
          <w:tcPr>
            <w:tcW w:w="2698" w:type="dxa"/>
          </w:tcPr>
          <w:p w:rsidR="00E61E09" w:rsidRDefault="00E61E09" w:rsidP="00E61E09">
            <w:r>
              <w:t>Applications</w:t>
            </w:r>
          </w:p>
        </w:tc>
        <w:tc>
          <w:tcPr>
            <w:tcW w:w="3818" w:type="dxa"/>
          </w:tcPr>
          <w:p w:rsidR="00E61E09" w:rsidRDefault="00E61E09" w:rsidP="00E61E09">
            <w:r>
              <w:t xml:space="preserve">Orion context </w:t>
            </w:r>
            <w:r w:rsidR="00184779">
              <w:t>broker</w:t>
            </w:r>
          </w:p>
          <w:p w:rsidR="00E61E09" w:rsidRDefault="00E61E09" w:rsidP="00E61E09"/>
        </w:tc>
      </w:tr>
    </w:tbl>
    <w:p w:rsidR="00E61E09" w:rsidRPr="00F2163C" w:rsidRDefault="00E61E09" w:rsidP="00090977"/>
    <w:p w:rsidR="00090977" w:rsidRDefault="00090977" w:rsidP="006F6545">
      <w:pPr>
        <w:pStyle w:val="Titre3"/>
      </w:pPr>
      <w:bookmarkStart w:id="45" w:name="_Toc497335903"/>
      <w:r>
        <w:t>MongoDB Component</w:t>
      </w:r>
      <w:bookmarkEnd w:id="45"/>
    </w:p>
    <w:p w:rsidR="00384B07" w:rsidRDefault="00B63CED" w:rsidP="00090977">
      <w:r>
        <w:t xml:space="preserve">This component is the </w:t>
      </w:r>
      <w:hyperlink r:id="rId32"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rsidR="00090977" w:rsidRPr="00F2163C"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p>
    <w:p w:rsidR="00090977" w:rsidRDefault="001115BF" w:rsidP="006F6545">
      <w:pPr>
        <w:pStyle w:val="Titre3"/>
      </w:pPr>
      <w:bookmarkStart w:id="46" w:name="_Toc497335904"/>
      <w:proofErr w:type="spellStart"/>
      <w:r>
        <w:t>Citus</w:t>
      </w:r>
      <w:proofErr w:type="spellEnd"/>
      <w:r>
        <w:t>/PostgreSQL Cluster</w:t>
      </w:r>
      <w:r w:rsidR="00090977">
        <w:t xml:space="preserve"> Component</w:t>
      </w:r>
      <w:bookmarkEnd w:id="46"/>
    </w:p>
    <w:p w:rsidR="00090977" w:rsidRDefault="00090977" w:rsidP="00090977">
      <w:r>
        <w:t xml:space="preserve">This component is </w:t>
      </w:r>
      <w:r w:rsidR="00B63CED">
        <w:t xml:space="preserve">the cluster of </w:t>
      </w:r>
      <w:hyperlink r:id="rId33"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rsidR="00B63CED" w:rsidRDefault="00B63CED" w:rsidP="00090977">
      <w:r>
        <w:t xml:space="preserve">The component is based on </w:t>
      </w:r>
      <w:hyperlink r:id="rId34" w:history="1">
        <w:proofErr w:type="spellStart"/>
        <w:r w:rsidRPr="00793D77">
          <w:rPr>
            <w:rStyle w:val="Lienhypertexte"/>
          </w:rPr>
          <w:t>Citus</w:t>
        </w:r>
        <w:proofErr w:type="spellEnd"/>
      </w:hyperlink>
      <w:r>
        <w:t>, an open source clustering solution for PostgreSQL.</w:t>
      </w:r>
    </w:p>
    <w:p w:rsidR="00B63CED" w:rsidRPr="00F2163C" w:rsidRDefault="00B63CED" w:rsidP="00090977">
      <w:r>
        <w:t xml:space="preserve">PostgreSQL is used by several components in the platform: such as CKAN, and those that will be changed from MySQL to PostgreSQL like </w:t>
      </w:r>
      <w:proofErr w:type="spellStart"/>
      <w:r>
        <w:t>Keyrock</w:t>
      </w:r>
      <w:proofErr w:type="spellEnd"/>
      <w:r>
        <w:t xml:space="preserve">, </w:t>
      </w:r>
      <w:r w:rsidR="00E03667">
        <w:t>Biz Eco System</w:t>
      </w:r>
    </w:p>
    <w:p w:rsidR="00F577C1" w:rsidRDefault="001115BF" w:rsidP="005F14A1">
      <w:pPr>
        <w:pStyle w:val="Titre3"/>
      </w:pPr>
      <w:bookmarkStart w:id="47" w:name="_Toc497335905"/>
      <w:proofErr w:type="spellStart"/>
      <w:r>
        <w:t>Galera</w:t>
      </w:r>
      <w:proofErr w:type="spellEnd"/>
      <w:r>
        <w:t>/MySQL Cluster</w:t>
      </w:r>
      <w:r w:rsidR="00F577C1">
        <w:t xml:space="preserve"> Component</w:t>
      </w:r>
      <w:bookmarkEnd w:id="47"/>
    </w:p>
    <w:p w:rsidR="001115BF" w:rsidRDefault="00F577C1" w:rsidP="00F577C1">
      <w:r>
        <w:t xml:space="preserve">This component is the cluster of </w:t>
      </w:r>
      <w:r w:rsidR="001115BF">
        <w:t xml:space="preserve">MySQL </w:t>
      </w:r>
      <w:r>
        <w:t xml:space="preserve">database servers of the </w:t>
      </w:r>
      <w:proofErr w:type="spellStart"/>
      <w:r>
        <w:t>Fiware</w:t>
      </w:r>
      <w:proofErr w:type="spellEnd"/>
      <w:r>
        <w:t xml:space="preserve"> platform.</w:t>
      </w:r>
    </w:p>
    <w:p w:rsidR="001115BF" w:rsidRDefault="001115BF" w:rsidP="00F577C1">
      <w:r>
        <w:t xml:space="preserve">To provide high availability and scalability the component will be based on a clustering solution proposed by MariaDB: </w:t>
      </w:r>
      <w:proofErr w:type="spellStart"/>
      <w:r>
        <w:t>Galera</w:t>
      </w:r>
      <w:proofErr w:type="spellEnd"/>
      <w:r>
        <w:t xml:space="preserve"> cluster</w:t>
      </w:r>
    </w:p>
    <w:p w:rsidR="00A7296C" w:rsidRDefault="00A7296C" w:rsidP="00A7296C">
      <w:pPr>
        <w:pStyle w:val="Titre3"/>
      </w:pPr>
      <w:bookmarkStart w:id="48" w:name="_Toc497335906"/>
      <w:r>
        <w:t>Cosmos Big Data Component</w:t>
      </w:r>
      <w:bookmarkEnd w:id="48"/>
    </w:p>
    <w:p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rsidR="00651EB6" w:rsidRDefault="00651EB6" w:rsidP="00A7296C"/>
    <w:p w:rsidR="00A7296C" w:rsidRDefault="00090977" w:rsidP="00A7296C">
      <w:r>
        <w:t>it’s composed of many modules:</w:t>
      </w:r>
    </w:p>
    <w:p w:rsidR="00E702E7" w:rsidRDefault="00C7350C" w:rsidP="00A7296C">
      <w:r>
        <w:t>Cygnus</w:t>
      </w:r>
    </w:p>
    <w:p w:rsidR="00C7350C" w:rsidRDefault="00C7350C" w:rsidP="00A7296C">
      <w:r>
        <w:lastRenderedPageBreak/>
        <w:t>Comet STH</w:t>
      </w:r>
      <w:r w:rsidR="00A226BA">
        <w:t xml:space="preserve"> for Short Term History</w:t>
      </w:r>
    </w:p>
    <w:p w:rsidR="00C7350C" w:rsidRDefault="00C7350C" w:rsidP="00A7296C">
      <w:r>
        <w:t>Hadoop</w:t>
      </w:r>
      <w:r w:rsidR="00172EE5">
        <w:t xml:space="preserve"> ecosystem</w:t>
      </w:r>
    </w:p>
    <w:p w:rsidR="00090977" w:rsidRPr="00F2163C" w:rsidRDefault="00090977" w:rsidP="00A7296C"/>
    <w:p w:rsidR="00A7296C" w:rsidRDefault="009A01D2" w:rsidP="00A7296C">
      <w:pPr>
        <w:pStyle w:val="Titre3"/>
      </w:pPr>
      <w:bookmarkStart w:id="49" w:name="_Toc497335907"/>
      <w:proofErr w:type="spellStart"/>
      <w:r>
        <w:t>Knowage</w:t>
      </w:r>
      <w:proofErr w:type="spellEnd"/>
      <w:r>
        <w:t xml:space="preserve"> </w:t>
      </w:r>
      <w:r w:rsidR="005F671E">
        <w:t>Analytics</w:t>
      </w:r>
      <w:r w:rsidR="00A7296C">
        <w:t xml:space="preserve"> Component</w:t>
      </w:r>
      <w:bookmarkEnd w:id="49"/>
    </w:p>
    <w:p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rsidR="00A120CF" w:rsidRPr="00F2163C"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 </w:t>
      </w:r>
      <w:hyperlink r:id="rId35" w:history="1">
        <w:proofErr w:type="spellStart"/>
        <w:r w:rsidRPr="00BE1FC0">
          <w:rPr>
            <w:rStyle w:val="Lienhypertexte"/>
          </w:rPr>
          <w:t>Kno</w:t>
        </w:r>
        <w:r w:rsidRPr="00BE1FC0">
          <w:rPr>
            <w:rStyle w:val="Lienhypertexte"/>
          </w:rPr>
          <w:t>w</w:t>
        </w:r>
        <w:r w:rsidRPr="00BE1FC0">
          <w:rPr>
            <w:rStyle w:val="Lienhypertexte"/>
          </w:rPr>
          <w:t>age</w:t>
        </w:r>
        <w:proofErr w:type="spellEnd"/>
      </w:hyperlink>
    </w:p>
    <w:p w:rsidR="00B27D5D" w:rsidRDefault="00172EE5" w:rsidP="00B27D5D">
      <w:pPr>
        <w:keepNext/>
      </w:pPr>
      <w:r>
        <w:t>This GE provides the following features:</w:t>
      </w:r>
    </w:p>
    <w:p w:rsidR="00172EE5" w:rsidRDefault="00172EE5" w:rsidP="00172EE5">
      <w:pPr>
        <w:pStyle w:val="Paragraphedeliste"/>
        <w:keepNext/>
        <w:numPr>
          <w:ilvl w:val="0"/>
          <w:numId w:val="24"/>
        </w:numPr>
      </w:pPr>
      <w:r>
        <w:t xml:space="preserve">BD (big data), to </w:t>
      </w:r>
      <w:proofErr w:type="spellStart"/>
      <w:r>
        <w:t>analyse</w:t>
      </w:r>
      <w:proofErr w:type="spellEnd"/>
      <w:r>
        <w:t xml:space="preserve"> data stored on big data clusters or NoSQL databases</w:t>
      </w:r>
    </w:p>
    <w:p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rsidR="00172EE5" w:rsidRDefault="00172EE5" w:rsidP="00172EE5">
      <w:pPr>
        <w:pStyle w:val="Paragraphedeliste"/>
        <w:keepNext/>
        <w:numPr>
          <w:ilvl w:val="0"/>
          <w:numId w:val="24"/>
        </w:numPr>
      </w:pPr>
      <w:r>
        <w:t>ER (enterprise reporting), to produce and distribute static reports</w:t>
      </w:r>
    </w:p>
    <w:p w:rsidR="00172EE5" w:rsidRDefault="00172EE5" w:rsidP="00172EE5">
      <w:pPr>
        <w:pStyle w:val="Paragraphedeliste"/>
        <w:keepNext/>
        <w:numPr>
          <w:ilvl w:val="0"/>
          <w:numId w:val="24"/>
        </w:numPr>
      </w:pPr>
      <w:r>
        <w:t>LI (location intelligence), to relate business data with spatial or geographical information</w:t>
      </w:r>
    </w:p>
    <w:p w:rsidR="00172EE5" w:rsidRDefault="00172EE5" w:rsidP="00172EE5">
      <w:pPr>
        <w:pStyle w:val="Paragraphedeliste"/>
        <w:keepNext/>
        <w:numPr>
          <w:ilvl w:val="0"/>
          <w:numId w:val="24"/>
        </w:numPr>
      </w:pPr>
      <w:r>
        <w:t>PM (performance management), to manage KPIs and organize scorecards</w:t>
      </w:r>
    </w:p>
    <w:p w:rsidR="00172EE5" w:rsidRDefault="00172EE5" w:rsidP="00172EE5">
      <w:pPr>
        <w:pStyle w:val="Paragraphedeliste"/>
        <w:keepNext/>
        <w:numPr>
          <w:ilvl w:val="0"/>
          <w:numId w:val="24"/>
        </w:numPr>
      </w:pPr>
      <w:r>
        <w:t>PA (predictive analysis), for more advanced analyses</w:t>
      </w:r>
    </w:p>
    <w:p w:rsidR="00172EE5" w:rsidRDefault="00172EE5" w:rsidP="00172EE5">
      <w:pPr>
        <w:pStyle w:val="Paragraphedeliste"/>
        <w:keepNext/>
        <w:numPr>
          <w:ilvl w:val="0"/>
          <w:numId w:val="24"/>
        </w:numPr>
      </w:pPr>
      <w:r>
        <w:t xml:space="preserve">EI (embedded intelligence), to link </w:t>
      </w:r>
      <w:proofErr w:type="spellStart"/>
      <w:r>
        <w:t>Knowage</w:t>
      </w:r>
      <w:proofErr w:type="spellEnd"/>
      <w:r>
        <w:t xml:space="preserve"> with external solutions provided by the customer or third parties.</w:t>
      </w:r>
    </w:p>
    <w:p w:rsidR="005F671E" w:rsidRDefault="005F671E" w:rsidP="005F671E">
      <w:pPr>
        <w:pStyle w:val="Titre3"/>
      </w:pPr>
      <w:bookmarkStart w:id="50" w:name="_Hlk497334190"/>
      <w:bookmarkStart w:id="51" w:name="_Toc497335908"/>
      <w:r>
        <w:t xml:space="preserve">CKAN Open Data </w:t>
      </w:r>
      <w:bookmarkEnd w:id="50"/>
      <w:r>
        <w:t>Component</w:t>
      </w:r>
      <w:bookmarkEnd w:id="51"/>
    </w:p>
    <w:p w:rsidR="005F671E" w:rsidRDefault="007460E6" w:rsidP="005F671E">
      <w:r>
        <w:t>This component is the chosen GE to manage Open Data</w:t>
      </w:r>
    </w:p>
    <w:p w:rsidR="007460E6" w:rsidRDefault="007460E6" w:rsidP="005F671E">
      <w:r>
        <w:t>CKAN</w:t>
      </w:r>
      <w:r w:rsidR="00144281">
        <w:t xml:space="preserve"> GE at </w:t>
      </w:r>
      <w:proofErr w:type="spellStart"/>
      <w:r w:rsidR="00144281">
        <w:t>Fiware</w:t>
      </w:r>
      <w:proofErr w:type="spellEnd"/>
      <w:r w:rsidR="00144281">
        <w:t xml:space="preserve">: </w:t>
      </w:r>
      <w:hyperlink r:id="rId36" w:history="1">
        <w:r w:rsidR="00144281" w:rsidRPr="0053125C">
          <w:rPr>
            <w:rStyle w:val="Lienhypertexte"/>
          </w:rPr>
          <w:t>https://catalogue.fiw</w:t>
        </w:r>
        <w:r w:rsidR="00144281" w:rsidRPr="0053125C">
          <w:rPr>
            <w:rStyle w:val="Lienhypertexte"/>
          </w:rPr>
          <w:t>a</w:t>
        </w:r>
        <w:r w:rsidR="00144281" w:rsidRPr="0053125C">
          <w:rPr>
            <w:rStyle w:val="Lienhypertexte"/>
          </w:rPr>
          <w:t>re.org/enablers/ckan</w:t>
        </w:r>
      </w:hyperlink>
    </w:p>
    <w:p w:rsidR="00D52596" w:rsidRDefault="00D52596" w:rsidP="005F671E">
      <w:proofErr w:type="spellStart"/>
      <w:r>
        <w:t>Fiware</w:t>
      </w:r>
      <w:proofErr w:type="spellEnd"/>
      <w:r>
        <w:t xml:space="preserve"> Docker installation: </w:t>
      </w:r>
      <w:hyperlink r:id="rId37" w:history="1">
        <w:r w:rsidRPr="0053125C">
          <w:rPr>
            <w:rStyle w:val="Lienhypertexte"/>
          </w:rPr>
          <w:t>https://github.com/okfn/docker-fiware-ckan</w:t>
        </w:r>
      </w:hyperlink>
      <w:r>
        <w:t xml:space="preserve"> </w:t>
      </w:r>
    </w:p>
    <w:p w:rsidR="00935465" w:rsidRDefault="00935465" w:rsidP="005F671E">
      <w:r>
        <w:t xml:space="preserve">Official installation </w:t>
      </w:r>
      <w:proofErr w:type="gramStart"/>
      <w:r>
        <w:t>guide :</w:t>
      </w:r>
      <w:proofErr w:type="gramEnd"/>
      <w:r>
        <w:t xml:space="preserve"> </w:t>
      </w:r>
      <w:hyperlink r:id="rId38" w:history="1">
        <w:r w:rsidRPr="0053125C">
          <w:rPr>
            <w:rStyle w:val="Lienhypertexte"/>
          </w:rPr>
          <w:t>http://docs.ckan.org/en/ckan-2.3.5/maintaining/installing/install-using-docker.html</w:t>
        </w:r>
      </w:hyperlink>
    </w:p>
    <w:p w:rsidR="00935465" w:rsidRDefault="009A01D2" w:rsidP="005F671E">
      <w:r>
        <w:t>The CKAN GE provides the following features:</w:t>
      </w:r>
    </w:p>
    <w:p w:rsidR="009A01D2" w:rsidRDefault="009A01D2" w:rsidP="009A01D2">
      <w:pPr>
        <w:pStyle w:val="Paragraphedeliste"/>
        <w:numPr>
          <w:ilvl w:val="0"/>
          <w:numId w:val="25"/>
        </w:numPr>
      </w:pPr>
      <w:r>
        <w:t>Complete catalog system with easy to use web interface and a powerful API</w:t>
      </w:r>
    </w:p>
    <w:p w:rsidR="009A01D2" w:rsidRDefault="009A01D2" w:rsidP="009A01D2">
      <w:pPr>
        <w:pStyle w:val="Paragraphedeliste"/>
        <w:numPr>
          <w:ilvl w:val="0"/>
          <w:numId w:val="25"/>
        </w:numPr>
      </w:pPr>
      <w:r>
        <w:t xml:space="preserve">Strong integration with third-party CMS’s like </w:t>
      </w:r>
      <w:r w:rsidRPr="00BC118F">
        <w:rPr>
          <w:b/>
        </w:rPr>
        <w:t>Drupal</w:t>
      </w:r>
      <w:r>
        <w:t xml:space="preserve"> and WordPress</w:t>
      </w:r>
    </w:p>
    <w:p w:rsidR="009A01D2" w:rsidRDefault="009A01D2" w:rsidP="009A01D2">
      <w:pPr>
        <w:pStyle w:val="Paragraphedeliste"/>
        <w:numPr>
          <w:ilvl w:val="0"/>
          <w:numId w:val="25"/>
        </w:numPr>
      </w:pPr>
      <w:r>
        <w:t>Data visualization and analytics</w:t>
      </w:r>
    </w:p>
    <w:p w:rsidR="009A01D2" w:rsidRDefault="009A01D2" w:rsidP="009A01D2">
      <w:pPr>
        <w:pStyle w:val="Paragraphedeliste"/>
        <w:numPr>
          <w:ilvl w:val="0"/>
          <w:numId w:val="25"/>
        </w:numPr>
      </w:pPr>
      <w:r>
        <w:t>Workflow support lets departments or groups manage their own data publishing</w:t>
      </w:r>
    </w:p>
    <w:p w:rsidR="009A01D2" w:rsidRDefault="009A01D2" w:rsidP="009A01D2">
      <w:pPr>
        <w:pStyle w:val="Paragraphedeliste"/>
        <w:numPr>
          <w:ilvl w:val="0"/>
          <w:numId w:val="25"/>
        </w:numPr>
      </w:pPr>
      <w:r>
        <w:t>Fine-grained access control</w:t>
      </w:r>
    </w:p>
    <w:p w:rsidR="009A01D2" w:rsidRDefault="009A01D2" w:rsidP="009A01D2">
      <w:pPr>
        <w:pStyle w:val="Paragraphedeliste"/>
        <w:numPr>
          <w:ilvl w:val="0"/>
          <w:numId w:val="25"/>
        </w:numPr>
      </w:pPr>
      <w:r>
        <w:t>Integrated data storage and full data API</w:t>
      </w:r>
    </w:p>
    <w:p w:rsidR="009A01D2" w:rsidRDefault="009A01D2" w:rsidP="009A01D2">
      <w:pPr>
        <w:pStyle w:val="Paragraphedeliste"/>
        <w:numPr>
          <w:ilvl w:val="0"/>
          <w:numId w:val="25"/>
        </w:numPr>
      </w:pPr>
      <w:r>
        <w:t>Federated structure: easily set up new instances with common search</w:t>
      </w:r>
    </w:p>
    <w:p w:rsidR="00144281" w:rsidRDefault="00144281" w:rsidP="005F671E"/>
    <w:p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rsidTr="00C7691C">
        <w:tc>
          <w:tcPr>
            <w:tcW w:w="2698" w:type="dxa"/>
          </w:tcPr>
          <w:p w:rsidR="007460E6" w:rsidRDefault="007460E6" w:rsidP="00C7691C">
            <w:pPr>
              <w:rPr>
                <w:b/>
                <w:bCs/>
              </w:rPr>
            </w:pPr>
            <w:r>
              <w:rPr>
                <w:b/>
                <w:bCs/>
              </w:rPr>
              <w:t>Architecture Component</w:t>
            </w:r>
          </w:p>
        </w:tc>
        <w:tc>
          <w:tcPr>
            <w:tcW w:w="3818" w:type="dxa"/>
          </w:tcPr>
          <w:p w:rsidR="007460E6" w:rsidRDefault="007460E6" w:rsidP="00C7691C">
            <w:pPr>
              <w:rPr>
                <w:b/>
                <w:bCs/>
              </w:rPr>
            </w:pPr>
            <w:r>
              <w:rPr>
                <w:b/>
                <w:bCs/>
              </w:rPr>
              <w:t>Component Elements</w:t>
            </w:r>
          </w:p>
        </w:tc>
      </w:tr>
      <w:tr w:rsidR="007460E6" w:rsidTr="00C7691C">
        <w:tc>
          <w:tcPr>
            <w:tcW w:w="2698" w:type="dxa"/>
          </w:tcPr>
          <w:p w:rsidR="007460E6" w:rsidRDefault="007460E6" w:rsidP="00C7691C">
            <w:r>
              <w:t>Database Server</w:t>
            </w:r>
          </w:p>
        </w:tc>
        <w:tc>
          <w:tcPr>
            <w:tcW w:w="3818" w:type="dxa"/>
          </w:tcPr>
          <w:p w:rsidR="007460E6" w:rsidRDefault="007460E6" w:rsidP="00C7691C">
            <w:proofErr w:type="spellStart"/>
            <w:r>
              <w:t>Postgresql</w:t>
            </w:r>
            <w:proofErr w:type="spellEnd"/>
            <w:r>
              <w:t>/</w:t>
            </w:r>
            <w:proofErr w:type="spellStart"/>
            <w:r>
              <w:t>Citus</w:t>
            </w:r>
            <w:proofErr w:type="spellEnd"/>
          </w:p>
        </w:tc>
      </w:tr>
      <w:tr w:rsidR="007460E6" w:rsidTr="00C7691C">
        <w:tc>
          <w:tcPr>
            <w:tcW w:w="2698" w:type="dxa"/>
          </w:tcPr>
          <w:p w:rsidR="007460E6" w:rsidRDefault="007460E6" w:rsidP="00C7691C">
            <w:r>
              <w:t>Applications</w:t>
            </w:r>
          </w:p>
        </w:tc>
        <w:tc>
          <w:tcPr>
            <w:tcW w:w="3818" w:type="dxa"/>
          </w:tcPr>
          <w:p w:rsidR="007460E6" w:rsidRDefault="007460E6" w:rsidP="00C7691C">
            <w:proofErr w:type="spellStart"/>
            <w:r>
              <w:t>Api</w:t>
            </w:r>
            <w:proofErr w:type="spellEnd"/>
            <w:r w:rsidR="008B0BD5">
              <w:t xml:space="preserve"> and WEB UI</w:t>
            </w:r>
          </w:p>
          <w:p w:rsidR="007460E6" w:rsidRDefault="007460E6" w:rsidP="00C7691C">
            <w:r>
              <w:t>CMS</w:t>
            </w:r>
            <w:r w:rsidR="008B0BD5">
              <w:t xml:space="preserve"> integration (WP, Drupal)</w:t>
            </w:r>
          </w:p>
          <w:p w:rsidR="007460E6" w:rsidRDefault="007460E6" w:rsidP="00C7691C"/>
        </w:tc>
      </w:tr>
    </w:tbl>
    <w:p w:rsidR="007460E6" w:rsidRDefault="007460E6" w:rsidP="005F671E"/>
    <w:p w:rsidR="00B27D5D" w:rsidRDefault="00B27D5D" w:rsidP="00B27D5D"/>
    <w:p w:rsidR="001B6C4D" w:rsidRPr="001B6C4D" w:rsidRDefault="00D47423" w:rsidP="001B6C4D">
      <w:pPr>
        <w:pStyle w:val="Titre3"/>
        <w:rPr>
          <w:i/>
        </w:rPr>
      </w:pPr>
      <w:bookmarkStart w:id="52" w:name="_Toc497335909"/>
      <w:r>
        <w:t>IDAS Component</w:t>
      </w:r>
      <w:bookmarkEnd w:id="52"/>
    </w:p>
    <w:p w:rsidR="006709C5" w:rsidRDefault="00123AF1" w:rsidP="001B6C4D">
      <w:r w:rsidRPr="00123AF1">
        <w:t>The IDAS component is an implementation of the Backend Device Management GE.</w:t>
      </w:r>
    </w:p>
    <w:p w:rsidR="00B31FAB" w:rsidRDefault="00D42D5B" w:rsidP="001B6C4D">
      <w:r>
        <w:t>It provides software for IOT use cases, to manage communication between devices</w:t>
      </w:r>
      <w:r w:rsidR="00B31FAB">
        <w:t>/gateways</w:t>
      </w:r>
      <w:r>
        <w:t xml:space="preserve"> and the data context broker</w:t>
      </w:r>
      <w:r w:rsidR="00B31FAB">
        <w:t>.</w:t>
      </w:r>
    </w:p>
    <w:p w:rsidR="00B31FAB" w:rsidRDefault="00B31FAB" w:rsidP="001B6C4D">
      <w:r>
        <w:t xml:space="preserve">On </w:t>
      </w:r>
      <w:proofErr w:type="spellStart"/>
      <w:r>
        <w:t>Fiware</w:t>
      </w:r>
      <w:proofErr w:type="spellEnd"/>
      <w:r>
        <w:t xml:space="preserve"> Catalog: </w:t>
      </w:r>
      <w:hyperlink r:id="rId39" w:history="1">
        <w:r w:rsidR="00D36D19" w:rsidRPr="00D36D19">
          <w:rPr>
            <w:rStyle w:val="Lienhypertexte"/>
          </w:rPr>
          <w:t>IDAS</w:t>
        </w:r>
      </w:hyperlink>
    </w:p>
    <w:p w:rsidR="00D36D19" w:rsidRDefault="00D36D19"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92D07" w:rsidTr="00C7691C">
        <w:tc>
          <w:tcPr>
            <w:tcW w:w="2698" w:type="dxa"/>
          </w:tcPr>
          <w:p w:rsidR="00E92D07" w:rsidRDefault="00E92D07" w:rsidP="00C7691C">
            <w:pPr>
              <w:rPr>
                <w:b/>
                <w:bCs/>
              </w:rPr>
            </w:pPr>
            <w:r>
              <w:rPr>
                <w:b/>
                <w:bCs/>
              </w:rPr>
              <w:t>Architecture Component</w:t>
            </w:r>
          </w:p>
        </w:tc>
        <w:tc>
          <w:tcPr>
            <w:tcW w:w="3818" w:type="dxa"/>
          </w:tcPr>
          <w:p w:rsidR="00E92D07" w:rsidRDefault="00E92D07" w:rsidP="00C7691C">
            <w:pPr>
              <w:rPr>
                <w:b/>
                <w:bCs/>
              </w:rPr>
            </w:pPr>
            <w:r>
              <w:rPr>
                <w:b/>
                <w:bCs/>
              </w:rPr>
              <w:t>Component Elements</w:t>
            </w:r>
          </w:p>
        </w:tc>
      </w:tr>
      <w:tr w:rsidR="00E92D07" w:rsidTr="00C7691C">
        <w:tc>
          <w:tcPr>
            <w:tcW w:w="2698" w:type="dxa"/>
          </w:tcPr>
          <w:p w:rsidR="00E92D07" w:rsidRDefault="00E92D07" w:rsidP="00C7691C">
            <w:r>
              <w:t>Database Server</w:t>
            </w:r>
          </w:p>
        </w:tc>
        <w:tc>
          <w:tcPr>
            <w:tcW w:w="3818" w:type="dxa"/>
          </w:tcPr>
          <w:p w:rsidR="00E92D07" w:rsidRDefault="00E92D07" w:rsidP="00C7691C">
            <w:r>
              <w:t>MongoDB</w:t>
            </w:r>
          </w:p>
        </w:tc>
      </w:tr>
      <w:tr w:rsidR="00E92D07" w:rsidTr="00C7691C">
        <w:tc>
          <w:tcPr>
            <w:tcW w:w="2698" w:type="dxa"/>
          </w:tcPr>
          <w:p w:rsidR="00E92D07" w:rsidRDefault="00E92D07" w:rsidP="00C7691C">
            <w:r>
              <w:t>Applications</w:t>
            </w:r>
          </w:p>
        </w:tc>
        <w:tc>
          <w:tcPr>
            <w:tcW w:w="3818" w:type="dxa"/>
          </w:tcPr>
          <w:p w:rsidR="00E92D07" w:rsidRDefault="00E92D07" w:rsidP="00E92D07">
            <w:r>
              <w:t>UL2.0 IOT Agent</w:t>
            </w:r>
          </w:p>
          <w:p w:rsidR="00E92D07" w:rsidRDefault="00E92D07" w:rsidP="00E92D07">
            <w:r>
              <w:t>JSON IOT Agent</w:t>
            </w:r>
          </w:p>
          <w:p w:rsidR="00E92D07" w:rsidRDefault="00E92D07" w:rsidP="00E92D07">
            <w:r>
              <w:t xml:space="preserve">IOT Agent library to develop </w:t>
            </w:r>
            <w:proofErr w:type="gramStart"/>
            <w:r>
              <w:t>others</w:t>
            </w:r>
            <w:proofErr w:type="gramEnd"/>
            <w:r>
              <w:t xml:space="preserve"> agents</w:t>
            </w:r>
          </w:p>
          <w:p w:rsidR="00E92D07" w:rsidRDefault="00E92D07" w:rsidP="00C7691C"/>
        </w:tc>
      </w:tr>
    </w:tbl>
    <w:p w:rsidR="00E92D07" w:rsidRDefault="00E92D07" w:rsidP="001B6C4D"/>
    <w:p w:rsidR="00E92D07" w:rsidRDefault="00E92D07" w:rsidP="001B6C4D"/>
    <w:p w:rsidR="00C7691C" w:rsidRPr="00F75CC2" w:rsidRDefault="00C7691C" w:rsidP="003069FA">
      <w:pPr>
        <w:pStyle w:val="Titre3"/>
        <w:rPr>
          <w:i/>
        </w:rPr>
      </w:pPr>
      <w:bookmarkStart w:id="53" w:name="_Toc497140568"/>
      <w:bookmarkStart w:id="54" w:name="_Toc497322741"/>
      <w:bookmarkStart w:id="55" w:name="_Toc497335910"/>
      <w:bookmarkEnd w:id="53"/>
      <w:bookmarkEnd w:id="54"/>
      <w:r>
        <w:t>CEP Component</w:t>
      </w:r>
      <w:bookmarkEnd w:id="55"/>
    </w:p>
    <w:p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w:t>
      </w:r>
      <w:proofErr w:type="spellStart"/>
      <w:r>
        <w:t>Fiware</w:t>
      </w:r>
      <w:proofErr w:type="spellEnd"/>
      <w:r>
        <w:t xml:space="preserve"> platform</w:t>
      </w:r>
      <w:r w:rsidR="00C7691C" w:rsidRPr="00123AF1">
        <w:t>.</w:t>
      </w:r>
    </w:p>
    <w:p w:rsidR="00F75CC2" w:rsidRDefault="00F75CC2" w:rsidP="00C7691C">
      <w:r>
        <w:t xml:space="preserve">In </w:t>
      </w:r>
      <w:proofErr w:type="spellStart"/>
      <w:r>
        <w:t>Fiware</w:t>
      </w:r>
      <w:proofErr w:type="spellEnd"/>
      <w:r>
        <w:t xml:space="preserve"> catalog is proposed an implementation from IBM of the CEP module</w:t>
      </w:r>
      <w:r w:rsidR="00EA50BF">
        <w:t xml:space="preserve">: </w:t>
      </w:r>
      <w:hyperlink r:id="rId40" w:history="1">
        <w:r w:rsidR="00EA50BF" w:rsidRPr="00EA50BF">
          <w:rPr>
            <w:rStyle w:val="Lienhypertexte"/>
          </w:rPr>
          <w:t>PROTON</w:t>
        </w:r>
      </w:hyperlink>
    </w:p>
    <w:p w:rsidR="00EA50BF" w:rsidRDefault="00EA50BF" w:rsidP="00C7691C">
      <w:r>
        <w:t xml:space="preserve">It </w:t>
      </w:r>
      <w:r w:rsidRPr="00EA50BF">
        <w:t>is a scalable integrated platform to support the development, deployment, and maintenance of event-driven applications</w:t>
      </w:r>
      <w:r>
        <w:t>.</w:t>
      </w:r>
    </w:p>
    <w:p w:rsidR="00EA50BF" w:rsidRDefault="00EA50BF" w:rsidP="00C7691C">
      <w:r>
        <w:t xml:space="preserve">Telefonica propose also an implementation of the CEP GE: </w:t>
      </w:r>
      <w:hyperlink r:id="rId41" w:history="1">
        <w:proofErr w:type="spellStart"/>
        <w:r w:rsidRPr="008577A5">
          <w:rPr>
            <w:rStyle w:val="Lienhypertexte"/>
          </w:rPr>
          <w:t>Perseo</w:t>
        </w:r>
        <w:proofErr w:type="spellEnd"/>
      </w:hyperlink>
      <w:r w:rsidR="00341FCA">
        <w:t>, as the CEP GE of their IOT stack</w:t>
      </w:r>
    </w:p>
    <w:p w:rsidR="00EA50BF" w:rsidRDefault="00EA50BF" w:rsidP="00C7691C">
      <w:r>
        <w:t xml:space="preserve">As well as Orange which propose </w:t>
      </w:r>
      <w:hyperlink r:id="rId42" w:history="1">
        <w:r w:rsidRPr="00EA50BF">
          <w:rPr>
            <w:rStyle w:val="Lienhypertexte"/>
          </w:rPr>
          <w:t>Cepheus</w:t>
        </w:r>
      </w:hyperlink>
    </w:p>
    <w:p w:rsidR="00F75CC2" w:rsidRDefault="00EA50BF" w:rsidP="00C7691C">
      <w:r>
        <w:t xml:space="preserve">It’s composed of </w:t>
      </w:r>
      <w:r w:rsidRPr="00EA50BF">
        <w:t xml:space="preserve">a light NGSI broker </w:t>
      </w:r>
      <w:r>
        <w:t>a</w:t>
      </w:r>
      <w:r w:rsidRPr="00EA50BF">
        <w:t>nd a CEP which features a dedicated REST management API to configure real time analysis on NGSI events.</w:t>
      </w:r>
    </w:p>
    <w:p w:rsidR="00CA110A" w:rsidRDefault="00CA110A" w:rsidP="001B6C4D"/>
    <w:p w:rsidR="001B7DF1" w:rsidRDefault="00D33243" w:rsidP="001B6C4D">
      <w:r>
        <w:t xml:space="preserve">The </w:t>
      </w:r>
      <w:r w:rsidR="001B7DF1">
        <w:t xml:space="preserve">CEP from Telefonica </w:t>
      </w:r>
      <w:proofErr w:type="spellStart"/>
      <w:r w:rsidR="001B7DF1" w:rsidRPr="0055379A">
        <w:rPr>
          <w:b/>
        </w:rPr>
        <w:t>Perseo</w:t>
      </w:r>
      <w:proofErr w:type="spellEnd"/>
      <w:r w:rsidR="001B7DF1">
        <w:t xml:space="preserve"> has been chosen for the </w:t>
      </w:r>
      <w:r w:rsidR="00A97AB5">
        <w:t xml:space="preserve">MNCA </w:t>
      </w:r>
      <w:r w:rsidR="001B7DF1">
        <w:t>platform</w:t>
      </w:r>
    </w:p>
    <w:p w:rsidR="001B7DF1" w:rsidRDefault="001B7DF1"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rsidTr="00A97AB5">
        <w:tc>
          <w:tcPr>
            <w:tcW w:w="2698" w:type="dxa"/>
          </w:tcPr>
          <w:p w:rsidR="001B7DF1" w:rsidRDefault="001B7DF1" w:rsidP="00A97AB5">
            <w:pPr>
              <w:rPr>
                <w:b/>
                <w:bCs/>
              </w:rPr>
            </w:pPr>
            <w:r>
              <w:rPr>
                <w:b/>
                <w:bCs/>
              </w:rPr>
              <w:t>Architecture Component</w:t>
            </w:r>
          </w:p>
        </w:tc>
        <w:tc>
          <w:tcPr>
            <w:tcW w:w="3818" w:type="dxa"/>
          </w:tcPr>
          <w:p w:rsidR="001B7DF1" w:rsidRDefault="001B7DF1" w:rsidP="00A97AB5">
            <w:pPr>
              <w:rPr>
                <w:b/>
                <w:bCs/>
              </w:rPr>
            </w:pPr>
            <w:r>
              <w:rPr>
                <w:b/>
                <w:bCs/>
              </w:rPr>
              <w:t>Component Elements</w:t>
            </w:r>
          </w:p>
        </w:tc>
      </w:tr>
      <w:tr w:rsidR="001B7DF1" w:rsidTr="00A97AB5">
        <w:tc>
          <w:tcPr>
            <w:tcW w:w="2698" w:type="dxa"/>
          </w:tcPr>
          <w:p w:rsidR="001B7DF1" w:rsidRDefault="001B7DF1" w:rsidP="00A97AB5">
            <w:r>
              <w:t>Database Server</w:t>
            </w:r>
          </w:p>
        </w:tc>
        <w:tc>
          <w:tcPr>
            <w:tcW w:w="3818" w:type="dxa"/>
          </w:tcPr>
          <w:p w:rsidR="001B7DF1" w:rsidRDefault="001B7DF1" w:rsidP="00A97AB5">
            <w:r>
              <w:t>MongoDB</w:t>
            </w:r>
          </w:p>
        </w:tc>
      </w:tr>
      <w:tr w:rsidR="001B7DF1" w:rsidTr="00A97AB5">
        <w:tc>
          <w:tcPr>
            <w:tcW w:w="2698" w:type="dxa"/>
          </w:tcPr>
          <w:p w:rsidR="001B7DF1" w:rsidRDefault="001B7DF1" w:rsidP="00A97AB5">
            <w:r>
              <w:t>Applications</w:t>
            </w:r>
          </w:p>
        </w:tc>
        <w:tc>
          <w:tcPr>
            <w:tcW w:w="3818" w:type="dxa"/>
          </w:tcPr>
          <w:p w:rsidR="001B7DF1" w:rsidRDefault="001B7DF1" w:rsidP="001B7DF1">
            <w:proofErr w:type="spellStart"/>
            <w:r>
              <w:t>Perseo</w:t>
            </w:r>
            <w:proofErr w:type="spellEnd"/>
            <w:r>
              <w:t xml:space="preserve"> core</w:t>
            </w:r>
            <w:r w:rsidR="00FC159F">
              <w:t xml:space="preserve"> engine (rules processing)</w:t>
            </w:r>
          </w:p>
          <w:p w:rsidR="001B7DF1" w:rsidRDefault="001B7DF1" w:rsidP="00A97AB5">
            <w:proofErr w:type="spellStart"/>
            <w:r>
              <w:t>Perseo</w:t>
            </w:r>
            <w:proofErr w:type="spellEnd"/>
            <w:r>
              <w:t xml:space="preserve"> Front-end</w:t>
            </w:r>
            <w:r w:rsidR="00FC159F">
              <w:t xml:space="preserve"> (Rules definition &amp; storage)</w:t>
            </w:r>
          </w:p>
        </w:tc>
      </w:tr>
    </w:tbl>
    <w:p w:rsidR="001B7DF1" w:rsidRDefault="001B7DF1" w:rsidP="001B6C4D"/>
    <w:p w:rsidR="00B27D5D" w:rsidRDefault="00B27D5D" w:rsidP="00B27D5D"/>
    <w:p w:rsidR="00D00CE4" w:rsidRPr="00D00CE4" w:rsidRDefault="00D00CE4" w:rsidP="00D00CE4">
      <w:pPr>
        <w:pStyle w:val="Titre3"/>
        <w:numPr>
          <w:ilvl w:val="2"/>
          <w:numId w:val="21"/>
        </w:numPr>
        <w:rPr>
          <w:i/>
        </w:rPr>
      </w:pPr>
      <w:bookmarkStart w:id="56" w:name="_Toc497335911"/>
      <w:r>
        <w:t>Application Mashup Component</w:t>
      </w:r>
      <w:bookmarkEnd w:id="56"/>
    </w:p>
    <w:p w:rsidR="00B27D5D" w:rsidRDefault="00D00CE4" w:rsidP="00B27D5D">
      <w:pPr>
        <w:rPr>
          <w:rFonts w:ascii="Verdana" w:hAnsi="Verdana"/>
          <w:color w:val="404040"/>
          <w:shd w:val="clear" w:color="auto" w:fill="FCFCFC"/>
        </w:rPr>
      </w:pPr>
      <w:proofErr w:type="spellStart"/>
      <w:r w:rsidRPr="00D00CE4">
        <w:rPr>
          <w:rFonts w:ascii="Verdana" w:hAnsi="Verdana"/>
          <w:color w:val="404040"/>
          <w:shd w:val="clear" w:color="auto" w:fill="FCFCFC"/>
        </w:rPr>
        <w:t>Wirecloud</w:t>
      </w:r>
      <w:proofErr w:type="spellEnd"/>
      <w:r w:rsidRPr="00D00CE4">
        <w:rPr>
          <w:rFonts w:ascii="Verdana" w:hAnsi="Verdana"/>
          <w:color w:val="404040"/>
          <w:shd w:val="clear" w:color="auto" w:fill="FCFCFC"/>
        </w:rPr>
        <w:t xml:space="preserve"> </w:t>
      </w:r>
      <w:r>
        <w:rPr>
          <w:rFonts w:ascii="Verdana" w:hAnsi="Verdana"/>
          <w:color w:val="404040"/>
          <w:shd w:val="clear" w:color="auto" w:fill="FCFCFC"/>
        </w:rPr>
        <w:t xml:space="preserve">is the </w:t>
      </w:r>
      <w:proofErr w:type="spellStart"/>
      <w:r>
        <w:rPr>
          <w:rFonts w:ascii="Verdana" w:hAnsi="Verdana"/>
          <w:color w:val="404040"/>
          <w:shd w:val="clear" w:color="auto" w:fill="FCFCFC"/>
        </w:rPr>
        <w:t>Fiware</w:t>
      </w:r>
      <w:proofErr w:type="spellEnd"/>
      <w:r>
        <w:rPr>
          <w:rFonts w:ascii="Verdana" w:hAnsi="Verdana"/>
          <w:color w:val="404040"/>
          <w:shd w:val="clear" w:color="auto" w:fill="FCFCFC"/>
        </w:rPr>
        <w:t xml:space="preserve"> GE to build</w:t>
      </w:r>
      <w:r w:rsidRPr="00D00CE4">
        <w:rPr>
          <w:rFonts w:ascii="Verdana" w:hAnsi="Verdana"/>
          <w:color w:val="404040"/>
          <w:shd w:val="clear" w:color="auto" w:fill="FCFCFC"/>
        </w:rPr>
        <w:t xml:space="preserve"> </w:t>
      </w:r>
      <w:r w:rsidR="009B4BCE">
        <w:rPr>
          <w:rFonts w:ascii="Verdana" w:hAnsi="Verdana"/>
          <w:color w:val="404040"/>
          <w:shd w:val="clear" w:color="auto" w:fill="FCFCFC"/>
        </w:rPr>
        <w:t>Rich Internet Applications (</w:t>
      </w:r>
      <w:r w:rsidR="00FA531B">
        <w:rPr>
          <w:rFonts w:ascii="Verdana" w:hAnsi="Verdana"/>
          <w:color w:val="404040"/>
          <w:shd w:val="clear" w:color="auto" w:fill="FCFCFC"/>
        </w:rPr>
        <w:t>RIA</w:t>
      </w:r>
      <w:r w:rsidR="009B4BCE">
        <w:rPr>
          <w:rFonts w:ascii="Verdana" w:hAnsi="Verdana"/>
          <w:color w:val="404040"/>
          <w:shd w:val="clear" w:color="auto" w:fill="FCFCFC"/>
        </w:rPr>
        <w:t>)</w:t>
      </w:r>
      <w:r w:rsidR="00FA531B">
        <w:rPr>
          <w:rFonts w:ascii="Verdana" w:hAnsi="Verdana"/>
          <w:color w:val="404040"/>
          <w:shd w:val="clear" w:color="auto" w:fill="FCFCFC"/>
        </w:rPr>
        <w:t>, using</w:t>
      </w:r>
      <w:r w:rsidRPr="00D00CE4">
        <w:rPr>
          <w:rFonts w:ascii="Verdana" w:hAnsi="Verdana"/>
          <w:color w:val="404040"/>
          <w:shd w:val="clear" w:color="auto" w:fill="FCFCFC"/>
        </w:rPr>
        <w:t xml:space="preserve"> semantic technologies to offer a next-generation end-user </w:t>
      </w:r>
      <w:proofErr w:type="spellStart"/>
      <w:r w:rsidRPr="00D00CE4">
        <w:rPr>
          <w:rFonts w:ascii="Verdana" w:hAnsi="Verdana"/>
          <w:color w:val="404040"/>
          <w:shd w:val="clear" w:color="auto" w:fill="FCFCFC"/>
        </w:rPr>
        <w:t>centred</w:t>
      </w:r>
      <w:proofErr w:type="spellEnd"/>
      <w:r w:rsidRPr="00D00CE4">
        <w:rPr>
          <w:rFonts w:ascii="Verdana" w:hAnsi="Verdana"/>
          <w:color w:val="404040"/>
          <w:shd w:val="clear" w:color="auto" w:fill="FCFCFC"/>
        </w:rPr>
        <w:t xml:space="preserve"> web application mashup platform.</w:t>
      </w:r>
    </w:p>
    <w:p w:rsidR="0055379A" w:rsidRDefault="0055379A" w:rsidP="00B27D5D">
      <w:pPr>
        <w:rPr>
          <w:rFonts w:ascii="Verdana" w:hAnsi="Verdana"/>
          <w:color w:val="404040"/>
          <w:shd w:val="clear" w:color="auto" w:fill="FCFCFC"/>
        </w:rPr>
      </w:pPr>
      <w:proofErr w:type="spellStart"/>
      <w:r>
        <w:rPr>
          <w:rFonts w:ascii="Verdana" w:hAnsi="Verdana"/>
          <w:color w:val="404040"/>
          <w:shd w:val="clear" w:color="auto" w:fill="FCFCFC"/>
        </w:rPr>
        <w:t>Fiware</w:t>
      </w:r>
      <w:proofErr w:type="spellEnd"/>
      <w:r>
        <w:rPr>
          <w:rFonts w:ascii="Verdana" w:hAnsi="Verdana"/>
          <w:color w:val="404040"/>
          <w:shd w:val="clear" w:color="auto" w:fill="FCFCFC"/>
        </w:rPr>
        <w:t xml:space="preserve"> Catalog: </w:t>
      </w:r>
      <w:hyperlink r:id="rId43" w:history="1">
        <w:proofErr w:type="spellStart"/>
        <w:r w:rsidRPr="0055379A">
          <w:rPr>
            <w:rStyle w:val="Lienhypertexte"/>
            <w:rFonts w:ascii="Verdana" w:hAnsi="Verdana"/>
            <w:shd w:val="clear" w:color="auto" w:fill="FCFCFC"/>
          </w:rPr>
          <w:t>Wirecloud</w:t>
        </w:r>
        <w:proofErr w:type="spellEnd"/>
      </w:hyperlink>
    </w:p>
    <w:p w:rsidR="0055379A" w:rsidRDefault="0055379A" w:rsidP="00B27D5D">
      <w:pPr>
        <w:rPr>
          <w:rFonts w:ascii="Verdana" w:hAnsi="Verdana"/>
          <w:color w:val="404040"/>
          <w:shd w:val="clear" w:color="auto" w:fill="FCFCFC"/>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rsidTr="00CA6402">
        <w:tc>
          <w:tcPr>
            <w:tcW w:w="2698" w:type="dxa"/>
          </w:tcPr>
          <w:p w:rsidR="0055379A" w:rsidRDefault="0055379A" w:rsidP="00CA6402">
            <w:pPr>
              <w:rPr>
                <w:b/>
                <w:bCs/>
              </w:rPr>
            </w:pPr>
            <w:r>
              <w:rPr>
                <w:b/>
                <w:bCs/>
              </w:rPr>
              <w:t>Architecture Component</w:t>
            </w:r>
          </w:p>
        </w:tc>
        <w:tc>
          <w:tcPr>
            <w:tcW w:w="3818" w:type="dxa"/>
          </w:tcPr>
          <w:p w:rsidR="0055379A" w:rsidRDefault="0055379A" w:rsidP="00CA6402">
            <w:pPr>
              <w:rPr>
                <w:b/>
                <w:bCs/>
              </w:rPr>
            </w:pPr>
            <w:r>
              <w:rPr>
                <w:b/>
                <w:bCs/>
              </w:rPr>
              <w:t>Component Elements</w:t>
            </w:r>
          </w:p>
        </w:tc>
      </w:tr>
      <w:tr w:rsidR="0055379A" w:rsidTr="00CA6402">
        <w:tc>
          <w:tcPr>
            <w:tcW w:w="2698" w:type="dxa"/>
          </w:tcPr>
          <w:p w:rsidR="0055379A" w:rsidRDefault="0055379A" w:rsidP="00CA6402">
            <w:r>
              <w:t>Database Server</w:t>
            </w:r>
          </w:p>
        </w:tc>
        <w:tc>
          <w:tcPr>
            <w:tcW w:w="3818" w:type="dxa"/>
          </w:tcPr>
          <w:p w:rsidR="0055379A" w:rsidRDefault="0055379A" w:rsidP="00CA6402">
            <w:proofErr w:type="spellStart"/>
            <w:r>
              <w:t>Postgresql</w:t>
            </w:r>
            <w:proofErr w:type="spellEnd"/>
            <w:r>
              <w:t>/</w:t>
            </w:r>
            <w:proofErr w:type="spellStart"/>
            <w:r>
              <w:t>Citus</w:t>
            </w:r>
            <w:proofErr w:type="spellEnd"/>
          </w:p>
        </w:tc>
      </w:tr>
      <w:tr w:rsidR="0055379A" w:rsidTr="00CA6402">
        <w:tc>
          <w:tcPr>
            <w:tcW w:w="2698" w:type="dxa"/>
          </w:tcPr>
          <w:p w:rsidR="0055379A" w:rsidRDefault="0055379A" w:rsidP="00CA6402">
            <w:r>
              <w:t>Applications</w:t>
            </w:r>
          </w:p>
        </w:tc>
        <w:tc>
          <w:tcPr>
            <w:tcW w:w="3818" w:type="dxa"/>
          </w:tcPr>
          <w:p w:rsidR="0055379A" w:rsidRDefault="0055379A" w:rsidP="00CA6402">
            <w:r>
              <w:t>Web application</w:t>
            </w:r>
          </w:p>
          <w:p w:rsidR="0055379A" w:rsidRDefault="0055379A" w:rsidP="00CA6402">
            <w:r>
              <w:t>back-end server</w:t>
            </w:r>
          </w:p>
          <w:p w:rsidR="0055379A" w:rsidRDefault="0055379A" w:rsidP="00CA6402"/>
        </w:tc>
      </w:tr>
    </w:tbl>
    <w:p w:rsidR="00833288" w:rsidRDefault="00FF02D5" w:rsidP="00B27D5D">
      <w:r w:rsidRPr="00FF02D5">
        <w:t>web application mashup platform aimed at allowing end users without programming skills to easily create web applications and dashboards/cockpits</w:t>
      </w:r>
      <w:r w:rsidR="006F6545">
        <w:t>.</w:t>
      </w:r>
    </w:p>
    <w:p w:rsidR="0055379A" w:rsidRDefault="0055379A" w:rsidP="00B27D5D"/>
    <w:p w:rsidR="00D47423" w:rsidRDefault="00D47423" w:rsidP="00D47423">
      <w:pPr>
        <w:pStyle w:val="Titre3"/>
        <w:rPr>
          <w:i/>
        </w:rPr>
      </w:pPr>
      <w:bookmarkStart w:id="57" w:name="_Toc497335912"/>
      <w:r>
        <w:t>Biz Ecosystem Component</w:t>
      </w:r>
      <w:bookmarkEnd w:id="57"/>
    </w:p>
    <w:p w:rsidR="00D36D19" w:rsidRDefault="00D47423" w:rsidP="00D47423">
      <w:pPr>
        <w:rPr>
          <w:rFonts w:ascii="Verdana" w:hAnsi="Verdana"/>
          <w:color w:val="404040"/>
          <w:shd w:val="clear" w:color="auto" w:fill="FCFCFC"/>
        </w:rPr>
      </w:pPr>
      <w:r>
        <w:rPr>
          <w:rFonts w:ascii="Verdana" w:hAnsi="Verdana"/>
          <w:color w:val="404040"/>
          <w:shd w:val="clear" w:color="auto" w:fill="FCFCFC"/>
        </w:rPr>
        <w:t xml:space="preserve">The Business API Ecosystem exposes its complete functionality through </w:t>
      </w:r>
      <w:proofErr w:type="spellStart"/>
      <w:r>
        <w:rPr>
          <w:rFonts w:ascii="Verdana" w:hAnsi="Verdana"/>
          <w:color w:val="404040"/>
          <w:shd w:val="clear" w:color="auto" w:fill="FCFCFC"/>
        </w:rPr>
        <w:t>TMForum</w:t>
      </w:r>
      <w:proofErr w:type="spellEnd"/>
      <w:r>
        <w:rPr>
          <w:rFonts w:ascii="Verdana" w:hAnsi="Verdana"/>
          <w:color w:val="404040"/>
          <w:shd w:val="clear" w:color="auto" w:fill="FCFCFC"/>
        </w:rPr>
        <w:t xml:space="preserve"> standard APIs; concretely, </w:t>
      </w:r>
    </w:p>
    <w:p w:rsidR="00D36D19" w:rsidRPr="00D36D19" w:rsidRDefault="00D47423" w:rsidP="00D36D19">
      <w:pPr>
        <w:rPr>
          <w:rFonts w:ascii="Verdana" w:hAnsi="Verdana"/>
          <w:color w:val="404040"/>
          <w:shd w:val="clear" w:color="auto" w:fill="FCFCFC"/>
        </w:rPr>
      </w:pPr>
      <w:r>
        <w:rPr>
          <w:rFonts w:ascii="Verdana" w:hAnsi="Verdana"/>
          <w:color w:val="404040"/>
          <w:shd w:val="clear" w:color="auto" w:fill="FCFCFC"/>
        </w:rPr>
        <w:t xml:space="preserve">it includes the </w:t>
      </w:r>
      <w:r w:rsidR="00D36D19" w:rsidRPr="00D36D19">
        <w:rPr>
          <w:rFonts w:ascii="Verdana" w:hAnsi="Verdana"/>
          <w:color w:val="404040"/>
          <w:shd w:val="clear" w:color="auto" w:fill="FCFCFC"/>
        </w:rPr>
        <w:t>following key features: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the management of catalogs, products, and offering</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rich pricing models, including recurring payments, pay-per-use, etc.</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accounting callbacks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billing and charging</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Integrated support for PayPal, including customer charges and seller payments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revenue sharing, including models with multiple stakeholders involved</w:t>
      </w:r>
    </w:p>
    <w:p w:rsidR="00D47423" w:rsidRDefault="007259A4" w:rsidP="00D47423">
      <w:pPr>
        <w:rPr>
          <w:rFonts w:ascii="Verdana" w:hAnsi="Verdana"/>
          <w:color w:val="404040"/>
          <w:shd w:val="clear" w:color="auto" w:fill="FCFCFC"/>
        </w:rPr>
      </w:pPr>
      <w:r>
        <w:rPr>
          <w:rFonts w:ascii="Verdana" w:hAnsi="Verdana"/>
          <w:color w:val="404040"/>
          <w:shd w:val="clear" w:color="auto" w:fill="FCFCFC"/>
        </w:rPr>
        <w:t xml:space="preserve">Link to </w:t>
      </w:r>
      <w:proofErr w:type="spellStart"/>
      <w:r w:rsidR="00D36D19">
        <w:rPr>
          <w:rFonts w:ascii="Verdana" w:hAnsi="Verdana"/>
          <w:color w:val="404040"/>
          <w:shd w:val="clear" w:color="auto" w:fill="FCFCFC"/>
        </w:rPr>
        <w:t>Fiware</w:t>
      </w:r>
      <w:proofErr w:type="spellEnd"/>
      <w:r w:rsidR="00D36D19">
        <w:rPr>
          <w:rFonts w:ascii="Verdana" w:hAnsi="Verdana"/>
          <w:color w:val="404040"/>
          <w:shd w:val="clear" w:color="auto" w:fill="FCFCFC"/>
        </w:rPr>
        <w:t xml:space="preserve"> catalog: </w:t>
      </w:r>
      <w:hyperlink r:id="rId44" w:history="1">
        <w:r w:rsidR="00D36D19" w:rsidRPr="00D36D19">
          <w:rPr>
            <w:rStyle w:val="Lienhypertexte"/>
            <w:rFonts w:ascii="Verdana" w:hAnsi="Verdana"/>
            <w:shd w:val="clear" w:color="auto" w:fill="FCFCFC"/>
          </w:rPr>
          <w:t xml:space="preserve">Biz </w:t>
        </w:r>
        <w:proofErr w:type="spellStart"/>
        <w:r w:rsidR="00D36D19" w:rsidRPr="00D36D19">
          <w:rPr>
            <w:rStyle w:val="Lienhypertexte"/>
            <w:rFonts w:ascii="Verdana" w:hAnsi="Verdana"/>
            <w:shd w:val="clear" w:color="auto" w:fill="FCFCFC"/>
          </w:rPr>
          <w:t>Api</w:t>
        </w:r>
        <w:proofErr w:type="spellEnd"/>
        <w:r w:rsidR="00D36D19" w:rsidRPr="00D36D19">
          <w:rPr>
            <w:rStyle w:val="Lienhypertexte"/>
            <w:rFonts w:ascii="Verdana" w:hAnsi="Verdana"/>
            <w:shd w:val="clear" w:color="auto" w:fill="FCFCFC"/>
          </w:rPr>
          <w:t xml:space="preserve"> Ecosystem</w:t>
        </w:r>
      </w:hyperlink>
    </w:p>
    <w:p w:rsidR="00D47423" w:rsidRDefault="00D47423" w:rsidP="00D47423">
      <w:pPr>
        <w:rPr>
          <w:rFonts w:ascii="Verdana" w:hAnsi="Verdana"/>
          <w:color w:val="404040"/>
          <w:shd w:val="clear" w:color="auto" w:fill="FCFCFC"/>
        </w:rPr>
      </w:pPr>
      <w:r>
        <w:rPr>
          <w:rFonts w:ascii="Verdana" w:hAnsi="Verdana"/>
          <w:color w:val="404040"/>
          <w:shd w:val="clear" w:color="auto" w:fill="FCFCFC"/>
        </w:rPr>
        <w:t xml:space="preserve">Link to </w:t>
      </w:r>
      <w:r w:rsidR="007259A4">
        <w:rPr>
          <w:rFonts w:ascii="Verdana" w:hAnsi="Verdana"/>
          <w:color w:val="404040"/>
          <w:shd w:val="clear" w:color="auto" w:fill="FCFCFC"/>
        </w:rPr>
        <w:t>the documentation</w:t>
      </w:r>
      <w:r>
        <w:rPr>
          <w:rFonts w:ascii="Verdana" w:hAnsi="Verdana"/>
          <w:color w:val="404040"/>
          <w:shd w:val="clear" w:color="auto" w:fill="FCFCFC"/>
        </w:rPr>
        <w:t xml:space="preserve">: </w:t>
      </w:r>
      <w:hyperlink r:id="rId45" w:history="1">
        <w:r w:rsidRPr="0053125C">
          <w:rPr>
            <w:rStyle w:val="Lienhypertexte"/>
            <w:rFonts w:ascii="Verdana" w:hAnsi="Verdana"/>
            <w:shd w:val="clear" w:color="auto" w:fill="FCFCFC"/>
          </w:rPr>
          <w:t>http://business-api-ecosystem.readthedocs.io/en/latest/</w:t>
        </w:r>
      </w:hyperlink>
    </w:p>
    <w:p w:rsidR="00D47423" w:rsidRDefault="00D47423" w:rsidP="00D47423">
      <w:pPr>
        <w:rPr>
          <w:rFonts w:ascii="Verdana" w:hAnsi="Verdana"/>
          <w:color w:val="404040"/>
          <w:shd w:val="clear" w:color="auto" w:fill="FCFCFC"/>
        </w:rPr>
      </w:pPr>
    </w:p>
    <w:p w:rsidR="00D36D19" w:rsidRDefault="00D36D19" w:rsidP="00D36D19"/>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36D19" w:rsidTr="00CA6402">
        <w:tc>
          <w:tcPr>
            <w:tcW w:w="2698" w:type="dxa"/>
          </w:tcPr>
          <w:p w:rsidR="00D36D19" w:rsidRDefault="00D36D19" w:rsidP="00CA6402">
            <w:pPr>
              <w:rPr>
                <w:b/>
                <w:bCs/>
              </w:rPr>
            </w:pPr>
            <w:r>
              <w:rPr>
                <w:b/>
                <w:bCs/>
              </w:rPr>
              <w:t>Architecture Component</w:t>
            </w:r>
          </w:p>
        </w:tc>
        <w:tc>
          <w:tcPr>
            <w:tcW w:w="3818" w:type="dxa"/>
          </w:tcPr>
          <w:p w:rsidR="00D36D19" w:rsidRDefault="00D36D19" w:rsidP="00CA6402">
            <w:pPr>
              <w:rPr>
                <w:b/>
                <w:bCs/>
              </w:rPr>
            </w:pPr>
            <w:r>
              <w:rPr>
                <w:b/>
                <w:bCs/>
              </w:rPr>
              <w:t>Component Elements</w:t>
            </w:r>
          </w:p>
        </w:tc>
      </w:tr>
      <w:tr w:rsidR="00D36D19" w:rsidTr="00CA6402">
        <w:tc>
          <w:tcPr>
            <w:tcW w:w="2698" w:type="dxa"/>
          </w:tcPr>
          <w:p w:rsidR="00D36D19" w:rsidRDefault="00D36D19" w:rsidP="00CA6402">
            <w:r>
              <w:t>Database Server</w:t>
            </w:r>
          </w:p>
        </w:tc>
        <w:tc>
          <w:tcPr>
            <w:tcW w:w="3818" w:type="dxa"/>
          </w:tcPr>
          <w:p w:rsidR="00D36D19" w:rsidRDefault="00D36D19" w:rsidP="00CA6402">
            <w:proofErr w:type="spellStart"/>
            <w:r>
              <w:t>Postgresql</w:t>
            </w:r>
            <w:proofErr w:type="spellEnd"/>
            <w:r>
              <w:t>/</w:t>
            </w:r>
            <w:proofErr w:type="spellStart"/>
            <w:r>
              <w:t>Citus</w:t>
            </w:r>
            <w:proofErr w:type="spellEnd"/>
            <w:r>
              <w:t xml:space="preserve"> (change from MySQL)</w:t>
            </w:r>
          </w:p>
        </w:tc>
      </w:tr>
      <w:tr w:rsidR="00D36D19" w:rsidTr="00CA6402">
        <w:tc>
          <w:tcPr>
            <w:tcW w:w="2698" w:type="dxa"/>
          </w:tcPr>
          <w:p w:rsidR="00D36D19" w:rsidRDefault="00D36D19" w:rsidP="00CA6402">
            <w:r>
              <w:t>Applications</w:t>
            </w:r>
          </w:p>
        </w:tc>
        <w:tc>
          <w:tcPr>
            <w:tcW w:w="3818" w:type="dxa"/>
          </w:tcPr>
          <w:p w:rsidR="00D36D19" w:rsidRDefault="00D36D19" w:rsidP="00CA6402">
            <w:r>
              <w:t>Web application</w:t>
            </w:r>
          </w:p>
          <w:p w:rsidR="00D36D19" w:rsidRDefault="00D36D19" w:rsidP="00CA6402">
            <w:r>
              <w:t>back-end server</w:t>
            </w:r>
          </w:p>
          <w:p w:rsidR="00D36D19" w:rsidRDefault="00D36D19" w:rsidP="00CA6402"/>
        </w:tc>
      </w:tr>
    </w:tbl>
    <w:p w:rsidR="00D36D19" w:rsidRDefault="00D36D19" w:rsidP="00D36D19"/>
    <w:p w:rsidR="00D36D19" w:rsidRDefault="00D36D19" w:rsidP="00D36D19">
      <w:r>
        <w:t>TM Forum APIs and RSS requirements</w:t>
      </w:r>
    </w:p>
    <w:p w:rsidR="00D36D19" w:rsidRDefault="00D36D19" w:rsidP="00D36D19">
      <w:pPr>
        <w:pStyle w:val="Paragraphedeliste"/>
        <w:numPr>
          <w:ilvl w:val="0"/>
          <w:numId w:val="12"/>
        </w:numPr>
      </w:pPr>
      <w:r>
        <w:t>Java 8</w:t>
      </w:r>
    </w:p>
    <w:p w:rsidR="00D36D19" w:rsidRDefault="00D36D19" w:rsidP="00D36D19">
      <w:pPr>
        <w:pStyle w:val="Paragraphedeliste"/>
        <w:numPr>
          <w:ilvl w:val="0"/>
          <w:numId w:val="12"/>
        </w:numPr>
      </w:pPr>
      <w:r>
        <w:t>Glassfish 4.1</w:t>
      </w:r>
    </w:p>
    <w:p w:rsidR="00D36D19" w:rsidRDefault="00D36D19" w:rsidP="00D36D19">
      <w:pPr>
        <w:pStyle w:val="Paragraphedeliste"/>
        <w:numPr>
          <w:ilvl w:val="0"/>
          <w:numId w:val="12"/>
        </w:numPr>
      </w:pPr>
      <w:r>
        <w:t>MySQL 5.5 =&gt; replace with PostgreSQL/</w:t>
      </w:r>
      <w:proofErr w:type="spellStart"/>
      <w:r>
        <w:t>Citus</w:t>
      </w:r>
      <w:proofErr w:type="spellEnd"/>
      <w:r>
        <w:t xml:space="preserve"> or use </w:t>
      </w:r>
      <w:proofErr w:type="spellStart"/>
      <w:r>
        <w:t>Galera</w:t>
      </w:r>
      <w:proofErr w:type="spellEnd"/>
      <w:r>
        <w:t xml:space="preserve"> </w:t>
      </w:r>
      <w:proofErr w:type="gramStart"/>
      <w:r>
        <w:t>Cluster ?</w:t>
      </w:r>
      <w:proofErr w:type="gramEnd"/>
    </w:p>
    <w:p w:rsidR="00D36D19" w:rsidRDefault="00D36D19" w:rsidP="00D36D19">
      <w:r>
        <w:t>Charging Backend requirements</w:t>
      </w:r>
    </w:p>
    <w:p w:rsidR="00D36D19" w:rsidRDefault="00D36D19" w:rsidP="00D36D19">
      <w:pPr>
        <w:pStyle w:val="Paragraphedeliste"/>
        <w:numPr>
          <w:ilvl w:val="0"/>
          <w:numId w:val="13"/>
        </w:numPr>
      </w:pPr>
      <w:r>
        <w:t>Python 2.7</w:t>
      </w:r>
    </w:p>
    <w:p w:rsidR="00D36D19" w:rsidRDefault="00D36D19" w:rsidP="00D36D19">
      <w:pPr>
        <w:pStyle w:val="Paragraphedeliste"/>
        <w:numPr>
          <w:ilvl w:val="0"/>
          <w:numId w:val="13"/>
        </w:numPr>
      </w:pPr>
      <w:r>
        <w:t>MongoDB</w:t>
      </w:r>
    </w:p>
    <w:p w:rsidR="00D36D19" w:rsidRDefault="00D36D19" w:rsidP="00D36D19">
      <w:pPr>
        <w:pStyle w:val="Paragraphedeliste"/>
        <w:numPr>
          <w:ilvl w:val="0"/>
          <w:numId w:val="13"/>
        </w:numPr>
      </w:pPr>
      <w:proofErr w:type="spellStart"/>
      <w:r>
        <w:t>wkhtmltopdf</w:t>
      </w:r>
      <w:proofErr w:type="spellEnd"/>
    </w:p>
    <w:p w:rsidR="00D36D19" w:rsidRDefault="00D36D19" w:rsidP="00D36D19">
      <w:r>
        <w:t>Logic Proxy requirements</w:t>
      </w:r>
    </w:p>
    <w:p w:rsidR="00D36D19" w:rsidRDefault="00D36D19" w:rsidP="00D36D19">
      <w:pPr>
        <w:pStyle w:val="Paragraphedeliste"/>
        <w:numPr>
          <w:ilvl w:val="0"/>
          <w:numId w:val="14"/>
        </w:numPr>
      </w:pPr>
      <w:r>
        <w:t>NodeJS 4.5.0+ (Including NPM)</w:t>
      </w:r>
    </w:p>
    <w:p w:rsidR="00695EDD" w:rsidRDefault="00695EDD" w:rsidP="00695EDD"/>
    <w:p w:rsidR="00E90DD4" w:rsidRDefault="00E90DD4" w:rsidP="00E90DD4">
      <w:pPr>
        <w:pStyle w:val="Titre3"/>
      </w:pPr>
      <w:bookmarkStart w:id="58" w:name="_Toc497335913"/>
      <w:r>
        <w:t>Development Components</w:t>
      </w:r>
      <w:bookmarkEnd w:id="58"/>
    </w:p>
    <w:p w:rsidR="00E90DD4" w:rsidRDefault="0042372D" w:rsidP="00E90DD4">
      <w:proofErr w:type="spellStart"/>
      <w:r>
        <w:t>Fiware</w:t>
      </w:r>
      <w:proofErr w:type="spellEnd"/>
      <w:r>
        <w:t xml:space="preserve"> propose to use </w:t>
      </w:r>
      <w:proofErr w:type="spellStart"/>
      <w:r>
        <w:t>fusionforge</w:t>
      </w:r>
      <w:proofErr w:type="spellEnd"/>
      <w:r>
        <w:t xml:space="preserve"> as the set of tools for development</w:t>
      </w:r>
    </w:p>
    <w:p w:rsidR="0042372D" w:rsidRDefault="0042372D" w:rsidP="00E90DD4">
      <w:r>
        <w:t>Now with the advent of Docker, Eclipse have evolve</w:t>
      </w:r>
      <w:r w:rsidR="00D95EAC">
        <w:t>d</w:t>
      </w:r>
      <w:r>
        <w:t xml:space="preserve"> towards the paradigm and propose Eclipse Che</w:t>
      </w:r>
    </w:p>
    <w:p w:rsidR="00F06249" w:rsidRDefault="00F06249" w:rsidP="00E90DD4">
      <w:r>
        <w:t xml:space="preserve">If for many applications </w:t>
      </w:r>
      <w:proofErr w:type="spellStart"/>
      <w:r>
        <w:t>Wirecloud</w:t>
      </w:r>
      <w:proofErr w:type="spellEnd"/>
      <w:r>
        <w:t xml:space="preserve"> component is a good solution, for more complex or even mobile application it is not adapted, so that Eclipse Che </w:t>
      </w:r>
      <w:r w:rsidR="00A12F71">
        <w:t>is</w:t>
      </w:r>
      <w:r>
        <w:t xml:space="preserve"> a good alternative</w:t>
      </w:r>
      <w:r w:rsidR="00A12F71">
        <w:t>.</w:t>
      </w:r>
    </w:p>
    <w:p w:rsidR="00E90DD4" w:rsidRDefault="00E90DD4" w:rsidP="00E90DD4">
      <w:pPr>
        <w:pStyle w:val="Titre3"/>
      </w:pPr>
      <w:bookmarkStart w:id="59" w:name="_Toc497335914"/>
      <w:r>
        <w:t>Monitoring Components</w:t>
      </w:r>
      <w:bookmarkEnd w:id="59"/>
    </w:p>
    <w:p w:rsidR="00E90DD4" w:rsidRDefault="0042372D" w:rsidP="00E90DD4">
      <w:proofErr w:type="spellStart"/>
      <w:r>
        <w:t>Portainer</w:t>
      </w:r>
      <w:proofErr w:type="spellEnd"/>
      <w:r>
        <w:t xml:space="preserve"> for </w:t>
      </w:r>
      <w:proofErr w:type="spellStart"/>
      <w:r>
        <w:t>realtime</w:t>
      </w:r>
      <w:proofErr w:type="spellEnd"/>
      <w:r>
        <w:t xml:space="preserve"> management</w:t>
      </w:r>
    </w:p>
    <w:p w:rsidR="0042372D" w:rsidRDefault="00340E31" w:rsidP="00E90DD4">
      <w:proofErr w:type="spellStart"/>
      <w:r>
        <w:t>Centreon</w:t>
      </w:r>
      <w:proofErr w:type="spellEnd"/>
      <w:r>
        <w:t xml:space="preserve"> is already in use at MNCA, containers should be instrumented with </w:t>
      </w:r>
      <w:r w:rsidR="00AD7C9C">
        <w:t xml:space="preserve">needed </w:t>
      </w:r>
      <w:r>
        <w:t>NRPE</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should be added in the platform.</w:t>
      </w:r>
    </w:p>
    <w:p w:rsidR="00AD7C9C" w:rsidRDefault="00AD7C9C" w:rsidP="00E90DD4"/>
    <w:p w:rsidR="00AD7C9C" w:rsidRDefault="00AD7C9C" w:rsidP="003069FA">
      <w:pPr>
        <w:pStyle w:val="Titre3"/>
      </w:pPr>
      <w:bookmarkStart w:id="60" w:name="_Toc497140578"/>
      <w:bookmarkStart w:id="61" w:name="_Toc497322751"/>
      <w:bookmarkStart w:id="62" w:name="_Toc497335915"/>
      <w:bookmarkEnd w:id="60"/>
      <w:bookmarkEnd w:id="61"/>
      <w:r>
        <w:t>Docker Image</w:t>
      </w:r>
      <w:r w:rsidR="00015DD1">
        <w:t>s</w:t>
      </w:r>
      <w:r>
        <w:t xml:space="preserve"> Management Component</w:t>
      </w:r>
      <w:bookmarkEnd w:id="62"/>
    </w:p>
    <w:p w:rsidR="00AD7C9C" w:rsidRDefault="006F6545" w:rsidP="00AD7C9C">
      <w:r>
        <w:t xml:space="preserve">As MNCA needs to manage its own Docker images, </w:t>
      </w:r>
      <w:hyperlink r:id="rId46" w:history="1">
        <w:r w:rsidR="00AD7C9C" w:rsidRPr="006F6545">
          <w:rPr>
            <w:rStyle w:val="Lienhypertexte"/>
          </w:rPr>
          <w:t>P</w:t>
        </w:r>
        <w:r w:rsidRPr="006F6545">
          <w:rPr>
            <w:rStyle w:val="Lienhypertexte"/>
          </w:rPr>
          <w:t>ortus</w:t>
        </w:r>
      </w:hyperlink>
      <w:r>
        <w:t xml:space="preserve"> has been chosen as the component for that task</w:t>
      </w:r>
      <w:r w:rsidR="00D95EAC">
        <w:t>.</w:t>
      </w:r>
    </w:p>
    <w:p w:rsidR="00D95EAC" w:rsidRDefault="00D95EAC" w:rsidP="00AD7C9C">
      <w:r>
        <w:t xml:space="preserve">It’s an </w:t>
      </w:r>
      <w:hyperlink r:id="rId47" w:history="1">
        <w:r w:rsidRPr="00F06249">
          <w:rPr>
            <w:rStyle w:val="Lienhypertexte"/>
          </w:rPr>
          <w:t xml:space="preserve">open source software </w:t>
        </w:r>
        <w:r w:rsidR="00F06249" w:rsidRPr="00F06249">
          <w:rPr>
            <w:rStyle w:val="Lienhypertexte"/>
          </w:rPr>
          <w:t xml:space="preserve">originated </w:t>
        </w:r>
        <w:r w:rsidR="00F06249">
          <w:rPr>
            <w:rStyle w:val="Lienhypertexte"/>
          </w:rPr>
          <w:t>from</w:t>
        </w:r>
        <w:r w:rsidR="00F06249" w:rsidRPr="00F06249">
          <w:rPr>
            <w:rStyle w:val="Lienhypertexte"/>
          </w:rPr>
          <w:t xml:space="preserve"> </w:t>
        </w:r>
        <w:proofErr w:type="spellStart"/>
        <w:r w:rsidR="00F06249" w:rsidRPr="00F06249">
          <w:rPr>
            <w:rStyle w:val="Lienhypertexte"/>
          </w:rPr>
          <w:t>Suse</w:t>
        </w:r>
        <w:proofErr w:type="spellEnd"/>
      </w:hyperlink>
      <w:r w:rsidR="00F06249">
        <w:t xml:space="preserve">, </w:t>
      </w:r>
      <w:r>
        <w:t xml:space="preserve">written in Ruby, providing </w:t>
      </w:r>
      <w:proofErr w:type="spellStart"/>
      <w:proofErr w:type="gramStart"/>
      <w:r>
        <w:t>it’s</w:t>
      </w:r>
      <w:proofErr w:type="spellEnd"/>
      <w:proofErr w:type="gramEnd"/>
      <w:r>
        <w:t xml:space="preserve"> own security </w:t>
      </w:r>
      <w:proofErr w:type="spellStart"/>
      <w:r>
        <w:t>acces</w:t>
      </w:r>
      <w:proofErr w:type="spellEnd"/>
      <w:r>
        <w:t xml:space="preserve"> layer</w:t>
      </w:r>
    </w:p>
    <w:p w:rsidR="00AD7C9C" w:rsidRDefault="00AD7C9C" w:rsidP="00E90DD4"/>
    <w:p w:rsidR="00015DD1" w:rsidRDefault="00015DD1" w:rsidP="00015DD1">
      <w:pPr>
        <w:pStyle w:val="Titre3"/>
      </w:pPr>
      <w:bookmarkStart w:id="63" w:name="_Toc497335916"/>
      <w:r>
        <w:t>Docker Swarm Management Component</w:t>
      </w:r>
      <w:bookmarkEnd w:id="63"/>
    </w:p>
    <w:p w:rsidR="00695EDD" w:rsidRDefault="00015DD1" w:rsidP="00015DD1">
      <w:r>
        <w:t xml:space="preserve">Swarm manager is the </w:t>
      </w:r>
      <w:r w:rsidR="009C01BE">
        <w:t>orchestrator of the services based on the components of the platform.</w:t>
      </w:r>
    </w:p>
    <w:p w:rsidR="009C01BE" w:rsidRPr="00D47423" w:rsidRDefault="009C01BE" w:rsidP="00015DD1">
      <w:r>
        <w:t>It’s part of Docker software suite.</w:t>
      </w:r>
    </w:p>
    <w:p w:rsidR="00B27D5D" w:rsidRDefault="00B27D5D" w:rsidP="00B27D5D">
      <w:pPr>
        <w:keepNext/>
      </w:pPr>
    </w:p>
    <w:p w:rsidR="002D7C8C" w:rsidRDefault="002D7C8C" w:rsidP="002D7C8C">
      <w:pPr>
        <w:pStyle w:val="Titre1"/>
      </w:pPr>
      <w:bookmarkStart w:id="64" w:name="_Toc497335917"/>
      <w:r>
        <w:t>Section 3 SYSTEM ARCHITECTURE DESIGN</w:t>
      </w:r>
      <w:bookmarkEnd w:id="64"/>
    </w:p>
    <w:p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rsidR="00060547" w:rsidRDefault="00060547" w:rsidP="00060547">
      <w:pPr>
        <w:rPr>
          <w:i/>
          <w:iCs/>
        </w:rPr>
      </w:pPr>
    </w:p>
    <w:p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rsidR="002D7C8C" w:rsidRDefault="002D7C8C" w:rsidP="002D7C8C"/>
    <w:p w:rsidR="002D7C8C" w:rsidRDefault="002D7C8C" w:rsidP="00E90DD4">
      <w:pPr>
        <w:pStyle w:val="Titre2"/>
        <w:numPr>
          <w:ilvl w:val="0"/>
          <w:numId w:val="0"/>
        </w:numPr>
        <w:ind w:left="576" w:hanging="576"/>
      </w:pPr>
      <w:bookmarkStart w:id="65" w:name="_Toc497335918"/>
      <w:r>
        <w:t xml:space="preserve">3.1 </w:t>
      </w:r>
      <w:r w:rsidR="00F6725F">
        <w:t>Security Component IDM GE</w:t>
      </w:r>
      <w:bookmarkEnd w:id="65"/>
    </w:p>
    <w:p w:rsidR="002D7C8C" w:rsidRPr="0077092E" w:rsidRDefault="002D7C8C" w:rsidP="002D7C8C"/>
    <w:p w:rsidR="002D7C8C" w:rsidRDefault="002D7C8C" w:rsidP="002D7C8C">
      <w:pPr>
        <w:pStyle w:val="Titre3"/>
      </w:pPr>
      <w:bookmarkStart w:id="66" w:name="_Toc497335919"/>
      <w:r>
        <w:t>Component Functions</w:t>
      </w:r>
      <w:bookmarkEnd w:id="66"/>
    </w:p>
    <w:p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rsidR="00800872" w:rsidRDefault="00800872" w:rsidP="00F6725F">
      <w:r>
        <w:lastRenderedPageBreak/>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rsidR="00800872" w:rsidRDefault="00800872" w:rsidP="00F6725F">
      <w:r>
        <w:t xml:space="preserve">The </w:t>
      </w:r>
      <w:proofErr w:type="spellStart"/>
      <w:r>
        <w:t>AuthZforce</w:t>
      </w:r>
      <w:proofErr w:type="spellEnd"/>
      <w:r>
        <w:t xml:space="preserve"> component provides roles and access rights management</w:t>
      </w:r>
    </w:p>
    <w:p w:rsidR="00800872" w:rsidRPr="00F6725F" w:rsidRDefault="00800872" w:rsidP="00F6725F">
      <w:r>
        <w:t xml:space="preserve">The PEP Proxy components provides </w:t>
      </w:r>
      <w:proofErr w:type="spellStart"/>
      <w:r w:rsidR="00376CD1">
        <w:t>Keyrock</w:t>
      </w:r>
      <w:proofErr w:type="spellEnd"/>
      <w:r w:rsidR="00376CD1">
        <w:t xml:space="preserve"> security to others </w:t>
      </w:r>
      <w:proofErr w:type="spellStart"/>
      <w:r w:rsidR="00376CD1">
        <w:t>back’end</w:t>
      </w:r>
      <w:proofErr w:type="spellEnd"/>
      <w:r w:rsidR="00376CD1">
        <w:t xml:space="preserve"> of the platform such as Orion context broker</w:t>
      </w:r>
    </w:p>
    <w:p w:rsidR="002D7C8C" w:rsidRDefault="002D7C8C" w:rsidP="002D7C8C">
      <w:pPr>
        <w:pStyle w:val="Titre3"/>
      </w:pPr>
      <w:bookmarkStart w:id="67" w:name="_Toc497335920"/>
      <w:r>
        <w:t>Technical Considerations</w:t>
      </w:r>
      <w:bookmarkEnd w:id="67"/>
    </w:p>
    <w:p w:rsidR="00CD2DD9" w:rsidRDefault="00CD2DD9" w:rsidP="00CD2DD9">
      <w:r>
        <w:t xml:space="preserve">This </w:t>
      </w:r>
      <w:r w:rsidR="00B4038E">
        <w:t xml:space="preserve">is </w:t>
      </w:r>
      <w:r>
        <w:t>the component</w:t>
      </w:r>
      <w:r w:rsidR="00800872">
        <w:t>s</w:t>
      </w:r>
      <w:r>
        <w:t xml:space="preserve"> proposed in </w:t>
      </w:r>
      <w:proofErr w:type="spellStart"/>
      <w:r>
        <w:t>Fiware</w:t>
      </w:r>
      <w:proofErr w:type="spellEnd"/>
      <w:r>
        <w:t xml:space="preserve"> catalog,</w:t>
      </w:r>
    </w:p>
    <w:p w:rsidR="006D346F" w:rsidRDefault="006D346F" w:rsidP="00CD2DD9">
      <w:r>
        <w:t xml:space="preserve">It’s based on </w:t>
      </w:r>
      <w:r w:rsidRPr="00E76486">
        <w:rPr>
          <w:b/>
        </w:rPr>
        <w:t>Keystone</w:t>
      </w:r>
      <w:r>
        <w:t>, the IDM component of OpenStack cloud software suite.</w:t>
      </w:r>
    </w:p>
    <w:p w:rsidR="00CD2DD9" w:rsidRDefault="00CD2DD9" w:rsidP="00CD2DD9">
      <w:r>
        <w:t xml:space="preserve">it </w:t>
      </w:r>
      <w:proofErr w:type="gramStart"/>
      <w:r>
        <w:t>use</w:t>
      </w:r>
      <w:proofErr w:type="gramEnd"/>
      <w:r>
        <w:t xml:space="preserve"> the standard OAuth2 protocol</w:t>
      </w:r>
    </w:p>
    <w:p w:rsidR="00CD2DD9" w:rsidRPr="00CD2DD9" w:rsidRDefault="00CD2DD9" w:rsidP="00CD2DD9">
      <w:r>
        <w:t xml:space="preserve">it can </w:t>
      </w:r>
      <w:r w:rsidR="006D346F">
        <w:t>connect</w:t>
      </w:r>
      <w:r>
        <w:t xml:space="preserve"> with an LDAP if needed</w:t>
      </w:r>
    </w:p>
    <w:p w:rsidR="002D7C8C" w:rsidRDefault="002D7C8C" w:rsidP="002D7C8C">
      <w:pPr>
        <w:pStyle w:val="Titre3"/>
      </w:pPr>
      <w:bookmarkStart w:id="68" w:name="_Toc497335921"/>
      <w:r>
        <w:t>Selected Product(s)</w:t>
      </w:r>
      <w:bookmarkEnd w:id="68"/>
    </w:p>
    <w:p w:rsidR="00A97AE8" w:rsidRDefault="00E76486" w:rsidP="00E76486">
      <w:r>
        <w:t xml:space="preserve">OpenStack </w:t>
      </w:r>
      <w:r w:rsidRPr="00E76486">
        <w:rPr>
          <w:b/>
        </w:rPr>
        <w:t>Keystone</w:t>
      </w:r>
      <w:r>
        <w:t xml:space="preserve"> provides authentication, authorization and service discovery mechanisms via HTTP primarily for use by projects in the OpenStack family. It is most commonly deployed as an HTTP interface to existing identity systems, such as LDAP.</w:t>
      </w:r>
    </w:p>
    <w:p w:rsidR="00E76486" w:rsidRPr="00A97AE8" w:rsidRDefault="00E76486" w:rsidP="00E76486">
      <w:bookmarkStart w:id="69" w:name="_GoBack"/>
      <w:bookmarkEnd w:id="69"/>
    </w:p>
    <w:p w:rsidR="002D7C8C" w:rsidRDefault="002D7C8C" w:rsidP="002D7C8C">
      <w:pPr>
        <w:pStyle w:val="Titre3"/>
        <w:rPr>
          <w:i/>
        </w:rPr>
      </w:pPr>
      <w:bookmarkStart w:id="70" w:name="_Toc497335922"/>
      <w:r>
        <w:t>Selection Rationale</w:t>
      </w:r>
      <w:bookmarkEnd w:id="70"/>
    </w:p>
    <w:p w:rsidR="002D7C8C" w:rsidRDefault="002D7C8C" w:rsidP="002D7C8C">
      <w:pPr>
        <w:pStyle w:val="Titre3"/>
        <w:rPr>
          <w:i/>
        </w:rPr>
      </w:pPr>
      <w:bookmarkStart w:id="71" w:name="_Toc497335923"/>
      <w:r>
        <w:t>Architecture Risks</w:t>
      </w:r>
      <w:bookmarkEnd w:id="71"/>
    </w:p>
    <w:p w:rsidR="002D7C8C" w:rsidRDefault="002D7C8C" w:rsidP="002D7C8C"/>
    <w:p w:rsidR="002D7C8C" w:rsidRDefault="00F6725F" w:rsidP="002D7C8C">
      <w:pPr>
        <w:pStyle w:val="Titre2"/>
      </w:pPr>
      <w:bookmarkStart w:id="72" w:name="_Toc497335924"/>
      <w:r>
        <w:t>Orion Context Broker Component</w:t>
      </w:r>
      <w:bookmarkEnd w:id="72"/>
    </w:p>
    <w:p w:rsidR="00F6725F" w:rsidRDefault="00F6725F" w:rsidP="00F6725F"/>
    <w:p w:rsidR="00F6725F" w:rsidRDefault="00F6725F" w:rsidP="00F6725F">
      <w:pPr>
        <w:pStyle w:val="Titre3"/>
        <w:rPr>
          <w:i/>
        </w:rPr>
      </w:pPr>
      <w:bookmarkStart w:id="73" w:name="_Toc497335925"/>
      <w:r>
        <w:t>Component Functions</w:t>
      </w:r>
      <w:bookmarkEnd w:id="73"/>
    </w:p>
    <w:p w:rsidR="00F6725F" w:rsidRDefault="00F6725F" w:rsidP="00F6725F">
      <w:pPr>
        <w:pStyle w:val="Titre3"/>
        <w:rPr>
          <w:i/>
        </w:rPr>
      </w:pPr>
      <w:bookmarkStart w:id="74" w:name="_Toc497335926"/>
      <w:r>
        <w:t>Technical Considerations</w:t>
      </w:r>
      <w:bookmarkEnd w:id="74"/>
    </w:p>
    <w:p w:rsidR="00F6725F" w:rsidRDefault="00F6725F" w:rsidP="00F6725F">
      <w:pPr>
        <w:pStyle w:val="Titre3"/>
      </w:pPr>
      <w:bookmarkStart w:id="75" w:name="_Toc497335927"/>
      <w:r>
        <w:t>Selected Product(s)</w:t>
      </w:r>
      <w:bookmarkEnd w:id="75"/>
    </w:p>
    <w:p w:rsidR="00177247" w:rsidRPr="00A97AE8" w:rsidRDefault="00177247" w:rsidP="00177247">
      <w:r>
        <w:t xml:space="preserve">There’s another implementation of an NGSI context broker originated from Orange: </w:t>
      </w:r>
    </w:p>
    <w:p w:rsidR="00177247" w:rsidRPr="00177247" w:rsidRDefault="00177247" w:rsidP="00177247"/>
    <w:p w:rsidR="00F6725F" w:rsidRDefault="00F6725F" w:rsidP="00F6725F">
      <w:pPr>
        <w:pStyle w:val="Titre3"/>
        <w:rPr>
          <w:i/>
        </w:rPr>
      </w:pPr>
      <w:bookmarkStart w:id="76" w:name="_Toc497335928"/>
      <w:r>
        <w:t>Selection Rationale</w:t>
      </w:r>
      <w:bookmarkEnd w:id="76"/>
    </w:p>
    <w:p w:rsidR="00F6725F" w:rsidRDefault="00F6725F" w:rsidP="00F6725F">
      <w:pPr>
        <w:pStyle w:val="Titre3"/>
      </w:pPr>
      <w:bookmarkStart w:id="77" w:name="_Toc497335929"/>
      <w:r>
        <w:t>Architecture Risks</w:t>
      </w:r>
      <w:bookmarkEnd w:id="77"/>
    </w:p>
    <w:p w:rsidR="00177247" w:rsidRDefault="00177247" w:rsidP="00177247">
      <w:r>
        <w:t>This component is central to the platform, because it’s the dorsal of the architecture</w:t>
      </w:r>
    </w:p>
    <w:p w:rsidR="00177247" w:rsidRP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p>
    <w:p w:rsidR="00F6725F" w:rsidRPr="00F6725F" w:rsidRDefault="00F6725F" w:rsidP="00F6725F"/>
    <w:p w:rsidR="00A226BA" w:rsidRDefault="00A226BA" w:rsidP="00A226BA">
      <w:pPr>
        <w:pStyle w:val="Titre2"/>
      </w:pPr>
      <w:bookmarkStart w:id="78" w:name="_Toc497335930"/>
      <w:r>
        <w:t>MongoDB Component</w:t>
      </w:r>
      <w:bookmarkEnd w:id="78"/>
    </w:p>
    <w:p w:rsidR="00A226BA" w:rsidRDefault="00A226BA" w:rsidP="00A226BA"/>
    <w:p w:rsidR="00A226BA" w:rsidRDefault="00A226BA" w:rsidP="00A226BA">
      <w:pPr>
        <w:pStyle w:val="Titre3"/>
      </w:pPr>
      <w:bookmarkStart w:id="79" w:name="_Toc497335931"/>
      <w:r>
        <w:t>Component Functions</w:t>
      </w:r>
      <w:bookmarkEnd w:id="79"/>
    </w:p>
    <w:p w:rsidR="00254F0F" w:rsidRPr="00254F0F" w:rsidRDefault="00254F0F" w:rsidP="00254F0F">
      <w:r>
        <w:t>MongoDB is a NOSQL document database, natively scalable</w:t>
      </w:r>
    </w:p>
    <w:p w:rsidR="00A226BA" w:rsidRDefault="00A226BA" w:rsidP="00A226BA">
      <w:pPr>
        <w:pStyle w:val="Titre3"/>
        <w:rPr>
          <w:i/>
        </w:rPr>
      </w:pPr>
      <w:bookmarkStart w:id="80" w:name="_Toc497335932"/>
      <w:r>
        <w:t>Technical Considerations</w:t>
      </w:r>
      <w:bookmarkEnd w:id="80"/>
    </w:p>
    <w:p w:rsidR="00A226BA" w:rsidRDefault="00A226BA" w:rsidP="00A226BA">
      <w:pPr>
        <w:pStyle w:val="Titre3"/>
        <w:rPr>
          <w:i/>
        </w:rPr>
      </w:pPr>
      <w:bookmarkStart w:id="81" w:name="_Toc497335933"/>
      <w:r>
        <w:t>Selected Product(s)</w:t>
      </w:r>
      <w:bookmarkEnd w:id="81"/>
    </w:p>
    <w:p w:rsidR="00A226BA" w:rsidRDefault="00A226BA" w:rsidP="00A226BA">
      <w:pPr>
        <w:pStyle w:val="Titre3"/>
        <w:rPr>
          <w:i/>
        </w:rPr>
      </w:pPr>
      <w:bookmarkStart w:id="82" w:name="_Toc497335934"/>
      <w:r>
        <w:t>Selection Rationale</w:t>
      </w:r>
      <w:bookmarkEnd w:id="82"/>
    </w:p>
    <w:p w:rsidR="00A226BA" w:rsidRDefault="00A226BA" w:rsidP="00A226BA">
      <w:pPr>
        <w:pStyle w:val="Titre3"/>
        <w:rPr>
          <w:i/>
        </w:rPr>
      </w:pPr>
      <w:bookmarkStart w:id="83" w:name="_Toc497335935"/>
      <w:r>
        <w:t>Architecture Risks</w:t>
      </w:r>
      <w:bookmarkEnd w:id="83"/>
    </w:p>
    <w:p w:rsidR="00A226BA" w:rsidRPr="00F6725F" w:rsidRDefault="00A226BA" w:rsidP="00A226BA"/>
    <w:p w:rsidR="005F14A1" w:rsidRDefault="005F14A1" w:rsidP="005F14A1">
      <w:pPr>
        <w:pStyle w:val="Titre2"/>
      </w:pPr>
      <w:bookmarkStart w:id="84" w:name="_Toc497335936"/>
      <w:proofErr w:type="spellStart"/>
      <w:r>
        <w:lastRenderedPageBreak/>
        <w:t>Citus</w:t>
      </w:r>
      <w:proofErr w:type="spellEnd"/>
      <w:r>
        <w:t>/PostgreSQL cluster Component</w:t>
      </w:r>
      <w:bookmarkEnd w:id="84"/>
    </w:p>
    <w:p w:rsidR="005F14A1" w:rsidRDefault="005F14A1" w:rsidP="005F14A1"/>
    <w:p w:rsidR="005F14A1" w:rsidRDefault="005F14A1" w:rsidP="005F14A1">
      <w:pPr>
        <w:pStyle w:val="Titre3"/>
        <w:rPr>
          <w:i/>
        </w:rPr>
      </w:pPr>
      <w:bookmarkStart w:id="85" w:name="_Toc497335937"/>
      <w:r>
        <w:t>Component Functions</w:t>
      </w:r>
      <w:bookmarkEnd w:id="85"/>
    </w:p>
    <w:p w:rsidR="005F14A1" w:rsidRDefault="005F14A1" w:rsidP="005F14A1">
      <w:pPr>
        <w:pStyle w:val="Titre3"/>
        <w:rPr>
          <w:i/>
        </w:rPr>
      </w:pPr>
      <w:bookmarkStart w:id="86" w:name="_Toc497335938"/>
      <w:r>
        <w:t>Technical Considerations</w:t>
      </w:r>
      <w:bookmarkEnd w:id="86"/>
    </w:p>
    <w:p w:rsidR="005F14A1" w:rsidRDefault="005F14A1" w:rsidP="005F14A1">
      <w:pPr>
        <w:pStyle w:val="Titre3"/>
        <w:rPr>
          <w:i/>
        </w:rPr>
      </w:pPr>
      <w:bookmarkStart w:id="87" w:name="_Toc497335939"/>
      <w:r>
        <w:t>Selected Product(s)</w:t>
      </w:r>
      <w:bookmarkEnd w:id="87"/>
    </w:p>
    <w:p w:rsidR="005F14A1" w:rsidRDefault="005F14A1" w:rsidP="005F14A1">
      <w:pPr>
        <w:pStyle w:val="Titre3"/>
        <w:rPr>
          <w:i/>
        </w:rPr>
      </w:pPr>
      <w:bookmarkStart w:id="88" w:name="_Toc497335940"/>
      <w:r>
        <w:t>Selection Rationale</w:t>
      </w:r>
      <w:bookmarkEnd w:id="88"/>
    </w:p>
    <w:p w:rsidR="005F14A1" w:rsidRDefault="005F14A1" w:rsidP="005F14A1">
      <w:pPr>
        <w:pStyle w:val="Titre3"/>
        <w:rPr>
          <w:i/>
        </w:rPr>
      </w:pPr>
      <w:bookmarkStart w:id="89" w:name="_Toc497335941"/>
      <w:r>
        <w:t>Architecture Risks</w:t>
      </w:r>
      <w:bookmarkEnd w:id="89"/>
    </w:p>
    <w:p w:rsidR="005F14A1" w:rsidRPr="00F6725F" w:rsidRDefault="005F14A1" w:rsidP="005F14A1"/>
    <w:p w:rsidR="005F14A1" w:rsidRDefault="005F14A1" w:rsidP="005F14A1">
      <w:pPr>
        <w:pStyle w:val="Titre2"/>
      </w:pPr>
      <w:bookmarkStart w:id="90" w:name="_Toc497335942"/>
      <w:proofErr w:type="spellStart"/>
      <w:r>
        <w:t>Galera</w:t>
      </w:r>
      <w:proofErr w:type="spellEnd"/>
      <w:r>
        <w:t>/MySQL cluster Component</w:t>
      </w:r>
      <w:bookmarkEnd w:id="90"/>
    </w:p>
    <w:p w:rsidR="005F14A1" w:rsidRDefault="005F14A1" w:rsidP="005F14A1"/>
    <w:p w:rsidR="005F14A1" w:rsidRDefault="005F14A1" w:rsidP="005F14A1">
      <w:pPr>
        <w:pStyle w:val="Titre3"/>
        <w:rPr>
          <w:i/>
        </w:rPr>
      </w:pPr>
      <w:bookmarkStart w:id="91" w:name="_Toc497335943"/>
      <w:r>
        <w:t>Component Functions</w:t>
      </w:r>
      <w:bookmarkEnd w:id="91"/>
    </w:p>
    <w:p w:rsidR="005F14A1" w:rsidRDefault="005F14A1" w:rsidP="005F14A1">
      <w:pPr>
        <w:pStyle w:val="Titre3"/>
        <w:rPr>
          <w:i/>
        </w:rPr>
      </w:pPr>
      <w:bookmarkStart w:id="92" w:name="_Toc497335944"/>
      <w:r>
        <w:t>Technical Considerations</w:t>
      </w:r>
      <w:bookmarkEnd w:id="92"/>
    </w:p>
    <w:p w:rsidR="005F14A1" w:rsidRDefault="005F14A1" w:rsidP="005F14A1">
      <w:pPr>
        <w:pStyle w:val="Titre3"/>
        <w:rPr>
          <w:i/>
        </w:rPr>
      </w:pPr>
      <w:bookmarkStart w:id="93" w:name="_Toc497335945"/>
      <w:r>
        <w:t>Selected Product(s)</w:t>
      </w:r>
      <w:bookmarkEnd w:id="93"/>
    </w:p>
    <w:p w:rsidR="005F14A1" w:rsidRDefault="005F14A1" w:rsidP="005F14A1">
      <w:pPr>
        <w:pStyle w:val="Titre3"/>
        <w:rPr>
          <w:i/>
        </w:rPr>
      </w:pPr>
      <w:bookmarkStart w:id="94" w:name="_Toc497335946"/>
      <w:r>
        <w:t>Selection Rationale</w:t>
      </w:r>
      <w:bookmarkEnd w:id="94"/>
    </w:p>
    <w:p w:rsidR="005F14A1" w:rsidRDefault="005F14A1" w:rsidP="005F14A1">
      <w:pPr>
        <w:pStyle w:val="Titre3"/>
        <w:rPr>
          <w:i/>
        </w:rPr>
      </w:pPr>
      <w:bookmarkStart w:id="95" w:name="_Toc497335947"/>
      <w:r>
        <w:t>Architecture Risks</w:t>
      </w:r>
      <w:bookmarkEnd w:id="95"/>
    </w:p>
    <w:p w:rsidR="005F14A1" w:rsidRPr="00F6725F" w:rsidRDefault="005F14A1" w:rsidP="005F14A1"/>
    <w:p w:rsidR="00A226BA" w:rsidRDefault="00A226BA" w:rsidP="00A226BA">
      <w:pPr>
        <w:pStyle w:val="Titre2"/>
      </w:pPr>
      <w:bookmarkStart w:id="96" w:name="_Toc497335948"/>
      <w:r>
        <w:t>Cosmos Big Data Component</w:t>
      </w:r>
      <w:bookmarkEnd w:id="96"/>
    </w:p>
    <w:p w:rsidR="00A226BA" w:rsidRDefault="00A226BA" w:rsidP="00A226BA"/>
    <w:p w:rsidR="00A226BA" w:rsidRDefault="00A226BA" w:rsidP="00A226BA">
      <w:pPr>
        <w:pStyle w:val="Titre3"/>
        <w:rPr>
          <w:i/>
        </w:rPr>
      </w:pPr>
      <w:bookmarkStart w:id="97" w:name="_Toc497335949"/>
      <w:r>
        <w:t>Component Functions</w:t>
      </w:r>
      <w:bookmarkEnd w:id="97"/>
    </w:p>
    <w:p w:rsidR="00A226BA" w:rsidRDefault="00A226BA" w:rsidP="00A226BA">
      <w:pPr>
        <w:pStyle w:val="Titre3"/>
        <w:rPr>
          <w:i/>
        </w:rPr>
      </w:pPr>
      <w:bookmarkStart w:id="98" w:name="_Toc497335950"/>
      <w:r>
        <w:t>Technical Considerations</w:t>
      </w:r>
      <w:bookmarkEnd w:id="98"/>
    </w:p>
    <w:p w:rsidR="00A226BA" w:rsidRDefault="00A226BA" w:rsidP="00A226BA">
      <w:pPr>
        <w:pStyle w:val="Titre3"/>
        <w:rPr>
          <w:i/>
        </w:rPr>
      </w:pPr>
      <w:bookmarkStart w:id="99" w:name="_Toc497335951"/>
      <w:r>
        <w:t>Selected Product(s)</w:t>
      </w:r>
      <w:bookmarkEnd w:id="99"/>
    </w:p>
    <w:p w:rsidR="00A226BA" w:rsidRDefault="00A226BA" w:rsidP="00A226BA">
      <w:pPr>
        <w:pStyle w:val="Titre3"/>
        <w:rPr>
          <w:i/>
        </w:rPr>
      </w:pPr>
      <w:bookmarkStart w:id="100" w:name="_Toc497335952"/>
      <w:r>
        <w:t>Selection Rationale</w:t>
      </w:r>
      <w:bookmarkEnd w:id="100"/>
    </w:p>
    <w:p w:rsidR="00A226BA" w:rsidRDefault="00A226BA" w:rsidP="00A226BA">
      <w:pPr>
        <w:pStyle w:val="Titre3"/>
      </w:pPr>
      <w:bookmarkStart w:id="101" w:name="_Toc497335953"/>
      <w:r>
        <w:t>Architecture Risks</w:t>
      </w:r>
      <w:bookmarkEnd w:id="101"/>
    </w:p>
    <w:p w:rsidR="00A226BA" w:rsidRPr="00A226BA" w:rsidRDefault="00A226BA" w:rsidP="00A226BA"/>
    <w:p w:rsidR="00A226BA" w:rsidRDefault="00A226BA" w:rsidP="00A226BA">
      <w:pPr>
        <w:pStyle w:val="Titre2"/>
      </w:pPr>
      <w:bookmarkStart w:id="102" w:name="_Toc497335954"/>
      <w:proofErr w:type="spellStart"/>
      <w:r>
        <w:t>Knowage</w:t>
      </w:r>
      <w:proofErr w:type="spellEnd"/>
      <w:r>
        <w:t xml:space="preserve"> Analytics Component</w:t>
      </w:r>
      <w:bookmarkEnd w:id="102"/>
    </w:p>
    <w:p w:rsidR="00A226BA" w:rsidRDefault="00A226BA" w:rsidP="00A226BA"/>
    <w:p w:rsidR="00A226BA" w:rsidRDefault="00A226BA" w:rsidP="00A226BA">
      <w:pPr>
        <w:pStyle w:val="Titre3"/>
        <w:rPr>
          <w:i/>
        </w:rPr>
      </w:pPr>
      <w:bookmarkStart w:id="103" w:name="_Toc497335955"/>
      <w:r>
        <w:t>Component Functions</w:t>
      </w:r>
      <w:bookmarkEnd w:id="103"/>
    </w:p>
    <w:p w:rsidR="00A226BA" w:rsidRDefault="00A226BA" w:rsidP="00A226BA">
      <w:pPr>
        <w:pStyle w:val="Titre3"/>
        <w:rPr>
          <w:i/>
        </w:rPr>
      </w:pPr>
      <w:bookmarkStart w:id="104" w:name="_Toc497335956"/>
      <w:r>
        <w:t>Technical Considerations</w:t>
      </w:r>
      <w:bookmarkEnd w:id="104"/>
    </w:p>
    <w:p w:rsidR="00A226BA" w:rsidRDefault="00A226BA" w:rsidP="00A226BA">
      <w:pPr>
        <w:pStyle w:val="Titre3"/>
        <w:rPr>
          <w:i/>
        </w:rPr>
      </w:pPr>
      <w:bookmarkStart w:id="105" w:name="_Toc497335957"/>
      <w:r>
        <w:t>Selected Product(s)</w:t>
      </w:r>
      <w:bookmarkEnd w:id="105"/>
    </w:p>
    <w:p w:rsidR="00A226BA" w:rsidRDefault="00A226BA" w:rsidP="00A226BA">
      <w:pPr>
        <w:pStyle w:val="Titre3"/>
        <w:rPr>
          <w:i/>
        </w:rPr>
      </w:pPr>
      <w:bookmarkStart w:id="106" w:name="_Toc497335958"/>
      <w:r>
        <w:t>Selection Rationale</w:t>
      </w:r>
      <w:bookmarkEnd w:id="106"/>
    </w:p>
    <w:p w:rsidR="00A226BA" w:rsidRDefault="00A226BA" w:rsidP="00A226BA">
      <w:pPr>
        <w:pStyle w:val="Titre3"/>
        <w:rPr>
          <w:i/>
        </w:rPr>
      </w:pPr>
      <w:bookmarkStart w:id="107" w:name="_Toc497335959"/>
      <w:r>
        <w:t>Architecture Risks</w:t>
      </w:r>
      <w:bookmarkEnd w:id="107"/>
    </w:p>
    <w:p w:rsidR="00A226BA" w:rsidRPr="00F6725F" w:rsidRDefault="00A226BA" w:rsidP="00A226BA"/>
    <w:p w:rsidR="00A226BA" w:rsidRDefault="00A226BA" w:rsidP="00A226BA">
      <w:pPr>
        <w:pStyle w:val="Titre2"/>
      </w:pPr>
      <w:bookmarkStart w:id="108" w:name="_Toc497335960"/>
      <w:r>
        <w:lastRenderedPageBreak/>
        <w:t>CKAN Open Data Component</w:t>
      </w:r>
      <w:bookmarkEnd w:id="108"/>
    </w:p>
    <w:p w:rsidR="00A226BA" w:rsidRDefault="00A226BA" w:rsidP="00A226BA"/>
    <w:p w:rsidR="00A226BA" w:rsidRDefault="00A226BA" w:rsidP="00A226BA">
      <w:pPr>
        <w:pStyle w:val="Titre3"/>
        <w:rPr>
          <w:i/>
        </w:rPr>
      </w:pPr>
      <w:bookmarkStart w:id="109" w:name="_Toc497335961"/>
      <w:r>
        <w:t>Component Functions</w:t>
      </w:r>
      <w:bookmarkEnd w:id="109"/>
    </w:p>
    <w:p w:rsidR="00A226BA" w:rsidRDefault="00A226BA" w:rsidP="00A226BA">
      <w:pPr>
        <w:pStyle w:val="Titre3"/>
        <w:rPr>
          <w:i/>
        </w:rPr>
      </w:pPr>
      <w:bookmarkStart w:id="110" w:name="_Toc497335962"/>
      <w:r>
        <w:t>Technical Considerations</w:t>
      </w:r>
      <w:bookmarkEnd w:id="110"/>
    </w:p>
    <w:p w:rsidR="00A226BA" w:rsidRDefault="00A226BA" w:rsidP="00A226BA">
      <w:pPr>
        <w:pStyle w:val="Titre3"/>
        <w:rPr>
          <w:i/>
        </w:rPr>
      </w:pPr>
      <w:bookmarkStart w:id="111" w:name="_Toc497335963"/>
      <w:r>
        <w:t>Selected Product(s)</w:t>
      </w:r>
      <w:bookmarkEnd w:id="111"/>
    </w:p>
    <w:p w:rsidR="00A226BA" w:rsidRDefault="00A226BA" w:rsidP="00A226BA">
      <w:pPr>
        <w:pStyle w:val="Titre3"/>
        <w:rPr>
          <w:i/>
        </w:rPr>
      </w:pPr>
      <w:bookmarkStart w:id="112" w:name="_Toc497335964"/>
      <w:r>
        <w:t>Selection Rationale</w:t>
      </w:r>
      <w:bookmarkEnd w:id="112"/>
    </w:p>
    <w:p w:rsidR="00A226BA" w:rsidRDefault="00A226BA" w:rsidP="00A226BA">
      <w:pPr>
        <w:pStyle w:val="Titre3"/>
        <w:rPr>
          <w:i/>
        </w:rPr>
      </w:pPr>
      <w:bookmarkStart w:id="113" w:name="_Toc497335965"/>
      <w:r>
        <w:t>Architecture Risks</w:t>
      </w:r>
      <w:bookmarkEnd w:id="113"/>
    </w:p>
    <w:p w:rsidR="00A226BA" w:rsidRPr="00F6725F" w:rsidRDefault="00A226BA" w:rsidP="00A226BA"/>
    <w:p w:rsidR="003069FA" w:rsidRDefault="003069FA" w:rsidP="003069FA">
      <w:pPr>
        <w:pStyle w:val="Titre2"/>
      </w:pPr>
      <w:bookmarkStart w:id="114" w:name="_Toc497335966"/>
      <w:r>
        <w:t>IDAS Component</w:t>
      </w:r>
      <w:bookmarkEnd w:id="114"/>
    </w:p>
    <w:p w:rsidR="003069FA" w:rsidRDefault="003069FA" w:rsidP="003069FA"/>
    <w:p w:rsidR="003069FA" w:rsidRDefault="003069FA" w:rsidP="003069FA">
      <w:pPr>
        <w:pStyle w:val="Titre3"/>
        <w:rPr>
          <w:i/>
        </w:rPr>
      </w:pPr>
      <w:bookmarkStart w:id="115" w:name="_Toc497335967"/>
      <w:r>
        <w:t>Component Functions</w:t>
      </w:r>
      <w:bookmarkEnd w:id="115"/>
    </w:p>
    <w:p w:rsidR="003069FA" w:rsidRDefault="003069FA" w:rsidP="003069FA">
      <w:pPr>
        <w:pStyle w:val="Titre3"/>
        <w:rPr>
          <w:i/>
        </w:rPr>
      </w:pPr>
      <w:bookmarkStart w:id="116" w:name="_Toc497335968"/>
      <w:r>
        <w:t>Technical Considerations</w:t>
      </w:r>
      <w:bookmarkEnd w:id="116"/>
    </w:p>
    <w:p w:rsidR="003069FA" w:rsidRDefault="003069FA" w:rsidP="003069FA">
      <w:pPr>
        <w:pStyle w:val="Titre3"/>
        <w:rPr>
          <w:i/>
        </w:rPr>
      </w:pPr>
      <w:bookmarkStart w:id="117" w:name="_Toc497335969"/>
      <w:r>
        <w:t>Selected Product(s)</w:t>
      </w:r>
      <w:bookmarkEnd w:id="117"/>
    </w:p>
    <w:p w:rsidR="003069FA" w:rsidRDefault="003069FA" w:rsidP="003069FA">
      <w:pPr>
        <w:pStyle w:val="Titre3"/>
        <w:rPr>
          <w:i/>
        </w:rPr>
      </w:pPr>
      <w:bookmarkStart w:id="118" w:name="_Toc497335970"/>
      <w:r>
        <w:t>Selection Rationale</w:t>
      </w:r>
      <w:bookmarkEnd w:id="118"/>
    </w:p>
    <w:p w:rsidR="003069FA" w:rsidRDefault="003069FA" w:rsidP="003069FA">
      <w:pPr>
        <w:pStyle w:val="Titre3"/>
        <w:rPr>
          <w:i/>
        </w:rPr>
      </w:pPr>
      <w:bookmarkStart w:id="119" w:name="_Toc497335971"/>
      <w:r>
        <w:t>Architecture Risks</w:t>
      </w:r>
      <w:bookmarkEnd w:id="119"/>
    </w:p>
    <w:p w:rsidR="003069FA" w:rsidRPr="00F6725F" w:rsidRDefault="003069FA" w:rsidP="003069FA"/>
    <w:p w:rsidR="003069FA" w:rsidRDefault="005F14A1" w:rsidP="003069FA">
      <w:pPr>
        <w:pStyle w:val="Titre2"/>
      </w:pPr>
      <w:r>
        <w:t xml:space="preserve"> </w:t>
      </w:r>
      <w:bookmarkStart w:id="120" w:name="_Toc497335972"/>
      <w:r w:rsidR="003069FA">
        <w:t>CEP Component</w:t>
      </w:r>
      <w:bookmarkEnd w:id="120"/>
    </w:p>
    <w:p w:rsidR="003069FA" w:rsidRDefault="003069FA" w:rsidP="003069FA"/>
    <w:p w:rsidR="003069FA" w:rsidRDefault="003069FA" w:rsidP="003069FA">
      <w:pPr>
        <w:pStyle w:val="Titre3"/>
        <w:rPr>
          <w:i/>
        </w:rPr>
      </w:pPr>
      <w:bookmarkStart w:id="121" w:name="_Toc497335973"/>
      <w:r>
        <w:t>Component Functions</w:t>
      </w:r>
      <w:bookmarkEnd w:id="121"/>
    </w:p>
    <w:p w:rsidR="003069FA" w:rsidRDefault="003069FA" w:rsidP="003069FA">
      <w:pPr>
        <w:pStyle w:val="Titre3"/>
        <w:rPr>
          <w:i/>
        </w:rPr>
      </w:pPr>
      <w:bookmarkStart w:id="122" w:name="_Toc497335974"/>
      <w:r>
        <w:t>Technical Considerations</w:t>
      </w:r>
      <w:bookmarkEnd w:id="122"/>
    </w:p>
    <w:p w:rsidR="003069FA" w:rsidRDefault="003069FA" w:rsidP="003069FA">
      <w:pPr>
        <w:pStyle w:val="Titre3"/>
        <w:rPr>
          <w:i/>
        </w:rPr>
      </w:pPr>
      <w:bookmarkStart w:id="123" w:name="_Toc497335975"/>
      <w:r>
        <w:t>Selected Product(s)</w:t>
      </w:r>
      <w:bookmarkEnd w:id="123"/>
    </w:p>
    <w:p w:rsidR="003069FA" w:rsidRDefault="003069FA" w:rsidP="003069FA">
      <w:pPr>
        <w:pStyle w:val="Titre3"/>
        <w:rPr>
          <w:i/>
        </w:rPr>
      </w:pPr>
      <w:bookmarkStart w:id="124" w:name="_Toc497335976"/>
      <w:r>
        <w:t>Selection Rationale</w:t>
      </w:r>
      <w:bookmarkEnd w:id="124"/>
    </w:p>
    <w:p w:rsidR="003069FA" w:rsidRDefault="003069FA" w:rsidP="003069FA">
      <w:pPr>
        <w:pStyle w:val="Titre3"/>
        <w:rPr>
          <w:i/>
        </w:rPr>
      </w:pPr>
      <w:bookmarkStart w:id="125" w:name="_Toc497335977"/>
      <w:r>
        <w:t>Architecture Risks</w:t>
      </w:r>
      <w:bookmarkEnd w:id="125"/>
    </w:p>
    <w:p w:rsidR="003069FA" w:rsidRPr="00F6725F" w:rsidRDefault="003069FA" w:rsidP="003069FA"/>
    <w:p w:rsidR="003069FA" w:rsidRDefault="003069FA" w:rsidP="003069FA">
      <w:pPr>
        <w:pStyle w:val="Titre2"/>
      </w:pPr>
      <w:r>
        <w:t xml:space="preserve"> </w:t>
      </w:r>
      <w:bookmarkStart w:id="126" w:name="_Toc497335978"/>
      <w:r>
        <w:t>Application Mashup Component</w:t>
      </w:r>
      <w:bookmarkEnd w:id="126"/>
    </w:p>
    <w:p w:rsidR="003069FA" w:rsidRDefault="003069FA" w:rsidP="003069FA"/>
    <w:p w:rsidR="003069FA" w:rsidRDefault="003069FA" w:rsidP="003069FA">
      <w:pPr>
        <w:pStyle w:val="Titre3"/>
        <w:rPr>
          <w:i/>
        </w:rPr>
      </w:pPr>
      <w:bookmarkStart w:id="127" w:name="_Toc497335979"/>
      <w:r>
        <w:t>Component Functions</w:t>
      </w:r>
      <w:bookmarkEnd w:id="127"/>
    </w:p>
    <w:p w:rsidR="003069FA" w:rsidRDefault="003069FA" w:rsidP="003069FA">
      <w:pPr>
        <w:pStyle w:val="Titre3"/>
        <w:rPr>
          <w:i/>
        </w:rPr>
      </w:pPr>
      <w:bookmarkStart w:id="128" w:name="_Toc497335980"/>
      <w:r>
        <w:t>Technical Considerations</w:t>
      </w:r>
      <w:bookmarkEnd w:id="128"/>
    </w:p>
    <w:p w:rsidR="003069FA" w:rsidRDefault="003069FA" w:rsidP="003069FA">
      <w:pPr>
        <w:pStyle w:val="Titre3"/>
        <w:rPr>
          <w:i/>
        </w:rPr>
      </w:pPr>
      <w:bookmarkStart w:id="129" w:name="_Toc497335981"/>
      <w:r>
        <w:t>Selected Product(s)</w:t>
      </w:r>
      <w:bookmarkEnd w:id="129"/>
    </w:p>
    <w:p w:rsidR="003069FA" w:rsidRDefault="003069FA" w:rsidP="003069FA">
      <w:pPr>
        <w:pStyle w:val="Titre3"/>
        <w:rPr>
          <w:i/>
        </w:rPr>
      </w:pPr>
      <w:bookmarkStart w:id="130" w:name="_Toc497335982"/>
      <w:r>
        <w:t>Selection Rationale</w:t>
      </w:r>
      <w:bookmarkEnd w:id="130"/>
    </w:p>
    <w:p w:rsidR="003069FA" w:rsidRDefault="003069FA" w:rsidP="003069FA">
      <w:pPr>
        <w:pStyle w:val="Titre3"/>
        <w:rPr>
          <w:i/>
        </w:rPr>
      </w:pPr>
      <w:bookmarkStart w:id="131" w:name="_Toc497335983"/>
      <w:r>
        <w:t>Architecture Risks</w:t>
      </w:r>
      <w:bookmarkEnd w:id="131"/>
    </w:p>
    <w:p w:rsidR="003069FA" w:rsidRPr="00F6725F" w:rsidRDefault="003069FA" w:rsidP="003069FA"/>
    <w:p w:rsidR="003069FA" w:rsidRDefault="005F14A1" w:rsidP="003069FA">
      <w:pPr>
        <w:pStyle w:val="Titre2"/>
      </w:pPr>
      <w:r>
        <w:lastRenderedPageBreak/>
        <w:t xml:space="preserve"> </w:t>
      </w:r>
      <w:bookmarkStart w:id="132" w:name="_Toc497335984"/>
      <w:r w:rsidR="003069FA">
        <w:t>Biz Ecosystem Component</w:t>
      </w:r>
      <w:bookmarkEnd w:id="132"/>
    </w:p>
    <w:p w:rsidR="003069FA" w:rsidRDefault="003069FA" w:rsidP="003069FA"/>
    <w:p w:rsidR="003069FA" w:rsidRDefault="003069FA" w:rsidP="003069FA">
      <w:pPr>
        <w:pStyle w:val="Titre3"/>
        <w:rPr>
          <w:i/>
        </w:rPr>
      </w:pPr>
      <w:bookmarkStart w:id="133" w:name="_Toc497335985"/>
      <w:r>
        <w:t>Component Functions</w:t>
      </w:r>
      <w:bookmarkEnd w:id="133"/>
    </w:p>
    <w:p w:rsidR="003069FA" w:rsidRDefault="003069FA" w:rsidP="003069FA">
      <w:pPr>
        <w:pStyle w:val="Titre3"/>
        <w:rPr>
          <w:i/>
        </w:rPr>
      </w:pPr>
      <w:bookmarkStart w:id="134" w:name="_Toc497335986"/>
      <w:r>
        <w:t>Technical Considerations</w:t>
      </w:r>
      <w:bookmarkEnd w:id="134"/>
    </w:p>
    <w:p w:rsidR="003069FA" w:rsidRDefault="003069FA" w:rsidP="003069FA">
      <w:pPr>
        <w:pStyle w:val="Titre3"/>
        <w:rPr>
          <w:i/>
        </w:rPr>
      </w:pPr>
      <w:bookmarkStart w:id="135" w:name="_Toc497335987"/>
      <w:r>
        <w:t>Selected Product(s)</w:t>
      </w:r>
      <w:bookmarkEnd w:id="135"/>
    </w:p>
    <w:p w:rsidR="003069FA" w:rsidRDefault="003069FA" w:rsidP="003069FA">
      <w:pPr>
        <w:pStyle w:val="Titre3"/>
        <w:rPr>
          <w:i/>
        </w:rPr>
      </w:pPr>
      <w:bookmarkStart w:id="136" w:name="_Toc497335988"/>
      <w:r>
        <w:t>Selection Rationale</w:t>
      </w:r>
      <w:bookmarkEnd w:id="136"/>
    </w:p>
    <w:p w:rsidR="003069FA" w:rsidRDefault="003069FA" w:rsidP="003069FA">
      <w:pPr>
        <w:pStyle w:val="Titre3"/>
        <w:rPr>
          <w:i/>
        </w:rPr>
      </w:pPr>
      <w:bookmarkStart w:id="137" w:name="_Toc497335989"/>
      <w:r>
        <w:t>Architecture Risks</w:t>
      </w:r>
      <w:bookmarkEnd w:id="137"/>
    </w:p>
    <w:p w:rsidR="003069FA" w:rsidRPr="00F6725F" w:rsidRDefault="003069FA" w:rsidP="003069FA"/>
    <w:p w:rsidR="003069FA" w:rsidRDefault="003069FA" w:rsidP="003069FA">
      <w:pPr>
        <w:pStyle w:val="Titre2"/>
      </w:pPr>
      <w:r>
        <w:t xml:space="preserve"> </w:t>
      </w:r>
      <w:bookmarkStart w:id="138" w:name="_Toc497335990"/>
      <w:r w:rsidR="005F14A1">
        <w:t>Development</w:t>
      </w:r>
      <w:r>
        <w:t xml:space="preserve"> Component</w:t>
      </w:r>
      <w:r w:rsidR="005F14A1">
        <w:t>s</w:t>
      </w:r>
      <w:bookmarkEnd w:id="138"/>
    </w:p>
    <w:p w:rsidR="003069FA" w:rsidRDefault="003069FA" w:rsidP="003069FA"/>
    <w:p w:rsidR="003069FA" w:rsidRDefault="003069FA" w:rsidP="003069FA">
      <w:pPr>
        <w:pStyle w:val="Titre3"/>
        <w:rPr>
          <w:i/>
        </w:rPr>
      </w:pPr>
      <w:bookmarkStart w:id="139" w:name="_Toc497335991"/>
      <w:r>
        <w:t>Component Functions</w:t>
      </w:r>
      <w:bookmarkEnd w:id="139"/>
    </w:p>
    <w:p w:rsidR="003069FA" w:rsidRDefault="003069FA" w:rsidP="003069FA">
      <w:pPr>
        <w:pStyle w:val="Titre3"/>
        <w:rPr>
          <w:i/>
        </w:rPr>
      </w:pPr>
      <w:bookmarkStart w:id="140" w:name="_Toc497335992"/>
      <w:r>
        <w:t>Technical Considerations</w:t>
      </w:r>
      <w:bookmarkEnd w:id="140"/>
    </w:p>
    <w:p w:rsidR="003069FA" w:rsidRDefault="003069FA" w:rsidP="003069FA">
      <w:pPr>
        <w:pStyle w:val="Titre3"/>
        <w:rPr>
          <w:i/>
        </w:rPr>
      </w:pPr>
      <w:bookmarkStart w:id="141" w:name="_Toc497335993"/>
      <w:r>
        <w:t>Selected Product(s)</w:t>
      </w:r>
      <w:bookmarkEnd w:id="141"/>
    </w:p>
    <w:p w:rsidR="003069FA" w:rsidRDefault="003069FA" w:rsidP="003069FA">
      <w:pPr>
        <w:pStyle w:val="Titre3"/>
        <w:rPr>
          <w:i/>
        </w:rPr>
      </w:pPr>
      <w:bookmarkStart w:id="142" w:name="_Toc497335994"/>
      <w:r>
        <w:t>Selection Rationale</w:t>
      </w:r>
      <w:bookmarkEnd w:id="142"/>
    </w:p>
    <w:p w:rsidR="003069FA" w:rsidRDefault="003069FA" w:rsidP="003069FA">
      <w:pPr>
        <w:pStyle w:val="Titre3"/>
        <w:rPr>
          <w:i/>
        </w:rPr>
      </w:pPr>
      <w:bookmarkStart w:id="143" w:name="_Toc497335995"/>
      <w:r>
        <w:t>Architecture Risks</w:t>
      </w:r>
      <w:bookmarkEnd w:id="143"/>
    </w:p>
    <w:p w:rsidR="003069FA" w:rsidRPr="00F6725F" w:rsidRDefault="003069FA" w:rsidP="003069FA"/>
    <w:p w:rsidR="003069FA" w:rsidRDefault="005F14A1" w:rsidP="003069FA">
      <w:pPr>
        <w:pStyle w:val="Titre2"/>
      </w:pPr>
      <w:r>
        <w:t xml:space="preserve"> </w:t>
      </w:r>
      <w:bookmarkStart w:id="144" w:name="_Toc497335996"/>
      <w:r>
        <w:t>Monitoring</w:t>
      </w:r>
      <w:r w:rsidR="003069FA">
        <w:t xml:space="preserve"> Component</w:t>
      </w:r>
      <w:r>
        <w:t>s</w:t>
      </w:r>
      <w:bookmarkEnd w:id="144"/>
    </w:p>
    <w:p w:rsidR="003069FA" w:rsidRDefault="003069FA" w:rsidP="003069FA"/>
    <w:p w:rsidR="003069FA" w:rsidRDefault="003069FA" w:rsidP="003069FA">
      <w:pPr>
        <w:pStyle w:val="Titre3"/>
        <w:rPr>
          <w:i/>
        </w:rPr>
      </w:pPr>
      <w:bookmarkStart w:id="145" w:name="_Toc497335997"/>
      <w:r>
        <w:t>Component Functions</w:t>
      </w:r>
      <w:bookmarkEnd w:id="145"/>
    </w:p>
    <w:p w:rsidR="003069FA" w:rsidRDefault="003069FA" w:rsidP="003069FA">
      <w:pPr>
        <w:pStyle w:val="Titre3"/>
        <w:rPr>
          <w:i/>
        </w:rPr>
      </w:pPr>
      <w:bookmarkStart w:id="146" w:name="_Toc497335998"/>
      <w:r>
        <w:t>Technical Considerations</w:t>
      </w:r>
      <w:bookmarkEnd w:id="146"/>
    </w:p>
    <w:p w:rsidR="003069FA" w:rsidRDefault="003069FA" w:rsidP="003069FA">
      <w:pPr>
        <w:pStyle w:val="Titre3"/>
        <w:rPr>
          <w:i/>
        </w:rPr>
      </w:pPr>
      <w:bookmarkStart w:id="147" w:name="_Toc497335999"/>
      <w:r>
        <w:t>Selected Product(s)</w:t>
      </w:r>
      <w:bookmarkEnd w:id="147"/>
    </w:p>
    <w:p w:rsidR="003069FA" w:rsidRDefault="003069FA" w:rsidP="003069FA">
      <w:pPr>
        <w:pStyle w:val="Titre3"/>
        <w:rPr>
          <w:i/>
        </w:rPr>
      </w:pPr>
      <w:bookmarkStart w:id="148" w:name="_Toc497336000"/>
      <w:r>
        <w:t>Selection Rationale</w:t>
      </w:r>
      <w:bookmarkEnd w:id="148"/>
    </w:p>
    <w:p w:rsidR="003069FA" w:rsidRDefault="003069FA" w:rsidP="003069FA">
      <w:pPr>
        <w:pStyle w:val="Titre3"/>
        <w:rPr>
          <w:i/>
        </w:rPr>
      </w:pPr>
      <w:bookmarkStart w:id="149" w:name="_Toc497336001"/>
      <w:r>
        <w:t>Architecture Risks</w:t>
      </w:r>
      <w:bookmarkEnd w:id="149"/>
    </w:p>
    <w:p w:rsidR="003069FA" w:rsidRPr="00F6725F" w:rsidRDefault="003069FA" w:rsidP="003069FA"/>
    <w:p w:rsidR="005F14A1" w:rsidRDefault="005F14A1" w:rsidP="005F14A1">
      <w:pPr>
        <w:pStyle w:val="Titre2"/>
      </w:pPr>
      <w:r>
        <w:t xml:space="preserve"> </w:t>
      </w:r>
      <w:bookmarkStart w:id="150" w:name="_Toc497336002"/>
      <w:r>
        <w:t>Docker Images Management Component</w:t>
      </w:r>
      <w:bookmarkEnd w:id="150"/>
    </w:p>
    <w:p w:rsidR="005F14A1" w:rsidRDefault="005F14A1" w:rsidP="005F14A1"/>
    <w:p w:rsidR="005F14A1" w:rsidRDefault="005F14A1" w:rsidP="005F14A1">
      <w:pPr>
        <w:pStyle w:val="Titre3"/>
        <w:rPr>
          <w:i/>
        </w:rPr>
      </w:pPr>
      <w:bookmarkStart w:id="151" w:name="_Toc497336003"/>
      <w:r>
        <w:t>Component Functions</w:t>
      </w:r>
      <w:bookmarkEnd w:id="151"/>
    </w:p>
    <w:p w:rsidR="005F14A1" w:rsidRDefault="005F14A1" w:rsidP="005F14A1">
      <w:pPr>
        <w:pStyle w:val="Titre3"/>
        <w:rPr>
          <w:i/>
        </w:rPr>
      </w:pPr>
      <w:bookmarkStart w:id="152" w:name="_Toc497336004"/>
      <w:r>
        <w:t>Technical Considerations</w:t>
      </w:r>
      <w:bookmarkEnd w:id="152"/>
    </w:p>
    <w:p w:rsidR="005F14A1" w:rsidRDefault="005F14A1" w:rsidP="005F14A1">
      <w:pPr>
        <w:pStyle w:val="Titre3"/>
        <w:rPr>
          <w:i/>
        </w:rPr>
      </w:pPr>
      <w:bookmarkStart w:id="153" w:name="_Toc497336005"/>
      <w:r>
        <w:t>Selected Product(s)</w:t>
      </w:r>
      <w:bookmarkEnd w:id="153"/>
    </w:p>
    <w:p w:rsidR="005F14A1" w:rsidRDefault="005F14A1" w:rsidP="005F14A1">
      <w:pPr>
        <w:pStyle w:val="Titre3"/>
        <w:rPr>
          <w:i/>
        </w:rPr>
      </w:pPr>
      <w:bookmarkStart w:id="154" w:name="_Toc497336006"/>
      <w:r>
        <w:t>Selection Rationale</w:t>
      </w:r>
      <w:bookmarkEnd w:id="154"/>
    </w:p>
    <w:p w:rsidR="005F14A1" w:rsidRDefault="005F14A1" w:rsidP="005F14A1">
      <w:pPr>
        <w:pStyle w:val="Titre3"/>
        <w:rPr>
          <w:i/>
        </w:rPr>
      </w:pPr>
      <w:bookmarkStart w:id="155" w:name="_Toc497336007"/>
      <w:r>
        <w:t>Architecture Risks</w:t>
      </w:r>
      <w:bookmarkEnd w:id="155"/>
    </w:p>
    <w:p w:rsidR="005F14A1" w:rsidRPr="00F6725F" w:rsidRDefault="005F14A1" w:rsidP="005F14A1"/>
    <w:p w:rsidR="005F14A1" w:rsidRDefault="005F14A1" w:rsidP="005F14A1">
      <w:pPr>
        <w:pStyle w:val="Titre2"/>
      </w:pPr>
      <w:r>
        <w:lastRenderedPageBreak/>
        <w:t xml:space="preserve"> </w:t>
      </w:r>
      <w:bookmarkStart w:id="156" w:name="_Toc497336008"/>
      <w:r w:rsidR="00B8039C">
        <w:t xml:space="preserve">Docker Swarm </w:t>
      </w:r>
      <w:proofErr w:type="gramStart"/>
      <w:r w:rsidR="00B8039C">
        <w:t>manager</w:t>
      </w:r>
      <w:proofErr w:type="gramEnd"/>
      <w:r>
        <w:t xml:space="preserve"> Component</w:t>
      </w:r>
      <w:bookmarkEnd w:id="156"/>
    </w:p>
    <w:p w:rsidR="005F14A1" w:rsidRDefault="005F14A1" w:rsidP="005F14A1"/>
    <w:p w:rsidR="005F14A1" w:rsidRDefault="005F14A1" w:rsidP="005F14A1">
      <w:pPr>
        <w:pStyle w:val="Titre3"/>
        <w:rPr>
          <w:i/>
        </w:rPr>
      </w:pPr>
      <w:bookmarkStart w:id="157" w:name="_Toc497336009"/>
      <w:r>
        <w:t>Component Functions</w:t>
      </w:r>
      <w:bookmarkEnd w:id="157"/>
    </w:p>
    <w:p w:rsidR="005F14A1" w:rsidRDefault="005F14A1" w:rsidP="005F14A1">
      <w:pPr>
        <w:pStyle w:val="Titre3"/>
        <w:rPr>
          <w:i/>
        </w:rPr>
      </w:pPr>
      <w:bookmarkStart w:id="158" w:name="_Toc497336010"/>
      <w:r>
        <w:t>Technical Considerations</w:t>
      </w:r>
      <w:bookmarkEnd w:id="158"/>
    </w:p>
    <w:p w:rsidR="005F14A1" w:rsidRDefault="005F14A1" w:rsidP="005F14A1">
      <w:pPr>
        <w:pStyle w:val="Titre3"/>
        <w:rPr>
          <w:i/>
        </w:rPr>
      </w:pPr>
      <w:bookmarkStart w:id="159" w:name="_Toc497336011"/>
      <w:r>
        <w:t>Selected Product(s)</w:t>
      </w:r>
      <w:bookmarkEnd w:id="159"/>
    </w:p>
    <w:p w:rsidR="005F14A1" w:rsidRDefault="005F14A1" w:rsidP="005F14A1">
      <w:pPr>
        <w:pStyle w:val="Titre3"/>
        <w:rPr>
          <w:i/>
        </w:rPr>
      </w:pPr>
      <w:bookmarkStart w:id="160" w:name="_Toc497336012"/>
      <w:r>
        <w:t>Selection Rationale</w:t>
      </w:r>
      <w:bookmarkEnd w:id="160"/>
    </w:p>
    <w:p w:rsidR="005F14A1" w:rsidRDefault="005F14A1" w:rsidP="005F14A1">
      <w:pPr>
        <w:pStyle w:val="Titre3"/>
        <w:rPr>
          <w:i/>
        </w:rPr>
      </w:pPr>
      <w:bookmarkStart w:id="161" w:name="_Toc497336013"/>
      <w:r>
        <w:t>Architecture Risks</w:t>
      </w:r>
      <w:bookmarkEnd w:id="161"/>
    </w:p>
    <w:p w:rsidR="005F14A1" w:rsidRPr="00F6725F" w:rsidRDefault="005F14A1" w:rsidP="005F14A1"/>
    <w:p w:rsidR="002D7C8C" w:rsidRPr="00F94E96" w:rsidRDefault="002D7C8C" w:rsidP="002D7C8C"/>
    <w:p w:rsidR="002D7C8C" w:rsidRDefault="002D7C8C" w:rsidP="002D7C8C">
      <w:pPr>
        <w:pStyle w:val="Titre1"/>
        <w:rPr>
          <w:i/>
        </w:rPr>
      </w:pPr>
      <w:bookmarkStart w:id="162" w:name="_Toc497336014"/>
      <w:r>
        <w:t>Section 4 System Construction Environment</w:t>
      </w:r>
      <w:bookmarkEnd w:id="162"/>
    </w:p>
    <w:p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2D7C8C" w:rsidRDefault="002D7C8C" w:rsidP="002D7C8C"/>
    <w:p w:rsidR="002D7C8C" w:rsidRDefault="002D7C8C" w:rsidP="002D7C8C">
      <w:pPr>
        <w:pStyle w:val="Titre2"/>
        <w:rPr>
          <w:i/>
          <w:caps/>
        </w:rPr>
      </w:pPr>
      <w:bookmarkStart w:id="163" w:name="_Toc497336015"/>
      <w:r>
        <w:rPr>
          <w:caps/>
        </w:rPr>
        <w:t>D</w:t>
      </w:r>
      <w:r>
        <w:t>evelopment Environment</w:t>
      </w:r>
      <w:bookmarkEnd w:id="163"/>
    </w:p>
    <w:p w:rsidR="002D7C8C" w:rsidRDefault="002D7C8C" w:rsidP="002D7C8C">
      <w:pPr>
        <w:pStyle w:val="Titre3"/>
        <w:rPr>
          <w:i/>
          <w:caps/>
        </w:rPr>
      </w:pPr>
      <w:bookmarkStart w:id="164" w:name="_Toc497336016"/>
      <w:r>
        <w:t>Developer Workstation Configuration</w:t>
      </w:r>
      <w:bookmarkEnd w:id="164"/>
    </w:p>
    <w:p w:rsidR="002D7C8C" w:rsidRDefault="002D7C8C" w:rsidP="002D7C8C">
      <w:pPr>
        <w:pStyle w:val="Titre3"/>
        <w:rPr>
          <w:i/>
          <w:caps/>
        </w:rPr>
      </w:pPr>
      <w:bookmarkStart w:id="165" w:name="_Toc497336017"/>
      <w:r>
        <w:t>Supporting Development Infrastructure Configuration</w:t>
      </w:r>
      <w:bookmarkEnd w:id="165"/>
    </w:p>
    <w:p w:rsidR="002D7C8C" w:rsidRDefault="002D7C8C" w:rsidP="002D7C8C">
      <w:pPr>
        <w:pStyle w:val="Titre2"/>
        <w:rPr>
          <w:i/>
          <w:caps/>
        </w:rPr>
      </w:pPr>
      <w:bookmarkStart w:id="166" w:name="_Toc497336018"/>
      <w:r>
        <w:t>QA Environment</w:t>
      </w:r>
      <w:bookmarkEnd w:id="166"/>
    </w:p>
    <w:p w:rsidR="002D7C8C" w:rsidRDefault="002D7C8C" w:rsidP="002D7C8C">
      <w:pPr>
        <w:pStyle w:val="Titre3"/>
        <w:rPr>
          <w:i/>
        </w:rPr>
      </w:pPr>
      <w:bookmarkStart w:id="167" w:name="_Toc497336019"/>
      <w:r>
        <w:t>QA Workstation Configuration</w:t>
      </w:r>
      <w:bookmarkEnd w:id="167"/>
    </w:p>
    <w:p w:rsidR="002D7C8C" w:rsidRDefault="002D7C8C" w:rsidP="002D7C8C">
      <w:pPr>
        <w:pStyle w:val="Titre3"/>
        <w:rPr>
          <w:i/>
          <w:caps/>
        </w:rPr>
      </w:pPr>
      <w:bookmarkStart w:id="168" w:name="_Toc497336020"/>
      <w:r>
        <w:t>Supporting QA Infrastructure Configuration</w:t>
      </w:r>
      <w:bookmarkEnd w:id="168"/>
    </w:p>
    <w:p w:rsidR="002D7C8C" w:rsidRDefault="002D7C8C" w:rsidP="002D7C8C">
      <w:pPr>
        <w:pStyle w:val="Corpsdetexte3"/>
        <w:spacing w:before="120" w:after="120"/>
        <w:ind w:left="720"/>
        <w:rPr>
          <w:rFonts w:cs="Tahoma"/>
          <w:b/>
          <w:i w:val="0"/>
          <w:caps/>
          <w:sz w:val="24"/>
        </w:rPr>
      </w:pPr>
    </w:p>
    <w:p w:rsidR="002D7C8C" w:rsidRDefault="002D7C8C" w:rsidP="002D7C8C">
      <w:pPr>
        <w:pStyle w:val="Titre2"/>
      </w:pPr>
      <w:bookmarkStart w:id="169" w:name="_Toc497336021"/>
      <w:r>
        <w:t>Acceptance Environment</w:t>
      </w:r>
      <w:bookmarkEnd w:id="169"/>
    </w:p>
    <w:p w:rsidR="002D7C8C" w:rsidRPr="0077092E" w:rsidRDefault="002D7C8C" w:rsidP="002D7C8C">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sidRPr="0077092E">
        <w:rPr>
          <w:b/>
          <w:bCs/>
          <w:i/>
          <w:iCs/>
        </w:rPr>
        <w:t xml:space="preserve">Workstation </w:t>
      </w:r>
      <w:r w:rsidRPr="0077092E">
        <w:rPr>
          <w:i/>
          <w:iCs/>
        </w:rPr>
        <w:t xml:space="preserve">and </w:t>
      </w:r>
      <w:r w:rsidRPr="0077092E">
        <w:rPr>
          <w:b/>
          <w:bCs/>
          <w:i/>
          <w:iCs/>
        </w:rPr>
        <w:t xml:space="preserve">Supporting Infrastructure </w:t>
      </w:r>
      <w:r w:rsidRPr="0077092E">
        <w:rPr>
          <w:i/>
          <w:iCs/>
        </w:rPr>
        <w:t>that will be used (including hardware</w:t>
      </w:r>
      <w:ins w:id="170" w:author="Tonia Kelly" w:date="2012-01-18T17:12:00Z">
        <w:r w:rsidRPr="0077092E">
          <w:rPr>
            <w:i/>
            <w:iCs/>
          </w:rPr>
          <w:t>, network</w:t>
        </w:r>
      </w:ins>
      <w:r w:rsidRPr="0077092E">
        <w:rPr>
          <w:i/>
          <w:iCs/>
        </w:rPr>
        <w:t xml:space="preserve"> 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rsidR="002D7C8C" w:rsidRPr="0077092E" w:rsidRDefault="002D7C8C" w:rsidP="002D7C8C"/>
    <w:p w:rsidR="002D7C8C" w:rsidRDefault="002D7C8C" w:rsidP="002D7C8C">
      <w:pPr>
        <w:pStyle w:val="Titre3"/>
        <w:rPr>
          <w:i/>
        </w:rPr>
      </w:pPr>
      <w:bookmarkStart w:id="171" w:name="_Toc497336022"/>
      <w:r>
        <w:t>Acceptance Workstation Configuration</w:t>
      </w:r>
      <w:bookmarkEnd w:id="171"/>
    </w:p>
    <w:p w:rsidR="002D7C8C" w:rsidRDefault="002D7C8C" w:rsidP="002D7C8C">
      <w:pPr>
        <w:pStyle w:val="Titre3"/>
        <w:rPr>
          <w:i/>
          <w:caps/>
        </w:rPr>
      </w:pPr>
      <w:bookmarkStart w:id="172" w:name="_Toc497336023"/>
      <w:r>
        <w:t>Supporting Acceptance Infrastructure Configuration</w:t>
      </w:r>
      <w:bookmarkEnd w:id="172"/>
    </w:p>
    <w:p w:rsidR="002D7C8C" w:rsidRDefault="002D7C8C" w:rsidP="002D7C8C"/>
    <w:p w:rsidR="002D7C8C" w:rsidRDefault="002D7C8C" w:rsidP="002D7C8C">
      <w:pPr>
        <w:ind w:firstLine="90"/>
      </w:pPr>
    </w:p>
    <w:bookmarkEnd w:id="5"/>
    <w:bookmarkEnd w:id="6"/>
    <w:p w:rsidR="002D7C8C" w:rsidRDefault="002D7C8C" w:rsidP="002D7C8C"/>
    <w:p w:rsidR="00EB2EBF" w:rsidRDefault="00EB2EBF"/>
    <w:sectPr w:rsidR="00EB2EBF" w:rsidSect="00D20A54">
      <w:headerReference w:type="default" r:id="rId48"/>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8E1" w:rsidRDefault="005228E1" w:rsidP="00EB13B0">
      <w:r>
        <w:separator/>
      </w:r>
    </w:p>
  </w:endnote>
  <w:endnote w:type="continuationSeparator" w:id="0">
    <w:p w:rsidR="005228E1" w:rsidRDefault="005228E1" w:rsidP="00EB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rsidR="00800872" w:rsidRPr="00047FCC" w:rsidRDefault="00800872"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7329E3">
              <w:rPr>
                <w:rFonts w:ascii="Arial Narrow" w:hAnsi="Arial Narrow"/>
                <w:noProof/>
              </w:rPr>
              <w:t>19</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7329E3">
              <w:rPr>
                <w:rFonts w:ascii="Arial Narrow" w:hAnsi="Arial Narrow"/>
                <w:noProof/>
              </w:rPr>
              <w:t>23</w:t>
            </w:r>
            <w:r w:rsidRPr="00E81EA0">
              <w:rPr>
                <w:rFonts w:ascii="Arial Narrow" w:hAnsi="Arial Narrow"/>
              </w:rPr>
              <w:fldChar w:fldCharType="end"/>
            </w:r>
          </w:p>
        </w:sdtContent>
      </w:sdt>
    </w:sdtContent>
  </w:sdt>
  <w:p w:rsidR="00800872" w:rsidRDefault="008008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8E1" w:rsidRDefault="005228E1" w:rsidP="00EB13B0">
      <w:r>
        <w:separator/>
      </w:r>
    </w:p>
  </w:footnote>
  <w:footnote w:type="continuationSeparator" w:id="0">
    <w:p w:rsidR="005228E1" w:rsidRDefault="005228E1" w:rsidP="00EB1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0872" w:rsidRPr="00290F3A" w:rsidRDefault="00800872" w:rsidP="00AD2CAB">
    <w:pPr>
      <w:pStyle w:val="PDMContentHeader"/>
    </w:pPr>
    <w:r>
      <w:rPr>
        <w:noProof/>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placeholder>
          <w:docPart w:val="C828DDB2C10C4BF9917E07C02EB1189F"/>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rsidR="00800872" w:rsidRPr="00093AF2" w:rsidRDefault="00800872"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0872" w:rsidRPr="00290F3A" w:rsidRDefault="00800872" w:rsidP="00F772CF">
    <w:pPr>
      <w:pStyle w:val="PDMContentHeader"/>
    </w:pPr>
    <w:r w:rsidRPr="003501B1">
      <w:rPr>
        <w:noProof/>
      </w:rPr>
      <w:drawing>
        <wp:anchor distT="0" distB="0" distL="114300" distR="114300" simplePos="0" relativeHeight="25166131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rPr>
      <w:drawing>
        <wp:anchor distT="0" distB="0" distL="114300" distR="114300" simplePos="0" relativeHeight="251662336"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734734141"/>
        <w:placeholder>
          <w:docPart w:val="4E78589894C84803B641896A6AF07829"/>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rsidR="00800872" w:rsidRPr="00F772CF" w:rsidRDefault="00800872"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9"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0"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8"/>
  </w:num>
  <w:num w:numId="5">
    <w:abstractNumId w:val="1"/>
  </w:num>
  <w:num w:numId="6">
    <w:abstractNumId w:val="2"/>
  </w:num>
  <w:num w:numId="7">
    <w:abstractNumId w:val="16"/>
  </w:num>
  <w:num w:numId="8">
    <w:abstractNumId w:val="10"/>
  </w:num>
  <w:num w:numId="9">
    <w:abstractNumId w:val="5"/>
  </w:num>
  <w:num w:numId="10">
    <w:abstractNumId w:val="0"/>
  </w:num>
  <w:num w:numId="11">
    <w:abstractNumId w:val="8"/>
  </w:num>
  <w:num w:numId="12">
    <w:abstractNumId w:val="11"/>
  </w:num>
  <w:num w:numId="13">
    <w:abstractNumId w:val="4"/>
  </w:num>
  <w:num w:numId="14">
    <w:abstractNumId w:val="14"/>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5"/>
  </w:num>
  <w:num w:numId="25">
    <w:abstractNumId w:val="13"/>
  </w:num>
  <w:num w:numId="26">
    <w:abstractNumId w:val="17"/>
  </w:num>
  <w:num w:numId="27">
    <w:abstractNumId w:val="7"/>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D95"/>
    <w:rsid w:val="00014B9D"/>
    <w:rsid w:val="00015DD1"/>
    <w:rsid w:val="00032B68"/>
    <w:rsid w:val="00060547"/>
    <w:rsid w:val="00060BDB"/>
    <w:rsid w:val="00090977"/>
    <w:rsid w:val="000B52C2"/>
    <w:rsid w:val="000B5CD1"/>
    <w:rsid w:val="000D3A62"/>
    <w:rsid w:val="000E7672"/>
    <w:rsid w:val="000F1B81"/>
    <w:rsid w:val="000F4D77"/>
    <w:rsid w:val="001115BF"/>
    <w:rsid w:val="00123AF1"/>
    <w:rsid w:val="00131C91"/>
    <w:rsid w:val="00144281"/>
    <w:rsid w:val="00144DA2"/>
    <w:rsid w:val="00145132"/>
    <w:rsid w:val="0015010A"/>
    <w:rsid w:val="0017161A"/>
    <w:rsid w:val="00172EE5"/>
    <w:rsid w:val="00177247"/>
    <w:rsid w:val="00180EFE"/>
    <w:rsid w:val="00184779"/>
    <w:rsid w:val="001A6D31"/>
    <w:rsid w:val="001B6C4D"/>
    <w:rsid w:val="001B766D"/>
    <w:rsid w:val="001B7DF1"/>
    <w:rsid w:val="001C4F32"/>
    <w:rsid w:val="001E32A3"/>
    <w:rsid w:val="001E784A"/>
    <w:rsid w:val="001F40F3"/>
    <w:rsid w:val="001F75AA"/>
    <w:rsid w:val="001F7747"/>
    <w:rsid w:val="00250854"/>
    <w:rsid w:val="00250A09"/>
    <w:rsid w:val="00253FC4"/>
    <w:rsid w:val="00254F0F"/>
    <w:rsid w:val="00257354"/>
    <w:rsid w:val="00282BFA"/>
    <w:rsid w:val="00293E95"/>
    <w:rsid w:val="002964F3"/>
    <w:rsid w:val="002A0357"/>
    <w:rsid w:val="002B26F8"/>
    <w:rsid w:val="002B3B56"/>
    <w:rsid w:val="002B6662"/>
    <w:rsid w:val="002C3CB2"/>
    <w:rsid w:val="002D0A1A"/>
    <w:rsid w:val="002D2930"/>
    <w:rsid w:val="002D7C8C"/>
    <w:rsid w:val="002E6579"/>
    <w:rsid w:val="002F3448"/>
    <w:rsid w:val="002F4F61"/>
    <w:rsid w:val="00302734"/>
    <w:rsid w:val="003035ED"/>
    <w:rsid w:val="00304000"/>
    <w:rsid w:val="003069FA"/>
    <w:rsid w:val="003073C4"/>
    <w:rsid w:val="003207C2"/>
    <w:rsid w:val="00340E31"/>
    <w:rsid w:val="00341FCA"/>
    <w:rsid w:val="003476C3"/>
    <w:rsid w:val="003501B1"/>
    <w:rsid w:val="0036086A"/>
    <w:rsid w:val="00376CD1"/>
    <w:rsid w:val="00384B07"/>
    <w:rsid w:val="003B1C4B"/>
    <w:rsid w:val="003B66BD"/>
    <w:rsid w:val="003E068C"/>
    <w:rsid w:val="003E4AC6"/>
    <w:rsid w:val="003F3997"/>
    <w:rsid w:val="003F6F49"/>
    <w:rsid w:val="003F7740"/>
    <w:rsid w:val="00404E01"/>
    <w:rsid w:val="00416418"/>
    <w:rsid w:val="0042372D"/>
    <w:rsid w:val="004307FB"/>
    <w:rsid w:val="00452EB1"/>
    <w:rsid w:val="0046388E"/>
    <w:rsid w:val="004846AF"/>
    <w:rsid w:val="004A17DB"/>
    <w:rsid w:val="004A5762"/>
    <w:rsid w:val="004B0A7C"/>
    <w:rsid w:val="004D239E"/>
    <w:rsid w:val="004D7DE3"/>
    <w:rsid w:val="004E528F"/>
    <w:rsid w:val="004F78E6"/>
    <w:rsid w:val="00510F02"/>
    <w:rsid w:val="005228E1"/>
    <w:rsid w:val="005303D8"/>
    <w:rsid w:val="0053563E"/>
    <w:rsid w:val="00540EA1"/>
    <w:rsid w:val="00551D23"/>
    <w:rsid w:val="0055379A"/>
    <w:rsid w:val="0055791B"/>
    <w:rsid w:val="00595CC5"/>
    <w:rsid w:val="005B2D11"/>
    <w:rsid w:val="005B3E51"/>
    <w:rsid w:val="005B610C"/>
    <w:rsid w:val="005B7B3E"/>
    <w:rsid w:val="005D6BD6"/>
    <w:rsid w:val="005E4E2D"/>
    <w:rsid w:val="005E7F17"/>
    <w:rsid w:val="005F14A1"/>
    <w:rsid w:val="005F671E"/>
    <w:rsid w:val="00604526"/>
    <w:rsid w:val="00613119"/>
    <w:rsid w:val="00627283"/>
    <w:rsid w:val="00633C73"/>
    <w:rsid w:val="00641BB8"/>
    <w:rsid w:val="006428E2"/>
    <w:rsid w:val="00651EB6"/>
    <w:rsid w:val="006709C5"/>
    <w:rsid w:val="00677ED6"/>
    <w:rsid w:val="00695EDD"/>
    <w:rsid w:val="00697A16"/>
    <w:rsid w:val="006A0547"/>
    <w:rsid w:val="006A05A5"/>
    <w:rsid w:val="006A56B0"/>
    <w:rsid w:val="006A5945"/>
    <w:rsid w:val="006D346F"/>
    <w:rsid w:val="006D5B84"/>
    <w:rsid w:val="006E75D4"/>
    <w:rsid w:val="006F31CE"/>
    <w:rsid w:val="006F6545"/>
    <w:rsid w:val="00702318"/>
    <w:rsid w:val="007048E0"/>
    <w:rsid w:val="007058B9"/>
    <w:rsid w:val="00720569"/>
    <w:rsid w:val="007259A4"/>
    <w:rsid w:val="007329E3"/>
    <w:rsid w:val="007460E6"/>
    <w:rsid w:val="00773D95"/>
    <w:rsid w:val="00774913"/>
    <w:rsid w:val="00775797"/>
    <w:rsid w:val="00793D77"/>
    <w:rsid w:val="007A5047"/>
    <w:rsid w:val="007B336D"/>
    <w:rsid w:val="007D0616"/>
    <w:rsid w:val="007D2CC4"/>
    <w:rsid w:val="007E118D"/>
    <w:rsid w:val="007F425B"/>
    <w:rsid w:val="007F5BE3"/>
    <w:rsid w:val="008005E6"/>
    <w:rsid w:val="00800872"/>
    <w:rsid w:val="00805211"/>
    <w:rsid w:val="00833288"/>
    <w:rsid w:val="00833F76"/>
    <w:rsid w:val="008577A5"/>
    <w:rsid w:val="00876C36"/>
    <w:rsid w:val="00880CC3"/>
    <w:rsid w:val="0089494C"/>
    <w:rsid w:val="008956A1"/>
    <w:rsid w:val="008A584F"/>
    <w:rsid w:val="008B0BD5"/>
    <w:rsid w:val="008C1B1A"/>
    <w:rsid w:val="008C4424"/>
    <w:rsid w:val="008D0AAB"/>
    <w:rsid w:val="008F4289"/>
    <w:rsid w:val="009118F2"/>
    <w:rsid w:val="00914615"/>
    <w:rsid w:val="00921C8C"/>
    <w:rsid w:val="00934270"/>
    <w:rsid w:val="00935465"/>
    <w:rsid w:val="0094348C"/>
    <w:rsid w:val="00951A6B"/>
    <w:rsid w:val="00960C90"/>
    <w:rsid w:val="0096191B"/>
    <w:rsid w:val="009A01D2"/>
    <w:rsid w:val="009A13A6"/>
    <w:rsid w:val="009A1436"/>
    <w:rsid w:val="009A318E"/>
    <w:rsid w:val="009A38D3"/>
    <w:rsid w:val="009B3161"/>
    <w:rsid w:val="009B4BCE"/>
    <w:rsid w:val="009C01BE"/>
    <w:rsid w:val="009C21B2"/>
    <w:rsid w:val="009D7CA7"/>
    <w:rsid w:val="009E29FD"/>
    <w:rsid w:val="009F466E"/>
    <w:rsid w:val="00A120CF"/>
    <w:rsid w:val="00A12F71"/>
    <w:rsid w:val="00A226BA"/>
    <w:rsid w:val="00A37FBE"/>
    <w:rsid w:val="00A7296C"/>
    <w:rsid w:val="00A80F41"/>
    <w:rsid w:val="00A836C2"/>
    <w:rsid w:val="00A8729F"/>
    <w:rsid w:val="00A97AB5"/>
    <w:rsid w:val="00A97AE8"/>
    <w:rsid w:val="00AB649B"/>
    <w:rsid w:val="00AC1403"/>
    <w:rsid w:val="00AC148F"/>
    <w:rsid w:val="00AD2CAB"/>
    <w:rsid w:val="00AD7C9C"/>
    <w:rsid w:val="00B27D5D"/>
    <w:rsid w:val="00B31FAB"/>
    <w:rsid w:val="00B4038E"/>
    <w:rsid w:val="00B535D8"/>
    <w:rsid w:val="00B574D4"/>
    <w:rsid w:val="00B63CED"/>
    <w:rsid w:val="00B726B5"/>
    <w:rsid w:val="00B8039C"/>
    <w:rsid w:val="00B86FE2"/>
    <w:rsid w:val="00B871BD"/>
    <w:rsid w:val="00B96EDF"/>
    <w:rsid w:val="00BA5DDE"/>
    <w:rsid w:val="00BC118F"/>
    <w:rsid w:val="00BC3F50"/>
    <w:rsid w:val="00BE1FC0"/>
    <w:rsid w:val="00BE49D1"/>
    <w:rsid w:val="00C2495A"/>
    <w:rsid w:val="00C42C28"/>
    <w:rsid w:val="00C4570E"/>
    <w:rsid w:val="00C51AF6"/>
    <w:rsid w:val="00C57E06"/>
    <w:rsid w:val="00C64B2E"/>
    <w:rsid w:val="00C7350C"/>
    <w:rsid w:val="00C7691C"/>
    <w:rsid w:val="00C8208E"/>
    <w:rsid w:val="00C84F8F"/>
    <w:rsid w:val="00C87333"/>
    <w:rsid w:val="00CA110A"/>
    <w:rsid w:val="00CA6402"/>
    <w:rsid w:val="00CD2DD9"/>
    <w:rsid w:val="00CE0217"/>
    <w:rsid w:val="00CE1668"/>
    <w:rsid w:val="00D00CE4"/>
    <w:rsid w:val="00D12B44"/>
    <w:rsid w:val="00D20A54"/>
    <w:rsid w:val="00D25739"/>
    <w:rsid w:val="00D33243"/>
    <w:rsid w:val="00D34B7C"/>
    <w:rsid w:val="00D35DAA"/>
    <w:rsid w:val="00D36D19"/>
    <w:rsid w:val="00D42D5B"/>
    <w:rsid w:val="00D44027"/>
    <w:rsid w:val="00D47423"/>
    <w:rsid w:val="00D52596"/>
    <w:rsid w:val="00D5313A"/>
    <w:rsid w:val="00D5504A"/>
    <w:rsid w:val="00D55299"/>
    <w:rsid w:val="00D72124"/>
    <w:rsid w:val="00D751DC"/>
    <w:rsid w:val="00D914E7"/>
    <w:rsid w:val="00D95EAC"/>
    <w:rsid w:val="00DA4214"/>
    <w:rsid w:val="00DA5B8D"/>
    <w:rsid w:val="00DB214A"/>
    <w:rsid w:val="00DB3545"/>
    <w:rsid w:val="00DD200C"/>
    <w:rsid w:val="00DF0958"/>
    <w:rsid w:val="00DF2A0F"/>
    <w:rsid w:val="00DF6FFB"/>
    <w:rsid w:val="00E03667"/>
    <w:rsid w:val="00E13566"/>
    <w:rsid w:val="00E17CB3"/>
    <w:rsid w:val="00E24D2D"/>
    <w:rsid w:val="00E30F60"/>
    <w:rsid w:val="00E476D2"/>
    <w:rsid w:val="00E47CE4"/>
    <w:rsid w:val="00E55DC2"/>
    <w:rsid w:val="00E61E09"/>
    <w:rsid w:val="00E702E7"/>
    <w:rsid w:val="00E70F96"/>
    <w:rsid w:val="00E76486"/>
    <w:rsid w:val="00E8420C"/>
    <w:rsid w:val="00E8609B"/>
    <w:rsid w:val="00E90DD4"/>
    <w:rsid w:val="00E92D07"/>
    <w:rsid w:val="00EA50BF"/>
    <w:rsid w:val="00EB13B0"/>
    <w:rsid w:val="00EB2EBF"/>
    <w:rsid w:val="00ED7967"/>
    <w:rsid w:val="00EF30E2"/>
    <w:rsid w:val="00EF4C1F"/>
    <w:rsid w:val="00F06249"/>
    <w:rsid w:val="00F11413"/>
    <w:rsid w:val="00F2163C"/>
    <w:rsid w:val="00F2715F"/>
    <w:rsid w:val="00F577C1"/>
    <w:rsid w:val="00F6725F"/>
    <w:rsid w:val="00F748F9"/>
    <w:rsid w:val="00F75CC2"/>
    <w:rsid w:val="00F772CF"/>
    <w:rsid w:val="00F83FBE"/>
    <w:rsid w:val="00F955BE"/>
    <w:rsid w:val="00FA531B"/>
    <w:rsid w:val="00FC159F"/>
    <w:rsid w:val="00FD5E45"/>
    <w:rsid w:val="00FE6CCB"/>
    <w:rsid w:val="00FF02D5"/>
    <w:rsid w:val="00FF32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7B664"/>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23"/>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23"/>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23"/>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23"/>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D47423"/>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openmobilealliance.org/release/NGSI/" TargetMode="External"/><Relationship Id="rId26" Type="http://schemas.openxmlformats.org/officeDocument/2006/relationships/hyperlink" Target="https://ico.org.uk/media/for-organisations/documents/1546/data-controllers-and-data-processors-dp-guidance.pdf" TargetMode="External"/><Relationship Id="rId39" Type="http://schemas.openxmlformats.org/officeDocument/2006/relationships/hyperlink" Target="https://catalogue.fiware.org/enablers/backend-device-management-idas" TargetMode="External"/><Relationship Id="rId21" Type="http://schemas.openxmlformats.org/officeDocument/2006/relationships/hyperlink" Target="https://www.fiware.org/" TargetMode="External"/><Relationship Id="rId34" Type="http://schemas.openxmlformats.org/officeDocument/2006/relationships/hyperlink" Target="https://www.citusdata.com/product/community" TargetMode="External"/><Relationship Id="rId42" Type="http://schemas.openxmlformats.org/officeDocument/2006/relationships/hyperlink" Target="https://catalogue.fiware.org/enablers/iot-data-edge-consolidation-ge-cepheus" TargetMode="External"/><Relationship Id="rId47" Type="http://schemas.openxmlformats.org/officeDocument/2006/relationships/hyperlink" Target="https://github.com/SUSE/Portus" TargetMode="External"/><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iware.org/" TargetMode="External"/><Relationship Id="rId29" Type="http://schemas.openxmlformats.org/officeDocument/2006/relationships/hyperlink" Target="https://catalogue.fiware.org/enablers/pep-proxy-wilma" TargetMode="Externa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ww.mongodb.com/" TargetMode="External"/><Relationship Id="rId37" Type="http://schemas.openxmlformats.org/officeDocument/2006/relationships/hyperlink" Target="https://github.com/okfn/docker-fiware-ckan" TargetMode="External"/><Relationship Id="rId40" Type="http://schemas.openxmlformats.org/officeDocument/2006/relationships/hyperlink" Target="https://catalogue.fiware.org/enablers/complex-event-processing-cep-proactive-technology-online" TargetMode="External"/><Relationship Id="rId45" Type="http://schemas.openxmlformats.org/officeDocument/2006/relationships/hyperlink" Target="http://business-api-ecosystem.readthedocs.io/en/late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henewstack.io/docker-fully-embraces-kubernetes/" TargetMode="External"/><Relationship Id="rId28" Type="http://schemas.openxmlformats.org/officeDocument/2006/relationships/hyperlink" Target="https://catalogue.fiware.org/enablers/authorization-pdp-authzforce" TargetMode="External"/><Relationship Id="rId36" Type="http://schemas.openxmlformats.org/officeDocument/2006/relationships/hyperlink" Target="https://catalogue.fiware.org/enablers/ckan"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forge.fiware.org/plugins/mediawiki/wiki/fiware/index.php/NGSI-9/NGSI-10_information_model" TargetMode="External"/><Relationship Id="rId31" Type="http://schemas.openxmlformats.org/officeDocument/2006/relationships/hyperlink" Target="https://catalogue.fiware.org/enablers/publishsubscribe-context-broker-orion-context-broker" TargetMode="External"/><Relationship Id="rId44" Type="http://schemas.openxmlformats.org/officeDocument/2006/relationships/hyperlink" Target="https://catalogue.fiware.org/enablers/business-api-ecosystem-biz-ecosystem-r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hyperlink" Target="https://catalogue.fiware.org/enablers/identity-management-keyrock" TargetMode="External"/><Relationship Id="rId30" Type="http://schemas.openxmlformats.org/officeDocument/2006/relationships/hyperlink" Target="http://fiware.github.io/context.Orion/api/v2/stable/" TargetMode="External"/><Relationship Id="rId35" Type="http://schemas.openxmlformats.org/officeDocument/2006/relationships/hyperlink" Target="https://catalogue.fiware.org/enablers/data-visualization-knowage" TargetMode="External"/><Relationship Id="rId43" Type="http://schemas.openxmlformats.org/officeDocument/2006/relationships/hyperlink" Target="https://catalogue.fiware.org/enablers/application-mashup-wirecloud" TargetMode="External"/><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openmobilealliance.org/" TargetMode="External"/><Relationship Id="rId25" Type="http://schemas.openxmlformats.org/officeDocument/2006/relationships/hyperlink" Target="https://www.fiware.org/data-models/" TargetMode="External"/><Relationship Id="rId33" Type="http://schemas.openxmlformats.org/officeDocument/2006/relationships/hyperlink" Target="https://www.postgresql.org/" TargetMode="External"/><Relationship Id="rId38" Type="http://schemas.openxmlformats.org/officeDocument/2006/relationships/hyperlink" Target="http://docs.ckan.org/en/ckan-2.3.5/maintaining/installing/install-using-docker.html" TargetMode="External"/><Relationship Id="rId46" Type="http://schemas.openxmlformats.org/officeDocument/2006/relationships/hyperlink" Target="http://port.us.org/" TargetMode="External"/><Relationship Id="rId20" Type="http://schemas.openxmlformats.org/officeDocument/2006/relationships/image" Target="media/image10.png"/><Relationship Id="rId41" Type="http://schemas.openxmlformats.org/officeDocument/2006/relationships/hyperlink" Target="http://fiware-iot-stack.readthedocs.io/en/latest/cep/"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
      <w:docPartPr>
        <w:name w:val="C828DDB2C10C4BF9917E07C02EB1189F"/>
        <w:category>
          <w:name w:val="Général"/>
          <w:gallery w:val="placeholder"/>
        </w:category>
        <w:types>
          <w:type w:val="bbPlcHdr"/>
        </w:types>
        <w:behaviors>
          <w:behavior w:val="content"/>
        </w:behaviors>
        <w:guid w:val="{213075E8-9183-466B-B1B6-0AA42D13DF06}"/>
      </w:docPartPr>
      <w:docPartBody>
        <w:p w:rsidR="00557654" w:rsidRDefault="00130EA3" w:rsidP="00130EA3">
          <w:pPr>
            <w:pStyle w:val="C828DDB2C10C4BF9917E07C02EB1189F"/>
          </w:pPr>
          <w:r w:rsidRPr="00AA0B6F">
            <w:rPr>
              <w:rStyle w:val="Textedelespacerserv"/>
            </w:rPr>
            <w:t>[Title]</w:t>
          </w:r>
        </w:p>
      </w:docPartBody>
    </w:docPart>
    <w:docPart>
      <w:docPartPr>
        <w:name w:val="4E78589894C84803B641896A6AF07829"/>
        <w:category>
          <w:name w:val="Général"/>
          <w:gallery w:val="placeholder"/>
        </w:category>
        <w:types>
          <w:type w:val="bbPlcHdr"/>
        </w:types>
        <w:behaviors>
          <w:behavior w:val="content"/>
        </w:behaviors>
        <w:guid w:val="{FB9F35BB-9580-4979-8158-E19E32FAA712}"/>
      </w:docPartPr>
      <w:docPartBody>
        <w:p w:rsidR="00557654" w:rsidRDefault="00130EA3" w:rsidP="00130EA3">
          <w:pPr>
            <w:pStyle w:val="4E78589894C84803B641896A6AF07829"/>
          </w:pPr>
          <w:r w:rsidRPr="00AA0B6F">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EA3"/>
    <w:rsid w:val="000953E5"/>
    <w:rsid w:val="00130EA3"/>
    <w:rsid w:val="00557654"/>
    <w:rsid w:val="00B509C6"/>
    <w:rsid w:val="00EE7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35864</TotalTime>
  <Pages>23</Pages>
  <Words>7224</Words>
  <Characters>39735</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46866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118</cp:revision>
  <dcterms:created xsi:type="dcterms:W3CDTF">2017-09-20T09:03:00Z</dcterms:created>
  <dcterms:modified xsi:type="dcterms:W3CDTF">2017-11-02T08:21:00Z</dcterms:modified>
</cp:coreProperties>
</file>