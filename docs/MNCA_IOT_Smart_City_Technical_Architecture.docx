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C8C" w:rsidRDefault="00250854" w:rsidP="00250854">
      <w:pPr>
        <w:tabs>
          <w:tab w:val="center" w:pos="4680"/>
          <w:tab w:val="left" w:pos="7985"/>
          <w:tab w:val="right" w:pos="9360"/>
        </w:tabs>
        <w:jc w:val="center"/>
        <w:rPr>
          <w:rFonts w:ascii="Arial Black" w:hAnsi="Arial Black" w:cs="Arial"/>
          <w:b/>
          <w:sz w:val="36"/>
          <w:szCs w:val="36"/>
        </w:rPr>
      </w:pPr>
      <w:bookmarkStart w:id="0" w:name="_Toc443724868"/>
      <w:r>
        <w:rPr>
          <w:rFonts w:ascii="Arial Bold" w:hAnsi="Arial Bold" w:cs="Arial"/>
          <w:b/>
          <w:noProof/>
          <w:sz w:val="30"/>
          <w:szCs w:val="36"/>
          <w:lang w:val="fr-FR" w:eastAsia="fr-FR"/>
        </w:rPr>
        <w:drawing>
          <wp:anchor distT="0" distB="0" distL="114300" distR="114300" simplePos="0" relativeHeight="251658240" behindDoc="0" locked="0" layoutInCell="1" allowOverlap="1">
            <wp:simplePos x="0" y="0"/>
            <wp:positionH relativeFrom="column">
              <wp:posOffset>158750</wp:posOffset>
            </wp:positionH>
            <wp:positionV relativeFrom="paragraph">
              <wp:posOffset>908050</wp:posOffset>
            </wp:positionV>
            <wp:extent cx="4027170" cy="1066800"/>
            <wp:effectExtent l="0" t="0" r="0" b="0"/>
            <wp:wrapThrough wrapText="bothSides">
              <wp:wrapPolygon edited="0">
                <wp:start x="12159" y="2314"/>
                <wp:lineTo x="6437" y="6171"/>
                <wp:lineTo x="920" y="8871"/>
                <wp:lineTo x="715" y="10414"/>
                <wp:lineTo x="511" y="16586"/>
                <wp:lineTo x="1941" y="16971"/>
                <wp:lineTo x="9400" y="20443"/>
                <wp:lineTo x="9911" y="20443"/>
                <wp:lineTo x="21048" y="16200"/>
                <wp:lineTo x="21150" y="14271"/>
                <wp:lineTo x="20537" y="11957"/>
                <wp:lineTo x="19209" y="9257"/>
                <wp:lineTo x="19413" y="5400"/>
                <wp:lineTo x="18085" y="3857"/>
                <wp:lineTo x="12874" y="2314"/>
                <wp:lineTo x="12159" y="2314"/>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ureka_smart_ci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7170" cy="1066800"/>
                    </a:xfrm>
                    <a:prstGeom prst="rect">
                      <a:avLst/>
                    </a:prstGeom>
                  </pic:spPr>
                </pic:pic>
              </a:graphicData>
            </a:graphic>
            <wp14:sizeRelH relativeFrom="page">
              <wp14:pctWidth>0</wp14:pctWidth>
            </wp14:sizeRelH>
            <wp14:sizeRelV relativeFrom="page">
              <wp14:pctHeight>0</wp14:pctHeight>
            </wp14:sizeRelV>
          </wp:anchor>
        </w:drawing>
      </w:r>
      <w:sdt>
        <w:sdtPr>
          <w:rPr>
            <w:rFonts w:ascii="Arial Black" w:hAnsi="Arial Black" w:cs="Arial"/>
            <w:b/>
            <w:sz w:val="36"/>
            <w:szCs w:val="36"/>
          </w:rPr>
          <w:alias w:val="Title"/>
          <w:id w:val="27061591"/>
          <w:placeholder>
            <w:docPart w:val="6924BE6814DB459FAE85EEB2B17D04E9"/>
          </w:placeholder>
          <w:dataBinding w:prefixMappings="xmlns:ns0='http://purl.org/dc/elements/1.1/' xmlns:ns1='http://schemas.openxmlformats.org/package/2006/metadata/core-properties' " w:xpath="/ns1:coreProperties[1]/ns0:title[1]" w:storeItemID="{6C3C8BC8-F283-45AE-878A-BAB7291924A1}"/>
          <w:text/>
        </w:sdtPr>
        <w:sdtEndPr/>
        <w:sdtContent>
          <w:r>
            <w:rPr>
              <w:rFonts w:ascii="Arial Black" w:hAnsi="Arial Black" w:cs="Arial"/>
              <w:b/>
              <w:sz w:val="36"/>
              <w:szCs w:val="36"/>
            </w:rPr>
            <w:t>MNCA IOT SmartC</w:t>
          </w:r>
          <w:r w:rsidR="00540EA1">
            <w:rPr>
              <w:rFonts w:ascii="Arial Black" w:hAnsi="Arial Black" w:cs="Arial"/>
              <w:b/>
              <w:sz w:val="36"/>
              <w:szCs w:val="36"/>
            </w:rPr>
            <w:t>ity Technical Architecture</w:t>
          </w:r>
        </w:sdtContent>
      </w:sdt>
    </w:p>
    <w:p w:rsidR="00E8609B"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sectPr w:rsidR="00E8609B">
          <w:pgSz w:w="12240" w:h="15840"/>
          <w:pgMar w:top="1440" w:right="1440" w:bottom="1440" w:left="1440" w:header="720" w:footer="360" w:gutter="0"/>
          <w:pgNumType w:fmt="lowerRoman" w:start="1"/>
          <w:cols w:space="720"/>
        </w:sectPr>
      </w:pPr>
    </w:p>
    <w:p w:rsidR="00E8609B" w:rsidRPr="00281338" w:rsidRDefault="00E8609B" w:rsidP="002D7C8C">
      <w:pPr>
        <w:keepNext/>
        <w:tabs>
          <w:tab w:val="left" w:pos="1800"/>
          <w:tab w:val="center" w:pos="4680"/>
          <w:tab w:val="right" w:pos="9360"/>
        </w:tabs>
        <w:spacing w:after="240"/>
        <w:jc w:val="center"/>
        <w:outlineLvl w:val="3"/>
        <w:rPr>
          <w:rFonts w:ascii="Arial Black" w:hAnsi="Arial Black" w:cs="Arial"/>
          <w:b/>
          <w:bCs/>
          <w:sz w:val="36"/>
          <w:szCs w:val="36"/>
        </w:rPr>
      </w:pPr>
      <w:r>
        <w:rPr>
          <w:rFonts w:ascii="Arial Black" w:hAnsi="Arial Black" w:cs="Arial"/>
          <w:b/>
          <w:noProof/>
          <w:sz w:val="36"/>
          <w:szCs w:val="36"/>
          <w:lang w:val="fr-FR" w:eastAsia="fr-FR"/>
        </w:rPr>
        <w:drawing>
          <wp:inline distT="0" distB="0" distL="0" distR="0">
            <wp:extent cx="1562100" cy="15243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nca.png"/>
                    <pic:cNvPicPr/>
                  </pic:nvPicPr>
                  <pic:blipFill rotWithShape="1">
                    <a:blip r:embed="rId9" cstate="print">
                      <a:extLst>
                        <a:ext uri="{28A0092B-C50C-407E-A947-70E740481C1C}">
                          <a14:useLocalDpi xmlns:a14="http://schemas.microsoft.com/office/drawing/2010/main" val="0"/>
                        </a:ext>
                      </a:extLst>
                    </a:blip>
                    <a:srcRect l="12732" r="12515"/>
                    <a:stretch/>
                  </pic:blipFill>
                  <pic:spPr bwMode="auto">
                    <a:xfrm>
                      <a:off x="0" y="0"/>
                      <a:ext cx="1580567" cy="1542356"/>
                    </a:xfrm>
                    <a:prstGeom prst="rect">
                      <a:avLst/>
                    </a:prstGeom>
                    <a:ln>
                      <a:noFill/>
                    </a:ln>
                    <a:extLst>
                      <a:ext uri="{53640926-AAD7-44D8-BBD7-CCE9431645EC}">
                        <a14:shadowObscured xmlns:a14="http://schemas.microsoft.com/office/drawing/2010/main"/>
                      </a:ext>
                    </a:extLst>
                  </pic:spPr>
                </pic:pic>
              </a:graphicData>
            </a:graphic>
          </wp:inline>
        </w:drawing>
      </w:r>
    </w:p>
    <w:p w:rsidR="00E8609B" w:rsidRDefault="004A5762" w:rsidP="00250854">
      <w:pPr>
        <w:tabs>
          <w:tab w:val="center" w:pos="4680"/>
          <w:tab w:val="right" w:pos="9360"/>
        </w:tabs>
        <w:spacing w:before="1440"/>
        <w:rPr>
          <w:rFonts w:ascii="Arial Bold" w:hAnsi="Arial Bold" w:cs="Arial"/>
          <w:b/>
          <w:sz w:val="30"/>
          <w:szCs w:val="36"/>
          <w:lang w:val="fr-FR"/>
        </w:rPr>
      </w:pPr>
      <w:r>
        <w:rPr>
          <w:rFonts w:ascii="Arial Bold" w:hAnsi="Arial Bold" w:cs="Arial"/>
          <w:b/>
          <w:noProof/>
          <w:sz w:val="30"/>
          <w:szCs w:val="36"/>
          <w:lang w:val="fr-FR" w:eastAsia="fr-FR"/>
        </w:rPr>
        <w:drawing>
          <wp:anchor distT="0" distB="0" distL="114300" distR="114300" simplePos="0" relativeHeight="251658241" behindDoc="0" locked="0" layoutInCell="1" allowOverlap="1">
            <wp:simplePos x="0" y="0"/>
            <wp:positionH relativeFrom="column">
              <wp:posOffset>-1327150</wp:posOffset>
            </wp:positionH>
            <wp:positionV relativeFrom="paragraph">
              <wp:posOffset>89535</wp:posOffset>
            </wp:positionV>
            <wp:extent cx="2743200" cy="888365"/>
            <wp:effectExtent l="0" t="0" r="0" b="0"/>
            <wp:wrapThrough wrapText="bothSides">
              <wp:wrapPolygon edited="0">
                <wp:start x="3000" y="3706"/>
                <wp:lineTo x="1950" y="6021"/>
                <wp:lineTo x="750" y="10190"/>
                <wp:lineTo x="750" y="16212"/>
                <wp:lineTo x="3000" y="18064"/>
                <wp:lineTo x="7650" y="18991"/>
                <wp:lineTo x="15600" y="18991"/>
                <wp:lineTo x="20100" y="18064"/>
                <wp:lineTo x="20850" y="17138"/>
                <wp:lineTo x="20550" y="3706"/>
                <wp:lineTo x="3000" y="3706"/>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ware-Sin-fon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888365"/>
                    </a:xfrm>
                    <a:prstGeom prst="rect">
                      <a:avLst/>
                    </a:prstGeom>
                  </pic:spPr>
                </pic:pic>
              </a:graphicData>
            </a:graphic>
          </wp:anchor>
        </w:drawing>
      </w:r>
    </w:p>
    <w:p w:rsidR="004A5762" w:rsidRDefault="004A5762" w:rsidP="00250854">
      <w:pPr>
        <w:tabs>
          <w:tab w:val="center" w:pos="4680"/>
          <w:tab w:val="right" w:pos="9360"/>
        </w:tabs>
        <w:spacing w:before="1440"/>
        <w:rPr>
          <w:rFonts w:ascii="Arial Bold" w:hAnsi="Arial Bold" w:cs="Arial"/>
          <w:b/>
          <w:sz w:val="30"/>
          <w:szCs w:val="36"/>
          <w:lang w:val="fr-FR"/>
        </w:rPr>
        <w:sectPr w:rsidR="004A5762" w:rsidSect="00E8609B">
          <w:type w:val="continuous"/>
          <w:pgSz w:w="12240" w:h="15840"/>
          <w:pgMar w:top="1440" w:right="1440" w:bottom="1440" w:left="1440" w:header="720" w:footer="360" w:gutter="0"/>
          <w:pgNumType w:fmt="lowerRoman" w:start="1"/>
          <w:cols w:num="2" w:space="720"/>
        </w:sectPr>
      </w:pPr>
    </w:p>
    <w:p w:rsidR="002D7C8C" w:rsidRPr="00E8609B" w:rsidRDefault="002D7C8C" w:rsidP="00250854">
      <w:pPr>
        <w:tabs>
          <w:tab w:val="center" w:pos="4680"/>
          <w:tab w:val="right" w:pos="9360"/>
        </w:tabs>
        <w:spacing w:before="1440"/>
        <w:jc w:val="center"/>
        <w:rPr>
          <w:rFonts w:ascii="Arial Bold" w:hAnsi="Arial Bold" w:cs="Arial"/>
          <w:b/>
          <w:sz w:val="30"/>
          <w:szCs w:val="36"/>
          <w:lang w:val="fr-FR"/>
        </w:rPr>
      </w:pPr>
      <w:r w:rsidRPr="00E8609B">
        <w:rPr>
          <w:rFonts w:ascii="Arial Bold" w:hAnsi="Arial Bold" w:cs="Arial"/>
          <w:b/>
          <w:sz w:val="30"/>
          <w:szCs w:val="36"/>
          <w:lang w:val="fr-FR"/>
        </w:rPr>
        <w:t>DSI Métropole Nice Côte d’Azur</w:t>
      </w:r>
    </w:p>
    <w:p w:rsidR="002D7C8C" w:rsidRPr="00281338" w:rsidRDefault="002D7C8C" w:rsidP="002D7C8C">
      <w:pPr>
        <w:keepNext/>
        <w:tabs>
          <w:tab w:val="left" w:pos="1800"/>
          <w:tab w:val="center" w:pos="4680"/>
          <w:tab w:val="right" w:pos="9360"/>
        </w:tabs>
        <w:spacing w:after="240"/>
        <w:jc w:val="center"/>
        <w:outlineLvl w:val="3"/>
        <w:rPr>
          <w:rFonts w:ascii="Arial Black" w:hAnsi="Arial Black" w:cs="Arial"/>
          <w:b/>
          <w:bCs/>
          <w:sz w:val="44"/>
          <w:szCs w:val="36"/>
        </w:rPr>
      </w:pPr>
      <w:r>
        <w:rPr>
          <w:rFonts w:ascii="Arial Black" w:hAnsi="Arial Black" w:cs="Arial"/>
          <w:b/>
          <w:bCs/>
          <w:sz w:val="44"/>
          <w:szCs w:val="36"/>
        </w:rPr>
        <w:t>IOT &amp; Smart City Platform</w:t>
      </w:r>
    </w:p>
    <w:tbl>
      <w:tblPr>
        <w:tblW w:w="6480" w:type="dxa"/>
        <w:jc w:val="center"/>
        <w:tblBorders>
          <w:insideH w:val="single" w:sz="4" w:space="0" w:color="auto"/>
        </w:tblBorders>
        <w:tblLayout w:type="fixed"/>
        <w:tblCellMar>
          <w:top w:w="72" w:type="dxa"/>
          <w:left w:w="72" w:type="dxa"/>
          <w:bottom w:w="72" w:type="dxa"/>
          <w:right w:w="72" w:type="dxa"/>
        </w:tblCellMar>
        <w:tblLook w:val="04A0" w:firstRow="1" w:lastRow="0" w:firstColumn="1" w:lastColumn="0" w:noHBand="0" w:noVBand="1"/>
      </w:tblPr>
      <w:tblGrid>
        <w:gridCol w:w="3060"/>
        <w:gridCol w:w="3420"/>
      </w:tblGrid>
      <w:tr w:rsidR="002D7C8C" w:rsidRPr="00281338" w:rsidTr="00AD2CAB">
        <w:trPr>
          <w:trHeight w:val="144"/>
          <w:jc w:val="center"/>
        </w:trPr>
        <w:tc>
          <w:tcPr>
            <w:tcW w:w="3060" w:type="dxa"/>
            <w:hideMark/>
          </w:tcPr>
          <w:p w:rsidR="002D7C8C" w:rsidRPr="00281338" w:rsidRDefault="002D7C8C" w:rsidP="00AD2CAB">
            <w:pPr>
              <w:spacing w:after="200" w:line="300" w:lineRule="exact"/>
              <w:jc w:val="center"/>
            </w:pPr>
            <w:r w:rsidRPr="00281338">
              <w:t xml:space="preserve">VERSION: </w:t>
            </w:r>
            <w:r>
              <w:t>draft</w:t>
            </w:r>
          </w:p>
        </w:tc>
        <w:tc>
          <w:tcPr>
            <w:tcW w:w="3420" w:type="dxa"/>
            <w:hideMark/>
          </w:tcPr>
          <w:p w:rsidR="002D7C8C" w:rsidRPr="00281338" w:rsidRDefault="002D7C8C" w:rsidP="00AD2CAB">
            <w:pPr>
              <w:spacing w:after="200" w:line="300" w:lineRule="exact"/>
              <w:jc w:val="center"/>
            </w:pPr>
            <w:r w:rsidRPr="00281338">
              <w:t xml:space="preserve">REVISION DATE: </w:t>
            </w:r>
            <w:r w:rsidR="00FF2E41">
              <w:t>02/11</w:t>
            </w:r>
            <w:r>
              <w:t>/2017</w:t>
            </w:r>
          </w:p>
        </w:tc>
      </w:tr>
    </w:tbl>
    <w:p w:rsidR="002D7C8C" w:rsidRPr="00281338" w:rsidRDefault="002D7C8C" w:rsidP="002D7C8C">
      <w:pPr>
        <w:spacing w:after="200" w:line="300" w:lineRule="exact"/>
      </w:pPr>
      <w:r w:rsidRPr="00281338">
        <w:rPr>
          <w:iCs/>
        </w:rPr>
        <w:t xml:space="preserve">Approval of the </w:t>
      </w:r>
      <w:r>
        <w:rPr>
          <w:iCs/>
        </w:rPr>
        <w:t>Technical Architecture</w:t>
      </w:r>
      <w:r w:rsidRPr="00281338">
        <w:rPr>
          <w:iCs/>
        </w:rPr>
        <w:t xml:space="preserve"> indicates an understanding of the purpose and content described in this deliverable. By signing this deliverable, each individual agrees with the content contained in this deliverable.</w:t>
      </w:r>
    </w:p>
    <w:tbl>
      <w:tblPr>
        <w:tblW w:w="9810" w:type="dxa"/>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72" w:type="dxa"/>
          <w:left w:w="72" w:type="dxa"/>
          <w:bottom w:w="72" w:type="dxa"/>
          <w:right w:w="72" w:type="dxa"/>
        </w:tblCellMar>
        <w:tblLook w:val="04A0" w:firstRow="1" w:lastRow="0" w:firstColumn="1" w:lastColumn="0" w:noHBand="0" w:noVBand="1"/>
      </w:tblPr>
      <w:tblGrid>
        <w:gridCol w:w="2475"/>
        <w:gridCol w:w="2655"/>
        <w:gridCol w:w="3150"/>
        <w:gridCol w:w="1530"/>
      </w:tblGrid>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Approver Name</w:t>
            </w:r>
          </w:p>
        </w:tc>
        <w:tc>
          <w:tcPr>
            <w:tcW w:w="2655"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Title</w:t>
            </w:r>
          </w:p>
        </w:tc>
        <w:tc>
          <w:tcPr>
            <w:tcW w:w="315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Signature</w:t>
            </w:r>
          </w:p>
        </w:tc>
        <w:tc>
          <w:tcPr>
            <w:tcW w:w="1530" w:type="dxa"/>
            <w:tcBorders>
              <w:top w:val="single" w:sz="4" w:space="0" w:color="999999"/>
              <w:left w:val="single" w:sz="4" w:space="0" w:color="999999"/>
              <w:bottom w:val="single" w:sz="4" w:space="0" w:color="999999"/>
              <w:right w:val="single" w:sz="4" w:space="0" w:color="999999"/>
            </w:tcBorders>
            <w:shd w:val="clear" w:color="auto" w:fill="E6E6E6"/>
            <w:hideMark/>
          </w:tcPr>
          <w:p w:rsidR="002D7C8C" w:rsidRPr="00281338" w:rsidRDefault="002D7C8C" w:rsidP="00AD2CAB">
            <w:pPr>
              <w:spacing w:line="220" w:lineRule="exact"/>
              <w:rPr>
                <w:b/>
                <w:bCs/>
                <w:sz w:val="16"/>
              </w:rPr>
            </w:pPr>
            <w:r w:rsidRPr="00281338">
              <w:rPr>
                <w:b/>
                <w:bCs/>
                <w:sz w:val="16"/>
              </w:rPr>
              <w:t>Date</w:t>
            </w: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Stéphane Roux</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ICT Quality Assurance Engineer</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Pr>
                <w:sz w:val="18"/>
              </w:rPr>
              <w:t>Lionel Chaudanson</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BA5DDE" w:rsidP="00AD2CAB">
            <w:pPr>
              <w:spacing w:line="220" w:lineRule="exact"/>
              <w:rPr>
                <w:sz w:val="18"/>
              </w:rPr>
            </w:pPr>
            <w:r w:rsidRPr="00BA5DDE">
              <w:rPr>
                <w:sz w:val="18"/>
              </w:rPr>
              <w:t>Responsable technique, IOT &amp; Smart City</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Pr>
                <w:sz w:val="18"/>
              </w:rPr>
              <w:t>Serge Massiera</w:t>
            </w: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7A5047" w:rsidP="00AD2CAB">
            <w:pPr>
              <w:spacing w:line="220" w:lineRule="exact"/>
              <w:rPr>
                <w:sz w:val="18"/>
              </w:rPr>
            </w:pPr>
            <w:r w:rsidRPr="007A5047">
              <w:rPr>
                <w:sz w:val="18"/>
              </w:rPr>
              <w:t>Directeur des Systèmes d'Information</w:t>
            </w: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r w:rsidR="002D7C8C" w:rsidRPr="00281338" w:rsidTr="00AD2CAB">
        <w:trPr>
          <w:cantSplit/>
          <w:trHeight w:val="370"/>
          <w:jc w:val="center"/>
        </w:trPr>
        <w:tc>
          <w:tcPr>
            <w:tcW w:w="247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2655"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315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c>
          <w:tcPr>
            <w:tcW w:w="1530" w:type="dxa"/>
            <w:tcBorders>
              <w:top w:val="single" w:sz="4" w:space="0" w:color="999999"/>
              <w:left w:val="single" w:sz="4" w:space="0" w:color="999999"/>
              <w:bottom w:val="single" w:sz="4" w:space="0" w:color="999999"/>
              <w:right w:val="single" w:sz="4" w:space="0" w:color="999999"/>
            </w:tcBorders>
            <w:shd w:val="clear" w:color="auto" w:fill="FFFFFF"/>
          </w:tcPr>
          <w:p w:rsidR="002D7C8C" w:rsidRPr="00281338" w:rsidRDefault="002D7C8C" w:rsidP="00AD2CAB">
            <w:pPr>
              <w:spacing w:line="220" w:lineRule="exact"/>
              <w:rPr>
                <w:sz w:val="18"/>
              </w:rPr>
            </w:pPr>
          </w:p>
        </w:tc>
      </w:tr>
    </w:tbl>
    <w:p w:rsidR="002D7C8C" w:rsidRPr="00281338" w:rsidRDefault="002D7C8C" w:rsidP="002D7C8C">
      <w:pPr>
        <w:sectPr w:rsidR="002D7C8C" w:rsidRPr="00281338" w:rsidSect="00E8609B">
          <w:type w:val="continuous"/>
          <w:pgSz w:w="12240" w:h="15840"/>
          <w:pgMar w:top="1440" w:right="1440" w:bottom="1440" w:left="1440" w:header="720" w:footer="360" w:gutter="0"/>
          <w:pgNumType w:fmt="lowerRoman" w:start="1"/>
          <w:cols w:space="720"/>
        </w:sectPr>
      </w:pPr>
    </w:p>
    <w:sdt>
      <w:sdtPr>
        <w:rPr>
          <w:rFonts w:cs="Times New Roman"/>
          <w:b w:val="0"/>
          <w:bCs/>
          <w:caps w:val="0"/>
          <w:sz w:val="20"/>
          <w:szCs w:val="24"/>
        </w:rPr>
        <w:id w:val="27061575"/>
        <w:docPartObj>
          <w:docPartGallery w:val="Table of Contents"/>
          <w:docPartUnique/>
        </w:docPartObj>
      </w:sdtPr>
      <w:sdtEndPr>
        <w:rPr>
          <w:bCs w:val="0"/>
        </w:rPr>
      </w:sdtEndPr>
      <w:sdtContent>
        <w:p w:rsidR="005A252E" w:rsidRDefault="002D7C8C">
          <w:pPr>
            <w:pStyle w:val="TM1"/>
            <w:tabs>
              <w:tab w:val="left" w:pos="660"/>
            </w:tabs>
            <w:rPr>
              <w:rFonts w:asciiTheme="minorHAnsi" w:eastAsiaTheme="minorEastAsia" w:hAnsiTheme="minorHAnsi" w:cstheme="minorBidi"/>
              <w:b w:val="0"/>
              <w:caps w:val="0"/>
              <w:noProof/>
              <w:sz w:val="22"/>
              <w:szCs w:val="22"/>
              <w:lang w:val="fr-FR" w:eastAsia="fr-FR"/>
            </w:rPr>
          </w:pPr>
          <w:r>
            <w:fldChar w:fldCharType="begin"/>
          </w:r>
          <w:r>
            <w:instrText xml:space="preserve"> TOC \o "1-3" \h \z \u </w:instrText>
          </w:r>
          <w:r>
            <w:fldChar w:fldCharType="separate"/>
          </w:r>
          <w:hyperlink w:anchor="_Toc501722980" w:history="1">
            <w:r w:rsidR="005A252E" w:rsidRPr="00B97FB9">
              <w:rPr>
                <w:rStyle w:val="Lienhypertexte"/>
                <w:noProof/>
              </w:rPr>
              <w:t>1</w:t>
            </w:r>
            <w:r w:rsidR="005A252E">
              <w:rPr>
                <w:rFonts w:asciiTheme="minorHAnsi" w:eastAsiaTheme="minorEastAsia" w:hAnsiTheme="minorHAnsi" w:cstheme="minorBidi"/>
                <w:b w:val="0"/>
                <w:caps w:val="0"/>
                <w:noProof/>
                <w:sz w:val="22"/>
                <w:szCs w:val="22"/>
                <w:lang w:val="fr-FR" w:eastAsia="fr-FR"/>
              </w:rPr>
              <w:tab/>
            </w:r>
            <w:r w:rsidR="005A252E" w:rsidRPr="00B97FB9">
              <w:rPr>
                <w:rStyle w:val="Lienhypertexte"/>
                <w:noProof/>
              </w:rPr>
              <w:t>Section 1 DOCUMENT SCOPE</w:t>
            </w:r>
            <w:r w:rsidR="005A252E">
              <w:rPr>
                <w:noProof/>
                <w:webHidden/>
              </w:rPr>
              <w:tab/>
            </w:r>
            <w:r w:rsidR="005A252E">
              <w:rPr>
                <w:noProof/>
                <w:webHidden/>
              </w:rPr>
              <w:fldChar w:fldCharType="begin"/>
            </w:r>
            <w:r w:rsidR="005A252E">
              <w:rPr>
                <w:noProof/>
                <w:webHidden/>
              </w:rPr>
              <w:instrText xml:space="preserve"> PAGEREF _Toc501722980 \h </w:instrText>
            </w:r>
            <w:r w:rsidR="005A252E">
              <w:rPr>
                <w:noProof/>
                <w:webHidden/>
              </w:rPr>
            </w:r>
            <w:r w:rsidR="005A252E">
              <w:rPr>
                <w:noProof/>
                <w:webHidden/>
              </w:rPr>
              <w:fldChar w:fldCharType="separate"/>
            </w:r>
            <w:r w:rsidR="005A252E">
              <w:rPr>
                <w:noProof/>
                <w:webHidden/>
              </w:rPr>
              <w:t>6</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81" w:history="1">
            <w:r w:rsidR="005A252E" w:rsidRPr="00B97FB9">
              <w:rPr>
                <w:rStyle w:val="Lienhypertexte"/>
                <w:noProof/>
              </w:rPr>
              <w:t>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Context</w:t>
            </w:r>
            <w:r w:rsidR="005A252E">
              <w:rPr>
                <w:noProof/>
                <w:webHidden/>
              </w:rPr>
              <w:tab/>
            </w:r>
            <w:r w:rsidR="005A252E">
              <w:rPr>
                <w:noProof/>
                <w:webHidden/>
              </w:rPr>
              <w:fldChar w:fldCharType="begin"/>
            </w:r>
            <w:r w:rsidR="005A252E">
              <w:rPr>
                <w:noProof/>
                <w:webHidden/>
              </w:rPr>
              <w:instrText xml:space="preserve"> PAGEREF _Toc501722981 \h </w:instrText>
            </w:r>
            <w:r w:rsidR="005A252E">
              <w:rPr>
                <w:noProof/>
                <w:webHidden/>
              </w:rPr>
            </w:r>
            <w:r w:rsidR="005A252E">
              <w:rPr>
                <w:noProof/>
                <w:webHidden/>
              </w:rPr>
              <w:fldChar w:fldCharType="separate"/>
            </w:r>
            <w:r w:rsidR="005A252E">
              <w:rPr>
                <w:noProof/>
                <w:webHidden/>
              </w:rPr>
              <w:t>6</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82" w:history="1">
            <w:r w:rsidR="005A252E" w:rsidRPr="00B97FB9">
              <w:rPr>
                <w:rStyle w:val="Lienhypertexte"/>
                <w:noProof/>
              </w:rPr>
              <w:t>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Glossary</w:t>
            </w:r>
            <w:r w:rsidR="005A252E">
              <w:rPr>
                <w:noProof/>
                <w:webHidden/>
              </w:rPr>
              <w:tab/>
            </w:r>
            <w:r w:rsidR="005A252E">
              <w:rPr>
                <w:noProof/>
                <w:webHidden/>
              </w:rPr>
              <w:fldChar w:fldCharType="begin"/>
            </w:r>
            <w:r w:rsidR="005A252E">
              <w:rPr>
                <w:noProof/>
                <w:webHidden/>
              </w:rPr>
              <w:instrText xml:space="preserve"> PAGEREF _Toc501722982 \h </w:instrText>
            </w:r>
            <w:r w:rsidR="005A252E">
              <w:rPr>
                <w:noProof/>
                <w:webHidden/>
              </w:rPr>
            </w:r>
            <w:r w:rsidR="005A252E">
              <w:rPr>
                <w:noProof/>
                <w:webHidden/>
              </w:rPr>
              <w:fldChar w:fldCharType="separate"/>
            </w:r>
            <w:r w:rsidR="005A252E">
              <w:rPr>
                <w:noProof/>
                <w:webHidden/>
              </w:rPr>
              <w:t>8</w:t>
            </w:r>
            <w:r w:rsidR="005A252E">
              <w:rPr>
                <w:noProof/>
                <w:webHidden/>
              </w:rPr>
              <w:fldChar w:fldCharType="end"/>
            </w:r>
          </w:hyperlink>
        </w:p>
        <w:p w:rsidR="005A252E" w:rsidRDefault="00531991">
          <w:pPr>
            <w:pStyle w:val="TM1"/>
            <w:tabs>
              <w:tab w:val="left" w:pos="660"/>
            </w:tabs>
            <w:rPr>
              <w:rFonts w:asciiTheme="minorHAnsi" w:eastAsiaTheme="minorEastAsia" w:hAnsiTheme="minorHAnsi" w:cstheme="minorBidi"/>
              <w:b w:val="0"/>
              <w:caps w:val="0"/>
              <w:noProof/>
              <w:sz w:val="22"/>
              <w:szCs w:val="22"/>
              <w:lang w:val="fr-FR" w:eastAsia="fr-FR"/>
            </w:rPr>
          </w:pPr>
          <w:hyperlink w:anchor="_Toc501722983" w:history="1">
            <w:r w:rsidR="005A252E" w:rsidRPr="00B97FB9">
              <w:rPr>
                <w:rStyle w:val="Lienhypertexte"/>
                <w:noProof/>
                <w:lang w:val="en-GB"/>
              </w:rPr>
              <w:t>2</w:t>
            </w:r>
            <w:r w:rsidR="005A252E">
              <w:rPr>
                <w:rFonts w:asciiTheme="minorHAnsi" w:eastAsiaTheme="minorEastAsia" w:hAnsiTheme="minorHAnsi" w:cstheme="minorBidi"/>
                <w:b w:val="0"/>
                <w:caps w:val="0"/>
                <w:noProof/>
                <w:sz w:val="22"/>
                <w:szCs w:val="22"/>
                <w:lang w:val="fr-FR" w:eastAsia="fr-FR"/>
              </w:rPr>
              <w:tab/>
            </w:r>
            <w:r w:rsidR="005A252E" w:rsidRPr="00B97FB9">
              <w:rPr>
                <w:rStyle w:val="Lienhypertexte"/>
                <w:noProof/>
              </w:rPr>
              <w:t>Section 2 OVERALL TECHNICAL ARCHITECTURE</w:t>
            </w:r>
            <w:r w:rsidR="005A252E">
              <w:rPr>
                <w:noProof/>
                <w:webHidden/>
              </w:rPr>
              <w:tab/>
            </w:r>
            <w:r w:rsidR="005A252E">
              <w:rPr>
                <w:noProof/>
                <w:webHidden/>
              </w:rPr>
              <w:fldChar w:fldCharType="begin"/>
            </w:r>
            <w:r w:rsidR="005A252E">
              <w:rPr>
                <w:noProof/>
                <w:webHidden/>
              </w:rPr>
              <w:instrText xml:space="preserve"> PAGEREF _Toc501722983 \h </w:instrText>
            </w:r>
            <w:r w:rsidR="005A252E">
              <w:rPr>
                <w:noProof/>
                <w:webHidden/>
              </w:rPr>
            </w:r>
            <w:r w:rsidR="005A252E">
              <w:rPr>
                <w:noProof/>
                <w:webHidden/>
              </w:rPr>
              <w:fldChar w:fldCharType="separate"/>
            </w:r>
            <w:r w:rsidR="005A252E">
              <w:rPr>
                <w:noProof/>
                <w:webHidden/>
              </w:rPr>
              <w:t>9</w:t>
            </w:r>
            <w:r w:rsidR="005A252E">
              <w:rPr>
                <w:noProof/>
                <w:webHidden/>
              </w:rPr>
              <w:fldChar w:fldCharType="end"/>
            </w:r>
          </w:hyperlink>
        </w:p>
        <w:p w:rsidR="005A252E" w:rsidRDefault="00531991">
          <w:pPr>
            <w:pStyle w:val="TM2"/>
            <w:tabs>
              <w:tab w:val="right" w:leader="dot" w:pos="9530"/>
            </w:tabs>
            <w:rPr>
              <w:rFonts w:asciiTheme="minorHAnsi" w:eastAsiaTheme="minorEastAsia" w:hAnsiTheme="minorHAnsi" w:cstheme="minorBidi"/>
              <w:noProof/>
              <w:sz w:val="22"/>
              <w:szCs w:val="22"/>
              <w:lang w:val="fr-FR" w:eastAsia="fr-FR"/>
            </w:rPr>
          </w:pPr>
          <w:hyperlink w:anchor="_Toc501722984" w:history="1">
            <w:r w:rsidR="005A252E" w:rsidRPr="00B97FB9">
              <w:rPr>
                <w:rStyle w:val="Lienhypertexte"/>
                <w:noProof/>
              </w:rPr>
              <w:t>2.1 System Architecture Context Diagram</w:t>
            </w:r>
            <w:r w:rsidR="005A252E">
              <w:rPr>
                <w:noProof/>
                <w:webHidden/>
              </w:rPr>
              <w:tab/>
            </w:r>
            <w:r w:rsidR="005A252E">
              <w:rPr>
                <w:noProof/>
                <w:webHidden/>
              </w:rPr>
              <w:fldChar w:fldCharType="begin"/>
            </w:r>
            <w:r w:rsidR="005A252E">
              <w:rPr>
                <w:noProof/>
                <w:webHidden/>
              </w:rPr>
              <w:instrText xml:space="preserve"> PAGEREF _Toc501722984 \h </w:instrText>
            </w:r>
            <w:r w:rsidR="005A252E">
              <w:rPr>
                <w:noProof/>
                <w:webHidden/>
              </w:rPr>
            </w:r>
            <w:r w:rsidR="005A252E">
              <w:rPr>
                <w:noProof/>
                <w:webHidden/>
              </w:rPr>
              <w:fldChar w:fldCharType="separate"/>
            </w:r>
            <w:r w:rsidR="005A252E">
              <w:rPr>
                <w:noProof/>
                <w:webHidden/>
              </w:rPr>
              <w:t>9</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85" w:history="1">
            <w:r w:rsidR="005A252E" w:rsidRPr="00B97FB9">
              <w:rPr>
                <w:rStyle w:val="Lienhypertexte"/>
                <w:noProof/>
              </w:rPr>
              <w:t>2.2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System Architecture Model</w:t>
            </w:r>
            <w:r w:rsidR="005A252E">
              <w:rPr>
                <w:noProof/>
                <w:webHidden/>
              </w:rPr>
              <w:tab/>
            </w:r>
            <w:r w:rsidR="005A252E">
              <w:rPr>
                <w:noProof/>
                <w:webHidden/>
              </w:rPr>
              <w:fldChar w:fldCharType="begin"/>
            </w:r>
            <w:r w:rsidR="005A252E">
              <w:rPr>
                <w:noProof/>
                <w:webHidden/>
              </w:rPr>
              <w:instrText xml:space="preserve"> PAGEREF _Toc501722985 \h </w:instrText>
            </w:r>
            <w:r w:rsidR="005A252E">
              <w:rPr>
                <w:noProof/>
                <w:webHidden/>
              </w:rPr>
            </w:r>
            <w:r w:rsidR="005A252E">
              <w:rPr>
                <w:noProof/>
                <w:webHidden/>
              </w:rPr>
              <w:fldChar w:fldCharType="separate"/>
            </w:r>
            <w:r w:rsidR="005A252E">
              <w:rPr>
                <w:noProof/>
                <w:webHidden/>
              </w:rPr>
              <w:t>13</w:t>
            </w:r>
            <w:r w:rsidR="005A252E">
              <w:rPr>
                <w:noProof/>
                <w:webHidden/>
              </w:rPr>
              <w:fldChar w:fldCharType="end"/>
            </w:r>
          </w:hyperlink>
        </w:p>
        <w:p w:rsidR="005A252E" w:rsidRDefault="00531991">
          <w:pPr>
            <w:pStyle w:val="TM3"/>
            <w:tabs>
              <w:tab w:val="right" w:leader="dot" w:pos="9530"/>
            </w:tabs>
            <w:rPr>
              <w:rFonts w:asciiTheme="minorHAnsi" w:eastAsiaTheme="minorEastAsia" w:hAnsiTheme="minorHAnsi" w:cstheme="minorBidi"/>
              <w:noProof/>
              <w:sz w:val="22"/>
              <w:szCs w:val="22"/>
              <w:lang w:val="fr-FR" w:eastAsia="fr-FR"/>
            </w:rPr>
          </w:pPr>
          <w:hyperlink w:anchor="_Toc501722986" w:history="1">
            <w:r w:rsidR="005A252E" w:rsidRPr="00B97FB9">
              <w:rPr>
                <w:rStyle w:val="Lienhypertexte"/>
                <w:noProof/>
              </w:rPr>
              <w:t>2.2.1 Overall Architectural Considerations</w:t>
            </w:r>
            <w:r w:rsidR="005A252E">
              <w:rPr>
                <w:noProof/>
                <w:webHidden/>
              </w:rPr>
              <w:tab/>
            </w:r>
            <w:r w:rsidR="005A252E">
              <w:rPr>
                <w:noProof/>
                <w:webHidden/>
              </w:rPr>
              <w:fldChar w:fldCharType="begin"/>
            </w:r>
            <w:r w:rsidR="005A252E">
              <w:rPr>
                <w:noProof/>
                <w:webHidden/>
              </w:rPr>
              <w:instrText xml:space="preserve"> PAGEREF _Toc501722986 \h </w:instrText>
            </w:r>
            <w:r w:rsidR="005A252E">
              <w:rPr>
                <w:noProof/>
                <w:webHidden/>
              </w:rPr>
            </w:r>
            <w:r w:rsidR="005A252E">
              <w:rPr>
                <w:noProof/>
                <w:webHidden/>
              </w:rPr>
              <w:fldChar w:fldCharType="separate"/>
            </w:r>
            <w:r w:rsidR="005A252E">
              <w:rPr>
                <w:noProof/>
                <w:webHidden/>
              </w:rPr>
              <w:t>16</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2991" w:history="1">
            <w:r w:rsidR="005A252E" w:rsidRPr="00B97FB9">
              <w:rPr>
                <w:rStyle w:val="Lienhypertexte"/>
                <w:noProof/>
              </w:rPr>
              <w:t>2.3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System Architecture Component Definitions</w:t>
            </w:r>
            <w:r w:rsidR="005A252E">
              <w:rPr>
                <w:noProof/>
                <w:webHidden/>
              </w:rPr>
              <w:tab/>
            </w:r>
            <w:r w:rsidR="005A252E">
              <w:rPr>
                <w:noProof/>
                <w:webHidden/>
              </w:rPr>
              <w:fldChar w:fldCharType="begin"/>
            </w:r>
            <w:r w:rsidR="005A252E">
              <w:rPr>
                <w:noProof/>
                <w:webHidden/>
              </w:rPr>
              <w:instrText xml:space="preserve"> PAGEREF _Toc501722991 \h </w:instrText>
            </w:r>
            <w:r w:rsidR="005A252E">
              <w:rPr>
                <w:noProof/>
                <w:webHidden/>
              </w:rPr>
            </w:r>
            <w:r w:rsidR="005A252E">
              <w:rPr>
                <w:noProof/>
                <w:webHidden/>
              </w:rPr>
              <w:fldChar w:fldCharType="separate"/>
            </w:r>
            <w:r w:rsidR="005A252E">
              <w:rPr>
                <w:noProof/>
                <w:webHidden/>
              </w:rPr>
              <w:t>20</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2" w:history="1">
            <w:r w:rsidR="005A252E" w:rsidRPr="00B97FB9">
              <w:rPr>
                <w:rStyle w:val="Lienhypertexte"/>
                <w:noProof/>
              </w:rPr>
              <w:t>2.3.1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Docker Images Management Components</w:t>
            </w:r>
            <w:r w:rsidR="005A252E">
              <w:rPr>
                <w:noProof/>
                <w:webHidden/>
              </w:rPr>
              <w:tab/>
            </w:r>
            <w:r w:rsidR="005A252E">
              <w:rPr>
                <w:noProof/>
                <w:webHidden/>
              </w:rPr>
              <w:fldChar w:fldCharType="begin"/>
            </w:r>
            <w:r w:rsidR="005A252E">
              <w:rPr>
                <w:noProof/>
                <w:webHidden/>
              </w:rPr>
              <w:instrText xml:space="preserve"> PAGEREF _Toc501722992 \h </w:instrText>
            </w:r>
            <w:r w:rsidR="005A252E">
              <w:rPr>
                <w:noProof/>
                <w:webHidden/>
              </w:rPr>
            </w:r>
            <w:r w:rsidR="005A252E">
              <w:rPr>
                <w:noProof/>
                <w:webHidden/>
              </w:rPr>
              <w:fldChar w:fldCharType="separate"/>
            </w:r>
            <w:r w:rsidR="005A252E">
              <w:rPr>
                <w:noProof/>
                <w:webHidden/>
              </w:rPr>
              <w:t>20</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3" w:history="1">
            <w:r w:rsidR="005A252E" w:rsidRPr="00B97FB9">
              <w:rPr>
                <w:rStyle w:val="Lienhypertexte"/>
                <w:noProof/>
              </w:rPr>
              <w:t>2.3.2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Docker Swarm Management Component</w:t>
            </w:r>
            <w:r w:rsidR="005A252E">
              <w:rPr>
                <w:noProof/>
                <w:webHidden/>
              </w:rPr>
              <w:tab/>
            </w:r>
            <w:r w:rsidR="005A252E">
              <w:rPr>
                <w:noProof/>
                <w:webHidden/>
              </w:rPr>
              <w:fldChar w:fldCharType="begin"/>
            </w:r>
            <w:r w:rsidR="005A252E">
              <w:rPr>
                <w:noProof/>
                <w:webHidden/>
              </w:rPr>
              <w:instrText xml:space="preserve"> PAGEREF _Toc501722993 \h </w:instrText>
            </w:r>
            <w:r w:rsidR="005A252E">
              <w:rPr>
                <w:noProof/>
                <w:webHidden/>
              </w:rPr>
            </w:r>
            <w:r w:rsidR="005A252E">
              <w:rPr>
                <w:noProof/>
                <w:webHidden/>
              </w:rPr>
              <w:fldChar w:fldCharType="separate"/>
            </w:r>
            <w:r w:rsidR="005A252E">
              <w:rPr>
                <w:noProof/>
                <w:webHidden/>
              </w:rPr>
              <w:t>20</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4" w:history="1">
            <w:r w:rsidR="005A252E" w:rsidRPr="00B97FB9">
              <w:rPr>
                <w:rStyle w:val="Lienhypertexte"/>
                <w:noProof/>
              </w:rPr>
              <w:t>2.3.3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Security Component IDM GE</w:t>
            </w:r>
            <w:r w:rsidR="005A252E">
              <w:rPr>
                <w:noProof/>
                <w:webHidden/>
              </w:rPr>
              <w:tab/>
            </w:r>
            <w:r w:rsidR="005A252E">
              <w:rPr>
                <w:noProof/>
                <w:webHidden/>
              </w:rPr>
              <w:fldChar w:fldCharType="begin"/>
            </w:r>
            <w:r w:rsidR="005A252E">
              <w:rPr>
                <w:noProof/>
                <w:webHidden/>
              </w:rPr>
              <w:instrText xml:space="preserve"> PAGEREF _Toc501722994 \h </w:instrText>
            </w:r>
            <w:r w:rsidR="005A252E">
              <w:rPr>
                <w:noProof/>
                <w:webHidden/>
              </w:rPr>
            </w:r>
            <w:r w:rsidR="005A252E">
              <w:rPr>
                <w:noProof/>
                <w:webHidden/>
              </w:rPr>
              <w:fldChar w:fldCharType="separate"/>
            </w:r>
            <w:r w:rsidR="005A252E">
              <w:rPr>
                <w:noProof/>
                <w:webHidden/>
              </w:rPr>
              <w:t>21</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5" w:history="1">
            <w:r w:rsidR="005A252E" w:rsidRPr="00B97FB9">
              <w:rPr>
                <w:rStyle w:val="Lienhypertexte"/>
                <w:noProof/>
              </w:rPr>
              <w:t>2.3.4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Orion Context Broker Component</w:t>
            </w:r>
            <w:r w:rsidR="005A252E">
              <w:rPr>
                <w:noProof/>
                <w:webHidden/>
              </w:rPr>
              <w:tab/>
            </w:r>
            <w:r w:rsidR="005A252E">
              <w:rPr>
                <w:noProof/>
                <w:webHidden/>
              </w:rPr>
              <w:fldChar w:fldCharType="begin"/>
            </w:r>
            <w:r w:rsidR="005A252E">
              <w:rPr>
                <w:noProof/>
                <w:webHidden/>
              </w:rPr>
              <w:instrText xml:space="preserve"> PAGEREF _Toc501722995 \h </w:instrText>
            </w:r>
            <w:r w:rsidR="005A252E">
              <w:rPr>
                <w:noProof/>
                <w:webHidden/>
              </w:rPr>
            </w:r>
            <w:r w:rsidR="005A252E">
              <w:rPr>
                <w:noProof/>
                <w:webHidden/>
              </w:rPr>
              <w:fldChar w:fldCharType="separate"/>
            </w:r>
            <w:r w:rsidR="005A252E">
              <w:rPr>
                <w:noProof/>
                <w:webHidden/>
              </w:rPr>
              <w:t>21</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6" w:history="1">
            <w:r w:rsidR="005A252E" w:rsidRPr="00B97FB9">
              <w:rPr>
                <w:rStyle w:val="Lienhypertexte"/>
                <w:noProof/>
              </w:rPr>
              <w:t>2.3.5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MongoDB Cluster Component</w:t>
            </w:r>
            <w:r w:rsidR="005A252E">
              <w:rPr>
                <w:noProof/>
                <w:webHidden/>
              </w:rPr>
              <w:tab/>
            </w:r>
            <w:r w:rsidR="005A252E">
              <w:rPr>
                <w:noProof/>
                <w:webHidden/>
              </w:rPr>
              <w:fldChar w:fldCharType="begin"/>
            </w:r>
            <w:r w:rsidR="005A252E">
              <w:rPr>
                <w:noProof/>
                <w:webHidden/>
              </w:rPr>
              <w:instrText xml:space="preserve"> PAGEREF _Toc501722996 \h </w:instrText>
            </w:r>
            <w:r w:rsidR="005A252E">
              <w:rPr>
                <w:noProof/>
                <w:webHidden/>
              </w:rPr>
            </w:r>
            <w:r w:rsidR="005A252E">
              <w:rPr>
                <w:noProof/>
                <w:webHidden/>
              </w:rPr>
              <w:fldChar w:fldCharType="separate"/>
            </w:r>
            <w:r w:rsidR="005A252E">
              <w:rPr>
                <w:noProof/>
                <w:webHidden/>
              </w:rPr>
              <w:t>22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7" w:history="1">
            <w:r w:rsidR="005A252E" w:rsidRPr="00B97FB9">
              <w:rPr>
                <w:rStyle w:val="Lienhypertexte"/>
                <w:noProof/>
              </w:rPr>
              <w:t>2.3.6</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Citus/PostgreSQL Cluster Component</w:t>
            </w:r>
            <w:r w:rsidR="005A252E">
              <w:rPr>
                <w:noProof/>
                <w:webHidden/>
              </w:rPr>
              <w:tab/>
            </w:r>
            <w:r w:rsidR="005A252E">
              <w:rPr>
                <w:noProof/>
                <w:webHidden/>
              </w:rPr>
              <w:fldChar w:fldCharType="begin"/>
            </w:r>
            <w:r w:rsidR="005A252E">
              <w:rPr>
                <w:noProof/>
                <w:webHidden/>
              </w:rPr>
              <w:instrText xml:space="preserve"> PAGEREF _Toc501722997 \h </w:instrText>
            </w:r>
            <w:r w:rsidR="005A252E">
              <w:rPr>
                <w:noProof/>
                <w:webHidden/>
              </w:rPr>
            </w:r>
            <w:r w:rsidR="005A252E">
              <w:rPr>
                <w:noProof/>
                <w:webHidden/>
              </w:rPr>
              <w:fldChar w:fldCharType="separate"/>
            </w:r>
            <w:r w:rsidR="005A252E">
              <w:rPr>
                <w:noProof/>
                <w:webHidden/>
              </w:rPr>
              <w:t>22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8" w:history="1">
            <w:r w:rsidR="005A252E" w:rsidRPr="00B97FB9">
              <w:rPr>
                <w:rStyle w:val="Lienhypertexte"/>
                <w:noProof/>
              </w:rPr>
              <w:t>2.3.7</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Galera/MySQL Cluster Component</w:t>
            </w:r>
            <w:r w:rsidR="005A252E">
              <w:rPr>
                <w:noProof/>
                <w:webHidden/>
              </w:rPr>
              <w:tab/>
            </w:r>
            <w:r w:rsidR="005A252E">
              <w:rPr>
                <w:noProof/>
                <w:webHidden/>
              </w:rPr>
              <w:fldChar w:fldCharType="begin"/>
            </w:r>
            <w:r w:rsidR="005A252E">
              <w:rPr>
                <w:noProof/>
                <w:webHidden/>
              </w:rPr>
              <w:instrText xml:space="preserve"> PAGEREF _Toc501722998 \h </w:instrText>
            </w:r>
            <w:r w:rsidR="005A252E">
              <w:rPr>
                <w:noProof/>
                <w:webHidden/>
              </w:rPr>
            </w:r>
            <w:r w:rsidR="005A252E">
              <w:rPr>
                <w:noProof/>
                <w:webHidden/>
              </w:rPr>
              <w:fldChar w:fldCharType="separate"/>
            </w:r>
            <w:r w:rsidR="005A252E">
              <w:rPr>
                <w:noProof/>
                <w:webHidden/>
              </w:rPr>
              <w:t>22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2999" w:history="1">
            <w:r w:rsidR="005A252E" w:rsidRPr="00B97FB9">
              <w:rPr>
                <w:rStyle w:val="Lienhypertexte"/>
                <w:noProof/>
              </w:rPr>
              <w:t>2.3.8</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Cosmos Big Data Component</w:t>
            </w:r>
            <w:r w:rsidR="005A252E">
              <w:rPr>
                <w:noProof/>
                <w:webHidden/>
              </w:rPr>
              <w:tab/>
            </w:r>
            <w:r w:rsidR="005A252E">
              <w:rPr>
                <w:noProof/>
                <w:webHidden/>
              </w:rPr>
              <w:fldChar w:fldCharType="begin"/>
            </w:r>
            <w:r w:rsidR="005A252E">
              <w:rPr>
                <w:noProof/>
                <w:webHidden/>
              </w:rPr>
              <w:instrText xml:space="preserve"> PAGEREF _Toc501722999 \h </w:instrText>
            </w:r>
            <w:r w:rsidR="005A252E">
              <w:rPr>
                <w:noProof/>
                <w:webHidden/>
              </w:rPr>
            </w:r>
            <w:r w:rsidR="005A252E">
              <w:rPr>
                <w:noProof/>
                <w:webHidden/>
              </w:rPr>
              <w:fldChar w:fldCharType="separate"/>
            </w:r>
            <w:r w:rsidR="005A252E">
              <w:rPr>
                <w:noProof/>
                <w:webHidden/>
              </w:rPr>
              <w:t>23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00" w:history="1">
            <w:r w:rsidR="005A252E" w:rsidRPr="00B97FB9">
              <w:rPr>
                <w:rStyle w:val="Lienhypertexte"/>
                <w:noProof/>
              </w:rPr>
              <w:t>2.3.9</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Knowage Analytics Component</w:t>
            </w:r>
            <w:r w:rsidR="005A252E">
              <w:rPr>
                <w:noProof/>
                <w:webHidden/>
              </w:rPr>
              <w:tab/>
            </w:r>
            <w:r w:rsidR="005A252E">
              <w:rPr>
                <w:noProof/>
                <w:webHidden/>
              </w:rPr>
              <w:fldChar w:fldCharType="begin"/>
            </w:r>
            <w:r w:rsidR="005A252E">
              <w:rPr>
                <w:noProof/>
                <w:webHidden/>
              </w:rPr>
              <w:instrText xml:space="preserve"> PAGEREF _Toc501723000 \h </w:instrText>
            </w:r>
            <w:r w:rsidR="005A252E">
              <w:rPr>
                <w:noProof/>
                <w:webHidden/>
              </w:rPr>
            </w:r>
            <w:r w:rsidR="005A252E">
              <w:rPr>
                <w:noProof/>
                <w:webHidden/>
              </w:rPr>
              <w:fldChar w:fldCharType="separate"/>
            </w:r>
            <w:r w:rsidR="005A252E">
              <w:rPr>
                <w:noProof/>
                <w:webHidden/>
              </w:rPr>
              <w:t>23</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1" w:history="1">
            <w:r w:rsidR="005A252E" w:rsidRPr="00B97FB9">
              <w:rPr>
                <w:rStyle w:val="Lienhypertexte"/>
                <w:noProof/>
              </w:rPr>
              <w:t>2.3.10</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CKAN Open Data Component</w:t>
            </w:r>
            <w:r w:rsidR="005A252E">
              <w:rPr>
                <w:noProof/>
                <w:webHidden/>
              </w:rPr>
              <w:tab/>
            </w:r>
            <w:r w:rsidR="005A252E">
              <w:rPr>
                <w:noProof/>
                <w:webHidden/>
              </w:rPr>
              <w:fldChar w:fldCharType="begin"/>
            </w:r>
            <w:r w:rsidR="005A252E">
              <w:rPr>
                <w:noProof/>
                <w:webHidden/>
              </w:rPr>
              <w:instrText xml:space="preserve"> PAGEREF _Toc501723001 \h </w:instrText>
            </w:r>
            <w:r w:rsidR="005A252E">
              <w:rPr>
                <w:noProof/>
                <w:webHidden/>
              </w:rPr>
            </w:r>
            <w:r w:rsidR="005A252E">
              <w:rPr>
                <w:noProof/>
                <w:webHidden/>
              </w:rPr>
              <w:fldChar w:fldCharType="separate"/>
            </w:r>
            <w:r w:rsidR="005A252E">
              <w:rPr>
                <w:noProof/>
                <w:webHidden/>
              </w:rPr>
              <w:t>24</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2" w:history="1">
            <w:r w:rsidR="005A252E" w:rsidRPr="00B97FB9">
              <w:rPr>
                <w:rStyle w:val="Lienhypertexte"/>
                <w:noProof/>
              </w:rPr>
              <w:t>2.3.11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IDAS IOT Components</w:t>
            </w:r>
            <w:r w:rsidR="005A252E">
              <w:rPr>
                <w:noProof/>
                <w:webHidden/>
              </w:rPr>
              <w:tab/>
            </w:r>
            <w:r w:rsidR="005A252E">
              <w:rPr>
                <w:noProof/>
                <w:webHidden/>
              </w:rPr>
              <w:fldChar w:fldCharType="begin"/>
            </w:r>
            <w:r w:rsidR="005A252E">
              <w:rPr>
                <w:noProof/>
                <w:webHidden/>
              </w:rPr>
              <w:instrText xml:space="preserve"> PAGEREF _Toc501723002 \h </w:instrText>
            </w:r>
            <w:r w:rsidR="005A252E">
              <w:rPr>
                <w:noProof/>
                <w:webHidden/>
              </w:rPr>
            </w:r>
            <w:r w:rsidR="005A252E">
              <w:rPr>
                <w:noProof/>
                <w:webHidden/>
              </w:rPr>
              <w:fldChar w:fldCharType="separate"/>
            </w:r>
            <w:r w:rsidR="005A252E">
              <w:rPr>
                <w:noProof/>
                <w:webHidden/>
              </w:rPr>
              <w:t>24</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3" w:history="1">
            <w:r w:rsidR="005A252E" w:rsidRPr="00B97FB9">
              <w:rPr>
                <w:rStyle w:val="Lienhypertexte"/>
                <w:noProof/>
              </w:rPr>
              <w:t>2.3.12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IOT Broker Component</w:t>
            </w:r>
            <w:r w:rsidR="005A252E">
              <w:rPr>
                <w:noProof/>
                <w:webHidden/>
              </w:rPr>
              <w:tab/>
            </w:r>
            <w:r w:rsidR="005A252E">
              <w:rPr>
                <w:noProof/>
                <w:webHidden/>
              </w:rPr>
              <w:fldChar w:fldCharType="begin"/>
            </w:r>
            <w:r w:rsidR="005A252E">
              <w:rPr>
                <w:noProof/>
                <w:webHidden/>
              </w:rPr>
              <w:instrText xml:space="preserve"> PAGEREF _Toc501723003 \h </w:instrText>
            </w:r>
            <w:r w:rsidR="005A252E">
              <w:rPr>
                <w:noProof/>
                <w:webHidden/>
              </w:rPr>
            </w:r>
            <w:r w:rsidR="005A252E">
              <w:rPr>
                <w:noProof/>
                <w:webHidden/>
              </w:rPr>
              <w:fldChar w:fldCharType="separate"/>
            </w:r>
            <w:r w:rsidR="005A252E">
              <w:rPr>
                <w:noProof/>
                <w:webHidden/>
              </w:rPr>
              <w:t>25</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4" w:history="1">
            <w:r w:rsidR="005A252E" w:rsidRPr="00B97FB9">
              <w:rPr>
                <w:rStyle w:val="Lienhypertexte"/>
                <w:noProof/>
              </w:rPr>
              <w:t>2.3.13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IOT Discovery Component</w:t>
            </w:r>
            <w:r w:rsidR="005A252E">
              <w:rPr>
                <w:noProof/>
                <w:webHidden/>
              </w:rPr>
              <w:tab/>
            </w:r>
            <w:r w:rsidR="005A252E">
              <w:rPr>
                <w:noProof/>
                <w:webHidden/>
              </w:rPr>
              <w:fldChar w:fldCharType="begin"/>
            </w:r>
            <w:r w:rsidR="005A252E">
              <w:rPr>
                <w:noProof/>
                <w:webHidden/>
              </w:rPr>
              <w:instrText xml:space="preserve"> PAGEREF _Toc501723004 \h </w:instrText>
            </w:r>
            <w:r w:rsidR="005A252E">
              <w:rPr>
                <w:noProof/>
                <w:webHidden/>
              </w:rPr>
            </w:r>
            <w:r w:rsidR="005A252E">
              <w:rPr>
                <w:noProof/>
                <w:webHidden/>
              </w:rPr>
              <w:fldChar w:fldCharType="separate"/>
            </w:r>
            <w:r w:rsidR="005A252E">
              <w:rPr>
                <w:noProof/>
                <w:webHidden/>
              </w:rPr>
              <w:t>26</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5" w:history="1">
            <w:r w:rsidR="005A252E" w:rsidRPr="00B97FB9">
              <w:rPr>
                <w:rStyle w:val="Lienhypertexte"/>
                <w:noProof/>
              </w:rPr>
              <w:t>2.3.14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CEP Component</w:t>
            </w:r>
            <w:r w:rsidR="005A252E">
              <w:rPr>
                <w:noProof/>
                <w:webHidden/>
              </w:rPr>
              <w:tab/>
            </w:r>
            <w:r w:rsidR="005A252E">
              <w:rPr>
                <w:noProof/>
                <w:webHidden/>
              </w:rPr>
              <w:fldChar w:fldCharType="begin"/>
            </w:r>
            <w:r w:rsidR="005A252E">
              <w:rPr>
                <w:noProof/>
                <w:webHidden/>
              </w:rPr>
              <w:instrText xml:space="preserve"> PAGEREF _Toc501723005 \h </w:instrText>
            </w:r>
            <w:r w:rsidR="005A252E">
              <w:rPr>
                <w:noProof/>
                <w:webHidden/>
              </w:rPr>
            </w:r>
            <w:r w:rsidR="005A252E">
              <w:rPr>
                <w:noProof/>
                <w:webHidden/>
              </w:rPr>
              <w:fldChar w:fldCharType="separate"/>
            </w:r>
            <w:r w:rsidR="005A252E">
              <w:rPr>
                <w:noProof/>
                <w:webHidden/>
              </w:rPr>
              <w:t>26</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6" w:history="1">
            <w:r w:rsidR="005A252E" w:rsidRPr="00B97FB9">
              <w:rPr>
                <w:rStyle w:val="Lienhypertexte"/>
                <w:noProof/>
              </w:rPr>
              <w:t>2.3.15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Application Mashup Components</w:t>
            </w:r>
            <w:r w:rsidR="005A252E">
              <w:rPr>
                <w:noProof/>
                <w:webHidden/>
              </w:rPr>
              <w:tab/>
            </w:r>
            <w:r w:rsidR="005A252E">
              <w:rPr>
                <w:noProof/>
                <w:webHidden/>
              </w:rPr>
              <w:fldChar w:fldCharType="begin"/>
            </w:r>
            <w:r w:rsidR="005A252E">
              <w:rPr>
                <w:noProof/>
                <w:webHidden/>
              </w:rPr>
              <w:instrText xml:space="preserve"> PAGEREF _Toc501723006 \h </w:instrText>
            </w:r>
            <w:r w:rsidR="005A252E">
              <w:rPr>
                <w:noProof/>
                <w:webHidden/>
              </w:rPr>
            </w:r>
            <w:r w:rsidR="005A252E">
              <w:rPr>
                <w:noProof/>
                <w:webHidden/>
              </w:rPr>
              <w:fldChar w:fldCharType="separate"/>
            </w:r>
            <w:r w:rsidR="005A252E">
              <w:rPr>
                <w:noProof/>
                <w:webHidden/>
              </w:rPr>
              <w:t>27</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7" w:history="1">
            <w:r w:rsidR="005A252E" w:rsidRPr="00B97FB9">
              <w:rPr>
                <w:rStyle w:val="Lienhypertexte"/>
                <w:noProof/>
              </w:rPr>
              <w:t>2.3.16</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Business Ecosystem Component</w:t>
            </w:r>
            <w:r w:rsidR="005A252E">
              <w:rPr>
                <w:noProof/>
                <w:webHidden/>
              </w:rPr>
              <w:tab/>
            </w:r>
            <w:r w:rsidR="005A252E">
              <w:rPr>
                <w:noProof/>
                <w:webHidden/>
              </w:rPr>
              <w:fldChar w:fldCharType="begin"/>
            </w:r>
            <w:r w:rsidR="005A252E">
              <w:rPr>
                <w:noProof/>
                <w:webHidden/>
              </w:rPr>
              <w:instrText xml:space="preserve"> PAGEREF _Toc501723007 \h </w:instrText>
            </w:r>
            <w:r w:rsidR="005A252E">
              <w:rPr>
                <w:noProof/>
                <w:webHidden/>
              </w:rPr>
            </w:r>
            <w:r w:rsidR="005A252E">
              <w:rPr>
                <w:noProof/>
                <w:webHidden/>
              </w:rPr>
              <w:fldChar w:fldCharType="separate"/>
            </w:r>
            <w:r w:rsidR="005A252E">
              <w:rPr>
                <w:noProof/>
                <w:webHidden/>
              </w:rPr>
              <w:t>27</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8" w:history="1">
            <w:r w:rsidR="005A252E" w:rsidRPr="00B97FB9">
              <w:rPr>
                <w:rStyle w:val="Lienhypertexte"/>
                <w:noProof/>
              </w:rPr>
              <w:t>2.3.17</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Development Components</w:t>
            </w:r>
            <w:r w:rsidR="005A252E">
              <w:rPr>
                <w:noProof/>
                <w:webHidden/>
              </w:rPr>
              <w:tab/>
            </w:r>
            <w:r w:rsidR="005A252E">
              <w:rPr>
                <w:noProof/>
                <w:webHidden/>
              </w:rPr>
              <w:fldChar w:fldCharType="begin"/>
            </w:r>
            <w:r w:rsidR="005A252E">
              <w:rPr>
                <w:noProof/>
                <w:webHidden/>
              </w:rPr>
              <w:instrText xml:space="preserve"> PAGEREF _Toc501723008 \h </w:instrText>
            </w:r>
            <w:r w:rsidR="005A252E">
              <w:rPr>
                <w:noProof/>
                <w:webHidden/>
              </w:rPr>
            </w:r>
            <w:r w:rsidR="005A252E">
              <w:rPr>
                <w:noProof/>
                <w:webHidden/>
              </w:rPr>
              <w:fldChar w:fldCharType="separate"/>
            </w:r>
            <w:r w:rsidR="005A252E">
              <w:rPr>
                <w:noProof/>
                <w:webHidden/>
              </w:rPr>
              <w:t>28</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09" w:history="1">
            <w:r w:rsidR="005A252E" w:rsidRPr="00B97FB9">
              <w:rPr>
                <w:rStyle w:val="Lienhypertexte"/>
                <w:noProof/>
              </w:rPr>
              <w:t>2.3.18</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Monitoring Components</w:t>
            </w:r>
            <w:r w:rsidR="005A252E">
              <w:rPr>
                <w:noProof/>
                <w:webHidden/>
              </w:rPr>
              <w:tab/>
            </w:r>
            <w:r w:rsidR="005A252E">
              <w:rPr>
                <w:noProof/>
                <w:webHidden/>
              </w:rPr>
              <w:fldChar w:fldCharType="begin"/>
            </w:r>
            <w:r w:rsidR="005A252E">
              <w:rPr>
                <w:noProof/>
                <w:webHidden/>
              </w:rPr>
              <w:instrText xml:space="preserve"> PAGEREF _Toc501723009 \h </w:instrText>
            </w:r>
            <w:r w:rsidR="005A252E">
              <w:rPr>
                <w:noProof/>
                <w:webHidden/>
              </w:rPr>
            </w:r>
            <w:r w:rsidR="005A252E">
              <w:rPr>
                <w:noProof/>
                <w:webHidden/>
              </w:rPr>
              <w:fldChar w:fldCharType="separate"/>
            </w:r>
            <w:r w:rsidR="005A252E">
              <w:rPr>
                <w:noProof/>
                <w:webHidden/>
              </w:rPr>
              <w:t>28</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0" w:history="1">
            <w:r w:rsidR="005A252E" w:rsidRPr="00B97FB9">
              <w:rPr>
                <w:rStyle w:val="Lienhypertexte"/>
                <w:noProof/>
              </w:rPr>
              <w:t>2.3.19</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Poi Data Provider Component</w:t>
            </w:r>
            <w:r w:rsidR="005A252E">
              <w:rPr>
                <w:noProof/>
                <w:webHidden/>
              </w:rPr>
              <w:tab/>
            </w:r>
            <w:r w:rsidR="005A252E">
              <w:rPr>
                <w:noProof/>
                <w:webHidden/>
              </w:rPr>
              <w:fldChar w:fldCharType="begin"/>
            </w:r>
            <w:r w:rsidR="005A252E">
              <w:rPr>
                <w:noProof/>
                <w:webHidden/>
              </w:rPr>
              <w:instrText xml:space="preserve"> PAGEREF _Toc501723010 \h </w:instrText>
            </w:r>
            <w:r w:rsidR="005A252E">
              <w:rPr>
                <w:noProof/>
                <w:webHidden/>
              </w:rPr>
            </w:r>
            <w:r w:rsidR="005A252E">
              <w:rPr>
                <w:noProof/>
                <w:webHidden/>
              </w:rPr>
              <w:fldChar w:fldCharType="separate"/>
            </w:r>
            <w:r w:rsidR="005A252E">
              <w:rPr>
                <w:noProof/>
                <w:webHidden/>
              </w:rPr>
              <w:t>29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1" w:history="1">
            <w:r w:rsidR="005A252E" w:rsidRPr="00B97FB9">
              <w:rPr>
                <w:rStyle w:val="Lienhypertexte"/>
                <w:noProof/>
              </w:rPr>
              <w:t>2.3.20</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GIS Data Provider Component</w:t>
            </w:r>
            <w:r w:rsidR="005A252E">
              <w:rPr>
                <w:noProof/>
                <w:webHidden/>
              </w:rPr>
              <w:tab/>
            </w:r>
            <w:r w:rsidR="005A252E">
              <w:rPr>
                <w:noProof/>
                <w:webHidden/>
              </w:rPr>
              <w:fldChar w:fldCharType="begin"/>
            </w:r>
            <w:r w:rsidR="005A252E">
              <w:rPr>
                <w:noProof/>
                <w:webHidden/>
              </w:rPr>
              <w:instrText xml:space="preserve"> PAGEREF _Toc501723011 \h </w:instrText>
            </w:r>
            <w:r w:rsidR="005A252E">
              <w:rPr>
                <w:noProof/>
                <w:webHidden/>
              </w:rPr>
            </w:r>
            <w:r w:rsidR="005A252E">
              <w:rPr>
                <w:noProof/>
                <w:webHidden/>
              </w:rPr>
              <w:fldChar w:fldCharType="separate"/>
            </w:r>
            <w:r w:rsidR="005A252E">
              <w:rPr>
                <w:noProof/>
                <w:webHidden/>
              </w:rPr>
              <w:t>29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2" w:history="1">
            <w:r w:rsidR="005A252E" w:rsidRPr="00B97FB9">
              <w:rPr>
                <w:rStyle w:val="Lienhypertexte"/>
                <w:noProof/>
              </w:rPr>
              <w:t>2.3.21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API Management Component</w:t>
            </w:r>
            <w:r w:rsidR="005A252E">
              <w:rPr>
                <w:noProof/>
                <w:webHidden/>
              </w:rPr>
              <w:tab/>
            </w:r>
            <w:r w:rsidR="005A252E">
              <w:rPr>
                <w:noProof/>
                <w:webHidden/>
              </w:rPr>
              <w:fldChar w:fldCharType="begin"/>
            </w:r>
            <w:r w:rsidR="005A252E">
              <w:rPr>
                <w:noProof/>
                <w:webHidden/>
              </w:rPr>
              <w:instrText xml:space="preserve"> PAGEREF _Toc501723012 \h </w:instrText>
            </w:r>
            <w:r w:rsidR="005A252E">
              <w:rPr>
                <w:noProof/>
                <w:webHidden/>
              </w:rPr>
            </w:r>
            <w:r w:rsidR="005A252E">
              <w:rPr>
                <w:noProof/>
                <w:webHidden/>
              </w:rPr>
              <w:fldChar w:fldCharType="separate"/>
            </w:r>
            <w:r w:rsidR="005A252E">
              <w:rPr>
                <w:noProof/>
                <w:webHidden/>
              </w:rPr>
              <w:t>30</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3" w:history="1">
            <w:r w:rsidR="005A252E" w:rsidRPr="00B97FB9">
              <w:rPr>
                <w:rStyle w:val="Lienhypertexte"/>
                <w:noProof/>
              </w:rPr>
              <w:t>2.3.22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Load Balancing Component</w:t>
            </w:r>
            <w:r w:rsidR="005A252E">
              <w:rPr>
                <w:noProof/>
                <w:webHidden/>
              </w:rPr>
              <w:tab/>
            </w:r>
            <w:r w:rsidR="005A252E">
              <w:rPr>
                <w:noProof/>
                <w:webHidden/>
              </w:rPr>
              <w:fldChar w:fldCharType="begin"/>
            </w:r>
            <w:r w:rsidR="005A252E">
              <w:rPr>
                <w:noProof/>
                <w:webHidden/>
              </w:rPr>
              <w:instrText xml:space="preserve"> PAGEREF _Toc501723013 \h </w:instrText>
            </w:r>
            <w:r w:rsidR="005A252E">
              <w:rPr>
                <w:noProof/>
                <w:webHidden/>
              </w:rPr>
            </w:r>
            <w:r w:rsidR="005A252E">
              <w:rPr>
                <w:noProof/>
                <w:webHidden/>
              </w:rPr>
              <w:fldChar w:fldCharType="separate"/>
            </w:r>
            <w:r w:rsidR="005A252E">
              <w:rPr>
                <w:noProof/>
                <w:webHidden/>
              </w:rPr>
              <w:t>31</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14" w:history="1">
            <w:r w:rsidR="005A252E" w:rsidRPr="00B97FB9">
              <w:rPr>
                <w:rStyle w:val="Lienhypertexte"/>
                <w:noProof/>
              </w:rPr>
              <w:t>2.3.23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Data Stream Processing Components</w:t>
            </w:r>
            <w:r w:rsidR="005A252E">
              <w:rPr>
                <w:noProof/>
                <w:webHidden/>
              </w:rPr>
              <w:tab/>
            </w:r>
            <w:r w:rsidR="005A252E">
              <w:rPr>
                <w:noProof/>
                <w:webHidden/>
              </w:rPr>
              <w:fldChar w:fldCharType="begin"/>
            </w:r>
            <w:r w:rsidR="005A252E">
              <w:rPr>
                <w:noProof/>
                <w:webHidden/>
              </w:rPr>
              <w:instrText xml:space="preserve"> PAGEREF _Toc501723014 \h </w:instrText>
            </w:r>
            <w:r w:rsidR="005A252E">
              <w:rPr>
                <w:noProof/>
                <w:webHidden/>
              </w:rPr>
            </w:r>
            <w:r w:rsidR="005A252E">
              <w:rPr>
                <w:noProof/>
                <w:webHidden/>
              </w:rPr>
              <w:fldChar w:fldCharType="separate"/>
            </w:r>
            <w:r w:rsidR="005A252E">
              <w:rPr>
                <w:noProof/>
                <w:webHidden/>
              </w:rPr>
              <w:t>31</w:t>
            </w:r>
            <w:r w:rsidR="005A252E">
              <w:rPr>
                <w:noProof/>
                <w:webHidden/>
              </w:rPr>
              <w:fldChar w:fldCharType="end"/>
            </w:r>
          </w:hyperlink>
        </w:p>
        <w:p w:rsidR="005A252E" w:rsidRDefault="00531991">
          <w:pPr>
            <w:pStyle w:val="TM1"/>
            <w:tabs>
              <w:tab w:val="left" w:pos="660"/>
            </w:tabs>
            <w:rPr>
              <w:rFonts w:asciiTheme="minorHAnsi" w:eastAsiaTheme="minorEastAsia" w:hAnsiTheme="minorHAnsi" w:cstheme="minorBidi"/>
              <w:b w:val="0"/>
              <w:caps w:val="0"/>
              <w:noProof/>
              <w:sz w:val="22"/>
              <w:szCs w:val="22"/>
              <w:lang w:val="fr-FR" w:eastAsia="fr-FR"/>
            </w:rPr>
          </w:pPr>
          <w:hyperlink w:anchor="_Toc501723015" w:history="1">
            <w:r w:rsidR="005A252E" w:rsidRPr="00B97FB9">
              <w:rPr>
                <w:rStyle w:val="Lienhypertexte"/>
                <w:noProof/>
              </w:rPr>
              <w:t>3</w:t>
            </w:r>
            <w:r w:rsidR="005A252E">
              <w:rPr>
                <w:rFonts w:asciiTheme="minorHAnsi" w:eastAsiaTheme="minorEastAsia" w:hAnsiTheme="minorHAnsi" w:cstheme="minorBidi"/>
                <w:b w:val="0"/>
                <w:caps w:val="0"/>
                <w:noProof/>
                <w:sz w:val="22"/>
                <w:szCs w:val="22"/>
                <w:lang w:val="fr-FR" w:eastAsia="fr-FR"/>
              </w:rPr>
              <w:tab/>
            </w:r>
            <w:r w:rsidR="005A252E" w:rsidRPr="00B97FB9">
              <w:rPr>
                <w:rStyle w:val="Lienhypertexte"/>
                <w:noProof/>
              </w:rPr>
              <w:t>Section 3 SYSTEM ARCHITECTURE DESIGN</w:t>
            </w:r>
            <w:r w:rsidR="005A252E">
              <w:rPr>
                <w:noProof/>
                <w:webHidden/>
              </w:rPr>
              <w:tab/>
            </w:r>
            <w:r w:rsidR="005A252E">
              <w:rPr>
                <w:noProof/>
                <w:webHidden/>
              </w:rPr>
              <w:fldChar w:fldCharType="begin"/>
            </w:r>
            <w:r w:rsidR="005A252E">
              <w:rPr>
                <w:noProof/>
                <w:webHidden/>
              </w:rPr>
              <w:instrText xml:space="preserve"> PAGEREF _Toc501723015 \h </w:instrText>
            </w:r>
            <w:r w:rsidR="005A252E">
              <w:rPr>
                <w:noProof/>
                <w:webHidden/>
              </w:rPr>
            </w:r>
            <w:r w:rsidR="005A252E">
              <w:rPr>
                <w:noProof/>
                <w:webHidden/>
              </w:rPr>
              <w:fldChar w:fldCharType="separate"/>
            </w:r>
            <w:r w:rsidR="005A252E">
              <w:rPr>
                <w:noProof/>
                <w:webHidden/>
              </w:rPr>
              <w:t>31</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16" w:history="1">
            <w:r w:rsidR="005A252E" w:rsidRPr="00B97FB9">
              <w:rPr>
                <w:rStyle w:val="Lienhypertexte"/>
                <w:noProof/>
              </w:rPr>
              <w:t>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Docker Images Management Component</w:t>
            </w:r>
            <w:r w:rsidR="005A252E">
              <w:rPr>
                <w:noProof/>
                <w:webHidden/>
              </w:rPr>
              <w:tab/>
            </w:r>
            <w:r w:rsidR="005A252E">
              <w:rPr>
                <w:noProof/>
                <w:webHidden/>
              </w:rPr>
              <w:fldChar w:fldCharType="begin"/>
            </w:r>
            <w:r w:rsidR="005A252E">
              <w:rPr>
                <w:noProof/>
                <w:webHidden/>
              </w:rPr>
              <w:instrText xml:space="preserve"> PAGEREF _Toc501723016 \h </w:instrText>
            </w:r>
            <w:r w:rsidR="005A252E">
              <w:rPr>
                <w:noProof/>
                <w:webHidden/>
              </w:rPr>
            </w:r>
            <w:r w:rsidR="005A252E">
              <w:rPr>
                <w:noProof/>
                <w:webHidden/>
              </w:rPr>
              <w:fldChar w:fldCharType="separate"/>
            </w:r>
            <w:r w:rsidR="005A252E">
              <w:rPr>
                <w:noProof/>
                <w:webHidden/>
              </w:rPr>
              <w:t>32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17" w:history="1">
            <w:r w:rsidR="005A252E" w:rsidRPr="00B97FB9">
              <w:rPr>
                <w:rStyle w:val="Lienhypertexte"/>
                <w:noProof/>
              </w:rPr>
              <w:t>3.1.1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_Toc501723017 \h </w:instrText>
            </w:r>
            <w:r w:rsidR="005A252E">
              <w:rPr>
                <w:noProof/>
                <w:webHidden/>
              </w:rPr>
            </w:r>
            <w:r w:rsidR="005A252E">
              <w:rPr>
                <w:noProof/>
                <w:webHidden/>
              </w:rPr>
              <w:fldChar w:fldCharType="separate"/>
            </w:r>
            <w:r w:rsidR="005A252E">
              <w:rPr>
                <w:noProof/>
                <w:webHidden/>
              </w:rPr>
              <w:t>32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18" w:history="1">
            <w:r w:rsidR="005A252E" w:rsidRPr="00B97FB9">
              <w:rPr>
                <w:rStyle w:val="Lienhypertexte"/>
                <w:noProof/>
              </w:rPr>
              <w:t>3.1.2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_Toc501723018 \h </w:instrText>
            </w:r>
            <w:r w:rsidR="005A252E">
              <w:rPr>
                <w:noProof/>
                <w:webHidden/>
              </w:rPr>
            </w:r>
            <w:r w:rsidR="005A252E">
              <w:rPr>
                <w:noProof/>
                <w:webHidden/>
              </w:rPr>
              <w:fldChar w:fldCharType="separate"/>
            </w:r>
            <w:r w:rsidR="005A252E">
              <w:rPr>
                <w:noProof/>
                <w:webHidden/>
              </w:rPr>
              <w:t>32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19" w:history="1">
            <w:r w:rsidR="005A252E" w:rsidRPr="00B97FB9">
              <w:rPr>
                <w:rStyle w:val="Lienhypertexte"/>
                <w:noProof/>
              </w:rPr>
              <w:t>3.1.3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_Toc501723019 \h </w:instrText>
            </w:r>
            <w:r w:rsidR="005A252E">
              <w:rPr>
                <w:noProof/>
                <w:webHidden/>
              </w:rPr>
            </w:r>
            <w:r w:rsidR="005A252E">
              <w:rPr>
                <w:noProof/>
                <w:webHidden/>
              </w:rPr>
              <w:fldChar w:fldCharType="separate"/>
            </w:r>
            <w:r w:rsidR="005A252E">
              <w:rPr>
                <w:noProof/>
                <w:webHidden/>
              </w:rPr>
              <w:t>32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0" w:history="1">
            <w:r w:rsidR="005A252E" w:rsidRPr="00B97FB9">
              <w:rPr>
                <w:rStyle w:val="Lienhypertexte"/>
                <w:noProof/>
              </w:rPr>
              <w:t>3.1.4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_Toc501723020 \h </w:instrText>
            </w:r>
            <w:r w:rsidR="005A252E">
              <w:rPr>
                <w:noProof/>
                <w:webHidden/>
              </w:rPr>
            </w:r>
            <w:r w:rsidR="005A252E">
              <w:rPr>
                <w:noProof/>
                <w:webHidden/>
              </w:rPr>
              <w:fldChar w:fldCharType="separate"/>
            </w:r>
            <w:r w:rsidR="005A252E">
              <w:rPr>
                <w:noProof/>
                <w:webHidden/>
              </w:rPr>
              <w:t>33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1" w:history="1">
            <w:r w:rsidR="005A252E" w:rsidRPr="00B97FB9">
              <w:rPr>
                <w:rStyle w:val="Lienhypertexte"/>
                <w:noProof/>
              </w:rPr>
              <w:t>3.1.5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_Toc501723021 \h </w:instrText>
            </w:r>
            <w:r w:rsidR="005A252E">
              <w:rPr>
                <w:noProof/>
                <w:webHidden/>
              </w:rPr>
            </w:r>
            <w:r w:rsidR="005A252E">
              <w:rPr>
                <w:noProof/>
                <w:webHidden/>
              </w:rPr>
              <w:fldChar w:fldCharType="separate"/>
            </w:r>
            <w:r w:rsidR="005A252E">
              <w:rPr>
                <w:noProof/>
                <w:webHidden/>
              </w:rPr>
              <w:t>33</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22" w:history="1">
            <w:r w:rsidR="005A252E" w:rsidRPr="00B97FB9">
              <w:rPr>
                <w:rStyle w:val="Lienhypertexte"/>
                <w:noProof/>
              </w:rPr>
              <w:t>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Docker Swarm Manager Component</w:t>
            </w:r>
            <w:r w:rsidR="005A252E">
              <w:rPr>
                <w:noProof/>
                <w:webHidden/>
              </w:rPr>
              <w:tab/>
            </w:r>
            <w:r w:rsidR="005A252E">
              <w:rPr>
                <w:noProof/>
                <w:webHidden/>
              </w:rPr>
              <w:fldChar w:fldCharType="begin"/>
            </w:r>
            <w:r w:rsidR="005A252E">
              <w:rPr>
                <w:noProof/>
                <w:webHidden/>
              </w:rPr>
              <w:instrText xml:space="preserve"> PAGEREF _Toc501723022 \h </w:instrText>
            </w:r>
            <w:r w:rsidR="005A252E">
              <w:rPr>
                <w:noProof/>
                <w:webHidden/>
              </w:rPr>
            </w:r>
            <w:r w:rsidR="005A252E">
              <w:rPr>
                <w:noProof/>
                <w:webHidden/>
              </w:rPr>
              <w:fldChar w:fldCharType="separate"/>
            </w:r>
            <w:r w:rsidR="005A252E">
              <w:rPr>
                <w:noProof/>
                <w:webHidden/>
              </w:rPr>
              <w:t>33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3" w:history="1">
            <w:r w:rsidR="005A252E" w:rsidRPr="00B97FB9">
              <w:rPr>
                <w:rStyle w:val="Lienhypertexte"/>
                <w:noProof/>
              </w:rPr>
              <w:t>3.2.1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_Toc501723023 \h </w:instrText>
            </w:r>
            <w:r w:rsidR="005A252E">
              <w:rPr>
                <w:noProof/>
                <w:webHidden/>
              </w:rPr>
            </w:r>
            <w:r w:rsidR="005A252E">
              <w:rPr>
                <w:noProof/>
                <w:webHidden/>
              </w:rPr>
              <w:fldChar w:fldCharType="separate"/>
            </w:r>
            <w:r w:rsidR="005A252E">
              <w:rPr>
                <w:noProof/>
                <w:webHidden/>
              </w:rPr>
              <w:t>33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4" w:history="1">
            <w:r w:rsidR="005A252E" w:rsidRPr="00B97FB9">
              <w:rPr>
                <w:rStyle w:val="Lienhypertexte"/>
                <w:noProof/>
              </w:rPr>
              <w:t>3.2.2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_Toc501723024 \h </w:instrText>
            </w:r>
            <w:r w:rsidR="005A252E">
              <w:rPr>
                <w:noProof/>
                <w:webHidden/>
              </w:rPr>
            </w:r>
            <w:r w:rsidR="005A252E">
              <w:rPr>
                <w:noProof/>
                <w:webHidden/>
              </w:rPr>
              <w:fldChar w:fldCharType="separate"/>
            </w:r>
            <w:r w:rsidR="005A252E">
              <w:rPr>
                <w:noProof/>
                <w:webHidden/>
              </w:rPr>
              <w:t>34</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5" w:history="1">
            <w:r w:rsidR="005A252E" w:rsidRPr="00B97FB9">
              <w:rPr>
                <w:rStyle w:val="Lienhypertexte"/>
                <w:noProof/>
              </w:rPr>
              <w:t>3.2.3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_Toc501723025 \h </w:instrText>
            </w:r>
            <w:r w:rsidR="005A252E">
              <w:rPr>
                <w:noProof/>
                <w:webHidden/>
              </w:rPr>
            </w:r>
            <w:r w:rsidR="005A252E">
              <w:rPr>
                <w:noProof/>
                <w:webHidden/>
              </w:rPr>
              <w:fldChar w:fldCharType="separate"/>
            </w:r>
            <w:r w:rsidR="005A252E">
              <w:rPr>
                <w:noProof/>
                <w:webHidden/>
              </w:rPr>
              <w:t>34</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6" w:history="1">
            <w:r w:rsidR="005A252E" w:rsidRPr="00B97FB9">
              <w:rPr>
                <w:rStyle w:val="Lienhypertexte"/>
                <w:noProof/>
              </w:rPr>
              <w:t>3.2.4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_Toc501723026 \h </w:instrText>
            </w:r>
            <w:r w:rsidR="005A252E">
              <w:rPr>
                <w:noProof/>
                <w:webHidden/>
              </w:rPr>
            </w:r>
            <w:r w:rsidR="005A252E">
              <w:rPr>
                <w:noProof/>
                <w:webHidden/>
              </w:rPr>
              <w:fldChar w:fldCharType="separate"/>
            </w:r>
            <w:r w:rsidR="005A252E">
              <w:rPr>
                <w:noProof/>
                <w:webHidden/>
              </w:rPr>
              <w:t>34</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7" w:history="1">
            <w:r w:rsidR="005A252E" w:rsidRPr="00B97FB9">
              <w:rPr>
                <w:rStyle w:val="Lienhypertexte"/>
                <w:noProof/>
              </w:rPr>
              <w:t>3.2.5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_Toc501723027 \h </w:instrText>
            </w:r>
            <w:r w:rsidR="005A252E">
              <w:rPr>
                <w:noProof/>
                <w:webHidden/>
              </w:rPr>
            </w:r>
            <w:r w:rsidR="005A252E">
              <w:rPr>
                <w:noProof/>
                <w:webHidden/>
              </w:rPr>
              <w:fldChar w:fldCharType="separate"/>
            </w:r>
            <w:r w:rsidR="005A252E">
              <w:rPr>
                <w:noProof/>
                <w:webHidden/>
              </w:rPr>
              <w:t>35</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28" w:history="1">
            <w:r w:rsidR="005A252E" w:rsidRPr="00B97FB9">
              <w:rPr>
                <w:rStyle w:val="Lienhypertexte"/>
                <w:noProof/>
              </w:rPr>
              <w:t>3.3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Security Component IDM GE</w:t>
            </w:r>
            <w:r w:rsidR="005A252E">
              <w:rPr>
                <w:noProof/>
                <w:webHidden/>
              </w:rPr>
              <w:tab/>
            </w:r>
            <w:r w:rsidR="005A252E">
              <w:rPr>
                <w:noProof/>
                <w:webHidden/>
              </w:rPr>
              <w:fldChar w:fldCharType="begin"/>
            </w:r>
            <w:r w:rsidR="005A252E">
              <w:rPr>
                <w:noProof/>
                <w:webHidden/>
              </w:rPr>
              <w:instrText xml:space="preserve"> PAGEREF _Toc501723028 \h </w:instrText>
            </w:r>
            <w:r w:rsidR="005A252E">
              <w:rPr>
                <w:noProof/>
                <w:webHidden/>
              </w:rPr>
            </w:r>
            <w:r w:rsidR="005A252E">
              <w:rPr>
                <w:noProof/>
                <w:webHidden/>
              </w:rPr>
              <w:fldChar w:fldCharType="separate"/>
            </w:r>
            <w:r w:rsidR="005A252E">
              <w:rPr>
                <w:noProof/>
                <w:webHidden/>
              </w:rPr>
              <w:t>35</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29" w:history="1">
            <w:r w:rsidR="005A252E" w:rsidRPr="00B97FB9">
              <w:rPr>
                <w:rStyle w:val="Lienhypertexte"/>
                <w:noProof/>
              </w:rPr>
              <w:t>3.3.1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_Toc501723029 \h </w:instrText>
            </w:r>
            <w:r w:rsidR="005A252E">
              <w:rPr>
                <w:noProof/>
                <w:webHidden/>
              </w:rPr>
            </w:r>
            <w:r w:rsidR="005A252E">
              <w:rPr>
                <w:noProof/>
                <w:webHidden/>
              </w:rPr>
              <w:fldChar w:fldCharType="separate"/>
            </w:r>
            <w:r w:rsidR="005A252E">
              <w:rPr>
                <w:noProof/>
                <w:webHidden/>
              </w:rPr>
              <w:t>35</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0" w:history="1">
            <w:r w:rsidR="005A252E" w:rsidRPr="00B97FB9">
              <w:rPr>
                <w:rStyle w:val="Lienhypertexte"/>
                <w:noProof/>
              </w:rPr>
              <w:t>3.3.2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_Toc501723030 \h </w:instrText>
            </w:r>
            <w:r w:rsidR="005A252E">
              <w:rPr>
                <w:noProof/>
                <w:webHidden/>
              </w:rPr>
            </w:r>
            <w:r w:rsidR="005A252E">
              <w:rPr>
                <w:noProof/>
                <w:webHidden/>
              </w:rPr>
              <w:fldChar w:fldCharType="separate"/>
            </w:r>
            <w:r w:rsidR="005A252E">
              <w:rPr>
                <w:noProof/>
                <w:webHidden/>
              </w:rPr>
              <w:t>36</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1" w:history="1">
            <w:r w:rsidR="005A252E" w:rsidRPr="00B97FB9">
              <w:rPr>
                <w:rStyle w:val="Lienhypertexte"/>
                <w:noProof/>
              </w:rPr>
              <w:t>3.3.3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_Toc501723031 \h </w:instrText>
            </w:r>
            <w:r w:rsidR="005A252E">
              <w:rPr>
                <w:noProof/>
                <w:webHidden/>
              </w:rPr>
            </w:r>
            <w:r w:rsidR="005A252E">
              <w:rPr>
                <w:noProof/>
                <w:webHidden/>
              </w:rPr>
              <w:fldChar w:fldCharType="separate"/>
            </w:r>
            <w:r w:rsidR="005A252E">
              <w:rPr>
                <w:noProof/>
                <w:webHidden/>
              </w:rPr>
              <w:t>37</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2" w:history="1">
            <w:r w:rsidR="005A252E" w:rsidRPr="00B97FB9">
              <w:rPr>
                <w:rStyle w:val="Lienhypertexte"/>
                <w:noProof/>
              </w:rPr>
              <w:t>3.3.4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_Toc501723032 \h </w:instrText>
            </w:r>
            <w:r w:rsidR="005A252E">
              <w:rPr>
                <w:noProof/>
                <w:webHidden/>
              </w:rPr>
            </w:r>
            <w:r w:rsidR="005A252E">
              <w:rPr>
                <w:noProof/>
                <w:webHidden/>
              </w:rPr>
              <w:fldChar w:fldCharType="separate"/>
            </w:r>
            <w:r w:rsidR="005A252E">
              <w:rPr>
                <w:noProof/>
                <w:webHidden/>
              </w:rPr>
              <w:t>37</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3" w:history="1">
            <w:r w:rsidR="005A252E" w:rsidRPr="00B97FB9">
              <w:rPr>
                <w:rStyle w:val="Lienhypertexte"/>
                <w:noProof/>
              </w:rPr>
              <w:t>3.3.5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_Toc501723033 \h </w:instrText>
            </w:r>
            <w:r w:rsidR="005A252E">
              <w:rPr>
                <w:noProof/>
                <w:webHidden/>
              </w:rPr>
            </w:r>
            <w:r w:rsidR="005A252E">
              <w:rPr>
                <w:noProof/>
                <w:webHidden/>
              </w:rPr>
              <w:fldChar w:fldCharType="separate"/>
            </w:r>
            <w:r w:rsidR="005A252E">
              <w:rPr>
                <w:noProof/>
                <w:webHidden/>
              </w:rPr>
              <w:t>37</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34" w:history="1">
            <w:r w:rsidR="005A252E" w:rsidRPr="00B97FB9">
              <w:rPr>
                <w:rStyle w:val="Lienhypertexte"/>
                <w:noProof/>
              </w:rPr>
              <w:t>3.4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Orion Context Broker Component</w:t>
            </w:r>
            <w:r w:rsidR="005A252E">
              <w:rPr>
                <w:noProof/>
                <w:webHidden/>
              </w:rPr>
              <w:tab/>
            </w:r>
            <w:r w:rsidR="005A252E">
              <w:rPr>
                <w:noProof/>
                <w:webHidden/>
              </w:rPr>
              <w:fldChar w:fldCharType="begin"/>
            </w:r>
            <w:r w:rsidR="005A252E">
              <w:rPr>
                <w:noProof/>
                <w:webHidden/>
              </w:rPr>
              <w:instrText xml:space="preserve"> PAGEREF _Toc501723034 \h </w:instrText>
            </w:r>
            <w:r w:rsidR="005A252E">
              <w:rPr>
                <w:noProof/>
                <w:webHidden/>
              </w:rPr>
            </w:r>
            <w:r w:rsidR="005A252E">
              <w:rPr>
                <w:noProof/>
                <w:webHidden/>
              </w:rPr>
              <w:fldChar w:fldCharType="separate"/>
            </w:r>
            <w:r w:rsidR="005A252E">
              <w:rPr>
                <w:noProof/>
                <w:webHidden/>
              </w:rPr>
              <w:t>38</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5" w:history="1">
            <w:r w:rsidR="005A252E" w:rsidRPr="00B97FB9">
              <w:rPr>
                <w:rStyle w:val="Lienhypertexte"/>
                <w:noProof/>
              </w:rPr>
              <w:t>3.4.1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_Toc501723035 \h </w:instrText>
            </w:r>
            <w:r w:rsidR="005A252E">
              <w:rPr>
                <w:noProof/>
                <w:webHidden/>
              </w:rPr>
            </w:r>
            <w:r w:rsidR="005A252E">
              <w:rPr>
                <w:noProof/>
                <w:webHidden/>
              </w:rPr>
              <w:fldChar w:fldCharType="separate"/>
            </w:r>
            <w:r w:rsidR="005A252E">
              <w:rPr>
                <w:noProof/>
                <w:webHidden/>
              </w:rPr>
              <w:t>38</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6" w:history="1">
            <w:r w:rsidR="005A252E" w:rsidRPr="00B97FB9">
              <w:rPr>
                <w:rStyle w:val="Lienhypertexte"/>
                <w:noProof/>
              </w:rPr>
              <w:t>3.4.2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_Toc501723036 \h </w:instrText>
            </w:r>
            <w:r w:rsidR="005A252E">
              <w:rPr>
                <w:noProof/>
                <w:webHidden/>
              </w:rPr>
            </w:r>
            <w:r w:rsidR="005A252E">
              <w:rPr>
                <w:noProof/>
                <w:webHidden/>
              </w:rPr>
              <w:fldChar w:fldCharType="separate"/>
            </w:r>
            <w:r w:rsidR="005A252E">
              <w:rPr>
                <w:noProof/>
                <w:webHidden/>
              </w:rPr>
              <w:t>38</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7" w:history="1">
            <w:r w:rsidR="005A252E" w:rsidRPr="00B97FB9">
              <w:rPr>
                <w:rStyle w:val="Lienhypertexte"/>
                <w:noProof/>
              </w:rPr>
              <w:t>3.4.3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_Toc501723037 \h </w:instrText>
            </w:r>
            <w:r w:rsidR="005A252E">
              <w:rPr>
                <w:noProof/>
                <w:webHidden/>
              </w:rPr>
            </w:r>
            <w:r w:rsidR="005A252E">
              <w:rPr>
                <w:noProof/>
                <w:webHidden/>
              </w:rPr>
              <w:fldChar w:fldCharType="separate"/>
            </w:r>
            <w:r w:rsidR="005A252E">
              <w:rPr>
                <w:noProof/>
                <w:webHidden/>
              </w:rPr>
              <w:t>39</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8" w:history="1">
            <w:r w:rsidR="005A252E" w:rsidRPr="00B97FB9">
              <w:rPr>
                <w:rStyle w:val="Lienhypertexte"/>
                <w:noProof/>
              </w:rPr>
              <w:t>3.4.4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_Toc501723038 \h </w:instrText>
            </w:r>
            <w:r w:rsidR="005A252E">
              <w:rPr>
                <w:noProof/>
                <w:webHidden/>
              </w:rPr>
            </w:r>
            <w:r w:rsidR="005A252E">
              <w:rPr>
                <w:noProof/>
                <w:webHidden/>
              </w:rPr>
              <w:fldChar w:fldCharType="separate"/>
            </w:r>
            <w:r w:rsidR="005A252E">
              <w:rPr>
                <w:noProof/>
                <w:webHidden/>
              </w:rPr>
              <w:t>39</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39" w:history="1">
            <w:r w:rsidR="005A252E" w:rsidRPr="00B97FB9">
              <w:rPr>
                <w:rStyle w:val="Lienhypertexte"/>
                <w:noProof/>
              </w:rPr>
              <w:t>3.4.5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_Toc501723039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40" w:history="1">
            <w:r w:rsidR="005A252E" w:rsidRPr="00B97FB9">
              <w:rPr>
                <w:rStyle w:val="Lienhypertexte"/>
                <w:noProof/>
              </w:rPr>
              <w:t>3.5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MongoDB Component</w:t>
            </w:r>
            <w:r w:rsidR="005A252E">
              <w:rPr>
                <w:noProof/>
                <w:webHidden/>
              </w:rPr>
              <w:tab/>
            </w:r>
            <w:r w:rsidR="005A252E">
              <w:rPr>
                <w:noProof/>
                <w:webHidden/>
              </w:rPr>
              <w:fldChar w:fldCharType="begin"/>
            </w:r>
            <w:r w:rsidR="005A252E">
              <w:rPr>
                <w:noProof/>
                <w:webHidden/>
              </w:rPr>
              <w:instrText xml:space="preserve"> PAGEREF _Toc501723040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1" w:history="1">
            <w:r w:rsidR="005A252E" w:rsidRPr="00B97FB9">
              <w:rPr>
                <w:rStyle w:val="Lienhypertexte"/>
                <w:noProof/>
              </w:rPr>
              <w:t>3.5.1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_Toc501723041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2" w:history="1">
            <w:r w:rsidR="005A252E" w:rsidRPr="00B97FB9">
              <w:rPr>
                <w:rStyle w:val="Lienhypertexte"/>
                <w:noProof/>
              </w:rPr>
              <w:t>3.5.2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_Toc501723042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3" w:history="1">
            <w:r w:rsidR="005A252E" w:rsidRPr="00B97FB9">
              <w:rPr>
                <w:rStyle w:val="Lienhypertexte"/>
                <w:noProof/>
              </w:rPr>
              <w:t>3.5.3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_Toc501723043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4" w:history="1">
            <w:r w:rsidR="005A252E" w:rsidRPr="00B97FB9">
              <w:rPr>
                <w:rStyle w:val="Lienhypertexte"/>
                <w:noProof/>
              </w:rPr>
              <w:t>3.5.4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_Toc501723044 \h </w:instrText>
            </w:r>
            <w:r w:rsidR="005A252E">
              <w:rPr>
                <w:noProof/>
                <w:webHidden/>
              </w:rPr>
            </w:r>
            <w:r w:rsidR="005A252E">
              <w:rPr>
                <w:noProof/>
                <w:webHidden/>
              </w:rPr>
              <w:fldChar w:fldCharType="separate"/>
            </w:r>
            <w:r w:rsidR="005A252E">
              <w:rPr>
                <w:noProof/>
                <w:webHidden/>
              </w:rPr>
              <w:t>40</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5" w:history="1">
            <w:r w:rsidR="005A252E" w:rsidRPr="00B97FB9">
              <w:rPr>
                <w:rStyle w:val="Lienhypertexte"/>
                <w:noProof/>
              </w:rPr>
              <w:t>3.5.5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_Toc501723045 \h </w:instrText>
            </w:r>
            <w:r w:rsidR="005A252E">
              <w:rPr>
                <w:noProof/>
                <w:webHidden/>
              </w:rPr>
            </w:r>
            <w:r w:rsidR="005A252E">
              <w:rPr>
                <w:noProof/>
                <w:webHidden/>
              </w:rPr>
              <w:fldChar w:fldCharType="separate"/>
            </w:r>
            <w:r w:rsidR="005A252E">
              <w:rPr>
                <w:noProof/>
                <w:webHidden/>
              </w:rPr>
              <w:t>41</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46" w:history="1">
            <w:r w:rsidR="005A252E" w:rsidRPr="00B97FB9">
              <w:rPr>
                <w:rStyle w:val="Lienhypertexte"/>
                <w:noProof/>
              </w:rPr>
              <w:t>3.6</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Citus/PostgreSQL cluster Component</w:t>
            </w:r>
            <w:r w:rsidR="005A252E">
              <w:rPr>
                <w:noProof/>
                <w:webHidden/>
              </w:rPr>
              <w:tab/>
            </w:r>
            <w:r w:rsidR="005A252E">
              <w:rPr>
                <w:noProof/>
                <w:webHidden/>
              </w:rPr>
              <w:fldChar w:fldCharType="begin"/>
            </w:r>
            <w:r w:rsidR="005A252E">
              <w:rPr>
                <w:noProof/>
                <w:webHidden/>
              </w:rPr>
              <w:instrText xml:space="preserve"> PAGEREF _Toc501723046 \h </w:instrText>
            </w:r>
            <w:r w:rsidR="005A252E">
              <w:rPr>
                <w:noProof/>
                <w:webHidden/>
              </w:rPr>
            </w:r>
            <w:r w:rsidR="005A252E">
              <w:rPr>
                <w:noProof/>
                <w:webHidden/>
              </w:rPr>
              <w:fldChar w:fldCharType="separate"/>
            </w:r>
            <w:r w:rsidR="005A252E">
              <w:rPr>
                <w:noProof/>
                <w:webHidden/>
              </w:rPr>
              <w:t>41</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7" w:history="1">
            <w:r w:rsidR="005A252E" w:rsidRPr="00B97FB9">
              <w:rPr>
                <w:rStyle w:val="Lienhypertexte"/>
                <w:noProof/>
              </w:rPr>
              <w:t>3.6.1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_Toc501723047 \h </w:instrText>
            </w:r>
            <w:r w:rsidR="005A252E">
              <w:rPr>
                <w:noProof/>
                <w:webHidden/>
              </w:rPr>
            </w:r>
            <w:r w:rsidR="005A252E">
              <w:rPr>
                <w:noProof/>
                <w:webHidden/>
              </w:rPr>
              <w:fldChar w:fldCharType="separate"/>
            </w:r>
            <w:r w:rsidR="005A252E">
              <w:rPr>
                <w:noProof/>
                <w:webHidden/>
              </w:rPr>
              <w:t>41</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8" w:history="1">
            <w:r w:rsidR="005A252E" w:rsidRPr="00B97FB9">
              <w:rPr>
                <w:rStyle w:val="Lienhypertexte"/>
                <w:noProof/>
              </w:rPr>
              <w:t>3.6.2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_Toc501723048 \h </w:instrText>
            </w:r>
            <w:r w:rsidR="005A252E">
              <w:rPr>
                <w:noProof/>
                <w:webHidden/>
              </w:rPr>
            </w:r>
            <w:r w:rsidR="005A252E">
              <w:rPr>
                <w:noProof/>
                <w:webHidden/>
              </w:rPr>
              <w:fldChar w:fldCharType="separate"/>
            </w:r>
            <w:r w:rsidR="005A252E">
              <w:rPr>
                <w:noProof/>
                <w:webHidden/>
              </w:rPr>
              <w:t>41</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49" w:history="1">
            <w:r w:rsidR="005A252E" w:rsidRPr="00B97FB9">
              <w:rPr>
                <w:rStyle w:val="Lienhypertexte"/>
                <w:noProof/>
              </w:rPr>
              <w:t>3.6.3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_Toc501723049 \h </w:instrText>
            </w:r>
            <w:r w:rsidR="005A252E">
              <w:rPr>
                <w:noProof/>
                <w:webHidden/>
              </w:rPr>
            </w:r>
            <w:r w:rsidR="005A252E">
              <w:rPr>
                <w:noProof/>
                <w:webHidden/>
              </w:rPr>
              <w:fldChar w:fldCharType="separate"/>
            </w:r>
            <w:r w:rsidR="005A252E">
              <w:rPr>
                <w:noProof/>
                <w:webHidden/>
              </w:rPr>
              <w:t>42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0" w:history="1">
            <w:r w:rsidR="005A252E" w:rsidRPr="00B97FB9">
              <w:rPr>
                <w:rStyle w:val="Lienhypertexte"/>
                <w:noProof/>
              </w:rPr>
              <w:t>3.6.4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_Toc501723050 \h </w:instrText>
            </w:r>
            <w:r w:rsidR="005A252E">
              <w:rPr>
                <w:noProof/>
                <w:webHidden/>
              </w:rPr>
            </w:r>
            <w:r w:rsidR="005A252E">
              <w:rPr>
                <w:noProof/>
                <w:webHidden/>
              </w:rPr>
              <w:fldChar w:fldCharType="separate"/>
            </w:r>
            <w:r w:rsidR="005A252E">
              <w:rPr>
                <w:noProof/>
                <w:webHidden/>
              </w:rPr>
              <w:t>42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1" w:history="1">
            <w:r w:rsidR="005A252E" w:rsidRPr="00B97FB9">
              <w:rPr>
                <w:rStyle w:val="Lienhypertexte"/>
                <w:noProof/>
              </w:rPr>
              <w:t>3.6.5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_Toc501723051 \h </w:instrText>
            </w:r>
            <w:r w:rsidR="005A252E">
              <w:rPr>
                <w:noProof/>
                <w:webHidden/>
              </w:rPr>
            </w:r>
            <w:r w:rsidR="005A252E">
              <w:rPr>
                <w:noProof/>
                <w:webHidden/>
              </w:rPr>
              <w:fldChar w:fldCharType="separate"/>
            </w:r>
            <w:r w:rsidR="005A252E">
              <w:rPr>
                <w:noProof/>
                <w:webHidden/>
              </w:rPr>
              <w:t>42</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52" w:history="1">
            <w:r w:rsidR="005A252E" w:rsidRPr="00B97FB9">
              <w:rPr>
                <w:rStyle w:val="Lienhypertexte"/>
                <w:noProof/>
              </w:rPr>
              <w:t>3.7</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Galera/MySQL cluster Component</w:t>
            </w:r>
            <w:r w:rsidR="005A252E">
              <w:rPr>
                <w:noProof/>
                <w:webHidden/>
              </w:rPr>
              <w:tab/>
            </w:r>
            <w:r w:rsidR="005A252E">
              <w:rPr>
                <w:noProof/>
                <w:webHidden/>
              </w:rPr>
              <w:fldChar w:fldCharType="begin"/>
            </w:r>
            <w:r w:rsidR="005A252E">
              <w:rPr>
                <w:noProof/>
                <w:webHidden/>
              </w:rPr>
              <w:instrText xml:space="preserve"> PAGEREF _Toc501723052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3" w:history="1">
            <w:r w:rsidR="005A252E" w:rsidRPr="00B97FB9">
              <w:rPr>
                <w:rStyle w:val="Lienhypertexte"/>
                <w:noProof/>
              </w:rPr>
              <w:t>3.7.1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_Toc501723053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4" w:history="1">
            <w:r w:rsidR="005A252E" w:rsidRPr="00B97FB9">
              <w:rPr>
                <w:rStyle w:val="Lienhypertexte"/>
                <w:noProof/>
              </w:rPr>
              <w:t>3.7.2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_Toc501723054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5" w:history="1">
            <w:r w:rsidR="005A252E" w:rsidRPr="00B97FB9">
              <w:rPr>
                <w:rStyle w:val="Lienhypertexte"/>
                <w:noProof/>
              </w:rPr>
              <w:t>3.7.3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_Toc501723055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6" w:history="1">
            <w:r w:rsidR="005A252E" w:rsidRPr="00B97FB9">
              <w:rPr>
                <w:rStyle w:val="Lienhypertexte"/>
                <w:noProof/>
              </w:rPr>
              <w:t>3.7.4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_Toc501723056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7" w:history="1">
            <w:r w:rsidR="005A252E" w:rsidRPr="00B97FB9">
              <w:rPr>
                <w:rStyle w:val="Lienhypertexte"/>
                <w:noProof/>
              </w:rPr>
              <w:t>3.7.5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_Toc501723057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58" w:history="1">
            <w:r w:rsidR="005A252E" w:rsidRPr="00B97FB9">
              <w:rPr>
                <w:rStyle w:val="Lienhypertexte"/>
                <w:noProof/>
              </w:rPr>
              <w:t>3.8</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Cosmos Big Data Components, Cygnus &amp; Comet</w:t>
            </w:r>
            <w:r w:rsidR="005A252E">
              <w:rPr>
                <w:noProof/>
                <w:webHidden/>
              </w:rPr>
              <w:tab/>
            </w:r>
            <w:r w:rsidR="005A252E">
              <w:rPr>
                <w:noProof/>
                <w:webHidden/>
              </w:rPr>
              <w:fldChar w:fldCharType="begin"/>
            </w:r>
            <w:r w:rsidR="005A252E">
              <w:rPr>
                <w:noProof/>
                <w:webHidden/>
              </w:rPr>
              <w:instrText xml:space="preserve"> PAGEREF _Toc501723058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59" w:history="1">
            <w:r w:rsidR="005A252E" w:rsidRPr="00B97FB9">
              <w:rPr>
                <w:rStyle w:val="Lienhypertexte"/>
                <w:noProof/>
              </w:rPr>
              <w:t>3.8.1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_Toc501723059 \h </w:instrText>
            </w:r>
            <w:r w:rsidR="005A252E">
              <w:rPr>
                <w:noProof/>
                <w:webHidden/>
              </w:rPr>
            </w:r>
            <w:r w:rsidR="005A252E">
              <w:rPr>
                <w:noProof/>
                <w:webHidden/>
              </w:rPr>
              <w:fldChar w:fldCharType="separate"/>
            </w:r>
            <w:r w:rsidR="005A252E">
              <w:rPr>
                <w:noProof/>
                <w:webHidden/>
              </w:rPr>
              <w:t>43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0" w:history="1">
            <w:r w:rsidR="005A252E" w:rsidRPr="00B97FB9">
              <w:rPr>
                <w:rStyle w:val="Lienhypertexte"/>
                <w:noProof/>
              </w:rPr>
              <w:t>3.8.2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_Toc501723060 \h </w:instrText>
            </w:r>
            <w:r w:rsidR="005A252E">
              <w:rPr>
                <w:noProof/>
                <w:webHidden/>
              </w:rPr>
            </w:r>
            <w:r w:rsidR="005A252E">
              <w:rPr>
                <w:noProof/>
                <w:webHidden/>
              </w:rPr>
              <w:fldChar w:fldCharType="separate"/>
            </w:r>
            <w:r w:rsidR="005A252E">
              <w:rPr>
                <w:noProof/>
                <w:webHidden/>
              </w:rPr>
              <w:t>46</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1" w:history="1">
            <w:r w:rsidR="005A252E" w:rsidRPr="00B97FB9">
              <w:rPr>
                <w:rStyle w:val="Lienhypertexte"/>
                <w:noProof/>
              </w:rPr>
              <w:t>3.8.3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_Toc501723061 \h </w:instrText>
            </w:r>
            <w:r w:rsidR="005A252E">
              <w:rPr>
                <w:noProof/>
                <w:webHidden/>
              </w:rPr>
            </w:r>
            <w:r w:rsidR="005A252E">
              <w:rPr>
                <w:noProof/>
                <w:webHidden/>
              </w:rPr>
              <w:fldChar w:fldCharType="separate"/>
            </w:r>
            <w:r w:rsidR="005A252E">
              <w:rPr>
                <w:noProof/>
                <w:webHidden/>
              </w:rPr>
              <w:t>47</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2" w:history="1">
            <w:r w:rsidR="005A252E" w:rsidRPr="00B97FB9">
              <w:rPr>
                <w:rStyle w:val="Lienhypertexte"/>
                <w:noProof/>
              </w:rPr>
              <w:t>3.8.4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_Toc501723062 \h </w:instrText>
            </w:r>
            <w:r w:rsidR="005A252E">
              <w:rPr>
                <w:noProof/>
                <w:webHidden/>
              </w:rPr>
            </w:r>
            <w:r w:rsidR="005A252E">
              <w:rPr>
                <w:noProof/>
                <w:webHidden/>
              </w:rPr>
              <w:fldChar w:fldCharType="separate"/>
            </w:r>
            <w:r w:rsidR="005A252E">
              <w:rPr>
                <w:noProof/>
                <w:webHidden/>
              </w:rPr>
              <w:t>47</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3" w:history="1">
            <w:r w:rsidR="005A252E" w:rsidRPr="00B97FB9">
              <w:rPr>
                <w:rStyle w:val="Lienhypertexte"/>
                <w:noProof/>
              </w:rPr>
              <w:t>3.8.5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_Toc501723063 \h </w:instrText>
            </w:r>
            <w:r w:rsidR="005A252E">
              <w:rPr>
                <w:noProof/>
                <w:webHidden/>
              </w:rPr>
            </w:r>
            <w:r w:rsidR="005A252E">
              <w:rPr>
                <w:noProof/>
                <w:webHidden/>
              </w:rPr>
              <w:fldChar w:fldCharType="separate"/>
            </w:r>
            <w:r w:rsidR="005A252E">
              <w:rPr>
                <w:noProof/>
                <w:webHidden/>
              </w:rPr>
              <w:t>48</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64" w:history="1">
            <w:r w:rsidR="005A252E" w:rsidRPr="00B97FB9">
              <w:rPr>
                <w:rStyle w:val="Lienhypertexte"/>
                <w:noProof/>
              </w:rPr>
              <w:t>3.9</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Knowage Analytics Component</w:t>
            </w:r>
            <w:r w:rsidR="005A252E">
              <w:rPr>
                <w:noProof/>
                <w:webHidden/>
              </w:rPr>
              <w:tab/>
            </w:r>
            <w:r w:rsidR="005A252E">
              <w:rPr>
                <w:noProof/>
                <w:webHidden/>
              </w:rPr>
              <w:fldChar w:fldCharType="begin"/>
            </w:r>
            <w:r w:rsidR="005A252E">
              <w:rPr>
                <w:noProof/>
                <w:webHidden/>
              </w:rPr>
              <w:instrText xml:space="preserve"> PAGEREF _Toc501723064 \h </w:instrText>
            </w:r>
            <w:r w:rsidR="005A252E">
              <w:rPr>
                <w:noProof/>
                <w:webHidden/>
              </w:rPr>
            </w:r>
            <w:r w:rsidR="005A252E">
              <w:rPr>
                <w:noProof/>
                <w:webHidden/>
              </w:rPr>
              <w:fldChar w:fldCharType="separate"/>
            </w:r>
            <w:r w:rsidR="005A252E">
              <w:rPr>
                <w:noProof/>
                <w:webHidden/>
              </w:rPr>
              <w:t>48</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5" w:history="1">
            <w:r w:rsidR="005A252E" w:rsidRPr="00B97FB9">
              <w:rPr>
                <w:rStyle w:val="Lienhypertexte"/>
                <w:noProof/>
              </w:rPr>
              <w:t>3.9.1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_Toc501723065 \h </w:instrText>
            </w:r>
            <w:r w:rsidR="005A252E">
              <w:rPr>
                <w:noProof/>
                <w:webHidden/>
              </w:rPr>
            </w:r>
            <w:r w:rsidR="005A252E">
              <w:rPr>
                <w:noProof/>
                <w:webHidden/>
              </w:rPr>
              <w:fldChar w:fldCharType="separate"/>
            </w:r>
            <w:r w:rsidR="005A252E">
              <w:rPr>
                <w:noProof/>
                <w:webHidden/>
              </w:rPr>
              <w:t>48</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6" w:history="1">
            <w:r w:rsidR="005A252E" w:rsidRPr="00B97FB9">
              <w:rPr>
                <w:rStyle w:val="Lienhypertexte"/>
                <w:noProof/>
              </w:rPr>
              <w:t>3.9.2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_Toc501723066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7" w:history="1">
            <w:r w:rsidR="005A252E" w:rsidRPr="00B97FB9">
              <w:rPr>
                <w:rStyle w:val="Lienhypertexte"/>
                <w:noProof/>
              </w:rPr>
              <w:t>3.9.3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_Toc501723067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8" w:history="1">
            <w:r w:rsidR="005A252E" w:rsidRPr="00B97FB9">
              <w:rPr>
                <w:rStyle w:val="Lienhypertexte"/>
                <w:noProof/>
              </w:rPr>
              <w:t>3.9.4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_Toc501723068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069" w:history="1">
            <w:r w:rsidR="005A252E" w:rsidRPr="00B97FB9">
              <w:rPr>
                <w:rStyle w:val="Lienhypertexte"/>
                <w:noProof/>
              </w:rPr>
              <w:t>3.9.5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_Toc501723069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70" w:history="1">
            <w:r w:rsidR="005A252E" w:rsidRPr="00B97FB9">
              <w:rPr>
                <w:rStyle w:val="Lienhypertexte"/>
                <w:noProof/>
              </w:rPr>
              <w:t>3.10</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CKAN Open Data Component</w:t>
            </w:r>
            <w:r w:rsidR="005A252E">
              <w:rPr>
                <w:noProof/>
                <w:webHidden/>
              </w:rPr>
              <w:tab/>
            </w:r>
            <w:r w:rsidR="005A252E">
              <w:rPr>
                <w:noProof/>
                <w:webHidden/>
              </w:rPr>
              <w:fldChar w:fldCharType="begin"/>
            </w:r>
            <w:r w:rsidR="005A252E">
              <w:rPr>
                <w:noProof/>
                <w:webHidden/>
              </w:rPr>
              <w:instrText xml:space="preserve"> PAGEREF _Toc501723070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1" w:history="1">
            <w:r w:rsidR="005A252E" w:rsidRPr="00B97FB9">
              <w:rPr>
                <w:rStyle w:val="Lienhypertexte"/>
                <w:noProof/>
              </w:rPr>
              <w:t>3.10.1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_Toc501723071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2" w:history="1">
            <w:r w:rsidR="005A252E" w:rsidRPr="00B97FB9">
              <w:rPr>
                <w:rStyle w:val="Lienhypertexte"/>
                <w:noProof/>
              </w:rPr>
              <w:t>3.10.2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_Toc501723072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3" w:history="1">
            <w:r w:rsidR="005A252E" w:rsidRPr="00B97FB9">
              <w:rPr>
                <w:rStyle w:val="Lienhypertexte"/>
                <w:noProof/>
              </w:rPr>
              <w:t>3.10.3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_Toc501723073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4" w:history="1">
            <w:r w:rsidR="005A252E" w:rsidRPr="00B97FB9">
              <w:rPr>
                <w:rStyle w:val="Lienhypertexte"/>
                <w:noProof/>
              </w:rPr>
              <w:t>3.10.4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_Toc501723074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5" w:history="1">
            <w:r w:rsidR="005A252E" w:rsidRPr="00B97FB9">
              <w:rPr>
                <w:rStyle w:val="Lienhypertexte"/>
                <w:noProof/>
              </w:rPr>
              <w:t>3.10.5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_Toc501723075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76" w:history="1">
            <w:r w:rsidR="005A252E" w:rsidRPr="00B97FB9">
              <w:rPr>
                <w:rStyle w:val="Lienhypertexte"/>
                <w:noProof/>
              </w:rPr>
              <w:t>3.11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IDAS IOT Components</w:t>
            </w:r>
            <w:r w:rsidR="005A252E">
              <w:rPr>
                <w:noProof/>
                <w:webHidden/>
              </w:rPr>
              <w:tab/>
            </w:r>
            <w:r w:rsidR="005A252E">
              <w:rPr>
                <w:noProof/>
                <w:webHidden/>
              </w:rPr>
              <w:fldChar w:fldCharType="begin"/>
            </w:r>
            <w:r w:rsidR="005A252E">
              <w:rPr>
                <w:noProof/>
                <w:webHidden/>
              </w:rPr>
              <w:instrText xml:space="preserve"> PAGEREF _Toc501723076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7" w:history="1">
            <w:r w:rsidR="005A252E" w:rsidRPr="00B97FB9">
              <w:rPr>
                <w:rStyle w:val="Lienhypertexte"/>
                <w:noProof/>
              </w:rPr>
              <w:t>3.11.1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Components Functions</w:t>
            </w:r>
            <w:r w:rsidR="005A252E">
              <w:rPr>
                <w:noProof/>
                <w:webHidden/>
              </w:rPr>
              <w:tab/>
            </w:r>
            <w:r w:rsidR="005A252E">
              <w:rPr>
                <w:noProof/>
                <w:webHidden/>
              </w:rPr>
              <w:fldChar w:fldCharType="begin"/>
            </w:r>
            <w:r w:rsidR="005A252E">
              <w:rPr>
                <w:noProof/>
                <w:webHidden/>
              </w:rPr>
              <w:instrText xml:space="preserve"> PAGEREF _Toc501723077 \h </w:instrText>
            </w:r>
            <w:r w:rsidR="005A252E">
              <w:rPr>
                <w:noProof/>
                <w:webHidden/>
              </w:rPr>
            </w:r>
            <w:r w:rsidR="005A252E">
              <w:rPr>
                <w:noProof/>
                <w:webHidden/>
              </w:rPr>
              <w:fldChar w:fldCharType="separate"/>
            </w:r>
            <w:r w:rsidR="005A252E">
              <w:rPr>
                <w:noProof/>
                <w:webHidden/>
              </w:rPr>
              <w:t>49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8" w:history="1">
            <w:r w:rsidR="005A252E" w:rsidRPr="00B97FB9">
              <w:rPr>
                <w:rStyle w:val="Lienhypertexte"/>
                <w:noProof/>
              </w:rPr>
              <w:t>3.11.2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_Toc501723078 \h </w:instrText>
            </w:r>
            <w:r w:rsidR="005A252E">
              <w:rPr>
                <w:noProof/>
                <w:webHidden/>
              </w:rPr>
            </w:r>
            <w:r w:rsidR="005A252E">
              <w:rPr>
                <w:noProof/>
                <w:webHidden/>
              </w:rPr>
              <w:fldChar w:fldCharType="separate"/>
            </w:r>
            <w:r w:rsidR="005A252E">
              <w:rPr>
                <w:noProof/>
                <w:webHidden/>
              </w:rPr>
              <w:t>52</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79" w:history="1">
            <w:r w:rsidR="005A252E" w:rsidRPr="00B97FB9">
              <w:rPr>
                <w:rStyle w:val="Lienhypertexte"/>
                <w:noProof/>
              </w:rPr>
              <w:t>3.11.3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_Toc501723079 \h </w:instrText>
            </w:r>
            <w:r w:rsidR="005A252E">
              <w:rPr>
                <w:noProof/>
                <w:webHidden/>
              </w:rPr>
            </w:r>
            <w:r w:rsidR="005A252E">
              <w:rPr>
                <w:noProof/>
                <w:webHidden/>
              </w:rPr>
              <w:fldChar w:fldCharType="separate"/>
            </w:r>
            <w:r w:rsidR="005A252E">
              <w:rPr>
                <w:noProof/>
                <w:webHidden/>
              </w:rPr>
              <w:t>52</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0" w:history="1">
            <w:r w:rsidR="005A252E" w:rsidRPr="00B97FB9">
              <w:rPr>
                <w:rStyle w:val="Lienhypertexte"/>
                <w:noProof/>
              </w:rPr>
              <w:t>3.11.4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_Toc501723080 \h </w:instrText>
            </w:r>
            <w:r w:rsidR="005A252E">
              <w:rPr>
                <w:noProof/>
                <w:webHidden/>
              </w:rPr>
            </w:r>
            <w:r w:rsidR="005A252E">
              <w:rPr>
                <w:noProof/>
                <w:webHidden/>
              </w:rPr>
              <w:fldChar w:fldCharType="separate"/>
            </w:r>
            <w:r w:rsidR="005A252E">
              <w:rPr>
                <w:noProof/>
                <w:webHidden/>
              </w:rPr>
              <w:t>52</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1" w:history="1">
            <w:r w:rsidR="005A252E" w:rsidRPr="00B97FB9">
              <w:rPr>
                <w:rStyle w:val="Lienhypertexte"/>
                <w:noProof/>
              </w:rPr>
              <w:t>3.11.5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_Toc501723081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82" w:history="1">
            <w:r w:rsidR="005A252E" w:rsidRPr="00B97FB9">
              <w:rPr>
                <w:rStyle w:val="Lienhypertexte"/>
                <w:noProof/>
              </w:rPr>
              <w:t>3.12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CEP Component</w:t>
            </w:r>
            <w:r w:rsidR="005A252E">
              <w:rPr>
                <w:noProof/>
                <w:webHidden/>
              </w:rPr>
              <w:tab/>
            </w:r>
            <w:r w:rsidR="005A252E">
              <w:rPr>
                <w:noProof/>
                <w:webHidden/>
              </w:rPr>
              <w:fldChar w:fldCharType="begin"/>
            </w:r>
            <w:r w:rsidR="005A252E">
              <w:rPr>
                <w:noProof/>
                <w:webHidden/>
              </w:rPr>
              <w:instrText xml:space="preserve"> PAGEREF _Toc501723082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3" w:history="1">
            <w:r w:rsidR="005A252E" w:rsidRPr="00B97FB9">
              <w:rPr>
                <w:rStyle w:val="Lienhypertexte"/>
                <w:noProof/>
              </w:rPr>
              <w:t>3.12.1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_Toc501723083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4" w:history="1">
            <w:r w:rsidR="005A252E" w:rsidRPr="00B97FB9">
              <w:rPr>
                <w:rStyle w:val="Lienhypertexte"/>
                <w:noProof/>
              </w:rPr>
              <w:t>3.12.2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_Toc501723084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5" w:history="1">
            <w:r w:rsidR="005A252E" w:rsidRPr="00B97FB9">
              <w:rPr>
                <w:rStyle w:val="Lienhypertexte"/>
                <w:noProof/>
              </w:rPr>
              <w:t>3.12.3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_Toc501723085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6" w:history="1">
            <w:r w:rsidR="005A252E" w:rsidRPr="00B97FB9">
              <w:rPr>
                <w:rStyle w:val="Lienhypertexte"/>
                <w:noProof/>
              </w:rPr>
              <w:t>3.12.4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_Toc501723086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7" w:history="1">
            <w:r w:rsidR="005A252E" w:rsidRPr="00B97FB9">
              <w:rPr>
                <w:rStyle w:val="Lienhypertexte"/>
                <w:noProof/>
              </w:rPr>
              <w:t>3.12.5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_Toc501723087 \h </w:instrText>
            </w:r>
            <w:r w:rsidR="005A252E">
              <w:rPr>
                <w:noProof/>
                <w:webHidden/>
              </w:rPr>
            </w:r>
            <w:r w:rsidR="005A252E">
              <w:rPr>
                <w:noProof/>
                <w:webHidden/>
              </w:rPr>
              <w:fldChar w:fldCharType="separate"/>
            </w:r>
            <w:r w:rsidR="005A252E">
              <w:rPr>
                <w:noProof/>
                <w:webHidden/>
              </w:rPr>
              <w:t>53</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88" w:history="1">
            <w:r w:rsidR="005A252E" w:rsidRPr="00B97FB9">
              <w:rPr>
                <w:rStyle w:val="Lienhypertexte"/>
                <w:noProof/>
              </w:rPr>
              <w:t>3.13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Application Mashup Components</w:t>
            </w:r>
            <w:r w:rsidR="005A252E">
              <w:rPr>
                <w:noProof/>
                <w:webHidden/>
              </w:rPr>
              <w:tab/>
            </w:r>
            <w:r w:rsidR="005A252E">
              <w:rPr>
                <w:noProof/>
                <w:webHidden/>
              </w:rPr>
              <w:fldChar w:fldCharType="begin"/>
            </w:r>
            <w:r w:rsidR="005A252E">
              <w:rPr>
                <w:noProof/>
                <w:webHidden/>
              </w:rPr>
              <w:instrText xml:space="preserve"> PAGEREF _Toc501723088 \h </w:instrText>
            </w:r>
            <w:r w:rsidR="005A252E">
              <w:rPr>
                <w:noProof/>
                <w:webHidden/>
              </w:rPr>
            </w:r>
            <w:r w:rsidR="005A252E">
              <w:rPr>
                <w:noProof/>
                <w:webHidden/>
              </w:rPr>
              <w:fldChar w:fldCharType="separate"/>
            </w:r>
            <w:r w:rsidR="005A252E">
              <w:rPr>
                <w:noProof/>
                <w:webHidden/>
              </w:rPr>
              <w:t>54</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89" w:history="1">
            <w:r w:rsidR="005A252E" w:rsidRPr="00B97FB9">
              <w:rPr>
                <w:rStyle w:val="Lienhypertexte"/>
                <w:noProof/>
              </w:rPr>
              <w:t>3.13.1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_Toc501723089 \h </w:instrText>
            </w:r>
            <w:r w:rsidR="005A252E">
              <w:rPr>
                <w:noProof/>
                <w:webHidden/>
              </w:rPr>
            </w:r>
            <w:r w:rsidR="005A252E">
              <w:rPr>
                <w:noProof/>
                <w:webHidden/>
              </w:rPr>
              <w:fldChar w:fldCharType="separate"/>
            </w:r>
            <w:r w:rsidR="005A252E">
              <w:rPr>
                <w:noProof/>
                <w:webHidden/>
              </w:rPr>
              <w:t>54</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0" w:history="1">
            <w:r w:rsidR="005A252E" w:rsidRPr="00B97FB9">
              <w:rPr>
                <w:rStyle w:val="Lienhypertexte"/>
                <w:noProof/>
              </w:rPr>
              <w:t>3.13.2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_Toc501723090 \h </w:instrText>
            </w:r>
            <w:r w:rsidR="005A252E">
              <w:rPr>
                <w:noProof/>
                <w:webHidden/>
              </w:rPr>
            </w:r>
            <w:r w:rsidR="005A252E">
              <w:rPr>
                <w:noProof/>
                <w:webHidden/>
              </w:rPr>
              <w:fldChar w:fldCharType="separate"/>
            </w:r>
            <w:r w:rsidR="005A252E">
              <w:rPr>
                <w:noProof/>
                <w:webHidden/>
              </w:rPr>
              <w:t>54</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1" w:history="1">
            <w:r w:rsidR="005A252E" w:rsidRPr="00B97FB9">
              <w:rPr>
                <w:rStyle w:val="Lienhypertexte"/>
                <w:noProof/>
              </w:rPr>
              <w:t>3.13.3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_Toc501723091 \h </w:instrText>
            </w:r>
            <w:r w:rsidR="005A252E">
              <w:rPr>
                <w:noProof/>
                <w:webHidden/>
              </w:rPr>
            </w:r>
            <w:r w:rsidR="005A252E">
              <w:rPr>
                <w:noProof/>
                <w:webHidden/>
              </w:rPr>
              <w:fldChar w:fldCharType="separate"/>
            </w:r>
            <w:r w:rsidR="005A252E">
              <w:rPr>
                <w:noProof/>
                <w:webHidden/>
              </w:rPr>
              <w:t>55</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2" w:history="1">
            <w:r w:rsidR="005A252E" w:rsidRPr="00B97FB9">
              <w:rPr>
                <w:rStyle w:val="Lienhypertexte"/>
                <w:noProof/>
              </w:rPr>
              <w:t>3.13.4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_Toc501723092 \h </w:instrText>
            </w:r>
            <w:r w:rsidR="005A252E">
              <w:rPr>
                <w:noProof/>
                <w:webHidden/>
              </w:rPr>
            </w:r>
            <w:r w:rsidR="005A252E">
              <w:rPr>
                <w:noProof/>
                <w:webHidden/>
              </w:rPr>
              <w:fldChar w:fldCharType="separate"/>
            </w:r>
            <w:r w:rsidR="005A252E">
              <w:rPr>
                <w:noProof/>
                <w:webHidden/>
              </w:rPr>
              <w:t>55</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3" w:history="1">
            <w:r w:rsidR="005A252E" w:rsidRPr="00B97FB9">
              <w:rPr>
                <w:rStyle w:val="Lienhypertexte"/>
                <w:noProof/>
              </w:rPr>
              <w:t>3.13.5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_Toc501723093 \h </w:instrText>
            </w:r>
            <w:r w:rsidR="005A252E">
              <w:rPr>
                <w:noProof/>
                <w:webHidden/>
              </w:rPr>
            </w:r>
            <w:r w:rsidR="005A252E">
              <w:rPr>
                <w:noProof/>
                <w:webHidden/>
              </w:rPr>
              <w:fldChar w:fldCharType="separate"/>
            </w:r>
            <w:r w:rsidR="005A252E">
              <w:rPr>
                <w:noProof/>
                <w:webHidden/>
              </w:rPr>
              <w:t>55</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094" w:history="1">
            <w:r w:rsidR="005A252E" w:rsidRPr="00B97FB9">
              <w:rPr>
                <w:rStyle w:val="Lienhypertexte"/>
                <w:noProof/>
              </w:rPr>
              <w:t>3.14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Business Ecosystem GE Components</w:t>
            </w:r>
            <w:r w:rsidR="005A252E">
              <w:rPr>
                <w:noProof/>
                <w:webHidden/>
              </w:rPr>
              <w:tab/>
            </w:r>
            <w:r w:rsidR="005A252E">
              <w:rPr>
                <w:noProof/>
                <w:webHidden/>
              </w:rPr>
              <w:fldChar w:fldCharType="begin"/>
            </w:r>
            <w:r w:rsidR="005A252E">
              <w:rPr>
                <w:noProof/>
                <w:webHidden/>
              </w:rPr>
              <w:instrText xml:space="preserve"> PAGEREF _Toc501723094 \h </w:instrText>
            </w:r>
            <w:r w:rsidR="005A252E">
              <w:rPr>
                <w:noProof/>
                <w:webHidden/>
              </w:rPr>
            </w:r>
            <w:r w:rsidR="005A252E">
              <w:rPr>
                <w:noProof/>
                <w:webHidden/>
              </w:rPr>
              <w:fldChar w:fldCharType="separate"/>
            </w:r>
            <w:r w:rsidR="005A252E">
              <w:rPr>
                <w:noProof/>
                <w:webHidden/>
              </w:rPr>
              <w:t>56</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5" w:history="1">
            <w:r w:rsidR="005A252E" w:rsidRPr="00B97FB9">
              <w:rPr>
                <w:rStyle w:val="Lienhypertexte"/>
                <w:noProof/>
              </w:rPr>
              <w:t>3.14.1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Components Functions</w:t>
            </w:r>
            <w:r w:rsidR="005A252E">
              <w:rPr>
                <w:noProof/>
                <w:webHidden/>
              </w:rPr>
              <w:tab/>
            </w:r>
            <w:r w:rsidR="005A252E">
              <w:rPr>
                <w:noProof/>
                <w:webHidden/>
              </w:rPr>
              <w:fldChar w:fldCharType="begin"/>
            </w:r>
            <w:r w:rsidR="005A252E">
              <w:rPr>
                <w:noProof/>
                <w:webHidden/>
              </w:rPr>
              <w:instrText xml:space="preserve"> PAGEREF _Toc501723095 \h </w:instrText>
            </w:r>
            <w:r w:rsidR="005A252E">
              <w:rPr>
                <w:noProof/>
                <w:webHidden/>
              </w:rPr>
            </w:r>
            <w:r w:rsidR="005A252E">
              <w:rPr>
                <w:noProof/>
                <w:webHidden/>
              </w:rPr>
              <w:fldChar w:fldCharType="separate"/>
            </w:r>
            <w:r w:rsidR="005A252E">
              <w:rPr>
                <w:noProof/>
                <w:webHidden/>
              </w:rPr>
              <w:t>56</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6" w:history="1">
            <w:r w:rsidR="005A252E" w:rsidRPr="00B97FB9">
              <w:rPr>
                <w:rStyle w:val="Lienhypertexte"/>
                <w:noProof/>
              </w:rPr>
              <w:t>3.14.2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_Toc501723096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7" w:history="1">
            <w:r w:rsidR="005A252E" w:rsidRPr="00B97FB9">
              <w:rPr>
                <w:rStyle w:val="Lienhypertexte"/>
                <w:noProof/>
              </w:rPr>
              <w:t>3.14.3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_Toc501723097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8" w:history="1">
            <w:r w:rsidR="005A252E" w:rsidRPr="00B97FB9">
              <w:rPr>
                <w:rStyle w:val="Lienhypertexte"/>
                <w:noProof/>
              </w:rPr>
              <w:t>3.14.4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_Toc501723098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099" w:history="1">
            <w:r w:rsidR="005A252E" w:rsidRPr="00B97FB9">
              <w:rPr>
                <w:rStyle w:val="Lienhypertexte"/>
                <w:noProof/>
              </w:rPr>
              <w:t>3.14.5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_Toc501723099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00" w:history="1">
            <w:r w:rsidR="005A252E" w:rsidRPr="00B97FB9">
              <w:rPr>
                <w:rStyle w:val="Lienhypertexte"/>
                <w:noProof/>
              </w:rPr>
              <w:t>3.15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Development Components</w:t>
            </w:r>
            <w:r w:rsidR="005A252E">
              <w:rPr>
                <w:noProof/>
                <w:webHidden/>
              </w:rPr>
              <w:tab/>
            </w:r>
            <w:r w:rsidR="005A252E">
              <w:rPr>
                <w:noProof/>
                <w:webHidden/>
              </w:rPr>
              <w:fldChar w:fldCharType="begin"/>
            </w:r>
            <w:r w:rsidR="005A252E">
              <w:rPr>
                <w:noProof/>
                <w:webHidden/>
              </w:rPr>
              <w:instrText xml:space="preserve"> PAGEREF _Toc501723100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1" w:history="1">
            <w:r w:rsidR="005A252E" w:rsidRPr="00B97FB9">
              <w:rPr>
                <w:rStyle w:val="Lienhypertexte"/>
                <w:noProof/>
              </w:rPr>
              <w:t>3.15.1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_Toc501723101 \h </w:instrText>
            </w:r>
            <w:r w:rsidR="005A252E">
              <w:rPr>
                <w:noProof/>
                <w:webHidden/>
              </w:rPr>
            </w:r>
            <w:r w:rsidR="005A252E">
              <w:rPr>
                <w:noProof/>
                <w:webHidden/>
              </w:rPr>
              <w:fldChar w:fldCharType="separate"/>
            </w:r>
            <w:r w:rsidR="005A252E">
              <w:rPr>
                <w:noProof/>
                <w:webHidden/>
              </w:rPr>
              <w:t>57</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2" w:history="1">
            <w:r w:rsidR="005A252E" w:rsidRPr="00B97FB9">
              <w:rPr>
                <w:rStyle w:val="Lienhypertexte"/>
                <w:noProof/>
              </w:rPr>
              <w:t>3.15.2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_Toc501723102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3" w:history="1">
            <w:r w:rsidR="005A252E" w:rsidRPr="00B97FB9">
              <w:rPr>
                <w:rStyle w:val="Lienhypertexte"/>
                <w:noProof/>
              </w:rPr>
              <w:t>3.15.3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_Toc501723103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4" w:history="1">
            <w:r w:rsidR="005A252E" w:rsidRPr="00B97FB9">
              <w:rPr>
                <w:rStyle w:val="Lienhypertexte"/>
                <w:noProof/>
              </w:rPr>
              <w:t>3.15.4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_Toc501723104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5" w:history="1">
            <w:r w:rsidR="005A252E" w:rsidRPr="00B97FB9">
              <w:rPr>
                <w:rStyle w:val="Lienhypertexte"/>
                <w:noProof/>
              </w:rPr>
              <w:t>3.15.5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_Toc501723105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06" w:history="1">
            <w:r w:rsidR="005A252E" w:rsidRPr="00B97FB9">
              <w:rPr>
                <w:rStyle w:val="Lienhypertexte"/>
                <w:noProof/>
              </w:rPr>
              <w:t>3.16</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Monitoring Components</w:t>
            </w:r>
            <w:r w:rsidR="005A252E">
              <w:rPr>
                <w:noProof/>
                <w:webHidden/>
              </w:rPr>
              <w:tab/>
            </w:r>
            <w:r w:rsidR="005A252E">
              <w:rPr>
                <w:noProof/>
                <w:webHidden/>
              </w:rPr>
              <w:fldChar w:fldCharType="begin"/>
            </w:r>
            <w:r w:rsidR="005A252E">
              <w:rPr>
                <w:noProof/>
                <w:webHidden/>
              </w:rPr>
              <w:instrText xml:space="preserve"> PAGEREF _Toc501723106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7" w:history="1">
            <w:r w:rsidR="005A252E" w:rsidRPr="00B97FB9">
              <w:rPr>
                <w:rStyle w:val="Lienhypertexte"/>
                <w:noProof/>
              </w:rPr>
              <w:t>3.16.1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_Toc501723107 \h </w:instrText>
            </w:r>
            <w:r w:rsidR="005A252E">
              <w:rPr>
                <w:noProof/>
                <w:webHidden/>
              </w:rPr>
            </w:r>
            <w:r w:rsidR="005A252E">
              <w:rPr>
                <w:noProof/>
                <w:webHidden/>
              </w:rPr>
              <w:fldChar w:fldCharType="separate"/>
            </w:r>
            <w:r w:rsidR="005A252E">
              <w:rPr>
                <w:noProof/>
                <w:webHidden/>
              </w:rPr>
              <w:t>58</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8" w:history="1">
            <w:r w:rsidR="005A252E" w:rsidRPr="00B97FB9">
              <w:rPr>
                <w:rStyle w:val="Lienhypertexte"/>
                <w:noProof/>
              </w:rPr>
              <w:t>3.16.2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_Toc501723108 \h </w:instrText>
            </w:r>
            <w:r w:rsidR="005A252E">
              <w:rPr>
                <w:noProof/>
                <w:webHidden/>
              </w:rPr>
            </w:r>
            <w:r w:rsidR="005A252E">
              <w:rPr>
                <w:noProof/>
                <w:webHidden/>
              </w:rPr>
              <w:fldChar w:fldCharType="separate"/>
            </w:r>
            <w:r w:rsidR="005A252E">
              <w:rPr>
                <w:noProof/>
                <w:webHidden/>
              </w:rPr>
              <w:t>59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09" w:history="1">
            <w:r w:rsidR="005A252E" w:rsidRPr="00B97FB9">
              <w:rPr>
                <w:rStyle w:val="Lienhypertexte"/>
                <w:noProof/>
              </w:rPr>
              <w:t>3.16.3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_Toc501723109 \h </w:instrText>
            </w:r>
            <w:r w:rsidR="005A252E">
              <w:rPr>
                <w:noProof/>
                <w:webHidden/>
              </w:rPr>
            </w:r>
            <w:r w:rsidR="005A252E">
              <w:rPr>
                <w:noProof/>
                <w:webHidden/>
              </w:rPr>
              <w:fldChar w:fldCharType="separate"/>
            </w:r>
            <w:r w:rsidR="005A252E">
              <w:rPr>
                <w:noProof/>
                <w:webHidden/>
              </w:rPr>
              <w:t>59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0" w:history="1">
            <w:r w:rsidR="005A252E" w:rsidRPr="00B97FB9">
              <w:rPr>
                <w:rStyle w:val="Lienhypertexte"/>
                <w:noProof/>
              </w:rPr>
              <w:t>3.16.4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_Toc501723110 \h </w:instrText>
            </w:r>
            <w:r w:rsidR="005A252E">
              <w:rPr>
                <w:noProof/>
                <w:webHidden/>
              </w:rPr>
            </w:r>
            <w:r w:rsidR="005A252E">
              <w:rPr>
                <w:noProof/>
                <w:webHidden/>
              </w:rPr>
              <w:fldChar w:fldCharType="separate"/>
            </w:r>
            <w:r w:rsidR="005A252E">
              <w:rPr>
                <w:noProof/>
                <w:webHidden/>
              </w:rPr>
              <w:t>59</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1" w:history="1">
            <w:r w:rsidR="005A252E" w:rsidRPr="00B97FB9">
              <w:rPr>
                <w:rStyle w:val="Lienhypertexte"/>
                <w:noProof/>
              </w:rPr>
              <w:t>3.16.5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_Toc501723111 \h </w:instrText>
            </w:r>
            <w:r w:rsidR="005A252E">
              <w:rPr>
                <w:noProof/>
                <w:webHidden/>
              </w:rPr>
            </w:r>
            <w:r w:rsidR="005A252E">
              <w:rPr>
                <w:noProof/>
                <w:webHidden/>
              </w:rPr>
              <w:fldChar w:fldCharType="separate"/>
            </w:r>
            <w:r w:rsidR="005A252E">
              <w:rPr>
                <w:noProof/>
                <w:webHidden/>
              </w:rPr>
              <w:t>59</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12" w:history="1">
            <w:r w:rsidR="005A252E" w:rsidRPr="00B97FB9">
              <w:rPr>
                <w:rStyle w:val="Lienhypertexte"/>
                <w:noProof/>
              </w:rPr>
              <w:t>3.17</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API management Component</w:t>
            </w:r>
            <w:r w:rsidR="005A252E">
              <w:rPr>
                <w:noProof/>
                <w:webHidden/>
              </w:rPr>
              <w:tab/>
            </w:r>
            <w:r w:rsidR="005A252E">
              <w:rPr>
                <w:noProof/>
                <w:webHidden/>
              </w:rPr>
              <w:fldChar w:fldCharType="begin"/>
            </w:r>
            <w:r w:rsidR="005A252E">
              <w:rPr>
                <w:noProof/>
                <w:webHidden/>
              </w:rPr>
              <w:instrText xml:space="preserve"> PAGEREF _Toc501723112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3" w:history="1">
            <w:r w:rsidR="005A252E" w:rsidRPr="00B97FB9">
              <w:rPr>
                <w:rStyle w:val="Lienhypertexte"/>
                <w:noProof/>
              </w:rPr>
              <w:t>3.17.1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_Toc501723113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4" w:history="1">
            <w:r w:rsidR="005A252E" w:rsidRPr="00B97FB9">
              <w:rPr>
                <w:rStyle w:val="Lienhypertexte"/>
                <w:noProof/>
              </w:rPr>
              <w:t>3.17.2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_Toc501723114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5" w:history="1">
            <w:r w:rsidR="005A252E" w:rsidRPr="00B97FB9">
              <w:rPr>
                <w:rStyle w:val="Lienhypertexte"/>
                <w:noProof/>
              </w:rPr>
              <w:t>3.17.3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_Toc501723115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6" w:history="1">
            <w:r w:rsidR="005A252E" w:rsidRPr="00B97FB9">
              <w:rPr>
                <w:rStyle w:val="Lienhypertexte"/>
                <w:noProof/>
              </w:rPr>
              <w:t>3.17.4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_Toc501723116 \h </w:instrText>
            </w:r>
            <w:r w:rsidR="005A252E">
              <w:rPr>
                <w:noProof/>
                <w:webHidden/>
              </w:rPr>
            </w:r>
            <w:r w:rsidR="005A252E">
              <w:rPr>
                <w:noProof/>
                <w:webHidden/>
              </w:rPr>
              <w:fldChar w:fldCharType="separate"/>
            </w:r>
            <w:r w:rsidR="005A252E">
              <w:rPr>
                <w:noProof/>
                <w:webHidden/>
              </w:rPr>
              <w:t>60</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7" w:history="1">
            <w:r w:rsidR="005A252E" w:rsidRPr="00B97FB9">
              <w:rPr>
                <w:rStyle w:val="Lienhypertexte"/>
                <w:noProof/>
              </w:rPr>
              <w:t>3.17.5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_Toc501723117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18" w:history="1">
            <w:r w:rsidR="005A252E" w:rsidRPr="00B97FB9">
              <w:rPr>
                <w:rStyle w:val="Lienhypertexte"/>
                <w:noProof/>
              </w:rPr>
              <w:t>3.18</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Stream Processing Components</w:t>
            </w:r>
            <w:r w:rsidR="005A252E">
              <w:rPr>
                <w:noProof/>
                <w:webHidden/>
              </w:rPr>
              <w:tab/>
            </w:r>
            <w:r w:rsidR="005A252E">
              <w:rPr>
                <w:noProof/>
                <w:webHidden/>
              </w:rPr>
              <w:fldChar w:fldCharType="begin"/>
            </w:r>
            <w:r w:rsidR="005A252E">
              <w:rPr>
                <w:noProof/>
                <w:webHidden/>
              </w:rPr>
              <w:instrText xml:space="preserve"> PAGEREF _Toc501723118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19" w:history="1">
            <w:r w:rsidR="005A252E" w:rsidRPr="00B97FB9">
              <w:rPr>
                <w:rStyle w:val="Lienhypertexte"/>
                <w:noProof/>
              </w:rPr>
              <w:t>3.18.1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Component Functions</w:t>
            </w:r>
            <w:r w:rsidR="005A252E">
              <w:rPr>
                <w:noProof/>
                <w:webHidden/>
              </w:rPr>
              <w:tab/>
            </w:r>
            <w:r w:rsidR="005A252E">
              <w:rPr>
                <w:noProof/>
                <w:webHidden/>
              </w:rPr>
              <w:fldChar w:fldCharType="begin"/>
            </w:r>
            <w:r w:rsidR="005A252E">
              <w:rPr>
                <w:noProof/>
                <w:webHidden/>
              </w:rPr>
              <w:instrText xml:space="preserve"> PAGEREF _Toc501723119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0" w:history="1">
            <w:r w:rsidR="005A252E" w:rsidRPr="00B97FB9">
              <w:rPr>
                <w:rStyle w:val="Lienhypertexte"/>
                <w:noProof/>
              </w:rPr>
              <w:t>3.18.2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Technical Considerations</w:t>
            </w:r>
            <w:r w:rsidR="005A252E">
              <w:rPr>
                <w:noProof/>
                <w:webHidden/>
              </w:rPr>
              <w:tab/>
            </w:r>
            <w:r w:rsidR="005A252E">
              <w:rPr>
                <w:noProof/>
                <w:webHidden/>
              </w:rPr>
              <w:fldChar w:fldCharType="begin"/>
            </w:r>
            <w:r w:rsidR="005A252E">
              <w:rPr>
                <w:noProof/>
                <w:webHidden/>
              </w:rPr>
              <w:instrText xml:space="preserve"> PAGEREF _Toc501723120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1" w:history="1">
            <w:r w:rsidR="005A252E" w:rsidRPr="00B97FB9">
              <w:rPr>
                <w:rStyle w:val="Lienhypertexte"/>
                <w:noProof/>
              </w:rPr>
              <w:t>3.18.3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Selected Products</w:t>
            </w:r>
            <w:r w:rsidR="005A252E">
              <w:rPr>
                <w:noProof/>
                <w:webHidden/>
              </w:rPr>
              <w:tab/>
            </w:r>
            <w:r w:rsidR="005A252E">
              <w:rPr>
                <w:noProof/>
                <w:webHidden/>
              </w:rPr>
              <w:fldChar w:fldCharType="begin"/>
            </w:r>
            <w:r w:rsidR="005A252E">
              <w:rPr>
                <w:noProof/>
                <w:webHidden/>
              </w:rPr>
              <w:instrText xml:space="preserve"> PAGEREF _Toc501723121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2" w:history="1">
            <w:r w:rsidR="005A252E" w:rsidRPr="00B97FB9">
              <w:rPr>
                <w:rStyle w:val="Lienhypertexte"/>
                <w:noProof/>
              </w:rPr>
              <w:t>3.18.4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Selection Rationale</w:t>
            </w:r>
            <w:r w:rsidR="005A252E">
              <w:rPr>
                <w:noProof/>
                <w:webHidden/>
              </w:rPr>
              <w:tab/>
            </w:r>
            <w:r w:rsidR="005A252E">
              <w:rPr>
                <w:noProof/>
                <w:webHidden/>
              </w:rPr>
              <w:fldChar w:fldCharType="begin"/>
            </w:r>
            <w:r w:rsidR="005A252E">
              <w:rPr>
                <w:noProof/>
                <w:webHidden/>
              </w:rPr>
              <w:instrText xml:space="preserve"> PAGEREF _Toc501723122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rsidR="005A252E" w:rsidRDefault="00531991">
          <w:pPr>
            <w:pStyle w:val="TM3"/>
            <w:tabs>
              <w:tab w:val="left" w:pos="1320"/>
              <w:tab w:val="right" w:leader="dot" w:pos="9530"/>
            </w:tabs>
            <w:rPr>
              <w:rFonts w:asciiTheme="minorHAnsi" w:eastAsiaTheme="minorEastAsia" w:hAnsiTheme="minorHAnsi" w:cstheme="minorBidi"/>
              <w:noProof/>
              <w:sz w:val="22"/>
              <w:szCs w:val="22"/>
              <w:lang w:val="fr-FR" w:eastAsia="fr-FR"/>
            </w:rPr>
          </w:pPr>
          <w:hyperlink w:anchor="_Toc501723123" w:history="1">
            <w:r w:rsidR="005A252E" w:rsidRPr="00B97FB9">
              <w:rPr>
                <w:rStyle w:val="Lienhypertexte"/>
                <w:noProof/>
              </w:rPr>
              <w:t>3.18.5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Architecture Risks</w:t>
            </w:r>
            <w:r w:rsidR="005A252E">
              <w:rPr>
                <w:noProof/>
                <w:webHidden/>
              </w:rPr>
              <w:tab/>
            </w:r>
            <w:r w:rsidR="005A252E">
              <w:rPr>
                <w:noProof/>
                <w:webHidden/>
              </w:rPr>
              <w:fldChar w:fldCharType="begin"/>
            </w:r>
            <w:r w:rsidR="005A252E">
              <w:rPr>
                <w:noProof/>
                <w:webHidden/>
              </w:rPr>
              <w:instrText xml:space="preserve"> PAGEREF _Toc501723123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rsidR="005A252E" w:rsidRDefault="00531991">
          <w:pPr>
            <w:pStyle w:val="TM1"/>
            <w:tabs>
              <w:tab w:val="left" w:pos="660"/>
            </w:tabs>
            <w:rPr>
              <w:rFonts w:asciiTheme="minorHAnsi" w:eastAsiaTheme="minorEastAsia" w:hAnsiTheme="minorHAnsi" w:cstheme="minorBidi"/>
              <w:b w:val="0"/>
              <w:caps w:val="0"/>
              <w:noProof/>
              <w:sz w:val="22"/>
              <w:szCs w:val="22"/>
              <w:lang w:val="fr-FR" w:eastAsia="fr-FR"/>
            </w:rPr>
          </w:pPr>
          <w:hyperlink w:anchor="_Toc501723124" w:history="1">
            <w:r w:rsidR="005A252E" w:rsidRPr="00B97FB9">
              <w:rPr>
                <w:rStyle w:val="Lienhypertexte"/>
                <w:noProof/>
              </w:rPr>
              <w:t>4</w:t>
            </w:r>
            <w:r w:rsidR="005A252E">
              <w:rPr>
                <w:rFonts w:asciiTheme="minorHAnsi" w:eastAsiaTheme="minorEastAsia" w:hAnsiTheme="minorHAnsi" w:cstheme="minorBidi"/>
                <w:b w:val="0"/>
                <w:caps w:val="0"/>
                <w:noProof/>
                <w:sz w:val="22"/>
                <w:szCs w:val="22"/>
                <w:lang w:val="fr-FR" w:eastAsia="fr-FR"/>
              </w:rPr>
              <w:tab/>
            </w:r>
            <w:r w:rsidR="005A252E" w:rsidRPr="00B97FB9">
              <w:rPr>
                <w:rStyle w:val="Lienhypertexte"/>
                <w:noProof/>
              </w:rPr>
              <w:t>Section 4 System Construction Environment</w:t>
            </w:r>
            <w:r w:rsidR="005A252E">
              <w:rPr>
                <w:noProof/>
                <w:webHidden/>
              </w:rPr>
              <w:tab/>
            </w:r>
            <w:r w:rsidR="005A252E">
              <w:rPr>
                <w:noProof/>
                <w:webHidden/>
              </w:rPr>
              <w:fldChar w:fldCharType="begin"/>
            </w:r>
            <w:r w:rsidR="005A252E">
              <w:rPr>
                <w:noProof/>
                <w:webHidden/>
              </w:rPr>
              <w:instrText xml:space="preserve"> PAGEREF _Toc501723124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25" w:history="1">
            <w:r w:rsidR="005A252E" w:rsidRPr="00B97FB9">
              <w:rPr>
                <w:rStyle w:val="Lienhypertexte"/>
                <w:noProof/>
              </w:rPr>
              <w:t>4.1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Preliminary test Environment</w:t>
            </w:r>
            <w:r w:rsidR="005A252E">
              <w:rPr>
                <w:noProof/>
                <w:webHidden/>
              </w:rPr>
              <w:tab/>
            </w:r>
            <w:r w:rsidR="005A252E">
              <w:rPr>
                <w:noProof/>
                <w:webHidden/>
              </w:rPr>
              <w:fldChar w:fldCharType="begin"/>
            </w:r>
            <w:r w:rsidR="005A252E">
              <w:rPr>
                <w:noProof/>
                <w:webHidden/>
              </w:rPr>
              <w:instrText xml:space="preserve"> PAGEREF _Toc501723125 \h </w:instrText>
            </w:r>
            <w:r w:rsidR="005A252E">
              <w:rPr>
                <w:noProof/>
                <w:webHidden/>
              </w:rPr>
            </w:r>
            <w:r w:rsidR="005A252E">
              <w:rPr>
                <w:noProof/>
                <w:webHidden/>
              </w:rPr>
              <w:fldChar w:fldCharType="separate"/>
            </w:r>
            <w:r w:rsidR="005A252E">
              <w:rPr>
                <w:noProof/>
                <w:webHidden/>
              </w:rPr>
              <w:t>61</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26" w:history="1">
            <w:r w:rsidR="005A252E" w:rsidRPr="00B97FB9">
              <w:rPr>
                <w:rStyle w:val="Lienhypertexte"/>
                <w:noProof/>
              </w:rPr>
              <w:t>4.2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Global system vision</w:t>
            </w:r>
            <w:r w:rsidR="005A252E">
              <w:rPr>
                <w:noProof/>
                <w:webHidden/>
              </w:rPr>
              <w:tab/>
            </w:r>
            <w:r w:rsidR="005A252E">
              <w:rPr>
                <w:noProof/>
                <w:webHidden/>
              </w:rPr>
              <w:fldChar w:fldCharType="begin"/>
            </w:r>
            <w:r w:rsidR="005A252E">
              <w:rPr>
                <w:noProof/>
                <w:webHidden/>
              </w:rPr>
              <w:instrText xml:space="preserve"> PAGEREF _Toc501723126 \h </w:instrText>
            </w:r>
            <w:r w:rsidR="005A252E">
              <w:rPr>
                <w:noProof/>
                <w:webHidden/>
              </w:rPr>
            </w:r>
            <w:r w:rsidR="005A252E">
              <w:rPr>
                <w:noProof/>
                <w:webHidden/>
              </w:rPr>
              <w:fldChar w:fldCharType="separate"/>
            </w:r>
            <w:r w:rsidR="005A252E">
              <w:rPr>
                <w:noProof/>
                <w:webHidden/>
              </w:rPr>
              <w:t>62</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27" w:history="1">
            <w:r w:rsidR="005A252E" w:rsidRPr="00B97FB9">
              <w:rPr>
                <w:rStyle w:val="Lienhypertexte"/>
                <w:noProof/>
              </w:rPr>
              <w:t>4.3</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Development Environment</w:t>
            </w:r>
            <w:r w:rsidR="005A252E">
              <w:rPr>
                <w:noProof/>
                <w:webHidden/>
              </w:rPr>
              <w:tab/>
            </w:r>
            <w:r w:rsidR="005A252E">
              <w:rPr>
                <w:noProof/>
                <w:webHidden/>
              </w:rPr>
              <w:fldChar w:fldCharType="begin"/>
            </w:r>
            <w:r w:rsidR="005A252E">
              <w:rPr>
                <w:noProof/>
                <w:webHidden/>
              </w:rPr>
              <w:instrText xml:space="preserve"> PAGEREF _Toc501723127 \h </w:instrText>
            </w:r>
            <w:r w:rsidR="005A252E">
              <w:rPr>
                <w:noProof/>
                <w:webHidden/>
              </w:rPr>
            </w:r>
            <w:r w:rsidR="005A252E">
              <w:rPr>
                <w:noProof/>
                <w:webHidden/>
              </w:rPr>
              <w:fldChar w:fldCharType="separate"/>
            </w:r>
            <w:r w:rsidR="005A252E">
              <w:rPr>
                <w:noProof/>
                <w:webHidden/>
              </w:rPr>
              <w:t>62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28" w:history="1">
            <w:r w:rsidR="005A252E" w:rsidRPr="00B97FB9">
              <w:rPr>
                <w:rStyle w:val="Lienhypertexte"/>
                <w:noProof/>
              </w:rPr>
              <w:t>4.3.1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Developer Workstation Configuration</w:t>
            </w:r>
            <w:r w:rsidR="005A252E">
              <w:rPr>
                <w:noProof/>
                <w:webHidden/>
              </w:rPr>
              <w:tab/>
            </w:r>
            <w:r w:rsidR="005A252E">
              <w:rPr>
                <w:noProof/>
                <w:webHidden/>
              </w:rPr>
              <w:fldChar w:fldCharType="begin"/>
            </w:r>
            <w:r w:rsidR="005A252E">
              <w:rPr>
                <w:noProof/>
                <w:webHidden/>
              </w:rPr>
              <w:instrText xml:space="preserve"> PAGEREF _Toc501723128 \h </w:instrText>
            </w:r>
            <w:r w:rsidR="005A252E">
              <w:rPr>
                <w:noProof/>
                <w:webHidden/>
              </w:rPr>
            </w:r>
            <w:r w:rsidR="005A252E">
              <w:rPr>
                <w:noProof/>
                <w:webHidden/>
              </w:rPr>
              <w:fldChar w:fldCharType="separate"/>
            </w:r>
            <w:r w:rsidR="005A252E">
              <w:rPr>
                <w:noProof/>
                <w:webHidden/>
              </w:rPr>
              <w:t>62</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29" w:history="1">
            <w:r w:rsidR="005A252E" w:rsidRPr="00B97FB9">
              <w:rPr>
                <w:rStyle w:val="Lienhypertexte"/>
                <w:noProof/>
              </w:rPr>
              <w:t>4.3.2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Supporting Development Infrastructure Configuration</w:t>
            </w:r>
            <w:r w:rsidR="005A252E">
              <w:rPr>
                <w:noProof/>
                <w:webHidden/>
              </w:rPr>
              <w:tab/>
            </w:r>
            <w:r w:rsidR="005A252E">
              <w:rPr>
                <w:noProof/>
                <w:webHidden/>
              </w:rPr>
              <w:fldChar w:fldCharType="begin"/>
            </w:r>
            <w:r w:rsidR="005A252E">
              <w:rPr>
                <w:noProof/>
                <w:webHidden/>
              </w:rPr>
              <w:instrText xml:space="preserve"> PAGEREF _Toc501723129 \h </w:instrText>
            </w:r>
            <w:r w:rsidR="005A252E">
              <w:rPr>
                <w:noProof/>
                <w:webHidden/>
              </w:rPr>
            </w:r>
            <w:r w:rsidR="005A252E">
              <w:rPr>
                <w:noProof/>
                <w:webHidden/>
              </w:rPr>
              <w:fldChar w:fldCharType="separate"/>
            </w:r>
            <w:r w:rsidR="005A252E">
              <w:rPr>
                <w:noProof/>
                <w:webHidden/>
              </w:rPr>
              <w:t>62</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30" w:history="1">
            <w:r w:rsidR="005A252E" w:rsidRPr="00B97FB9">
              <w:rPr>
                <w:rStyle w:val="Lienhypertexte"/>
                <w:noProof/>
              </w:rPr>
              <w:t>4.4</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QA Test Environment</w:t>
            </w:r>
            <w:r w:rsidR="005A252E">
              <w:rPr>
                <w:noProof/>
                <w:webHidden/>
              </w:rPr>
              <w:tab/>
            </w:r>
            <w:r w:rsidR="005A252E">
              <w:rPr>
                <w:noProof/>
                <w:webHidden/>
              </w:rPr>
              <w:fldChar w:fldCharType="begin"/>
            </w:r>
            <w:r w:rsidR="005A252E">
              <w:rPr>
                <w:noProof/>
                <w:webHidden/>
              </w:rPr>
              <w:instrText xml:space="preserve"> PAGEREF _Toc501723130 \h </w:instrText>
            </w:r>
            <w:r w:rsidR="005A252E">
              <w:rPr>
                <w:noProof/>
                <w:webHidden/>
              </w:rPr>
            </w:r>
            <w:r w:rsidR="005A252E">
              <w:rPr>
                <w:noProof/>
                <w:webHidden/>
              </w:rPr>
              <w:fldChar w:fldCharType="separate"/>
            </w:r>
            <w:r w:rsidR="005A252E">
              <w:rPr>
                <w:noProof/>
                <w:webHidden/>
              </w:rPr>
              <w:t>63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1" w:history="1">
            <w:r w:rsidR="005A252E" w:rsidRPr="00B97FB9">
              <w:rPr>
                <w:rStyle w:val="Lienhypertexte"/>
                <w:noProof/>
              </w:rPr>
              <w:t>4.4.1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QA Test Environment Configuration</w:t>
            </w:r>
            <w:r w:rsidR="005A252E">
              <w:rPr>
                <w:noProof/>
                <w:webHidden/>
              </w:rPr>
              <w:tab/>
            </w:r>
            <w:r w:rsidR="005A252E">
              <w:rPr>
                <w:noProof/>
                <w:webHidden/>
              </w:rPr>
              <w:fldChar w:fldCharType="begin"/>
            </w:r>
            <w:r w:rsidR="005A252E">
              <w:rPr>
                <w:noProof/>
                <w:webHidden/>
              </w:rPr>
              <w:instrText xml:space="preserve"> PAGEREF _Toc501723131 \h </w:instrText>
            </w:r>
            <w:r w:rsidR="005A252E">
              <w:rPr>
                <w:noProof/>
                <w:webHidden/>
              </w:rPr>
            </w:r>
            <w:r w:rsidR="005A252E">
              <w:rPr>
                <w:noProof/>
                <w:webHidden/>
              </w:rPr>
              <w:fldChar w:fldCharType="separate"/>
            </w:r>
            <w:r w:rsidR="005A252E">
              <w:rPr>
                <w:noProof/>
                <w:webHidden/>
              </w:rPr>
              <w:t>63</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2" w:history="1">
            <w:r w:rsidR="005A252E" w:rsidRPr="00B97FB9">
              <w:rPr>
                <w:rStyle w:val="Lienhypertexte"/>
                <w:noProof/>
              </w:rPr>
              <w:t>4.4.2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Supporting QA Test Infrastructure Configuration</w:t>
            </w:r>
            <w:r w:rsidR="005A252E">
              <w:rPr>
                <w:noProof/>
                <w:webHidden/>
              </w:rPr>
              <w:tab/>
            </w:r>
            <w:r w:rsidR="005A252E">
              <w:rPr>
                <w:noProof/>
                <w:webHidden/>
              </w:rPr>
              <w:fldChar w:fldCharType="begin"/>
            </w:r>
            <w:r w:rsidR="005A252E">
              <w:rPr>
                <w:noProof/>
                <w:webHidden/>
              </w:rPr>
              <w:instrText xml:space="preserve"> PAGEREF _Toc501723132 \h </w:instrText>
            </w:r>
            <w:r w:rsidR="005A252E">
              <w:rPr>
                <w:noProof/>
                <w:webHidden/>
              </w:rPr>
            </w:r>
            <w:r w:rsidR="005A252E">
              <w:rPr>
                <w:noProof/>
                <w:webHidden/>
              </w:rPr>
              <w:fldChar w:fldCharType="separate"/>
            </w:r>
            <w:r w:rsidR="005A252E">
              <w:rPr>
                <w:noProof/>
                <w:webHidden/>
              </w:rPr>
              <w:t>64</w:t>
            </w:r>
            <w:r w:rsidR="005A252E">
              <w:rPr>
                <w:noProof/>
                <w:webHidden/>
              </w:rPr>
              <w:fldChar w:fldCharType="end"/>
            </w:r>
          </w:hyperlink>
        </w:p>
        <w:p w:rsidR="005A252E" w:rsidRDefault="00531991">
          <w:pPr>
            <w:pStyle w:val="TM2"/>
            <w:tabs>
              <w:tab w:val="left" w:pos="880"/>
              <w:tab w:val="right" w:leader="dot" w:pos="9530"/>
            </w:tabs>
            <w:rPr>
              <w:rFonts w:asciiTheme="minorHAnsi" w:eastAsiaTheme="minorEastAsia" w:hAnsiTheme="minorHAnsi" w:cstheme="minorBidi"/>
              <w:noProof/>
              <w:sz w:val="22"/>
              <w:szCs w:val="22"/>
              <w:lang w:val="fr-FR" w:eastAsia="fr-FR"/>
            </w:rPr>
          </w:pPr>
          <w:hyperlink w:anchor="_Toc501723133" w:history="1">
            <w:r w:rsidR="005A252E" w:rsidRPr="00B97FB9">
              <w:rPr>
                <w:rStyle w:val="Lienhypertexte"/>
                <w:noProof/>
              </w:rPr>
              <w:t>4.5</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Production Environment</w:t>
            </w:r>
            <w:r w:rsidR="005A252E">
              <w:rPr>
                <w:noProof/>
                <w:webHidden/>
              </w:rPr>
              <w:tab/>
            </w:r>
            <w:r w:rsidR="005A252E">
              <w:rPr>
                <w:noProof/>
                <w:webHidden/>
              </w:rPr>
              <w:fldChar w:fldCharType="begin"/>
            </w:r>
            <w:r w:rsidR="005A252E">
              <w:rPr>
                <w:noProof/>
                <w:webHidden/>
              </w:rPr>
              <w:instrText xml:space="preserve"> PAGEREF _Toc501723133 \h </w:instrText>
            </w:r>
            <w:r w:rsidR="005A252E">
              <w:rPr>
                <w:noProof/>
                <w:webHidden/>
              </w:rPr>
            </w:r>
            <w:r w:rsidR="005A252E">
              <w:rPr>
                <w:noProof/>
                <w:webHidden/>
              </w:rPr>
              <w:fldChar w:fldCharType="separate"/>
            </w:r>
            <w:r w:rsidR="005A252E">
              <w:rPr>
                <w:noProof/>
                <w:webHidden/>
              </w:rPr>
              <w:t>65</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4" w:history="1">
            <w:r w:rsidR="005A252E" w:rsidRPr="00B97FB9">
              <w:rPr>
                <w:rStyle w:val="Lienhypertexte"/>
                <w:noProof/>
              </w:rPr>
              <w:t>4.5.1</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Production environment Configuration</w:t>
            </w:r>
            <w:r w:rsidR="005A252E">
              <w:rPr>
                <w:noProof/>
                <w:webHidden/>
              </w:rPr>
              <w:tab/>
            </w:r>
            <w:r w:rsidR="005A252E">
              <w:rPr>
                <w:noProof/>
                <w:webHidden/>
              </w:rPr>
              <w:fldChar w:fldCharType="begin"/>
            </w:r>
            <w:r w:rsidR="005A252E">
              <w:rPr>
                <w:noProof/>
                <w:webHidden/>
              </w:rPr>
              <w:instrText xml:space="preserve"> PAGEREF _Toc501723134 \h </w:instrText>
            </w:r>
            <w:r w:rsidR="005A252E">
              <w:rPr>
                <w:noProof/>
                <w:webHidden/>
              </w:rPr>
            </w:r>
            <w:r w:rsidR="005A252E">
              <w:rPr>
                <w:noProof/>
                <w:webHidden/>
              </w:rPr>
              <w:fldChar w:fldCharType="separate"/>
            </w:r>
            <w:r w:rsidR="005A252E">
              <w:rPr>
                <w:noProof/>
                <w:webHidden/>
              </w:rPr>
              <w:t>65</w:t>
            </w:r>
            <w:r w:rsidR="005A252E">
              <w:rPr>
                <w:noProof/>
                <w:webHidden/>
              </w:rPr>
              <w:fldChar w:fldCharType="end"/>
            </w:r>
          </w:hyperlink>
        </w:p>
        <w:p w:rsidR="005A252E" w:rsidRDefault="00531991">
          <w:pPr>
            <w:pStyle w:val="TM3"/>
            <w:tabs>
              <w:tab w:val="left" w:pos="1100"/>
              <w:tab w:val="right" w:leader="dot" w:pos="9530"/>
            </w:tabs>
            <w:rPr>
              <w:rFonts w:asciiTheme="minorHAnsi" w:eastAsiaTheme="minorEastAsia" w:hAnsiTheme="minorHAnsi" w:cstheme="minorBidi"/>
              <w:noProof/>
              <w:sz w:val="22"/>
              <w:szCs w:val="22"/>
              <w:lang w:val="fr-FR" w:eastAsia="fr-FR"/>
            </w:rPr>
          </w:pPr>
          <w:hyperlink w:anchor="_Toc501723135" w:history="1">
            <w:r w:rsidR="005A252E" w:rsidRPr="00B97FB9">
              <w:rPr>
                <w:rStyle w:val="Lienhypertexte"/>
                <w:noProof/>
              </w:rPr>
              <w:t>4.5.2</w:t>
            </w:r>
            <w:r w:rsidR="005A252E">
              <w:rPr>
                <w:rFonts w:asciiTheme="minorHAnsi" w:eastAsiaTheme="minorEastAsia" w:hAnsiTheme="minorHAnsi" w:cstheme="minorBidi"/>
                <w:noProof/>
                <w:sz w:val="22"/>
                <w:szCs w:val="22"/>
                <w:lang w:val="fr-FR" w:eastAsia="fr-FR"/>
              </w:rPr>
              <w:tab/>
            </w:r>
            <w:r w:rsidR="005A252E" w:rsidRPr="00B97FB9">
              <w:rPr>
                <w:rStyle w:val="Lienhypertexte"/>
                <w:noProof/>
              </w:rPr>
              <w:t>Supporting Production Infrastructure Configuration</w:t>
            </w:r>
            <w:r w:rsidR="005A252E">
              <w:rPr>
                <w:noProof/>
                <w:webHidden/>
              </w:rPr>
              <w:tab/>
            </w:r>
            <w:r w:rsidR="005A252E">
              <w:rPr>
                <w:noProof/>
                <w:webHidden/>
              </w:rPr>
              <w:fldChar w:fldCharType="begin"/>
            </w:r>
            <w:r w:rsidR="005A252E">
              <w:rPr>
                <w:noProof/>
                <w:webHidden/>
              </w:rPr>
              <w:instrText xml:space="preserve"> PAGEREF _Toc501723135 \h </w:instrText>
            </w:r>
            <w:r w:rsidR="005A252E">
              <w:rPr>
                <w:noProof/>
                <w:webHidden/>
              </w:rPr>
            </w:r>
            <w:r w:rsidR="005A252E">
              <w:rPr>
                <w:noProof/>
                <w:webHidden/>
              </w:rPr>
              <w:fldChar w:fldCharType="separate"/>
            </w:r>
            <w:r w:rsidR="005A252E">
              <w:rPr>
                <w:noProof/>
                <w:webHidden/>
              </w:rPr>
              <w:t>65</w:t>
            </w:r>
            <w:r w:rsidR="005A252E">
              <w:rPr>
                <w:noProof/>
                <w:webHidden/>
              </w:rPr>
              <w:fldChar w:fldCharType="end"/>
            </w:r>
          </w:hyperlink>
        </w:p>
        <w:p w:rsidR="002D7C8C" w:rsidRDefault="002D7C8C" w:rsidP="002D7C8C">
          <w:r>
            <w:fldChar w:fldCharType="end"/>
          </w:r>
        </w:p>
      </w:sdtContent>
    </w:sdt>
    <w:p w:rsidR="002D7C8C" w:rsidRDefault="002D7C8C" w:rsidP="002D7C8C">
      <w:pPr>
        <w:keepNext/>
        <w:ind w:left="720"/>
      </w:pPr>
    </w:p>
    <w:p w:rsidR="002D7C8C" w:rsidRDefault="002D7C8C" w:rsidP="002D7C8C">
      <w:pPr>
        <w:keepNext/>
        <w:ind w:left="720"/>
        <w:sectPr w:rsidR="002D7C8C" w:rsidSect="00AD2CAB">
          <w:headerReference w:type="default" r:id="rId11"/>
          <w:footerReference w:type="default" r:id="rId12"/>
          <w:pgSz w:w="12240" w:h="15840"/>
          <w:pgMar w:top="1440" w:right="900" w:bottom="1440" w:left="1800" w:header="720" w:footer="720" w:gutter="0"/>
          <w:cols w:space="720"/>
          <w:docGrid w:linePitch="360"/>
        </w:sectPr>
      </w:pPr>
    </w:p>
    <w:p w:rsidR="002D7C8C" w:rsidRDefault="002D7C8C" w:rsidP="002D7C8C">
      <w:pPr>
        <w:keepNext/>
        <w:ind w:left="720"/>
      </w:pPr>
    </w:p>
    <w:p w:rsidR="002D7C8C" w:rsidRPr="00E90DD4" w:rsidRDefault="002D7C8C" w:rsidP="0047663D">
      <w:pPr>
        <w:pStyle w:val="Titre1"/>
        <w:numPr>
          <w:ilvl w:val="0"/>
          <w:numId w:val="13"/>
        </w:numPr>
      </w:pPr>
      <w:bookmarkStart w:id="1" w:name="_Toc443813170"/>
      <w:bookmarkStart w:id="2" w:name="_Toc490368956"/>
      <w:bookmarkStart w:id="3" w:name="_Toc25640886"/>
      <w:bookmarkStart w:id="4" w:name="_Toc499823521"/>
      <w:bookmarkStart w:id="5" w:name="_Toc501722980"/>
      <w:bookmarkEnd w:id="0"/>
      <w:r w:rsidRPr="00E90DD4">
        <w:t>Section 1 DOCUMENT SCOPE</w:t>
      </w:r>
      <w:bookmarkStart w:id="6" w:name="_Toc443813173"/>
      <w:bookmarkStart w:id="7" w:name="_Toc490368959"/>
      <w:bookmarkEnd w:id="1"/>
      <w:bookmarkEnd w:id="2"/>
      <w:bookmarkEnd w:id="3"/>
      <w:bookmarkEnd w:id="4"/>
      <w:bookmarkEnd w:id="5"/>
    </w:p>
    <w:p w:rsidR="00C2495A" w:rsidRDefault="00C2495A" w:rsidP="00C2495A">
      <w:pPr>
        <w:pStyle w:val="Titre2"/>
      </w:pPr>
      <w:bookmarkStart w:id="8" w:name="_Toc499823522"/>
      <w:bookmarkStart w:id="9" w:name="_Toc501722981"/>
      <w:r>
        <w:t>Context</w:t>
      </w:r>
      <w:bookmarkEnd w:id="8"/>
      <w:bookmarkEnd w:id="9"/>
    </w:p>
    <w:p w:rsidR="002D7C8C" w:rsidRPr="0077092E" w:rsidRDefault="002D7C8C" w:rsidP="002D7C8C">
      <w:pPr>
        <w:rPr>
          <w:i/>
          <w:iCs/>
        </w:rPr>
      </w:pPr>
      <w:r w:rsidRPr="0077092E">
        <w:rPr>
          <w:b/>
          <w:i/>
          <w:iCs/>
        </w:rPr>
        <w:t xml:space="preserve">Document Scope </w:t>
      </w:r>
      <w:r w:rsidRPr="0077092E">
        <w:rPr>
          <w:i/>
          <w:iCs/>
        </w:rPr>
        <w:t>describes the context and the goals of this document in a narrative.</w:t>
      </w:r>
    </w:p>
    <w:p w:rsidR="005C1948" w:rsidRDefault="005C1948" w:rsidP="002D7C8C"/>
    <w:p w:rsidR="003035ED" w:rsidRDefault="002D7C8C" w:rsidP="002D7C8C">
      <w:r w:rsidRPr="0077092E">
        <w:t xml:space="preserve">This document describes the Technical </w:t>
      </w:r>
      <w:r w:rsidR="000D3A62">
        <w:t>Architecture of the IOT Smart City Platform</w:t>
      </w:r>
      <w:r w:rsidR="003035ED">
        <w:t xml:space="preserve"> that:</w:t>
      </w:r>
    </w:p>
    <w:p w:rsidR="007E118D" w:rsidRDefault="002D7C8C" w:rsidP="0047663D">
      <w:pPr>
        <w:pStyle w:val="Paragraphedeliste"/>
        <w:numPr>
          <w:ilvl w:val="0"/>
          <w:numId w:val="4"/>
        </w:numPr>
      </w:pPr>
      <w:r w:rsidRPr="0077092E">
        <w:t>satisfies business requirements as documen</w:t>
      </w:r>
      <w:r w:rsidR="003035ED">
        <w:t>ted in the r</w:t>
      </w:r>
      <w:r w:rsidR="00D25739">
        <w:t>oadmap</w:t>
      </w:r>
      <w:r w:rsidR="003035ED">
        <w:t xml:space="preserve"> (ref to provide)</w:t>
      </w:r>
      <w:r w:rsidR="007E118D">
        <w:t xml:space="preserve">, </w:t>
      </w:r>
    </w:p>
    <w:p w:rsidR="002D7C8C" w:rsidRDefault="002D7C8C" w:rsidP="0047663D">
      <w:pPr>
        <w:pStyle w:val="Paragraphedeliste"/>
        <w:numPr>
          <w:ilvl w:val="0"/>
          <w:numId w:val="4"/>
        </w:numPr>
      </w:pPr>
      <w:r w:rsidRPr="0077092E">
        <w:t>satisfies technical, operational and transitiona</w:t>
      </w:r>
      <w:r w:rsidR="00D25739">
        <w:t>l requirements</w:t>
      </w:r>
      <w:r w:rsidRPr="0077092E">
        <w:t>.</w:t>
      </w:r>
    </w:p>
    <w:p w:rsidR="00594361" w:rsidRDefault="00594361" w:rsidP="002B11BB"/>
    <w:p w:rsidR="00594361" w:rsidRDefault="00594361" w:rsidP="00594361">
      <w:r>
        <w:t xml:space="preserve">New technologies, particularly digital technologies, allow the development of new services and new uses for improving the quality of life </w:t>
      </w:r>
      <w:r w:rsidR="00A941F4">
        <w:t>in the respect the environment</w:t>
      </w:r>
      <w:r w:rsidR="00690ED8">
        <w:t xml:space="preserve"> in </w:t>
      </w:r>
      <w:r w:rsidR="008163B9">
        <w:t>today’s metropolis</w:t>
      </w:r>
      <w:r w:rsidR="00A941F4">
        <w:t>.</w:t>
      </w:r>
    </w:p>
    <w:p w:rsidR="00A941F4" w:rsidRDefault="00A941F4" w:rsidP="00594361">
      <w:r>
        <w:t>With the advent of IOT</w:t>
      </w:r>
      <w:r w:rsidR="008163B9">
        <w:t>, Big data and AI</w:t>
      </w:r>
      <w:r>
        <w:t>, the concept of smart city can come to reality</w:t>
      </w:r>
      <w:r w:rsidR="008163B9">
        <w:t>.</w:t>
      </w:r>
      <w:r>
        <w:t xml:space="preserve"> </w:t>
      </w:r>
    </w:p>
    <w:p w:rsidR="00594361" w:rsidRDefault="00594361" w:rsidP="00594361"/>
    <w:p w:rsidR="00594361" w:rsidRDefault="00594361" w:rsidP="00594361">
      <w:r>
        <w:t>To anticipate these paradigm shifts, the metropolis of Nice launched in 2008 under the leadership of Mr Estrosi, an initiative multichannel scale that aims to achieve the digital transformation of th</w:t>
      </w:r>
      <w:r w:rsidR="00A941F4">
        <w:t>e territory in the PACA region.</w:t>
      </w:r>
    </w:p>
    <w:p w:rsidR="00A941F4" w:rsidRDefault="00A941F4" w:rsidP="00594361"/>
    <w:p w:rsidR="00594361" w:rsidRDefault="00594361" w:rsidP="00594361">
      <w:r>
        <w:t>The main idea behind this major initiative lies in the establishment of complex synergies between local authorities, the university (Research and education) and economic actors (industry and start-ups).</w:t>
      </w:r>
    </w:p>
    <w:p w:rsidR="00594361" w:rsidRDefault="00594361" w:rsidP="00594361"/>
    <w:p w:rsidR="00594361" w:rsidRDefault="00594361" w:rsidP="00594361">
      <w:r>
        <w:t xml:space="preserve">These synergies are intended to develop the best technologies and uses them more successful in the service </w:t>
      </w:r>
      <w:r w:rsidR="005C1948">
        <w:t>to citizens</w:t>
      </w:r>
      <w:r>
        <w:t xml:space="preserve">. </w:t>
      </w:r>
    </w:p>
    <w:p w:rsidR="00594361" w:rsidRDefault="00594361" w:rsidP="00594361">
      <w:r>
        <w:t>Indeed, advanced technologies and the use intelligent interest data should allow today</w:t>
      </w:r>
      <w:r w:rsidR="005C1948">
        <w:t>,</w:t>
      </w:r>
      <w:r>
        <w:t xml:space="preserve"> to improve the quality of living, well-being and the functioning of the urban unit in the constraints of sustainable development.</w:t>
      </w:r>
    </w:p>
    <w:p w:rsidR="00594361" w:rsidRDefault="00594361" w:rsidP="00594361">
      <w:r>
        <w:t>The challenge for the Nice metropolis is also to maintain control of these while promoting economic spin-offs and job creation.</w:t>
      </w:r>
    </w:p>
    <w:p w:rsidR="00594361" w:rsidRDefault="00594361" w:rsidP="00594361"/>
    <w:p w:rsidR="00594361" w:rsidRDefault="00594361" w:rsidP="00594361">
      <w:r>
        <w:t xml:space="preserve">The recent obtaining of the label IDEX (January 2016) ideally positions the metropolis of Nice and the Côte d'Azur University (UCA) in the national pole of excellence and therefore European. </w:t>
      </w:r>
    </w:p>
    <w:p w:rsidR="00594361" w:rsidRDefault="00594361" w:rsidP="00594361"/>
    <w:p w:rsidR="00594361" w:rsidRDefault="00594361" w:rsidP="00594361">
      <w:r>
        <w:t>The IDEX and the Nice metropolis have chosen to strengthen, in particular three complementary axes: smart-city, health / silver economy and telco / electronics.</w:t>
      </w:r>
    </w:p>
    <w:p w:rsidR="00594361" w:rsidRDefault="00594361" w:rsidP="00594361"/>
    <w:p w:rsidR="00594361" w:rsidRDefault="00594361" w:rsidP="00594361">
      <w:r>
        <w:t>These cutting-edge technological and societal initiatives are part of an organization</w:t>
      </w:r>
    </w:p>
    <w:p w:rsidR="00594361" w:rsidRDefault="00594361" w:rsidP="00594361">
      <w:r>
        <w:t>rationality of the territory:</w:t>
      </w:r>
    </w:p>
    <w:p w:rsidR="00594361" w:rsidRDefault="00594361" w:rsidP="0047663D">
      <w:pPr>
        <w:pStyle w:val="Paragraphedeliste"/>
        <w:numPr>
          <w:ilvl w:val="0"/>
          <w:numId w:val="30"/>
        </w:numPr>
      </w:pPr>
      <w:r>
        <w:t>The plain of Var for Eco-Valley / smart-city</w:t>
      </w:r>
    </w:p>
    <w:p w:rsidR="00594361" w:rsidRDefault="00594361" w:rsidP="0047663D">
      <w:pPr>
        <w:pStyle w:val="Paragraphedeliste"/>
        <w:numPr>
          <w:ilvl w:val="0"/>
          <w:numId w:val="30"/>
        </w:numPr>
      </w:pPr>
      <w:r>
        <w:t>Pasteur area for health / silver economy</w:t>
      </w:r>
    </w:p>
    <w:p w:rsidR="00594361" w:rsidRDefault="007E2597" w:rsidP="0047663D">
      <w:pPr>
        <w:pStyle w:val="Paragraphedeliste"/>
        <w:numPr>
          <w:ilvl w:val="0"/>
          <w:numId w:val="30"/>
        </w:numPr>
      </w:pPr>
      <w:r>
        <w:t>Sophia-</w:t>
      </w:r>
      <w:r w:rsidR="00594361">
        <w:t>Antipolis for electronics / Telco</w:t>
      </w:r>
      <w:r w:rsidR="0008019D">
        <w:t xml:space="preserve"> / Pharmaceutical /</w:t>
      </w:r>
    </w:p>
    <w:p w:rsidR="00594361" w:rsidRDefault="00594361" w:rsidP="00594361">
      <w:pPr>
        <w:ind w:left="360"/>
      </w:pPr>
    </w:p>
    <w:p w:rsidR="00594361" w:rsidRDefault="00594361" w:rsidP="00594361">
      <w:r>
        <w:t>The coherence and functionality of the whole are strategically driven by the public transport network including the T2 and T3 tram lines which will connect directly to the airport and train station, eco-valley and Arenas stadium.</w:t>
      </w:r>
    </w:p>
    <w:p w:rsidR="00594361" w:rsidRDefault="00594361" w:rsidP="00594361">
      <w:r>
        <w:t>Local and university authorities have therefore established a single framework facilitating the functional translation of the most advanced concepts from laboratories to the end user. Small and large businesses have all the keys to development of innovations and their economic projects.</w:t>
      </w:r>
    </w:p>
    <w:p w:rsidR="00D41DAA" w:rsidRDefault="00D41DAA" w:rsidP="00594361"/>
    <w:p w:rsidR="007E2597" w:rsidRDefault="00D41DAA" w:rsidP="00594361">
      <w:r>
        <w:t>In order</w:t>
      </w:r>
      <w:r w:rsidR="002409F4">
        <w:t>,</w:t>
      </w:r>
      <w:r>
        <w:t xml:space="preserve"> to make this</w:t>
      </w:r>
      <w:r w:rsidR="004C57CA">
        <w:t xml:space="preserve"> transformation into a smart city,</w:t>
      </w:r>
      <w:r>
        <w:t xml:space="preserve"> a reality</w:t>
      </w:r>
      <w:r w:rsidR="004C57CA">
        <w:t>,</w:t>
      </w:r>
      <w:r>
        <w:t xml:space="preserve"> Nice Metropolis after a period of POC, have decided to </w:t>
      </w:r>
      <w:r w:rsidR="007E2597">
        <w:t>reach a new level.</w:t>
      </w:r>
    </w:p>
    <w:p w:rsidR="007E2597" w:rsidRDefault="007E2597" w:rsidP="00594361"/>
    <w:p w:rsidR="007E2597" w:rsidRDefault="007E2597" w:rsidP="00594361">
      <w:r>
        <w:t>The main objectives for this transformation are among:</w:t>
      </w:r>
    </w:p>
    <w:p w:rsidR="007E2597" w:rsidRDefault="007E2597" w:rsidP="0047663D">
      <w:pPr>
        <w:pStyle w:val="Paragraphedeliste"/>
        <w:numPr>
          <w:ilvl w:val="0"/>
          <w:numId w:val="32"/>
        </w:numPr>
      </w:pPr>
      <w:r>
        <w:t>Provide a coherent and efficient framework for application development</w:t>
      </w:r>
    </w:p>
    <w:p w:rsidR="007E2597" w:rsidRDefault="00DB58EA" w:rsidP="0047663D">
      <w:pPr>
        <w:pStyle w:val="Paragraphedeliste"/>
        <w:numPr>
          <w:ilvl w:val="0"/>
          <w:numId w:val="31"/>
        </w:numPr>
      </w:pPr>
      <w:r>
        <w:t>App store and Market Place</w:t>
      </w:r>
    </w:p>
    <w:p w:rsidR="007E2597" w:rsidRDefault="007E2597" w:rsidP="0047663D">
      <w:pPr>
        <w:pStyle w:val="Paragraphedeliste"/>
        <w:numPr>
          <w:ilvl w:val="0"/>
          <w:numId w:val="31"/>
        </w:numPr>
      </w:pPr>
      <w:r>
        <w:t>Open data</w:t>
      </w:r>
    </w:p>
    <w:p w:rsidR="007E2597" w:rsidRDefault="007E2597" w:rsidP="0047663D">
      <w:pPr>
        <w:pStyle w:val="Paragraphedeliste"/>
        <w:numPr>
          <w:ilvl w:val="0"/>
          <w:numId w:val="31"/>
        </w:numPr>
      </w:pPr>
      <w:r>
        <w:lastRenderedPageBreak/>
        <w:t>Labeling of applications</w:t>
      </w:r>
    </w:p>
    <w:p w:rsidR="007E2597" w:rsidRDefault="007E2597" w:rsidP="0047663D">
      <w:pPr>
        <w:pStyle w:val="Paragraphedeliste"/>
        <w:numPr>
          <w:ilvl w:val="0"/>
          <w:numId w:val="31"/>
        </w:numPr>
      </w:pPr>
      <w:r>
        <w:t>Better visibility for users</w:t>
      </w:r>
    </w:p>
    <w:p w:rsidR="007E2597" w:rsidRDefault="007E2597" w:rsidP="007E2597"/>
    <w:p w:rsidR="00E33ED8" w:rsidRDefault="00E33ED8" w:rsidP="007E2597"/>
    <w:p w:rsidR="007E2597" w:rsidRDefault="007E2597" w:rsidP="0047663D">
      <w:pPr>
        <w:pStyle w:val="Paragraphedeliste"/>
        <w:numPr>
          <w:ilvl w:val="0"/>
          <w:numId w:val="32"/>
        </w:numPr>
      </w:pPr>
      <w:r>
        <w:t>Aggregate the different sensor subnetworks into a metropolitan collection backbone network</w:t>
      </w:r>
    </w:p>
    <w:p w:rsidR="007E2597" w:rsidRDefault="007E2597" w:rsidP="0047663D">
      <w:pPr>
        <w:pStyle w:val="Paragraphedeliste"/>
        <w:numPr>
          <w:ilvl w:val="0"/>
          <w:numId w:val="31"/>
        </w:numPr>
      </w:pPr>
      <w:r>
        <w:t>Adopt a logic of optimization and rationalization</w:t>
      </w:r>
    </w:p>
    <w:p w:rsidR="007E2597" w:rsidRDefault="007E2597" w:rsidP="0047663D">
      <w:pPr>
        <w:pStyle w:val="Paragraphedeliste"/>
        <w:numPr>
          <w:ilvl w:val="0"/>
          <w:numId w:val="31"/>
        </w:numPr>
      </w:pPr>
      <w:r>
        <w:t>Capitalize on existing networks managed by the ISD (470 km of fiber optics, radio bridges, VPN-M2M)</w:t>
      </w:r>
    </w:p>
    <w:p w:rsidR="007E2597" w:rsidRDefault="007E2597" w:rsidP="0047663D">
      <w:pPr>
        <w:pStyle w:val="Paragraphedeliste"/>
        <w:numPr>
          <w:ilvl w:val="0"/>
          <w:numId w:val="32"/>
        </w:numPr>
      </w:pPr>
      <w:r>
        <w:t>Standardize and store information to facilitate collaboration between operational departments</w:t>
      </w:r>
    </w:p>
    <w:p w:rsidR="007E2597" w:rsidRDefault="007E2597" w:rsidP="0047663D">
      <w:pPr>
        <w:pStyle w:val="Paragraphedeliste"/>
        <w:numPr>
          <w:ilvl w:val="0"/>
          <w:numId w:val="32"/>
        </w:numPr>
      </w:pPr>
      <w:r>
        <w:t>Share and enrich these data by experimenting with industrialists, laboratories, researchers, communities, citizens, ...</w:t>
      </w:r>
    </w:p>
    <w:p w:rsidR="007E2597" w:rsidRDefault="007E2597" w:rsidP="0047663D">
      <w:pPr>
        <w:pStyle w:val="Paragraphedeliste"/>
        <w:numPr>
          <w:ilvl w:val="0"/>
          <w:numId w:val="32"/>
        </w:numPr>
      </w:pPr>
      <w:r>
        <w:t>Update continuously various predictions by integrating real-time data</w:t>
      </w:r>
    </w:p>
    <w:p w:rsidR="007E2597" w:rsidRDefault="007E2597" w:rsidP="0047663D">
      <w:pPr>
        <w:pStyle w:val="Paragraphedeliste"/>
        <w:numPr>
          <w:ilvl w:val="0"/>
          <w:numId w:val="32"/>
        </w:numPr>
      </w:pPr>
      <w:r>
        <w:t>Develop a</w:t>
      </w:r>
      <w:r w:rsidR="00756471">
        <w:t>n</w:t>
      </w:r>
      <w:r>
        <w:t xml:space="preserve"> </w:t>
      </w:r>
      <w:r w:rsidR="00756471">
        <w:t>hyper-vision</w:t>
      </w:r>
      <w:r>
        <w:t xml:space="preserve"> system for the management of exceptional events (floods, demonstrations, disorders, ...)</w:t>
      </w:r>
    </w:p>
    <w:p w:rsidR="00AF2CB1" w:rsidRDefault="00AF2CB1" w:rsidP="00AF2CB1"/>
    <w:p w:rsidR="00D41DAA" w:rsidRDefault="007E2597" w:rsidP="00AF2CB1">
      <w:r>
        <w:t>T</w:t>
      </w:r>
      <w:r w:rsidR="006424D1">
        <w:t>herefore</w:t>
      </w:r>
      <w:r>
        <w:t>,</w:t>
      </w:r>
      <w:r w:rsidR="006424D1">
        <w:t xml:space="preserve"> after a study conducted by Eridanis on the state of art of IOT platform</w:t>
      </w:r>
      <w:r w:rsidR="00751A5B">
        <w:t>s</w:t>
      </w:r>
      <w:r w:rsidR="006424D1">
        <w:t xml:space="preserve"> for Smart City</w:t>
      </w:r>
      <w:r w:rsidR="002409F4">
        <w:t xml:space="preserve">, </w:t>
      </w:r>
      <w:r w:rsidR="00751A5B">
        <w:t>a r</w:t>
      </w:r>
      <w:r w:rsidR="002409F4">
        <w:t xml:space="preserve">oadmap </w:t>
      </w:r>
      <w:r w:rsidR="00751A5B">
        <w:t xml:space="preserve">has been provided </w:t>
      </w:r>
      <w:r w:rsidR="002409F4">
        <w:t>for the setup of such a system</w:t>
      </w:r>
      <w:r w:rsidR="0036158F">
        <w:t>, based mainly on Fiware</w:t>
      </w:r>
      <w:r w:rsidR="002409F4">
        <w:t>.</w:t>
      </w:r>
    </w:p>
    <w:p w:rsidR="00594361" w:rsidRDefault="00594361" w:rsidP="002B11BB"/>
    <w:p w:rsidR="002B11BB" w:rsidRDefault="002B11BB" w:rsidP="002B11BB">
      <w:r>
        <w:t>In the referenced roadmap document</w:t>
      </w:r>
      <w:r w:rsidR="008673C6">
        <w:t>,</w:t>
      </w:r>
      <w:r>
        <w:t xml:space="preserve"> </w:t>
      </w:r>
      <w:r w:rsidR="008673C6">
        <w:t>the needs have</w:t>
      </w:r>
      <w:r>
        <w:t xml:space="preserve"> been described through the following </w:t>
      </w:r>
      <w:r w:rsidR="00031F83">
        <w:t xml:space="preserve">global </w:t>
      </w:r>
      <w:r>
        <w:t>schema:</w:t>
      </w:r>
    </w:p>
    <w:p w:rsidR="002B11BB" w:rsidRDefault="002B11BB" w:rsidP="002B11BB"/>
    <w:p w:rsidR="00031F83" w:rsidRDefault="002B11BB" w:rsidP="00031F83">
      <w:pPr>
        <w:keepNext/>
      </w:pPr>
      <w:r>
        <w:rPr>
          <w:noProof/>
          <w:lang w:val="fr-FR" w:eastAsia="fr-FR"/>
        </w:rPr>
        <w:drawing>
          <wp:inline distT="0" distB="0" distL="0" distR="0" wp14:editId="1AA7DF3D">
            <wp:extent cx="6000750" cy="2945537"/>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uille de route MNCA IOT Platfor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0750" cy="2945537"/>
                    </a:xfrm>
                    <a:prstGeom prst="rect">
                      <a:avLst/>
                    </a:prstGeom>
                  </pic:spPr>
                </pic:pic>
              </a:graphicData>
            </a:graphic>
          </wp:inline>
        </w:drawing>
      </w:r>
    </w:p>
    <w:p w:rsidR="002B11BB" w:rsidRPr="0077092E" w:rsidRDefault="00031F83" w:rsidP="00031F83">
      <w:pPr>
        <w:pStyle w:val="Lgende"/>
      </w:pPr>
      <w:r>
        <w:t xml:space="preserve">Figure </w:t>
      </w:r>
      <w:r>
        <w:fldChar w:fldCharType="begin"/>
      </w:r>
      <w:r>
        <w:instrText xml:space="preserve"> SEQ Figure \* ARABIC </w:instrText>
      </w:r>
      <w:r>
        <w:fldChar w:fldCharType="separate"/>
      </w:r>
      <w:r w:rsidR="00A27A1E">
        <w:rPr>
          <w:noProof/>
        </w:rPr>
        <w:t>1</w:t>
      </w:r>
      <w:r>
        <w:fldChar w:fldCharType="end"/>
      </w:r>
      <w:r>
        <w:t>: Target Logical Smart City</w:t>
      </w:r>
      <w:r w:rsidR="004F409D">
        <w:t xml:space="preserve"> Platform</w:t>
      </w:r>
    </w:p>
    <w:p w:rsidR="002D7C8C" w:rsidRPr="0077092E" w:rsidRDefault="002D7C8C" w:rsidP="002D7C8C"/>
    <w:p w:rsidR="002D7C8C" w:rsidRPr="0077092E" w:rsidRDefault="002D7C8C" w:rsidP="002D7C8C">
      <w:r w:rsidRPr="0077092E">
        <w:t>The goal of this Technical Architecture is to define the technologies, products, and techniqu</w:t>
      </w:r>
      <w:r w:rsidR="00D25739">
        <w:t>es necessary to install</w:t>
      </w:r>
      <w:r w:rsidRPr="0077092E">
        <w:t xml:space="preserve"> and support the system, and to ensure that the system components are compatible and comply with the enterprise-wide standards and</w:t>
      </w:r>
      <w:r w:rsidR="00D25739">
        <w:t xml:space="preserve"> direction defined by </w:t>
      </w:r>
      <w:r w:rsidR="005B610C">
        <w:t xml:space="preserve">Nice Côte d’Azur </w:t>
      </w:r>
      <w:r w:rsidR="003035ED">
        <w:t xml:space="preserve">metropolis (hereafter </w:t>
      </w:r>
      <w:r w:rsidR="0046388E">
        <w:t xml:space="preserve">referred </w:t>
      </w:r>
      <w:r w:rsidR="003035ED">
        <w:t xml:space="preserve">as </w:t>
      </w:r>
      <w:r w:rsidR="00D25739">
        <w:t>MNCA</w:t>
      </w:r>
      <w:r w:rsidR="003035ED">
        <w:t>)</w:t>
      </w:r>
      <w:r w:rsidRPr="0077092E">
        <w:t>.</w:t>
      </w:r>
    </w:p>
    <w:p w:rsidR="002D7C8C" w:rsidRPr="0077092E" w:rsidRDefault="002D7C8C" w:rsidP="002D7C8C"/>
    <w:p w:rsidR="002D7C8C" w:rsidRPr="0077092E" w:rsidRDefault="002D7C8C" w:rsidP="002D7C8C">
      <w:r w:rsidRPr="0077092E">
        <w:t>This document will also:</w:t>
      </w:r>
    </w:p>
    <w:p w:rsidR="002D7C8C" w:rsidRPr="0077092E" w:rsidRDefault="002D7C8C" w:rsidP="0047663D">
      <w:pPr>
        <w:pStyle w:val="Paragraphedeliste"/>
        <w:numPr>
          <w:ilvl w:val="0"/>
          <w:numId w:val="3"/>
        </w:numPr>
      </w:pPr>
      <w:r w:rsidRPr="0077092E">
        <w:t>Identify and explain the risks inherent in this Technical Architecture;</w:t>
      </w:r>
    </w:p>
    <w:p w:rsidR="002D7C8C" w:rsidRPr="0077092E" w:rsidRDefault="002D7C8C" w:rsidP="0047663D">
      <w:pPr>
        <w:pStyle w:val="Paragraphedeliste"/>
        <w:numPr>
          <w:ilvl w:val="0"/>
          <w:numId w:val="3"/>
        </w:numPr>
      </w:pPr>
      <w:r w:rsidRPr="0077092E">
        <w:t>Define baseline sizing, archiving and performance requirements;</w:t>
      </w:r>
    </w:p>
    <w:p w:rsidR="002D7C8C" w:rsidRDefault="002D7C8C" w:rsidP="0047663D">
      <w:pPr>
        <w:pStyle w:val="Paragraphedeliste"/>
        <w:numPr>
          <w:ilvl w:val="0"/>
          <w:numId w:val="3"/>
        </w:numPr>
      </w:pPr>
      <w:r w:rsidRPr="0077092E">
        <w:t>Identify the hardware and software specifications for the Development, Testing, QA and Production environments;</w:t>
      </w:r>
    </w:p>
    <w:p w:rsidR="007E118D" w:rsidRPr="0077092E" w:rsidRDefault="007E118D" w:rsidP="0047663D">
      <w:pPr>
        <w:pStyle w:val="Paragraphedeliste"/>
        <w:numPr>
          <w:ilvl w:val="0"/>
          <w:numId w:val="3"/>
        </w:numPr>
      </w:pPr>
      <w:r>
        <w:t xml:space="preserve">Identify monitoring and support tools for </w:t>
      </w:r>
      <w:r w:rsidRPr="007E118D">
        <w:t>maintenance in operational condition</w:t>
      </w:r>
    </w:p>
    <w:p w:rsidR="002D7C8C" w:rsidRPr="0077092E" w:rsidRDefault="007E118D" w:rsidP="0047663D">
      <w:pPr>
        <w:pStyle w:val="Paragraphedeliste"/>
        <w:numPr>
          <w:ilvl w:val="0"/>
          <w:numId w:val="3"/>
        </w:numPr>
      </w:pPr>
      <w:r>
        <w:t xml:space="preserve">Define procedures for data </w:t>
      </w:r>
      <w:r w:rsidR="002D7C8C" w:rsidRPr="0077092E">
        <w:t>migration among the environments</w:t>
      </w:r>
      <w:r w:rsidR="005D6BD6">
        <w:t xml:space="preserve"> (current </w:t>
      </w:r>
      <w:r w:rsidR="00F5504D">
        <w:t>data warehouse</w:t>
      </w:r>
      <w:r w:rsidR="00C4570E">
        <w:t>)</w:t>
      </w:r>
      <w:r w:rsidR="002D7C8C" w:rsidRPr="0077092E">
        <w:t>.</w:t>
      </w:r>
    </w:p>
    <w:p w:rsidR="002D7C8C" w:rsidRPr="0077092E" w:rsidRDefault="002D7C8C" w:rsidP="002D7C8C"/>
    <w:p w:rsidR="00D20A54" w:rsidRDefault="00D20A54">
      <w:pPr>
        <w:spacing w:after="160" w:line="259" w:lineRule="auto"/>
        <w:rPr>
          <w:lang w:val="en-GB"/>
        </w:rPr>
      </w:pPr>
    </w:p>
    <w:p w:rsidR="00C2495A" w:rsidRDefault="00C2495A" w:rsidP="00C2495A">
      <w:pPr>
        <w:pStyle w:val="Titre2"/>
      </w:pPr>
      <w:bookmarkStart w:id="10" w:name="_Toc499823523"/>
      <w:bookmarkStart w:id="11" w:name="_Toc501722982"/>
      <w:r>
        <w:t>G</w:t>
      </w:r>
      <w:r w:rsidRPr="00C2495A">
        <w:t>lossary</w:t>
      </w:r>
      <w:bookmarkEnd w:id="10"/>
      <w:bookmarkEnd w:id="11"/>
    </w:p>
    <w:p w:rsidR="00C2495A" w:rsidRDefault="00C2495A" w:rsidP="00C2495A"/>
    <w:p w:rsidR="00722406" w:rsidRDefault="00722406" w:rsidP="002F3448">
      <w:r>
        <w:rPr>
          <w:b/>
        </w:rPr>
        <w:t xml:space="preserve">SOA: </w:t>
      </w:r>
      <w:r>
        <w:t xml:space="preserve">Service Oriented Architecture, </w:t>
      </w:r>
      <w:r w:rsidRPr="00722406">
        <w:t>is a style of software design where services are provided to the other components by application components, through a communication protocol over a network.</w:t>
      </w:r>
    </w:p>
    <w:p w:rsidR="00722406" w:rsidRPr="00722406" w:rsidRDefault="00722406" w:rsidP="002F3448">
      <w:r w:rsidRPr="00722406">
        <w:rPr>
          <w:b/>
        </w:rPr>
        <w:t>Micro Services Architecture</w:t>
      </w:r>
      <w:r>
        <w:t xml:space="preserve">: </w:t>
      </w:r>
      <w:r w:rsidRPr="00722406">
        <w:t xml:space="preserve">Microservices is a variant of the </w:t>
      </w:r>
      <w:r w:rsidR="008E6CE1">
        <w:t>Service-Oriented A</w:t>
      </w:r>
      <w:r w:rsidRPr="00722406">
        <w:t>rchitecture (SOA) architectural style that structures an application as a collection of loosely coupled services. In a microservices architecture, services should be fine-grained and the protocols should be lightweight</w:t>
      </w:r>
      <w:r>
        <w:t>, it n</w:t>
      </w:r>
      <w:r w:rsidRPr="00722406">
        <w:t>aturally enforces a modular structure.</w:t>
      </w:r>
    </w:p>
    <w:p w:rsidR="002F3448" w:rsidRDefault="002F3448" w:rsidP="002F3448">
      <w:r w:rsidRPr="00144DA2">
        <w:rPr>
          <w:b/>
        </w:rPr>
        <w:t>FIWARE</w:t>
      </w:r>
      <w:r>
        <w:t xml:space="preserve">: </w:t>
      </w:r>
      <w:r w:rsidRPr="00144DA2">
        <w:t>is an independent open community whose mem</w:t>
      </w:r>
      <w:r>
        <w:t>bers are committed to materializ</w:t>
      </w:r>
      <w:r w:rsidRPr="00144DA2">
        <w:t>e the FIWARE mission, that is: “to build an open sustainable ecosystem around public, royalty-free and implementation-driven software platform standards that will ease the development of new Smart Applications in multiple sectors”.</w:t>
      </w:r>
    </w:p>
    <w:p w:rsidR="000B0375" w:rsidRPr="000B0375" w:rsidRDefault="00293E95" w:rsidP="000B0375">
      <w:r w:rsidRPr="00293E95">
        <w:rPr>
          <w:b/>
        </w:rPr>
        <w:t>Fiware</w:t>
      </w:r>
      <w:r w:rsidR="002F3448">
        <w:rPr>
          <w:b/>
        </w:rPr>
        <w:t xml:space="preserve"> platform</w:t>
      </w:r>
      <w:r>
        <w:t xml:space="preserve">: </w:t>
      </w:r>
      <w:r w:rsidR="002F3448">
        <w:t xml:space="preserve">is a </w:t>
      </w:r>
      <w:r>
        <w:t>platform providing</w:t>
      </w:r>
      <w:r w:rsidRPr="00C2495A">
        <w:t xml:space="preserve"> a simple </w:t>
      </w:r>
      <w:r>
        <w:t>but powerful set of APIs</w:t>
      </w:r>
      <w:r w:rsidRPr="00C2495A">
        <w:t xml:space="preserve"> that ease the development of Smart</w:t>
      </w:r>
      <w:r>
        <w:t xml:space="preserve"> </w:t>
      </w:r>
      <w:r w:rsidRPr="00C2495A">
        <w:t>Applications in multiple vertical sectors</w:t>
      </w:r>
      <w:r w:rsidR="002E6579">
        <w:t xml:space="preserve">: </w:t>
      </w:r>
      <w:hyperlink r:id="rId14" w:history="1">
        <w:r w:rsidR="002E6579" w:rsidRPr="002E6579">
          <w:rPr>
            <w:rStyle w:val="Lienhypertexte"/>
          </w:rPr>
          <w:t>https://www.fiware.org/</w:t>
        </w:r>
      </w:hyperlink>
      <w:r w:rsidR="000B0375">
        <w:rPr>
          <w:rStyle w:val="Lienhypertexte"/>
        </w:rPr>
        <w:t>,</w:t>
      </w:r>
      <w:r w:rsidR="000B0375">
        <w:rPr>
          <w:rStyle w:val="Lienhypertexte"/>
          <w:color w:val="auto"/>
          <w:u w:val="none"/>
        </w:rPr>
        <w:t xml:space="preserve"> it is based mainly on a Micro Services Architecture, where components expose RESTful APIs.</w:t>
      </w:r>
    </w:p>
    <w:p w:rsidR="00C2495A" w:rsidRDefault="00C2495A" w:rsidP="00C2495A">
      <w:r w:rsidRPr="00293E95">
        <w:rPr>
          <w:b/>
        </w:rPr>
        <w:t>IOT</w:t>
      </w:r>
      <w:r>
        <w:t>: Internet Of Things</w:t>
      </w:r>
    </w:p>
    <w:p w:rsidR="00C2495A" w:rsidRDefault="00C2495A" w:rsidP="00C2495A">
      <w:r w:rsidRPr="00293E95">
        <w:rPr>
          <w:b/>
        </w:rPr>
        <w:t>OMA</w:t>
      </w:r>
      <w:r>
        <w:t xml:space="preserve">: </w:t>
      </w:r>
      <w:hyperlink r:id="rId15" w:history="1">
        <w:r w:rsidRPr="000F1B81">
          <w:rPr>
            <w:rStyle w:val="Lienhypertexte"/>
          </w:rPr>
          <w:t>Open Mobile Alliance</w:t>
        </w:r>
      </w:hyperlink>
      <w:r w:rsidR="002E6579">
        <w:t xml:space="preserve"> : </w:t>
      </w:r>
      <w:r w:rsidR="000F1B81" w:rsidRPr="000F1B81">
        <w:t>OMA is a non-profit organization that delivers open specifications for creating interoperable services that work across all geographical boundaries, on any bearer network.</w:t>
      </w:r>
    </w:p>
    <w:p w:rsidR="00CF6314" w:rsidRDefault="00CF6314" w:rsidP="00210DB4">
      <w:r w:rsidRPr="00CF6314">
        <w:rPr>
          <w:b/>
          <w:shd w:val="clear" w:color="auto" w:fill="FCFCFC"/>
        </w:rPr>
        <w:t>TM Forum</w:t>
      </w:r>
      <w:r>
        <w:rPr>
          <w:shd w:val="clear" w:color="auto" w:fill="FCFCFC"/>
        </w:rPr>
        <w:t xml:space="preserve">: </w:t>
      </w:r>
      <w:hyperlink r:id="rId16" w:history="1">
        <w:r w:rsidR="00B8065D" w:rsidRPr="009161DF">
          <w:rPr>
            <w:rStyle w:val="Lienhypertexte"/>
            <w:shd w:val="clear" w:color="auto" w:fill="FCFCFC"/>
          </w:rPr>
          <w:t>TM Forum</w:t>
        </w:r>
      </w:hyperlink>
      <w:r w:rsidR="00B8065D">
        <w:rPr>
          <w:shd w:val="clear" w:color="auto" w:fill="FCFCFC"/>
        </w:rPr>
        <w:t xml:space="preserve"> </w:t>
      </w:r>
      <w:r w:rsidRPr="00CF6314">
        <w:rPr>
          <w:shd w:val="clear" w:color="auto" w:fill="FCFCFC"/>
        </w:rPr>
        <w:t>is the global industry association that drives digital transformation of the communications industry through collaboration.</w:t>
      </w:r>
    </w:p>
    <w:p w:rsidR="009118F2" w:rsidRDefault="009118F2" w:rsidP="00C2495A">
      <w:r w:rsidRPr="00293E95">
        <w:rPr>
          <w:b/>
        </w:rPr>
        <w:t>GE</w:t>
      </w:r>
      <w:r w:rsidR="000F1B81">
        <w:t>: Generic</w:t>
      </w:r>
      <w:r>
        <w:t xml:space="preserve"> Enabler</w:t>
      </w:r>
      <w:r w:rsidR="00604526">
        <w:t xml:space="preserve">, Fiware </w:t>
      </w:r>
      <w:r w:rsidR="000F1B81">
        <w:t xml:space="preserve">used </w:t>
      </w:r>
      <w:r w:rsidR="00604526">
        <w:t>terminology to design an essential module of the platform</w:t>
      </w:r>
    </w:p>
    <w:p w:rsidR="00C2495A" w:rsidRDefault="00C2495A" w:rsidP="00C2495A">
      <w:r w:rsidRPr="00293E95">
        <w:rPr>
          <w:b/>
        </w:rPr>
        <w:t>API</w:t>
      </w:r>
      <w:r>
        <w:t>:</w:t>
      </w:r>
      <w:r w:rsidRPr="00C2495A">
        <w:t xml:space="preserve"> App</w:t>
      </w:r>
      <w:r w:rsidR="00C87333">
        <w:t>lication Programming Interface</w:t>
      </w:r>
    </w:p>
    <w:p w:rsidR="00EA7075" w:rsidRDefault="00EA7075" w:rsidP="00C2495A">
      <w:r w:rsidRPr="008673C6">
        <w:rPr>
          <w:b/>
        </w:rPr>
        <w:t>RESTful API</w:t>
      </w:r>
      <w:r>
        <w:t xml:space="preserve">: </w:t>
      </w:r>
      <w:r w:rsidR="008673C6" w:rsidRPr="008673C6">
        <w:t>also referre</w:t>
      </w:r>
      <w:r w:rsidR="008673C6">
        <w:t>d to as a RESTful web service, it</w:t>
      </w:r>
      <w:r w:rsidR="008673C6" w:rsidRPr="008673C6">
        <w:t xml:space="preserve"> is based on representational state transfer (</w:t>
      </w:r>
      <w:hyperlink r:id="rId17" w:history="1">
        <w:r w:rsidR="008673C6" w:rsidRPr="008673C6">
          <w:rPr>
            <w:rStyle w:val="Lienhypertexte"/>
          </w:rPr>
          <w:t>REST</w:t>
        </w:r>
      </w:hyperlink>
      <w:r w:rsidR="008673C6" w:rsidRPr="008673C6">
        <w:t>) technology, an architectural style and approach to communications often used in web services development</w:t>
      </w:r>
      <w:r w:rsidR="008673C6">
        <w:t xml:space="preserve"> as an alternative to </w:t>
      </w:r>
      <w:hyperlink r:id="rId18" w:history="1">
        <w:r w:rsidR="008673C6" w:rsidRPr="008673C6">
          <w:rPr>
            <w:rStyle w:val="Lienhypertexte"/>
          </w:rPr>
          <w:t>SOAP</w:t>
        </w:r>
      </w:hyperlink>
      <w:r w:rsidR="008673C6" w:rsidRPr="008673C6">
        <w:t>.</w:t>
      </w:r>
    </w:p>
    <w:p w:rsidR="00D914E7" w:rsidRDefault="00293E95" w:rsidP="00D914E7">
      <w:r w:rsidRPr="00697A16">
        <w:rPr>
          <w:b/>
        </w:rPr>
        <w:t>Context Broker</w:t>
      </w:r>
      <w:r>
        <w:t xml:space="preserve">: </w:t>
      </w:r>
      <w:r w:rsidR="00D914E7">
        <w:t>According to Gartner:</w:t>
      </w:r>
    </w:p>
    <w:p w:rsidR="00293E95" w:rsidRDefault="00D914E7" w:rsidP="00D914E7">
      <w:r>
        <w:t>“A context broker is a service that is designed to gather reachable context data of a variety of types, sources and velocity. It then applies conditioning, integration, rules and analytics to derive the reduced prepared context data, actionable at a point of business decision by a system or a human.”</w:t>
      </w:r>
    </w:p>
    <w:p w:rsidR="002F3448" w:rsidRDefault="002F3448" w:rsidP="00D914E7">
      <w:r>
        <w:t>F</w:t>
      </w:r>
      <w:r w:rsidRPr="002F3448">
        <w:t>unctionally speaking, context enables the data to be empowered by the interaction with other pieces of data.</w:t>
      </w:r>
      <w:r w:rsidR="00210DB4">
        <w:t xml:space="preserve"> In a nutshell it can be consider as a data exchange bus, providing </w:t>
      </w:r>
      <w:r w:rsidR="00C86A32">
        <w:t xml:space="preserve">access to </w:t>
      </w:r>
      <w:r w:rsidR="00210DB4">
        <w:t>context information</w:t>
      </w:r>
      <w:r w:rsidR="00C86A32">
        <w:t xml:space="preserve"> through publish/subscribe paradigm (this is kind of “MQTT” for context da</w:t>
      </w:r>
      <w:r w:rsidR="008163B9">
        <w:t>ta, through RESTful API</w:t>
      </w:r>
      <w:r w:rsidR="00C86A32">
        <w:t>)</w:t>
      </w:r>
      <w:r w:rsidR="00210DB4">
        <w:t>.</w:t>
      </w:r>
    </w:p>
    <w:p w:rsidR="00C2495A" w:rsidRDefault="00C2495A" w:rsidP="00C2495A">
      <w:r w:rsidRPr="00293E95">
        <w:rPr>
          <w:b/>
        </w:rPr>
        <w:t>NGSI</w:t>
      </w:r>
      <w:r>
        <w:t xml:space="preserve">: New Generation Services Interface, </w:t>
      </w:r>
      <w:hyperlink r:id="rId19" w:history="1">
        <w:r w:rsidRPr="004F78E6">
          <w:rPr>
            <w:rStyle w:val="Lienhypertexte"/>
          </w:rPr>
          <w:t xml:space="preserve">OMA </w:t>
        </w:r>
        <w:r w:rsidR="002F3448" w:rsidRPr="004F78E6">
          <w:rPr>
            <w:rStyle w:val="Lienhypertexte"/>
          </w:rPr>
          <w:t>referenced</w:t>
        </w:r>
        <w:r w:rsidRPr="004F78E6">
          <w:rPr>
            <w:rStyle w:val="Lienhypertexte"/>
          </w:rPr>
          <w:t xml:space="preserve"> API specifications</w:t>
        </w:r>
      </w:hyperlink>
      <w:r w:rsidR="00293E95">
        <w:t xml:space="preserve"> </w:t>
      </w:r>
      <w:r w:rsidR="002F3448">
        <w:t xml:space="preserve">defined </w:t>
      </w:r>
      <w:r w:rsidR="004F78E6">
        <w:t>(</w:t>
      </w:r>
      <w:hyperlink r:id="rId20" w:history="1">
        <w:r w:rsidR="004F78E6" w:rsidRPr="004F78E6">
          <w:rPr>
            <w:rStyle w:val="Lienhypertexte"/>
          </w:rPr>
          <w:t>NGSI V9 and V10</w:t>
        </w:r>
      </w:hyperlink>
      <w:r w:rsidR="004F78E6">
        <w:t xml:space="preserve">) </w:t>
      </w:r>
      <w:r w:rsidR="002F3448">
        <w:t xml:space="preserve">and </w:t>
      </w:r>
      <w:r w:rsidR="00293E95">
        <w:t>used</w:t>
      </w:r>
      <w:r w:rsidR="004F78E6">
        <w:t xml:space="preserve"> with amendments</w:t>
      </w:r>
      <w:r w:rsidR="009161DF">
        <w:t xml:space="preserve"> by Fiware, for use through </w:t>
      </w:r>
      <w:r w:rsidR="00293E95">
        <w:t>Context Bro</w:t>
      </w:r>
      <w:r w:rsidR="009161DF">
        <w:t>ker,</w:t>
      </w:r>
      <w:r w:rsidR="004F78E6">
        <w:t xml:space="preserve"> as the dorsal for the platform</w:t>
      </w:r>
      <w:r w:rsidR="009161DF">
        <w:t xml:space="preserve">: NGSI V1 and now </w:t>
      </w:r>
      <w:hyperlink r:id="rId21" w:history="1">
        <w:r w:rsidR="009161DF" w:rsidRPr="009161DF">
          <w:rPr>
            <w:rStyle w:val="Lienhypertexte"/>
          </w:rPr>
          <w:t>NGSI V2</w:t>
        </w:r>
      </w:hyperlink>
      <w:r w:rsidR="00C86A32">
        <w:t xml:space="preserve"> which now the reference api version</w:t>
      </w:r>
      <w:r w:rsidR="00EC2338">
        <w:t>.</w:t>
      </w:r>
    </w:p>
    <w:p w:rsidR="00697A16" w:rsidRDefault="00697A16" w:rsidP="00C2495A">
      <w:r w:rsidRPr="00697A16">
        <w:rPr>
          <w:b/>
        </w:rPr>
        <w:t>Docker</w:t>
      </w:r>
      <w:r>
        <w:t xml:space="preserve">: </w:t>
      </w:r>
      <w:r w:rsidRPr="00697A16">
        <w:t xml:space="preserve">is a </w:t>
      </w:r>
      <w:r w:rsidR="000B52C2">
        <w:t xml:space="preserve">virtualization </w:t>
      </w:r>
      <w:r w:rsidRPr="00697A16">
        <w:t>software technology providing containers</w:t>
      </w:r>
      <w:r>
        <w:t xml:space="preserve"> to run software applications in isolation</w:t>
      </w:r>
      <w:r w:rsidR="000B52C2">
        <w:t xml:space="preserve">: </w:t>
      </w:r>
      <w:hyperlink r:id="rId22" w:history="1">
        <w:r w:rsidR="00F5504D" w:rsidRPr="00F5504D">
          <w:rPr>
            <w:rStyle w:val="Lienhypertexte"/>
          </w:rPr>
          <w:t>Docker site</w:t>
        </w:r>
      </w:hyperlink>
      <w:r w:rsidR="00F5504D">
        <w:t xml:space="preserve">, </w:t>
      </w:r>
      <w:hyperlink r:id="rId23" w:history="1">
        <w:r w:rsidR="00F5504D" w:rsidRPr="00F5504D">
          <w:rPr>
            <w:rStyle w:val="Lienhypertexte"/>
          </w:rPr>
          <w:t>Docker Documentation</w:t>
        </w:r>
      </w:hyperlink>
    </w:p>
    <w:p w:rsidR="00697A16" w:rsidRDefault="00697A16" w:rsidP="00C2495A">
      <w:r w:rsidRPr="00697A16">
        <w:rPr>
          <w:b/>
        </w:rPr>
        <w:t>Swarm</w:t>
      </w:r>
      <w:r>
        <w:t>:</w:t>
      </w:r>
      <w:r w:rsidR="000B52C2">
        <w:t xml:space="preserve"> </w:t>
      </w:r>
      <w:hyperlink r:id="rId24" w:history="1">
        <w:r w:rsidR="000B52C2" w:rsidRPr="00F53BA0">
          <w:rPr>
            <w:rStyle w:val="Lienhypertexte"/>
          </w:rPr>
          <w:t>Docker Swarm</w:t>
        </w:r>
      </w:hyperlink>
      <w:r w:rsidR="000B52C2" w:rsidRPr="000B52C2">
        <w:t xml:space="preserve"> provides native clustering functionality for Docker containers, which turns a group of Docker engines into a single virtual Docker engine</w:t>
      </w:r>
      <w:r w:rsidR="000B52C2">
        <w:t>.</w:t>
      </w:r>
    </w:p>
    <w:p w:rsidR="00697A16" w:rsidRDefault="00697A16" w:rsidP="00C2495A">
      <w:r w:rsidRPr="00697A16">
        <w:rPr>
          <w:b/>
        </w:rPr>
        <w:t>VRF</w:t>
      </w:r>
      <w:r>
        <w:t>: Virtual Routing and Forwarding</w:t>
      </w:r>
      <w:r w:rsidR="000B52C2">
        <w:t xml:space="preserve"> network component.</w:t>
      </w:r>
    </w:p>
    <w:p w:rsidR="00C87333" w:rsidRDefault="00C87333" w:rsidP="00C2495A">
      <w:r w:rsidRPr="00C87333">
        <w:rPr>
          <w:b/>
        </w:rPr>
        <w:t>GDPR</w:t>
      </w:r>
      <w:r>
        <w:t>: General Data Protection Regulation</w:t>
      </w:r>
    </w:p>
    <w:p w:rsidR="00C87333" w:rsidRDefault="00C87333" w:rsidP="00C2495A">
      <w:r w:rsidRPr="00C87333">
        <w:rPr>
          <w:b/>
        </w:rPr>
        <w:t>RIA</w:t>
      </w:r>
      <w:r>
        <w:t>: Rich Internet Application</w:t>
      </w:r>
    </w:p>
    <w:p w:rsidR="00EA7075" w:rsidRDefault="00EA7075" w:rsidP="00C2495A">
      <w:r w:rsidRPr="00EA7075">
        <w:rPr>
          <w:b/>
        </w:rPr>
        <w:t>UI</w:t>
      </w:r>
      <w:r>
        <w:t>: User Interface</w:t>
      </w:r>
    </w:p>
    <w:p w:rsidR="00E75A9E" w:rsidRDefault="008D2470" w:rsidP="00C2495A">
      <w:r>
        <w:rPr>
          <w:b/>
        </w:rPr>
        <w:t>O</w:t>
      </w:r>
      <w:r w:rsidRPr="008D2470">
        <w:rPr>
          <w:b/>
        </w:rPr>
        <w:t>ntology</w:t>
      </w:r>
      <w:r w:rsidRPr="008D2470">
        <w:t>: formal specification of a conceptualization, used to explicitly capture the semantics of a certain reality</w:t>
      </w:r>
    </w:p>
    <w:p w:rsidR="00744B10" w:rsidRDefault="00744B10" w:rsidP="00C2495A">
      <w:r w:rsidRPr="00744B10">
        <w:rPr>
          <w:b/>
        </w:rPr>
        <w:t>SPOF</w:t>
      </w:r>
      <w:r>
        <w:t>: Single Point Of Failure</w:t>
      </w:r>
    </w:p>
    <w:p w:rsidR="002D7C8C" w:rsidRPr="00131C91" w:rsidRDefault="00F772CF" w:rsidP="00E90DD4">
      <w:pPr>
        <w:pStyle w:val="Titre1"/>
        <w:rPr>
          <w:lang w:val="en-GB"/>
        </w:rPr>
      </w:pPr>
      <w:r w:rsidRPr="00CE0217">
        <w:rPr>
          <w:lang w:val="en-GB"/>
        </w:rPr>
        <w:br w:type="page"/>
      </w:r>
      <w:bookmarkStart w:id="12" w:name="_Toc499823524"/>
      <w:bookmarkStart w:id="13" w:name="_Toc501722983"/>
      <w:r w:rsidR="002D7C8C">
        <w:lastRenderedPageBreak/>
        <w:t>Section 2 OVERALL TECHNICAL ARCHITECTURE</w:t>
      </w:r>
      <w:bookmarkEnd w:id="12"/>
      <w:bookmarkEnd w:id="13"/>
    </w:p>
    <w:p w:rsidR="002D7C8C" w:rsidRDefault="002D7C8C" w:rsidP="00416418">
      <w:pPr>
        <w:pStyle w:val="Titre2"/>
        <w:numPr>
          <w:ilvl w:val="0"/>
          <w:numId w:val="0"/>
        </w:numPr>
        <w:ind w:left="576" w:hanging="576"/>
      </w:pPr>
      <w:bookmarkStart w:id="14" w:name="_Toc499823525"/>
      <w:bookmarkStart w:id="15" w:name="_Toc501722984"/>
      <w:r>
        <w:t>2.1 System Architecture Context Diagram</w:t>
      </w:r>
      <w:bookmarkEnd w:id="14"/>
      <w:bookmarkEnd w:id="15"/>
    </w:p>
    <w:p w:rsidR="002D7C8C" w:rsidRDefault="002D7C8C" w:rsidP="002D7C8C">
      <w:r w:rsidRPr="0077092E">
        <w:t xml:space="preserve">The </w:t>
      </w:r>
      <w:r w:rsidR="00D12B44">
        <w:rPr>
          <w:b/>
          <w:bCs/>
        </w:rPr>
        <w:t>Smart city plarform</w:t>
      </w:r>
      <w:r w:rsidRPr="0077092E">
        <w:rPr>
          <w:b/>
          <w:bCs/>
        </w:rPr>
        <w:t xml:space="preserve"> Architecture Context Diagram</w:t>
      </w:r>
      <w:r w:rsidRPr="0077092E">
        <w:t xml:space="preserve"> provides the “big picture” view of the </w:t>
      </w:r>
      <w:r w:rsidR="00D12B44">
        <w:t xml:space="preserve">global </w:t>
      </w:r>
      <w:r w:rsidRPr="0077092E">
        <w:t>system’s architecture, and puts it in context with the rest of the Performing Organization’s systems portfolio, illustrating how the system’s hardware and software platforms fit into the existing environment.</w:t>
      </w:r>
    </w:p>
    <w:p w:rsidR="006E1904" w:rsidRDefault="006E1904" w:rsidP="002D7C8C"/>
    <w:p w:rsidR="006E1904" w:rsidRDefault="006E1904" w:rsidP="006E1904">
      <w:r>
        <w:t>The MNCA IOT Smart City Platform will be deployed upon the 3 data centers owned and managed by the MNCA DSI</w:t>
      </w:r>
    </w:p>
    <w:p w:rsidR="006E1904" w:rsidRDefault="006E1904" w:rsidP="0047663D">
      <w:pPr>
        <w:pStyle w:val="Paragraphedeliste"/>
        <w:numPr>
          <w:ilvl w:val="0"/>
          <w:numId w:val="6"/>
        </w:numPr>
      </w:pPr>
      <w:r>
        <w:t xml:space="preserve">The main data center is Phoenix, </w:t>
      </w:r>
    </w:p>
    <w:p w:rsidR="006E1904" w:rsidRDefault="006E1904" w:rsidP="0047663D">
      <w:pPr>
        <w:pStyle w:val="Paragraphedeliste"/>
        <w:numPr>
          <w:ilvl w:val="0"/>
          <w:numId w:val="6"/>
        </w:numPr>
      </w:pPr>
      <w:r>
        <w:t>The secondary is Bosio (currently underworks for revamping for 6 months),</w:t>
      </w:r>
    </w:p>
    <w:p w:rsidR="006E1904" w:rsidRDefault="006E1904" w:rsidP="0047663D">
      <w:pPr>
        <w:pStyle w:val="Paragraphedeliste"/>
        <w:numPr>
          <w:ilvl w:val="0"/>
          <w:numId w:val="6"/>
        </w:numPr>
      </w:pPr>
      <w:r>
        <w:t>The third one (the smallest) is Biscarra, (the configuration has to be reconsidered but after Bosio .</w:t>
      </w:r>
    </w:p>
    <w:p w:rsidR="006E1904" w:rsidRDefault="006E1904" w:rsidP="006E1904"/>
    <w:p w:rsidR="006E1904" w:rsidRDefault="006E1904" w:rsidP="0047663D">
      <w:pPr>
        <w:pStyle w:val="Paragraphedeliste"/>
        <w:numPr>
          <w:ilvl w:val="0"/>
          <w:numId w:val="6"/>
        </w:numPr>
      </w:pPr>
      <w:r>
        <w:t>The hardware infrastructure is based on bare metal servers (Cisco and a few remaining HP)</w:t>
      </w:r>
    </w:p>
    <w:p w:rsidR="006E1904" w:rsidRDefault="006E1904" w:rsidP="0047663D">
      <w:pPr>
        <w:pStyle w:val="Paragraphedeliste"/>
        <w:numPr>
          <w:ilvl w:val="0"/>
          <w:numId w:val="6"/>
        </w:numPr>
      </w:pPr>
      <w:r>
        <w:t>The servers are blades in enclosures, 3 enclosures per cabinet</w:t>
      </w:r>
    </w:p>
    <w:p w:rsidR="006E1904" w:rsidRDefault="006E1904" w:rsidP="0047663D">
      <w:pPr>
        <w:pStyle w:val="Paragraphedeliste"/>
        <w:numPr>
          <w:ilvl w:val="0"/>
          <w:numId w:val="6"/>
        </w:numPr>
      </w:pPr>
      <w:r>
        <w:t xml:space="preserve">The machines are managed with </w:t>
      </w:r>
      <w:r w:rsidR="006D638B">
        <w:t xml:space="preserve">vSphere and </w:t>
      </w:r>
      <w:r>
        <w:t>VMWare ESX as virtualization layer, vCenter,</w:t>
      </w:r>
      <w:r w:rsidRPr="002D2930">
        <w:t xml:space="preserve"> vMotion</w:t>
      </w:r>
      <w:r w:rsidR="0080007B">
        <w:t>.</w:t>
      </w:r>
    </w:p>
    <w:p w:rsidR="006E1904" w:rsidRDefault="006E1904" w:rsidP="0047663D">
      <w:pPr>
        <w:pStyle w:val="Paragraphedeliste"/>
        <w:numPr>
          <w:ilvl w:val="0"/>
          <w:numId w:val="6"/>
        </w:numPr>
      </w:pPr>
      <w:r>
        <w:t>There is a redundant SAN (EMC), dispatched in main and secondary DC.</w:t>
      </w:r>
      <w:r w:rsidR="006D638B">
        <w:t xml:space="preserve"> (capacity ?)</w:t>
      </w:r>
    </w:p>
    <w:p w:rsidR="006E1904" w:rsidRDefault="006E1904" w:rsidP="0047663D">
      <w:pPr>
        <w:pStyle w:val="Paragraphedeliste"/>
        <w:numPr>
          <w:ilvl w:val="0"/>
          <w:numId w:val="6"/>
        </w:numPr>
      </w:pPr>
      <w:r>
        <w:t>It exists also a redundant NAS system for low I/O file storage.</w:t>
      </w:r>
    </w:p>
    <w:p w:rsidR="006E1904" w:rsidRDefault="006E1904" w:rsidP="006E1904"/>
    <w:p w:rsidR="006E1904" w:rsidRDefault="006E1904" w:rsidP="006E1904">
      <w:r>
        <w:t>MNCA Network is managed with a cluster of firewall/routers, managing the separation in 4 different virtual networks</w:t>
      </w:r>
    </w:p>
    <w:p w:rsidR="006E1904" w:rsidRPr="00CE0217" w:rsidRDefault="006E1904" w:rsidP="0047663D">
      <w:pPr>
        <w:pStyle w:val="Paragraphedeliste"/>
        <w:numPr>
          <w:ilvl w:val="0"/>
          <w:numId w:val="5"/>
        </w:numPr>
        <w:rPr>
          <w:lang w:val="en-GB"/>
        </w:rPr>
      </w:pPr>
      <w:r w:rsidRPr="00CE0217">
        <w:rPr>
          <w:lang w:val="en-GB"/>
        </w:rPr>
        <w:t>Public DMZ for applications</w:t>
      </w:r>
    </w:p>
    <w:p w:rsidR="006E1904" w:rsidRPr="00CE0217" w:rsidRDefault="006E1904" w:rsidP="0047663D">
      <w:pPr>
        <w:pStyle w:val="Paragraphedeliste"/>
        <w:numPr>
          <w:ilvl w:val="0"/>
          <w:numId w:val="5"/>
        </w:numPr>
        <w:rPr>
          <w:lang w:val="en-GB"/>
        </w:rPr>
      </w:pPr>
      <w:r w:rsidRPr="00CE0217">
        <w:rPr>
          <w:lang w:val="en-GB"/>
        </w:rPr>
        <w:t>Private DMZ</w:t>
      </w:r>
    </w:p>
    <w:p w:rsidR="006E1904" w:rsidRPr="00CE0217" w:rsidRDefault="006E1904" w:rsidP="0047663D">
      <w:pPr>
        <w:pStyle w:val="Paragraphedeliste"/>
        <w:numPr>
          <w:ilvl w:val="0"/>
          <w:numId w:val="5"/>
        </w:numPr>
        <w:rPr>
          <w:lang w:val="en-GB"/>
        </w:rPr>
      </w:pPr>
      <w:r w:rsidRPr="00CE0217">
        <w:rPr>
          <w:lang w:val="en-GB"/>
        </w:rPr>
        <w:t>LAN</w:t>
      </w:r>
    </w:p>
    <w:p w:rsidR="006E1904" w:rsidRPr="00CE0217" w:rsidRDefault="006E1904" w:rsidP="0047663D">
      <w:pPr>
        <w:pStyle w:val="Paragraphedeliste"/>
        <w:numPr>
          <w:ilvl w:val="0"/>
          <w:numId w:val="5"/>
        </w:numPr>
        <w:rPr>
          <w:lang w:val="en-GB"/>
        </w:rPr>
      </w:pPr>
      <w:r w:rsidRPr="00CE0217">
        <w:rPr>
          <w:lang w:val="en-GB"/>
        </w:rPr>
        <w:t xml:space="preserve">Field </w:t>
      </w:r>
      <w:r w:rsidR="00714ACC">
        <w:rPr>
          <w:lang w:val="en-GB"/>
        </w:rPr>
        <w:t>V</w:t>
      </w:r>
      <w:r w:rsidRPr="00CE0217">
        <w:rPr>
          <w:lang w:val="en-GB"/>
        </w:rPr>
        <w:t>LAN</w:t>
      </w:r>
      <w:r w:rsidR="00714ACC">
        <w:rPr>
          <w:lang w:val="en-GB"/>
        </w:rPr>
        <w:t>s</w:t>
      </w:r>
      <w:r w:rsidRPr="00CE0217">
        <w:rPr>
          <w:lang w:val="en-GB"/>
        </w:rPr>
        <w:t xml:space="preserve"> for IOT gateways, devices and sensors</w:t>
      </w:r>
    </w:p>
    <w:p w:rsidR="006E1904" w:rsidRDefault="006E1904" w:rsidP="006E1904">
      <w:pPr>
        <w:rPr>
          <w:lang w:val="en-GB"/>
        </w:rPr>
      </w:pPr>
    </w:p>
    <w:p w:rsidR="006E1904" w:rsidRDefault="006E1904" w:rsidP="006E1904">
      <w:pPr>
        <w:rPr>
          <w:lang w:val="en-GB"/>
        </w:rPr>
      </w:pPr>
      <w:r>
        <w:rPr>
          <w:lang w:val="en-GB"/>
        </w:rPr>
        <w:t>There’s several Load balancing F5 Big IP appliances at strategic points to distribute load to data centres.</w:t>
      </w:r>
    </w:p>
    <w:p w:rsidR="006E1904" w:rsidRPr="006E1904" w:rsidRDefault="006E1904" w:rsidP="002D7C8C">
      <w:pPr>
        <w:rPr>
          <w:lang w:val="en-GB"/>
        </w:rPr>
      </w:pPr>
    </w:p>
    <w:p w:rsidR="00AC1403" w:rsidRDefault="00AC1403" w:rsidP="002D7C8C"/>
    <w:p w:rsidR="00AC1403" w:rsidRPr="0077092E" w:rsidRDefault="00AC1403" w:rsidP="002D7C8C"/>
    <w:p w:rsidR="0055791B" w:rsidRDefault="0055791B" w:rsidP="0055791B">
      <w:pPr>
        <w:keepNext/>
      </w:pPr>
      <w:r>
        <w:rPr>
          <w:noProof/>
          <w:lang w:val="fr-FR" w:eastAsia="fr-FR"/>
        </w:rPr>
        <w:lastRenderedPageBreak/>
        <w:drawing>
          <wp:inline distT="0" distB="0" distL="0" distR="0">
            <wp:extent cx="6000750" cy="37211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NCA_IT_Infra.png"/>
                    <pic:cNvPicPr/>
                  </pic:nvPicPr>
                  <pic:blipFill rotWithShape="1">
                    <a:blip r:embed="rId25">
                      <a:extLst>
                        <a:ext uri="{28A0092B-C50C-407E-A947-70E740481C1C}">
                          <a14:useLocalDpi xmlns:a14="http://schemas.microsoft.com/office/drawing/2010/main" val="0"/>
                        </a:ext>
                      </a:extLst>
                    </a:blip>
                    <a:srcRect b="13223"/>
                    <a:stretch/>
                  </pic:blipFill>
                  <pic:spPr bwMode="auto">
                    <a:xfrm>
                      <a:off x="0" y="0"/>
                      <a:ext cx="6000750" cy="3721100"/>
                    </a:xfrm>
                    <a:prstGeom prst="rect">
                      <a:avLst/>
                    </a:prstGeom>
                    <a:ln>
                      <a:noFill/>
                    </a:ln>
                    <a:extLst>
                      <a:ext uri="{53640926-AAD7-44D8-BBD7-CCE9431645EC}">
                        <a14:shadowObscured xmlns:a14="http://schemas.microsoft.com/office/drawing/2010/main"/>
                      </a:ext>
                    </a:extLst>
                  </pic:spPr>
                </pic:pic>
              </a:graphicData>
            </a:graphic>
          </wp:inline>
        </w:drawing>
      </w:r>
    </w:p>
    <w:p w:rsidR="002D7C8C" w:rsidRPr="00DA5B8D" w:rsidRDefault="0055791B" w:rsidP="0055791B">
      <w:pPr>
        <w:pStyle w:val="Lgende"/>
        <w:rPr>
          <w:lang w:val="en-GB"/>
        </w:rPr>
      </w:pPr>
      <w:r w:rsidRPr="00DA5B8D">
        <w:rPr>
          <w:lang w:val="en-GB"/>
        </w:rPr>
        <w:t xml:space="preserve">Figure </w:t>
      </w:r>
      <w:r>
        <w:fldChar w:fldCharType="begin"/>
      </w:r>
      <w:r w:rsidRPr="00DA5B8D">
        <w:rPr>
          <w:lang w:val="en-GB"/>
        </w:rPr>
        <w:instrText xml:space="preserve"> SEQ Figure \* ARABIC </w:instrText>
      </w:r>
      <w:r>
        <w:fldChar w:fldCharType="separate"/>
      </w:r>
      <w:r w:rsidR="00A27A1E">
        <w:rPr>
          <w:noProof/>
          <w:lang w:val="en-GB"/>
        </w:rPr>
        <w:t>2</w:t>
      </w:r>
      <w:r>
        <w:fldChar w:fldCharType="end"/>
      </w:r>
      <w:r w:rsidRPr="00DA5B8D">
        <w:rPr>
          <w:lang w:val="en-GB"/>
        </w:rPr>
        <w:t>: MNCA Infrastructure Global View</w:t>
      </w:r>
    </w:p>
    <w:p w:rsidR="00CA6402" w:rsidRPr="00C8208E" w:rsidRDefault="00CA6402" w:rsidP="0055791B">
      <w:pPr>
        <w:rPr>
          <w:lang w:val="en-GB"/>
        </w:rPr>
      </w:pPr>
      <w:r w:rsidRPr="00C8208E">
        <w:rPr>
          <w:lang w:val="en-GB"/>
        </w:rPr>
        <w:t xml:space="preserve">The </w:t>
      </w:r>
      <w:r w:rsidR="00714ACC">
        <w:rPr>
          <w:lang w:val="en-GB"/>
        </w:rPr>
        <w:t>previous</w:t>
      </w:r>
      <w:r w:rsidR="00C8208E" w:rsidRPr="00C8208E">
        <w:rPr>
          <w:lang w:val="en-GB"/>
        </w:rPr>
        <w:t xml:space="preserve"> schema shows globally the</w:t>
      </w:r>
      <w:r w:rsidR="00C8208E">
        <w:rPr>
          <w:lang w:val="en-GB"/>
        </w:rPr>
        <w:t xml:space="preserve"> IT and network</w:t>
      </w:r>
      <w:r w:rsidR="00C8208E" w:rsidRPr="00C8208E">
        <w:rPr>
          <w:lang w:val="en-GB"/>
        </w:rPr>
        <w:t xml:space="preserve"> infrastructure</w:t>
      </w:r>
      <w:r w:rsidR="00C8208E">
        <w:rPr>
          <w:lang w:val="en-GB"/>
        </w:rPr>
        <w:t xml:space="preserve"> in place for MNCA.</w:t>
      </w:r>
    </w:p>
    <w:p w:rsidR="0055791B" w:rsidRDefault="0055791B" w:rsidP="0055791B">
      <w:r>
        <w:t xml:space="preserve">Since servers are </w:t>
      </w:r>
      <w:r w:rsidR="008956A1">
        <w:t>dispatched through the 4 VLANs independently from the cabinets, the schema is not the true image of cabinets</w:t>
      </w:r>
      <w:r w:rsidR="00AC1403">
        <w:t xml:space="preserve"> repartition</w:t>
      </w:r>
      <w:r w:rsidR="008956A1">
        <w:t xml:space="preserve"> in the different VLANs</w:t>
      </w:r>
    </w:p>
    <w:p w:rsidR="007D0616" w:rsidRDefault="007D0616" w:rsidP="0055791B"/>
    <w:p w:rsidR="00AC1403" w:rsidRDefault="00D12B44" w:rsidP="0055791B">
      <w:r>
        <w:t xml:space="preserve">The </w:t>
      </w:r>
      <w:r w:rsidR="00702318">
        <w:t xml:space="preserve">existing </w:t>
      </w:r>
      <w:r>
        <w:t>IT services for MNCA are deployed through this available infrastructure.</w:t>
      </w:r>
    </w:p>
    <w:p w:rsidR="005E7EEC" w:rsidRDefault="005E7EEC" w:rsidP="0055791B"/>
    <w:p w:rsidR="00452EB1" w:rsidRDefault="005E7EEC" w:rsidP="0055791B">
      <w:r>
        <w:t>The Smart C</w:t>
      </w:r>
      <w:r w:rsidR="00452EB1">
        <w:t xml:space="preserve">ity platform will as well be deployed on the </w:t>
      </w:r>
      <w:r w:rsidR="001F75AA">
        <w:t xml:space="preserve">same data center infrastructure, </w:t>
      </w:r>
      <w:r w:rsidR="001C4F32">
        <w:t xml:space="preserve">but </w:t>
      </w:r>
      <w:r w:rsidR="001F75AA">
        <w:t xml:space="preserve">a new DMZ network </w:t>
      </w:r>
      <w:r>
        <w:t>will be created to host most of the Smart City platform components.</w:t>
      </w:r>
    </w:p>
    <w:p w:rsidR="005E7EEC" w:rsidRDefault="005E7EEC" w:rsidP="0055791B">
      <w:r>
        <w:t>IOT components such as IOT agents</w:t>
      </w:r>
      <w:r w:rsidR="00C91743">
        <w:t xml:space="preserve">, will be </w:t>
      </w:r>
      <w:r w:rsidR="009F5B56">
        <w:t xml:space="preserve">deployed </w:t>
      </w:r>
      <w:r w:rsidR="00C91743">
        <w:t>under the IOT field dedicated VLANs (industrial VRF).</w:t>
      </w:r>
    </w:p>
    <w:p w:rsidR="00452EB1" w:rsidRDefault="005E7EEC" w:rsidP="0055791B">
      <w:r>
        <w:t xml:space="preserve">Nevertheless, </w:t>
      </w:r>
      <w:r w:rsidR="00452EB1">
        <w:t xml:space="preserve">some new hardware </w:t>
      </w:r>
      <w:r>
        <w:t xml:space="preserve">infrastructure </w:t>
      </w:r>
      <w:r w:rsidR="00452EB1">
        <w:t xml:space="preserve">will </w:t>
      </w:r>
      <w:r>
        <w:t xml:space="preserve">most probably </w:t>
      </w:r>
      <w:r w:rsidR="00452EB1">
        <w:t>be required</w:t>
      </w:r>
      <w:r>
        <w:t>, to provide network, computing power and storage.</w:t>
      </w:r>
    </w:p>
    <w:p w:rsidR="00763751" w:rsidRDefault="00763751" w:rsidP="0055791B"/>
    <w:p w:rsidR="003C7240" w:rsidRDefault="00CD56A0" w:rsidP="003C7240">
      <w:pPr>
        <w:keepNext/>
      </w:pPr>
      <w:r>
        <w:rPr>
          <w:noProof/>
          <w:lang w:val="fr-FR" w:eastAsia="fr-FR"/>
        </w:rPr>
        <w:lastRenderedPageBreak/>
        <w:drawing>
          <wp:inline distT="0" distB="0" distL="0" distR="0" wp14:anchorId="78DD28A3" wp14:editId="67D1B03C">
            <wp:extent cx="5838825" cy="29908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NCA_smart_city_context.png"/>
                    <pic:cNvPicPr/>
                  </pic:nvPicPr>
                  <pic:blipFill>
                    <a:blip r:embed="rId26">
                      <a:extLst>
                        <a:ext uri="{28A0092B-C50C-407E-A947-70E740481C1C}">
                          <a14:useLocalDpi xmlns:a14="http://schemas.microsoft.com/office/drawing/2010/main" val="0"/>
                        </a:ext>
                      </a:extLst>
                    </a:blip>
                    <a:stretch>
                      <a:fillRect/>
                    </a:stretch>
                  </pic:blipFill>
                  <pic:spPr>
                    <a:xfrm>
                      <a:off x="0" y="0"/>
                      <a:ext cx="5838825" cy="2990850"/>
                    </a:xfrm>
                    <a:prstGeom prst="rect">
                      <a:avLst/>
                    </a:prstGeom>
                  </pic:spPr>
                </pic:pic>
              </a:graphicData>
            </a:graphic>
          </wp:inline>
        </w:drawing>
      </w:r>
    </w:p>
    <w:p w:rsidR="00763751" w:rsidRDefault="003C7240" w:rsidP="003C7240">
      <w:pPr>
        <w:pStyle w:val="Lgende"/>
      </w:pPr>
      <w:r>
        <w:t xml:space="preserve">Figure </w:t>
      </w:r>
      <w:r>
        <w:fldChar w:fldCharType="begin"/>
      </w:r>
      <w:r>
        <w:instrText xml:space="preserve"> SEQ Figure \* ARABIC </w:instrText>
      </w:r>
      <w:r>
        <w:fldChar w:fldCharType="separate"/>
      </w:r>
      <w:r w:rsidR="00A27A1E">
        <w:rPr>
          <w:noProof/>
        </w:rPr>
        <w:t>3</w:t>
      </w:r>
      <w:r>
        <w:fldChar w:fldCharType="end"/>
      </w:r>
      <w:r>
        <w:t xml:space="preserve">: Smart City </w:t>
      </w:r>
      <w:r w:rsidR="005A4820">
        <w:t>P</w:t>
      </w:r>
      <w:r>
        <w:t>latform Interaction with other systems</w:t>
      </w:r>
    </w:p>
    <w:p w:rsidR="00452EB1" w:rsidRDefault="00452EB1" w:rsidP="0055791B"/>
    <w:p w:rsidR="007D0616" w:rsidRDefault="00D12B44" w:rsidP="0055791B">
      <w:r>
        <w:t xml:space="preserve">The </w:t>
      </w:r>
      <w:r w:rsidR="00452EB1">
        <w:t xml:space="preserve">envisaged </w:t>
      </w:r>
      <w:r>
        <w:t>interaction between those services and the smart City platform is for the</w:t>
      </w:r>
      <w:r w:rsidR="00452EB1">
        <w:t xml:space="preserve"> moment limited to</w:t>
      </w:r>
      <w:r w:rsidR="007D0616">
        <w:t>:</w:t>
      </w:r>
    </w:p>
    <w:p w:rsidR="00452EB1" w:rsidRDefault="00452EB1" w:rsidP="0047663D">
      <w:pPr>
        <w:pStyle w:val="Paragraphedeliste"/>
        <w:numPr>
          <w:ilvl w:val="0"/>
          <w:numId w:val="7"/>
        </w:numPr>
      </w:pPr>
      <w:r>
        <w:t>use MNCA mail services (outgoing/incoming)</w:t>
      </w:r>
    </w:p>
    <w:p w:rsidR="00452EB1" w:rsidRDefault="00452EB1" w:rsidP="0047663D">
      <w:pPr>
        <w:pStyle w:val="Paragraphedeliste"/>
        <w:numPr>
          <w:ilvl w:val="0"/>
          <w:numId w:val="7"/>
        </w:numPr>
      </w:pPr>
      <w:r>
        <w:t>connect existing data sources to the new system instead of the current used data warehouse</w:t>
      </w:r>
    </w:p>
    <w:p w:rsidR="00702318" w:rsidRDefault="00702318" w:rsidP="0047663D">
      <w:pPr>
        <w:pStyle w:val="Paragraphedeliste"/>
        <w:numPr>
          <w:ilvl w:val="0"/>
          <w:numId w:val="7"/>
        </w:numPr>
      </w:pPr>
      <w:r>
        <w:t>use</w:t>
      </w:r>
      <w:r w:rsidR="00D12B44">
        <w:t xml:space="preserve"> global MNCA security system based on Microsoft Adam (LDAP server)</w:t>
      </w:r>
      <w:r w:rsidR="00B20730">
        <w:t>, when possible</w:t>
      </w:r>
    </w:p>
    <w:p w:rsidR="003E37E1" w:rsidRDefault="00141AE2" w:rsidP="0047663D">
      <w:pPr>
        <w:pStyle w:val="Paragraphedeliste"/>
        <w:numPr>
          <w:ilvl w:val="0"/>
          <w:numId w:val="7"/>
        </w:numPr>
      </w:pPr>
      <w:r>
        <w:t xml:space="preserve">the platform will interface to several industrial networks to gather information from field such as: road traffic, water management, </w:t>
      </w:r>
      <w:r w:rsidRPr="00141AE2">
        <w:t>sanitation network</w:t>
      </w:r>
      <w:r>
        <w:t xml:space="preserve">, environmental monitoring (noise, air quality, </w:t>
      </w:r>
      <w:r w:rsidR="005E7EEC">
        <w:t xml:space="preserve">ozone), </w:t>
      </w:r>
      <w:r>
        <w:t>public transport (buses, tram), weather</w:t>
      </w:r>
      <w:r w:rsidR="005E7EEC">
        <w:t>, video monitoring, citizens, buildings monitoring...</w:t>
      </w:r>
    </w:p>
    <w:p w:rsidR="007D0616" w:rsidRDefault="007D0616" w:rsidP="00452EB1">
      <w:pPr>
        <w:pStyle w:val="Paragraphedeliste"/>
      </w:pPr>
    </w:p>
    <w:p w:rsidR="00250A09" w:rsidRDefault="00AB269D" w:rsidP="0055791B">
      <w:r>
        <w:t>After a selection process it has been agreed that t</w:t>
      </w:r>
      <w:r w:rsidR="00250A09">
        <w:t>he MNCA smart</w:t>
      </w:r>
      <w:r w:rsidR="00D005C4">
        <w:t xml:space="preserve"> </w:t>
      </w:r>
      <w:r w:rsidR="00250A09">
        <w:t>city platform wil</w:t>
      </w:r>
      <w:r>
        <w:t>l</w:t>
      </w:r>
      <w:r w:rsidR="00250A09">
        <w:t xml:space="preserve"> be </w:t>
      </w:r>
      <w:r>
        <w:t xml:space="preserve">mainly </w:t>
      </w:r>
      <w:r w:rsidR="00250A09">
        <w:t xml:space="preserve">based on </w:t>
      </w:r>
      <w:hyperlink r:id="rId27" w:history="1">
        <w:r w:rsidR="00250A09" w:rsidRPr="00250A09">
          <w:rPr>
            <w:rStyle w:val="Lienhypertexte"/>
          </w:rPr>
          <w:t>FIWARE</w:t>
        </w:r>
      </w:hyperlink>
    </w:p>
    <w:p w:rsidR="00E17CB3" w:rsidRDefault="00250A09" w:rsidP="0055791B">
      <w:r>
        <w:t xml:space="preserve">The Fiware community propose a set of modules called Generic Enablers, which provide the essential software </w:t>
      </w:r>
      <w:r w:rsidR="00E17CB3">
        <w:t xml:space="preserve">bricks </w:t>
      </w:r>
      <w:r>
        <w:t>to</w:t>
      </w:r>
      <w:r w:rsidR="00E17CB3">
        <w:t xml:space="preserve"> set a complete smart city platform, like a kind of </w:t>
      </w:r>
      <w:r w:rsidR="00D34B7C">
        <w:t>“</w:t>
      </w:r>
      <w:r w:rsidR="00E17CB3">
        <w:t>Lego</w:t>
      </w:r>
      <w:r w:rsidR="00D34B7C">
        <w:t>”</w:t>
      </w:r>
      <w:r w:rsidR="00E17CB3">
        <w:t>.</w:t>
      </w:r>
    </w:p>
    <w:p w:rsidR="00AB269D" w:rsidRDefault="00AB269D" w:rsidP="0055791B">
      <w:r>
        <w:t xml:space="preserve">The FIWARE architecture is by nature open, and based on open source modules available in a </w:t>
      </w:r>
      <w:hyperlink r:id="rId28" w:history="1">
        <w:r w:rsidRPr="00AB269D">
          <w:rPr>
            <w:rStyle w:val="Lienhypertexte"/>
          </w:rPr>
          <w:t>dedicated catalog</w:t>
        </w:r>
      </w:hyperlink>
    </w:p>
    <w:p w:rsidR="00250A09" w:rsidRDefault="00250A09" w:rsidP="0055791B">
      <w:r>
        <w:t xml:space="preserve"> </w:t>
      </w:r>
    </w:p>
    <w:p w:rsidR="007D0616" w:rsidRDefault="00A836C2" w:rsidP="0055791B">
      <w:r>
        <w:t xml:space="preserve">The most important to mention is that </w:t>
      </w:r>
      <w:r w:rsidR="00E17CB3">
        <w:t>FIWARE</w:t>
      </w:r>
      <w:r>
        <w:t xml:space="preserve"> has deliberately chosen to go towards a container based architecture</w:t>
      </w:r>
      <w:r w:rsidR="00E476D2">
        <w:t xml:space="preserve">, this </w:t>
      </w:r>
      <w:r w:rsidR="00154B07">
        <w:t>limits</w:t>
      </w:r>
      <w:r w:rsidR="00E476D2">
        <w:t xml:space="preserve"> the dependency with Openstack initially thought as the preferred cloud stack for deploying Fiware platforms</w:t>
      </w:r>
      <w:r w:rsidR="004C61CF">
        <w:t xml:space="preserve"> using virtual machines</w:t>
      </w:r>
      <w:r w:rsidR="00E476D2">
        <w:t>.</w:t>
      </w:r>
    </w:p>
    <w:p w:rsidR="004C61CF" w:rsidRDefault="004C61CF" w:rsidP="0055791B"/>
    <w:p w:rsidR="00E476D2" w:rsidRDefault="00E476D2" w:rsidP="0055791B">
      <w:r>
        <w:t xml:space="preserve">Fiware started in 2014, which was </w:t>
      </w:r>
      <w:r w:rsidR="002B3B56">
        <w:t xml:space="preserve">just </w:t>
      </w:r>
      <w:r>
        <w:t xml:space="preserve">the beginning of the “Dockerization” of the </w:t>
      </w:r>
      <w:r w:rsidR="00D34B7C">
        <w:t xml:space="preserve">server </w:t>
      </w:r>
      <w:r>
        <w:t>software world,</w:t>
      </w:r>
      <w:r w:rsidR="002B3B56">
        <w:t xml:space="preserve"> the Fiware consortium couldn’t stay without going towards container based deployment, </w:t>
      </w:r>
      <w:r w:rsidR="00D34B7C">
        <w:t>Docker</w:t>
      </w:r>
      <w:r w:rsidR="002B3B56">
        <w:t xml:space="preserve"> is now an officially supported way to deploy Fiware components in a very clear and easy way.</w:t>
      </w:r>
    </w:p>
    <w:p w:rsidR="00DC1A66" w:rsidRDefault="00DC1A66" w:rsidP="0055791B"/>
    <w:p w:rsidR="00DC1A66" w:rsidRDefault="00DC1A66" w:rsidP="00DC1A66">
      <w:pPr>
        <w:keepNext/>
      </w:pPr>
      <w:r>
        <w:rPr>
          <w:noProof/>
          <w:lang w:val="fr-FR" w:eastAsia="fr-FR"/>
        </w:rPr>
        <w:lastRenderedPageBreak/>
        <w:drawing>
          <wp:inline distT="0" distB="0" distL="0" distR="0" wp14:anchorId="1D6ABDC6" wp14:editId="6FF0D360">
            <wp:extent cx="4432528" cy="2870348"/>
            <wp:effectExtent l="0" t="0" r="635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cker-vs-vm.png"/>
                    <pic:cNvPicPr/>
                  </pic:nvPicPr>
                  <pic:blipFill>
                    <a:blip r:embed="rId29">
                      <a:extLst>
                        <a:ext uri="{28A0092B-C50C-407E-A947-70E740481C1C}">
                          <a14:useLocalDpi xmlns:a14="http://schemas.microsoft.com/office/drawing/2010/main" val="0"/>
                        </a:ext>
                      </a:extLst>
                    </a:blip>
                    <a:stretch>
                      <a:fillRect/>
                    </a:stretch>
                  </pic:blipFill>
                  <pic:spPr>
                    <a:xfrm>
                      <a:off x="0" y="0"/>
                      <a:ext cx="4432528" cy="2870348"/>
                    </a:xfrm>
                    <a:prstGeom prst="rect">
                      <a:avLst/>
                    </a:prstGeom>
                  </pic:spPr>
                </pic:pic>
              </a:graphicData>
            </a:graphic>
          </wp:inline>
        </w:drawing>
      </w:r>
    </w:p>
    <w:p w:rsidR="00DC1A66" w:rsidRDefault="00DC1A66" w:rsidP="00DC1A66">
      <w:pPr>
        <w:pStyle w:val="Lgende"/>
      </w:pPr>
      <w:r>
        <w:t xml:space="preserve">Figure </w:t>
      </w:r>
      <w:r>
        <w:fldChar w:fldCharType="begin"/>
      </w:r>
      <w:r>
        <w:instrText xml:space="preserve"> SEQ Figure \* ARABIC </w:instrText>
      </w:r>
      <w:r>
        <w:fldChar w:fldCharType="separate"/>
      </w:r>
      <w:r w:rsidR="00A27A1E">
        <w:rPr>
          <w:noProof/>
        </w:rPr>
        <w:t>4</w:t>
      </w:r>
      <w:r>
        <w:fldChar w:fldCharType="end"/>
      </w:r>
      <w:r>
        <w:t>: Docker compared to Virtual Machines</w:t>
      </w:r>
    </w:p>
    <w:p w:rsidR="00E17CB3" w:rsidRDefault="00E17CB3" w:rsidP="0055791B"/>
    <w:p w:rsidR="002B3B56" w:rsidRDefault="00A37FBE" w:rsidP="0055791B">
      <w:r>
        <w:t>MNCA have the opportunity to introduce new way to use its infrastructure using container based architecture, by choosing to use Docker to deploy its own Fiware plarform as a reference Smart City Platform.</w:t>
      </w:r>
    </w:p>
    <w:p w:rsidR="00C64B2E" w:rsidRDefault="00A37FBE" w:rsidP="0055791B">
      <w:r>
        <w:t>The global architecture of the MNCA Fiware platform will rely on a Docker Swarm composed of nodes dispatched in the different VLANs</w:t>
      </w:r>
      <w:r w:rsidR="003073C4">
        <w:t>.</w:t>
      </w:r>
    </w:p>
    <w:p w:rsidR="00A37FBE" w:rsidRPr="0055791B" w:rsidRDefault="00A37FBE" w:rsidP="0055791B">
      <w:r>
        <w:t xml:space="preserve"> </w:t>
      </w:r>
    </w:p>
    <w:p w:rsidR="003073C4" w:rsidRDefault="0055791B" w:rsidP="003073C4">
      <w:pPr>
        <w:keepNext/>
      </w:pPr>
      <w:r>
        <w:rPr>
          <w:noProof/>
          <w:lang w:val="fr-FR" w:eastAsia="fr-FR"/>
        </w:rPr>
        <w:drawing>
          <wp:inline distT="0" distB="0" distL="0" distR="0">
            <wp:extent cx="5811086" cy="4148455"/>
            <wp:effectExtent l="0" t="0" r="0" b="444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NCA_IOT_SmartCity.png"/>
                    <pic:cNvPicPr/>
                  </pic:nvPicPr>
                  <pic:blipFill>
                    <a:blip r:embed="rId30">
                      <a:extLst>
                        <a:ext uri="{28A0092B-C50C-407E-A947-70E740481C1C}">
                          <a14:useLocalDpi xmlns:a14="http://schemas.microsoft.com/office/drawing/2010/main" val="0"/>
                        </a:ext>
                      </a:extLst>
                    </a:blip>
                    <a:stretch>
                      <a:fillRect/>
                    </a:stretch>
                  </pic:blipFill>
                  <pic:spPr>
                    <a:xfrm>
                      <a:off x="0" y="0"/>
                      <a:ext cx="5811086" cy="4148455"/>
                    </a:xfrm>
                    <a:prstGeom prst="rect">
                      <a:avLst/>
                    </a:prstGeom>
                  </pic:spPr>
                </pic:pic>
              </a:graphicData>
            </a:graphic>
          </wp:inline>
        </w:drawing>
      </w:r>
    </w:p>
    <w:p w:rsidR="0055791B" w:rsidRPr="0055791B" w:rsidRDefault="003073C4" w:rsidP="003073C4">
      <w:pPr>
        <w:pStyle w:val="Lgende"/>
      </w:pPr>
      <w:r>
        <w:t xml:space="preserve">Figure </w:t>
      </w:r>
      <w:r>
        <w:fldChar w:fldCharType="begin"/>
      </w:r>
      <w:r>
        <w:instrText xml:space="preserve"> SEQ Figure \* ARABIC </w:instrText>
      </w:r>
      <w:r>
        <w:fldChar w:fldCharType="separate"/>
      </w:r>
      <w:r w:rsidR="00A27A1E">
        <w:rPr>
          <w:noProof/>
        </w:rPr>
        <w:t>5</w:t>
      </w:r>
      <w:r>
        <w:fldChar w:fldCharType="end"/>
      </w:r>
      <w:r>
        <w:t xml:space="preserve">: Docker swarm deployment for </w:t>
      </w:r>
      <w:r w:rsidR="00032B68">
        <w:t xml:space="preserve">MNCA Smart city </w:t>
      </w:r>
      <w:r>
        <w:t>Fiware</w:t>
      </w:r>
      <w:r w:rsidR="00032B68">
        <w:t xml:space="preserve"> platform</w:t>
      </w:r>
    </w:p>
    <w:p w:rsidR="002D7C8C" w:rsidRDefault="00032B68" w:rsidP="002D7C8C">
      <w:r>
        <w:lastRenderedPageBreak/>
        <w:t>A Docker swarm</w:t>
      </w:r>
      <w:r w:rsidR="00F62359">
        <w:t xml:space="preserve"> (</w:t>
      </w:r>
      <w:r w:rsidR="00F62359" w:rsidRPr="00F62359">
        <w:t>Cluster management integrated with Docker Engine</w:t>
      </w:r>
      <w:r w:rsidR="00F62359">
        <w:t>)</w:t>
      </w:r>
      <w:r w:rsidR="00C64B2E">
        <w:t xml:space="preserve"> solution has been chosen in a first step because of the </w:t>
      </w:r>
      <w:r w:rsidR="00D34B7C">
        <w:t>ease</w:t>
      </w:r>
      <w:r w:rsidR="00C64B2E">
        <w:t xml:space="preserve"> of use and configuration.</w:t>
      </w:r>
    </w:p>
    <w:p w:rsidR="00C64B2E" w:rsidRDefault="00C64B2E" w:rsidP="002D7C8C">
      <w:r>
        <w:t>The learning curve of Docker container orchestration tool: Swarm, is less slop</w:t>
      </w:r>
      <w:r w:rsidR="001A79F2">
        <w:t>ing</w:t>
      </w:r>
      <w:r>
        <w:t xml:space="preserve"> than other solution </w:t>
      </w:r>
      <w:r w:rsidR="00760686">
        <w:t>such as</w:t>
      </w:r>
      <w:r w:rsidR="00FD197E">
        <w:t xml:space="preserve"> Mesos, or</w:t>
      </w:r>
      <w:r>
        <w:t xml:space="preserve"> Kubernetes (the open source declination of the Goo</w:t>
      </w:r>
      <w:r w:rsidR="00D34B7C">
        <w:t>gle internal orchestration tool</w:t>
      </w:r>
      <w:r>
        <w:t xml:space="preserve">: Borg), which sit at the top in term </w:t>
      </w:r>
      <w:r w:rsidR="00D005C4">
        <w:t xml:space="preserve">of features, openness, and </w:t>
      </w:r>
      <w:r>
        <w:t>adoption, among cloud orchestration tool</w:t>
      </w:r>
      <w:r w:rsidR="00921C8C">
        <w:t>s</w:t>
      </w:r>
      <w:r w:rsidR="00775797">
        <w:t xml:space="preserve"> today’s l</w:t>
      </w:r>
      <w:r>
        <w:t>an</w:t>
      </w:r>
      <w:r w:rsidR="00775797">
        <w:t>d</w:t>
      </w:r>
      <w:r>
        <w:t>scape.</w:t>
      </w:r>
    </w:p>
    <w:p w:rsidR="00D005C4" w:rsidRDefault="00D005C4" w:rsidP="002D7C8C"/>
    <w:p w:rsidR="00921C8C" w:rsidRDefault="00350728" w:rsidP="002D7C8C">
      <w:r>
        <w:t>Even i</w:t>
      </w:r>
      <w:r w:rsidR="00D005C4">
        <w:t>t</w:t>
      </w:r>
      <w:r w:rsidR="00C64B2E">
        <w:t xml:space="preserve"> is the right choice to start</w:t>
      </w:r>
      <w:r w:rsidR="00921C8C">
        <w:t xml:space="preserve"> with simple Do</w:t>
      </w:r>
      <w:r w:rsidR="006A0547">
        <w:t>c</w:t>
      </w:r>
      <w:r>
        <w:t xml:space="preserve">ker Swarm, </w:t>
      </w:r>
      <w:r w:rsidR="00D005C4">
        <w:t>i</w:t>
      </w:r>
      <w:r w:rsidR="00921C8C">
        <w:t xml:space="preserve">t will be easy to add later another orchestration tool like Kubernetes, since it will be proposed as the Swarm complement in Docker </w:t>
      </w:r>
      <w:r w:rsidR="00E55DC2">
        <w:t>Enterprise</w:t>
      </w:r>
      <w:r w:rsidR="00921C8C">
        <w:t xml:space="preserve"> distribution (</w:t>
      </w:r>
      <w:hyperlink r:id="rId31" w:history="1">
        <w:r w:rsidR="00921C8C" w:rsidRPr="006A0547">
          <w:rPr>
            <w:rStyle w:val="Lienhypertexte"/>
          </w:rPr>
          <w:t>very recent news</w:t>
        </w:r>
      </w:hyperlink>
      <w:r w:rsidR="006A0547">
        <w:t>)</w:t>
      </w:r>
      <w:r>
        <w:t xml:space="preserve">, the </w:t>
      </w:r>
      <w:r w:rsidR="005C47C2">
        <w:t>upgrade</w:t>
      </w:r>
      <w:r>
        <w:t xml:space="preserve"> </w:t>
      </w:r>
      <w:r w:rsidR="005C47C2">
        <w:t xml:space="preserve">feasibility </w:t>
      </w:r>
      <w:r>
        <w:t xml:space="preserve">is </w:t>
      </w:r>
      <w:r w:rsidR="005C47C2">
        <w:t>guaranteed</w:t>
      </w:r>
      <w:r w:rsidR="00633C73">
        <w:t>.</w:t>
      </w:r>
    </w:p>
    <w:p w:rsidR="00D005C4" w:rsidRDefault="00D005C4" w:rsidP="002D7C8C"/>
    <w:p w:rsidR="00775797" w:rsidRDefault="00D005C4" w:rsidP="002D7C8C">
      <w:r>
        <w:t>Then</w:t>
      </w:r>
      <w:r w:rsidR="00775797">
        <w:t xml:space="preserve"> the MNCA FIWARE smart city platform will be deployed in a global docker swarm covering the 3 data centers.</w:t>
      </w:r>
    </w:p>
    <w:p w:rsidR="00D5504A" w:rsidRDefault="00D5504A" w:rsidP="002D7C8C">
      <w:r>
        <w:t xml:space="preserve">The repartition </w:t>
      </w:r>
      <w:r w:rsidR="00633C73">
        <w:t xml:space="preserve">of the traffic </w:t>
      </w:r>
      <w:r>
        <w:t>between the data centers</w:t>
      </w:r>
      <w:r w:rsidR="00633C73">
        <w:t xml:space="preserve"> will be managed </w:t>
      </w:r>
      <w:r w:rsidR="00580034">
        <w:t xml:space="preserve">either </w:t>
      </w:r>
      <w:r w:rsidR="00633C73">
        <w:t>by F5 BigIP load balancing appliance</w:t>
      </w:r>
      <w:r w:rsidR="00580034">
        <w:t xml:space="preserve"> or an open source load balancer like HAProxy</w:t>
      </w:r>
      <w:r w:rsidR="00633C73">
        <w:t>.</w:t>
      </w:r>
    </w:p>
    <w:p w:rsidR="008F4289" w:rsidRDefault="008F4289" w:rsidP="002D7C8C">
      <w:r>
        <w:t>However</w:t>
      </w:r>
      <w:r w:rsidR="005C47C2">
        <w:t>,</w:t>
      </w:r>
      <w:r>
        <w:t xml:space="preserve"> </w:t>
      </w:r>
      <w:r w:rsidR="004B0A7C">
        <w:t>to minimize configuration task on load balancer (limit</w:t>
      </w:r>
      <w:r w:rsidR="00087EE9">
        <w:t>ed</w:t>
      </w:r>
      <w:r w:rsidR="004B0A7C">
        <w:t xml:space="preserve"> to load repartition between data centers of </w:t>
      </w:r>
      <w:r w:rsidR="00087EE9">
        <w:t xml:space="preserve">public accessed </w:t>
      </w:r>
      <w:r w:rsidR="004B0A7C">
        <w:t xml:space="preserve">services), for the lower granularity of applications, </w:t>
      </w:r>
      <w:r w:rsidR="00934270">
        <w:t xml:space="preserve">and </w:t>
      </w:r>
      <w:r w:rsidR="00DB3545">
        <w:t xml:space="preserve">internal components of the platform, </w:t>
      </w:r>
      <w:r w:rsidR="004B0A7C">
        <w:t xml:space="preserve">simple load balancing and fail-over mechanisms </w:t>
      </w:r>
      <w:r w:rsidR="00DB3545">
        <w:t>are</w:t>
      </w:r>
      <w:r w:rsidR="004B0A7C">
        <w:t xml:space="preserve"> </w:t>
      </w:r>
      <w:r w:rsidR="00DB3545">
        <w:t>managed</w:t>
      </w:r>
      <w:r w:rsidR="004B0A7C">
        <w:t xml:space="preserve"> automatically by the Docker Swarm</w:t>
      </w:r>
      <w:r w:rsidR="00DB3545">
        <w:t xml:space="preserve"> (nu</w:t>
      </w:r>
      <w:r w:rsidR="001D4C7E">
        <w:t>mber of instances of a service).</w:t>
      </w:r>
    </w:p>
    <w:p w:rsidR="00FA6C43" w:rsidRDefault="00FA6C43" w:rsidP="002D7C8C"/>
    <w:p w:rsidR="00FA6C43" w:rsidRDefault="006553F9" w:rsidP="002D7C8C">
      <w:r>
        <w:t>For the deployment of the platform over a Swarm, we still need</w:t>
      </w:r>
      <w:r w:rsidR="008979F8">
        <w:t xml:space="preserve"> to provision virtual machines </w:t>
      </w:r>
      <w:r>
        <w:t>or bare metal server</w:t>
      </w:r>
      <w:r w:rsidR="008979F8">
        <w:t>s</w:t>
      </w:r>
      <w:r>
        <w:t xml:space="preserve"> and add it to the swarm.</w:t>
      </w:r>
    </w:p>
    <w:p w:rsidR="006553F9" w:rsidRDefault="006553F9" w:rsidP="002D7C8C"/>
    <w:p w:rsidR="006553F9" w:rsidRDefault="006553F9" w:rsidP="002D7C8C">
      <w:r>
        <w:t>For the moment VM are created using VMWare</w:t>
      </w:r>
      <w:r w:rsidR="00EF7141">
        <w:t xml:space="preserve"> vSphere, </w:t>
      </w:r>
      <w:r w:rsidR="008979F8">
        <w:t xml:space="preserve">it’s </w:t>
      </w:r>
      <w:r w:rsidR="00EF7141">
        <w:t>simple, but it comes with a cost per each created VM…</w:t>
      </w:r>
    </w:p>
    <w:p w:rsidR="006553F9" w:rsidRDefault="00EF7141" w:rsidP="002D7C8C">
      <w:r w:rsidRPr="00EF7141">
        <w:t xml:space="preserve">VMware </w:t>
      </w:r>
      <w:r>
        <w:t xml:space="preserve">proposes </w:t>
      </w:r>
      <w:r w:rsidRPr="00EF7141">
        <w:t>vSphere® Integrated Containers</w:t>
      </w:r>
      <w:r>
        <w:t>, which allows to manage containers from vSphere, but it doesn’t change the cost for the deployed VM</w:t>
      </w:r>
      <w:r w:rsidR="00D079E4">
        <w:t>s a license fee is still applied</w:t>
      </w:r>
      <w:r>
        <w:t>.</w:t>
      </w:r>
    </w:p>
    <w:p w:rsidR="008979F8" w:rsidRDefault="008979F8" w:rsidP="002D7C8C"/>
    <w:p w:rsidR="006553F9" w:rsidRDefault="00D079E4" w:rsidP="002D7C8C">
      <w:r>
        <w:t>A</w:t>
      </w:r>
      <w:r w:rsidR="00EF7141">
        <w:t xml:space="preserve"> solution is proposed: </w:t>
      </w:r>
      <w:hyperlink r:id="rId32" w:history="1">
        <w:r w:rsidR="006553F9" w:rsidRPr="00EF7141">
          <w:rPr>
            <w:rStyle w:val="Lienhypertexte"/>
          </w:rPr>
          <w:t>VMWARE INTEGRATED OP</w:t>
        </w:r>
        <w:r w:rsidR="00EF7141" w:rsidRPr="00EF7141">
          <w:rPr>
            <w:rStyle w:val="Lienhypertexte"/>
          </w:rPr>
          <w:t>ENSTACK</w:t>
        </w:r>
      </w:hyperlink>
      <w:r w:rsidR="00EF7141">
        <w:t>,</w:t>
      </w:r>
      <w:r w:rsidR="00680CF3">
        <w:t xml:space="preserve"> (VIO),</w:t>
      </w:r>
      <w:r w:rsidR="00EF7141">
        <w:t xml:space="preserve"> which allows to leverage OpenStack from VMWare vSphere</w:t>
      </w:r>
      <w:r>
        <w:t xml:space="preserve">, the infrastructure </w:t>
      </w:r>
      <w:r w:rsidR="00680CF3">
        <w:t xml:space="preserve">is managed </w:t>
      </w:r>
      <w:r>
        <w:t xml:space="preserve">using OpenStack tools, but there’s still license fee to pay </w:t>
      </w:r>
      <w:r w:rsidR="00680CF3">
        <w:t>per CPU (</w:t>
      </w:r>
      <w:r w:rsidR="00680CF3" w:rsidRPr="00680CF3">
        <w:t>VIO 4.0 per-CPU license and Support and Subscriptions (SnS)</w:t>
      </w:r>
      <w:r w:rsidR="00680CF3">
        <w:t>).</w:t>
      </w:r>
    </w:p>
    <w:p w:rsidR="003561AB" w:rsidRDefault="003561AB" w:rsidP="002D7C8C"/>
    <w:p w:rsidR="00A0444D" w:rsidRDefault="00680CF3" w:rsidP="00A0444D">
      <w:r>
        <w:t xml:space="preserve">Despite this license </w:t>
      </w:r>
      <w:r w:rsidR="003561AB">
        <w:t xml:space="preserve">fees </w:t>
      </w:r>
      <w:r>
        <w:t xml:space="preserve">issue, </w:t>
      </w:r>
      <w:r w:rsidR="003561AB">
        <w:t xml:space="preserve">VIO offers </w:t>
      </w:r>
      <w:r w:rsidR="00A0444D">
        <w:t>Container execution on OpenStack: for customers seeking to modernize</w:t>
      </w:r>
      <w:r w:rsidR="003561AB">
        <w:t xml:space="preserve"> </w:t>
      </w:r>
      <w:r w:rsidR="00A0444D">
        <w:t>their traditional applications or to design new ones, based on</w:t>
      </w:r>
      <w:r w:rsidR="003561AB">
        <w:t xml:space="preserve"> </w:t>
      </w:r>
      <w:r w:rsidR="00A0444D">
        <w:t xml:space="preserve">containers, VMware Integrated OpenStack offers </w:t>
      </w:r>
      <w:r w:rsidR="00A0444D" w:rsidRPr="003561AB">
        <w:rPr>
          <w:b/>
        </w:rPr>
        <w:t>Kubernetes</w:t>
      </w:r>
      <w:r w:rsidR="00A0444D">
        <w:t xml:space="preserve"> support ready for</w:t>
      </w:r>
      <w:r w:rsidR="003561AB">
        <w:t xml:space="preserve"> </w:t>
      </w:r>
      <w:r w:rsidR="00A0444D">
        <w:t>production with pooling and persistent storage (volumes). This solution</w:t>
      </w:r>
      <w:r w:rsidR="003561AB">
        <w:t xml:space="preserve"> </w:t>
      </w:r>
      <w:r w:rsidR="00A0444D">
        <w:t>rea</w:t>
      </w:r>
      <w:r w:rsidR="003561AB">
        <w:t>dy for use for</w:t>
      </w:r>
      <w:r w:rsidR="00A0444D">
        <w:t xml:space="preserve"> who want to run containers</w:t>
      </w:r>
      <w:r w:rsidR="003561AB">
        <w:t xml:space="preserve"> </w:t>
      </w:r>
      <w:r w:rsidR="00A0444D">
        <w:t xml:space="preserve">on OpenStack and exploit </w:t>
      </w:r>
      <w:r w:rsidR="003561AB">
        <w:t>V</w:t>
      </w:r>
      <w:r w:rsidR="00A0444D">
        <w:t>Mware's virtualization technologies.</w:t>
      </w:r>
    </w:p>
    <w:p w:rsidR="003561AB" w:rsidRDefault="003561AB" w:rsidP="00A0444D"/>
    <w:p w:rsidR="003561AB" w:rsidRDefault="003561AB" w:rsidP="00A0444D">
      <w:r>
        <w:t>The choice to use the current way or VIO with vSphere, to manage the platform infrastructure need to be assessed with induced costs.</w:t>
      </w:r>
    </w:p>
    <w:p w:rsidR="003561AB" w:rsidRDefault="003561AB" w:rsidP="00A0444D">
      <w:r>
        <w:t>Anyway, using only pure OpenStack tools to manage the platform infrastructure is a solution to consider at least to lower TCO in terms of license fees.</w:t>
      </w:r>
    </w:p>
    <w:p w:rsidR="003561AB" w:rsidRDefault="003561AB" w:rsidP="00A0444D">
      <w:r>
        <w:t xml:space="preserve"> </w:t>
      </w:r>
    </w:p>
    <w:p w:rsidR="002D7C8C" w:rsidRDefault="002D7C8C" w:rsidP="0047663D">
      <w:pPr>
        <w:pStyle w:val="Titre2"/>
        <w:numPr>
          <w:ilvl w:val="1"/>
          <w:numId w:val="2"/>
        </w:numPr>
      </w:pPr>
      <w:bookmarkStart w:id="16" w:name="_Toc499823526"/>
      <w:bookmarkStart w:id="17" w:name="_Toc501722985"/>
      <w:r>
        <w:t>System Architecture Model</w:t>
      </w:r>
      <w:bookmarkEnd w:id="16"/>
      <w:bookmarkEnd w:id="17"/>
    </w:p>
    <w:p w:rsidR="002D7C8C" w:rsidRDefault="002D7C8C" w:rsidP="002D7C8C">
      <w:r w:rsidRPr="0077092E">
        <w:t>The</w:t>
      </w:r>
      <w:r w:rsidRPr="0077092E">
        <w:rPr>
          <w:b/>
          <w:bCs/>
        </w:rPr>
        <w:t xml:space="preserve"> System Architecture Model</w:t>
      </w:r>
      <w:r w:rsidRPr="0077092E">
        <w:t xml:space="preserve"> represents the various architecture components that comp</w:t>
      </w:r>
      <w:r w:rsidR="00A836C2">
        <w:t>rise the system, and shows the important</w:t>
      </w:r>
      <w:r w:rsidRPr="0077092E">
        <w:t xml:space="preserve"> interrelationships.</w:t>
      </w:r>
    </w:p>
    <w:p w:rsidR="000F4D77" w:rsidRPr="0077092E" w:rsidRDefault="000F4D77" w:rsidP="002D7C8C"/>
    <w:p w:rsidR="000F4D77" w:rsidRDefault="000F4D77" w:rsidP="000F4D77">
      <w:pPr>
        <w:keepNext/>
      </w:pPr>
      <w:r>
        <w:rPr>
          <w:noProof/>
          <w:lang w:val="fr-FR" w:eastAsia="fr-FR"/>
        </w:rPr>
        <w:lastRenderedPageBreak/>
        <w:drawing>
          <wp:inline distT="0" distB="0" distL="0" distR="0" wp14:editId="3B57B906">
            <wp:extent cx="8327535" cy="5998908"/>
            <wp:effectExtent l="2222"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NCA_IOT_SmartCity_logical_big_picture.png"/>
                    <pic:cNvPicPr/>
                  </pic:nvPicPr>
                  <pic:blipFill>
                    <a:blip r:embed="rId33">
                      <a:extLst>
                        <a:ext uri="{28A0092B-C50C-407E-A947-70E740481C1C}">
                          <a14:useLocalDpi xmlns:a14="http://schemas.microsoft.com/office/drawing/2010/main" val="0"/>
                        </a:ext>
                      </a:extLst>
                    </a:blip>
                    <a:stretch>
                      <a:fillRect/>
                    </a:stretch>
                  </pic:blipFill>
                  <pic:spPr>
                    <a:xfrm rot="5400000">
                      <a:off x="0" y="0"/>
                      <a:ext cx="8356560" cy="6019817"/>
                    </a:xfrm>
                    <a:prstGeom prst="rect">
                      <a:avLst/>
                    </a:prstGeom>
                  </pic:spPr>
                </pic:pic>
              </a:graphicData>
            </a:graphic>
          </wp:inline>
        </w:drawing>
      </w:r>
    </w:p>
    <w:p w:rsidR="002D7C8C" w:rsidRPr="0077092E" w:rsidRDefault="000F4D77" w:rsidP="000F4D77">
      <w:pPr>
        <w:pStyle w:val="Lgende"/>
      </w:pPr>
      <w:r>
        <w:t xml:space="preserve">Figure </w:t>
      </w:r>
      <w:r>
        <w:fldChar w:fldCharType="begin"/>
      </w:r>
      <w:r>
        <w:instrText xml:space="preserve"> SEQ Figure \* ARABIC </w:instrText>
      </w:r>
      <w:r>
        <w:fldChar w:fldCharType="separate"/>
      </w:r>
      <w:r w:rsidR="00A27A1E">
        <w:rPr>
          <w:noProof/>
        </w:rPr>
        <w:t>6</w:t>
      </w:r>
      <w:r>
        <w:fldChar w:fldCharType="end"/>
      </w:r>
      <w:r>
        <w:t>: MNCA IOT Smart City Platform logical architecture</w:t>
      </w:r>
    </w:p>
    <w:p w:rsidR="002D7C8C" w:rsidRDefault="00D35DAA" w:rsidP="0047663D">
      <w:pPr>
        <w:pStyle w:val="Paragraphedeliste"/>
        <w:numPr>
          <w:ilvl w:val="0"/>
          <w:numId w:val="8"/>
        </w:numPr>
      </w:pPr>
      <w:r>
        <w:lastRenderedPageBreak/>
        <w:t>Not all the relations between components have been represented in the above schema</w:t>
      </w:r>
      <w:r w:rsidR="00FE7EFD">
        <w:t xml:space="preserve"> to preserve readability.</w:t>
      </w:r>
    </w:p>
    <w:p w:rsidR="000B1714" w:rsidRDefault="000B1714" w:rsidP="0047663D">
      <w:pPr>
        <w:pStyle w:val="Paragraphedeliste"/>
        <w:numPr>
          <w:ilvl w:val="0"/>
          <w:numId w:val="8"/>
        </w:numPr>
      </w:pPr>
      <w:r>
        <w:t xml:space="preserve">Most of the components </w:t>
      </w:r>
      <w:r w:rsidR="00722406">
        <w:t xml:space="preserve">provide interfaces through RESTful API over HTTP/HTTPS, so that the platform is SOA (Service Oriented Architecture), and micro services based. </w:t>
      </w:r>
    </w:p>
    <w:p w:rsidR="008005E6" w:rsidRDefault="00D35DAA" w:rsidP="0047663D">
      <w:pPr>
        <w:pStyle w:val="Paragraphedeliste"/>
        <w:numPr>
          <w:ilvl w:val="0"/>
          <w:numId w:val="8"/>
        </w:numPr>
      </w:pPr>
      <w:r>
        <w:t xml:space="preserve">The central component that provides the main </w:t>
      </w:r>
      <w:r w:rsidR="00542C35">
        <w:t>“</w:t>
      </w:r>
      <w:r w:rsidR="00AB1648">
        <w:t xml:space="preserve">context </w:t>
      </w:r>
      <w:r>
        <w:t xml:space="preserve">data </w:t>
      </w:r>
      <w:r w:rsidR="00AB1648">
        <w:t xml:space="preserve">exchange </w:t>
      </w:r>
      <w:r>
        <w:t>bus</w:t>
      </w:r>
      <w:r w:rsidR="005B3E51">
        <w:t>”</w:t>
      </w:r>
      <w:r>
        <w:t xml:space="preserve"> is</w:t>
      </w:r>
      <w:r w:rsidR="005B3E51">
        <w:t xml:space="preserve"> the Orion Context Broker, </w:t>
      </w:r>
      <w:r w:rsidR="00AB1648">
        <w:t>this is the Fiware Generic</w:t>
      </w:r>
      <w:r w:rsidR="00F2163C">
        <w:t xml:space="preserve"> Enabler (GE)</w:t>
      </w:r>
      <w:r w:rsidR="00AB1648">
        <w:t xml:space="preserve"> to consider as the cornerstone of the platform.</w:t>
      </w:r>
    </w:p>
    <w:p w:rsidR="00D35DAA" w:rsidRDefault="008005E6" w:rsidP="0047663D">
      <w:pPr>
        <w:pStyle w:val="Paragraphedeliste"/>
        <w:numPr>
          <w:ilvl w:val="0"/>
          <w:numId w:val="8"/>
        </w:numPr>
      </w:pPr>
      <w:r>
        <w:t xml:space="preserve">As </w:t>
      </w:r>
      <w:r w:rsidR="005B3E51">
        <w:t xml:space="preserve">any interaction with this component is done using NGSI </w:t>
      </w:r>
      <w:r w:rsidR="005303D8">
        <w:t>REST</w:t>
      </w:r>
      <w:r w:rsidR="00722406">
        <w:t>ful</w:t>
      </w:r>
      <w:r w:rsidR="005303D8">
        <w:t xml:space="preserve"> </w:t>
      </w:r>
      <w:r w:rsidR="009A1436">
        <w:t>APIs</w:t>
      </w:r>
      <w:r w:rsidR="00F2163C">
        <w:t xml:space="preserve">, </w:t>
      </w:r>
      <w:r>
        <w:t>th</w:t>
      </w:r>
      <w:r w:rsidR="005303D8">
        <w:t>is</w:t>
      </w:r>
      <w:r>
        <w:t xml:space="preserve"> </w:t>
      </w:r>
      <w:r w:rsidR="007048E0">
        <w:t>is</w:t>
      </w:r>
      <w:r>
        <w:t xml:space="preserve"> </w:t>
      </w:r>
      <w:r w:rsidR="007048E0">
        <w:t xml:space="preserve">the main communication </w:t>
      </w:r>
      <w:r>
        <w:t xml:space="preserve">stream </w:t>
      </w:r>
      <w:r w:rsidR="007048E0">
        <w:t>in</w:t>
      </w:r>
      <w:r>
        <w:t xml:space="preserve"> the platform</w:t>
      </w:r>
      <w:r w:rsidR="005303D8">
        <w:t>,</w:t>
      </w:r>
      <w:r>
        <w:t xml:space="preserve"> that is represented</w:t>
      </w:r>
      <w:r w:rsidR="005303D8">
        <w:t xml:space="preserve"> on the above figure</w:t>
      </w:r>
      <w:r w:rsidR="005B3E51">
        <w:t>.</w:t>
      </w:r>
    </w:p>
    <w:p w:rsidR="009A13A6" w:rsidRDefault="009A13A6" w:rsidP="0047663D">
      <w:pPr>
        <w:pStyle w:val="Paragraphedeliste"/>
        <w:numPr>
          <w:ilvl w:val="0"/>
          <w:numId w:val="8"/>
        </w:numPr>
      </w:pPr>
      <w:r>
        <w:t>As well the transversal arrow to Biz ecosystem</w:t>
      </w:r>
      <w:r w:rsidR="007048E0">
        <w:t xml:space="preserve"> GE</w:t>
      </w:r>
      <w:r>
        <w:t>, represent</w:t>
      </w:r>
      <w:r w:rsidR="00CE0DAA">
        <w:t>s</w:t>
      </w:r>
      <w:r>
        <w:t xml:space="preserve"> the link of each component to it for platform asset</w:t>
      </w:r>
      <w:r w:rsidR="009A1436">
        <w:t>s</w:t>
      </w:r>
      <w:r>
        <w:t xml:space="preserve"> </w:t>
      </w:r>
      <w:r w:rsidR="009A1436">
        <w:t xml:space="preserve">catalog </w:t>
      </w:r>
      <w:r>
        <w:t>management and monetization.</w:t>
      </w:r>
    </w:p>
    <w:p w:rsidR="005303D8" w:rsidRDefault="009E29FD" w:rsidP="0047663D">
      <w:pPr>
        <w:pStyle w:val="Paragraphedeliste"/>
        <w:numPr>
          <w:ilvl w:val="0"/>
          <w:numId w:val="8"/>
        </w:numPr>
      </w:pPr>
      <w:r>
        <w:t xml:space="preserve">Are not represented the relations to the identity manager </w:t>
      </w:r>
      <w:r w:rsidR="007048E0">
        <w:t xml:space="preserve">(IDM GE) </w:t>
      </w:r>
      <w:r>
        <w:t xml:space="preserve">component, which are generally used to </w:t>
      </w:r>
      <w:r w:rsidR="00D34B7C">
        <w:t>authorize</w:t>
      </w:r>
      <w:r>
        <w:t xml:space="preserve"> access to the component through a proxy to identity manager.</w:t>
      </w:r>
    </w:p>
    <w:p w:rsidR="009E29FD" w:rsidRDefault="009E29FD" w:rsidP="0047663D">
      <w:pPr>
        <w:pStyle w:val="Paragraphedeliste"/>
        <w:numPr>
          <w:ilvl w:val="0"/>
          <w:numId w:val="8"/>
        </w:numPr>
      </w:pPr>
      <w:r>
        <w:t xml:space="preserve">The aim with the IDM </w:t>
      </w:r>
      <w:r w:rsidR="00B21781">
        <w:t xml:space="preserve">(Identity Management) </w:t>
      </w:r>
      <w:r>
        <w:t>component, is to try to offer a centralized SSO management over the whole platform</w:t>
      </w:r>
      <w:r w:rsidR="007D2CC4">
        <w:t xml:space="preserve">, allowing the </w:t>
      </w:r>
      <w:r w:rsidR="00D34B7C">
        <w:t>central control of access authorization to platform components.</w:t>
      </w:r>
    </w:p>
    <w:p w:rsidR="00D44027" w:rsidRDefault="009E29FD" w:rsidP="0047663D">
      <w:pPr>
        <w:pStyle w:val="Paragraphedeliste"/>
        <w:numPr>
          <w:ilvl w:val="0"/>
          <w:numId w:val="8"/>
        </w:numPr>
      </w:pPr>
      <w:r>
        <w:t xml:space="preserve">The </w:t>
      </w:r>
      <w:r w:rsidR="00F2163C">
        <w:t xml:space="preserve">data storage component is not </w:t>
      </w:r>
      <w:r w:rsidR="007D2CC4">
        <w:t xml:space="preserve">a Fiware component, this should be the SQL data tank of any Fiware module using </w:t>
      </w:r>
      <w:r w:rsidR="00D44027">
        <w:t xml:space="preserve">SQL database, in case it’s </w:t>
      </w:r>
      <w:r w:rsidR="00253FC4">
        <w:t>impossible to change (a lot of F</w:t>
      </w:r>
      <w:r w:rsidR="00D44027">
        <w:t xml:space="preserve">iware modules rely on MySQL database) to PostgreSQL, we </w:t>
      </w:r>
      <w:r w:rsidR="009A13A6">
        <w:t>can</w:t>
      </w:r>
      <w:r w:rsidR="00D44027">
        <w:t xml:space="preserve"> use MariaDB.</w:t>
      </w:r>
    </w:p>
    <w:p w:rsidR="005B3E51" w:rsidRDefault="00D44027" w:rsidP="0047663D">
      <w:pPr>
        <w:pStyle w:val="Paragraphedeliste"/>
        <w:numPr>
          <w:ilvl w:val="0"/>
          <w:numId w:val="8"/>
        </w:numPr>
      </w:pPr>
      <w:r>
        <w:t>The general idea with the data storage component</w:t>
      </w:r>
      <w:r w:rsidR="00B86FE2">
        <w:t>s</w:t>
      </w:r>
      <w:r>
        <w:t xml:space="preserve"> in the representation is to emphasis the fact that all the databases used by Fiware modules </w:t>
      </w:r>
      <w:r w:rsidR="009A13A6">
        <w:t>should be centralized in some clusters based on needed database server, which is true for SQL database and NoSQL database, so that relation links have not been represented on the above schema</w:t>
      </w:r>
    </w:p>
    <w:p w:rsidR="00B535D8" w:rsidRDefault="00B86FE2" w:rsidP="0047663D">
      <w:pPr>
        <w:pStyle w:val="Paragraphedeliste"/>
        <w:numPr>
          <w:ilvl w:val="0"/>
          <w:numId w:val="8"/>
        </w:numPr>
      </w:pPr>
      <w:r>
        <w:t>Inside</w:t>
      </w:r>
      <w:r w:rsidR="006E75D4">
        <w:t xml:space="preserve"> the DEV component on the </w:t>
      </w:r>
      <w:r>
        <w:t xml:space="preserve">above </w:t>
      </w:r>
      <w:r w:rsidR="00B535D8">
        <w:t>figure are</w:t>
      </w:r>
      <w:r w:rsidR="006E75D4">
        <w:t xml:space="preserve"> the Paas and the tools needed to develop applications that will use the Fiware ecosystem, this encompass development tools but also QA tools for testing and validation purpose</w:t>
      </w:r>
      <w:r w:rsidR="00F83FBE">
        <w:t xml:space="preserve">, which can have </w:t>
      </w:r>
      <w:r w:rsidR="003F7740">
        <w:t>specific needs in term of access to data</w:t>
      </w:r>
      <w:r w:rsidR="00E13566">
        <w:t>.</w:t>
      </w:r>
      <w:r w:rsidR="00B535D8">
        <w:t xml:space="preserve"> Most probably for development and QA, it will be required to deploy some Fiware components or even a complete platform for staging.</w:t>
      </w:r>
    </w:p>
    <w:p w:rsidR="001F7747" w:rsidRDefault="001F7747" w:rsidP="0047663D">
      <w:pPr>
        <w:pStyle w:val="Paragraphedeliste"/>
        <w:numPr>
          <w:ilvl w:val="0"/>
          <w:numId w:val="8"/>
        </w:numPr>
      </w:pPr>
      <w:r>
        <w:t>A global reverse proxy and load balancer (F5 BigIP</w:t>
      </w:r>
      <w:r w:rsidR="00852FA8">
        <w:t xml:space="preserve"> or HA Proxy</w:t>
      </w:r>
      <w:r>
        <w:t>) will be the main entry point to the smart city platform.</w:t>
      </w:r>
    </w:p>
    <w:p w:rsidR="00A27A1E" w:rsidRDefault="00A27A1E" w:rsidP="00A27A1E"/>
    <w:p w:rsidR="00A27A1E" w:rsidRDefault="00A27A1E" w:rsidP="00A27A1E">
      <w:pPr>
        <w:keepNext/>
      </w:pPr>
      <w:r>
        <w:rPr>
          <w:noProof/>
        </w:rPr>
        <w:lastRenderedPageBreak/>
        <w:drawing>
          <wp:inline distT="0" distB="0" distL="0" distR="0" wp14:anchorId="1C8A7A71" wp14:editId="236329C8">
            <wp:extent cx="6000750" cy="5884456"/>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NCA_IOT_SmartCity_logical_big_picture_V3.png"/>
                    <pic:cNvPicPr/>
                  </pic:nvPicPr>
                  <pic:blipFill>
                    <a:blip r:embed="rId34">
                      <a:extLst>
                        <a:ext uri="{28A0092B-C50C-407E-A947-70E740481C1C}">
                          <a14:useLocalDpi xmlns:a14="http://schemas.microsoft.com/office/drawing/2010/main" val="0"/>
                        </a:ext>
                      </a:extLst>
                    </a:blip>
                    <a:stretch>
                      <a:fillRect/>
                    </a:stretch>
                  </pic:blipFill>
                  <pic:spPr>
                    <a:xfrm>
                      <a:off x="0" y="0"/>
                      <a:ext cx="6000750" cy="5884456"/>
                    </a:xfrm>
                    <a:prstGeom prst="rect">
                      <a:avLst/>
                    </a:prstGeom>
                  </pic:spPr>
                </pic:pic>
              </a:graphicData>
            </a:graphic>
          </wp:inline>
        </w:drawing>
      </w:r>
    </w:p>
    <w:p w:rsidR="00A27A1E" w:rsidRDefault="00A27A1E" w:rsidP="00A27A1E">
      <w:pPr>
        <w:pStyle w:val="Lgende"/>
      </w:pPr>
      <w:r>
        <w:t xml:space="preserve">Figure </w:t>
      </w:r>
      <w:r>
        <w:fldChar w:fldCharType="begin"/>
      </w:r>
      <w:r>
        <w:instrText xml:space="preserve"> SEQ Figure \* ARABIC </w:instrText>
      </w:r>
      <w:r>
        <w:fldChar w:fldCharType="separate"/>
      </w:r>
      <w:r>
        <w:rPr>
          <w:noProof/>
        </w:rPr>
        <w:t>7</w:t>
      </w:r>
      <w:r>
        <w:fldChar w:fldCharType="end"/>
      </w:r>
      <w:r>
        <w:t>: Smart City platform logical architecture blue print</w:t>
      </w:r>
    </w:p>
    <w:p w:rsidR="005B3E51" w:rsidRDefault="005B3E51" w:rsidP="002D7C8C"/>
    <w:p w:rsidR="002D7C8C" w:rsidRDefault="002D7C8C" w:rsidP="00641BB8">
      <w:pPr>
        <w:pStyle w:val="Titre3"/>
        <w:numPr>
          <w:ilvl w:val="0"/>
          <w:numId w:val="0"/>
        </w:numPr>
        <w:ind w:left="720" w:hanging="720"/>
        <w:rPr>
          <w:i/>
        </w:rPr>
      </w:pPr>
      <w:bookmarkStart w:id="18" w:name="_Toc499823527"/>
      <w:bookmarkStart w:id="19" w:name="_Toc501722986"/>
      <w:r>
        <w:t>2.2.1 Overall Architectural Considerations</w:t>
      </w:r>
      <w:bookmarkEnd w:id="18"/>
      <w:bookmarkEnd w:id="19"/>
    </w:p>
    <w:p w:rsidR="002D7C8C" w:rsidRPr="0077092E" w:rsidRDefault="002D7C8C" w:rsidP="002D7C8C">
      <w:pPr>
        <w:ind w:firstLine="90"/>
        <w:rPr>
          <w:i/>
          <w:iCs/>
        </w:rPr>
      </w:pPr>
      <w:r w:rsidRPr="0077092E">
        <w:rPr>
          <w:i/>
          <w:iCs/>
        </w:rPr>
        <w:t xml:space="preserve">The </w:t>
      </w:r>
      <w:r w:rsidRPr="0077092E">
        <w:rPr>
          <w:b/>
          <w:bCs/>
          <w:i/>
          <w:iCs/>
        </w:rPr>
        <w:t xml:space="preserve">Overall Architectural Considerations </w:t>
      </w:r>
      <w:r w:rsidRPr="0077092E">
        <w:rPr>
          <w:i/>
          <w:iCs/>
        </w:rPr>
        <w:t xml:space="preserve">section defines how additional technical requirements have been addressed by the architecture.  </w:t>
      </w:r>
      <w:r w:rsidR="003F7740">
        <w:rPr>
          <w:i/>
          <w:iCs/>
        </w:rPr>
        <w:t>items in this section</w:t>
      </w:r>
      <w:r w:rsidRPr="0077092E">
        <w:rPr>
          <w:i/>
          <w:iCs/>
        </w:rPr>
        <w:t xml:space="preserve"> include:</w:t>
      </w:r>
    </w:p>
    <w:p w:rsidR="00B535D8" w:rsidRDefault="00B535D8" w:rsidP="002D7C8C">
      <w:pPr>
        <w:numPr>
          <w:ilvl w:val="0"/>
          <w:numId w:val="1"/>
        </w:numPr>
        <w:rPr>
          <w:i/>
          <w:iCs/>
        </w:rPr>
      </w:pPr>
      <w:r>
        <w:rPr>
          <w:i/>
          <w:iCs/>
        </w:rPr>
        <w:t>Deployment strategy</w:t>
      </w:r>
    </w:p>
    <w:p w:rsidR="002D7C8C" w:rsidRDefault="002D7C8C" w:rsidP="002D7C8C">
      <w:pPr>
        <w:numPr>
          <w:ilvl w:val="0"/>
          <w:numId w:val="1"/>
        </w:numPr>
        <w:rPr>
          <w:i/>
          <w:iCs/>
        </w:rPr>
      </w:pPr>
      <w:r w:rsidRPr="0077092E">
        <w:rPr>
          <w:i/>
          <w:iCs/>
        </w:rPr>
        <w:t>Security Strategy</w:t>
      </w:r>
    </w:p>
    <w:p w:rsidR="009D7CA7" w:rsidRPr="0077092E" w:rsidRDefault="009D7CA7" w:rsidP="002D7C8C">
      <w:pPr>
        <w:numPr>
          <w:ilvl w:val="0"/>
          <w:numId w:val="1"/>
        </w:numPr>
        <w:rPr>
          <w:i/>
          <w:iCs/>
        </w:rPr>
      </w:pPr>
      <w:r>
        <w:rPr>
          <w:i/>
          <w:iCs/>
        </w:rPr>
        <w:t xml:space="preserve">Availability </w:t>
      </w:r>
      <w:r w:rsidRPr="0077092E">
        <w:rPr>
          <w:i/>
          <w:iCs/>
        </w:rPr>
        <w:t>requirements</w:t>
      </w:r>
    </w:p>
    <w:p w:rsidR="002D7C8C" w:rsidRPr="0077092E" w:rsidRDefault="002D7C8C" w:rsidP="002D7C8C">
      <w:pPr>
        <w:numPr>
          <w:ilvl w:val="0"/>
          <w:numId w:val="1"/>
        </w:numPr>
        <w:rPr>
          <w:i/>
          <w:iCs/>
        </w:rPr>
      </w:pPr>
      <w:r w:rsidRPr="0077092E">
        <w:rPr>
          <w:i/>
          <w:iCs/>
        </w:rPr>
        <w:t>Performance requirements</w:t>
      </w:r>
    </w:p>
    <w:p w:rsidR="002D7C8C" w:rsidRPr="0077092E" w:rsidRDefault="002D7C8C" w:rsidP="002D7C8C">
      <w:pPr>
        <w:numPr>
          <w:ilvl w:val="0"/>
          <w:numId w:val="1"/>
        </w:numPr>
        <w:rPr>
          <w:i/>
          <w:iCs/>
        </w:rPr>
      </w:pPr>
      <w:r w:rsidRPr="0077092E">
        <w:rPr>
          <w:i/>
          <w:iCs/>
        </w:rPr>
        <w:t>Accessibility</w:t>
      </w:r>
    </w:p>
    <w:p w:rsidR="002D7C8C" w:rsidRDefault="009A13A6" w:rsidP="002D7C8C">
      <w:pPr>
        <w:numPr>
          <w:ilvl w:val="0"/>
          <w:numId w:val="1"/>
        </w:numPr>
        <w:rPr>
          <w:i/>
          <w:iCs/>
        </w:rPr>
      </w:pPr>
      <w:r>
        <w:rPr>
          <w:i/>
          <w:iCs/>
        </w:rPr>
        <w:t>Database management</w:t>
      </w:r>
    </w:p>
    <w:p w:rsidR="00AF773A" w:rsidRPr="0077092E" w:rsidRDefault="00AF773A" w:rsidP="002D7C8C">
      <w:pPr>
        <w:numPr>
          <w:ilvl w:val="0"/>
          <w:numId w:val="1"/>
        </w:numPr>
        <w:rPr>
          <w:i/>
          <w:iCs/>
        </w:rPr>
      </w:pPr>
      <w:r>
        <w:rPr>
          <w:i/>
          <w:iCs/>
        </w:rPr>
        <w:t>Storage</w:t>
      </w:r>
      <w:r w:rsidR="004A0A5C">
        <w:rPr>
          <w:i/>
          <w:iCs/>
        </w:rPr>
        <w:t xml:space="preserve"> policy</w:t>
      </w:r>
    </w:p>
    <w:p w:rsidR="002D7C8C" w:rsidRPr="0077092E" w:rsidRDefault="002D7C8C" w:rsidP="002D7C8C">
      <w:pPr>
        <w:numPr>
          <w:ilvl w:val="0"/>
          <w:numId w:val="1"/>
        </w:numPr>
        <w:rPr>
          <w:i/>
          <w:iCs/>
        </w:rPr>
      </w:pPr>
      <w:r w:rsidRPr="0077092E">
        <w:rPr>
          <w:i/>
          <w:iCs/>
        </w:rPr>
        <w:t>Transaction volumes</w:t>
      </w:r>
    </w:p>
    <w:p w:rsidR="002D7C8C" w:rsidRPr="0077092E" w:rsidRDefault="002D7C8C" w:rsidP="002D7C8C">
      <w:pPr>
        <w:numPr>
          <w:ilvl w:val="0"/>
          <w:numId w:val="1"/>
        </w:numPr>
        <w:rPr>
          <w:i/>
          <w:iCs/>
        </w:rPr>
      </w:pPr>
      <w:r w:rsidRPr="0077092E">
        <w:rPr>
          <w:i/>
          <w:iCs/>
        </w:rPr>
        <w:t>Concurrent user</w:t>
      </w:r>
      <w:r w:rsidR="0036086A">
        <w:rPr>
          <w:i/>
          <w:iCs/>
        </w:rPr>
        <w:t>s &amp; devices</w:t>
      </w:r>
      <w:r w:rsidRPr="0077092E">
        <w:rPr>
          <w:i/>
          <w:iCs/>
        </w:rPr>
        <w:t xml:space="preserve"> </w:t>
      </w:r>
    </w:p>
    <w:p w:rsidR="002D7C8C" w:rsidRPr="0077092E" w:rsidRDefault="002D7C8C" w:rsidP="002D7C8C">
      <w:pPr>
        <w:numPr>
          <w:ilvl w:val="0"/>
          <w:numId w:val="1"/>
        </w:numPr>
        <w:rPr>
          <w:i/>
          <w:iCs/>
        </w:rPr>
      </w:pPr>
      <w:r w:rsidRPr="0077092E">
        <w:rPr>
          <w:i/>
          <w:iCs/>
        </w:rPr>
        <w:t>Data import and export</w:t>
      </w:r>
    </w:p>
    <w:p w:rsidR="002D7C8C" w:rsidRDefault="002D7C8C" w:rsidP="002D7C8C">
      <w:pPr>
        <w:numPr>
          <w:ilvl w:val="0"/>
          <w:numId w:val="1"/>
        </w:numPr>
        <w:rPr>
          <w:i/>
          <w:iCs/>
        </w:rPr>
      </w:pPr>
      <w:r w:rsidRPr="0077092E">
        <w:rPr>
          <w:i/>
          <w:iCs/>
        </w:rPr>
        <w:lastRenderedPageBreak/>
        <w:t>Disaster recovery</w:t>
      </w:r>
    </w:p>
    <w:p w:rsidR="005E7F17" w:rsidRPr="0077092E" w:rsidRDefault="004E528F" w:rsidP="002D7C8C">
      <w:pPr>
        <w:numPr>
          <w:ilvl w:val="0"/>
          <w:numId w:val="1"/>
        </w:numPr>
        <w:rPr>
          <w:i/>
          <w:iCs/>
        </w:rPr>
      </w:pPr>
      <w:r>
        <w:rPr>
          <w:i/>
          <w:iCs/>
        </w:rPr>
        <w:t>GDPR</w:t>
      </w:r>
    </w:p>
    <w:p w:rsidR="002D7C8C" w:rsidRDefault="002D7C8C" w:rsidP="00B535D8"/>
    <w:p w:rsidR="00B535D8" w:rsidRDefault="00B535D8" w:rsidP="00B535D8">
      <w:pPr>
        <w:pStyle w:val="Titre4"/>
      </w:pPr>
      <w:r>
        <w:t>Deployment</w:t>
      </w:r>
      <w:r w:rsidRPr="00641BB8">
        <w:t xml:space="preserve"> Strategy</w:t>
      </w:r>
    </w:p>
    <w:p w:rsidR="00C42C28" w:rsidRDefault="00B535D8" w:rsidP="00B535D8">
      <w:r>
        <w:t>As stated previously, the MNCA Smart City platform will be deployed using Docker containers in a global swarm (</w:t>
      </w:r>
      <w:r w:rsidR="00C42C28">
        <w:t>group</w:t>
      </w:r>
      <w:r>
        <w:t xml:space="preserve"> of Docker</w:t>
      </w:r>
      <w:r w:rsidR="00C42C28">
        <w:t xml:space="preserve"> engines).</w:t>
      </w:r>
    </w:p>
    <w:p w:rsidR="003F3997" w:rsidRDefault="00C42C28" w:rsidP="00B535D8">
      <w:r>
        <w:t>In this first step Docker engines will be deployed on Virtual machines dispatched on the 3 data centers</w:t>
      </w:r>
      <w:r w:rsidR="001D4C7E">
        <w:t xml:space="preserve"> (when they will be available</w:t>
      </w:r>
      <w:r w:rsidR="00F90B8F">
        <w:t xml:space="preserve">, </w:t>
      </w:r>
      <w:r w:rsidR="00AF254D">
        <w:t>for the first step installation the platform will be deployed on the main data center</w:t>
      </w:r>
      <w:r w:rsidR="001D4C7E">
        <w:t>)</w:t>
      </w:r>
      <w:r>
        <w:t>.</w:t>
      </w:r>
    </w:p>
    <w:p w:rsidR="003E068C" w:rsidRDefault="003F3997" w:rsidP="00B535D8">
      <w:r>
        <w:t>The different modules will be grouped in services</w:t>
      </w:r>
      <w:r w:rsidR="003E068C">
        <w:t xml:space="preserve"> and stack</w:t>
      </w:r>
      <w:r w:rsidR="001D4C7E">
        <w:t>s</w:t>
      </w:r>
      <w:r w:rsidR="003E068C">
        <w:t xml:space="preserve"> (Docker concept</w:t>
      </w:r>
      <w:r w:rsidR="001D4C7E">
        <w:t>s</w:t>
      </w:r>
      <w:r w:rsidR="003E068C">
        <w:t>).</w:t>
      </w:r>
    </w:p>
    <w:p w:rsidR="003E068C" w:rsidRDefault="001D4C7E" w:rsidP="00B535D8">
      <w:r>
        <w:t xml:space="preserve">Database servers, </w:t>
      </w:r>
      <w:r w:rsidR="003E068C">
        <w:t>will be deployed in clusters, at disposal for use by other components of the platform.</w:t>
      </w:r>
    </w:p>
    <w:p w:rsidR="00BC3F50" w:rsidRDefault="00B535D8" w:rsidP="00B535D8">
      <w:r>
        <w:t xml:space="preserve"> </w:t>
      </w:r>
    </w:p>
    <w:p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20" w:name="_Toc496618778"/>
      <w:bookmarkStart w:id="21" w:name="_Toc496618951"/>
      <w:bookmarkStart w:id="22" w:name="_Toc496619010"/>
      <w:bookmarkStart w:id="23" w:name="_Toc496711837"/>
      <w:bookmarkStart w:id="24" w:name="_Toc496712340"/>
      <w:bookmarkStart w:id="25" w:name="_Toc496721317"/>
      <w:bookmarkStart w:id="26" w:name="_Toc497140555"/>
      <w:bookmarkStart w:id="27" w:name="_Toc497322727"/>
      <w:bookmarkStart w:id="28" w:name="_Toc497335759"/>
      <w:bookmarkStart w:id="29" w:name="_Toc497335895"/>
      <w:bookmarkStart w:id="30" w:name="_Toc497400324"/>
      <w:bookmarkStart w:id="31" w:name="_Toc497476810"/>
      <w:bookmarkStart w:id="32" w:name="_Toc497654484"/>
      <w:bookmarkStart w:id="33" w:name="_Toc498000593"/>
      <w:bookmarkStart w:id="34" w:name="_Toc498526828"/>
      <w:bookmarkStart w:id="35" w:name="_Toc498526967"/>
      <w:bookmarkStart w:id="36" w:name="_Toc498962926"/>
      <w:bookmarkStart w:id="37" w:name="_Toc499305481"/>
      <w:bookmarkStart w:id="38" w:name="_Toc499305877"/>
      <w:bookmarkStart w:id="39" w:name="_Toc499539490"/>
      <w:bookmarkStart w:id="40" w:name="_Toc499648742"/>
      <w:bookmarkStart w:id="41" w:name="_Toc499649954"/>
      <w:bookmarkStart w:id="42" w:name="_Toc499650092"/>
      <w:bookmarkStart w:id="43" w:name="_Toc499652561"/>
      <w:bookmarkStart w:id="44" w:name="_Toc499654972"/>
      <w:bookmarkStart w:id="45" w:name="_Toc499720208"/>
      <w:bookmarkStart w:id="46" w:name="_Toc499720453"/>
      <w:bookmarkStart w:id="47" w:name="_Toc499730903"/>
      <w:bookmarkStart w:id="48" w:name="_Toc499731749"/>
      <w:bookmarkStart w:id="49" w:name="_Toc499732531"/>
      <w:bookmarkStart w:id="50" w:name="_Toc499732669"/>
      <w:bookmarkStart w:id="51" w:name="_Toc499797470"/>
      <w:bookmarkStart w:id="52" w:name="_Toc499821092"/>
      <w:bookmarkStart w:id="53" w:name="_Toc499821230"/>
      <w:bookmarkStart w:id="54" w:name="_Toc499823528"/>
      <w:bookmarkStart w:id="55" w:name="_Toc499823666"/>
      <w:bookmarkStart w:id="56" w:name="_Toc500170962"/>
      <w:bookmarkStart w:id="57" w:name="_Toc500171101"/>
      <w:bookmarkStart w:id="58" w:name="_Toc500233971"/>
      <w:bookmarkStart w:id="59" w:name="_Toc500837328"/>
      <w:bookmarkStart w:id="60" w:name="_Toc500837471"/>
      <w:bookmarkStart w:id="61" w:name="_Toc501009919"/>
      <w:bookmarkStart w:id="62" w:name="_Toc50172298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63" w:name="_Toc497322728"/>
      <w:bookmarkStart w:id="64" w:name="_Toc497335760"/>
      <w:bookmarkStart w:id="65" w:name="_Toc497335896"/>
      <w:bookmarkStart w:id="66" w:name="_Toc497400325"/>
      <w:bookmarkStart w:id="67" w:name="_Toc497476811"/>
      <w:bookmarkStart w:id="68" w:name="_Toc497654485"/>
      <w:bookmarkStart w:id="69" w:name="_Toc498000594"/>
      <w:bookmarkStart w:id="70" w:name="_Toc498526829"/>
      <w:bookmarkStart w:id="71" w:name="_Toc498526968"/>
      <w:bookmarkStart w:id="72" w:name="_Toc498962927"/>
      <w:bookmarkStart w:id="73" w:name="_Toc499305482"/>
      <w:bookmarkStart w:id="74" w:name="_Toc499305878"/>
      <w:bookmarkStart w:id="75" w:name="_Toc499539491"/>
      <w:bookmarkStart w:id="76" w:name="_Toc499648743"/>
      <w:bookmarkStart w:id="77" w:name="_Toc499649955"/>
      <w:bookmarkStart w:id="78" w:name="_Toc499650093"/>
      <w:bookmarkStart w:id="79" w:name="_Toc499652562"/>
      <w:bookmarkStart w:id="80" w:name="_Toc499654973"/>
      <w:bookmarkStart w:id="81" w:name="_Toc499720209"/>
      <w:bookmarkStart w:id="82" w:name="_Toc499720454"/>
      <w:bookmarkStart w:id="83" w:name="_Toc499730904"/>
      <w:bookmarkStart w:id="84" w:name="_Toc499731750"/>
      <w:bookmarkStart w:id="85" w:name="_Toc499732532"/>
      <w:bookmarkStart w:id="86" w:name="_Toc499732670"/>
      <w:bookmarkStart w:id="87" w:name="_Toc499797471"/>
      <w:bookmarkStart w:id="88" w:name="_Toc499821093"/>
      <w:bookmarkStart w:id="89" w:name="_Toc499821231"/>
      <w:bookmarkStart w:id="90" w:name="_Toc499823529"/>
      <w:bookmarkStart w:id="91" w:name="_Toc499823667"/>
      <w:bookmarkStart w:id="92" w:name="_Toc500170963"/>
      <w:bookmarkStart w:id="93" w:name="_Toc500171102"/>
      <w:bookmarkStart w:id="94" w:name="_Toc500233972"/>
      <w:bookmarkStart w:id="95" w:name="_Toc500837329"/>
      <w:bookmarkStart w:id="96" w:name="_Toc500837472"/>
      <w:bookmarkStart w:id="97" w:name="_Toc501009920"/>
      <w:bookmarkStart w:id="98" w:name="_Toc501722988"/>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p>
    <w:p w:rsidR="00B535D8" w:rsidRPr="00B535D8" w:rsidRDefault="00B535D8" w:rsidP="0047663D">
      <w:pPr>
        <w:pStyle w:val="Paragraphedeliste"/>
        <w:keepNext/>
        <w:keepLines/>
        <w:numPr>
          <w:ilvl w:val="1"/>
          <w:numId w:val="9"/>
        </w:numPr>
        <w:spacing w:before="200"/>
        <w:contextualSpacing w:val="0"/>
        <w:outlineLvl w:val="1"/>
        <w:rPr>
          <w:rFonts w:eastAsiaTheme="majorEastAsia" w:cstheme="majorBidi"/>
          <w:b/>
          <w:bCs/>
          <w:vanish/>
          <w:sz w:val="28"/>
          <w:szCs w:val="26"/>
        </w:rPr>
      </w:pPr>
      <w:bookmarkStart w:id="99" w:name="_Toc497322729"/>
      <w:bookmarkStart w:id="100" w:name="_Toc497335761"/>
      <w:bookmarkStart w:id="101" w:name="_Toc497335897"/>
      <w:bookmarkStart w:id="102" w:name="_Toc497400326"/>
      <w:bookmarkStart w:id="103" w:name="_Toc497476812"/>
      <w:bookmarkStart w:id="104" w:name="_Toc497654486"/>
      <w:bookmarkStart w:id="105" w:name="_Toc498000595"/>
      <w:bookmarkStart w:id="106" w:name="_Toc498526830"/>
      <w:bookmarkStart w:id="107" w:name="_Toc498526969"/>
      <w:bookmarkStart w:id="108" w:name="_Toc498962928"/>
      <w:bookmarkStart w:id="109" w:name="_Toc499305483"/>
      <w:bookmarkStart w:id="110" w:name="_Toc499305879"/>
      <w:bookmarkStart w:id="111" w:name="_Toc499539492"/>
      <w:bookmarkStart w:id="112" w:name="_Toc499648744"/>
      <w:bookmarkStart w:id="113" w:name="_Toc499649956"/>
      <w:bookmarkStart w:id="114" w:name="_Toc499650094"/>
      <w:bookmarkStart w:id="115" w:name="_Toc499652563"/>
      <w:bookmarkStart w:id="116" w:name="_Toc499654974"/>
      <w:bookmarkStart w:id="117" w:name="_Toc499720210"/>
      <w:bookmarkStart w:id="118" w:name="_Toc499720455"/>
      <w:bookmarkStart w:id="119" w:name="_Toc499730905"/>
      <w:bookmarkStart w:id="120" w:name="_Toc499731751"/>
      <w:bookmarkStart w:id="121" w:name="_Toc499732533"/>
      <w:bookmarkStart w:id="122" w:name="_Toc499732671"/>
      <w:bookmarkStart w:id="123" w:name="_Toc499797472"/>
      <w:bookmarkStart w:id="124" w:name="_Toc499821094"/>
      <w:bookmarkStart w:id="125" w:name="_Toc499821232"/>
      <w:bookmarkStart w:id="126" w:name="_Toc499823530"/>
      <w:bookmarkStart w:id="127" w:name="_Toc499823668"/>
      <w:bookmarkStart w:id="128" w:name="_Toc500170964"/>
      <w:bookmarkStart w:id="129" w:name="_Toc500171103"/>
      <w:bookmarkStart w:id="130" w:name="_Toc500233973"/>
      <w:bookmarkStart w:id="131" w:name="_Toc500837330"/>
      <w:bookmarkStart w:id="132" w:name="_Toc500837473"/>
      <w:bookmarkStart w:id="133" w:name="_Toc501009921"/>
      <w:bookmarkStart w:id="134" w:name="_Toc501722989"/>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B535D8" w:rsidRPr="00B535D8" w:rsidRDefault="00B535D8" w:rsidP="0047663D">
      <w:pPr>
        <w:pStyle w:val="Paragraphedeliste"/>
        <w:keepNext/>
        <w:keepLines/>
        <w:numPr>
          <w:ilvl w:val="2"/>
          <w:numId w:val="9"/>
        </w:numPr>
        <w:spacing w:before="200"/>
        <w:contextualSpacing w:val="0"/>
        <w:outlineLvl w:val="2"/>
        <w:rPr>
          <w:rFonts w:eastAsiaTheme="majorEastAsia" w:cstheme="majorBidi"/>
          <w:b/>
          <w:bCs/>
          <w:vanish/>
          <w:sz w:val="24"/>
        </w:rPr>
      </w:pPr>
      <w:bookmarkStart w:id="135" w:name="_Toc497322730"/>
      <w:bookmarkStart w:id="136" w:name="_Toc497335762"/>
      <w:bookmarkStart w:id="137" w:name="_Toc497335898"/>
      <w:bookmarkStart w:id="138" w:name="_Toc497400327"/>
      <w:bookmarkStart w:id="139" w:name="_Toc497476813"/>
      <w:bookmarkStart w:id="140" w:name="_Toc497654487"/>
      <w:bookmarkStart w:id="141" w:name="_Toc498000596"/>
      <w:bookmarkStart w:id="142" w:name="_Toc498526831"/>
      <w:bookmarkStart w:id="143" w:name="_Toc498526970"/>
      <w:bookmarkStart w:id="144" w:name="_Toc498962929"/>
      <w:bookmarkStart w:id="145" w:name="_Toc499305484"/>
      <w:bookmarkStart w:id="146" w:name="_Toc499305880"/>
      <w:bookmarkStart w:id="147" w:name="_Toc499539493"/>
      <w:bookmarkStart w:id="148" w:name="_Toc499648745"/>
      <w:bookmarkStart w:id="149" w:name="_Toc499649957"/>
      <w:bookmarkStart w:id="150" w:name="_Toc499650095"/>
      <w:bookmarkStart w:id="151" w:name="_Toc499652564"/>
      <w:bookmarkStart w:id="152" w:name="_Toc499654975"/>
      <w:bookmarkStart w:id="153" w:name="_Toc499720211"/>
      <w:bookmarkStart w:id="154" w:name="_Toc499720456"/>
      <w:bookmarkStart w:id="155" w:name="_Toc499730906"/>
      <w:bookmarkStart w:id="156" w:name="_Toc499731752"/>
      <w:bookmarkStart w:id="157" w:name="_Toc499732534"/>
      <w:bookmarkStart w:id="158" w:name="_Toc499732672"/>
      <w:bookmarkStart w:id="159" w:name="_Toc499797473"/>
      <w:bookmarkStart w:id="160" w:name="_Toc499821095"/>
      <w:bookmarkStart w:id="161" w:name="_Toc499821233"/>
      <w:bookmarkStart w:id="162" w:name="_Toc499823531"/>
      <w:bookmarkStart w:id="163" w:name="_Toc499823669"/>
      <w:bookmarkStart w:id="164" w:name="_Toc500170965"/>
      <w:bookmarkStart w:id="165" w:name="_Toc500171104"/>
      <w:bookmarkStart w:id="166" w:name="_Toc500233974"/>
      <w:bookmarkStart w:id="167" w:name="_Toc500837331"/>
      <w:bookmarkStart w:id="168" w:name="_Toc500837474"/>
      <w:bookmarkStart w:id="169" w:name="_Toc501009922"/>
      <w:bookmarkStart w:id="170" w:name="_Toc501722990"/>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rsidR="00B535D8" w:rsidRPr="00B535D8" w:rsidRDefault="00B535D8" w:rsidP="0047663D">
      <w:pPr>
        <w:pStyle w:val="Paragraphedeliste"/>
        <w:keepNext/>
        <w:keepLines/>
        <w:numPr>
          <w:ilvl w:val="3"/>
          <w:numId w:val="9"/>
        </w:numPr>
        <w:spacing w:before="40"/>
        <w:contextualSpacing w:val="0"/>
        <w:outlineLvl w:val="3"/>
        <w:rPr>
          <w:rFonts w:asciiTheme="majorHAnsi" w:eastAsiaTheme="majorEastAsia" w:hAnsiTheme="majorHAnsi" w:cstheme="majorBidi"/>
          <w:i/>
          <w:iCs/>
          <w:vanish/>
          <w:color w:val="2F5496" w:themeColor="accent1" w:themeShade="BF"/>
          <w:sz w:val="24"/>
        </w:rPr>
      </w:pPr>
    </w:p>
    <w:p w:rsidR="00B535D8" w:rsidRDefault="00B535D8" w:rsidP="00B535D8">
      <w:pPr>
        <w:pStyle w:val="Titre4"/>
      </w:pPr>
      <w:r w:rsidRPr="00641BB8">
        <w:t>Security Strategy</w:t>
      </w:r>
    </w:p>
    <w:p w:rsidR="00641BB8" w:rsidRDefault="00090207" w:rsidP="00B535D8">
      <w:r>
        <w:t>Application s</w:t>
      </w:r>
      <w:r w:rsidR="00B535D8">
        <w:t xml:space="preserve">ecurity is achieved through a global identity and access rights management component the Fiware </w:t>
      </w:r>
      <w:r w:rsidR="00304000">
        <w:t>Identity Management GE</w:t>
      </w:r>
      <w:r w:rsidR="00641BB8">
        <w:t>, providing SSO</w:t>
      </w:r>
      <w:r w:rsidR="003207C2">
        <w:t xml:space="preserve"> and secure access to other components of the platform, according to requester authorizations.</w:t>
      </w:r>
    </w:p>
    <w:p w:rsidR="00090207" w:rsidRDefault="00090207" w:rsidP="00B535D8">
      <w:r>
        <w:t>The identity management component will be connected to the MNCA LDAP (MS ADAM based).</w:t>
      </w:r>
    </w:p>
    <w:p w:rsidR="006774E3" w:rsidRDefault="00826277" w:rsidP="00B535D8">
      <w:r>
        <w:t xml:space="preserve">By using </w:t>
      </w:r>
      <w:hyperlink r:id="rId35" w:history="1">
        <w:r w:rsidRPr="00F24211">
          <w:rPr>
            <w:rStyle w:val="Lienhypertexte"/>
          </w:rPr>
          <w:t>Docker Swarm's secrets</w:t>
        </w:r>
      </w:hyperlink>
      <w:r>
        <w:t xml:space="preserve">, component’s secrets (passwords, tokens, </w:t>
      </w:r>
      <w:r w:rsidR="00090207">
        <w:t xml:space="preserve">SSH private </w:t>
      </w:r>
      <w:r>
        <w:t>keys</w:t>
      </w:r>
      <w:r w:rsidR="00090207">
        <w:t>, certificates</w:t>
      </w:r>
      <w:r>
        <w:t xml:space="preserve">) can be safely stored and used </w:t>
      </w:r>
      <w:r w:rsidR="00E10122">
        <w:t>in services composition files without compromising security.</w:t>
      </w:r>
    </w:p>
    <w:p w:rsidR="00090207" w:rsidRDefault="00090207" w:rsidP="00B535D8">
      <w:r>
        <w:t>Docker Images used for the platform will be locally managed in a secured registry</w:t>
      </w:r>
      <w:r w:rsidR="00995542">
        <w:t>.</w:t>
      </w:r>
    </w:p>
    <w:p w:rsidR="003207C2" w:rsidRPr="00641BB8" w:rsidRDefault="003207C2" w:rsidP="00641BB8"/>
    <w:p w:rsidR="009D7CA7" w:rsidRDefault="009D7CA7" w:rsidP="00641BB8">
      <w:pPr>
        <w:pStyle w:val="Titre4"/>
      </w:pPr>
      <w:r w:rsidRPr="00641BB8">
        <w:t>Availability requirements</w:t>
      </w:r>
    </w:p>
    <w:p w:rsidR="003207C2" w:rsidRDefault="003207C2" w:rsidP="003207C2">
      <w:r>
        <w:t>All the components used in the platform will be deployed in a way providing high availability</w:t>
      </w:r>
      <w:r w:rsidR="00302734">
        <w:t>.</w:t>
      </w:r>
    </w:p>
    <w:p w:rsidR="00302734" w:rsidRDefault="001B766D" w:rsidP="003207C2">
      <w:r>
        <w:t>The services and the associated databases should ideally be deployed on the 3 data centers</w:t>
      </w:r>
      <w:r w:rsidR="00627283">
        <w:t>,</w:t>
      </w:r>
    </w:p>
    <w:p w:rsidR="00627283" w:rsidRDefault="00627283" w:rsidP="003207C2">
      <w:r>
        <w:t xml:space="preserve">The third </w:t>
      </w:r>
      <w:r w:rsidR="007C2925">
        <w:t>data center</w:t>
      </w:r>
      <w:r>
        <w:t xml:space="preserve"> remaining </w:t>
      </w:r>
      <w:r w:rsidR="00B871BD">
        <w:t>off-line</w:t>
      </w:r>
      <w:r w:rsidR="007C2925">
        <w:t xml:space="preserve"> most of time</w:t>
      </w:r>
      <w:r w:rsidR="00B871BD">
        <w:t xml:space="preserve">, </w:t>
      </w:r>
      <w:r w:rsidR="003E068C">
        <w:t>should host</w:t>
      </w:r>
      <w:r w:rsidR="00B871BD">
        <w:t xml:space="preserve"> replicas of the databases, updated in real-time.</w:t>
      </w:r>
    </w:p>
    <w:p w:rsidR="001B766D" w:rsidRDefault="001B766D" w:rsidP="003207C2">
      <w:r>
        <w:t>The use</w:t>
      </w:r>
      <w:r w:rsidR="00E8420C">
        <w:t xml:space="preserve"> of Docker provides an easy way </w:t>
      </w:r>
      <w:r>
        <w:t xml:space="preserve">to </w:t>
      </w:r>
      <w:r w:rsidR="00627283">
        <w:t>deploy h</w:t>
      </w:r>
      <w:r w:rsidR="007C2925">
        <w:t>ighly available services, by deploying several containers on</w:t>
      </w:r>
      <w:r w:rsidR="00627283">
        <w:t xml:space="preserve"> several nodes</w:t>
      </w:r>
      <w:r w:rsidR="003E068C">
        <w:t xml:space="preserve"> of a swarm</w:t>
      </w:r>
      <w:r w:rsidR="007C2925">
        <w:t>, using docker compose files or docker stack files.</w:t>
      </w:r>
    </w:p>
    <w:p w:rsidR="001F40F3" w:rsidRPr="003207C2" w:rsidRDefault="001F40F3" w:rsidP="003207C2"/>
    <w:p w:rsidR="009D7CA7" w:rsidRDefault="009D7CA7" w:rsidP="00641BB8">
      <w:pPr>
        <w:pStyle w:val="Titre4"/>
      </w:pPr>
      <w:r w:rsidRPr="00641BB8">
        <w:t>Performance requirements</w:t>
      </w:r>
    </w:p>
    <w:p w:rsidR="00064CC9" w:rsidRDefault="00627283" w:rsidP="003207C2">
      <w:r>
        <w:t>A</w:t>
      </w:r>
      <w:r w:rsidR="003207C2">
        <w:t xml:space="preserve">ny of the components will </w:t>
      </w:r>
      <w:r w:rsidR="001F40F3">
        <w:t>be scalable by adding some instance</w:t>
      </w:r>
      <w:r w:rsidR="00B871BD">
        <w:t xml:space="preserve"> of containers</w:t>
      </w:r>
      <w:r w:rsidR="001F40F3">
        <w:t xml:space="preserve"> to scale-up the service</w:t>
      </w:r>
      <w:r w:rsidR="00064CC9">
        <w:t>.</w:t>
      </w:r>
    </w:p>
    <w:p w:rsidR="003207C2" w:rsidRDefault="00064CC9" w:rsidP="003207C2">
      <w:r>
        <w:t>T</w:t>
      </w:r>
      <w:r w:rsidR="00EF4C1F">
        <w:t>hrough the use of Docker</w:t>
      </w:r>
      <w:r w:rsidR="00627283">
        <w:t xml:space="preserve"> it is very easy to achieve</w:t>
      </w:r>
      <w:r w:rsidR="00B871BD">
        <w:t xml:space="preserve"> by changing services configuration on the fly</w:t>
      </w:r>
      <w:r w:rsidR="001F40F3">
        <w:t>.</w:t>
      </w:r>
    </w:p>
    <w:p w:rsidR="002964F3" w:rsidRDefault="002964F3" w:rsidP="003207C2"/>
    <w:p w:rsidR="001F40F3" w:rsidRPr="003207C2" w:rsidRDefault="001F40F3" w:rsidP="003207C2"/>
    <w:p w:rsidR="009D7CA7" w:rsidRDefault="009D7CA7" w:rsidP="00641BB8">
      <w:pPr>
        <w:pStyle w:val="Titre4"/>
      </w:pPr>
      <w:r w:rsidRPr="00641BB8">
        <w:t>Accessibility</w:t>
      </w:r>
    </w:p>
    <w:p w:rsidR="001F40F3" w:rsidRDefault="001F40F3" w:rsidP="001F40F3">
      <w:r>
        <w:t>Nothing specific is included in Fiware for accessibility, this item is to be considered at application</w:t>
      </w:r>
      <w:r w:rsidR="00E8420C">
        <w:t xml:space="preserve"> UI</w:t>
      </w:r>
      <w:r>
        <w:t xml:space="preserve"> level</w:t>
      </w:r>
      <w:r w:rsidR="00D751DC">
        <w:t>, most probably using accessibility features from operating systems or internet browsers</w:t>
      </w:r>
      <w:r w:rsidR="006F31CE">
        <w:t xml:space="preserve"> that host the client application</w:t>
      </w:r>
      <w:r>
        <w:t>.</w:t>
      </w:r>
    </w:p>
    <w:p w:rsidR="001F40F3" w:rsidRPr="001F40F3" w:rsidRDefault="001F40F3" w:rsidP="001F40F3"/>
    <w:p w:rsidR="009D7CA7" w:rsidRDefault="009D7CA7" w:rsidP="00641BB8">
      <w:pPr>
        <w:pStyle w:val="Titre4"/>
      </w:pPr>
      <w:r w:rsidRPr="00641BB8">
        <w:t>Database management</w:t>
      </w:r>
    </w:p>
    <w:p w:rsidR="001F40F3" w:rsidRDefault="001F40F3" w:rsidP="001F40F3">
      <w:r>
        <w:t>Different kind of databases are u</w:t>
      </w:r>
      <w:r w:rsidR="00EF4C1F">
        <w:t>sed among the Fiware components</w:t>
      </w:r>
      <w:r>
        <w:t>:</w:t>
      </w:r>
    </w:p>
    <w:p w:rsidR="001F40F3" w:rsidRDefault="001F40F3" w:rsidP="001F40F3">
      <w:r>
        <w:t>PostgreSQL, MySQL, Mongo</w:t>
      </w:r>
      <w:r w:rsidR="001C54F4">
        <w:t xml:space="preserve">DB, and </w:t>
      </w:r>
      <w:r w:rsidR="00EF4C1F">
        <w:t>Hadoop cluster.</w:t>
      </w:r>
    </w:p>
    <w:p w:rsidR="00EF4C1F" w:rsidRDefault="00EF4C1F" w:rsidP="001F40F3">
      <w:r>
        <w:t xml:space="preserve">To simplify the maintenance: </w:t>
      </w:r>
    </w:p>
    <w:p w:rsidR="00EF4C1F" w:rsidRDefault="00EF4C1F" w:rsidP="001F40F3">
      <w:r>
        <w:t xml:space="preserve">PostgreSQL </w:t>
      </w:r>
      <w:r w:rsidR="000F242C">
        <w:t xml:space="preserve">will </w:t>
      </w:r>
      <w:r>
        <w:t xml:space="preserve">replace MySQL in each component where it’s possible, </w:t>
      </w:r>
      <w:r w:rsidR="00C35A46">
        <w:t>unless</w:t>
      </w:r>
      <w:r>
        <w:t xml:space="preserve"> it’s not possible </w:t>
      </w:r>
      <w:r w:rsidR="000F242C">
        <w:t xml:space="preserve">to change easily to PostgreSQL, </w:t>
      </w:r>
      <w:hyperlink r:id="rId36" w:history="1">
        <w:r w:rsidRPr="00EF2620">
          <w:rPr>
            <w:rStyle w:val="Lienhypertexte"/>
          </w:rPr>
          <w:t>MariaDB</w:t>
        </w:r>
      </w:hyperlink>
      <w:r>
        <w:t xml:space="preserve"> should replace MySQL without </w:t>
      </w:r>
      <w:r w:rsidR="00C35A46">
        <w:t xml:space="preserve">any </w:t>
      </w:r>
      <w:r>
        <w:t>change.</w:t>
      </w:r>
    </w:p>
    <w:p w:rsidR="00C35A46" w:rsidRDefault="00C35A46" w:rsidP="001F40F3"/>
    <w:p w:rsidR="00C51AF6" w:rsidRDefault="00C51AF6" w:rsidP="001F40F3">
      <w:r>
        <w:t>To rationalize the architecture, each kind of database service will be deployed once in the platform, share</w:t>
      </w:r>
      <w:r w:rsidR="00B63CED">
        <w:t>d</w:t>
      </w:r>
      <w:r>
        <w:t xml:space="preserve"> by the client components.</w:t>
      </w:r>
    </w:p>
    <w:p w:rsidR="00C51AF6" w:rsidRDefault="00C51AF6" w:rsidP="001F40F3">
      <w:r>
        <w:t>Each of the database service will be based on a cluster</w:t>
      </w:r>
      <w:r w:rsidR="00DF2A0F">
        <w:t>:</w:t>
      </w:r>
    </w:p>
    <w:p w:rsidR="00C51AF6" w:rsidRDefault="00C51AF6" w:rsidP="0047663D">
      <w:pPr>
        <w:pStyle w:val="Paragraphedeliste"/>
        <w:numPr>
          <w:ilvl w:val="0"/>
          <w:numId w:val="15"/>
        </w:numPr>
      </w:pPr>
      <w:r>
        <w:t>This is native architecture for MongoDB</w:t>
      </w:r>
    </w:p>
    <w:p w:rsidR="00EF4C1F" w:rsidRDefault="00EF4C1F" w:rsidP="0047663D">
      <w:pPr>
        <w:pStyle w:val="Paragraphedeliste"/>
        <w:numPr>
          <w:ilvl w:val="0"/>
          <w:numId w:val="15"/>
        </w:numPr>
      </w:pPr>
      <w:r>
        <w:t>PostgreSQL database</w:t>
      </w:r>
      <w:r w:rsidR="00DF2A0F">
        <w:t>s</w:t>
      </w:r>
      <w:r>
        <w:t xml:space="preserve"> will be based on a Citus </w:t>
      </w:r>
      <w:r w:rsidR="00EF2620">
        <w:t xml:space="preserve">database </w:t>
      </w:r>
      <w:r>
        <w:t>cluster</w:t>
      </w:r>
    </w:p>
    <w:p w:rsidR="00C51AF6" w:rsidRDefault="00C51AF6" w:rsidP="0047663D">
      <w:pPr>
        <w:pStyle w:val="Paragraphedeliste"/>
        <w:numPr>
          <w:ilvl w:val="0"/>
          <w:numId w:val="15"/>
        </w:numPr>
      </w:pPr>
      <w:r>
        <w:t>MySQL</w:t>
      </w:r>
      <w:r w:rsidR="00EF2620">
        <w:t>/MariaDB</w:t>
      </w:r>
      <w:r>
        <w:t xml:space="preserve"> database</w:t>
      </w:r>
      <w:r w:rsidR="00DF2A0F">
        <w:t>s</w:t>
      </w:r>
      <w:r>
        <w:t xml:space="preserve"> will be based on a Galera </w:t>
      </w:r>
      <w:r w:rsidR="00EF2620">
        <w:t xml:space="preserve">database </w:t>
      </w:r>
      <w:r>
        <w:t>cluster</w:t>
      </w:r>
    </w:p>
    <w:p w:rsidR="0094348C" w:rsidRDefault="007058B9" w:rsidP="0094348C">
      <w:r>
        <w:t xml:space="preserve">May be thinking to master data management </w:t>
      </w:r>
      <w:r w:rsidR="00805211">
        <w:t>at the occasion of this project is an opportunity to consider</w:t>
      </w:r>
    </w:p>
    <w:p w:rsidR="00805211" w:rsidRDefault="00805211" w:rsidP="0094348C">
      <w:r>
        <w:t>In particular</w:t>
      </w:r>
      <w:r w:rsidR="00C35A46">
        <w:t>,</w:t>
      </w:r>
      <w:r>
        <w:t xml:space="preserve"> to reach GDPR conformity more easily, by using appropriate tools to manage data and the access rights.</w:t>
      </w:r>
    </w:p>
    <w:p w:rsidR="00EF4C1F" w:rsidRPr="001F40F3" w:rsidRDefault="00EF4C1F" w:rsidP="001F40F3"/>
    <w:p w:rsidR="009D7CA7" w:rsidRDefault="009D7CA7" w:rsidP="00641BB8">
      <w:pPr>
        <w:pStyle w:val="Titre4"/>
      </w:pPr>
      <w:r w:rsidRPr="00641BB8">
        <w:t>Transaction volumes</w:t>
      </w:r>
    </w:p>
    <w:p w:rsidR="00683969" w:rsidRDefault="00B86B6D" w:rsidP="00C51AF6">
      <w:r>
        <w:t>Write transactions volume:</w:t>
      </w:r>
    </w:p>
    <w:p w:rsidR="00683969" w:rsidRDefault="00683969" w:rsidP="00C51AF6">
      <w:r>
        <w:t>In the excel document about data input traffic, the number of transaction</w:t>
      </w:r>
      <w:r w:rsidR="001326E2">
        <w:t>s</w:t>
      </w:r>
      <w:r>
        <w:t xml:space="preserve"> per day </w:t>
      </w:r>
      <w:r w:rsidR="001326E2">
        <w:t xml:space="preserve">for data acquisition </w:t>
      </w:r>
      <w:r>
        <w:t xml:space="preserve">has been evaluated around </w:t>
      </w:r>
      <w:r w:rsidR="001326E2" w:rsidRPr="001326E2">
        <w:t>62</w:t>
      </w:r>
      <w:r w:rsidR="001326E2">
        <w:t>0 000</w:t>
      </w:r>
      <w:r>
        <w:t>, this is a very low traffic.</w:t>
      </w:r>
    </w:p>
    <w:p w:rsidR="00B86B6D" w:rsidRDefault="00B86B6D" w:rsidP="00C51AF6">
      <w:r>
        <w:t xml:space="preserve">A data acquisition transaction consists in the transformation of the message to NGSI, the update of </w:t>
      </w:r>
      <w:r w:rsidR="00281831">
        <w:t>the data in real time storage and insert it in history data store.</w:t>
      </w:r>
    </w:p>
    <w:p w:rsidR="001326E2" w:rsidRDefault="00880E86" w:rsidP="00C51AF6">
      <w:r>
        <w:t>the top peak known demand is for tramway data (216 data/28 trains/every minute), for existing T1 line,</w:t>
      </w:r>
    </w:p>
    <w:p w:rsidR="00880E86" w:rsidRDefault="00880E86" w:rsidP="00C51AF6">
      <w:r>
        <w:t>even we project to 100 trains with the 3 lines</w:t>
      </w:r>
      <w:r w:rsidR="00B86B6D">
        <w:t xml:space="preserve"> working, it’s less than 2 transactions per seconds</w:t>
      </w:r>
      <w:r w:rsidR="00281831">
        <w:t>.</w:t>
      </w:r>
    </w:p>
    <w:p w:rsidR="00281831" w:rsidRDefault="00281831" w:rsidP="00C51AF6"/>
    <w:p w:rsidR="00683969" w:rsidRDefault="00281831" w:rsidP="00C51AF6">
      <w:r>
        <w:t>Read transaction volume:</w:t>
      </w:r>
    </w:p>
    <w:p w:rsidR="00281831" w:rsidRDefault="00281831" w:rsidP="00C51AF6">
      <w:r>
        <w:t>To give a global evaluation at this step of the project is not easy, since it depends mostly on the type of application, and the traffic they should gen</w:t>
      </w:r>
      <w:r w:rsidR="000732DC">
        <w:t>e</w:t>
      </w:r>
      <w:r>
        <w:t>rate</w:t>
      </w:r>
    </w:p>
    <w:p w:rsidR="00281831" w:rsidRDefault="00281831" w:rsidP="00281831">
      <w:r>
        <w:t xml:space="preserve">The database clusters will be easily </w:t>
      </w:r>
      <w:r w:rsidR="007F5D9D">
        <w:t xml:space="preserve">horizontally </w:t>
      </w:r>
      <w:r>
        <w:t xml:space="preserve">scalable, to support </w:t>
      </w:r>
      <w:r w:rsidR="000732DC">
        <w:t xml:space="preserve">read </w:t>
      </w:r>
      <w:r>
        <w:t>transaction increase in case of need.</w:t>
      </w:r>
    </w:p>
    <w:p w:rsidR="009B3161" w:rsidRDefault="009B3161" w:rsidP="00C51AF6"/>
    <w:p w:rsidR="00C33229" w:rsidRDefault="00C33229" w:rsidP="00C33229">
      <w:pPr>
        <w:pStyle w:val="Titre4"/>
      </w:pPr>
      <w:r>
        <w:t>Storage Sizing</w:t>
      </w:r>
    </w:p>
    <w:p w:rsidR="007431E6" w:rsidRDefault="00C33229" w:rsidP="00C51AF6">
      <w:r>
        <w:t xml:space="preserve">Depending on the component, some storage volumes have to be used, </w:t>
      </w:r>
      <w:r w:rsidR="007431E6">
        <w:t>to persist data outside of the container itself.</w:t>
      </w:r>
    </w:p>
    <w:p w:rsidR="00FC1592" w:rsidRDefault="00FC1592" w:rsidP="00C51AF6"/>
    <w:p w:rsidR="006B2658" w:rsidRDefault="005D4ED7" w:rsidP="00C51AF6">
      <w:r>
        <w:t>F</w:t>
      </w:r>
      <w:r w:rsidR="007431E6">
        <w:t>or most of components except database servers, the storage needs are</w:t>
      </w:r>
      <w:r w:rsidR="006B2658">
        <w:t xml:space="preserve"> limited to the container image</w:t>
      </w:r>
      <w:r w:rsidR="007C5549">
        <w:t xml:space="preserve"> </w:t>
      </w:r>
      <w:r w:rsidR="006B2658">
        <w:t>footprint</w:t>
      </w:r>
      <w:r w:rsidR="007C5549">
        <w:t xml:space="preserve"> (from 40MB</w:t>
      </w:r>
      <w:r w:rsidR="006112A6">
        <w:t xml:space="preserve"> for simple</w:t>
      </w:r>
      <w:r w:rsidR="007C5549">
        <w:t xml:space="preserve"> to 1GB</w:t>
      </w:r>
      <w:r w:rsidR="00281831">
        <w:t xml:space="preserve"> for very complex images</w:t>
      </w:r>
      <w:r w:rsidR="007C5549">
        <w:t>)</w:t>
      </w:r>
      <w:r w:rsidR="006B2658">
        <w:t>, and some configuration files (</w:t>
      </w:r>
      <w:r w:rsidR="00BB1910">
        <w:t>mandatory</w:t>
      </w:r>
      <w:r w:rsidR="006B2658">
        <w:t xml:space="preserve"> for the container</w:t>
      </w:r>
      <w:r w:rsidR="00BB1910">
        <w:t xml:space="preserve"> to run</w:t>
      </w:r>
      <w:r w:rsidR="006B2658">
        <w:t xml:space="preserve">, </w:t>
      </w:r>
      <w:r w:rsidR="00BB1910">
        <w:t xml:space="preserve">but </w:t>
      </w:r>
      <w:r w:rsidR="006B2658" w:rsidRPr="006B2658">
        <w:t>negligible</w:t>
      </w:r>
      <w:r w:rsidR="006B2658">
        <w:t xml:space="preserve"> in size).</w:t>
      </w:r>
    </w:p>
    <w:p w:rsidR="00C33229" w:rsidRDefault="006B2658" w:rsidP="00C51AF6">
      <w:r>
        <w:t xml:space="preserve">In section 3, for each component indication about the storage </w:t>
      </w:r>
      <w:r w:rsidR="00952297">
        <w:t>requirements</w:t>
      </w:r>
      <w:r>
        <w:t xml:space="preserve"> will be assessed.</w:t>
      </w:r>
    </w:p>
    <w:p w:rsidR="00FC1592" w:rsidRDefault="00FC1592" w:rsidP="00C51AF6"/>
    <w:p w:rsidR="006B2658" w:rsidRDefault="006B2658" w:rsidP="00C51AF6">
      <w:r>
        <w:t>For database cluster</w:t>
      </w:r>
      <w:r w:rsidR="006F7CF2">
        <w:t>s</w:t>
      </w:r>
      <w:r w:rsidR="00952297">
        <w:t>, the problematic is different</w:t>
      </w:r>
      <w:r w:rsidR="00DD3E81">
        <w:t xml:space="preserve"> and is described in section 3 as well.</w:t>
      </w:r>
    </w:p>
    <w:p w:rsidR="004E2DDB" w:rsidRDefault="004E2DDB" w:rsidP="00C51AF6"/>
    <w:p w:rsidR="00E32A61" w:rsidRDefault="00E32A61" w:rsidP="00E32A61">
      <w:pPr>
        <w:pStyle w:val="Titre4"/>
      </w:pPr>
      <w:r>
        <w:t>Storage Persistence</w:t>
      </w:r>
    </w:p>
    <w:p w:rsidR="00281831" w:rsidRDefault="00F13551" w:rsidP="00E32A61">
      <w:r>
        <w:t xml:space="preserve">As </w:t>
      </w:r>
      <w:r w:rsidR="00E32A61">
        <w:t>the platform us</w:t>
      </w:r>
      <w:r>
        <w:t>es</w:t>
      </w:r>
      <w:r w:rsidR="00E32A61">
        <w:t xml:space="preserve"> containers, </w:t>
      </w:r>
      <w:r w:rsidR="004F61CC">
        <w:t>managed as services with Docker</w:t>
      </w:r>
      <w:r w:rsidR="004F76AF">
        <w:t xml:space="preserve">, the </w:t>
      </w:r>
      <w:r w:rsidR="00A72038">
        <w:t>container</w:t>
      </w:r>
      <w:r w:rsidR="00A8337A">
        <w:t xml:space="preserve">s are </w:t>
      </w:r>
      <w:r w:rsidR="009F7318">
        <w:t xml:space="preserve">transient, and if a new container is started, </w:t>
      </w:r>
      <w:r w:rsidR="00412D0B">
        <w:t xml:space="preserve">any file inside will be lost, so </w:t>
      </w:r>
      <w:r w:rsidR="00567801">
        <w:t xml:space="preserve">it’s necessary to use </w:t>
      </w:r>
      <w:r w:rsidR="00FF182F">
        <w:t xml:space="preserve">Docker </w:t>
      </w:r>
      <w:r w:rsidR="006A0FFD">
        <w:t>volume storage</w:t>
      </w:r>
      <w:r w:rsidR="00FF182F">
        <w:t xml:space="preserve"> to persist </w:t>
      </w:r>
      <w:r w:rsidR="000123B6">
        <w:t>the data to keep</w:t>
      </w:r>
      <w:r w:rsidR="002E5997">
        <w:t>.</w:t>
      </w:r>
    </w:p>
    <w:p w:rsidR="002A1F2E" w:rsidRDefault="002A1F2E" w:rsidP="00E32A61">
      <w:r>
        <w:t xml:space="preserve">If the volume is created on </w:t>
      </w:r>
    </w:p>
    <w:p w:rsidR="00C33229" w:rsidRDefault="002E5997" w:rsidP="00C51AF6">
      <w:r>
        <w:t xml:space="preserve">The first </w:t>
      </w:r>
      <w:r w:rsidR="00796E62">
        <w:t xml:space="preserve">simple </w:t>
      </w:r>
      <w:r w:rsidR="001A31F8">
        <w:t xml:space="preserve">idea should be to use </w:t>
      </w:r>
      <w:r w:rsidR="00590C1A">
        <w:t>Docker volume</w:t>
      </w:r>
      <w:r w:rsidR="004931F8">
        <w:t>s</w:t>
      </w:r>
      <w:r w:rsidR="00590C1A">
        <w:t xml:space="preserve"> mapped to</w:t>
      </w:r>
      <w:r w:rsidR="001A31F8">
        <w:t xml:space="preserve"> NFS</w:t>
      </w:r>
      <w:r w:rsidR="001E6822">
        <w:t xml:space="preserve"> </w:t>
      </w:r>
      <w:r w:rsidR="005D72BB">
        <w:t xml:space="preserve">shared </w:t>
      </w:r>
      <w:r w:rsidR="001E6822">
        <w:t>volume</w:t>
      </w:r>
      <w:r w:rsidR="004931F8">
        <w:t>s</w:t>
      </w:r>
      <w:r w:rsidR="0048061E">
        <w:t>.</w:t>
      </w:r>
    </w:p>
    <w:p w:rsidR="001E6822" w:rsidRDefault="001E6822" w:rsidP="00C51AF6">
      <w:r>
        <w:t xml:space="preserve">Another </w:t>
      </w:r>
      <w:r w:rsidR="008B3E10">
        <w:t xml:space="preserve">solution should be to use </w:t>
      </w:r>
      <w:r w:rsidR="00F42BF5">
        <w:t xml:space="preserve">solutions like </w:t>
      </w:r>
      <w:hyperlink r:id="rId37" w:history="1">
        <w:r w:rsidR="00E5451B" w:rsidRPr="00E5451B">
          <w:rPr>
            <w:rStyle w:val="Lienhypertexte"/>
          </w:rPr>
          <w:t>Flocker</w:t>
        </w:r>
      </w:hyperlink>
      <w:r w:rsidR="00E5451B">
        <w:t xml:space="preserve"> or </w:t>
      </w:r>
      <w:hyperlink r:id="rId38" w:history="1">
        <w:r w:rsidR="00E5451B" w:rsidRPr="00C445B2">
          <w:rPr>
            <w:rStyle w:val="Lienhypertexte"/>
          </w:rPr>
          <w:t>Rex-Ray</w:t>
        </w:r>
      </w:hyperlink>
      <w:r w:rsidR="005D72BB">
        <w:t xml:space="preserve">, </w:t>
      </w:r>
      <w:r w:rsidR="003A23D8">
        <w:t xml:space="preserve">that are able to work with </w:t>
      </w:r>
      <w:r w:rsidR="00405B81">
        <w:t xml:space="preserve">different </w:t>
      </w:r>
      <w:r w:rsidR="00433746">
        <w:t xml:space="preserve">network </w:t>
      </w:r>
      <w:r w:rsidR="00CC2067">
        <w:t>storage solutions</w:t>
      </w:r>
      <w:r w:rsidR="00405B81">
        <w:t>, among them EMC</w:t>
      </w:r>
      <w:r w:rsidR="007122A3">
        <w:t>,</w:t>
      </w:r>
      <w:r w:rsidR="0028341D">
        <w:t xml:space="preserve"> in use </w:t>
      </w:r>
      <w:r w:rsidR="007122A3">
        <w:t>in MNCA</w:t>
      </w:r>
      <w:r w:rsidR="00150A36">
        <w:t xml:space="preserve">, those solutions </w:t>
      </w:r>
      <w:r w:rsidR="002D7531">
        <w:t>are able to replicate the d</w:t>
      </w:r>
      <w:r w:rsidR="002E76B6">
        <w:t>ata in the new container in a transparent way</w:t>
      </w:r>
      <w:r w:rsidR="00CC2067">
        <w:t>.</w:t>
      </w:r>
    </w:p>
    <w:p w:rsidR="00DF0D60" w:rsidRPr="00C51AF6" w:rsidRDefault="00DF0D60" w:rsidP="00C51AF6"/>
    <w:p w:rsidR="009D7CA7" w:rsidRDefault="009B3161" w:rsidP="00641BB8">
      <w:pPr>
        <w:pStyle w:val="Titre4"/>
      </w:pPr>
      <w:r>
        <w:t>Concurrent user</w:t>
      </w:r>
      <w:r w:rsidR="0036086A">
        <w:t xml:space="preserve"> &amp; devices</w:t>
      </w:r>
    </w:p>
    <w:p w:rsidR="009B3161" w:rsidRDefault="00E13566" w:rsidP="009B3161">
      <w:r>
        <w:t>T</w:t>
      </w:r>
      <w:r w:rsidR="00B27D5D">
        <w:t>he</w:t>
      </w:r>
      <w:r w:rsidR="002964F3">
        <w:t xml:space="preserve"> scalability </w:t>
      </w:r>
      <w:r w:rsidR="00B27D5D">
        <w:t>of the platform</w:t>
      </w:r>
      <w:r w:rsidR="00721383">
        <w:t xml:space="preserve"> using containers,</w:t>
      </w:r>
      <w:r w:rsidR="00B27D5D">
        <w:t xml:space="preserve"> allow</w:t>
      </w:r>
      <w:r w:rsidR="00551D23">
        <w:t>s</w:t>
      </w:r>
      <w:r w:rsidR="00B27D5D">
        <w:t xml:space="preserve"> to virtually support </w:t>
      </w:r>
      <w:r>
        <w:t xml:space="preserve">any numbers of </w:t>
      </w:r>
      <w:r w:rsidR="0036086A">
        <w:t xml:space="preserve">concurrent </w:t>
      </w:r>
      <w:r>
        <w:t>users</w:t>
      </w:r>
      <w:r w:rsidR="0036086A">
        <w:t xml:space="preserve"> and devices</w:t>
      </w:r>
      <w:r>
        <w:t xml:space="preserve">, </w:t>
      </w:r>
      <w:r w:rsidR="00FC1592">
        <w:t xml:space="preserve">by deploying more instances of services, </w:t>
      </w:r>
      <w:r>
        <w:t xml:space="preserve">providing </w:t>
      </w:r>
      <w:r w:rsidR="00551D23">
        <w:t xml:space="preserve">the provisioning of enough computing nodes </w:t>
      </w:r>
      <w:r w:rsidR="00FC1592">
        <w:t>as virtual machines or</w:t>
      </w:r>
      <w:r w:rsidR="00551D23">
        <w:t xml:space="preserve"> bare metal servers</w:t>
      </w:r>
      <w:r w:rsidR="0036086A">
        <w:t xml:space="preserve"> to absorb the load</w:t>
      </w:r>
      <w:r w:rsidR="00551D23">
        <w:t>.</w:t>
      </w:r>
    </w:p>
    <w:p w:rsidR="00721383" w:rsidRPr="00C51AF6" w:rsidRDefault="00721383" w:rsidP="009B3161">
      <w:r>
        <w:t xml:space="preserve">By starting with a simple configuration on 3 or 4 nodes, we will evaluate performance through some simple use cases scenarios, with a monitoring system </w:t>
      </w:r>
      <w:r w:rsidR="00D10440">
        <w:t>beside which store</w:t>
      </w:r>
      <w:r w:rsidR="007122A3">
        <w:t>s</w:t>
      </w:r>
      <w:r w:rsidR="00D10440">
        <w:t xml:space="preserve"> history.</w:t>
      </w:r>
    </w:p>
    <w:p w:rsidR="009B3161" w:rsidRPr="009B3161" w:rsidRDefault="009B3161" w:rsidP="009B3161"/>
    <w:p w:rsidR="009D7CA7" w:rsidRDefault="00692D17" w:rsidP="00641BB8">
      <w:pPr>
        <w:pStyle w:val="Titre4"/>
      </w:pPr>
      <w:r>
        <w:t xml:space="preserve">Data import, </w:t>
      </w:r>
      <w:r w:rsidR="009D7CA7" w:rsidRPr="00641BB8">
        <w:t>export</w:t>
      </w:r>
      <w:r>
        <w:t xml:space="preserve"> and models</w:t>
      </w:r>
    </w:p>
    <w:p w:rsidR="00692D17" w:rsidRDefault="00C51AF6" w:rsidP="00C51AF6">
      <w:r>
        <w:t>Data existing in the current data warehouse will be imported into the new platform</w:t>
      </w:r>
      <w:r w:rsidR="00DF2A0F">
        <w:t xml:space="preserve">, </w:t>
      </w:r>
    </w:p>
    <w:p w:rsidR="00C51AF6" w:rsidRDefault="00692D17" w:rsidP="00C51AF6">
      <w:r>
        <w:t>T</w:t>
      </w:r>
      <w:r w:rsidR="00DF2A0F">
        <w:t xml:space="preserve">he main concern remains the current data model adaptation to </w:t>
      </w:r>
      <w:r w:rsidR="00DB3545">
        <w:t xml:space="preserve">existing </w:t>
      </w:r>
      <w:hyperlink r:id="rId39" w:history="1">
        <w:r w:rsidR="00DF2A0F" w:rsidRPr="00CE1668">
          <w:rPr>
            <w:rStyle w:val="Lienhypertexte"/>
          </w:rPr>
          <w:t>Fiware data models</w:t>
        </w:r>
      </w:hyperlink>
      <w:r w:rsidR="00DB3545">
        <w:t xml:space="preserve"> and eventually propose amendment</w:t>
      </w:r>
      <w:r w:rsidR="00CE1668">
        <w:t>s when needed</w:t>
      </w:r>
      <w:r w:rsidR="00DF2A0F">
        <w:t>.</w:t>
      </w:r>
    </w:p>
    <w:p w:rsidR="00DB3545" w:rsidRDefault="00DB3545" w:rsidP="00C51AF6">
      <w:r>
        <w:t xml:space="preserve">This is currently under study, in order to be able to propose a </w:t>
      </w:r>
      <w:r w:rsidR="00CE1668">
        <w:t>table of correspondence between the existing data source attributes and the attributes defined in the schema for the destination data object (an NGSI entity</w:t>
      </w:r>
      <w:r w:rsidR="007F5BE3">
        <w:t>)</w:t>
      </w:r>
      <w:r w:rsidR="00CE1668">
        <w:t>, that, if possible, match a</w:t>
      </w:r>
      <w:r w:rsidR="001A234C">
        <w:t>n existing</w:t>
      </w:r>
      <w:r w:rsidR="00CE1668">
        <w:t xml:space="preserve"> Fiware data model</w:t>
      </w:r>
      <w:r w:rsidR="007F5BE3">
        <w:t>.</w:t>
      </w:r>
    </w:p>
    <w:p w:rsidR="009B3161" w:rsidRDefault="001A234C" w:rsidP="00C51AF6">
      <w:r>
        <w:t xml:space="preserve">In case new attributes need to be added to a Fiware proposed model, or new data model, the proposal should be sent to Fiware for validation, respecting the given guidelines on </w:t>
      </w:r>
      <w:hyperlink r:id="rId40" w:anchor="how-to-contribute" w:history="1">
        <w:r w:rsidRPr="001A234C">
          <w:rPr>
            <w:rStyle w:val="Lienhypertexte"/>
          </w:rPr>
          <w:t>How To Contribute</w:t>
        </w:r>
      </w:hyperlink>
      <w:r>
        <w:t>.</w:t>
      </w:r>
    </w:p>
    <w:p w:rsidR="00C35A46" w:rsidRPr="00C51AF6" w:rsidRDefault="00C35A46" w:rsidP="00C51AF6"/>
    <w:p w:rsidR="009D7CA7" w:rsidRDefault="009D7CA7" w:rsidP="00641BB8">
      <w:pPr>
        <w:pStyle w:val="Titre4"/>
      </w:pPr>
      <w:r w:rsidRPr="00641BB8">
        <w:lastRenderedPageBreak/>
        <w:t>Disaster recovery</w:t>
      </w:r>
    </w:p>
    <w:p w:rsidR="002A0357" w:rsidRDefault="00302734" w:rsidP="00302734">
      <w:r>
        <w:t xml:space="preserve">The </w:t>
      </w:r>
      <w:r w:rsidR="00551D23">
        <w:t>3</w:t>
      </w:r>
      <w:r>
        <w:t xml:space="preserve"> data center</w:t>
      </w:r>
      <w:r w:rsidR="00551D23">
        <w:t>s</w:t>
      </w:r>
      <w:r>
        <w:t xml:space="preserve"> should be </w:t>
      </w:r>
      <w:r w:rsidR="00180EFE">
        <w:t>involved in the smart city platform</w:t>
      </w:r>
      <w:r w:rsidR="00DD2480">
        <w:t>,</w:t>
      </w:r>
      <w:r w:rsidR="00180EFE">
        <w:t xml:space="preserve"> then </w:t>
      </w:r>
      <w:r>
        <w:t xml:space="preserve">in case of </w:t>
      </w:r>
      <w:r w:rsidR="00180EFE">
        <w:t>serious problem in the main and secondary data center, the third DC, more protected from disaster like flood, can take over</w:t>
      </w:r>
      <w:r>
        <w:t xml:space="preserve">, </w:t>
      </w:r>
      <w:r w:rsidR="002A0357">
        <w:t>and keep the platform online</w:t>
      </w:r>
      <w:r w:rsidR="00551D23">
        <w:t>.</w:t>
      </w:r>
    </w:p>
    <w:p w:rsidR="00551D23" w:rsidRDefault="002A0357" w:rsidP="00302734">
      <w:r>
        <w:t xml:space="preserve">The </w:t>
      </w:r>
      <w:r w:rsidR="00302734">
        <w:t>database</w:t>
      </w:r>
      <w:r>
        <w:t>s</w:t>
      </w:r>
      <w:r w:rsidR="00180EFE">
        <w:t xml:space="preserve"> used within the platform, </w:t>
      </w:r>
      <w:r>
        <w:t>must be replicated in real time on the third data center, to be able to use it in the shortest time</w:t>
      </w:r>
      <w:r w:rsidR="00E13566">
        <w:t xml:space="preserve"> possible</w:t>
      </w:r>
      <w:r w:rsidR="00551D23">
        <w:t>.</w:t>
      </w:r>
    </w:p>
    <w:p w:rsidR="00E13566" w:rsidRPr="00302734" w:rsidRDefault="00E13566" w:rsidP="00302734"/>
    <w:p w:rsidR="009D7CA7" w:rsidRDefault="009D7CA7" w:rsidP="00641BB8">
      <w:pPr>
        <w:pStyle w:val="Titre4"/>
      </w:pPr>
      <w:r w:rsidRPr="00641BB8">
        <w:t>GDPR</w:t>
      </w:r>
    </w:p>
    <w:p w:rsidR="00DF0958" w:rsidRDefault="00B871BD" w:rsidP="00E13566">
      <w:r>
        <w:t>Observing General Data Protection Regulation w</w:t>
      </w:r>
      <w:r w:rsidR="005B2D11">
        <w:t>ill be mandatory o</w:t>
      </w:r>
      <w:r>
        <w:t xml:space="preserve">n </w:t>
      </w:r>
      <w:r w:rsidR="00E70F96">
        <w:t>M</w:t>
      </w:r>
      <w:r>
        <w:t xml:space="preserve">ay </w:t>
      </w:r>
      <w:r w:rsidR="005B2D11">
        <w:t>25</w:t>
      </w:r>
      <w:r w:rsidR="005B2D11" w:rsidRPr="005B2D11">
        <w:rPr>
          <w:vertAlign w:val="superscript"/>
        </w:rPr>
        <w:t>th</w:t>
      </w:r>
      <w:r w:rsidR="005B2D11">
        <w:t xml:space="preserve"> </w:t>
      </w:r>
      <w:r>
        <w:t>2018</w:t>
      </w:r>
      <w:r w:rsidR="00FE6CCB">
        <w:t>, it’s a</w:t>
      </w:r>
      <w:r w:rsidR="00014B9D">
        <w:t xml:space="preserve"> recent</w:t>
      </w:r>
      <w:r w:rsidR="00FE6CCB">
        <w:t xml:space="preserve"> European directive </w:t>
      </w:r>
      <w:r w:rsidR="002F4F61">
        <w:t>defining</w:t>
      </w:r>
      <w:r w:rsidR="00DF0958">
        <w:t xml:space="preserve"> new rules for personal data management.</w:t>
      </w:r>
    </w:p>
    <w:p w:rsidR="00DF0958" w:rsidRDefault="00DF0958" w:rsidP="00E13566"/>
    <w:p w:rsidR="00DF0958" w:rsidRDefault="00DF0958" w:rsidP="00E13566">
      <w:r w:rsidRPr="00DF0958">
        <w:t>Here are the major changes that are mentioned in this new legislation:</w:t>
      </w:r>
    </w:p>
    <w:p w:rsidR="00DF0958" w:rsidRDefault="00DF0958" w:rsidP="0047663D">
      <w:pPr>
        <w:pStyle w:val="Paragraphedeliste"/>
        <w:numPr>
          <w:ilvl w:val="0"/>
          <w:numId w:val="21"/>
        </w:numPr>
      </w:pPr>
      <w:r w:rsidRPr="00E70F96">
        <w:rPr>
          <w:b/>
        </w:rPr>
        <w:t xml:space="preserve">Consent: </w:t>
      </w:r>
      <w:r>
        <w:t>Consent of personal data must be freely given, specific, informed and unambiguous. Consent is not freely given if a person is unable to freely refuse consent without detriment.</w:t>
      </w:r>
    </w:p>
    <w:p w:rsidR="00DF0958" w:rsidRDefault="00DF0958" w:rsidP="00DF0958"/>
    <w:p w:rsidR="00DF0958" w:rsidRDefault="00DF0958" w:rsidP="0047663D">
      <w:pPr>
        <w:pStyle w:val="Paragraphedeliste"/>
        <w:numPr>
          <w:ilvl w:val="0"/>
          <w:numId w:val="21"/>
        </w:numPr>
      </w:pPr>
      <w:r w:rsidRPr="00E70F96">
        <w:rPr>
          <w:b/>
        </w:rPr>
        <w:t xml:space="preserve">Accountability and privacy by default: </w:t>
      </w:r>
      <w:r>
        <w:t xml:space="preserve">The GDPR has placed great emphasis on the accountability for </w:t>
      </w:r>
      <w:r w:rsidRPr="003476C3">
        <w:rPr>
          <w:b/>
        </w:rPr>
        <w:t>data controllers</w:t>
      </w:r>
      <w:r>
        <w:t xml:space="preserve"> to demonstrate data compliance. They will be required to maintain certain documentation, conduct impact assessment reports for riskier processing and employ data pr</w:t>
      </w:r>
      <w:r w:rsidR="00D55299">
        <w:t xml:space="preserve">otection practices by default, </w:t>
      </w:r>
      <w:r>
        <w:t xml:space="preserve">such as data </w:t>
      </w:r>
      <w:r w:rsidR="0036320B">
        <w:t>minimization</w:t>
      </w:r>
      <w:r>
        <w:t>.</w:t>
      </w:r>
    </w:p>
    <w:p w:rsidR="00DF0958" w:rsidRDefault="00DF0958" w:rsidP="00DF0958"/>
    <w:p w:rsidR="00DF0958" w:rsidRDefault="00DF0958" w:rsidP="0047663D">
      <w:pPr>
        <w:pStyle w:val="Paragraphedeliste"/>
        <w:numPr>
          <w:ilvl w:val="0"/>
          <w:numId w:val="21"/>
        </w:numPr>
      </w:pPr>
      <w:r w:rsidRPr="00E70F96">
        <w:rPr>
          <w:b/>
        </w:rPr>
        <w:t xml:space="preserve">Notification of a data breach: </w:t>
      </w:r>
      <w:r w:rsidRPr="003476C3">
        <w:rPr>
          <w:b/>
        </w:rPr>
        <w:t>Data controllers</w:t>
      </w:r>
      <w:r>
        <w:t xml:space="preserve"> must notify the Data Protection Authorities as quickly as possible, where applicable within 72 hours of the data breach discovery.</w:t>
      </w:r>
    </w:p>
    <w:p w:rsidR="00DF0958" w:rsidRDefault="00DF0958" w:rsidP="00DF0958"/>
    <w:p w:rsidR="00DF0958" w:rsidRDefault="00DF0958" w:rsidP="0047663D">
      <w:pPr>
        <w:pStyle w:val="Paragraphedeliste"/>
        <w:numPr>
          <w:ilvl w:val="0"/>
          <w:numId w:val="21"/>
        </w:numPr>
      </w:pPr>
      <w:r w:rsidRPr="00E70F96">
        <w:rPr>
          <w:b/>
        </w:rPr>
        <w:t xml:space="preserve">Sanctions: </w:t>
      </w:r>
      <w:r>
        <w:t xml:space="preserve">This new legislation allows the Data </w:t>
      </w:r>
      <w:r w:rsidR="00E70F96">
        <w:t>Protection</w:t>
      </w:r>
      <w:r>
        <w:t xml:space="preserve"> Authorities to impose higher fines – up to 4% of annual worldwide turnover. The maximum fines can be applied for discrepancies related to international data transfers or breach of processing principles, such as conditions for consent. Other violations can be fined up to 2% of annual worldwide turnover.</w:t>
      </w:r>
    </w:p>
    <w:p w:rsidR="00DF0958" w:rsidRDefault="00DF0958" w:rsidP="00DF0958"/>
    <w:p w:rsidR="00DF0958" w:rsidRDefault="00DF0958" w:rsidP="0047663D">
      <w:pPr>
        <w:pStyle w:val="Paragraphedeliste"/>
        <w:numPr>
          <w:ilvl w:val="0"/>
          <w:numId w:val="21"/>
        </w:numPr>
      </w:pPr>
      <w:r w:rsidRPr="00E70F96">
        <w:rPr>
          <w:b/>
        </w:rPr>
        <w:t>Role of data processors:</w:t>
      </w:r>
      <w:r w:rsidR="00E70F96" w:rsidRPr="00E70F96">
        <w:rPr>
          <w:b/>
        </w:rPr>
        <w:t xml:space="preserve"> </w:t>
      </w:r>
      <w:r w:rsidRPr="00876C36">
        <w:rPr>
          <w:b/>
        </w:rPr>
        <w:t>Data processors</w:t>
      </w:r>
      <w:r>
        <w:t xml:space="preserve"> will now have direct obligations to implement technical and organisation measures to ensure data protection, this could include appointing a </w:t>
      </w:r>
      <w:r w:rsidRPr="00876C36">
        <w:rPr>
          <w:b/>
        </w:rPr>
        <w:t>Data Protection Officer</w:t>
      </w:r>
      <w:r>
        <w:t xml:space="preserve"> if needed.</w:t>
      </w:r>
    </w:p>
    <w:p w:rsidR="00DF0958" w:rsidRDefault="00DF0958" w:rsidP="00DF0958"/>
    <w:p w:rsidR="00DF0958" w:rsidRDefault="00DF0958" w:rsidP="0047663D">
      <w:pPr>
        <w:pStyle w:val="Paragraphedeliste"/>
        <w:numPr>
          <w:ilvl w:val="0"/>
          <w:numId w:val="21"/>
        </w:numPr>
      </w:pPr>
      <w:r w:rsidRPr="00E70F96">
        <w:rPr>
          <w:b/>
        </w:rPr>
        <w:t xml:space="preserve">One stop shop: </w:t>
      </w:r>
      <w:r>
        <w:t>This legislation will be applicable in all EU states without the need of implementing national legislation. Having a single set of rules will benefit businesses as they will not need to comply with multiple authorities, streamlining the process and saving an estimate of €2.3 billion a year.</w:t>
      </w:r>
    </w:p>
    <w:p w:rsidR="00DF0958" w:rsidRDefault="00DF0958" w:rsidP="00DF0958"/>
    <w:p w:rsidR="00DF0958" w:rsidRDefault="00DF0958" w:rsidP="0047663D">
      <w:pPr>
        <w:pStyle w:val="Paragraphedeliste"/>
        <w:numPr>
          <w:ilvl w:val="0"/>
          <w:numId w:val="21"/>
        </w:numPr>
      </w:pPr>
      <w:r w:rsidRPr="00E70F96">
        <w:rPr>
          <w:b/>
        </w:rPr>
        <w:t xml:space="preserve">Removal of notification requirement: </w:t>
      </w:r>
      <w:r w:rsidR="003476C3">
        <w:rPr>
          <w:b/>
        </w:rPr>
        <w:t>T</w:t>
      </w:r>
      <w:r>
        <w:t xml:space="preserve">he requirement of notifying or seeking approval from a Data Protection Authority is going to be removed in many circumstances. This decision is made to save funds and time. Instead of notification the new directive requires </w:t>
      </w:r>
      <w:r w:rsidRPr="003476C3">
        <w:rPr>
          <w:b/>
        </w:rPr>
        <w:t>data controllers</w:t>
      </w:r>
      <w:r>
        <w:t xml:space="preserve"> to put in place appropriate practices for large scale processing in the form of new technology.</w:t>
      </w:r>
    </w:p>
    <w:p w:rsidR="00DF0958" w:rsidRDefault="00DF0958" w:rsidP="00DF0958"/>
    <w:p w:rsidR="00DF0958" w:rsidRDefault="008C4424" w:rsidP="0047663D">
      <w:pPr>
        <w:pStyle w:val="Paragraphedeliste"/>
        <w:numPr>
          <w:ilvl w:val="0"/>
          <w:numId w:val="21"/>
        </w:numPr>
      </w:pPr>
      <w:r>
        <w:rPr>
          <w:b/>
        </w:rPr>
        <w:t xml:space="preserve">Right to be forgotten: </w:t>
      </w:r>
      <w:r>
        <w:t>Person</w:t>
      </w:r>
      <w:r w:rsidRPr="008C4424">
        <w:t>s</w:t>
      </w:r>
      <w:r w:rsidR="00DF0958">
        <w:t xml:space="preserve"> will be able to require their data to be deleted when there is no </w:t>
      </w:r>
      <w:r>
        <w:t>legitimate reason for an organiz</w:t>
      </w:r>
      <w:r w:rsidR="00DF0958">
        <w:t>ation to retain it. Followi</w:t>
      </w:r>
      <w:r w:rsidR="00DD200C">
        <w:t xml:space="preserve">ng, </w:t>
      </w:r>
      <w:r>
        <w:t>the organis</w:t>
      </w:r>
      <w:r w:rsidR="00DF0958">
        <w:t>ation must also take appropriate steps to inform any third party that might have any links or copies of the data and request them to delete it.</w:t>
      </w:r>
    </w:p>
    <w:p w:rsidR="00D55299" w:rsidRDefault="00D55299" w:rsidP="00D55299">
      <w:pPr>
        <w:pStyle w:val="Paragraphedeliste"/>
      </w:pPr>
    </w:p>
    <w:p w:rsidR="00D55299" w:rsidRDefault="00D55299" w:rsidP="0047663D">
      <w:pPr>
        <w:pStyle w:val="Paragraphedeliste"/>
        <w:numPr>
          <w:ilvl w:val="0"/>
          <w:numId w:val="21"/>
        </w:numPr>
      </w:pPr>
      <w:r w:rsidRPr="00E70F96">
        <w:rPr>
          <w:b/>
        </w:rPr>
        <w:t>Expanded territorial reach:</w:t>
      </w:r>
      <w:r>
        <w:t xml:space="preserve"> Companies that are based outside of the EU, but targeting customers that are in the EU will be subject to the GDPR which is not the c</w:t>
      </w:r>
      <w:r w:rsidR="006A5945">
        <w:t>a</w:t>
      </w:r>
      <w:r w:rsidR="008C4424">
        <w:t>se now. (Not Applicable for the</w:t>
      </w:r>
      <w:r>
        <w:t xml:space="preserve"> project)</w:t>
      </w:r>
      <w:r w:rsidR="005B2D11">
        <w:t>.</w:t>
      </w:r>
    </w:p>
    <w:p w:rsidR="006A5945" w:rsidRDefault="006A5945" w:rsidP="006A5945">
      <w:pPr>
        <w:pStyle w:val="Paragraphedeliste"/>
      </w:pPr>
    </w:p>
    <w:p w:rsidR="00084DF0" w:rsidRDefault="00084DF0" w:rsidP="00084DF0">
      <w:r>
        <w:t xml:space="preserve">Data Protection Act identifies Data controllers and Data Processors as separate jobs: </w:t>
      </w:r>
    </w:p>
    <w:p w:rsidR="00084DF0" w:rsidRDefault="00531991" w:rsidP="00084DF0">
      <w:pPr>
        <w:rPr>
          <w:rStyle w:val="Lienhypertexte"/>
        </w:rPr>
      </w:pPr>
      <w:hyperlink r:id="rId41" w:history="1">
        <w:r w:rsidR="00084DF0" w:rsidRPr="0053125C">
          <w:rPr>
            <w:rStyle w:val="Lienhypertexte"/>
          </w:rPr>
          <w:t>https://ico.org.uk/media/for-organisations/documents/1546/data-controllers-and-data-processors-dp-guidance.pdf</w:t>
        </w:r>
      </w:hyperlink>
    </w:p>
    <w:p w:rsidR="00084DF0" w:rsidRDefault="00084DF0" w:rsidP="00084DF0">
      <w:pPr>
        <w:rPr>
          <w:rStyle w:val="Lienhypertexte"/>
        </w:rPr>
      </w:pPr>
    </w:p>
    <w:p w:rsidR="006A5945" w:rsidRDefault="006A5945" w:rsidP="00084DF0">
      <w:r>
        <w:t xml:space="preserve">The </w:t>
      </w:r>
      <w:r w:rsidR="00084DF0">
        <w:t xml:space="preserve">new GDPR </w:t>
      </w:r>
      <w:r>
        <w:t xml:space="preserve">rules described above will have to be applied mostly in the applications involving the use of personal data (in particular </w:t>
      </w:r>
      <w:r w:rsidR="008C4424">
        <w:t xml:space="preserve">data from </w:t>
      </w:r>
      <w:r>
        <w:t>citizens)</w:t>
      </w:r>
      <w:r w:rsidR="008C4424">
        <w:t>.</w:t>
      </w:r>
    </w:p>
    <w:p w:rsidR="008C4424" w:rsidRDefault="00AC148F" w:rsidP="006A5945">
      <w:r>
        <w:lastRenderedPageBreak/>
        <w:t>However</w:t>
      </w:r>
      <w:r w:rsidR="007F425B">
        <w:t>,</w:t>
      </w:r>
      <w:r>
        <w:t xml:space="preserve"> as the platform will be recipient of many different kind of data, it could be hard to embrace the complexity of the data sets possible </w:t>
      </w:r>
      <w:r w:rsidRPr="00AC148F">
        <w:t>entanglement</w:t>
      </w:r>
      <w:r w:rsidR="00014B9D">
        <w:t>, some data can be related to citizens, because coming from objects/sensors at home, even weared</w:t>
      </w:r>
      <w:r w:rsidR="002B26F8">
        <w:t>, or simply published through applications</w:t>
      </w:r>
      <w:r w:rsidR="009F466E">
        <w:t>.</w:t>
      </w:r>
    </w:p>
    <w:p w:rsidR="009F466E" w:rsidRDefault="009F466E" w:rsidP="006A5945">
      <w:r>
        <w:t>T</w:t>
      </w:r>
      <w:r w:rsidR="002B26F8">
        <w:t>hen t</w:t>
      </w:r>
      <w:r>
        <w:t xml:space="preserve">o have a Data Protection </w:t>
      </w:r>
      <w:r w:rsidR="002B26F8">
        <w:t xml:space="preserve">office is </w:t>
      </w:r>
      <w:r w:rsidR="00C84F8F">
        <w:t xml:space="preserve">worth </w:t>
      </w:r>
      <w:r w:rsidR="002B26F8">
        <w:t>to consider (if not already acted), but this is be</w:t>
      </w:r>
      <w:r w:rsidR="00C84F8F">
        <w:t>yond the scope of this document.</w:t>
      </w:r>
    </w:p>
    <w:p w:rsidR="00C84F8F" w:rsidRDefault="00C84F8F" w:rsidP="006A5945"/>
    <w:p w:rsidR="002B26F8" w:rsidRDefault="002B26F8" w:rsidP="006A5945">
      <w:r>
        <w:t>The multitenant nature of the Fiware platform help a lot to data protection</w:t>
      </w:r>
      <w:r w:rsidR="000E7672">
        <w:t xml:space="preserve"> &amp;</w:t>
      </w:r>
      <w:r w:rsidR="009A318E">
        <w:t xml:space="preserve"> </w:t>
      </w:r>
      <w:r w:rsidR="000E7672">
        <w:t>privacy</w:t>
      </w:r>
      <w:r>
        <w:t xml:space="preserve"> by dividing into independent services with secure</w:t>
      </w:r>
      <w:r w:rsidR="000E7672">
        <w:t xml:space="preserve"> and controlled (authorized </w:t>
      </w:r>
      <w:r>
        <w:t>and authenticated</w:t>
      </w:r>
      <w:r w:rsidR="000E7672">
        <w:t>)</w:t>
      </w:r>
      <w:r>
        <w:t xml:space="preserve"> access to data-sets, provided by </w:t>
      </w:r>
      <w:r w:rsidR="000E7672">
        <w:t xml:space="preserve">global security </w:t>
      </w:r>
      <w:r>
        <w:t>IDM</w:t>
      </w:r>
      <w:r w:rsidR="000E7672">
        <w:t xml:space="preserve"> component</w:t>
      </w:r>
      <w:r>
        <w:t>.</w:t>
      </w:r>
    </w:p>
    <w:p w:rsidR="002D0A1A" w:rsidRDefault="002D0A1A" w:rsidP="006A5945">
      <w:r>
        <w:t xml:space="preserve">However, in the case of cross usage of multiple history datasets </w:t>
      </w:r>
      <w:r w:rsidR="00876C36">
        <w:t xml:space="preserve">like </w:t>
      </w:r>
      <w:r>
        <w:t>in some data-science cases, data must be anonymized</w:t>
      </w:r>
      <w:r w:rsidR="00084DF0">
        <w:t xml:space="preserve"> and minimized</w:t>
      </w:r>
      <w:r>
        <w:t>, before being delivered for analysis</w:t>
      </w:r>
      <w:r w:rsidR="000E7672">
        <w:t>, this is to consider either at data acquisition step and data consuming step</w:t>
      </w:r>
      <w:r>
        <w:t>.</w:t>
      </w:r>
    </w:p>
    <w:p w:rsidR="002D7C8C" w:rsidRDefault="002D7C8C" w:rsidP="0047663D">
      <w:pPr>
        <w:pStyle w:val="Titre2"/>
        <w:numPr>
          <w:ilvl w:val="1"/>
          <w:numId w:val="22"/>
        </w:numPr>
      </w:pPr>
      <w:bookmarkStart w:id="171" w:name="_Toc499823532"/>
      <w:bookmarkStart w:id="172" w:name="_Toc501722991"/>
      <w:r>
        <w:t>System Architecture Component Definitions</w:t>
      </w:r>
      <w:bookmarkEnd w:id="171"/>
      <w:bookmarkEnd w:id="172"/>
    </w:p>
    <w:p w:rsidR="00C17488" w:rsidRDefault="00C17488" w:rsidP="00C17488"/>
    <w:p w:rsidR="00C17488" w:rsidRDefault="00C17488" w:rsidP="00C17488">
      <w:pPr>
        <w:pStyle w:val="Titre3"/>
      </w:pPr>
      <w:bookmarkStart w:id="173" w:name="_Toc499823533"/>
      <w:bookmarkStart w:id="174" w:name="_Toc501722992"/>
      <w:r>
        <w:t>Docker Images Management Component</w:t>
      </w:r>
      <w:r w:rsidR="00C91847">
        <w:t>s</w:t>
      </w:r>
      <w:bookmarkEnd w:id="173"/>
      <w:bookmarkEnd w:id="174"/>
    </w:p>
    <w:p w:rsidR="00C17488" w:rsidRDefault="00C17488" w:rsidP="00C17488">
      <w:r>
        <w:t>MNCA needs to manage its own Docker images</w:t>
      </w:r>
      <w:r w:rsidR="00EF5CF8">
        <w:t xml:space="preserve"> in a local Docker Images Registry</w:t>
      </w:r>
      <w:r>
        <w:t xml:space="preserve">, </w:t>
      </w:r>
      <w:hyperlink r:id="rId42" w:history="1">
        <w:r w:rsidRPr="006F6545">
          <w:rPr>
            <w:rStyle w:val="Lienhypertexte"/>
          </w:rPr>
          <w:t>Portus</w:t>
        </w:r>
      </w:hyperlink>
      <w:r>
        <w:t xml:space="preserve"> has been chosen as the component for this role.</w:t>
      </w:r>
    </w:p>
    <w:p w:rsidR="00C17488" w:rsidRDefault="00C17488" w:rsidP="00C17488">
      <w:r>
        <w:t xml:space="preserve">It’s not a Fiware functional module, but an infrastructure </w:t>
      </w:r>
      <w:r w:rsidR="00222F92">
        <w:t>element</w:t>
      </w:r>
      <w:r w:rsidR="00F62359">
        <w:t xml:space="preserve"> to manage a Docker registry (</w:t>
      </w:r>
      <w:r w:rsidR="00E2346D">
        <w:t>Docker images storage)</w:t>
      </w:r>
      <w:r w:rsidR="00222F92">
        <w:t>.</w:t>
      </w:r>
    </w:p>
    <w:p w:rsidR="00FC6E4E" w:rsidRDefault="00FC6E4E"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FC6E4E" w:rsidTr="001C6ED4">
        <w:tc>
          <w:tcPr>
            <w:tcW w:w="2698" w:type="dxa"/>
          </w:tcPr>
          <w:p w:rsidR="00FC6E4E" w:rsidRDefault="00FC6E4E" w:rsidP="001C6ED4">
            <w:pPr>
              <w:rPr>
                <w:b/>
                <w:bCs/>
              </w:rPr>
            </w:pPr>
            <w:r>
              <w:rPr>
                <w:b/>
                <w:bCs/>
              </w:rPr>
              <w:t>Architecture Component</w:t>
            </w:r>
          </w:p>
        </w:tc>
        <w:tc>
          <w:tcPr>
            <w:tcW w:w="5661" w:type="dxa"/>
          </w:tcPr>
          <w:p w:rsidR="00FC6E4E" w:rsidRDefault="00FC6E4E" w:rsidP="001C6ED4">
            <w:pPr>
              <w:rPr>
                <w:b/>
                <w:bCs/>
              </w:rPr>
            </w:pPr>
            <w:r>
              <w:rPr>
                <w:b/>
                <w:bCs/>
              </w:rPr>
              <w:t>Component Elements</w:t>
            </w:r>
          </w:p>
        </w:tc>
      </w:tr>
      <w:tr w:rsidR="00FC6E4E" w:rsidTr="001C6ED4">
        <w:tc>
          <w:tcPr>
            <w:tcW w:w="2698" w:type="dxa"/>
          </w:tcPr>
          <w:p w:rsidR="00FC6E4E" w:rsidRDefault="00FC6E4E" w:rsidP="001C6ED4">
            <w:r>
              <w:t>Database Server</w:t>
            </w:r>
          </w:p>
        </w:tc>
        <w:tc>
          <w:tcPr>
            <w:tcW w:w="5661" w:type="dxa"/>
          </w:tcPr>
          <w:p w:rsidR="00FC6E4E" w:rsidRDefault="00FC6E4E" w:rsidP="001C6ED4">
            <w:r>
              <w:t>Postgresql</w:t>
            </w:r>
            <w:r w:rsidR="00B8572C">
              <w:t xml:space="preserve"> or </w:t>
            </w:r>
            <w:r>
              <w:t>MySQL</w:t>
            </w:r>
            <w:r w:rsidR="00B8572C">
              <w:t xml:space="preserve"> (default) =&gt; Citus/PostgreSQL</w:t>
            </w:r>
          </w:p>
        </w:tc>
      </w:tr>
      <w:tr w:rsidR="00FC6E4E" w:rsidTr="001C6ED4">
        <w:tc>
          <w:tcPr>
            <w:tcW w:w="2698" w:type="dxa"/>
          </w:tcPr>
          <w:p w:rsidR="00FC6E4E" w:rsidRDefault="00FC6E4E" w:rsidP="001C6ED4">
            <w:r>
              <w:t>Application</w:t>
            </w:r>
          </w:p>
        </w:tc>
        <w:tc>
          <w:tcPr>
            <w:tcW w:w="5661" w:type="dxa"/>
          </w:tcPr>
          <w:p w:rsidR="00945258" w:rsidRDefault="00945258" w:rsidP="00B8572C">
            <w:r>
              <w:t>Docker Registry</w:t>
            </w:r>
          </w:p>
          <w:p w:rsidR="00FC6E4E" w:rsidRDefault="00B8572C" w:rsidP="00B8572C">
            <w:r w:rsidRPr="00C91847">
              <w:t>NGINX</w:t>
            </w:r>
            <w:r w:rsidR="00C91847">
              <w:rPr>
                <w:b/>
              </w:rPr>
              <w:t xml:space="preserve"> </w:t>
            </w:r>
            <w:r w:rsidR="00C91847" w:rsidRPr="00C91847">
              <w:t>or</w:t>
            </w:r>
            <w:r w:rsidR="00C91847">
              <w:rPr>
                <w:b/>
              </w:rPr>
              <w:t xml:space="preserve"> </w:t>
            </w:r>
            <w:hyperlink r:id="rId43" w:history="1">
              <w:r w:rsidR="00C91847" w:rsidRPr="00EA7075">
                <w:rPr>
                  <w:rStyle w:val="Lienhypertexte"/>
                  <w:b/>
                </w:rPr>
                <w:t>Puma</w:t>
              </w:r>
            </w:hyperlink>
            <w:r w:rsidR="00C91847">
              <w:rPr>
                <w:b/>
              </w:rPr>
              <w:t xml:space="preserve"> </w:t>
            </w:r>
            <w:r w:rsidR="00C91847" w:rsidRPr="00C91847">
              <w:t>(</w:t>
            </w:r>
            <w:r w:rsidR="00F4650C">
              <w:t xml:space="preserve">integrated </w:t>
            </w:r>
            <w:r w:rsidR="00C91847" w:rsidRPr="00C91847">
              <w:t>Ruby web server)</w:t>
            </w:r>
          </w:p>
          <w:p w:rsidR="00B8572C" w:rsidRDefault="00D67108" w:rsidP="00B8572C">
            <w:r>
              <w:t>Portus</w:t>
            </w:r>
            <w:r w:rsidR="00945258">
              <w:t xml:space="preserve"> web UI</w:t>
            </w:r>
            <w:r>
              <w:t xml:space="preserve"> (developed in Ruby)</w:t>
            </w:r>
          </w:p>
        </w:tc>
      </w:tr>
    </w:tbl>
    <w:p w:rsidR="00FC6E4E" w:rsidRDefault="00FC6E4E" w:rsidP="00C17488">
      <w:r>
        <w:br w:type="textWrapping" w:clear="all"/>
      </w:r>
    </w:p>
    <w:p w:rsidR="00C17488" w:rsidRDefault="00945258" w:rsidP="00C17488">
      <w:r>
        <w:t>Portus provides mainly authentication towards a Docker registry, which ha</w:t>
      </w:r>
      <w:r w:rsidR="004E2F11">
        <w:t>ve</w:t>
      </w:r>
      <w:r>
        <w:t xml:space="preserve"> to be started in a container</w:t>
      </w:r>
      <w:r w:rsidR="00F90E7E">
        <w:t xml:space="preserve">: </w:t>
      </w:r>
      <w:hyperlink r:id="rId44" w:anchor="copy-an-image-from-docker-hub-to-your-registry" w:history="1">
        <w:r w:rsidR="00F90E7E" w:rsidRPr="00F90E7E">
          <w:rPr>
            <w:rStyle w:val="Lienhypertexte"/>
          </w:rPr>
          <w:t>Docker documentation</w:t>
        </w:r>
      </w:hyperlink>
      <w:r>
        <w:t>.</w:t>
      </w:r>
    </w:p>
    <w:p w:rsidR="00E73E6A" w:rsidRDefault="00E73E6A" w:rsidP="00C17488">
      <w:r>
        <w:t>Portus and the docker registry will be deployed as services, through a Docker compose or stack file</w:t>
      </w:r>
      <w:r w:rsidR="00EF5CF8">
        <w:t xml:space="preserve">: </w:t>
      </w:r>
      <w:hyperlink r:id="rId45" w:history="1">
        <w:r w:rsidR="00EF5CF8" w:rsidRPr="00EF5CF8">
          <w:rPr>
            <w:rStyle w:val="Lienhypertexte"/>
          </w:rPr>
          <w:t>exampl</w:t>
        </w:r>
        <w:r w:rsidR="00EF5CF8">
          <w:rPr>
            <w:rStyle w:val="Lienhypertexte"/>
          </w:rPr>
          <w:t>e of secure compose fil</w:t>
        </w:r>
        <w:r w:rsidR="00EF5CF8" w:rsidRPr="00EF5CF8">
          <w:rPr>
            <w:rStyle w:val="Lienhypertexte"/>
          </w:rPr>
          <w:t>e</w:t>
        </w:r>
      </w:hyperlink>
      <w:r w:rsidR="00EF5CF8">
        <w:t xml:space="preserve"> </w:t>
      </w:r>
    </w:p>
    <w:p w:rsidR="00945258" w:rsidRDefault="00945258" w:rsidP="00C17488"/>
    <w:p w:rsidR="00945258" w:rsidRDefault="00945258" w:rsidP="00C17488">
      <w:r>
        <w:t xml:space="preserve">There’s no </w:t>
      </w:r>
      <w:r w:rsidR="00B23CFC">
        <w:t xml:space="preserve">real </w:t>
      </w:r>
      <w:r>
        <w:t>need of scalability for this component, only fault tolerance and high availability</w:t>
      </w:r>
      <w:r w:rsidR="004E2F11">
        <w:t xml:space="preserve"> are required</w:t>
      </w:r>
      <w:r w:rsidR="00E7584F">
        <w:t>.</w:t>
      </w:r>
    </w:p>
    <w:p w:rsidR="00EF5CF8" w:rsidRDefault="00EF5CF8" w:rsidP="00C17488">
      <w:r>
        <w:t xml:space="preserve">It should be installed on </w:t>
      </w:r>
      <w:r w:rsidR="00765830">
        <w:t>each</w:t>
      </w:r>
      <w:r>
        <w:t xml:space="preserve"> Swarm manager node</w:t>
      </w:r>
      <w:r w:rsidR="00C91847">
        <w:t>.</w:t>
      </w:r>
    </w:p>
    <w:p w:rsidR="00C17488" w:rsidRDefault="00C17488" w:rsidP="00C17488">
      <w:pPr>
        <w:pStyle w:val="Titre3"/>
      </w:pPr>
      <w:bookmarkStart w:id="175" w:name="_Toc499823534"/>
      <w:bookmarkStart w:id="176" w:name="_Toc501722993"/>
      <w:r>
        <w:t>Docker Swarm Management Component</w:t>
      </w:r>
      <w:bookmarkEnd w:id="175"/>
      <w:bookmarkEnd w:id="176"/>
    </w:p>
    <w:p w:rsidR="00C17488" w:rsidRDefault="00C17488" w:rsidP="00C17488">
      <w:r>
        <w:t>Swarm manager is the orchestrator of the services based on the components of the platform.</w:t>
      </w:r>
    </w:p>
    <w:p w:rsidR="00C17488" w:rsidRDefault="00C17488" w:rsidP="00C17488">
      <w:r>
        <w:t>It’s part of Docker software suite.</w:t>
      </w:r>
    </w:p>
    <w:p w:rsidR="00F62359" w:rsidRDefault="00F62359" w:rsidP="00C17488">
      <w:r>
        <w:t>Swarm is c</w:t>
      </w:r>
      <w:r w:rsidRPr="00F62359">
        <w:t>luster management integrated with Docker Engine</w:t>
      </w:r>
      <w:r>
        <w:t xml:space="preserve"> (appeared in version 1.12)</w:t>
      </w:r>
    </w:p>
    <w:p w:rsidR="00C17488" w:rsidRDefault="00C17488" w:rsidP="00C17488">
      <w:r>
        <w:t>To insure high availabilit</w:t>
      </w:r>
      <w:r w:rsidR="00EE7836">
        <w:t>y several D</w:t>
      </w:r>
      <w:r>
        <w:t>ocker nodes should be swa</w:t>
      </w:r>
      <w:r w:rsidR="00E73E6A">
        <w:t>rm manager</w:t>
      </w:r>
      <w:r>
        <w:t>, at the minimum one in each of the 3 DCs, there’s no real need of scalability, since it’s an internal orchestration management interface.</w:t>
      </w:r>
    </w:p>
    <w:p w:rsidR="004B2A01" w:rsidRDefault="004B2A01" w:rsidP="00C17488"/>
    <w:p w:rsidR="004B2A01" w:rsidRDefault="00DA2A84" w:rsidP="00C17488">
      <w:r>
        <w:t xml:space="preserve">Even </w:t>
      </w:r>
      <w:r w:rsidR="00127CCF">
        <w:t>the choice is to setup the platform using Docker Swarm</w:t>
      </w:r>
      <w:r w:rsidR="00D216AD">
        <w:t xml:space="preserve"> via Docker CLI</w:t>
      </w:r>
      <w:r w:rsidR="00127CCF">
        <w:t xml:space="preserve">, it could be valuable to use a container management solution such as </w:t>
      </w:r>
      <w:hyperlink r:id="rId46" w:history="1">
        <w:r w:rsidR="00127CCF" w:rsidRPr="00871BE1">
          <w:rPr>
            <w:rStyle w:val="Lienhypertexte"/>
          </w:rPr>
          <w:t>Rancher</w:t>
        </w:r>
      </w:hyperlink>
    </w:p>
    <w:p w:rsidR="00C17488" w:rsidRDefault="00871BE1" w:rsidP="00C17488">
      <w:r w:rsidRPr="00871BE1">
        <w:t xml:space="preserve">Rancher is a complete container management </w:t>
      </w:r>
      <w:r>
        <w:t xml:space="preserve">open-source </w:t>
      </w:r>
      <w:r w:rsidRPr="00871BE1">
        <w:t>platform that makes managing and using containers in production really easy.</w:t>
      </w:r>
    </w:p>
    <w:p w:rsidR="00871BE1" w:rsidRDefault="008847AF" w:rsidP="00C17488">
      <w:r>
        <w:t>It allows to deploy services stacks over several Docker orchestration tools such as: Kubernetes, Swarm, Mesos.</w:t>
      </w:r>
    </w:p>
    <w:p w:rsidR="008847AF" w:rsidRDefault="008847AF" w:rsidP="00C17488">
      <w:r>
        <w:t xml:space="preserve">It allows </w:t>
      </w:r>
      <w:r w:rsidRPr="008847AF">
        <w:t>adding hosts directly from cloud providers or adding a host that’s already been prov</w:t>
      </w:r>
      <w:r>
        <w:t>isioned. For cloud providers, hos</w:t>
      </w:r>
      <w:r w:rsidR="00D10440">
        <w:t>t</w:t>
      </w:r>
      <w:r>
        <w:t xml:space="preserve"> are</w:t>
      </w:r>
      <w:r w:rsidRPr="008847AF">
        <w:t xml:space="preserve"> provision</w:t>
      </w:r>
      <w:r>
        <w:t>ed</w:t>
      </w:r>
      <w:r w:rsidRPr="008847AF">
        <w:t xml:space="preserve"> using docker-machine and support any images that docker-machine supports.</w:t>
      </w:r>
    </w:p>
    <w:p w:rsidR="00DD6D91" w:rsidRDefault="00DD6D91" w:rsidP="00C17488"/>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DD6D91" w:rsidTr="00DD6D91">
        <w:tc>
          <w:tcPr>
            <w:tcW w:w="2698" w:type="dxa"/>
          </w:tcPr>
          <w:p w:rsidR="00DD6D91" w:rsidRDefault="00DD6D91" w:rsidP="00DD6D91">
            <w:pPr>
              <w:rPr>
                <w:b/>
                <w:bCs/>
              </w:rPr>
            </w:pPr>
            <w:r>
              <w:rPr>
                <w:b/>
                <w:bCs/>
              </w:rPr>
              <w:t>Architecture Component</w:t>
            </w:r>
          </w:p>
        </w:tc>
        <w:tc>
          <w:tcPr>
            <w:tcW w:w="5661" w:type="dxa"/>
          </w:tcPr>
          <w:p w:rsidR="00DD6D91" w:rsidRDefault="00DD6D91" w:rsidP="00DD6D91">
            <w:pPr>
              <w:rPr>
                <w:b/>
                <w:bCs/>
              </w:rPr>
            </w:pPr>
            <w:r>
              <w:rPr>
                <w:b/>
                <w:bCs/>
              </w:rPr>
              <w:t>Component Elements</w:t>
            </w:r>
          </w:p>
        </w:tc>
      </w:tr>
      <w:tr w:rsidR="00DD6D91" w:rsidTr="00DD6D91">
        <w:tc>
          <w:tcPr>
            <w:tcW w:w="2698" w:type="dxa"/>
          </w:tcPr>
          <w:p w:rsidR="00DD6D91" w:rsidRDefault="00DD6D91" w:rsidP="00DD6D91">
            <w:r>
              <w:t>Database Server</w:t>
            </w:r>
          </w:p>
        </w:tc>
        <w:tc>
          <w:tcPr>
            <w:tcW w:w="5661" w:type="dxa"/>
          </w:tcPr>
          <w:p w:rsidR="00DD6D91" w:rsidRDefault="00DD6D91" w:rsidP="00DD6D91">
            <w:r>
              <w:t>MySQL</w:t>
            </w:r>
            <w:r w:rsidR="002650C8">
              <w:t xml:space="preserve"> (default)</w:t>
            </w:r>
          </w:p>
        </w:tc>
      </w:tr>
      <w:tr w:rsidR="00DD6D91" w:rsidTr="00DD6D91">
        <w:tc>
          <w:tcPr>
            <w:tcW w:w="2698" w:type="dxa"/>
          </w:tcPr>
          <w:p w:rsidR="00DD6D91" w:rsidRDefault="00DD6D91" w:rsidP="00DD6D91">
            <w:r>
              <w:t>Applications</w:t>
            </w:r>
          </w:p>
        </w:tc>
        <w:tc>
          <w:tcPr>
            <w:tcW w:w="5661" w:type="dxa"/>
          </w:tcPr>
          <w:p w:rsidR="00DD6D91" w:rsidRDefault="00DD6D91" w:rsidP="00DD6D91">
            <w:r>
              <w:t>Rancher server</w:t>
            </w:r>
          </w:p>
          <w:p w:rsidR="00DD6D91" w:rsidRDefault="00DD6D91" w:rsidP="00DD6D91">
            <w:r>
              <w:lastRenderedPageBreak/>
              <w:t xml:space="preserve">Rancher UI </w:t>
            </w:r>
          </w:p>
          <w:p w:rsidR="00DD6D91" w:rsidRDefault="00DD6D91" w:rsidP="00DD6D91">
            <w:r>
              <w:t xml:space="preserve">all in one Docker container </w:t>
            </w:r>
          </w:p>
        </w:tc>
      </w:tr>
    </w:tbl>
    <w:p w:rsidR="00DD6D91" w:rsidRDefault="00DD6D91" w:rsidP="00C17488"/>
    <w:p w:rsidR="008847AF" w:rsidRDefault="008847AF" w:rsidP="00C17488"/>
    <w:p w:rsidR="008847AF" w:rsidRDefault="008847AF" w:rsidP="00C17488"/>
    <w:p w:rsidR="00D10440" w:rsidRDefault="00D10440" w:rsidP="00C17488"/>
    <w:p w:rsidR="00D10440" w:rsidRDefault="00D10440" w:rsidP="00C17488"/>
    <w:p w:rsidR="00D10440" w:rsidRDefault="00D10440" w:rsidP="00C17488"/>
    <w:p w:rsidR="00D10440" w:rsidRDefault="00D10440" w:rsidP="00C17488"/>
    <w:p w:rsidR="002D7C8C" w:rsidRDefault="003F7740" w:rsidP="0047663D">
      <w:pPr>
        <w:pStyle w:val="Titre3"/>
        <w:numPr>
          <w:ilvl w:val="2"/>
          <w:numId w:val="17"/>
        </w:numPr>
      </w:pPr>
      <w:bookmarkStart w:id="177" w:name="_Toc499823535"/>
      <w:bookmarkStart w:id="178" w:name="_Toc501722994"/>
      <w:r>
        <w:t>Security Component</w:t>
      </w:r>
      <w:r w:rsidR="00F6725F">
        <w:t xml:space="preserve"> IDM GE</w:t>
      </w:r>
      <w:bookmarkEnd w:id="177"/>
      <w:bookmarkEnd w:id="178"/>
    </w:p>
    <w:p w:rsidR="002D7C8C" w:rsidRDefault="003F7740" w:rsidP="002D7C8C">
      <w:r>
        <w:t xml:space="preserve">This component is </w:t>
      </w:r>
      <w:r w:rsidR="00416418">
        <w:t xml:space="preserve">the Fiware GE </w:t>
      </w:r>
      <w:r>
        <w:t>responsible for Fiware platform global user identity &amp; access rights management</w:t>
      </w:r>
    </w:p>
    <w:p w:rsidR="00416418" w:rsidRDefault="00416418" w:rsidP="002D7C8C">
      <w:r>
        <w:t xml:space="preserve">It is composed of 3 elements: </w:t>
      </w:r>
    </w:p>
    <w:p w:rsidR="00416418" w:rsidRDefault="005B7B3E" w:rsidP="0047663D">
      <w:pPr>
        <w:pStyle w:val="Paragraphedeliste"/>
        <w:numPr>
          <w:ilvl w:val="0"/>
          <w:numId w:val="14"/>
        </w:numPr>
      </w:pPr>
      <w:r>
        <w:t xml:space="preserve">the Identity Manager GE, </w:t>
      </w:r>
      <w:r w:rsidR="00D72124">
        <w:t xml:space="preserve">in </w:t>
      </w:r>
      <w:r w:rsidR="00D72124">
        <w:rPr>
          <w:lang w:val="en-GB"/>
        </w:rPr>
        <w:t>fiware catalog</w:t>
      </w:r>
      <w:r w:rsidRPr="00ED7967">
        <w:rPr>
          <w:lang w:val="en-GB"/>
        </w:rPr>
        <w:t xml:space="preserve">: </w:t>
      </w:r>
      <w:hyperlink r:id="rId47" w:history="1">
        <w:r w:rsidR="00D72124" w:rsidRPr="00D72124">
          <w:rPr>
            <w:rStyle w:val="Lienhypertexte"/>
            <w:lang w:val="en-GB"/>
          </w:rPr>
          <w:t>Keyrock</w:t>
        </w:r>
      </w:hyperlink>
    </w:p>
    <w:p w:rsidR="00ED7967" w:rsidRDefault="00ED7967" w:rsidP="0047663D">
      <w:pPr>
        <w:pStyle w:val="Paragraphedeliste"/>
        <w:numPr>
          <w:ilvl w:val="0"/>
          <w:numId w:val="14"/>
        </w:numPr>
      </w:pPr>
      <w:r>
        <w:t xml:space="preserve">the </w:t>
      </w:r>
      <w:r w:rsidR="00416418" w:rsidRPr="00416418">
        <w:t>Access Control GE</w:t>
      </w:r>
      <w:r>
        <w:t xml:space="preserve">, </w:t>
      </w:r>
      <w:r w:rsidR="00D72124">
        <w:t xml:space="preserve">in </w:t>
      </w:r>
      <w:r w:rsidR="00D72124">
        <w:rPr>
          <w:lang w:val="en-GB"/>
        </w:rPr>
        <w:t>fiware catalog</w:t>
      </w:r>
      <w:r w:rsidRPr="00ED7967">
        <w:rPr>
          <w:lang w:val="en-GB"/>
        </w:rPr>
        <w:t>:</w:t>
      </w:r>
      <w:r w:rsidR="00D72124">
        <w:rPr>
          <w:lang w:val="en-GB"/>
        </w:rPr>
        <w:t xml:space="preserve"> </w:t>
      </w:r>
      <w:hyperlink r:id="rId48" w:history="1">
        <w:r w:rsidR="00D72124" w:rsidRPr="00D72124">
          <w:rPr>
            <w:rStyle w:val="Lienhypertexte"/>
          </w:rPr>
          <w:t>AuthZForce</w:t>
        </w:r>
      </w:hyperlink>
      <w:r>
        <w:rPr>
          <w:lang w:val="en-GB"/>
        </w:rPr>
        <w:t xml:space="preserve"> </w:t>
      </w:r>
      <w:r w:rsidR="00CB280B">
        <w:rPr>
          <w:lang w:val="en-GB"/>
        </w:rPr>
        <w:t>(works with PEP Proxy)</w:t>
      </w:r>
    </w:p>
    <w:p w:rsidR="00416418" w:rsidRDefault="00D72124" w:rsidP="0047663D">
      <w:pPr>
        <w:pStyle w:val="Paragraphedeliste"/>
        <w:numPr>
          <w:ilvl w:val="0"/>
          <w:numId w:val="14"/>
        </w:numPr>
      </w:pPr>
      <w:r>
        <w:t>GE module to</w:t>
      </w:r>
      <w:r w:rsidR="00E90DD4">
        <w:t xml:space="preserve"> </w:t>
      </w:r>
      <w:r>
        <w:t xml:space="preserve">add </w:t>
      </w:r>
      <w:r w:rsidR="00E90DD4">
        <w:t xml:space="preserve">security to </w:t>
      </w:r>
      <w:r w:rsidR="00E90DD4" w:rsidRPr="00E90DD4">
        <w:t>backend applications</w:t>
      </w:r>
      <w:r w:rsidR="00ED7967">
        <w:t xml:space="preserve">, </w:t>
      </w:r>
      <w:r>
        <w:t xml:space="preserve">in </w:t>
      </w:r>
      <w:r>
        <w:rPr>
          <w:lang w:val="en-GB"/>
        </w:rPr>
        <w:t>fiware catalog</w:t>
      </w:r>
      <w:r w:rsidR="00ED7967">
        <w:t xml:space="preserve">: </w:t>
      </w:r>
      <w:hyperlink r:id="rId49" w:history="1">
        <w:r w:rsidRPr="00D72124">
          <w:rPr>
            <w:rStyle w:val="Lienhypertexte"/>
          </w:rPr>
          <w:t>PEP Proxy</w:t>
        </w:r>
      </w:hyperlink>
      <w:r>
        <w:t xml:space="preserve"> </w:t>
      </w:r>
    </w:p>
    <w:p w:rsidR="00ED7967" w:rsidRDefault="00ED7967" w:rsidP="00ED7967">
      <w:pPr>
        <w:ind w:left="360"/>
      </w:pPr>
    </w:p>
    <w:p w:rsidR="002D7C8C" w:rsidRPr="00ED7967" w:rsidRDefault="002D7C8C" w:rsidP="002D7C8C">
      <w:pPr>
        <w:rPr>
          <w:lang w:val="en-GB"/>
        </w:rPr>
      </w:pP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661"/>
      </w:tblGrid>
      <w:tr w:rsidR="002D7C8C" w:rsidTr="008E0EF8">
        <w:tc>
          <w:tcPr>
            <w:tcW w:w="2698" w:type="dxa"/>
          </w:tcPr>
          <w:p w:rsidR="002D7C8C" w:rsidRDefault="002D7C8C" w:rsidP="0089494C">
            <w:pPr>
              <w:rPr>
                <w:b/>
                <w:bCs/>
              </w:rPr>
            </w:pPr>
            <w:r>
              <w:rPr>
                <w:b/>
                <w:bCs/>
              </w:rPr>
              <w:t>Architecture Component</w:t>
            </w:r>
          </w:p>
        </w:tc>
        <w:tc>
          <w:tcPr>
            <w:tcW w:w="5661" w:type="dxa"/>
          </w:tcPr>
          <w:p w:rsidR="002D7C8C" w:rsidRDefault="002D7C8C" w:rsidP="0089494C">
            <w:pPr>
              <w:rPr>
                <w:b/>
                <w:bCs/>
              </w:rPr>
            </w:pPr>
            <w:r>
              <w:rPr>
                <w:b/>
                <w:bCs/>
              </w:rPr>
              <w:t>Component Elements</w:t>
            </w:r>
          </w:p>
        </w:tc>
      </w:tr>
      <w:tr w:rsidR="002D7C8C" w:rsidTr="008E0EF8">
        <w:tc>
          <w:tcPr>
            <w:tcW w:w="2698" w:type="dxa"/>
          </w:tcPr>
          <w:p w:rsidR="002D7C8C" w:rsidRDefault="002D7C8C" w:rsidP="0089494C">
            <w:r>
              <w:t>Database Server</w:t>
            </w:r>
          </w:p>
        </w:tc>
        <w:tc>
          <w:tcPr>
            <w:tcW w:w="5661" w:type="dxa"/>
          </w:tcPr>
          <w:p w:rsidR="002D7C8C" w:rsidRDefault="009D7CA7" w:rsidP="0089494C">
            <w:r>
              <w:t>changed to Postgresql</w:t>
            </w:r>
            <w:r w:rsidR="00090977">
              <w:t>/Citus</w:t>
            </w:r>
            <w:r w:rsidR="008E0EF8">
              <w:t xml:space="preserve"> cluster</w:t>
            </w:r>
            <w:r>
              <w:t xml:space="preserve"> instead of MySQL</w:t>
            </w:r>
          </w:p>
        </w:tc>
      </w:tr>
      <w:tr w:rsidR="002D7C8C" w:rsidTr="008E0EF8">
        <w:tc>
          <w:tcPr>
            <w:tcW w:w="2698" w:type="dxa"/>
          </w:tcPr>
          <w:p w:rsidR="002D7C8C" w:rsidRDefault="002D7C8C" w:rsidP="0089494C">
            <w:r>
              <w:t>Application</w:t>
            </w:r>
            <w:r w:rsidR="00E90DD4">
              <w:t>s</w:t>
            </w:r>
          </w:p>
        </w:tc>
        <w:tc>
          <w:tcPr>
            <w:tcW w:w="5661" w:type="dxa"/>
          </w:tcPr>
          <w:p w:rsidR="002D7C8C" w:rsidRDefault="009D7CA7" w:rsidP="0089494C">
            <w:r>
              <w:t>Keyrock (</w:t>
            </w:r>
            <w:r w:rsidR="00410691">
              <w:t xml:space="preserve">Keystone </w:t>
            </w:r>
            <w:r>
              <w:t xml:space="preserve">API backend + front-end: Horizon </w:t>
            </w:r>
            <w:r w:rsidR="009A38D3">
              <w:t>Django based application</w:t>
            </w:r>
            <w:r>
              <w:t>)</w:t>
            </w:r>
          </w:p>
          <w:p w:rsidR="009D7CA7" w:rsidRDefault="009D7CA7" w:rsidP="0089494C">
            <w:r>
              <w:t>AuthZforce</w:t>
            </w:r>
          </w:p>
          <w:p w:rsidR="009D7CA7" w:rsidRDefault="008638BB" w:rsidP="0089494C">
            <w:r>
              <w:t>PEP Proxy</w:t>
            </w:r>
          </w:p>
        </w:tc>
      </w:tr>
    </w:tbl>
    <w:p w:rsidR="002D7C8C" w:rsidRDefault="0089494C" w:rsidP="002D7C8C">
      <w:r>
        <w:br w:type="textWrapping" w:clear="all"/>
      </w:r>
    </w:p>
    <w:p w:rsidR="00FA7B54" w:rsidRDefault="00C739AA" w:rsidP="002D7C8C">
      <w:r>
        <w:t>The</w:t>
      </w:r>
      <w:r w:rsidR="00FA7B54">
        <w:t xml:space="preserve"> </w:t>
      </w:r>
      <w:r w:rsidR="00410691">
        <w:t xml:space="preserve">security </w:t>
      </w:r>
      <w:r w:rsidR="00FA7B54">
        <w:t xml:space="preserve">component </w:t>
      </w:r>
      <w:r w:rsidR="00410691">
        <w:t xml:space="preserve">is central to the platform, </w:t>
      </w:r>
      <w:r>
        <w:t xml:space="preserve">and so, </w:t>
      </w:r>
      <w:r w:rsidR="00FA7B54">
        <w:t>used b</w:t>
      </w:r>
      <w:r w:rsidR="00410691">
        <w:t>y most of other</w:t>
      </w:r>
      <w:r w:rsidR="00FA7B54">
        <w:t xml:space="preserve"> components from the platform to provide them authentication </w:t>
      </w:r>
      <w:r w:rsidR="00410691">
        <w:t xml:space="preserve">and authorization </w:t>
      </w:r>
      <w:r w:rsidR="00FA7B54">
        <w:t>management, such as Orion Context Broker, Wirecloud, CKAN, CEP, Spagobi/Knowage, as well as Business ecosystem.</w:t>
      </w:r>
    </w:p>
    <w:p w:rsidR="00410691" w:rsidRDefault="00410691" w:rsidP="002D7C8C"/>
    <w:p w:rsidR="00410691" w:rsidRDefault="00410691" w:rsidP="002D7C8C">
      <w:r>
        <w:t xml:space="preserve">The Keystone IDM, back-end of Keyrock, can </w:t>
      </w:r>
      <w:r w:rsidR="00373C65">
        <w:t xml:space="preserve">easily </w:t>
      </w:r>
      <w:r>
        <w:t>connect to an external LDAP, to authenticate and authorize users registered in it</w:t>
      </w:r>
      <w:r w:rsidR="00373C65">
        <w:t>, new users can still be added and managed through Keyrock, but not registered in the LDAP (read only)</w:t>
      </w:r>
      <w:r w:rsidR="000013BA">
        <w:t xml:space="preserve">, once a user has been identified through LDAP, the access rights are managed </w:t>
      </w:r>
      <w:r w:rsidR="00CB280B">
        <w:t xml:space="preserve">through </w:t>
      </w:r>
      <w:r w:rsidR="001F58F9">
        <w:t>the security component</w:t>
      </w:r>
      <w:r w:rsidR="00CB280B">
        <w:t>.</w:t>
      </w:r>
    </w:p>
    <w:p w:rsidR="00CB280B" w:rsidRDefault="00CB280B" w:rsidP="002D7C8C"/>
    <w:p w:rsidR="00CB280B" w:rsidRDefault="001F58F9" w:rsidP="002D7C8C">
      <w:r>
        <w:t>AuthZForce</w:t>
      </w:r>
      <w:r w:rsidRPr="00CB280B">
        <w:t xml:space="preserve"> </w:t>
      </w:r>
      <w:r>
        <w:t xml:space="preserve">is the </w:t>
      </w:r>
      <w:r w:rsidR="00CB280B">
        <w:t>PDP ((Policy Decision Point)</w:t>
      </w:r>
      <w:r>
        <w:t>,</w:t>
      </w:r>
      <w:r w:rsidR="00CB280B">
        <w:t xml:space="preserve"> </w:t>
      </w:r>
      <w:r>
        <w:t xml:space="preserve">PEP Proxy the </w:t>
      </w:r>
      <w:r w:rsidR="00CB280B" w:rsidRPr="00CB280B">
        <w:t>PEP (Policy Enforcement Point)</w:t>
      </w:r>
      <w:r>
        <w:t>.</w:t>
      </w:r>
    </w:p>
    <w:p w:rsidR="00FA7B54" w:rsidRDefault="00FA7B54" w:rsidP="002D7C8C"/>
    <w:p w:rsidR="008E0EF8" w:rsidRDefault="008E0EF8" w:rsidP="002D7C8C">
      <w:r>
        <w:t>Applications will be deployed through a service (in a Docker Stack file) providing high-av</w:t>
      </w:r>
      <w:r w:rsidR="00CB280B">
        <w:t>ailability and easy scalability, and will use the PostgreSQL/Citus cluster for data persistence.</w:t>
      </w:r>
    </w:p>
    <w:p w:rsidR="00034E14" w:rsidRDefault="00034E14" w:rsidP="002D7C8C"/>
    <w:p w:rsidR="00090977" w:rsidRDefault="00E61E09" w:rsidP="008C5419">
      <w:pPr>
        <w:pStyle w:val="Titre3"/>
      </w:pPr>
      <w:bookmarkStart w:id="179" w:name="_Toc496618784"/>
      <w:bookmarkStart w:id="180" w:name="_Toc496618957"/>
      <w:bookmarkStart w:id="181" w:name="_Toc496619016"/>
      <w:bookmarkStart w:id="182" w:name="_Toc496711842"/>
      <w:bookmarkStart w:id="183" w:name="_Toc496712345"/>
      <w:bookmarkStart w:id="184" w:name="_Toc496721322"/>
      <w:bookmarkStart w:id="185" w:name="_Toc497140560"/>
      <w:bookmarkStart w:id="186" w:name="_Toc497322733"/>
      <w:bookmarkStart w:id="187" w:name="_Toc497335765"/>
      <w:bookmarkStart w:id="188" w:name="_Toc497335901"/>
      <w:bookmarkStart w:id="189" w:name="_Toc497400330"/>
      <w:bookmarkStart w:id="190" w:name="_Toc497476816"/>
      <w:bookmarkStart w:id="191" w:name="_Toc497654490"/>
      <w:bookmarkStart w:id="192" w:name="_Toc498000599"/>
      <w:bookmarkStart w:id="193" w:name="_Toc499823536"/>
      <w:bookmarkStart w:id="194" w:name="_Toc501722995"/>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t xml:space="preserve">Orion </w:t>
      </w:r>
      <w:r w:rsidR="00090977">
        <w:t>Context Broker Component</w:t>
      </w:r>
      <w:bookmarkEnd w:id="193"/>
      <w:bookmarkEnd w:id="194"/>
    </w:p>
    <w:p w:rsidR="00090977" w:rsidRDefault="00090977" w:rsidP="00090977">
      <w:r>
        <w:t>This component is</w:t>
      </w:r>
      <w:r w:rsidR="00E61E09">
        <w:t xml:space="preserve"> central to the Fiware platform</w:t>
      </w:r>
      <w:r>
        <w:t>: this is the data</w:t>
      </w:r>
      <w:r w:rsidR="00E61E09">
        <w:t xml:space="preserve"> exchange</w:t>
      </w:r>
      <w:r w:rsidR="00B63CED">
        <w:t xml:space="preserve"> bus of the </w:t>
      </w:r>
      <w:r>
        <w:t>platform</w:t>
      </w:r>
      <w:r w:rsidR="00E92D07">
        <w:t>.</w:t>
      </w:r>
    </w:p>
    <w:p w:rsidR="006A56B0" w:rsidRDefault="006A56B0" w:rsidP="00090977">
      <w:r>
        <w:t xml:space="preserve">The </w:t>
      </w:r>
      <w:r w:rsidRPr="006A56B0">
        <w:t>reference implementation of the Publish/Subscribe Context Broker GE</w:t>
      </w:r>
      <w:r>
        <w:t>.</w:t>
      </w:r>
    </w:p>
    <w:p w:rsidR="006A56B0" w:rsidRDefault="006A56B0" w:rsidP="00090977">
      <w:r>
        <w:t xml:space="preserve">Orion Context Broker allows </w:t>
      </w:r>
      <w:r w:rsidRPr="006A56B0">
        <w:t xml:space="preserve">to manage the entire lifecycle of context information including updates, queries, registrations and subscriptions. </w:t>
      </w:r>
    </w:p>
    <w:p w:rsidR="006A56B0" w:rsidRDefault="006A56B0" w:rsidP="00090977">
      <w:r w:rsidRPr="006A56B0">
        <w:t xml:space="preserve">It is an </w:t>
      </w:r>
      <w:hyperlink r:id="rId50" w:history="1">
        <w:r w:rsidRPr="006A56B0">
          <w:rPr>
            <w:rStyle w:val="Lienhypertexte"/>
          </w:rPr>
          <w:t>NGSIv2</w:t>
        </w:r>
      </w:hyperlink>
      <w:r w:rsidRPr="006A56B0">
        <w:t xml:space="preserve"> server implementation to manage context information and its availability.</w:t>
      </w:r>
    </w:p>
    <w:p w:rsidR="005A5F03" w:rsidRDefault="005A5F03" w:rsidP="005A5F03">
      <w:pPr>
        <w:rPr>
          <w:rStyle w:val="Lienhypertexte"/>
        </w:rPr>
      </w:pPr>
      <w:r>
        <w:t>O</w:t>
      </w:r>
      <w:r w:rsidR="006A56B0">
        <w:t xml:space="preserve">n </w:t>
      </w:r>
      <w:r w:rsidR="00E92D07">
        <w:t>Fiware catalog</w:t>
      </w:r>
      <w:r w:rsidR="00B63CED">
        <w:t xml:space="preserve">: </w:t>
      </w:r>
      <w:hyperlink r:id="rId51" w:history="1">
        <w:r w:rsidR="00B63CED" w:rsidRPr="00B63CED">
          <w:rPr>
            <w:rStyle w:val="Lienhypertexte"/>
          </w:rPr>
          <w:t>Orion Context Broker</w:t>
        </w:r>
      </w:hyperlink>
    </w:p>
    <w:p w:rsidR="005A5F03" w:rsidRPr="005A5F03" w:rsidRDefault="005A5F03" w:rsidP="005A5F03">
      <w:r>
        <w:t xml:space="preserve">On Readthedocs: </w:t>
      </w:r>
      <w:hyperlink r:id="rId52" w:history="1">
        <w:r w:rsidRPr="005A5F03">
          <w:rPr>
            <w:rStyle w:val="Lienhypertexte"/>
          </w:rPr>
          <w:t>Orio</w:t>
        </w:r>
        <w:r w:rsidR="000A7C4C">
          <w:rPr>
            <w:rStyle w:val="Lienhypertexte"/>
          </w:rPr>
          <w:t>n documentatio</w:t>
        </w:r>
        <w:r w:rsidRPr="005A5F03">
          <w:rPr>
            <w:rStyle w:val="Lienhypertexte"/>
          </w:rPr>
          <w:t>n</w:t>
        </w:r>
      </w:hyperlink>
    </w:p>
    <w:p w:rsidR="006A56B0" w:rsidRDefault="006A56B0" w:rsidP="00090977"/>
    <w:p w:rsidR="00E61E09" w:rsidRDefault="00E61E09" w:rsidP="00090977"/>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E61E09" w:rsidTr="00E61E09">
        <w:tc>
          <w:tcPr>
            <w:tcW w:w="2698" w:type="dxa"/>
          </w:tcPr>
          <w:p w:rsidR="00E61E09" w:rsidRDefault="00E61E09" w:rsidP="00E61E09">
            <w:pPr>
              <w:rPr>
                <w:b/>
                <w:bCs/>
              </w:rPr>
            </w:pPr>
            <w:r>
              <w:rPr>
                <w:b/>
                <w:bCs/>
              </w:rPr>
              <w:t>Architecture Component</w:t>
            </w:r>
          </w:p>
        </w:tc>
        <w:tc>
          <w:tcPr>
            <w:tcW w:w="3818" w:type="dxa"/>
          </w:tcPr>
          <w:p w:rsidR="00E61E09" w:rsidRDefault="00E61E09" w:rsidP="00E61E09">
            <w:pPr>
              <w:rPr>
                <w:b/>
                <w:bCs/>
              </w:rPr>
            </w:pPr>
            <w:r>
              <w:rPr>
                <w:b/>
                <w:bCs/>
              </w:rPr>
              <w:t>Component Elements</w:t>
            </w:r>
          </w:p>
        </w:tc>
      </w:tr>
      <w:tr w:rsidR="00E61E09" w:rsidTr="00E61E09">
        <w:tc>
          <w:tcPr>
            <w:tcW w:w="2698" w:type="dxa"/>
          </w:tcPr>
          <w:p w:rsidR="00E61E09" w:rsidRDefault="00E61E09" w:rsidP="00E61E09">
            <w:r>
              <w:t>Database Server</w:t>
            </w:r>
          </w:p>
        </w:tc>
        <w:tc>
          <w:tcPr>
            <w:tcW w:w="3818" w:type="dxa"/>
          </w:tcPr>
          <w:p w:rsidR="00E61E09" w:rsidRDefault="00E61E09" w:rsidP="00E61E09">
            <w:r>
              <w:t>MongoDB</w:t>
            </w:r>
          </w:p>
        </w:tc>
      </w:tr>
      <w:tr w:rsidR="00E61E09" w:rsidTr="00E61E09">
        <w:tc>
          <w:tcPr>
            <w:tcW w:w="2698" w:type="dxa"/>
          </w:tcPr>
          <w:p w:rsidR="00E61E09" w:rsidRDefault="00546F38" w:rsidP="00E61E09">
            <w:r>
              <w:t>Application</w:t>
            </w:r>
            <w:r w:rsidR="0001581B">
              <w:t>s</w:t>
            </w:r>
          </w:p>
        </w:tc>
        <w:tc>
          <w:tcPr>
            <w:tcW w:w="3818" w:type="dxa"/>
          </w:tcPr>
          <w:p w:rsidR="00E61E09" w:rsidRDefault="00E61E09" w:rsidP="00E61E09">
            <w:r>
              <w:t xml:space="preserve">Orion context </w:t>
            </w:r>
            <w:r w:rsidR="00184779">
              <w:t>broker</w:t>
            </w:r>
          </w:p>
          <w:p w:rsidR="00E61E09" w:rsidRDefault="0001581B" w:rsidP="00E61E09">
            <w:r>
              <w:t>Rush notification relayer (queue notifications to reduce load on Orion)</w:t>
            </w:r>
          </w:p>
        </w:tc>
      </w:tr>
    </w:tbl>
    <w:p w:rsidR="00E61E09" w:rsidRDefault="00E61E09" w:rsidP="00090977"/>
    <w:p w:rsidR="002B4E0C" w:rsidRDefault="00B77801" w:rsidP="00090977">
      <w:r>
        <w:t>Context information follows the model presented in figure 5:</w:t>
      </w:r>
    </w:p>
    <w:p w:rsidR="00B77801" w:rsidRDefault="002B4E0C" w:rsidP="00B77801">
      <w:pPr>
        <w:keepNext/>
      </w:pPr>
      <w:r>
        <w:rPr>
          <w:noProof/>
          <w:lang w:val="fr-FR" w:eastAsia="fr-FR"/>
        </w:rPr>
        <w:lastRenderedPageBreak/>
        <w:drawing>
          <wp:inline distT="0" distB="0" distL="0" distR="0" wp14:anchorId="60AB38F2" wp14:editId="62CF0883">
            <wp:extent cx="6000750" cy="775335"/>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ware_Context_Element_Structure_Model.jpg"/>
                    <pic:cNvPicPr/>
                  </pic:nvPicPr>
                  <pic:blipFill>
                    <a:blip r:embed="rId53">
                      <a:extLst>
                        <a:ext uri="{28A0092B-C50C-407E-A947-70E740481C1C}">
                          <a14:useLocalDpi xmlns:a14="http://schemas.microsoft.com/office/drawing/2010/main" val="0"/>
                        </a:ext>
                      </a:extLst>
                    </a:blip>
                    <a:stretch>
                      <a:fillRect/>
                    </a:stretch>
                  </pic:blipFill>
                  <pic:spPr>
                    <a:xfrm>
                      <a:off x="0" y="0"/>
                      <a:ext cx="6000750" cy="775335"/>
                    </a:xfrm>
                    <a:prstGeom prst="rect">
                      <a:avLst/>
                    </a:prstGeom>
                  </pic:spPr>
                </pic:pic>
              </a:graphicData>
            </a:graphic>
          </wp:inline>
        </w:drawing>
      </w:r>
    </w:p>
    <w:p w:rsidR="002B4E0C" w:rsidRDefault="00B77801" w:rsidP="00B77801">
      <w:pPr>
        <w:pStyle w:val="Lgende"/>
      </w:pPr>
      <w:r>
        <w:t xml:space="preserve">Figure </w:t>
      </w:r>
      <w:r>
        <w:fldChar w:fldCharType="begin"/>
      </w:r>
      <w:r>
        <w:instrText xml:space="preserve"> SEQ Figure \* ARABIC </w:instrText>
      </w:r>
      <w:r>
        <w:fldChar w:fldCharType="separate"/>
      </w:r>
      <w:r w:rsidR="00A27A1E">
        <w:rPr>
          <w:noProof/>
        </w:rPr>
        <w:t>8</w:t>
      </w:r>
      <w:r>
        <w:fldChar w:fldCharType="end"/>
      </w:r>
      <w:r>
        <w:t>: Context Element Model</w:t>
      </w:r>
    </w:p>
    <w:p w:rsidR="00B77801" w:rsidRDefault="00B77801" w:rsidP="00090977">
      <w:r>
        <w:t>A context element must provide an Entity ID, and an Entity Type, it can have as many attributes as needed, and each attribute can have as many Meta-data as needed.</w:t>
      </w:r>
    </w:p>
    <w:p w:rsidR="00B77801" w:rsidRDefault="00B77801" w:rsidP="00090977"/>
    <w:p w:rsidR="002B4E0C" w:rsidRDefault="00B77801" w:rsidP="00090977">
      <w:r>
        <w:t>The NGSI RESTful API manipulate context elements in JSON format.</w:t>
      </w:r>
    </w:p>
    <w:p w:rsidR="00B77801" w:rsidRDefault="00B77801" w:rsidP="00090977"/>
    <w:p w:rsidR="00B77801" w:rsidRDefault="00B77801" w:rsidP="00090977">
      <w:r>
        <w:t>Context Broker as a central component interact with many other components</w:t>
      </w:r>
      <w:r w:rsidR="000E3304">
        <w:t xml:space="preserve"> such as IOT Agents, Cosmos (Cygnus and Comet),</w:t>
      </w:r>
      <w:r w:rsidR="00C00BE1">
        <w:t xml:space="preserve"> CEP</w:t>
      </w:r>
      <w:r w:rsidR="00D550F1">
        <w:t>, Wirecloud</w:t>
      </w:r>
    </w:p>
    <w:p w:rsidR="00C00BE1" w:rsidRDefault="00C00BE1" w:rsidP="00090977">
      <w:r>
        <w:t>Context Brok</w:t>
      </w:r>
      <w:r w:rsidR="0000053D">
        <w:t>er is secured through</w:t>
      </w:r>
      <w:r>
        <w:t xml:space="preserve"> the </w:t>
      </w:r>
      <w:r w:rsidR="00D550F1">
        <w:t xml:space="preserve">Keyrock </w:t>
      </w:r>
      <w:r>
        <w:t>IDM security component</w:t>
      </w:r>
      <w:r w:rsidR="00D550F1">
        <w:t xml:space="preserve"> and PEP proxy</w:t>
      </w:r>
      <w:r w:rsidR="0001581B">
        <w:t>.</w:t>
      </w:r>
    </w:p>
    <w:p w:rsidR="002071C2" w:rsidRDefault="002071C2" w:rsidP="00090977"/>
    <w:p w:rsidR="002071C2" w:rsidRDefault="0083266D" w:rsidP="00090977">
      <w:r>
        <w:t>To provide high availability and scalability, the Orion component is deployed as a service through a Docker stack file, meaning that several container instances of Orion will run to provide HA, scalability.</w:t>
      </w:r>
    </w:p>
    <w:p w:rsidR="0083266D" w:rsidRDefault="0083266D" w:rsidP="00090977"/>
    <w:p w:rsidR="0083266D" w:rsidRDefault="0083266D" w:rsidP="00090977">
      <w:r>
        <w:t xml:space="preserve">To reduce the load on Orion for managing notifications it’s possible to use a specific additional component: </w:t>
      </w:r>
      <w:hyperlink r:id="rId54" w:history="1">
        <w:r w:rsidRPr="0083266D">
          <w:rPr>
            <w:rStyle w:val="Lienhypertexte"/>
          </w:rPr>
          <w:t>Rush</w:t>
        </w:r>
      </w:hyperlink>
      <w:r>
        <w:t xml:space="preserve"> as a notification relayer</w:t>
      </w:r>
      <w:r w:rsidR="006F3DC5">
        <w:t xml:space="preserve"> (</w:t>
      </w:r>
      <w:hyperlink r:id="rId55" w:history="1">
        <w:r w:rsidR="006F3DC5" w:rsidRPr="006F3DC5">
          <w:rPr>
            <w:rStyle w:val="Lienhypertexte"/>
          </w:rPr>
          <w:t>Rush on Telefonica github</w:t>
        </w:r>
      </w:hyperlink>
      <w:r w:rsidR="006F3DC5">
        <w:t>)</w:t>
      </w:r>
      <w:r w:rsidR="002C425E">
        <w:t xml:space="preserve">, a Docker file: </w:t>
      </w:r>
      <w:hyperlink r:id="rId56" w:history="1">
        <w:r w:rsidR="002C425E" w:rsidRPr="002C425E">
          <w:rPr>
            <w:rStyle w:val="Lienhypertexte"/>
          </w:rPr>
          <w:t>OrionRush on github</w:t>
        </w:r>
      </w:hyperlink>
    </w:p>
    <w:p w:rsidR="00B77801" w:rsidRPr="00F2163C" w:rsidRDefault="00B77801" w:rsidP="00090977"/>
    <w:p w:rsidR="00090977" w:rsidRDefault="00090977" w:rsidP="006F6545">
      <w:pPr>
        <w:pStyle w:val="Titre3"/>
      </w:pPr>
      <w:bookmarkStart w:id="195" w:name="_Toc499823537"/>
      <w:bookmarkStart w:id="196" w:name="_Toc501722996"/>
      <w:r>
        <w:t xml:space="preserve">MongoDB </w:t>
      </w:r>
      <w:r w:rsidR="009F516B">
        <w:t xml:space="preserve">Cluster </w:t>
      </w:r>
      <w:r>
        <w:t>Component</w:t>
      </w:r>
      <w:bookmarkEnd w:id="195"/>
      <w:bookmarkEnd w:id="196"/>
    </w:p>
    <w:p w:rsidR="00384B07" w:rsidRDefault="00B63CED" w:rsidP="00090977">
      <w:r>
        <w:t xml:space="preserve">This component is the </w:t>
      </w:r>
      <w:hyperlink r:id="rId57" w:history="1">
        <w:r w:rsidRPr="000B5CD1">
          <w:rPr>
            <w:rStyle w:val="Lienhypertexte"/>
          </w:rPr>
          <w:t>MongoDB</w:t>
        </w:r>
      </w:hyperlink>
      <w:r>
        <w:t xml:space="preserve"> No</w:t>
      </w:r>
      <w:r w:rsidR="00090977">
        <w:t>SQL</w:t>
      </w:r>
      <w:r w:rsidR="00960C90">
        <w:t xml:space="preserve"> database cluster global to the </w:t>
      </w:r>
      <w:r w:rsidR="00090977">
        <w:t>platfor</w:t>
      </w:r>
      <w:r w:rsidR="00914615">
        <w:t>m.</w:t>
      </w:r>
    </w:p>
    <w:p w:rsidR="00AB5139" w:rsidRDefault="00914615" w:rsidP="00090977">
      <w:r>
        <w:t>S</w:t>
      </w:r>
      <w:r w:rsidR="00090977">
        <w:t>everal Fiware components use Mong</w:t>
      </w:r>
      <w:r w:rsidR="00184779">
        <w:t>oDB to persist data, among them</w:t>
      </w:r>
      <w:r w:rsidR="00090977">
        <w:t>: Orion, IDAS, Comet STH</w:t>
      </w:r>
      <w:r w:rsidR="009F516B">
        <w:t>.</w:t>
      </w:r>
    </w:p>
    <w:p w:rsidR="00FD458D" w:rsidRDefault="00FD458D" w:rsidP="00090977">
      <w:r>
        <w:t>Clustering is native in MongoDB</w:t>
      </w:r>
      <w:r w:rsidR="00D10440">
        <w:t>, a MongoDB cluster can be scaled horizontally</w:t>
      </w:r>
      <w:r w:rsidR="002328C0">
        <w:t>, sharding can be done on documents through replicas.</w:t>
      </w:r>
    </w:p>
    <w:p w:rsidR="009F516B" w:rsidRDefault="00FD458D" w:rsidP="00090977">
      <w:r>
        <w:t>The component</w:t>
      </w:r>
      <w:r w:rsidR="008E0EF8">
        <w:t xml:space="preserve"> is deployed as a cluster of MongoDB nodes</w:t>
      </w:r>
      <w:r w:rsidR="002328C0">
        <w:t xml:space="preserve"> as containers in the swarm</w:t>
      </w:r>
      <w:r w:rsidR="008E0EF8">
        <w:t xml:space="preserve">, as a </w:t>
      </w:r>
      <w:r w:rsidR="00FB32AC">
        <w:t xml:space="preserve">Docker service through a </w:t>
      </w:r>
      <w:r w:rsidR="008E0EF8">
        <w:t>Stack file.</w:t>
      </w:r>
    </w:p>
    <w:p w:rsidR="002328C0" w:rsidRDefault="002328C0" w:rsidP="00090977">
      <w:r>
        <w:t>Each container should point to a volume on the host for data persistence.</w:t>
      </w:r>
    </w:p>
    <w:p w:rsidR="008E0EF8" w:rsidRPr="00F2163C" w:rsidRDefault="008E0EF8" w:rsidP="00090977"/>
    <w:p w:rsidR="00090977" w:rsidRDefault="001115BF" w:rsidP="006F6545">
      <w:pPr>
        <w:pStyle w:val="Titre3"/>
      </w:pPr>
      <w:bookmarkStart w:id="197" w:name="_Toc499823538"/>
      <w:bookmarkStart w:id="198" w:name="_Toc501722997"/>
      <w:r>
        <w:t>Citus/PostgreSQL Cluster</w:t>
      </w:r>
      <w:r w:rsidR="00090977">
        <w:t xml:space="preserve"> Component</w:t>
      </w:r>
      <w:bookmarkEnd w:id="197"/>
      <w:bookmarkEnd w:id="198"/>
    </w:p>
    <w:p w:rsidR="00090977" w:rsidRDefault="00090977" w:rsidP="00090977">
      <w:r>
        <w:t xml:space="preserve">This component is </w:t>
      </w:r>
      <w:r w:rsidR="00B63CED">
        <w:t xml:space="preserve">the cluster of </w:t>
      </w:r>
      <w:hyperlink r:id="rId58" w:history="1">
        <w:r w:rsidR="00B63CED" w:rsidRPr="00793D77">
          <w:rPr>
            <w:rStyle w:val="Lienhypertexte"/>
          </w:rPr>
          <w:t>PostgreSQL</w:t>
        </w:r>
      </w:hyperlink>
      <w:r w:rsidR="00B63CED">
        <w:t xml:space="preserve"> database server</w:t>
      </w:r>
      <w:r w:rsidR="00793D77">
        <w:t>s</w:t>
      </w:r>
      <w:r w:rsidR="00B63CED">
        <w:t xml:space="preserve"> of</w:t>
      </w:r>
      <w:r>
        <w:t xml:space="preserve"> the Fiware platform</w:t>
      </w:r>
      <w:r w:rsidR="00B63CED">
        <w:t>.</w:t>
      </w:r>
    </w:p>
    <w:p w:rsidR="00B63CED" w:rsidRDefault="00B63CED" w:rsidP="00090977">
      <w:r>
        <w:t xml:space="preserve">The component is based on </w:t>
      </w:r>
      <w:hyperlink r:id="rId59" w:history="1">
        <w:r w:rsidRPr="00793D77">
          <w:rPr>
            <w:rStyle w:val="Lienhypertexte"/>
          </w:rPr>
          <w:t>Citus</w:t>
        </w:r>
      </w:hyperlink>
      <w:r>
        <w:t>, an open source clustering solution for PostgreSQL.</w:t>
      </w:r>
    </w:p>
    <w:p w:rsidR="00AB5139" w:rsidRDefault="00AB5139" w:rsidP="00090977"/>
    <w:p w:rsidR="00B63CED" w:rsidRDefault="00B63CED" w:rsidP="00090977">
      <w:r>
        <w:t>PostgreSQL is used by several components in the platform: such as CKAN</w:t>
      </w:r>
      <w:r w:rsidR="000F242C">
        <w:t>, Wirecloud</w:t>
      </w:r>
      <w:r>
        <w:t xml:space="preserve">, and those that will be changed from MySQL to PostgreSQL like Keyrock, </w:t>
      </w:r>
      <w:r w:rsidR="00E03667">
        <w:t>Biz Eco System</w:t>
      </w:r>
      <w:r w:rsidR="00EF03E5">
        <w:t>.</w:t>
      </w:r>
    </w:p>
    <w:p w:rsidR="00850B3D" w:rsidRDefault="00850B3D" w:rsidP="00090977"/>
    <w:p w:rsidR="00765758" w:rsidRDefault="00850B3D" w:rsidP="00090977">
      <w:r w:rsidRPr="00850B3D">
        <w:t xml:space="preserve">Citus extends PostgreSQL to support distributed SQL queries. On top of PostgreSQL, Citus comes with its own transparent sharding, replication, distributed query planner and executor logic which enable execution of distributed SQL queries in parallel. </w:t>
      </w:r>
    </w:p>
    <w:p w:rsidR="00850B3D" w:rsidRDefault="00850B3D" w:rsidP="00090977">
      <w:r w:rsidRPr="00850B3D">
        <w:t>This provides Hadoop-like fault tolerance, scalability and recovery from mid-query failures while allowing large datasets to be queried orders of magnitude faster than what has been possible on PostgreSQL before.</w:t>
      </w:r>
    </w:p>
    <w:p w:rsidR="00AB5139" w:rsidRDefault="00AB5139" w:rsidP="00090977"/>
    <w:p w:rsidR="00AB5139" w:rsidRDefault="00AB5139" w:rsidP="00090977">
      <w:r>
        <w:t xml:space="preserve">In Citus architecture, the manager is a specific PostgreSQL </w:t>
      </w:r>
      <w:r w:rsidR="000B6113">
        <w:t>database server</w:t>
      </w:r>
      <w:r>
        <w:t xml:space="preserve"> instance that need</w:t>
      </w:r>
      <w:r w:rsidR="000B6113">
        <w:t>s</w:t>
      </w:r>
      <w:r>
        <w:t xml:space="preserve"> a replication to insure m</w:t>
      </w:r>
      <w:r w:rsidR="000B6113">
        <w:t>anager fail-over and provides complete</w:t>
      </w:r>
      <w:r>
        <w:t xml:space="preserve"> high </w:t>
      </w:r>
      <w:r w:rsidR="00716977">
        <w:t>availability</w:t>
      </w:r>
      <w:r w:rsidR="00034802">
        <w:t>.</w:t>
      </w:r>
    </w:p>
    <w:p w:rsidR="00034802" w:rsidRDefault="00034802" w:rsidP="00090977">
      <w:r>
        <w:t>Several</w:t>
      </w:r>
      <w:r w:rsidR="00FD458D">
        <w:t xml:space="preserve"> replication solutions exist</w:t>
      </w:r>
      <w:r>
        <w:t xml:space="preserve"> for PostgreSQL, the </w:t>
      </w:r>
      <w:r w:rsidR="00850B3D">
        <w:t>recommendation</w:t>
      </w:r>
      <w:r w:rsidR="00352E18">
        <w:t xml:space="preserve"> from Citus</w:t>
      </w:r>
      <w:r w:rsidR="000F242C">
        <w:t>Data</w:t>
      </w:r>
      <w:r w:rsidR="00850B3D">
        <w:t xml:space="preserve"> is </w:t>
      </w:r>
      <w:hyperlink r:id="rId60" w:history="1">
        <w:r w:rsidR="00850B3D" w:rsidRPr="005E2EB5">
          <w:rPr>
            <w:rStyle w:val="Lienhypertexte"/>
          </w:rPr>
          <w:t>PostgreSQL integrated Streaming replication</w:t>
        </w:r>
      </w:hyperlink>
      <w:r w:rsidR="000F242C">
        <w:t>.</w:t>
      </w:r>
    </w:p>
    <w:p w:rsidR="00AB5139" w:rsidRPr="00F2163C" w:rsidRDefault="00AB5139" w:rsidP="00090977"/>
    <w:p w:rsidR="00F577C1" w:rsidRDefault="001115BF" w:rsidP="005F14A1">
      <w:pPr>
        <w:pStyle w:val="Titre3"/>
      </w:pPr>
      <w:bookmarkStart w:id="199" w:name="_Toc499823539"/>
      <w:bookmarkStart w:id="200" w:name="_Toc501722998"/>
      <w:r>
        <w:t>Galera/MySQL Cluster</w:t>
      </w:r>
      <w:r w:rsidR="00F577C1">
        <w:t xml:space="preserve"> Component</w:t>
      </w:r>
      <w:bookmarkEnd w:id="199"/>
      <w:bookmarkEnd w:id="200"/>
    </w:p>
    <w:p w:rsidR="001115BF" w:rsidRDefault="006F6764" w:rsidP="00F577C1">
      <w:r>
        <w:t>This component should be</w:t>
      </w:r>
      <w:r w:rsidR="00F577C1">
        <w:t xml:space="preserve"> the cluster of </w:t>
      </w:r>
      <w:r w:rsidR="001115BF">
        <w:t xml:space="preserve">MySQL </w:t>
      </w:r>
      <w:r w:rsidR="00F577C1">
        <w:t>database servers of the Fiware platform.</w:t>
      </w:r>
    </w:p>
    <w:p w:rsidR="006F6764" w:rsidRPr="00AF3430" w:rsidRDefault="006F6764" w:rsidP="00F577C1">
      <w:pPr>
        <w:rPr>
          <w:b/>
        </w:rPr>
      </w:pPr>
      <w:r w:rsidRPr="00AF3430">
        <w:rPr>
          <w:b/>
        </w:rPr>
        <w:t>This component will be installed only if changing from mySQL to PostgreSQL for a module is too complex or impossible.</w:t>
      </w:r>
    </w:p>
    <w:p w:rsidR="000D037A" w:rsidRDefault="000D037A" w:rsidP="00F577C1"/>
    <w:p w:rsidR="006F6764" w:rsidRDefault="006F6764" w:rsidP="00F577C1">
      <w:r>
        <w:lastRenderedPageBreak/>
        <w:t>Any MySQL database</w:t>
      </w:r>
      <w:r w:rsidR="001A49CD">
        <w:t xml:space="preserve"> that can’t be replace</w:t>
      </w:r>
      <w:r w:rsidR="004069CD">
        <w:t>d</w:t>
      </w:r>
      <w:r w:rsidR="001A49CD">
        <w:t xml:space="preserve"> with PostgreSQL</w:t>
      </w:r>
      <w:r w:rsidR="004069CD">
        <w:t>,</w:t>
      </w:r>
      <w:r>
        <w:t xml:space="preserve"> should be replaced by MariaDB, </w:t>
      </w:r>
    </w:p>
    <w:p w:rsidR="006F6764" w:rsidRDefault="001115BF" w:rsidP="00F577C1">
      <w:pPr>
        <w:rPr>
          <w:rStyle w:val="Lienhypertexte"/>
        </w:rPr>
      </w:pPr>
      <w:r>
        <w:t xml:space="preserve">To provide high availability and scalability the component will be based on a </w:t>
      </w:r>
      <w:r w:rsidR="006F6764">
        <w:t xml:space="preserve">MySQL/MariaDB </w:t>
      </w:r>
      <w:r>
        <w:t>cluster</w:t>
      </w:r>
      <w:r w:rsidR="006F6764">
        <w:t>ing solution</w:t>
      </w:r>
      <w:r>
        <w:t xml:space="preserve">: </w:t>
      </w:r>
      <w:hyperlink r:id="rId61" w:history="1">
        <w:r w:rsidRPr="00EB401F">
          <w:rPr>
            <w:rStyle w:val="Lienhypertexte"/>
          </w:rPr>
          <w:t>Galera cluster</w:t>
        </w:r>
      </w:hyperlink>
      <w:r w:rsidR="00EF03E5">
        <w:rPr>
          <w:rStyle w:val="Lienhypertexte"/>
        </w:rPr>
        <w:t>.</w:t>
      </w:r>
    </w:p>
    <w:p w:rsidR="006F6764" w:rsidRPr="006F6764" w:rsidRDefault="00EF03E5" w:rsidP="00EF03E5">
      <w:r>
        <w:t>There is a MariaDB</w:t>
      </w:r>
      <w:r w:rsidR="00B317EE">
        <w:t xml:space="preserve"> and</w:t>
      </w:r>
      <w:r>
        <w:t xml:space="preserve"> Galera integration chapter on </w:t>
      </w:r>
      <w:hyperlink r:id="rId62" w:history="1">
        <w:r w:rsidRPr="00EF03E5">
          <w:rPr>
            <w:rStyle w:val="Lienhypertexte"/>
          </w:rPr>
          <w:t>MariaDB web site</w:t>
        </w:r>
      </w:hyperlink>
      <w:r>
        <w:t>.</w:t>
      </w:r>
    </w:p>
    <w:p w:rsidR="00A7296C" w:rsidRDefault="00A7296C" w:rsidP="00A7296C">
      <w:pPr>
        <w:pStyle w:val="Titre3"/>
      </w:pPr>
      <w:bookmarkStart w:id="201" w:name="_Toc499823540"/>
      <w:bookmarkStart w:id="202" w:name="_Toc501722999"/>
      <w:r>
        <w:t>Cosmos Big Data Component</w:t>
      </w:r>
      <w:bookmarkEnd w:id="201"/>
      <w:bookmarkEnd w:id="202"/>
    </w:p>
    <w:p w:rsidR="00651EB6" w:rsidRDefault="00090977" w:rsidP="00A7296C">
      <w:r>
        <w:t xml:space="preserve">This component is the Big Data </w:t>
      </w:r>
      <w:r w:rsidR="00172EE5">
        <w:t xml:space="preserve">and data history </w:t>
      </w:r>
      <w:r w:rsidR="00651EB6">
        <w:t>GE of the Fiware platform.</w:t>
      </w:r>
    </w:p>
    <w:p w:rsidR="00651EB6" w:rsidRDefault="00651EB6" w:rsidP="00A7296C"/>
    <w:p w:rsidR="00A7296C" w:rsidRDefault="00EF03E5" w:rsidP="00A7296C">
      <w:r>
        <w:t xml:space="preserve">As the most complex component, </w:t>
      </w:r>
      <w:r w:rsidR="00090977">
        <w:t>it’s composed of many modules:</w:t>
      </w:r>
    </w:p>
    <w:p w:rsidR="00E702E7" w:rsidRDefault="00C7350C" w:rsidP="0047663D">
      <w:pPr>
        <w:pStyle w:val="Paragraphedeliste"/>
        <w:numPr>
          <w:ilvl w:val="0"/>
          <w:numId w:val="23"/>
        </w:numPr>
      </w:pPr>
      <w:r>
        <w:t>Cygnus</w:t>
      </w:r>
      <w:r w:rsidR="00EF03E5">
        <w:t>, as an interface between the context broker and the different data history storages</w:t>
      </w:r>
    </w:p>
    <w:p w:rsidR="00C7350C" w:rsidRDefault="00C7350C" w:rsidP="0047663D">
      <w:pPr>
        <w:pStyle w:val="Paragraphedeliste"/>
        <w:numPr>
          <w:ilvl w:val="0"/>
          <w:numId w:val="23"/>
        </w:numPr>
      </w:pPr>
      <w:r>
        <w:t>Comet STH</w:t>
      </w:r>
      <w:r w:rsidR="00A226BA">
        <w:t xml:space="preserve"> for Short Term History</w:t>
      </w:r>
      <w:r w:rsidR="000A7C4C">
        <w:t xml:space="preserve"> storage, uses MongoDB to persist the data sent through the context broker.</w:t>
      </w:r>
    </w:p>
    <w:p w:rsidR="00C7350C" w:rsidRDefault="00EF03E5" w:rsidP="0047663D">
      <w:pPr>
        <w:pStyle w:val="Paragraphedeliste"/>
        <w:numPr>
          <w:ilvl w:val="0"/>
          <w:numId w:val="23"/>
        </w:numPr>
      </w:pPr>
      <w:r>
        <w:t xml:space="preserve">An </w:t>
      </w:r>
      <w:r w:rsidR="00C7350C">
        <w:t>Hadoop</w:t>
      </w:r>
      <w:r w:rsidR="00172EE5">
        <w:t xml:space="preserve"> ecosystem</w:t>
      </w:r>
      <w:r w:rsidR="00972ABF">
        <w:t xml:space="preserve"> (HAAS)</w:t>
      </w:r>
      <w:r w:rsidR="000A7C4C">
        <w:t xml:space="preserve"> to store and process</w:t>
      </w:r>
      <w:r w:rsidR="00647F6C">
        <w:t xml:space="preserve"> (batch or stream)</w:t>
      </w:r>
      <w:r w:rsidR="000A7C4C">
        <w:t xml:space="preserve"> long term history</w:t>
      </w:r>
      <w:r w:rsidR="00647F6C">
        <w:t xml:space="preserve"> for analytics purposes</w:t>
      </w:r>
      <w:r w:rsidR="000A7C4C">
        <w:t>.</w:t>
      </w:r>
    </w:p>
    <w:p w:rsidR="00972ABF" w:rsidRDefault="00972ABF" w:rsidP="00972ABF">
      <w:pPr>
        <w:ind w:left="360"/>
      </w:pPr>
    </w:p>
    <w:p w:rsidR="00E85A68" w:rsidRPr="00E85A68" w:rsidRDefault="00E85A68" w:rsidP="00E85A68">
      <w:pPr>
        <w:rPr>
          <w:lang w:val="en-GB"/>
        </w:rPr>
      </w:pPr>
      <w:r>
        <w:rPr>
          <w:lang w:val="en-GB"/>
        </w:rPr>
        <w:t xml:space="preserve">Hadoop HDFS provides </w:t>
      </w:r>
      <w:r w:rsidRPr="00E85A68">
        <w:rPr>
          <w:lang w:val="en-GB"/>
        </w:rPr>
        <w:t>Distributed storage.</w:t>
      </w:r>
    </w:p>
    <w:p w:rsidR="00E85A68" w:rsidRPr="00E85A68" w:rsidRDefault="00E85A68" w:rsidP="00E85A68">
      <w:pPr>
        <w:rPr>
          <w:lang w:val="en-GB"/>
        </w:rPr>
      </w:pPr>
      <w:r w:rsidRPr="00E85A68">
        <w:rPr>
          <w:lang w:val="en-GB"/>
        </w:rPr>
        <w:t>Distributed batch processing</w:t>
      </w:r>
      <w:r>
        <w:rPr>
          <w:lang w:val="en-GB"/>
        </w:rPr>
        <w:t xml:space="preserve"> (with MapReduce)</w:t>
      </w:r>
      <w:r w:rsidRPr="00E85A68">
        <w:rPr>
          <w:lang w:val="en-GB"/>
        </w:rPr>
        <w:t>.</w:t>
      </w:r>
    </w:p>
    <w:p w:rsidR="00E85A68" w:rsidRDefault="00E85A68" w:rsidP="00E85A68">
      <w:pPr>
        <w:rPr>
          <w:lang w:val="en-GB"/>
        </w:rPr>
      </w:pPr>
      <w:r w:rsidRPr="00E85A68">
        <w:rPr>
          <w:lang w:val="en-GB"/>
        </w:rPr>
        <w:t>Distributed stream processing</w:t>
      </w:r>
      <w:r>
        <w:rPr>
          <w:lang w:val="en-GB"/>
        </w:rPr>
        <w:t xml:space="preserve"> </w:t>
      </w:r>
      <w:r w:rsidR="00BB4F47">
        <w:rPr>
          <w:lang w:val="en-GB"/>
        </w:rPr>
        <w:t xml:space="preserve">through </w:t>
      </w:r>
      <w:r w:rsidR="004446E8">
        <w:rPr>
          <w:lang w:val="en-GB"/>
        </w:rPr>
        <w:t xml:space="preserve">Sinfonier </w:t>
      </w:r>
      <w:r w:rsidR="00BB4F47">
        <w:rPr>
          <w:lang w:val="en-GB"/>
        </w:rPr>
        <w:t xml:space="preserve">(Apache </w:t>
      </w:r>
      <w:r>
        <w:rPr>
          <w:lang w:val="en-GB"/>
        </w:rPr>
        <w:t xml:space="preserve">Storm </w:t>
      </w:r>
      <w:r w:rsidR="004446E8">
        <w:rPr>
          <w:lang w:val="en-GB"/>
        </w:rPr>
        <w:t>based</w:t>
      </w:r>
      <w:r w:rsidR="00BB4F47">
        <w:rPr>
          <w:lang w:val="en-GB"/>
        </w:rPr>
        <w:t>)</w:t>
      </w:r>
      <w:r w:rsidR="004446E8">
        <w:rPr>
          <w:lang w:val="en-GB"/>
        </w:rPr>
        <w:t xml:space="preserve"> </w:t>
      </w:r>
      <w:r>
        <w:rPr>
          <w:lang w:val="en-GB"/>
        </w:rPr>
        <w:t>or Spark</w:t>
      </w:r>
      <w:r w:rsidRPr="00E85A68">
        <w:rPr>
          <w:lang w:val="en-GB"/>
        </w:rPr>
        <w:t>.</w:t>
      </w:r>
    </w:p>
    <w:p w:rsidR="00BB0291" w:rsidRDefault="00BB0291" w:rsidP="00E85A68"/>
    <w:p w:rsidR="002715BD" w:rsidRPr="00E85A68" w:rsidRDefault="002715BD" w:rsidP="00E85A68">
      <w:pPr>
        <w:rPr>
          <w:lang w:val="en-GB"/>
        </w:rPr>
      </w:pPr>
      <w:r>
        <w:t>Also</w:t>
      </w:r>
      <w:r w:rsidR="00BB0291">
        <w:t>,</w:t>
      </w:r>
      <w:r>
        <w:t xml:space="preserve"> almost any software of the Hadoop ecosystem can be used in Cosmos: such as Hive, Pig, zookeeper, yarn, HBase…</w:t>
      </w:r>
    </w:p>
    <w:p w:rsidR="000A7C4C" w:rsidRPr="00E85A68" w:rsidRDefault="000A7C4C" w:rsidP="000A7C4C">
      <w:pPr>
        <w:rPr>
          <w:lang w:val="en-GB"/>
        </w:rPr>
      </w:pPr>
    </w:p>
    <w:p w:rsidR="000621EE" w:rsidRDefault="000621EE" w:rsidP="000A7C4C">
      <w:r>
        <w:t xml:space="preserve">On Fiware catalog: </w:t>
      </w:r>
      <w:hyperlink r:id="rId63" w:history="1">
        <w:r w:rsidRPr="000621EE">
          <w:rPr>
            <w:rStyle w:val="Lienhypertexte"/>
          </w:rPr>
          <w:t>Cosmos</w:t>
        </w:r>
      </w:hyperlink>
    </w:p>
    <w:p w:rsidR="000621EE" w:rsidRDefault="000621EE" w:rsidP="000A7C4C">
      <w:r>
        <w:t xml:space="preserve">On readthedocs: </w:t>
      </w:r>
      <w:hyperlink r:id="rId64" w:history="1">
        <w:r w:rsidRPr="000621EE">
          <w:rPr>
            <w:rStyle w:val="Lienhypertexte"/>
          </w:rPr>
          <w:t>Cosmos documentation</w:t>
        </w:r>
      </w:hyperlink>
    </w:p>
    <w:p w:rsidR="005D1E54" w:rsidRDefault="005D1E54" w:rsidP="000A7C4C">
      <w:r>
        <w:t xml:space="preserve">On Fiware Forge: </w:t>
      </w:r>
      <w:hyperlink r:id="rId65" w:history="1">
        <w:r w:rsidRPr="005D1E54">
          <w:rPr>
            <w:rStyle w:val="Lienhypertexte"/>
          </w:rPr>
          <w:t>Architecture documentation</w:t>
        </w:r>
      </w:hyperlink>
    </w:p>
    <w:p w:rsidR="000621EE" w:rsidRDefault="000621EE" w:rsidP="000A7C4C"/>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0A7C4C" w:rsidTr="00647F6C">
        <w:tc>
          <w:tcPr>
            <w:tcW w:w="2698" w:type="dxa"/>
          </w:tcPr>
          <w:p w:rsidR="000A7C4C" w:rsidRDefault="000A7C4C" w:rsidP="00BB4F47">
            <w:pPr>
              <w:rPr>
                <w:b/>
                <w:bCs/>
              </w:rPr>
            </w:pPr>
            <w:r>
              <w:rPr>
                <w:b/>
                <w:bCs/>
              </w:rPr>
              <w:t>Architecture Component</w:t>
            </w:r>
          </w:p>
        </w:tc>
        <w:tc>
          <w:tcPr>
            <w:tcW w:w="5103" w:type="dxa"/>
          </w:tcPr>
          <w:p w:rsidR="000A7C4C" w:rsidRDefault="000A7C4C" w:rsidP="00BB4F47">
            <w:pPr>
              <w:rPr>
                <w:b/>
                <w:bCs/>
              </w:rPr>
            </w:pPr>
            <w:r>
              <w:rPr>
                <w:b/>
                <w:bCs/>
              </w:rPr>
              <w:t>Component Elements</w:t>
            </w:r>
          </w:p>
        </w:tc>
      </w:tr>
      <w:tr w:rsidR="000A7C4C" w:rsidTr="00647F6C">
        <w:tc>
          <w:tcPr>
            <w:tcW w:w="2698" w:type="dxa"/>
          </w:tcPr>
          <w:p w:rsidR="000A7C4C" w:rsidRDefault="000A7C4C" w:rsidP="00BB4F47">
            <w:r>
              <w:t>Database Server</w:t>
            </w:r>
          </w:p>
        </w:tc>
        <w:tc>
          <w:tcPr>
            <w:tcW w:w="5103" w:type="dxa"/>
          </w:tcPr>
          <w:p w:rsidR="000A7C4C" w:rsidRDefault="000A7C4C" w:rsidP="00BB4F47">
            <w:r>
              <w:t>MongoDB</w:t>
            </w:r>
            <w:r w:rsidR="009F516B">
              <w:t xml:space="preserve"> cluster</w:t>
            </w:r>
          </w:p>
        </w:tc>
      </w:tr>
      <w:tr w:rsidR="000A7C4C" w:rsidTr="00647F6C">
        <w:tc>
          <w:tcPr>
            <w:tcW w:w="2698" w:type="dxa"/>
          </w:tcPr>
          <w:p w:rsidR="000A7C4C" w:rsidRDefault="000A7C4C" w:rsidP="00BB4F47">
            <w:r>
              <w:t>Applications</w:t>
            </w:r>
          </w:p>
        </w:tc>
        <w:tc>
          <w:tcPr>
            <w:tcW w:w="5103" w:type="dxa"/>
          </w:tcPr>
          <w:p w:rsidR="000A7C4C" w:rsidRDefault="000A7C4C" w:rsidP="00BB4F47">
            <w:r>
              <w:t>Cygnus</w:t>
            </w:r>
          </w:p>
          <w:p w:rsidR="000A7C4C" w:rsidRDefault="000A7C4C" w:rsidP="00BB4F47">
            <w:r>
              <w:t>Comet STH</w:t>
            </w:r>
          </w:p>
          <w:p w:rsidR="000A7C4C" w:rsidRDefault="000621EE" w:rsidP="00BB4F47">
            <w:r>
              <w:t>Hadoop ecosystem:</w:t>
            </w:r>
            <w:r w:rsidR="003C7C86">
              <w:t xml:space="preserve"> Sahara </w:t>
            </w:r>
            <w:r w:rsidR="00972ABF">
              <w:t xml:space="preserve">HAAS engine </w:t>
            </w:r>
            <w:r w:rsidR="003C7C86">
              <w:t xml:space="preserve">or </w:t>
            </w:r>
            <w:r w:rsidR="00972ABF">
              <w:t>HAAS</w:t>
            </w:r>
            <w:r w:rsidR="003C7C86">
              <w:t xml:space="preserve"> light version</w:t>
            </w:r>
            <w:r w:rsidR="00972ABF">
              <w:t xml:space="preserve"> engine</w:t>
            </w:r>
          </w:p>
          <w:p w:rsidR="000621EE" w:rsidRDefault="003C7C86" w:rsidP="00BB4F47">
            <w:r>
              <w:t>Tidoop</w:t>
            </w:r>
            <w:r w:rsidR="00972ABF">
              <w:t xml:space="preserve"> (MapReduce)</w:t>
            </w:r>
          </w:p>
          <w:p w:rsidR="003C7C86" w:rsidRDefault="003C7C86" w:rsidP="00BB4F47">
            <w:r>
              <w:t>Sinfonier</w:t>
            </w:r>
            <w:r w:rsidR="00972ABF">
              <w:t xml:space="preserve"> (stream analytics</w:t>
            </w:r>
            <w:r w:rsidR="005D1E54">
              <w:t xml:space="preserve"> </w:t>
            </w:r>
            <w:r w:rsidR="00284EA7">
              <w:t xml:space="preserve">Apache </w:t>
            </w:r>
            <w:r w:rsidR="005D1E54">
              <w:t>storm based</w:t>
            </w:r>
            <w:r w:rsidR="00972ABF">
              <w:t>)</w:t>
            </w:r>
          </w:p>
          <w:p w:rsidR="004446E8" w:rsidRDefault="004446E8" w:rsidP="00BB4F47"/>
        </w:tc>
      </w:tr>
    </w:tbl>
    <w:p w:rsidR="000A7C4C" w:rsidRDefault="000A7C4C" w:rsidP="000A7C4C"/>
    <w:p w:rsidR="00090977" w:rsidRPr="00F2163C" w:rsidRDefault="00090977" w:rsidP="00A7296C"/>
    <w:p w:rsidR="00A7296C" w:rsidRDefault="009A01D2" w:rsidP="00A7296C">
      <w:pPr>
        <w:pStyle w:val="Titre3"/>
      </w:pPr>
      <w:bookmarkStart w:id="203" w:name="_Toc499823541"/>
      <w:bookmarkStart w:id="204" w:name="_Toc501723000"/>
      <w:r>
        <w:t xml:space="preserve">Knowage </w:t>
      </w:r>
      <w:r w:rsidR="005F671E">
        <w:t>Analytics</w:t>
      </w:r>
      <w:r w:rsidR="00A7296C">
        <w:t xml:space="preserve"> Component</w:t>
      </w:r>
      <w:bookmarkEnd w:id="203"/>
      <w:bookmarkEnd w:id="204"/>
    </w:p>
    <w:p w:rsidR="00A7296C" w:rsidRDefault="004A17DB" w:rsidP="00A7296C">
      <w:r>
        <w:t xml:space="preserve">This component is for business intelligence, Fiware have </w:t>
      </w:r>
      <w:r w:rsidR="009A01D2">
        <w:t xml:space="preserve">originally </w:t>
      </w:r>
      <w:r>
        <w:t>chosen SpagoBI as the reference platform for this Analytics GE.</w:t>
      </w:r>
    </w:p>
    <w:p w:rsidR="008010CB" w:rsidRDefault="00BE1FC0" w:rsidP="00A7296C">
      <w:r>
        <w:t>In the Fiware catalog is proposed the evolution of SpagoBI to a more integrated suite with all modules included</w:t>
      </w:r>
      <w:r w:rsidR="008010CB">
        <w:t xml:space="preserve"> Knowage</w:t>
      </w:r>
    </w:p>
    <w:p w:rsidR="00A120CF" w:rsidRDefault="008010CB" w:rsidP="00A7296C">
      <w:pPr>
        <w:rPr>
          <w:rStyle w:val="Lienhypertexte"/>
        </w:rPr>
      </w:pPr>
      <w:r>
        <w:t>On Fiware catalog</w:t>
      </w:r>
      <w:r w:rsidR="00BE1FC0">
        <w:t xml:space="preserve">: </w:t>
      </w:r>
      <w:hyperlink r:id="rId66" w:history="1">
        <w:r w:rsidR="00BE1FC0" w:rsidRPr="00BE1FC0">
          <w:rPr>
            <w:rStyle w:val="Lienhypertexte"/>
          </w:rPr>
          <w:t>Knowage</w:t>
        </w:r>
      </w:hyperlink>
    </w:p>
    <w:p w:rsidR="008010CB" w:rsidRDefault="00480874" w:rsidP="00A7296C">
      <w:r>
        <w:t>On readthedocs</w:t>
      </w:r>
      <w:r w:rsidR="00561C24">
        <w:t xml:space="preserve">: </w:t>
      </w:r>
      <w:hyperlink r:id="rId67" w:history="1">
        <w:r w:rsidR="00561C24" w:rsidRPr="00561C24">
          <w:rPr>
            <w:rStyle w:val="Lienhypertexte"/>
          </w:rPr>
          <w:t>Knowage in Fiware</w:t>
        </w:r>
      </w:hyperlink>
    </w:p>
    <w:p w:rsidR="00561C24" w:rsidRDefault="00561C24" w:rsidP="00A7296C">
      <w:r>
        <w:t>Knowage is a</w:t>
      </w:r>
      <w:r w:rsidRPr="00561C24">
        <w:t xml:space="preserve"> professional open source suite for modern business analytics over traditional sources and big data systems.</w:t>
      </w:r>
    </w:p>
    <w:p w:rsidR="00B27D5D" w:rsidRDefault="00172EE5" w:rsidP="00B27D5D">
      <w:pPr>
        <w:keepNext/>
      </w:pPr>
      <w:r>
        <w:lastRenderedPageBreak/>
        <w:t>This GE provides the following features:</w:t>
      </w:r>
    </w:p>
    <w:p w:rsidR="00172EE5" w:rsidRDefault="00172EE5" w:rsidP="0047663D">
      <w:pPr>
        <w:pStyle w:val="Paragraphedeliste"/>
        <w:keepNext/>
        <w:numPr>
          <w:ilvl w:val="0"/>
          <w:numId w:val="18"/>
        </w:numPr>
      </w:pPr>
      <w:r>
        <w:t>BD (big data), to analyse data stored on big data clusters or NoSQL databases</w:t>
      </w:r>
    </w:p>
    <w:p w:rsidR="00172EE5" w:rsidRDefault="00172EE5" w:rsidP="0047663D">
      <w:pPr>
        <w:pStyle w:val="Paragraphedeliste"/>
        <w:keepNext/>
        <w:numPr>
          <w:ilvl w:val="0"/>
          <w:numId w:val="18"/>
        </w:numPr>
      </w:pPr>
      <w:r>
        <w:t>SI (smart intelligence), the usual business intelligence on structured data, but more oriented to self-service capabilities and agile prototyping</w:t>
      </w:r>
    </w:p>
    <w:p w:rsidR="00172EE5" w:rsidRDefault="00172EE5" w:rsidP="0047663D">
      <w:pPr>
        <w:pStyle w:val="Paragraphedeliste"/>
        <w:keepNext/>
        <w:numPr>
          <w:ilvl w:val="0"/>
          <w:numId w:val="18"/>
        </w:numPr>
      </w:pPr>
      <w:r>
        <w:t>ER (enterprise reporting), to produce and distribute static reports</w:t>
      </w:r>
    </w:p>
    <w:p w:rsidR="00172EE5" w:rsidRDefault="00172EE5" w:rsidP="0047663D">
      <w:pPr>
        <w:pStyle w:val="Paragraphedeliste"/>
        <w:keepNext/>
        <w:numPr>
          <w:ilvl w:val="0"/>
          <w:numId w:val="18"/>
        </w:numPr>
      </w:pPr>
      <w:r>
        <w:t>LI (location intelligence), to relate business data with spatial or geographical information</w:t>
      </w:r>
    </w:p>
    <w:p w:rsidR="00172EE5" w:rsidRDefault="00172EE5" w:rsidP="0047663D">
      <w:pPr>
        <w:pStyle w:val="Paragraphedeliste"/>
        <w:keepNext/>
        <w:numPr>
          <w:ilvl w:val="0"/>
          <w:numId w:val="18"/>
        </w:numPr>
      </w:pPr>
      <w:r>
        <w:t>PM (performance management), to manage KPIs and organize scorecards</w:t>
      </w:r>
    </w:p>
    <w:p w:rsidR="00172EE5" w:rsidRDefault="00172EE5" w:rsidP="0047663D">
      <w:pPr>
        <w:pStyle w:val="Paragraphedeliste"/>
        <w:keepNext/>
        <w:numPr>
          <w:ilvl w:val="0"/>
          <w:numId w:val="18"/>
        </w:numPr>
      </w:pPr>
      <w:r>
        <w:t>PA (predictive analysis), for more advanced analyses</w:t>
      </w:r>
    </w:p>
    <w:p w:rsidR="00172EE5" w:rsidRDefault="00172EE5" w:rsidP="0047663D">
      <w:pPr>
        <w:pStyle w:val="Paragraphedeliste"/>
        <w:keepNext/>
        <w:numPr>
          <w:ilvl w:val="0"/>
          <w:numId w:val="18"/>
        </w:numPr>
      </w:pPr>
      <w:r>
        <w:t>EI (embedded intelligence), to link Knowage with external solutions provided by the customer or third parties.</w:t>
      </w:r>
    </w:p>
    <w:p w:rsidR="00EA7075" w:rsidRDefault="00EA7075" w:rsidP="00DD49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953"/>
      </w:tblGrid>
      <w:tr w:rsidR="00C359D6" w:rsidTr="006D0972">
        <w:tc>
          <w:tcPr>
            <w:tcW w:w="3261" w:type="dxa"/>
          </w:tcPr>
          <w:p w:rsidR="00C359D6" w:rsidRDefault="00C359D6" w:rsidP="00714CD0">
            <w:pPr>
              <w:rPr>
                <w:b/>
                <w:bCs/>
              </w:rPr>
            </w:pPr>
            <w:r>
              <w:rPr>
                <w:b/>
                <w:bCs/>
              </w:rPr>
              <w:t>Architecture Component</w:t>
            </w:r>
          </w:p>
        </w:tc>
        <w:tc>
          <w:tcPr>
            <w:tcW w:w="5953" w:type="dxa"/>
          </w:tcPr>
          <w:p w:rsidR="00C359D6" w:rsidRDefault="00C359D6" w:rsidP="00714CD0">
            <w:pPr>
              <w:rPr>
                <w:b/>
                <w:bCs/>
              </w:rPr>
            </w:pPr>
            <w:r>
              <w:rPr>
                <w:b/>
                <w:bCs/>
              </w:rPr>
              <w:t>Component Elements</w:t>
            </w:r>
          </w:p>
        </w:tc>
      </w:tr>
      <w:tr w:rsidR="00C359D6" w:rsidTr="006D0972">
        <w:tc>
          <w:tcPr>
            <w:tcW w:w="3261" w:type="dxa"/>
          </w:tcPr>
          <w:p w:rsidR="00C359D6" w:rsidRDefault="00C359D6" w:rsidP="00714CD0">
            <w:r>
              <w:t>Database Server</w:t>
            </w:r>
          </w:p>
        </w:tc>
        <w:tc>
          <w:tcPr>
            <w:tcW w:w="5953" w:type="dxa"/>
          </w:tcPr>
          <w:p w:rsidR="00C359D6" w:rsidRDefault="00B20650" w:rsidP="00714CD0">
            <w:r>
              <w:t>PostgreSQL/Citus for metadata storage</w:t>
            </w:r>
          </w:p>
        </w:tc>
      </w:tr>
      <w:tr w:rsidR="00C359D6" w:rsidTr="006D0972">
        <w:tc>
          <w:tcPr>
            <w:tcW w:w="3261" w:type="dxa"/>
          </w:tcPr>
          <w:p w:rsidR="00C359D6" w:rsidRDefault="00C359D6" w:rsidP="00714CD0">
            <w:r>
              <w:t>Application</w:t>
            </w:r>
            <w:r w:rsidR="00B20650">
              <w:t>s</w:t>
            </w:r>
          </w:p>
        </w:tc>
        <w:tc>
          <w:tcPr>
            <w:tcW w:w="5953" w:type="dxa"/>
          </w:tcPr>
          <w:p w:rsidR="00C359D6" w:rsidRDefault="0029240D" w:rsidP="00714CD0">
            <w:r>
              <w:t>A set of java modules deployed under a Tomcat</w:t>
            </w:r>
          </w:p>
          <w:p w:rsidR="00C359D6" w:rsidRDefault="00C359D6" w:rsidP="00714CD0"/>
        </w:tc>
      </w:tr>
    </w:tbl>
    <w:p w:rsidR="00C359D6" w:rsidRDefault="00C359D6" w:rsidP="00DD494C"/>
    <w:p w:rsidR="00953716" w:rsidRDefault="00953716" w:rsidP="00DD494C">
      <w:r>
        <w:t>The composer part of Knowage, shouldn’t be exposed to public use, if some dashboards or reports visualization needs to be published, it need to be integrated in applications in an iframe component or by using the API to get the Knowage generated content.</w:t>
      </w:r>
    </w:p>
    <w:p w:rsidR="007542E4" w:rsidRDefault="007542E4" w:rsidP="007542E4">
      <w:pPr>
        <w:keepNext/>
      </w:pPr>
    </w:p>
    <w:p w:rsidR="005F671E" w:rsidRDefault="005F671E" w:rsidP="005F671E">
      <w:pPr>
        <w:pStyle w:val="Titre3"/>
      </w:pPr>
      <w:bookmarkStart w:id="205" w:name="_Hlk497334190"/>
      <w:bookmarkStart w:id="206" w:name="_Toc499823542"/>
      <w:bookmarkStart w:id="207" w:name="_Toc501723001"/>
      <w:r>
        <w:t xml:space="preserve">CKAN Open Data </w:t>
      </w:r>
      <w:bookmarkEnd w:id="205"/>
      <w:r>
        <w:t>Component</w:t>
      </w:r>
      <w:bookmarkEnd w:id="206"/>
      <w:bookmarkEnd w:id="207"/>
    </w:p>
    <w:p w:rsidR="005F671E" w:rsidRDefault="007460E6" w:rsidP="005F671E">
      <w:r>
        <w:t xml:space="preserve">This component is the chosen </w:t>
      </w:r>
      <w:r w:rsidR="00AE397A">
        <w:t xml:space="preserve">Fiware </w:t>
      </w:r>
      <w:r>
        <w:t>GE to manage Open Data</w:t>
      </w:r>
      <w:r w:rsidR="00AE397A">
        <w:t>.</w:t>
      </w:r>
    </w:p>
    <w:p w:rsidR="007460E6" w:rsidRDefault="007460E6" w:rsidP="005F671E">
      <w:r>
        <w:t>CKAN</w:t>
      </w:r>
      <w:r w:rsidR="00144281">
        <w:t xml:space="preserve"> GE at Fiware: </w:t>
      </w:r>
      <w:hyperlink r:id="rId68" w:history="1">
        <w:r w:rsidR="00144281" w:rsidRPr="0053125C">
          <w:rPr>
            <w:rStyle w:val="Lienhypertexte"/>
          </w:rPr>
          <w:t>https://catalogue.fiware.org/enablers/ckan</w:t>
        </w:r>
      </w:hyperlink>
    </w:p>
    <w:p w:rsidR="00D52596" w:rsidRDefault="00D52596" w:rsidP="005F671E">
      <w:r>
        <w:t xml:space="preserve">Fiware Docker installation: </w:t>
      </w:r>
      <w:hyperlink r:id="rId69" w:history="1">
        <w:r w:rsidRPr="0053125C">
          <w:rPr>
            <w:rStyle w:val="Lienhypertexte"/>
          </w:rPr>
          <w:t>https://github.com/okfn/docker-fiware-ckan</w:t>
        </w:r>
      </w:hyperlink>
      <w:r>
        <w:t xml:space="preserve"> </w:t>
      </w:r>
    </w:p>
    <w:p w:rsidR="00935465" w:rsidRDefault="00935465" w:rsidP="005F671E">
      <w:r>
        <w:t xml:space="preserve">Official installation guide : </w:t>
      </w:r>
      <w:hyperlink r:id="rId70" w:history="1">
        <w:r w:rsidRPr="0053125C">
          <w:rPr>
            <w:rStyle w:val="Lienhypertexte"/>
          </w:rPr>
          <w:t>http://docs.ckan.org/en/ckan-2.3.5/maintaining/installing/install-using-docker.html</w:t>
        </w:r>
      </w:hyperlink>
    </w:p>
    <w:p w:rsidR="00935465" w:rsidRDefault="009A01D2" w:rsidP="005F671E">
      <w:r>
        <w:t>The CKAN GE provides the following features:</w:t>
      </w:r>
    </w:p>
    <w:p w:rsidR="009A01D2" w:rsidRDefault="009A01D2" w:rsidP="0047663D">
      <w:pPr>
        <w:pStyle w:val="Paragraphedeliste"/>
        <w:numPr>
          <w:ilvl w:val="0"/>
          <w:numId w:val="19"/>
        </w:numPr>
      </w:pPr>
      <w:r>
        <w:t>Complete catalog system with easy to use web interface and a powerful API</w:t>
      </w:r>
    </w:p>
    <w:p w:rsidR="009A01D2" w:rsidRDefault="009A01D2" w:rsidP="0047663D">
      <w:pPr>
        <w:pStyle w:val="Paragraphedeliste"/>
        <w:numPr>
          <w:ilvl w:val="0"/>
          <w:numId w:val="19"/>
        </w:numPr>
      </w:pPr>
      <w:r>
        <w:t xml:space="preserve">Strong integration with third-party CMS’s like </w:t>
      </w:r>
      <w:r w:rsidRPr="00BC118F">
        <w:rPr>
          <w:b/>
        </w:rPr>
        <w:t>Drupal</w:t>
      </w:r>
      <w:r w:rsidR="00361F8D">
        <w:rPr>
          <w:b/>
        </w:rPr>
        <w:t xml:space="preserve"> </w:t>
      </w:r>
      <w:r w:rsidR="00361F8D" w:rsidRPr="00361F8D">
        <w:t>(currently in use at MNCA)</w:t>
      </w:r>
      <w:r>
        <w:t xml:space="preserve"> and WordPress</w:t>
      </w:r>
    </w:p>
    <w:p w:rsidR="009A01D2" w:rsidRDefault="009A01D2" w:rsidP="0047663D">
      <w:pPr>
        <w:pStyle w:val="Paragraphedeliste"/>
        <w:numPr>
          <w:ilvl w:val="0"/>
          <w:numId w:val="19"/>
        </w:numPr>
      </w:pPr>
      <w:r>
        <w:t>Data visualization and analytics</w:t>
      </w:r>
    </w:p>
    <w:p w:rsidR="009A01D2" w:rsidRDefault="009A01D2" w:rsidP="0047663D">
      <w:pPr>
        <w:pStyle w:val="Paragraphedeliste"/>
        <w:numPr>
          <w:ilvl w:val="0"/>
          <w:numId w:val="19"/>
        </w:numPr>
      </w:pPr>
      <w:r>
        <w:t>Workflow support lets departments or groups manage their own data publishing</w:t>
      </w:r>
    </w:p>
    <w:p w:rsidR="009A01D2" w:rsidRDefault="009A01D2" w:rsidP="0047663D">
      <w:pPr>
        <w:pStyle w:val="Paragraphedeliste"/>
        <w:numPr>
          <w:ilvl w:val="0"/>
          <w:numId w:val="19"/>
        </w:numPr>
      </w:pPr>
      <w:r>
        <w:t>Fine-grained access control</w:t>
      </w:r>
    </w:p>
    <w:p w:rsidR="009A01D2" w:rsidRDefault="009A01D2" w:rsidP="0047663D">
      <w:pPr>
        <w:pStyle w:val="Paragraphedeliste"/>
        <w:numPr>
          <w:ilvl w:val="0"/>
          <w:numId w:val="19"/>
        </w:numPr>
      </w:pPr>
      <w:r>
        <w:t>Integrated data storage and full data API</w:t>
      </w:r>
    </w:p>
    <w:p w:rsidR="009A01D2" w:rsidRDefault="009A01D2" w:rsidP="0047663D">
      <w:pPr>
        <w:pStyle w:val="Paragraphedeliste"/>
        <w:numPr>
          <w:ilvl w:val="0"/>
          <w:numId w:val="19"/>
        </w:numPr>
      </w:pPr>
      <w:r>
        <w:t>Federated structure: easily set up new instances with common search</w:t>
      </w:r>
    </w:p>
    <w:p w:rsidR="007460E6" w:rsidRDefault="007460E6" w:rsidP="005F671E"/>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7460E6" w:rsidTr="00C7691C">
        <w:tc>
          <w:tcPr>
            <w:tcW w:w="2698" w:type="dxa"/>
          </w:tcPr>
          <w:p w:rsidR="007460E6" w:rsidRDefault="007460E6" w:rsidP="00C7691C">
            <w:pPr>
              <w:rPr>
                <w:b/>
                <w:bCs/>
              </w:rPr>
            </w:pPr>
            <w:r>
              <w:rPr>
                <w:b/>
                <w:bCs/>
              </w:rPr>
              <w:t>Architecture Component</w:t>
            </w:r>
          </w:p>
        </w:tc>
        <w:tc>
          <w:tcPr>
            <w:tcW w:w="3818" w:type="dxa"/>
          </w:tcPr>
          <w:p w:rsidR="007460E6" w:rsidRDefault="007460E6" w:rsidP="00C7691C">
            <w:pPr>
              <w:rPr>
                <w:b/>
                <w:bCs/>
              </w:rPr>
            </w:pPr>
            <w:r>
              <w:rPr>
                <w:b/>
                <w:bCs/>
              </w:rPr>
              <w:t>Component Elements</w:t>
            </w:r>
          </w:p>
        </w:tc>
      </w:tr>
      <w:tr w:rsidR="007460E6" w:rsidTr="00C7691C">
        <w:tc>
          <w:tcPr>
            <w:tcW w:w="2698" w:type="dxa"/>
          </w:tcPr>
          <w:p w:rsidR="007460E6" w:rsidRDefault="007460E6" w:rsidP="00C7691C">
            <w:r>
              <w:t>Database Server</w:t>
            </w:r>
          </w:p>
        </w:tc>
        <w:tc>
          <w:tcPr>
            <w:tcW w:w="3818" w:type="dxa"/>
          </w:tcPr>
          <w:p w:rsidR="007460E6" w:rsidRDefault="007460E6" w:rsidP="00C7691C">
            <w:r>
              <w:t>Postgresql/Citus</w:t>
            </w:r>
            <w:r w:rsidR="009F516B">
              <w:t xml:space="preserve"> cluster</w:t>
            </w:r>
          </w:p>
          <w:p w:rsidR="00B8241B" w:rsidRDefault="00B8241B" w:rsidP="00C7691C">
            <w:r>
              <w:t>Apache Solr (for search feature)</w:t>
            </w:r>
          </w:p>
        </w:tc>
      </w:tr>
      <w:tr w:rsidR="007460E6" w:rsidTr="00C7691C">
        <w:tc>
          <w:tcPr>
            <w:tcW w:w="2698" w:type="dxa"/>
          </w:tcPr>
          <w:p w:rsidR="007460E6" w:rsidRDefault="007460E6" w:rsidP="00C7691C">
            <w:r>
              <w:t>Applications</w:t>
            </w:r>
          </w:p>
        </w:tc>
        <w:tc>
          <w:tcPr>
            <w:tcW w:w="3818" w:type="dxa"/>
          </w:tcPr>
          <w:p w:rsidR="004951FD" w:rsidRDefault="004951FD" w:rsidP="00C7691C">
            <w:r>
              <w:t xml:space="preserve">RESTful </w:t>
            </w:r>
            <w:r w:rsidR="007460E6">
              <w:t>A</w:t>
            </w:r>
            <w:r>
              <w:t>pi</w:t>
            </w:r>
            <w:r w:rsidR="008B0BD5">
              <w:t xml:space="preserve"> </w:t>
            </w:r>
          </w:p>
          <w:p w:rsidR="007460E6" w:rsidRDefault="008B0BD5" w:rsidP="00C7691C">
            <w:r>
              <w:t>WEB UI</w:t>
            </w:r>
          </w:p>
        </w:tc>
      </w:tr>
    </w:tbl>
    <w:p w:rsidR="007460E6" w:rsidRDefault="007460E6" w:rsidP="005F671E"/>
    <w:p w:rsidR="00B27D5D" w:rsidRDefault="00B27D5D" w:rsidP="00B27D5D"/>
    <w:p w:rsidR="001B6C4D" w:rsidRPr="001B6C4D" w:rsidRDefault="00D47423" w:rsidP="001B6C4D">
      <w:pPr>
        <w:pStyle w:val="Titre3"/>
        <w:rPr>
          <w:i/>
        </w:rPr>
      </w:pPr>
      <w:bookmarkStart w:id="208" w:name="_Toc499823543"/>
      <w:bookmarkStart w:id="209" w:name="_Toc501723002"/>
      <w:r>
        <w:t xml:space="preserve">IDAS </w:t>
      </w:r>
      <w:r w:rsidR="00C17488">
        <w:t xml:space="preserve">IOT </w:t>
      </w:r>
      <w:r>
        <w:t>Component</w:t>
      </w:r>
      <w:bookmarkEnd w:id="208"/>
      <w:r w:rsidR="0038525C">
        <w:t>s</w:t>
      </w:r>
      <w:bookmarkEnd w:id="209"/>
    </w:p>
    <w:p w:rsidR="006709C5" w:rsidRDefault="00123AF1" w:rsidP="001B6C4D">
      <w:r w:rsidRPr="00123AF1">
        <w:t>The IDAS component is an implementation of the Backend Device Management GE.</w:t>
      </w:r>
    </w:p>
    <w:p w:rsidR="0033747C" w:rsidRDefault="00D42D5B" w:rsidP="001B6C4D">
      <w:r>
        <w:t xml:space="preserve">It provides software for IOT use cases, </w:t>
      </w:r>
      <w:r w:rsidR="005F0A31">
        <w:t>like:</w:t>
      </w:r>
    </w:p>
    <w:p w:rsidR="00B31FAB" w:rsidRDefault="00D42D5B" w:rsidP="0047663D">
      <w:pPr>
        <w:pStyle w:val="Paragraphedeliste"/>
        <w:numPr>
          <w:ilvl w:val="0"/>
          <w:numId w:val="28"/>
        </w:numPr>
      </w:pPr>
      <w:r>
        <w:t xml:space="preserve">to manage communication between </w:t>
      </w:r>
      <w:r w:rsidR="005F0A31">
        <w:t>sensors</w:t>
      </w:r>
      <w:r w:rsidR="00850B3D">
        <w:t xml:space="preserve"> </w:t>
      </w:r>
      <w:r w:rsidR="005F0A31">
        <w:t>&amp;</w:t>
      </w:r>
      <w:r w:rsidR="00850B3D">
        <w:t xml:space="preserve"> </w:t>
      </w:r>
      <w:r w:rsidR="005F0A31">
        <w:t>actuators/</w:t>
      </w:r>
      <w:r>
        <w:t>devices</w:t>
      </w:r>
      <w:r w:rsidR="00B31FAB">
        <w:t>/gateways</w:t>
      </w:r>
      <w:r>
        <w:t xml:space="preserve"> and the data context broker</w:t>
      </w:r>
      <w:r w:rsidR="00850B3D">
        <w:t xml:space="preserve"> using NGSI REST API</w:t>
      </w:r>
      <w:r w:rsidR="00B31FAB">
        <w:t>.</w:t>
      </w:r>
    </w:p>
    <w:p w:rsidR="00E66E24" w:rsidRDefault="0033747C" w:rsidP="0047663D">
      <w:pPr>
        <w:pStyle w:val="Paragraphedeliste"/>
        <w:numPr>
          <w:ilvl w:val="0"/>
          <w:numId w:val="28"/>
        </w:numPr>
      </w:pPr>
      <w:r>
        <w:t xml:space="preserve">to </w:t>
      </w:r>
      <w:r w:rsidR="00E66E24">
        <w:t>manage provisioning of devices through a REST API</w:t>
      </w:r>
      <w:r>
        <w:t xml:space="preserve">, it is composed of several components organized </w:t>
      </w:r>
      <w:r w:rsidR="00E3379A">
        <w:t>by south bound protocols (UL2, JSON, LWM2M, Sigfox)</w:t>
      </w:r>
    </w:p>
    <w:p w:rsidR="005F0A31" w:rsidRDefault="005F0A31" w:rsidP="001B6C4D"/>
    <w:p w:rsidR="00B31FAB" w:rsidRPr="00DB16EE" w:rsidRDefault="00B31FAB" w:rsidP="001B6C4D">
      <w:pPr>
        <w:rPr>
          <w:rStyle w:val="Lienhypertexte"/>
          <w:lang w:val="en-GB"/>
        </w:rPr>
      </w:pPr>
      <w:r w:rsidRPr="00DB16EE">
        <w:rPr>
          <w:lang w:val="en-GB"/>
        </w:rPr>
        <w:t xml:space="preserve">On Fiware Catalog: </w:t>
      </w:r>
      <w:hyperlink r:id="rId71" w:history="1">
        <w:r w:rsidR="00D36D19" w:rsidRPr="00DB16EE">
          <w:rPr>
            <w:rStyle w:val="Lienhypertexte"/>
            <w:lang w:val="en-GB"/>
          </w:rPr>
          <w:t>IDAS</w:t>
        </w:r>
      </w:hyperlink>
    </w:p>
    <w:p w:rsidR="005F0A31" w:rsidRPr="005F0A31" w:rsidRDefault="005F0A31" w:rsidP="005F0A31">
      <w:pPr>
        <w:rPr>
          <w:lang w:val="en-GB"/>
        </w:rPr>
      </w:pPr>
      <w:r w:rsidRPr="005F0A31">
        <w:rPr>
          <w:lang w:val="en-GB"/>
        </w:rPr>
        <w:t xml:space="preserve">Documentation on the </w:t>
      </w:r>
      <w:r>
        <w:rPr>
          <w:lang w:val="en-GB"/>
        </w:rPr>
        <w:t xml:space="preserve">Fiware </w:t>
      </w:r>
      <w:r w:rsidRPr="005F0A31">
        <w:rPr>
          <w:lang w:val="en-GB"/>
        </w:rPr>
        <w:t xml:space="preserve">IOT stack : </w:t>
      </w:r>
      <w:hyperlink r:id="rId72" w:history="1">
        <w:r w:rsidRPr="005F0A31">
          <w:rPr>
            <w:rStyle w:val="Lienhypertexte"/>
            <w:lang w:val="en-GB"/>
          </w:rPr>
          <w:t>by Telefonica</w:t>
        </w:r>
      </w:hyperlink>
    </w:p>
    <w:p w:rsidR="00FE6D47" w:rsidRPr="005F0A31" w:rsidRDefault="00FE6D47" w:rsidP="001B6C4D">
      <w:pPr>
        <w:rPr>
          <w:lang w:val="en-GB"/>
        </w:rPr>
      </w:pPr>
    </w:p>
    <w:p w:rsidR="00D36D19" w:rsidRPr="005F0A31" w:rsidRDefault="00D36D19" w:rsidP="001B6C4D">
      <w:pPr>
        <w:rPr>
          <w:lang w:val="en-GB"/>
        </w:rPr>
      </w:pP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244"/>
      </w:tblGrid>
      <w:tr w:rsidR="00E92D07" w:rsidTr="00720EB8">
        <w:tc>
          <w:tcPr>
            <w:tcW w:w="2698" w:type="dxa"/>
          </w:tcPr>
          <w:p w:rsidR="00E92D07" w:rsidRDefault="00E92D07" w:rsidP="00C7691C">
            <w:pPr>
              <w:rPr>
                <w:b/>
                <w:bCs/>
              </w:rPr>
            </w:pPr>
            <w:r>
              <w:rPr>
                <w:b/>
                <w:bCs/>
              </w:rPr>
              <w:lastRenderedPageBreak/>
              <w:t>Architecture Component</w:t>
            </w:r>
          </w:p>
        </w:tc>
        <w:tc>
          <w:tcPr>
            <w:tcW w:w="5244" w:type="dxa"/>
          </w:tcPr>
          <w:p w:rsidR="00E92D07" w:rsidRDefault="00E92D07" w:rsidP="00C7691C">
            <w:pPr>
              <w:rPr>
                <w:b/>
                <w:bCs/>
              </w:rPr>
            </w:pPr>
            <w:r>
              <w:rPr>
                <w:b/>
                <w:bCs/>
              </w:rPr>
              <w:t>Component Elements</w:t>
            </w:r>
          </w:p>
        </w:tc>
      </w:tr>
      <w:tr w:rsidR="00E92D07" w:rsidTr="00720EB8">
        <w:tc>
          <w:tcPr>
            <w:tcW w:w="2698" w:type="dxa"/>
          </w:tcPr>
          <w:p w:rsidR="00E92D07" w:rsidRDefault="00E92D07" w:rsidP="00C7691C">
            <w:r>
              <w:t>Database Server</w:t>
            </w:r>
          </w:p>
        </w:tc>
        <w:tc>
          <w:tcPr>
            <w:tcW w:w="5244" w:type="dxa"/>
          </w:tcPr>
          <w:p w:rsidR="00E92D07" w:rsidRDefault="00E92D07" w:rsidP="00C7691C">
            <w:r>
              <w:t>MongoDB</w:t>
            </w:r>
          </w:p>
        </w:tc>
      </w:tr>
      <w:tr w:rsidR="00E92D07" w:rsidTr="00720EB8">
        <w:tc>
          <w:tcPr>
            <w:tcW w:w="2698" w:type="dxa"/>
          </w:tcPr>
          <w:p w:rsidR="00E92D07" w:rsidRDefault="00E92D07" w:rsidP="00C7691C">
            <w:r>
              <w:t>Applications</w:t>
            </w:r>
          </w:p>
        </w:tc>
        <w:tc>
          <w:tcPr>
            <w:tcW w:w="5244" w:type="dxa"/>
          </w:tcPr>
          <w:p w:rsidR="00E92D07" w:rsidRDefault="00531991" w:rsidP="00E92D07">
            <w:hyperlink r:id="rId73" w:history="1">
              <w:r w:rsidR="00E92D07" w:rsidRPr="001175F1">
                <w:rPr>
                  <w:rStyle w:val="Lienhypertexte"/>
                </w:rPr>
                <w:t>UL2.0 IOT Agent</w:t>
              </w:r>
            </w:hyperlink>
          </w:p>
          <w:p w:rsidR="00E92D07" w:rsidRPr="00887470" w:rsidRDefault="00887470" w:rsidP="00E92D07">
            <w:pPr>
              <w:rPr>
                <w:rStyle w:val="Lienhypertexte"/>
              </w:rPr>
            </w:pPr>
            <w:r>
              <w:fldChar w:fldCharType="begin"/>
            </w:r>
            <w:r>
              <w:instrText xml:space="preserve"> HYPERLINK "https://github.com/telefonicaid/iotagent-json" </w:instrText>
            </w:r>
            <w:r>
              <w:fldChar w:fldCharType="separate"/>
            </w:r>
            <w:r w:rsidR="00E92D07" w:rsidRPr="00887470">
              <w:rPr>
                <w:rStyle w:val="Lienhypertexte"/>
              </w:rPr>
              <w:t>JSON IOT Agent</w:t>
            </w:r>
          </w:p>
          <w:p w:rsidR="001175F1" w:rsidRDefault="00887470" w:rsidP="00E92D07">
            <w:r>
              <w:fldChar w:fldCharType="end"/>
            </w:r>
            <w:hyperlink r:id="rId74" w:history="1">
              <w:r w:rsidR="001175F1" w:rsidRPr="00887470">
                <w:rPr>
                  <w:rStyle w:val="Lienhypertexte"/>
                </w:rPr>
                <w:t>OMA L</w:t>
              </w:r>
              <w:r w:rsidRPr="00887470">
                <w:rPr>
                  <w:rStyle w:val="Lienhypertexte"/>
                </w:rPr>
                <w:t>WM2M IOT Agent</w:t>
              </w:r>
            </w:hyperlink>
          </w:p>
          <w:p w:rsidR="00DD494C" w:rsidRDefault="00531991" w:rsidP="00E92D07">
            <w:hyperlink r:id="rId75" w:history="1">
              <w:r w:rsidR="00DD494C" w:rsidRPr="00887470">
                <w:rPr>
                  <w:rStyle w:val="Lienhypertexte"/>
                </w:rPr>
                <w:t>SIGFOX IOT Agent</w:t>
              </w:r>
            </w:hyperlink>
          </w:p>
          <w:p w:rsidR="00E92D07" w:rsidRDefault="00531991" w:rsidP="00E92D07">
            <w:hyperlink r:id="rId76" w:history="1">
              <w:r w:rsidR="00E92D07" w:rsidRPr="00887470">
                <w:rPr>
                  <w:rStyle w:val="Lienhypertexte"/>
                </w:rPr>
                <w:t>IOT</w:t>
              </w:r>
              <w:r w:rsidR="008010CB" w:rsidRPr="00887470">
                <w:rPr>
                  <w:rStyle w:val="Lienhypertexte"/>
                </w:rPr>
                <w:t xml:space="preserve"> Agent library to develop other</w:t>
              </w:r>
              <w:r w:rsidR="00E92D07" w:rsidRPr="00887470">
                <w:rPr>
                  <w:rStyle w:val="Lienhypertexte"/>
                </w:rPr>
                <w:t xml:space="preserve"> agents</w:t>
              </w:r>
            </w:hyperlink>
          </w:p>
          <w:p w:rsidR="0019448D" w:rsidRDefault="0019448D" w:rsidP="00E92D07">
            <w:r>
              <w:t xml:space="preserve">IOT Agent Manager (under upgrade for </w:t>
            </w:r>
            <w:r w:rsidR="00720EB8">
              <w:t>R</w:t>
            </w:r>
            <w:r>
              <w:t>5</w:t>
            </w:r>
            <w:r w:rsidR="00720EB8">
              <w:t xml:space="preserve"> release</w:t>
            </w:r>
            <w:r>
              <w:t>)</w:t>
            </w:r>
          </w:p>
          <w:p w:rsidR="0019448D" w:rsidRDefault="00720EB8" w:rsidP="00E92D07">
            <w:r w:rsidRPr="00720EB8">
              <w:t>IoT Edge Manager</w:t>
            </w:r>
            <w:r>
              <w:t xml:space="preserve"> (forthcoming for R5)</w:t>
            </w:r>
          </w:p>
          <w:p w:rsidR="00E92D07" w:rsidRDefault="00531991" w:rsidP="00C7691C">
            <w:hyperlink r:id="rId77" w:history="1">
              <w:r w:rsidR="00720EB8" w:rsidRPr="00E66391">
                <w:rPr>
                  <w:rStyle w:val="Lienhypertexte"/>
                </w:rPr>
                <w:t>IOT Orchestrator with portal UI</w:t>
              </w:r>
            </w:hyperlink>
            <w:r w:rsidR="00720EB8">
              <w:t xml:space="preserve"> (from Telefonica)</w:t>
            </w:r>
          </w:p>
          <w:p w:rsidR="00E66391" w:rsidRDefault="00E66391" w:rsidP="00C7691C">
            <w:r>
              <w:t xml:space="preserve">MQTT broker like </w:t>
            </w:r>
            <w:hyperlink r:id="rId78" w:history="1">
              <w:r w:rsidRPr="00E66391">
                <w:rPr>
                  <w:rStyle w:val="Lienhypertexte"/>
                </w:rPr>
                <w:t>Mosquitto</w:t>
              </w:r>
            </w:hyperlink>
            <w:r>
              <w:t xml:space="preserve"> is needed for MQTT connectivity of IOT agents</w:t>
            </w:r>
            <w:r w:rsidR="0075566F">
              <w:t>.</w:t>
            </w:r>
          </w:p>
          <w:p w:rsidR="00A556CD" w:rsidRDefault="00531991" w:rsidP="00C7691C">
            <w:hyperlink r:id="rId79" w:history="1">
              <w:r w:rsidR="00997832" w:rsidRPr="00A33E5D">
                <w:rPr>
                  <w:rStyle w:val="Lienhypertexte"/>
                </w:rPr>
                <w:t>Node-R</w:t>
              </w:r>
              <w:r w:rsidR="00A33E5D" w:rsidRPr="00A33E5D">
                <w:rPr>
                  <w:rStyle w:val="Lienhypertexte"/>
                </w:rPr>
                <w:t>ED</w:t>
              </w:r>
            </w:hyperlink>
            <w:r w:rsidR="00997832">
              <w:t xml:space="preserve"> </w:t>
            </w:r>
            <w:r w:rsidR="009E2F6C">
              <w:t xml:space="preserve">should be used </w:t>
            </w:r>
            <w:r w:rsidR="00997832">
              <w:t xml:space="preserve">to provide </w:t>
            </w:r>
            <w:r w:rsidR="00DA704B">
              <w:t xml:space="preserve">pre-processing </w:t>
            </w:r>
            <w:r w:rsidR="005962D3">
              <w:t>for</w:t>
            </w:r>
            <w:r w:rsidR="00DA704B">
              <w:t xml:space="preserve"> </w:t>
            </w:r>
            <w:r w:rsidR="005962D3">
              <w:t xml:space="preserve">some </w:t>
            </w:r>
            <w:r w:rsidR="00DA704B">
              <w:t>IOT data</w:t>
            </w:r>
            <w:r w:rsidR="005962D3">
              <w:t xml:space="preserve"> </w:t>
            </w:r>
            <w:r w:rsidR="00DA704B">
              <w:t>sources</w:t>
            </w:r>
            <w:r w:rsidR="005962D3">
              <w:t>.</w:t>
            </w:r>
          </w:p>
        </w:tc>
      </w:tr>
    </w:tbl>
    <w:p w:rsidR="00E92D07" w:rsidRDefault="00E92D07" w:rsidP="001B6C4D"/>
    <w:p w:rsidR="00E92D07" w:rsidRDefault="00E66E24" w:rsidP="001B6C4D">
      <w:r>
        <w:t>As the IOT agent components provide only a REST API to interact with, it lacks a web user interface for device management in the current Fiware catalog.</w:t>
      </w:r>
    </w:p>
    <w:p w:rsidR="00F87120" w:rsidRDefault="00F87120" w:rsidP="001B6C4D"/>
    <w:p w:rsidR="00E66E24" w:rsidRDefault="00E66E24" w:rsidP="001B6C4D">
      <w:r>
        <w:t xml:space="preserve">The </w:t>
      </w:r>
      <w:hyperlink r:id="rId80" w:history="1">
        <w:r w:rsidRPr="0075566F">
          <w:rPr>
            <w:rStyle w:val="Lienhypertexte"/>
          </w:rPr>
          <w:t>IOT Agent Manager</w:t>
        </w:r>
      </w:hyperlink>
      <w:r>
        <w:t xml:space="preserve"> is under porting in Nodejs for release 5, it should provide </w:t>
      </w:r>
      <w:r w:rsidR="00CE5741">
        <w:t>an IOT agents</w:t>
      </w:r>
      <w:r>
        <w:t xml:space="preserve"> management</w:t>
      </w:r>
      <w:r w:rsidR="00407CFA">
        <w:t xml:space="preserve"> layer.</w:t>
      </w:r>
    </w:p>
    <w:p w:rsidR="002F05C0" w:rsidRDefault="002F05C0" w:rsidP="001B6C4D"/>
    <w:p w:rsidR="00407CFA" w:rsidRDefault="00407CFA" w:rsidP="001B6C4D">
      <w:r>
        <w:t xml:space="preserve">Most of the IOT modules in Fiware catalog come from </w:t>
      </w:r>
      <w:hyperlink r:id="rId81" w:history="1">
        <w:r w:rsidRPr="00407CFA">
          <w:rPr>
            <w:rStyle w:val="Lienhypertexte"/>
          </w:rPr>
          <w:t>Telefonica, in their github</w:t>
        </w:r>
      </w:hyperlink>
      <w:r>
        <w:t xml:space="preserve">, they provide a component called </w:t>
      </w:r>
      <w:hyperlink r:id="rId82" w:history="1">
        <w:r w:rsidRPr="004708F2">
          <w:rPr>
            <w:rStyle w:val="Lienhypertexte"/>
          </w:rPr>
          <w:t>Orchestrator</w:t>
        </w:r>
      </w:hyperlink>
      <w:r>
        <w:t>, that allows to interact with the different modules: IOT agen</w:t>
      </w:r>
      <w:r w:rsidR="009A3889">
        <w:t xml:space="preserve">ts, </w:t>
      </w:r>
      <w:r w:rsidR="00F53596">
        <w:t>P</w:t>
      </w:r>
      <w:r w:rsidR="009A3889">
        <w:t>erseo CEP, Orion, IDM, th</w:t>
      </w:r>
      <w:r w:rsidR="00D13D53">
        <w:t xml:space="preserve">is </w:t>
      </w:r>
      <w:r w:rsidR="00953FD8">
        <w:t xml:space="preserve">orchestrator </w:t>
      </w:r>
      <w:r w:rsidR="00D13D53">
        <w:t>component</w:t>
      </w:r>
      <w:r>
        <w:t xml:space="preserve"> also provide a web portal ready to use</w:t>
      </w:r>
      <w:r w:rsidR="00D13D53">
        <w:t>, but not open-source</w:t>
      </w:r>
      <w:r>
        <w:t>.</w:t>
      </w:r>
    </w:p>
    <w:p w:rsidR="002F05C0" w:rsidRDefault="002F05C0" w:rsidP="001B6C4D"/>
    <w:p w:rsidR="00D260D6" w:rsidRDefault="002F05C0" w:rsidP="001B6C4D">
      <w:r>
        <w:t xml:space="preserve">An IOT agent for </w:t>
      </w:r>
      <w:hyperlink r:id="rId83" w:history="1">
        <w:r w:rsidRPr="005F3097">
          <w:rPr>
            <w:rStyle w:val="Lienhypertexte"/>
          </w:rPr>
          <w:t>OPC</w:t>
        </w:r>
        <w:r w:rsidR="005F3097" w:rsidRPr="005F3097">
          <w:rPr>
            <w:rStyle w:val="Lienhypertexte"/>
          </w:rPr>
          <w:t xml:space="preserve"> UA</w:t>
        </w:r>
      </w:hyperlink>
      <w:r>
        <w:t xml:space="preserve"> is under development: </w:t>
      </w:r>
      <w:hyperlink r:id="rId84" w:history="1">
        <w:r w:rsidRPr="002A2C99">
          <w:rPr>
            <w:rStyle w:val="Lienhypertexte"/>
          </w:rPr>
          <w:t>https://github.com/BEinCPPS/idas-opcua-agent</w:t>
        </w:r>
      </w:hyperlink>
      <w:r>
        <w:t xml:space="preserve"> it shoul</w:t>
      </w:r>
      <w:r w:rsidR="005C3B8D">
        <w:t>d</w:t>
      </w:r>
      <w:r>
        <w:t xml:space="preserve"> allow to exchange information between an OPC server and an NGSI context broker.</w:t>
      </w:r>
    </w:p>
    <w:p w:rsidR="00D260D6" w:rsidRDefault="00D260D6" w:rsidP="001B6C4D"/>
    <w:p w:rsidR="006607A7" w:rsidRDefault="0089264C" w:rsidP="001B6C4D">
      <w:r>
        <w:t xml:space="preserve">After analysis of </w:t>
      </w:r>
      <w:r w:rsidR="00FB55C6">
        <w:t>already used</w:t>
      </w:r>
      <w:r w:rsidR="00B828E3">
        <w:t xml:space="preserve"> </w:t>
      </w:r>
      <w:r>
        <w:t>data sources</w:t>
      </w:r>
      <w:r w:rsidR="007909D3">
        <w:t xml:space="preserve">, it appears that </w:t>
      </w:r>
      <w:r w:rsidR="006607A7">
        <w:t xml:space="preserve">none is </w:t>
      </w:r>
      <w:r w:rsidR="00BF22AC">
        <w:t>immediately compatible with the proposed IOT agents</w:t>
      </w:r>
      <w:r w:rsidR="00CC5285">
        <w:t xml:space="preserve">, </w:t>
      </w:r>
      <w:r w:rsidR="007E7867">
        <w:t>then</w:t>
      </w:r>
      <w:r w:rsidR="00CC5285">
        <w:t xml:space="preserve"> some adapters </w:t>
      </w:r>
      <w:r w:rsidR="00770522">
        <w:t>need</w:t>
      </w:r>
      <w:r w:rsidR="00CC5285">
        <w:t xml:space="preserve"> to be </w:t>
      </w:r>
      <w:r w:rsidR="007E7867">
        <w:t xml:space="preserve">developed, </w:t>
      </w:r>
      <w:r w:rsidR="00490A85">
        <w:t>to be able to store</w:t>
      </w:r>
      <w:r w:rsidR="00172D1C">
        <w:t xml:space="preserve"> it</w:t>
      </w:r>
      <w:r w:rsidR="000A5D84">
        <w:t xml:space="preserve"> in Fiware,</w:t>
      </w:r>
      <w:r w:rsidR="00490A85">
        <w:t xml:space="preserve"> </w:t>
      </w:r>
      <w:r w:rsidR="00080DF0">
        <w:t>the data coming from thos</w:t>
      </w:r>
      <w:r w:rsidR="00770522">
        <w:t>e</w:t>
      </w:r>
      <w:r w:rsidR="00080DF0">
        <w:t xml:space="preserve"> different</w:t>
      </w:r>
      <w:r w:rsidR="00770522">
        <w:t xml:space="preserve"> data sources.</w:t>
      </w:r>
    </w:p>
    <w:p w:rsidR="005E3EF7" w:rsidRDefault="005E3EF7" w:rsidP="001B6C4D"/>
    <w:p w:rsidR="0030123B" w:rsidRDefault="000A5D84" w:rsidP="001B6C4D">
      <w:r>
        <w:t xml:space="preserve">The existing data sources </w:t>
      </w:r>
      <w:r w:rsidR="00DE2546">
        <w:t>are most of time files in different format</w:t>
      </w:r>
      <w:r w:rsidR="00F2159B">
        <w:t xml:space="preserve"> (XML, CSV, formatted text)</w:t>
      </w:r>
      <w:r w:rsidR="0030123B">
        <w:t>, coming through FTP</w:t>
      </w:r>
      <w:r w:rsidR="000E243F">
        <w:t xml:space="preserve">, </w:t>
      </w:r>
      <w:r w:rsidR="009B46DA">
        <w:t>or got through HTTP</w:t>
      </w:r>
    </w:p>
    <w:p w:rsidR="00565FA5" w:rsidRDefault="00957301" w:rsidP="001B6C4D">
      <w:r>
        <w:t>Those data</w:t>
      </w:r>
      <w:r w:rsidR="000E243F">
        <w:t xml:space="preserve"> </w:t>
      </w:r>
      <w:r w:rsidR="00B70EBD">
        <w:t>need to</w:t>
      </w:r>
      <w:r w:rsidR="000E243F">
        <w:t xml:space="preserve"> be converted to JSON</w:t>
      </w:r>
      <w:r w:rsidR="003E334C">
        <w:t xml:space="preserve"> in a first step</w:t>
      </w:r>
      <w:r w:rsidR="00B35EBE">
        <w:t xml:space="preserve"> (with Node-RED</w:t>
      </w:r>
      <w:r w:rsidR="00692A57">
        <w:t>)</w:t>
      </w:r>
      <w:r w:rsidR="003E334C">
        <w:t xml:space="preserve">, </w:t>
      </w:r>
      <w:r w:rsidR="00A50AA2">
        <w:t xml:space="preserve">and </w:t>
      </w:r>
      <w:r w:rsidR="003E334C">
        <w:t xml:space="preserve">posted to </w:t>
      </w:r>
      <w:r w:rsidR="00C811BE">
        <w:t xml:space="preserve">an MQTT broker, then a </w:t>
      </w:r>
      <w:r w:rsidR="00C811BE" w:rsidRPr="00565FA5">
        <w:rPr>
          <w:b/>
        </w:rPr>
        <w:t>JSON</w:t>
      </w:r>
      <w:r w:rsidR="001D5F12" w:rsidRPr="00565FA5">
        <w:rPr>
          <w:b/>
        </w:rPr>
        <w:t xml:space="preserve"> IOT Agent</w:t>
      </w:r>
      <w:r w:rsidR="001D5F12">
        <w:t xml:space="preserve"> </w:t>
      </w:r>
      <w:r w:rsidR="00D3596A">
        <w:t>subscribe</w:t>
      </w:r>
      <w:r w:rsidR="0003058E">
        <w:t>r</w:t>
      </w:r>
      <w:r w:rsidR="00D3596A">
        <w:t xml:space="preserve"> </w:t>
      </w:r>
      <w:r w:rsidR="0003058E">
        <w:t>to</w:t>
      </w:r>
      <w:r w:rsidR="00D3596A">
        <w:t xml:space="preserve"> the topic on the MQTT broker</w:t>
      </w:r>
      <w:r w:rsidR="00D26005">
        <w:t xml:space="preserve">, should convert </w:t>
      </w:r>
      <w:r w:rsidR="00103D03">
        <w:t>into NGSI</w:t>
      </w:r>
      <w:r w:rsidR="00565FA5">
        <w:t xml:space="preserve"> and post to the context broker.</w:t>
      </w:r>
    </w:p>
    <w:p w:rsidR="00601751" w:rsidRDefault="00601751" w:rsidP="001B6C4D">
      <w:r>
        <w:t>The first step (data acquisition, conversion to JSON and publish to MQTT) will be done through specific programs or scripts, one per type of data source.</w:t>
      </w:r>
    </w:p>
    <w:p w:rsidR="00523B07" w:rsidRDefault="00523B07" w:rsidP="001B6C4D"/>
    <w:p w:rsidR="00957301" w:rsidRDefault="00523B07" w:rsidP="001B6C4D">
      <w:r>
        <w:t>The components will be deployed as docker services through stack files.</w:t>
      </w:r>
    </w:p>
    <w:p w:rsidR="00523B07" w:rsidRDefault="00523B07" w:rsidP="001B6C4D"/>
    <w:p w:rsidR="00770522" w:rsidRDefault="00770522" w:rsidP="001B6C4D"/>
    <w:p w:rsidR="00C44D40" w:rsidRPr="00C44D40" w:rsidRDefault="00C44D40" w:rsidP="00C44D40">
      <w:pPr>
        <w:pStyle w:val="Titre3"/>
        <w:rPr>
          <w:i/>
        </w:rPr>
      </w:pPr>
      <w:bookmarkStart w:id="210" w:name="_Toc497140568"/>
      <w:bookmarkStart w:id="211" w:name="_Toc497322741"/>
      <w:bookmarkStart w:id="212" w:name="_Toc501723003"/>
      <w:bookmarkEnd w:id="210"/>
      <w:bookmarkEnd w:id="211"/>
      <w:r>
        <w:t>IOT Broker</w:t>
      </w:r>
      <w:r w:rsidR="001C25A9">
        <w:t xml:space="preserve"> Component</w:t>
      </w:r>
      <w:bookmarkEnd w:id="212"/>
    </w:p>
    <w:p w:rsidR="003A6EFF" w:rsidRDefault="003A6EFF" w:rsidP="00C44D40"/>
    <w:p w:rsidR="00C44D40" w:rsidRDefault="00C44D40" w:rsidP="00C44D40">
      <w:r>
        <w:t xml:space="preserve">The IOT </w:t>
      </w:r>
      <w:r w:rsidR="00D82EEC">
        <w:t>B</w:t>
      </w:r>
      <w:r>
        <w:t xml:space="preserve">roker GE </w:t>
      </w:r>
      <w:r w:rsidR="0083142B">
        <w:t>i</w:t>
      </w:r>
      <w:r w:rsidR="0083142B" w:rsidRPr="0083142B">
        <w:t>s a lightweight and scalable middleware component that separates IoT applications from the underlying device installations</w:t>
      </w:r>
      <w:r w:rsidRPr="00123AF1">
        <w:t>.</w:t>
      </w:r>
    </w:p>
    <w:p w:rsidR="00AA5C1B" w:rsidRDefault="004430B6" w:rsidP="00C44D40">
      <w:r>
        <w:t>Th</w:t>
      </w:r>
      <w:r w:rsidR="00881AE7">
        <w:t>is</w:t>
      </w:r>
      <w:r>
        <w:t xml:space="preserve"> component sit</w:t>
      </w:r>
      <w:r w:rsidR="00AD3EBF">
        <w:t>s</w:t>
      </w:r>
      <w:r>
        <w:t xml:space="preserve"> between the Context broker</w:t>
      </w:r>
      <w:r w:rsidR="00A55BD4">
        <w:t>, which manipulate things context</w:t>
      </w:r>
      <w:r w:rsidR="00AD3EBF">
        <w:t>, and the IOT agents</w:t>
      </w:r>
      <w:r w:rsidR="00A822FA">
        <w:t xml:space="preserve"> which manipulate device data, and </w:t>
      </w:r>
      <w:r w:rsidR="00D858B2">
        <w:t xml:space="preserve">it </w:t>
      </w:r>
      <w:r w:rsidR="00A822FA">
        <w:t xml:space="preserve">allows </w:t>
      </w:r>
      <w:r w:rsidR="001967B7">
        <w:t>to</w:t>
      </w:r>
      <w:r w:rsidR="00CD5296">
        <w:t xml:space="preserve"> define</w:t>
      </w:r>
      <w:r w:rsidR="001967B7">
        <w:t xml:space="preserve"> </w:t>
      </w:r>
      <w:r w:rsidR="00C73EBE" w:rsidRPr="00C73EBE">
        <w:t>associations between device-level and thing-level information</w:t>
      </w:r>
      <w:r w:rsidR="00D858B2">
        <w:t xml:space="preserve">, and to filter </w:t>
      </w:r>
      <w:r w:rsidR="00197661">
        <w:t>information</w:t>
      </w:r>
      <w:r w:rsidR="00BB7140">
        <w:t xml:space="preserve"> </w:t>
      </w:r>
      <w:r w:rsidR="00917E30">
        <w:t>before sending it to the con</w:t>
      </w:r>
      <w:r w:rsidR="00E7279F">
        <w:t>text broker</w:t>
      </w:r>
      <w:r w:rsidR="00C73EBE" w:rsidRPr="00C73EBE">
        <w:t>.</w:t>
      </w:r>
    </w:p>
    <w:p w:rsidR="00D2689E" w:rsidRDefault="00D2689E" w:rsidP="00C44D40"/>
    <w:p w:rsidR="00D2689E" w:rsidRDefault="00D2689E" w:rsidP="00C44D40">
      <w:r>
        <w:t xml:space="preserve">On Fiware catalog: </w:t>
      </w:r>
      <w:hyperlink r:id="rId85" w:history="1">
        <w:r w:rsidRPr="00D2689E">
          <w:rPr>
            <w:rStyle w:val="Lienhypertexte"/>
          </w:rPr>
          <w:t>IOT Broker</w:t>
        </w:r>
      </w:hyperlink>
    </w:p>
    <w:p w:rsidR="00D2689E" w:rsidRDefault="00D2689E" w:rsidP="00C44D40">
      <w:r>
        <w:t xml:space="preserve">On Github: </w:t>
      </w:r>
      <w:hyperlink r:id="rId86" w:history="1">
        <w:r w:rsidRPr="00AE7E79">
          <w:rPr>
            <w:rStyle w:val="Lienhypertexte"/>
          </w:rPr>
          <w:t>https://github.com/Aeronbroker/Aeron</w:t>
        </w:r>
      </w:hyperlink>
    </w:p>
    <w:p w:rsidR="00D2689E" w:rsidRDefault="00D2689E" w:rsidP="00C44D40">
      <w:r>
        <w:t xml:space="preserve">On readthedocs : </w:t>
      </w:r>
      <w:hyperlink r:id="rId87" w:history="1">
        <w:r w:rsidRPr="00AE7E79">
          <w:rPr>
            <w:rStyle w:val="Lienhypertexte"/>
          </w:rPr>
          <w:t>http://fiware-iot-broker.readthedocs.io/en/master/index.html</w:t>
        </w:r>
      </w:hyperlink>
    </w:p>
    <w:p w:rsidR="00D2689E" w:rsidRDefault="00D2689E" w:rsidP="00C44D40">
      <w:r>
        <w:t xml:space="preserve">API doc on </w:t>
      </w:r>
      <w:hyperlink r:id="rId88" w:history="1">
        <w:r w:rsidRPr="00D2689E">
          <w:rPr>
            <w:rStyle w:val="Lienhypertexte"/>
          </w:rPr>
          <w:t>APIary</w:t>
        </w:r>
      </w:hyperlink>
    </w:p>
    <w:p w:rsidR="00E7279F" w:rsidRDefault="00E7279F" w:rsidP="00C44D40"/>
    <w:p w:rsidR="00E93BC6" w:rsidRDefault="00E93BC6" w:rsidP="00C44D40"/>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E7279F" w:rsidTr="00111B67">
        <w:tc>
          <w:tcPr>
            <w:tcW w:w="2698" w:type="dxa"/>
          </w:tcPr>
          <w:p w:rsidR="00E7279F" w:rsidRDefault="00E7279F" w:rsidP="00190FE5">
            <w:pPr>
              <w:rPr>
                <w:b/>
                <w:bCs/>
              </w:rPr>
            </w:pPr>
            <w:r>
              <w:rPr>
                <w:b/>
                <w:bCs/>
              </w:rPr>
              <w:lastRenderedPageBreak/>
              <w:t>Architecture Component</w:t>
            </w:r>
          </w:p>
        </w:tc>
        <w:tc>
          <w:tcPr>
            <w:tcW w:w="5103" w:type="dxa"/>
          </w:tcPr>
          <w:p w:rsidR="00E7279F" w:rsidRDefault="00E7279F" w:rsidP="00190FE5">
            <w:pPr>
              <w:rPr>
                <w:b/>
                <w:bCs/>
              </w:rPr>
            </w:pPr>
            <w:r>
              <w:rPr>
                <w:b/>
                <w:bCs/>
              </w:rPr>
              <w:t>Component Elements</w:t>
            </w:r>
          </w:p>
        </w:tc>
      </w:tr>
      <w:tr w:rsidR="00E7279F" w:rsidTr="00111B67">
        <w:tc>
          <w:tcPr>
            <w:tcW w:w="2698" w:type="dxa"/>
          </w:tcPr>
          <w:p w:rsidR="00E7279F" w:rsidRDefault="00E7279F" w:rsidP="00190FE5">
            <w:r>
              <w:t>Database Server</w:t>
            </w:r>
          </w:p>
        </w:tc>
        <w:tc>
          <w:tcPr>
            <w:tcW w:w="5103" w:type="dxa"/>
          </w:tcPr>
          <w:p w:rsidR="00E7279F" w:rsidRDefault="00AA353F" w:rsidP="00190FE5">
            <w:r>
              <w:t>CouchDB</w:t>
            </w:r>
            <w:r w:rsidR="00AF1814">
              <w:t xml:space="preserve"> </w:t>
            </w:r>
            <w:r w:rsidR="00533833">
              <w:t xml:space="preserve">for </w:t>
            </w:r>
            <w:r w:rsidR="00AF1814">
              <w:t>histor</w:t>
            </w:r>
            <w:r w:rsidR="00533833">
              <w:t>ical agent</w:t>
            </w:r>
          </w:p>
          <w:p w:rsidR="00AF1814" w:rsidRDefault="00AF1814" w:rsidP="00190FE5">
            <w:r>
              <w:t>PostgreSQL (Citus cluster)</w:t>
            </w:r>
            <w:r w:rsidR="00533833">
              <w:t xml:space="preserve"> for </w:t>
            </w:r>
            <w:r w:rsidR="003003FC">
              <w:t>utility storage</w:t>
            </w:r>
          </w:p>
        </w:tc>
      </w:tr>
      <w:tr w:rsidR="00E7279F" w:rsidTr="00111B67">
        <w:tc>
          <w:tcPr>
            <w:tcW w:w="2698" w:type="dxa"/>
          </w:tcPr>
          <w:p w:rsidR="00E7279F" w:rsidRDefault="00E7279F" w:rsidP="00190FE5">
            <w:r>
              <w:t>Applications</w:t>
            </w:r>
          </w:p>
        </w:tc>
        <w:tc>
          <w:tcPr>
            <w:tcW w:w="5103" w:type="dxa"/>
          </w:tcPr>
          <w:p w:rsidR="00E7279F" w:rsidRDefault="0088512E" w:rsidP="00190FE5">
            <w:r>
              <w:t>IOT Broker</w:t>
            </w:r>
          </w:p>
        </w:tc>
      </w:tr>
    </w:tbl>
    <w:p w:rsidR="00E7279F" w:rsidRDefault="00E7279F" w:rsidP="00C44D40"/>
    <w:p w:rsidR="00E7279F" w:rsidRDefault="00381B84" w:rsidP="00C44D40">
      <w:r>
        <w:t xml:space="preserve">This component is not </w:t>
      </w:r>
      <w:r w:rsidR="001D2BBA">
        <w:t>mandatory</w:t>
      </w:r>
      <w:r w:rsidR="00DD506D">
        <w:t xml:space="preserve"> for the </w:t>
      </w:r>
      <w:r w:rsidR="009B35DF">
        <w:t>initial setup of the smart city platform</w:t>
      </w:r>
      <w:r w:rsidR="004D5A22">
        <w:t xml:space="preserve">, </w:t>
      </w:r>
      <w:r w:rsidR="001F43E4">
        <w:t xml:space="preserve">a reflection is needed to </w:t>
      </w:r>
      <w:r w:rsidR="00172E13">
        <w:t xml:space="preserve">evaluate the opportunity for its inclusion in the </w:t>
      </w:r>
      <w:r w:rsidR="000263FE">
        <w:t>target platform.</w:t>
      </w:r>
    </w:p>
    <w:p w:rsidR="005549AD" w:rsidRDefault="005549AD" w:rsidP="00C44D40"/>
    <w:p w:rsidR="005549AD" w:rsidRPr="005549AD" w:rsidRDefault="005549AD" w:rsidP="005549AD">
      <w:pPr>
        <w:pStyle w:val="Titre3"/>
        <w:rPr>
          <w:i/>
        </w:rPr>
      </w:pPr>
      <w:bookmarkStart w:id="213" w:name="_Toc501723004"/>
      <w:r>
        <w:t xml:space="preserve">IOT </w:t>
      </w:r>
      <w:r w:rsidR="001C25A9">
        <w:t>Discovery Component</w:t>
      </w:r>
      <w:bookmarkEnd w:id="213"/>
    </w:p>
    <w:p w:rsidR="005549AD" w:rsidRDefault="005549AD" w:rsidP="005549AD"/>
    <w:p w:rsidR="00587B5F" w:rsidRDefault="005549AD" w:rsidP="00C9704B">
      <w:r>
        <w:t xml:space="preserve">The IOT </w:t>
      </w:r>
      <w:r w:rsidR="004728F0">
        <w:t>Dicovery</w:t>
      </w:r>
      <w:r>
        <w:t xml:space="preserve"> GE </w:t>
      </w:r>
      <w:r w:rsidR="00C9704B">
        <w:t xml:space="preserve">role is to act as a meeting point for </w:t>
      </w:r>
    </w:p>
    <w:p w:rsidR="00587B5F" w:rsidRDefault="00C9704B" w:rsidP="001953AA">
      <w:pPr>
        <w:pStyle w:val="Paragraphedeliste"/>
        <w:numPr>
          <w:ilvl w:val="0"/>
          <w:numId w:val="52"/>
        </w:numPr>
      </w:pPr>
      <w:r>
        <w:t xml:space="preserve">IoT Context Producers to register the availability of their Things and Sensor devices, </w:t>
      </w:r>
    </w:p>
    <w:p w:rsidR="00A67A76" w:rsidRDefault="00C9704B" w:rsidP="001953AA">
      <w:pPr>
        <w:pStyle w:val="Paragraphedeliste"/>
        <w:numPr>
          <w:ilvl w:val="0"/>
          <w:numId w:val="52"/>
        </w:numPr>
      </w:pPr>
      <w:r>
        <w:t>IoT Context Consumers to discover them</w:t>
      </w:r>
      <w:r w:rsidR="005720A4">
        <w:t>.</w:t>
      </w:r>
    </w:p>
    <w:p w:rsidR="00A67A76" w:rsidRDefault="005720A4" w:rsidP="00C9704B">
      <w:r>
        <w:t xml:space="preserve">This </w:t>
      </w:r>
      <w:r w:rsidR="00C9704B">
        <w:t>using either the OMA NGSI-9 messaging protocol</w:t>
      </w:r>
      <w:r w:rsidR="00B324A6">
        <w:t xml:space="preserve">, </w:t>
      </w:r>
      <w:r w:rsidR="00C9704B">
        <w:t xml:space="preserve">API for contextual information exchange. </w:t>
      </w:r>
    </w:p>
    <w:p w:rsidR="00C9704B" w:rsidRDefault="00C9704B" w:rsidP="00C9704B">
      <w:r>
        <w:t xml:space="preserve">For semantic users, the Sense2Web API can be used which supports Linked Open Data. </w:t>
      </w:r>
    </w:p>
    <w:p w:rsidR="00C9704B" w:rsidRDefault="00C9704B" w:rsidP="00C9704B">
      <w:r>
        <w:t xml:space="preserve">The API exposes two main modules: </w:t>
      </w:r>
    </w:p>
    <w:p w:rsidR="0060486E" w:rsidRDefault="00C9704B" w:rsidP="001953AA">
      <w:pPr>
        <w:pStyle w:val="Paragraphedeliste"/>
        <w:numPr>
          <w:ilvl w:val="0"/>
          <w:numId w:val="51"/>
        </w:numPr>
      </w:pPr>
      <w:r>
        <w:t>NGSI-9 Server</w:t>
      </w:r>
      <w:r w:rsidR="0010176B">
        <w:t xml:space="preserve"> </w:t>
      </w:r>
      <w:r w:rsidR="0060486E">
        <w:t>which provides a repository for the storage of NGSI entities and allows NGSI-9 clients</w:t>
      </w:r>
      <w:r w:rsidR="008F18C4">
        <w:t xml:space="preserve"> (</w:t>
      </w:r>
      <w:r w:rsidR="00191266" w:rsidRPr="00191266">
        <w:t>Data Handling GE</w:t>
      </w:r>
      <w:r w:rsidR="00191266">
        <w:t xml:space="preserve">, </w:t>
      </w:r>
      <w:r w:rsidR="00191266" w:rsidRPr="00191266">
        <w:t>Device Management GE, IoT Broker</w:t>
      </w:r>
      <w:r w:rsidR="00191266">
        <w:t>)</w:t>
      </w:r>
      <w:r w:rsidR="0060486E">
        <w:t xml:space="preserve"> to: </w:t>
      </w:r>
    </w:p>
    <w:p w:rsidR="0060486E" w:rsidRDefault="0060486E" w:rsidP="001953AA">
      <w:pPr>
        <w:pStyle w:val="Paragraphedeliste"/>
        <w:numPr>
          <w:ilvl w:val="1"/>
          <w:numId w:val="51"/>
        </w:numPr>
      </w:pPr>
      <w:r>
        <w:t>Register context information about Sensors and Things.</w:t>
      </w:r>
    </w:p>
    <w:p w:rsidR="00C9704B" w:rsidRDefault="0060486E" w:rsidP="001953AA">
      <w:pPr>
        <w:pStyle w:val="Paragraphedeliste"/>
        <w:numPr>
          <w:ilvl w:val="1"/>
          <w:numId w:val="51"/>
        </w:numPr>
      </w:pPr>
      <w:r>
        <w:t>Discover context information using ID, attribute, attribute domain, and entity type.</w:t>
      </w:r>
    </w:p>
    <w:p w:rsidR="005549AD" w:rsidRDefault="00C9704B" w:rsidP="001953AA">
      <w:pPr>
        <w:pStyle w:val="Paragraphedeliste"/>
        <w:numPr>
          <w:ilvl w:val="0"/>
          <w:numId w:val="51"/>
        </w:numPr>
      </w:pPr>
      <w:r>
        <w:t>Sense2Web Linked-data platform</w:t>
      </w:r>
      <w:r w:rsidR="00257B76">
        <w:t xml:space="preserve"> </w:t>
      </w:r>
      <w:r w:rsidR="0025534D">
        <w:t xml:space="preserve">which </w:t>
      </w:r>
      <w:r w:rsidR="00257B76" w:rsidRPr="00257B76">
        <w:t>provides a semantic repository for IoT providers to register and manage semantic descriptions (in RDF/OWL) about their "Things"</w:t>
      </w:r>
      <w:r w:rsidR="00C2460C">
        <w:t xml:space="preserve">: </w:t>
      </w:r>
      <w:r w:rsidR="00257B76" w:rsidRPr="00257B76">
        <w:t>Sensor/Actuator Devices, virtual computational elements (e.g. data aggregators) or virtual representations of any Physical Entity.</w:t>
      </w:r>
    </w:p>
    <w:p w:rsidR="007034EE" w:rsidRDefault="007034EE" w:rsidP="00895D52"/>
    <w:p w:rsidR="00895D52" w:rsidRDefault="00823D93" w:rsidP="00895D52">
      <w:r>
        <w:t xml:space="preserve">Sens2Web </w:t>
      </w:r>
      <w:r w:rsidR="00895D52">
        <w:t xml:space="preserve">provides IoT </w:t>
      </w:r>
      <w:r w:rsidR="00A44CB8">
        <w:t>u</w:t>
      </w:r>
      <w:r w:rsidR="00895D52">
        <w:t xml:space="preserve">sers to discover these registered IoT elements using: </w:t>
      </w:r>
    </w:p>
    <w:p w:rsidR="00895D52" w:rsidRDefault="00393BD8" w:rsidP="001953AA">
      <w:pPr>
        <w:pStyle w:val="Paragraphedeliste"/>
        <w:numPr>
          <w:ilvl w:val="0"/>
          <w:numId w:val="54"/>
        </w:numPr>
      </w:pPr>
      <w:r>
        <w:t>D</w:t>
      </w:r>
      <w:r w:rsidR="00895D52">
        <w:t>escriptions in RDF</w:t>
      </w:r>
    </w:p>
    <w:p w:rsidR="00895D52" w:rsidRDefault="00895D52" w:rsidP="001953AA">
      <w:pPr>
        <w:pStyle w:val="Paragraphedeliste"/>
        <w:numPr>
          <w:ilvl w:val="0"/>
          <w:numId w:val="54"/>
        </w:numPr>
      </w:pPr>
      <w:r>
        <w:t>A probabilistic search mechanism that provides recommended and ranked search results for queries that don’t provide exact matching property values.</w:t>
      </w:r>
    </w:p>
    <w:p w:rsidR="00895D52" w:rsidRDefault="00895D52" w:rsidP="001953AA">
      <w:pPr>
        <w:pStyle w:val="Paragraphedeliste"/>
        <w:numPr>
          <w:ilvl w:val="0"/>
          <w:numId w:val="54"/>
        </w:numPr>
      </w:pPr>
      <w:r>
        <w:t>Semantic querying via SPARQL</w:t>
      </w:r>
    </w:p>
    <w:p w:rsidR="00895D52" w:rsidRDefault="00895D52" w:rsidP="001953AA">
      <w:pPr>
        <w:pStyle w:val="Paragraphedeliste"/>
        <w:numPr>
          <w:ilvl w:val="0"/>
          <w:numId w:val="54"/>
        </w:numPr>
      </w:pPr>
      <w:r>
        <w:t>An association mechanism that associates Things and sensors based on their shared attribute (e.g. temperature) and spatial proximity, which can then be queried via SPARQL.</w:t>
      </w:r>
    </w:p>
    <w:p w:rsidR="00E93BC6" w:rsidRDefault="00E93BC6" w:rsidP="00E93BC6"/>
    <w:p w:rsidR="00E93BC6" w:rsidRDefault="00E93BC6" w:rsidP="00E93BC6">
      <w:r>
        <w:t xml:space="preserve">On Fiware Catalog: </w:t>
      </w:r>
      <w:hyperlink r:id="rId89" w:history="1">
        <w:r w:rsidRPr="00E93BC6">
          <w:rPr>
            <w:rStyle w:val="Lienhypertexte"/>
          </w:rPr>
          <w:t>IOT Discovery</w:t>
        </w:r>
      </w:hyperlink>
    </w:p>
    <w:p w:rsidR="00E93BC6" w:rsidRDefault="009A4F13" w:rsidP="00E93BC6">
      <w:r>
        <w:t>Documentation o</w:t>
      </w:r>
      <w:r w:rsidR="00E93BC6">
        <w:t>n</w:t>
      </w:r>
      <w:r>
        <w:t>:</w:t>
      </w:r>
      <w:r w:rsidR="00E93BC6">
        <w:t xml:space="preserve"> </w:t>
      </w:r>
      <w:hyperlink r:id="rId90" w:history="1">
        <w:r w:rsidR="00E93BC6" w:rsidRPr="009A4F13">
          <w:rPr>
            <w:rStyle w:val="Lienhypertexte"/>
          </w:rPr>
          <w:t>Readthedocs</w:t>
        </w:r>
      </w:hyperlink>
    </w:p>
    <w:p w:rsidR="009A4F13" w:rsidRDefault="009A4F13" w:rsidP="00E93BC6">
      <w:r>
        <w:t xml:space="preserve">On Github: </w:t>
      </w:r>
      <w:hyperlink r:id="rId91" w:history="1">
        <w:r w:rsidRPr="009A4F13">
          <w:rPr>
            <w:rStyle w:val="Lienhypertexte"/>
          </w:rPr>
          <w:t>IOT Discovery NGSI 9</w:t>
        </w:r>
      </w:hyperlink>
      <w:r>
        <w:t xml:space="preserve">, and </w:t>
      </w:r>
      <w:hyperlink r:id="rId92" w:history="1">
        <w:r w:rsidRPr="009A4F13">
          <w:rPr>
            <w:rStyle w:val="Lienhypertexte"/>
          </w:rPr>
          <w:t>Sense2Web</w:t>
        </w:r>
      </w:hyperlink>
      <w:r>
        <w:t xml:space="preserve"> </w:t>
      </w:r>
    </w:p>
    <w:p w:rsidR="00A90961" w:rsidRDefault="00A90961" w:rsidP="00A90961"/>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5103"/>
      </w:tblGrid>
      <w:tr w:rsidR="00DD1F43" w:rsidTr="00190FE5">
        <w:tc>
          <w:tcPr>
            <w:tcW w:w="2698" w:type="dxa"/>
          </w:tcPr>
          <w:p w:rsidR="00DD1F43" w:rsidRDefault="00DD1F43" w:rsidP="00190FE5">
            <w:pPr>
              <w:rPr>
                <w:b/>
                <w:bCs/>
              </w:rPr>
            </w:pPr>
            <w:r>
              <w:rPr>
                <w:b/>
                <w:bCs/>
              </w:rPr>
              <w:t>Architecture Component</w:t>
            </w:r>
          </w:p>
        </w:tc>
        <w:tc>
          <w:tcPr>
            <w:tcW w:w="5103" w:type="dxa"/>
          </w:tcPr>
          <w:p w:rsidR="00DD1F43" w:rsidRDefault="00DD1F43" w:rsidP="00190FE5">
            <w:pPr>
              <w:rPr>
                <w:b/>
                <w:bCs/>
              </w:rPr>
            </w:pPr>
            <w:r>
              <w:rPr>
                <w:b/>
                <w:bCs/>
              </w:rPr>
              <w:t>Component Elements</w:t>
            </w:r>
          </w:p>
        </w:tc>
      </w:tr>
      <w:tr w:rsidR="00DD1F43" w:rsidTr="00190FE5">
        <w:tc>
          <w:tcPr>
            <w:tcW w:w="2698" w:type="dxa"/>
          </w:tcPr>
          <w:p w:rsidR="00DD1F43" w:rsidRDefault="00DD1F43" w:rsidP="00190FE5">
            <w:r>
              <w:t>Database Server</w:t>
            </w:r>
          </w:p>
        </w:tc>
        <w:tc>
          <w:tcPr>
            <w:tcW w:w="5103" w:type="dxa"/>
          </w:tcPr>
          <w:p w:rsidR="00DD1F43" w:rsidRDefault="00164C0B" w:rsidP="00190FE5">
            <w:r>
              <w:t>MySQL default</w:t>
            </w:r>
            <w:r w:rsidR="00441A31">
              <w:t xml:space="preserve"> </w:t>
            </w:r>
            <w:r w:rsidR="00077E59">
              <w:t xml:space="preserve">to </w:t>
            </w:r>
            <w:r w:rsidR="00441A31">
              <w:t xml:space="preserve">replace by </w:t>
            </w:r>
            <w:r w:rsidR="00DD1F43">
              <w:t>PostgreSQL (Citus cluster)</w:t>
            </w:r>
          </w:p>
        </w:tc>
      </w:tr>
      <w:tr w:rsidR="00DD1F43" w:rsidTr="00190FE5">
        <w:tc>
          <w:tcPr>
            <w:tcW w:w="2698" w:type="dxa"/>
          </w:tcPr>
          <w:p w:rsidR="00DD1F43" w:rsidRDefault="00DD1F43" w:rsidP="00190FE5">
            <w:r>
              <w:t>Applications</w:t>
            </w:r>
          </w:p>
        </w:tc>
        <w:tc>
          <w:tcPr>
            <w:tcW w:w="5103" w:type="dxa"/>
          </w:tcPr>
          <w:p w:rsidR="00DD1F43" w:rsidRDefault="007B2D18" w:rsidP="00190FE5">
            <w:r>
              <w:t>NGSI</w:t>
            </w:r>
            <w:r w:rsidR="00A41E1C">
              <w:t>-9 server</w:t>
            </w:r>
            <w:r w:rsidR="00DD4611">
              <w:t xml:space="preserve"> (</w:t>
            </w:r>
            <w:r w:rsidR="00A245D9">
              <w:t>Tomcat application)</w:t>
            </w:r>
          </w:p>
          <w:p w:rsidR="00A41E1C" w:rsidRDefault="00A41E1C" w:rsidP="00190FE5">
            <w:r>
              <w:t>Sense2Web Linked-data platform</w:t>
            </w:r>
            <w:r w:rsidR="00A245D9">
              <w:t xml:space="preserve"> (Tomcat application)</w:t>
            </w:r>
          </w:p>
        </w:tc>
      </w:tr>
    </w:tbl>
    <w:p w:rsidR="00A90961" w:rsidRDefault="00A90961" w:rsidP="00A90961"/>
    <w:p w:rsidR="00EC0649" w:rsidRDefault="00EC0649" w:rsidP="00EC0649">
      <w:r>
        <w:t xml:space="preserve">This component is not </w:t>
      </w:r>
      <w:r w:rsidR="00F21427">
        <w:t>mandatory</w:t>
      </w:r>
      <w:r>
        <w:t xml:space="preserve"> for the initial setup of the smart city platform, a reflection is needed to evaluate the opportunity for its inclusion in the target platform.</w:t>
      </w:r>
    </w:p>
    <w:p w:rsidR="00DD1F43" w:rsidRDefault="00DD1F43" w:rsidP="00A90961"/>
    <w:p w:rsidR="00C44D40" w:rsidRPr="00C44D40" w:rsidRDefault="00C44D40" w:rsidP="00C44D40">
      <w:pPr>
        <w:pStyle w:val="Titre3"/>
        <w:rPr>
          <w:i/>
        </w:rPr>
      </w:pPr>
      <w:bookmarkStart w:id="214" w:name="_Toc501723005"/>
      <w:r>
        <w:t>CEP Component</w:t>
      </w:r>
      <w:bookmarkEnd w:id="214"/>
    </w:p>
    <w:p w:rsidR="003A6EFF" w:rsidRDefault="003A6EFF" w:rsidP="00C44D40"/>
    <w:p w:rsidR="00C44D40" w:rsidRDefault="00C44D40" w:rsidP="00C44D40">
      <w:r>
        <w:t xml:space="preserve">The CEP </w:t>
      </w:r>
      <w:r w:rsidRPr="00123AF1">
        <w:t xml:space="preserve">component is </w:t>
      </w:r>
      <w:r>
        <w:t>the Complex Event Processing</w:t>
      </w:r>
      <w:r w:rsidRPr="00123AF1">
        <w:t xml:space="preserve"> GE</w:t>
      </w:r>
      <w:r>
        <w:t xml:space="preserve"> for the Fiware platform</w:t>
      </w:r>
      <w:r w:rsidRPr="00123AF1">
        <w:t>.</w:t>
      </w:r>
    </w:p>
    <w:p w:rsidR="00EA50BF" w:rsidRDefault="00EA50BF" w:rsidP="00C7691C">
      <w:r>
        <w:t xml:space="preserve">It </w:t>
      </w:r>
      <w:r w:rsidRPr="00EA50BF">
        <w:t xml:space="preserve">is a scalable integrated </w:t>
      </w:r>
      <w:r w:rsidR="008756DD">
        <w:t>module</w:t>
      </w:r>
      <w:r w:rsidRPr="00EA50BF">
        <w:t xml:space="preserve"> to support the development, deployment, and maintenance of event-driven applications</w:t>
      </w:r>
      <w:r>
        <w:t>.</w:t>
      </w:r>
    </w:p>
    <w:p w:rsidR="000865C5" w:rsidRDefault="00823768" w:rsidP="00C7691C">
      <w:r>
        <w:t>To summarize</w:t>
      </w:r>
      <w:r w:rsidR="000865C5">
        <w:t>:</w:t>
      </w:r>
      <w:r>
        <w:t xml:space="preserve"> through the CEP component it’s possible to configure rules on incoming data</w:t>
      </w:r>
      <w:r w:rsidR="000865C5">
        <w:t xml:space="preserve"> (like: if a fridge temperature is higher than 4°C),</w:t>
      </w:r>
      <w:r>
        <w:t xml:space="preserve"> </w:t>
      </w:r>
    </w:p>
    <w:p w:rsidR="00823768" w:rsidRDefault="00823768" w:rsidP="00C7691C">
      <w:r>
        <w:t xml:space="preserve">that if </w:t>
      </w:r>
      <w:r w:rsidR="000865C5">
        <w:t>verified, generate an event/action (an alarm is sent, mail, SMS, or displayed on a cockpit/dashboard)</w:t>
      </w:r>
    </w:p>
    <w:p w:rsidR="008756DD" w:rsidRDefault="008756DD" w:rsidP="00AB5E39"/>
    <w:p w:rsidR="00AB5E39" w:rsidRDefault="00AB5E39" w:rsidP="00AB5E39">
      <w:r>
        <w:lastRenderedPageBreak/>
        <w:t xml:space="preserve">In Fiware catalog is proposed an implementation from IBM of the CEP module: </w:t>
      </w:r>
      <w:hyperlink r:id="rId93" w:history="1">
        <w:r w:rsidRPr="00EA50BF">
          <w:rPr>
            <w:rStyle w:val="Lienhypertexte"/>
          </w:rPr>
          <w:t>PROTON</w:t>
        </w:r>
      </w:hyperlink>
    </w:p>
    <w:p w:rsidR="00CA110A" w:rsidRDefault="00CA110A"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4536"/>
      </w:tblGrid>
      <w:tr w:rsidR="001B7DF1" w:rsidTr="00077E59">
        <w:tc>
          <w:tcPr>
            <w:tcW w:w="2698" w:type="dxa"/>
          </w:tcPr>
          <w:p w:rsidR="001B7DF1" w:rsidRDefault="001B7DF1" w:rsidP="00A97AB5">
            <w:pPr>
              <w:rPr>
                <w:b/>
                <w:bCs/>
              </w:rPr>
            </w:pPr>
            <w:r>
              <w:rPr>
                <w:b/>
                <w:bCs/>
              </w:rPr>
              <w:t>Architecture Component</w:t>
            </w:r>
          </w:p>
        </w:tc>
        <w:tc>
          <w:tcPr>
            <w:tcW w:w="4536" w:type="dxa"/>
          </w:tcPr>
          <w:p w:rsidR="001B7DF1" w:rsidRDefault="001B7DF1" w:rsidP="00A97AB5">
            <w:pPr>
              <w:rPr>
                <w:b/>
                <w:bCs/>
              </w:rPr>
            </w:pPr>
            <w:r>
              <w:rPr>
                <w:b/>
                <w:bCs/>
              </w:rPr>
              <w:t>Component Elements</w:t>
            </w:r>
          </w:p>
        </w:tc>
      </w:tr>
      <w:tr w:rsidR="001B7DF1" w:rsidTr="00077E59">
        <w:tc>
          <w:tcPr>
            <w:tcW w:w="2698" w:type="dxa"/>
          </w:tcPr>
          <w:p w:rsidR="001B7DF1" w:rsidRDefault="001B7DF1" w:rsidP="00A97AB5">
            <w:r>
              <w:t>Database Server</w:t>
            </w:r>
          </w:p>
        </w:tc>
        <w:tc>
          <w:tcPr>
            <w:tcW w:w="4536" w:type="dxa"/>
          </w:tcPr>
          <w:p w:rsidR="001B7DF1" w:rsidRDefault="00995542" w:rsidP="00A97AB5">
            <w:r>
              <w:t>None in this version</w:t>
            </w:r>
          </w:p>
        </w:tc>
      </w:tr>
      <w:tr w:rsidR="001B7DF1" w:rsidTr="00077E59">
        <w:tc>
          <w:tcPr>
            <w:tcW w:w="2698" w:type="dxa"/>
          </w:tcPr>
          <w:p w:rsidR="001B7DF1" w:rsidRDefault="001B7DF1" w:rsidP="00A97AB5">
            <w:r>
              <w:t>Applications</w:t>
            </w:r>
          </w:p>
        </w:tc>
        <w:tc>
          <w:tcPr>
            <w:tcW w:w="4536" w:type="dxa"/>
          </w:tcPr>
          <w:p w:rsidR="001B7DF1" w:rsidRDefault="00995542" w:rsidP="00A97AB5">
            <w:r>
              <w:t>Proton is based on Tomcat and uses 4 wars:</w:t>
            </w:r>
          </w:p>
          <w:p w:rsidR="00995542" w:rsidRDefault="00995542" w:rsidP="001953AA">
            <w:pPr>
              <w:pStyle w:val="Paragraphedeliste"/>
              <w:numPr>
                <w:ilvl w:val="0"/>
                <w:numId w:val="53"/>
              </w:numPr>
            </w:pPr>
            <w:r w:rsidRPr="00995542">
              <w:t>ProtonOnWebServerAdmin</w:t>
            </w:r>
          </w:p>
          <w:p w:rsidR="00995542" w:rsidRDefault="00995542" w:rsidP="001953AA">
            <w:pPr>
              <w:pStyle w:val="Paragraphedeliste"/>
              <w:numPr>
                <w:ilvl w:val="0"/>
                <w:numId w:val="53"/>
              </w:numPr>
            </w:pPr>
            <w:r w:rsidRPr="00995542">
              <w:t>ProtonOnWebServer</w:t>
            </w:r>
          </w:p>
          <w:p w:rsidR="00995542" w:rsidRDefault="00995542" w:rsidP="001953AA">
            <w:pPr>
              <w:pStyle w:val="Paragraphedeliste"/>
              <w:numPr>
                <w:ilvl w:val="0"/>
                <w:numId w:val="53"/>
              </w:numPr>
            </w:pPr>
            <w:r w:rsidRPr="00995542">
              <w:t>AuthoringTool</w:t>
            </w:r>
          </w:p>
          <w:p w:rsidR="00995542" w:rsidRDefault="00995542" w:rsidP="001953AA">
            <w:pPr>
              <w:pStyle w:val="Paragraphedeliste"/>
              <w:numPr>
                <w:ilvl w:val="0"/>
                <w:numId w:val="53"/>
              </w:numPr>
            </w:pPr>
            <w:r w:rsidRPr="00995542">
              <w:t>AuthoringToolWebServer</w:t>
            </w:r>
          </w:p>
        </w:tc>
      </w:tr>
    </w:tbl>
    <w:p w:rsidR="001B7DF1" w:rsidRDefault="001B7DF1" w:rsidP="001B6C4D"/>
    <w:p w:rsidR="008756DD" w:rsidRDefault="009D56E1" w:rsidP="001B6C4D">
      <w:r>
        <w:t>Another CEP</w:t>
      </w:r>
      <w:r w:rsidR="006F07CD">
        <w:t xml:space="preserve"> component is provided by Telefonica: </w:t>
      </w:r>
      <w:hyperlink r:id="rId94" w:history="1">
        <w:r w:rsidR="006F07CD" w:rsidRPr="00056FB4">
          <w:rPr>
            <w:rStyle w:val="Lienhypertexte"/>
          </w:rPr>
          <w:t>Perseo</w:t>
        </w:r>
      </w:hyperlink>
    </w:p>
    <w:p w:rsidR="004951FD" w:rsidRDefault="004951FD" w:rsidP="001B6C4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8756DD" w:rsidTr="00DC0212">
        <w:tc>
          <w:tcPr>
            <w:tcW w:w="2698" w:type="dxa"/>
          </w:tcPr>
          <w:p w:rsidR="008756DD" w:rsidRDefault="008756DD" w:rsidP="00DC0212">
            <w:pPr>
              <w:rPr>
                <w:b/>
                <w:bCs/>
              </w:rPr>
            </w:pPr>
            <w:r>
              <w:rPr>
                <w:b/>
                <w:bCs/>
              </w:rPr>
              <w:t>Architecture Component</w:t>
            </w:r>
          </w:p>
        </w:tc>
        <w:tc>
          <w:tcPr>
            <w:tcW w:w="3818" w:type="dxa"/>
          </w:tcPr>
          <w:p w:rsidR="008756DD" w:rsidRDefault="008756DD" w:rsidP="00DC0212">
            <w:pPr>
              <w:rPr>
                <w:b/>
                <w:bCs/>
              </w:rPr>
            </w:pPr>
            <w:r>
              <w:rPr>
                <w:b/>
                <w:bCs/>
              </w:rPr>
              <w:t>Component Elements</w:t>
            </w:r>
          </w:p>
        </w:tc>
      </w:tr>
      <w:tr w:rsidR="008756DD" w:rsidTr="00DC0212">
        <w:tc>
          <w:tcPr>
            <w:tcW w:w="2698" w:type="dxa"/>
          </w:tcPr>
          <w:p w:rsidR="008756DD" w:rsidRDefault="008756DD" w:rsidP="00DC0212">
            <w:r>
              <w:t>Database Server</w:t>
            </w:r>
          </w:p>
        </w:tc>
        <w:tc>
          <w:tcPr>
            <w:tcW w:w="3818" w:type="dxa"/>
          </w:tcPr>
          <w:p w:rsidR="008756DD" w:rsidRDefault="008756DD" w:rsidP="00DC0212">
            <w:r>
              <w:t>MongoDB</w:t>
            </w:r>
          </w:p>
        </w:tc>
      </w:tr>
      <w:tr w:rsidR="008756DD" w:rsidTr="00DC0212">
        <w:tc>
          <w:tcPr>
            <w:tcW w:w="2698" w:type="dxa"/>
          </w:tcPr>
          <w:p w:rsidR="008756DD" w:rsidRDefault="008756DD" w:rsidP="00DC0212">
            <w:r>
              <w:t>Applications</w:t>
            </w:r>
          </w:p>
        </w:tc>
        <w:tc>
          <w:tcPr>
            <w:tcW w:w="3818" w:type="dxa"/>
          </w:tcPr>
          <w:p w:rsidR="008756DD" w:rsidRDefault="00531991" w:rsidP="00DC0212">
            <w:hyperlink r:id="rId95" w:history="1">
              <w:r w:rsidR="008756DD" w:rsidRPr="00FE613B">
                <w:rPr>
                  <w:rStyle w:val="Lienhypertexte"/>
                </w:rPr>
                <w:t>Perseo Core</w:t>
              </w:r>
            </w:hyperlink>
          </w:p>
          <w:p w:rsidR="008756DD" w:rsidRDefault="00531991" w:rsidP="00DC0212">
            <w:hyperlink r:id="rId96" w:history="1">
              <w:r w:rsidR="008756DD" w:rsidRPr="00FE613B">
                <w:rPr>
                  <w:rStyle w:val="Lienhypertexte"/>
                </w:rPr>
                <w:t>Perseo FE</w:t>
              </w:r>
            </w:hyperlink>
          </w:p>
        </w:tc>
      </w:tr>
    </w:tbl>
    <w:p w:rsidR="008756DD" w:rsidRDefault="008756DD" w:rsidP="001B6C4D"/>
    <w:p w:rsidR="008756DD" w:rsidRDefault="00BF7820" w:rsidP="001B6C4D">
      <w:r>
        <w:t>After testing of both solutions</w:t>
      </w:r>
      <w:r w:rsidR="0050072C">
        <w:t>, it appears that Perseo is simple</w:t>
      </w:r>
      <w:r w:rsidR="00DA6D56">
        <w:t>r</w:t>
      </w:r>
      <w:r w:rsidR="0050072C">
        <w:t xml:space="preserve"> and </w:t>
      </w:r>
      <w:r w:rsidR="00DA6D56">
        <w:t xml:space="preserve">more </w:t>
      </w:r>
      <w:r w:rsidR="0050072C">
        <w:t xml:space="preserve">straight forward to use than Proton, </w:t>
      </w:r>
      <w:r w:rsidR="009B07AA" w:rsidRPr="007A022B">
        <w:rPr>
          <w:b/>
        </w:rPr>
        <w:t>so Perseo should be the chosen implementation</w:t>
      </w:r>
      <w:r w:rsidR="00DA6D56">
        <w:t>.</w:t>
      </w:r>
    </w:p>
    <w:p w:rsidR="00DA6D56" w:rsidRDefault="00DA6D56" w:rsidP="001B6C4D"/>
    <w:p w:rsidR="001B1699" w:rsidRDefault="001B1699" w:rsidP="001B6C4D">
      <w:r>
        <w:t>The CEP component will be deployed as a Docker service, using stack file.</w:t>
      </w:r>
    </w:p>
    <w:p w:rsidR="001B1699" w:rsidRDefault="001B1699" w:rsidP="001B6C4D"/>
    <w:p w:rsidR="00D00CE4" w:rsidRPr="00D00CE4" w:rsidRDefault="00D00CE4" w:rsidP="0047663D">
      <w:pPr>
        <w:pStyle w:val="Titre3"/>
        <w:numPr>
          <w:ilvl w:val="2"/>
          <w:numId w:val="16"/>
        </w:numPr>
        <w:rPr>
          <w:i/>
        </w:rPr>
      </w:pPr>
      <w:bookmarkStart w:id="215" w:name="_Toc499823545"/>
      <w:bookmarkStart w:id="216" w:name="_Toc501723006"/>
      <w:r>
        <w:t>Application Mashup Component</w:t>
      </w:r>
      <w:r w:rsidR="00EA2F63">
        <w:t>s</w:t>
      </w:r>
      <w:bookmarkEnd w:id="215"/>
      <w:bookmarkEnd w:id="216"/>
    </w:p>
    <w:p w:rsidR="00B27D5D" w:rsidRPr="00034802" w:rsidRDefault="00D00CE4" w:rsidP="00B27D5D">
      <w:r w:rsidRPr="00034802">
        <w:t xml:space="preserve">Wirecloud is the Fiware GE to build </w:t>
      </w:r>
      <w:r w:rsidR="009B4BCE" w:rsidRPr="00034802">
        <w:t>Rich Internet Applications (</w:t>
      </w:r>
      <w:r w:rsidR="00FA531B" w:rsidRPr="00034802">
        <w:t>RIA</w:t>
      </w:r>
      <w:r w:rsidR="009B4BCE" w:rsidRPr="00034802">
        <w:t>)</w:t>
      </w:r>
      <w:r w:rsidR="00FA531B" w:rsidRPr="00034802">
        <w:t>, using</w:t>
      </w:r>
      <w:r w:rsidRPr="00034802">
        <w:t xml:space="preserve"> semantic technologies to offer a next-generation end-user </w:t>
      </w:r>
      <w:r w:rsidR="00CF6314" w:rsidRPr="00034802">
        <w:t>centered</w:t>
      </w:r>
      <w:r w:rsidRPr="00034802">
        <w:t xml:space="preserve"> web application mashup platform.</w:t>
      </w:r>
    </w:p>
    <w:p w:rsidR="006045D8" w:rsidRPr="001407EB" w:rsidRDefault="00A75BD9" w:rsidP="00B27D5D">
      <w:pPr>
        <w:rPr>
          <w:rStyle w:val="Lienhypertexte"/>
          <w:lang w:val="fr-FR"/>
        </w:rPr>
      </w:pPr>
      <w:r>
        <w:rPr>
          <w:lang w:val="fr-FR"/>
        </w:rPr>
        <w:t xml:space="preserve">On </w:t>
      </w:r>
      <w:r w:rsidR="0055379A" w:rsidRPr="001407EB">
        <w:rPr>
          <w:lang w:val="fr-FR"/>
        </w:rPr>
        <w:t xml:space="preserve">Fiware Catalog: </w:t>
      </w:r>
      <w:hyperlink r:id="rId97" w:history="1">
        <w:r w:rsidR="0055379A" w:rsidRPr="001407EB">
          <w:rPr>
            <w:rStyle w:val="Lienhypertexte"/>
            <w:lang w:val="fr-FR"/>
          </w:rPr>
          <w:t>Wirecloud</w:t>
        </w:r>
      </w:hyperlink>
    </w:p>
    <w:p w:rsidR="006045D8" w:rsidRPr="006045D8" w:rsidRDefault="006045D8" w:rsidP="006045D8">
      <w:r>
        <w:t xml:space="preserve">On Readthedocs : </w:t>
      </w:r>
      <w:hyperlink r:id="rId98" w:history="1">
        <w:r w:rsidRPr="00A75BD9">
          <w:rPr>
            <w:rStyle w:val="Lienhypertexte"/>
          </w:rPr>
          <w:t>Wireclou</w:t>
        </w:r>
        <w:r w:rsidR="00A75BD9">
          <w:rPr>
            <w:rStyle w:val="Lienhypertexte"/>
          </w:rPr>
          <w:t>d</w:t>
        </w:r>
        <w:r w:rsidR="00823768">
          <w:rPr>
            <w:rStyle w:val="Lienhypertexte"/>
          </w:rPr>
          <w:t xml:space="preserve"> </w:t>
        </w:r>
        <w:r w:rsidR="00A75BD9">
          <w:rPr>
            <w:rStyle w:val="Lienhypertexte"/>
          </w:rPr>
          <w:t>Documentation</w:t>
        </w:r>
      </w:hyperlink>
      <w:r>
        <w:t xml:space="preserve"> </w:t>
      </w:r>
    </w:p>
    <w:p w:rsidR="0055379A" w:rsidRPr="00034802" w:rsidRDefault="0055379A" w:rsidP="00B27D5D"/>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55379A" w:rsidTr="00CA6402">
        <w:tc>
          <w:tcPr>
            <w:tcW w:w="2698" w:type="dxa"/>
          </w:tcPr>
          <w:p w:rsidR="0055379A" w:rsidRDefault="0055379A" w:rsidP="00CA6402">
            <w:pPr>
              <w:rPr>
                <w:b/>
                <w:bCs/>
              </w:rPr>
            </w:pPr>
            <w:r>
              <w:rPr>
                <w:b/>
                <w:bCs/>
              </w:rPr>
              <w:t>Architecture Component</w:t>
            </w:r>
          </w:p>
        </w:tc>
        <w:tc>
          <w:tcPr>
            <w:tcW w:w="3818" w:type="dxa"/>
          </w:tcPr>
          <w:p w:rsidR="0055379A" w:rsidRDefault="0055379A" w:rsidP="00CA6402">
            <w:pPr>
              <w:rPr>
                <w:b/>
                <w:bCs/>
              </w:rPr>
            </w:pPr>
            <w:r>
              <w:rPr>
                <w:b/>
                <w:bCs/>
              </w:rPr>
              <w:t>Component Elements</w:t>
            </w:r>
          </w:p>
        </w:tc>
      </w:tr>
      <w:tr w:rsidR="0055379A" w:rsidTr="00CA6402">
        <w:tc>
          <w:tcPr>
            <w:tcW w:w="2698" w:type="dxa"/>
          </w:tcPr>
          <w:p w:rsidR="0055379A" w:rsidRDefault="0055379A" w:rsidP="00CA6402">
            <w:r>
              <w:t>Database Server</w:t>
            </w:r>
          </w:p>
        </w:tc>
        <w:tc>
          <w:tcPr>
            <w:tcW w:w="3818" w:type="dxa"/>
          </w:tcPr>
          <w:p w:rsidR="0055379A" w:rsidRDefault="0055379A" w:rsidP="00CA6402">
            <w:r>
              <w:t>Postgresql/Citus</w:t>
            </w:r>
          </w:p>
        </w:tc>
      </w:tr>
      <w:tr w:rsidR="0055379A" w:rsidTr="00CA6402">
        <w:tc>
          <w:tcPr>
            <w:tcW w:w="2698" w:type="dxa"/>
          </w:tcPr>
          <w:p w:rsidR="0055379A" w:rsidRDefault="0055379A" w:rsidP="00CA6402">
            <w:r>
              <w:t>Applications</w:t>
            </w:r>
          </w:p>
        </w:tc>
        <w:tc>
          <w:tcPr>
            <w:tcW w:w="3818" w:type="dxa"/>
          </w:tcPr>
          <w:p w:rsidR="0055379A" w:rsidRDefault="0055379A" w:rsidP="00CA6402">
            <w:r>
              <w:t>W</w:t>
            </w:r>
            <w:r w:rsidR="00ED18C0">
              <w:t>irecloud w</w:t>
            </w:r>
            <w:r>
              <w:t>eb application</w:t>
            </w:r>
          </w:p>
          <w:p w:rsidR="0055379A" w:rsidRDefault="00ED18C0" w:rsidP="00CA6402">
            <w:r>
              <w:t xml:space="preserve">Wirecloud </w:t>
            </w:r>
            <w:r w:rsidR="0055379A">
              <w:t>back-end server</w:t>
            </w:r>
          </w:p>
        </w:tc>
      </w:tr>
    </w:tbl>
    <w:p w:rsidR="00833288" w:rsidRDefault="00FA7B54" w:rsidP="00B27D5D">
      <w:r>
        <w:t>Wirecloud</w:t>
      </w:r>
      <w:r w:rsidR="00755A2E">
        <w:t xml:space="preserve"> is a </w:t>
      </w:r>
      <w:r w:rsidR="00FF02D5" w:rsidRPr="00FF02D5">
        <w:t>web application mashup platform aimed at allowing end users without programming skills to easily create web applications and dashboards/cockpits</w:t>
      </w:r>
      <w:r w:rsidR="006F6545">
        <w:t>.</w:t>
      </w:r>
    </w:p>
    <w:p w:rsidR="00755A2E" w:rsidRDefault="00755A2E" w:rsidP="00B27D5D">
      <w:r>
        <w:t>It</w:t>
      </w:r>
      <w:r w:rsidR="005E1B46">
        <w:t xml:space="preserve"> integrates complet</w:t>
      </w:r>
      <w:r>
        <w:t>e</w:t>
      </w:r>
      <w:r w:rsidR="005E1B46">
        <w:t>l</w:t>
      </w:r>
      <w:r>
        <w:t>y</w:t>
      </w:r>
      <w:r w:rsidR="005E1B46">
        <w:t xml:space="preserve"> to Fiware architecture, by connecting direct</w:t>
      </w:r>
      <w:r w:rsidR="00823768">
        <w:t>ly to Context Broker and historic data</w:t>
      </w:r>
      <w:r w:rsidR="00520029">
        <w:t xml:space="preserve"> storage </w:t>
      </w:r>
      <w:r w:rsidR="00823768">
        <w:t>components such as Comet STH</w:t>
      </w:r>
      <w:r w:rsidR="00445E62">
        <w:t>.</w:t>
      </w:r>
    </w:p>
    <w:p w:rsidR="00445E62" w:rsidRDefault="00445E62" w:rsidP="00B27D5D">
      <w:r>
        <w:t xml:space="preserve">Mashups and Dashboards made with Wirecloud, can be monetized through the business ecosystem component </w:t>
      </w:r>
    </w:p>
    <w:p w:rsidR="00CF6314" w:rsidRDefault="00CF6314" w:rsidP="00B27D5D"/>
    <w:p w:rsidR="00755A2E" w:rsidRPr="00755A2E" w:rsidRDefault="00CF6314" w:rsidP="00B27D5D">
      <w:pPr>
        <w:rPr>
          <w:rStyle w:val="Lienhypertexte"/>
        </w:rPr>
      </w:pPr>
      <w:r>
        <w:t xml:space="preserve">Alternatively a small javascript library like </w:t>
      </w:r>
      <w:hyperlink r:id="rId99" w:history="1">
        <w:r w:rsidRPr="00CF6314">
          <w:rPr>
            <w:rStyle w:val="Lienhypertexte"/>
          </w:rPr>
          <w:t>Freeboard</w:t>
        </w:r>
      </w:hyperlink>
      <w:r>
        <w:t xml:space="preserve"> can be used to visualize data coming from NGSI context broker: </w:t>
      </w:r>
      <w:hyperlink r:id="rId100" w:history="1">
        <w:r w:rsidRPr="00CF6314">
          <w:rPr>
            <w:rStyle w:val="Lienhypertexte"/>
          </w:rPr>
          <w:t>news on Fiware</w:t>
        </w:r>
      </w:hyperlink>
      <w:r w:rsidR="00755A2E">
        <w:rPr>
          <w:rStyle w:val="Lienhypertexte"/>
        </w:rPr>
        <w:t xml:space="preserve">. </w:t>
      </w:r>
      <w:r w:rsidR="00755A2E">
        <w:rPr>
          <w:rStyle w:val="Lienhypertexte"/>
          <w:color w:val="auto"/>
          <w:u w:val="none"/>
        </w:rPr>
        <w:t xml:space="preserve">(an </w:t>
      </w:r>
      <w:hyperlink r:id="rId101" w:history="1">
        <w:r w:rsidR="00755A2E" w:rsidRPr="00714CD0">
          <w:rPr>
            <w:rStyle w:val="Lienhypertexte"/>
          </w:rPr>
          <w:t>Orion FIWARE datasource</w:t>
        </w:r>
      </w:hyperlink>
      <w:r w:rsidR="0028696C">
        <w:rPr>
          <w:rStyle w:val="Lienhypertexte"/>
          <w:color w:val="auto"/>
          <w:u w:val="none"/>
        </w:rPr>
        <w:t xml:space="preserve"> has been developed by Telefonica)</w:t>
      </w:r>
    </w:p>
    <w:p w:rsidR="0028696C" w:rsidRDefault="0028696C" w:rsidP="00B27D5D">
      <w:pPr>
        <w:rPr>
          <w:rStyle w:val="Lienhypertexte"/>
          <w:color w:val="auto"/>
          <w:u w:val="none"/>
        </w:rPr>
      </w:pPr>
    </w:p>
    <w:p w:rsidR="00C2052F" w:rsidRPr="00C2052F" w:rsidRDefault="00C2052F" w:rsidP="00B27D5D">
      <w:r>
        <w:rPr>
          <w:rStyle w:val="Lienhypertexte"/>
          <w:color w:val="auto"/>
          <w:u w:val="none"/>
        </w:rPr>
        <w:t xml:space="preserve">Freeboard can be used also from web where you can publish dashboards: </w:t>
      </w:r>
      <w:hyperlink r:id="rId102" w:history="1">
        <w:r w:rsidRPr="00C2052F">
          <w:rPr>
            <w:rStyle w:val="Lienhypertexte"/>
          </w:rPr>
          <w:t>Freeboard.io</w:t>
        </w:r>
      </w:hyperlink>
    </w:p>
    <w:p w:rsidR="0028696C" w:rsidRDefault="0028696C" w:rsidP="00B27D5D"/>
    <w:p w:rsidR="0055379A" w:rsidRDefault="00C2052F" w:rsidP="00B27D5D">
      <w:r>
        <w:t>It can also be deployed on a web server, on the platform</w:t>
      </w:r>
      <w:r w:rsidR="00755A2E">
        <w:t>,</w:t>
      </w:r>
      <w:r>
        <w:t xml:space="preserve"> but there’s no </w:t>
      </w:r>
      <w:r w:rsidR="004C7719">
        <w:t xml:space="preserve">security </w:t>
      </w:r>
      <w:r w:rsidR="00714CD0">
        <w:t xml:space="preserve">or publishing </w:t>
      </w:r>
      <w:r w:rsidR="004C7719">
        <w:t xml:space="preserve">management provided, it has to be added, by </w:t>
      </w:r>
      <w:r w:rsidR="001157B7">
        <w:t>passing</w:t>
      </w:r>
      <w:r w:rsidR="004C7719">
        <w:t xml:space="preserve"> through a proxy.</w:t>
      </w:r>
    </w:p>
    <w:p w:rsidR="0028696C" w:rsidRDefault="0028696C" w:rsidP="00B27D5D"/>
    <w:p w:rsidR="00714CD0" w:rsidRDefault="00714CD0" w:rsidP="00B27D5D">
      <w:r>
        <w:t>As it’s pure javascript library and some json definition</w:t>
      </w:r>
      <w:r w:rsidR="0010413E">
        <w:t xml:space="preserve"> and configuration</w:t>
      </w:r>
      <w:r>
        <w:t>, it can be integrated in a web application</w:t>
      </w:r>
      <w:r w:rsidR="0010413E">
        <w:t xml:space="preserve"> that is proposed in the market place</w:t>
      </w:r>
      <w:r>
        <w:t>.</w:t>
      </w:r>
    </w:p>
    <w:p w:rsidR="00891D08" w:rsidRDefault="00891D08" w:rsidP="00B27D5D"/>
    <w:p w:rsidR="00D47423" w:rsidRDefault="00FE6D47" w:rsidP="00D47423">
      <w:pPr>
        <w:pStyle w:val="Titre3"/>
        <w:rPr>
          <w:i/>
        </w:rPr>
      </w:pPr>
      <w:bookmarkStart w:id="217" w:name="_Toc499823546"/>
      <w:bookmarkStart w:id="218" w:name="_Toc501723007"/>
      <w:r>
        <w:t>Business</w:t>
      </w:r>
      <w:r w:rsidR="00D47423">
        <w:t xml:space="preserve"> Ecosystem Component</w:t>
      </w:r>
      <w:bookmarkEnd w:id="217"/>
      <w:bookmarkEnd w:id="218"/>
    </w:p>
    <w:p w:rsidR="00D36D19" w:rsidRPr="00034802" w:rsidRDefault="00D47423" w:rsidP="00D36D19">
      <w:pPr>
        <w:rPr>
          <w:rFonts w:cs="Arial"/>
          <w:color w:val="404040"/>
          <w:shd w:val="clear" w:color="auto" w:fill="FCFCFC"/>
        </w:rPr>
      </w:pPr>
      <w:r w:rsidRPr="00034802">
        <w:rPr>
          <w:rFonts w:cs="Arial"/>
          <w:color w:val="404040"/>
          <w:shd w:val="clear" w:color="auto" w:fill="FCFCFC"/>
        </w:rPr>
        <w:t>The Business API Ecosystem exposes its complete functionality through TM</w:t>
      </w:r>
      <w:r w:rsidR="00CF6314" w:rsidRPr="00034802">
        <w:rPr>
          <w:rFonts w:cs="Arial"/>
          <w:color w:val="404040"/>
          <w:shd w:val="clear" w:color="auto" w:fill="FCFCFC"/>
        </w:rPr>
        <w:t xml:space="preserve"> </w:t>
      </w:r>
      <w:r w:rsidRPr="00034802">
        <w:rPr>
          <w:rFonts w:cs="Arial"/>
          <w:color w:val="404040"/>
          <w:shd w:val="clear" w:color="auto" w:fill="FCFCFC"/>
        </w:rPr>
        <w:t xml:space="preserve">Forum standard APIs; concretely, it includes the </w:t>
      </w:r>
      <w:r w:rsidR="00D36D19" w:rsidRPr="00034802">
        <w:rPr>
          <w:rFonts w:cs="Arial"/>
          <w:color w:val="404040"/>
          <w:shd w:val="clear" w:color="auto" w:fill="FCFCFC"/>
        </w:rPr>
        <w:t>following key features:</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the management of catalogs, products, and offering</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rich pricing models, including recurring payments, pay-per-use, etc.</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lastRenderedPageBreak/>
        <w:t>Support for accounting callbacks</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Support for billing and charging</w:t>
      </w:r>
    </w:p>
    <w:p w:rsidR="00D36D19" w:rsidRPr="00034802" w:rsidRDefault="00D36D19" w:rsidP="0047663D">
      <w:pPr>
        <w:pStyle w:val="Paragraphedeliste"/>
        <w:numPr>
          <w:ilvl w:val="0"/>
          <w:numId w:val="20"/>
        </w:numPr>
        <w:rPr>
          <w:rFonts w:cs="Arial"/>
          <w:color w:val="404040"/>
          <w:shd w:val="clear" w:color="auto" w:fill="FCFCFC"/>
        </w:rPr>
      </w:pPr>
      <w:r w:rsidRPr="00034802">
        <w:rPr>
          <w:rFonts w:cs="Arial"/>
          <w:color w:val="404040"/>
          <w:shd w:val="clear" w:color="auto" w:fill="FCFCFC"/>
        </w:rPr>
        <w:t>Integrated support for PayPal, including customer charges and seller payments</w:t>
      </w:r>
    </w:p>
    <w:p w:rsidR="00D36D19" w:rsidRPr="00D36D19" w:rsidRDefault="00D36D19" w:rsidP="0047663D">
      <w:pPr>
        <w:pStyle w:val="Paragraphedeliste"/>
        <w:numPr>
          <w:ilvl w:val="0"/>
          <w:numId w:val="20"/>
        </w:numPr>
        <w:rPr>
          <w:rFonts w:ascii="Verdana" w:hAnsi="Verdana"/>
          <w:color w:val="404040"/>
          <w:shd w:val="clear" w:color="auto" w:fill="FCFCFC"/>
        </w:rPr>
      </w:pPr>
      <w:r w:rsidRPr="00034802">
        <w:rPr>
          <w:rFonts w:cs="Arial"/>
          <w:color w:val="404040"/>
          <w:shd w:val="clear" w:color="auto" w:fill="FCFCFC"/>
        </w:rPr>
        <w:t>Support for revenue sharing, including models with multiple stakeholders involved</w:t>
      </w:r>
    </w:p>
    <w:p w:rsidR="00075C69" w:rsidRDefault="00075C69" w:rsidP="00D47423">
      <w:pPr>
        <w:rPr>
          <w:rFonts w:cs="Arial"/>
          <w:color w:val="404040"/>
          <w:shd w:val="clear" w:color="auto" w:fill="FCFCFC"/>
        </w:rPr>
      </w:pPr>
    </w:p>
    <w:p w:rsidR="00D47423" w:rsidRPr="00034802" w:rsidRDefault="007259A4" w:rsidP="00D47423">
      <w:pPr>
        <w:rPr>
          <w:rFonts w:cs="Arial"/>
          <w:color w:val="404040"/>
          <w:shd w:val="clear" w:color="auto" w:fill="FCFCFC"/>
        </w:rPr>
      </w:pPr>
      <w:r w:rsidRPr="00034802">
        <w:rPr>
          <w:rFonts w:cs="Arial"/>
          <w:color w:val="404040"/>
          <w:shd w:val="clear" w:color="auto" w:fill="FCFCFC"/>
        </w:rPr>
        <w:t xml:space="preserve">Link to </w:t>
      </w:r>
      <w:r w:rsidR="00D36D19" w:rsidRPr="00034802">
        <w:rPr>
          <w:rFonts w:cs="Arial"/>
          <w:color w:val="404040"/>
          <w:shd w:val="clear" w:color="auto" w:fill="FCFCFC"/>
        </w:rPr>
        <w:t xml:space="preserve">Fiware catalog: </w:t>
      </w:r>
      <w:hyperlink r:id="rId103" w:history="1">
        <w:r w:rsidR="00D36D19" w:rsidRPr="00034802">
          <w:rPr>
            <w:rStyle w:val="Lienhypertexte"/>
            <w:rFonts w:cs="Arial"/>
            <w:shd w:val="clear" w:color="auto" w:fill="FCFCFC"/>
          </w:rPr>
          <w:t>B</w:t>
        </w:r>
        <w:r w:rsidR="00F2262F">
          <w:rPr>
            <w:rStyle w:val="Lienhypertexte"/>
            <w:rFonts w:cs="Arial"/>
            <w:shd w:val="clear" w:color="auto" w:fill="FCFCFC"/>
          </w:rPr>
          <w:t>usiness</w:t>
        </w:r>
        <w:r w:rsidR="00D36D19" w:rsidRPr="00034802">
          <w:rPr>
            <w:rStyle w:val="Lienhypertexte"/>
            <w:rFonts w:cs="Arial"/>
            <w:shd w:val="clear" w:color="auto" w:fill="FCFCFC"/>
          </w:rPr>
          <w:t xml:space="preserve"> Api Ecosystem</w:t>
        </w:r>
      </w:hyperlink>
    </w:p>
    <w:p w:rsidR="00D47423" w:rsidRDefault="00D47423" w:rsidP="00D47423">
      <w:pPr>
        <w:rPr>
          <w:rFonts w:ascii="Verdana" w:hAnsi="Verdana"/>
          <w:color w:val="404040"/>
          <w:shd w:val="clear" w:color="auto" w:fill="FCFCFC"/>
        </w:rPr>
      </w:pPr>
      <w:r w:rsidRPr="00034802">
        <w:rPr>
          <w:rFonts w:cs="Arial"/>
          <w:color w:val="404040"/>
          <w:shd w:val="clear" w:color="auto" w:fill="FCFCFC"/>
        </w:rPr>
        <w:t xml:space="preserve">Link to </w:t>
      </w:r>
      <w:r w:rsidR="007259A4" w:rsidRPr="00034802">
        <w:rPr>
          <w:rFonts w:cs="Arial"/>
          <w:color w:val="404040"/>
          <w:shd w:val="clear" w:color="auto" w:fill="FCFCFC"/>
        </w:rPr>
        <w:t>the documentation</w:t>
      </w:r>
      <w:r w:rsidRPr="00034802">
        <w:rPr>
          <w:rFonts w:cs="Arial"/>
          <w:color w:val="404040"/>
          <w:shd w:val="clear" w:color="auto" w:fill="FCFCFC"/>
        </w:rPr>
        <w:t>:</w:t>
      </w:r>
      <w:r>
        <w:rPr>
          <w:rFonts w:ascii="Verdana" w:hAnsi="Verdana"/>
          <w:color w:val="404040"/>
          <w:shd w:val="clear" w:color="auto" w:fill="FCFCFC"/>
        </w:rPr>
        <w:t xml:space="preserve"> </w:t>
      </w:r>
      <w:hyperlink r:id="rId104" w:history="1">
        <w:r w:rsidR="001636DD">
          <w:rPr>
            <w:rStyle w:val="Lienhypertexte"/>
            <w:rFonts w:ascii="Verdana" w:hAnsi="Verdana"/>
            <w:shd w:val="clear" w:color="auto" w:fill="FCFCFC"/>
          </w:rPr>
          <w:t>on</w:t>
        </w:r>
      </w:hyperlink>
      <w:r w:rsidR="001636DD">
        <w:rPr>
          <w:rStyle w:val="Lienhypertexte"/>
          <w:rFonts w:ascii="Verdana" w:hAnsi="Verdana"/>
          <w:shd w:val="clear" w:color="auto" w:fill="FCFCFC"/>
        </w:rPr>
        <w:t xml:space="preserve"> read</w:t>
      </w:r>
      <w:r w:rsidR="00F2262F">
        <w:rPr>
          <w:rStyle w:val="Lienhypertexte"/>
          <w:rFonts w:ascii="Verdana" w:hAnsi="Verdana"/>
          <w:shd w:val="clear" w:color="auto" w:fill="FCFCFC"/>
        </w:rPr>
        <w:t>thedocs</w:t>
      </w:r>
    </w:p>
    <w:p w:rsidR="00D47423" w:rsidRDefault="00D47423" w:rsidP="00D47423">
      <w:pPr>
        <w:rPr>
          <w:rFonts w:ascii="Verdana" w:hAnsi="Verdana"/>
          <w:color w:val="404040"/>
          <w:shd w:val="clear" w:color="auto" w:fill="FCFCFC"/>
        </w:rPr>
      </w:pPr>
    </w:p>
    <w:p w:rsidR="00692D17" w:rsidRPr="00C8634C" w:rsidRDefault="00692D17" w:rsidP="005E1C0B">
      <w:pPr>
        <w:tabs>
          <w:tab w:val="right" w:pos="9450"/>
        </w:tabs>
        <w:rPr>
          <w:rFonts w:cs="Arial"/>
          <w:color w:val="404040"/>
          <w:shd w:val="clear" w:color="auto" w:fill="FCFCFC"/>
        </w:rPr>
      </w:pPr>
      <w:r w:rsidRPr="00C8634C">
        <w:rPr>
          <w:rFonts w:cs="Arial"/>
          <w:color w:val="404040"/>
          <w:shd w:val="clear" w:color="auto" w:fill="FCFCFC"/>
        </w:rPr>
        <w:t xml:space="preserve">This component is the </w:t>
      </w:r>
      <w:r w:rsidRPr="00A014EB">
        <w:rPr>
          <w:rFonts w:cs="Arial"/>
          <w:b/>
          <w:color w:val="404040"/>
          <w:shd w:val="clear" w:color="auto" w:fill="FCFCFC"/>
        </w:rPr>
        <w:t>Market Place</w:t>
      </w:r>
      <w:r w:rsidRPr="00C8634C">
        <w:rPr>
          <w:rFonts w:cs="Arial"/>
          <w:color w:val="404040"/>
          <w:shd w:val="clear" w:color="auto" w:fill="FCFCFC"/>
        </w:rPr>
        <w:t xml:space="preserve"> of the Smart City platform, it allows to leverage:</w:t>
      </w:r>
      <w:r w:rsidR="005E1C0B">
        <w:rPr>
          <w:rFonts w:cs="Arial"/>
          <w:color w:val="404040"/>
          <w:shd w:val="clear" w:color="auto" w:fill="FCFCFC"/>
        </w:rPr>
        <w:tab/>
      </w:r>
    </w:p>
    <w:p w:rsidR="00692D17" w:rsidRPr="00C8634C" w:rsidRDefault="00692D17" w:rsidP="00C8634C">
      <w:pPr>
        <w:rPr>
          <w:rFonts w:cs="Arial"/>
          <w:color w:val="404040"/>
          <w:shd w:val="clear" w:color="auto" w:fill="FCFCFC"/>
        </w:rPr>
      </w:pPr>
      <w:r w:rsidRPr="00C8634C">
        <w:rPr>
          <w:rFonts w:cs="Arial"/>
          <w:color w:val="404040"/>
          <w:shd w:val="clear" w:color="auto" w:fill="FCFCFC"/>
        </w:rPr>
        <w:t>Authorization access to services, and their monetization</w:t>
      </w:r>
      <w:r w:rsidR="005F7EFC" w:rsidRPr="00C8634C">
        <w:rPr>
          <w:rFonts w:cs="Arial"/>
          <w:color w:val="404040"/>
          <w:shd w:val="clear" w:color="auto" w:fill="FCFCFC"/>
        </w:rPr>
        <w:t>,</w:t>
      </w:r>
      <w:r w:rsidRPr="00C8634C">
        <w:rPr>
          <w:rFonts w:cs="Arial"/>
          <w:color w:val="404040"/>
          <w:shd w:val="clear" w:color="auto" w:fill="FCFCFC"/>
        </w:rPr>
        <w:t xml:space="preserve"> even with several stakeholde</w:t>
      </w:r>
      <w:r w:rsidR="0028696C" w:rsidRPr="00C8634C">
        <w:rPr>
          <w:rFonts w:cs="Arial"/>
          <w:color w:val="404040"/>
          <w:shd w:val="clear" w:color="auto" w:fill="FCFCFC"/>
        </w:rPr>
        <w:t>rs involved that share revenues,</w:t>
      </w:r>
    </w:p>
    <w:p w:rsidR="00692D17" w:rsidRPr="00C8634C" w:rsidRDefault="0028696C" w:rsidP="00C8634C">
      <w:pPr>
        <w:rPr>
          <w:rFonts w:cs="Arial"/>
          <w:color w:val="404040"/>
          <w:shd w:val="clear" w:color="auto" w:fill="FCFCFC"/>
        </w:rPr>
      </w:pPr>
      <w:r w:rsidRPr="00C8634C">
        <w:rPr>
          <w:rFonts w:cs="Arial"/>
          <w:color w:val="404040"/>
          <w:shd w:val="clear" w:color="auto" w:fill="FCFCFC"/>
        </w:rPr>
        <w:t>s</w:t>
      </w:r>
      <w:r w:rsidR="009F0ADC" w:rsidRPr="00C8634C">
        <w:rPr>
          <w:rFonts w:cs="Arial"/>
          <w:color w:val="404040"/>
          <w:shd w:val="clear" w:color="auto" w:fill="FCFCFC"/>
        </w:rPr>
        <w:t>ervices here</w:t>
      </w:r>
      <w:r w:rsidR="00692D17" w:rsidRPr="00C8634C">
        <w:rPr>
          <w:rFonts w:cs="Arial"/>
          <w:color w:val="404040"/>
          <w:shd w:val="clear" w:color="auto" w:fill="FCFCFC"/>
        </w:rPr>
        <w:t xml:space="preserve"> includes </w:t>
      </w:r>
      <w:r w:rsidR="009F0ADC" w:rsidRPr="00C8634C">
        <w:rPr>
          <w:rFonts w:cs="Arial"/>
          <w:color w:val="404040"/>
          <w:shd w:val="clear" w:color="auto" w:fill="FCFCFC"/>
        </w:rPr>
        <w:t>the applications available in the catalog, the data sets in CKAN, the available APIs.</w:t>
      </w:r>
    </w:p>
    <w:p w:rsidR="00D36D19" w:rsidRDefault="00D36D19" w:rsidP="00C8634C"/>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1"/>
        <w:gridCol w:w="5528"/>
      </w:tblGrid>
      <w:tr w:rsidR="00D36D19" w:rsidTr="00AD7AA2">
        <w:tc>
          <w:tcPr>
            <w:tcW w:w="3261" w:type="dxa"/>
          </w:tcPr>
          <w:p w:rsidR="00D36D19" w:rsidRDefault="00D36D19" w:rsidP="00CA6402">
            <w:pPr>
              <w:rPr>
                <w:b/>
                <w:bCs/>
              </w:rPr>
            </w:pPr>
            <w:r>
              <w:rPr>
                <w:b/>
                <w:bCs/>
              </w:rPr>
              <w:t>Architecture Component</w:t>
            </w:r>
          </w:p>
        </w:tc>
        <w:tc>
          <w:tcPr>
            <w:tcW w:w="5528" w:type="dxa"/>
          </w:tcPr>
          <w:p w:rsidR="00D36D19" w:rsidRDefault="00D36D19" w:rsidP="00CA6402">
            <w:pPr>
              <w:rPr>
                <w:b/>
                <w:bCs/>
              </w:rPr>
            </w:pPr>
            <w:r>
              <w:rPr>
                <w:b/>
                <w:bCs/>
              </w:rPr>
              <w:t>Component Elements</w:t>
            </w:r>
          </w:p>
        </w:tc>
      </w:tr>
      <w:tr w:rsidR="00D36D19" w:rsidTr="00AD7AA2">
        <w:tc>
          <w:tcPr>
            <w:tcW w:w="3261" w:type="dxa"/>
          </w:tcPr>
          <w:p w:rsidR="00D36D19" w:rsidRDefault="00D36D19" w:rsidP="00CA6402">
            <w:r>
              <w:t>Database Server</w:t>
            </w:r>
          </w:p>
        </w:tc>
        <w:tc>
          <w:tcPr>
            <w:tcW w:w="5528" w:type="dxa"/>
          </w:tcPr>
          <w:p w:rsidR="00D36D19" w:rsidRDefault="00D36D19" w:rsidP="00CA6402">
            <w:r>
              <w:t>Postgresql/Citus (</w:t>
            </w:r>
            <w:r w:rsidR="00F2262F">
              <w:t xml:space="preserve">to </w:t>
            </w:r>
            <w:r>
              <w:t>change from MySQL)</w:t>
            </w:r>
          </w:p>
        </w:tc>
      </w:tr>
      <w:tr w:rsidR="00D36D19" w:rsidTr="00AD7AA2">
        <w:tc>
          <w:tcPr>
            <w:tcW w:w="3261" w:type="dxa"/>
          </w:tcPr>
          <w:p w:rsidR="00D36D19" w:rsidRDefault="00D36D19" w:rsidP="00CA6402">
            <w:r>
              <w:t>Applications</w:t>
            </w:r>
          </w:p>
        </w:tc>
        <w:tc>
          <w:tcPr>
            <w:tcW w:w="5528" w:type="dxa"/>
          </w:tcPr>
          <w:p w:rsidR="00D36D19" w:rsidRDefault="00D36D19" w:rsidP="00CA6402">
            <w:r>
              <w:t>Web application</w:t>
            </w:r>
          </w:p>
          <w:p w:rsidR="00D36D19" w:rsidRDefault="00D36D19" w:rsidP="00CA6402">
            <w:r>
              <w:t>back-end server</w:t>
            </w:r>
            <w:r w:rsidR="001F3B63">
              <w:t>s:</w:t>
            </w:r>
          </w:p>
          <w:p w:rsidR="00D36D19" w:rsidRDefault="00AD7AA2" w:rsidP="0047663D">
            <w:pPr>
              <w:pStyle w:val="Paragraphedeliste"/>
              <w:numPr>
                <w:ilvl w:val="0"/>
                <w:numId w:val="24"/>
              </w:numPr>
            </w:pPr>
            <w:r>
              <w:t>TM Forum APIs reference implementation (catalog, ordering, inventory, usage, billing, party Apis)</w:t>
            </w:r>
          </w:p>
          <w:p w:rsidR="00AD7AA2" w:rsidRDefault="00AD7AA2" w:rsidP="0047663D">
            <w:pPr>
              <w:pStyle w:val="Paragraphedeliste"/>
              <w:numPr>
                <w:ilvl w:val="0"/>
                <w:numId w:val="24"/>
              </w:numPr>
            </w:pPr>
            <w:r>
              <w:t>Charging Backend,</w:t>
            </w:r>
          </w:p>
          <w:p w:rsidR="00AD7AA2" w:rsidRDefault="00AD7AA2" w:rsidP="0047663D">
            <w:pPr>
              <w:pStyle w:val="Paragraphedeliste"/>
              <w:numPr>
                <w:ilvl w:val="0"/>
                <w:numId w:val="24"/>
              </w:numPr>
            </w:pPr>
            <w:r>
              <w:t>Revenue Sharing Service (RSS)</w:t>
            </w:r>
          </w:p>
          <w:p w:rsidR="00AD7AA2" w:rsidRDefault="00AD7AA2" w:rsidP="0047663D">
            <w:pPr>
              <w:pStyle w:val="Paragraphedeliste"/>
              <w:numPr>
                <w:ilvl w:val="0"/>
                <w:numId w:val="24"/>
              </w:numPr>
            </w:pPr>
            <w:r>
              <w:t>Logic Proxy</w:t>
            </w:r>
          </w:p>
        </w:tc>
      </w:tr>
    </w:tbl>
    <w:p w:rsidR="00D36D19" w:rsidRDefault="00D36D19" w:rsidP="00D36D19"/>
    <w:p w:rsidR="00F2262F" w:rsidRDefault="00F2262F" w:rsidP="00D36D19">
      <w:r>
        <w:t>The compo</w:t>
      </w:r>
      <w:r w:rsidR="00E73ECC">
        <w:t>n</w:t>
      </w:r>
      <w:r>
        <w:t>ent</w:t>
      </w:r>
      <w:r w:rsidR="00E73ECC">
        <w:t xml:space="preserve">s will be deployed </w:t>
      </w:r>
      <w:r w:rsidR="00615935">
        <w:t>as services in containers, through a stack</w:t>
      </w:r>
      <w:r w:rsidR="00184030">
        <w:t xml:space="preserve"> </w:t>
      </w:r>
      <w:r w:rsidR="00615935">
        <w:t>file</w:t>
      </w:r>
      <w:r w:rsidR="00184030">
        <w:t>.</w:t>
      </w:r>
    </w:p>
    <w:p w:rsidR="00695EDD" w:rsidRDefault="00695EDD" w:rsidP="00695EDD"/>
    <w:p w:rsidR="00E90DD4" w:rsidRDefault="00E90DD4" w:rsidP="00E90DD4">
      <w:pPr>
        <w:pStyle w:val="Titre3"/>
      </w:pPr>
      <w:bookmarkStart w:id="219" w:name="_Toc499823547"/>
      <w:bookmarkStart w:id="220" w:name="_Toc501723008"/>
      <w:r>
        <w:t>Development Components</w:t>
      </w:r>
      <w:bookmarkEnd w:id="219"/>
      <w:bookmarkEnd w:id="220"/>
    </w:p>
    <w:p w:rsidR="00C42B58" w:rsidRDefault="00C42B58" w:rsidP="00E90DD4"/>
    <w:p w:rsidR="00E90DD4" w:rsidRDefault="0054227E" w:rsidP="00E90DD4">
      <w:r>
        <w:t xml:space="preserve">Fiware </w:t>
      </w:r>
      <w:r w:rsidR="006F4D91">
        <w:t>was proposing</w:t>
      </w:r>
      <w:r>
        <w:t xml:space="preserve"> to use </w:t>
      </w:r>
      <w:hyperlink r:id="rId105" w:history="1">
        <w:r w:rsidRPr="00714CD0">
          <w:rPr>
            <w:rStyle w:val="Lienhypertexte"/>
          </w:rPr>
          <w:t>FusionF</w:t>
        </w:r>
        <w:r w:rsidR="0042372D" w:rsidRPr="00714CD0">
          <w:rPr>
            <w:rStyle w:val="Lienhypertexte"/>
          </w:rPr>
          <w:t>orge</w:t>
        </w:r>
      </w:hyperlink>
      <w:r>
        <w:t xml:space="preserve"> (the software suite </w:t>
      </w:r>
      <w:r w:rsidR="0085199E">
        <w:t>originated from</w:t>
      </w:r>
      <w:r>
        <w:t xml:space="preserve"> </w:t>
      </w:r>
      <w:r w:rsidR="0085199E">
        <w:t xml:space="preserve">Forge that was running </w:t>
      </w:r>
      <w:r>
        <w:t>SourceForge</w:t>
      </w:r>
      <w:r w:rsidR="0085199E">
        <w:t>.net</w:t>
      </w:r>
      <w:r>
        <w:t>)</w:t>
      </w:r>
      <w:r w:rsidR="00276FED">
        <w:t>, Eclipse as an IDE</w:t>
      </w:r>
      <w:r w:rsidR="0042372D">
        <w:t xml:space="preserve"> as the set of tools for development</w:t>
      </w:r>
      <w:r w:rsidR="0085199E">
        <w:t>.</w:t>
      </w:r>
    </w:p>
    <w:p w:rsidR="0037146F" w:rsidRDefault="0037146F" w:rsidP="00E90DD4"/>
    <w:p w:rsidR="005B5738" w:rsidRDefault="0042372D" w:rsidP="00E90DD4">
      <w:r>
        <w:t>Now with the advent of Docker, Eclipse have evolve</w:t>
      </w:r>
      <w:r w:rsidR="00D95EAC">
        <w:t>d</w:t>
      </w:r>
      <w:r>
        <w:t xml:space="preserve"> towards the </w:t>
      </w:r>
      <w:r w:rsidR="00D6208A">
        <w:t xml:space="preserve">container </w:t>
      </w:r>
      <w:r>
        <w:t xml:space="preserve">paradigm and propose </w:t>
      </w:r>
      <w:hyperlink r:id="rId106" w:history="1">
        <w:r w:rsidRPr="0085199E">
          <w:rPr>
            <w:rStyle w:val="Lienhypertexte"/>
          </w:rPr>
          <w:t>Eclipse Che</w:t>
        </w:r>
      </w:hyperlink>
      <w:r w:rsidR="0037146F">
        <w:t xml:space="preserve"> as an IDE &amp; Developer Workspace server</w:t>
      </w:r>
      <w:r w:rsidR="005B5738">
        <w:t xml:space="preserve"> that works with Docker.</w:t>
      </w:r>
    </w:p>
    <w:p w:rsidR="0042372D" w:rsidRDefault="005B5738" w:rsidP="00E90DD4">
      <w:r w:rsidRPr="00974508">
        <w:rPr>
          <w:b/>
        </w:rPr>
        <w:t>It allows to develop Docker ready applications</w:t>
      </w:r>
      <w:r w:rsidR="0037146F">
        <w:t>, in addition it provides a RESTful API to interact with.</w:t>
      </w:r>
    </w:p>
    <w:p w:rsidR="0037146F" w:rsidRDefault="0037146F" w:rsidP="00E90DD4"/>
    <w:p w:rsidR="00F06249" w:rsidRDefault="00F06249" w:rsidP="00E90DD4">
      <w:r>
        <w:t>If for many applications</w:t>
      </w:r>
      <w:r w:rsidR="00D6208A">
        <w:t xml:space="preserve"> like dashboards,</w:t>
      </w:r>
      <w:r>
        <w:t xml:space="preserve"> </w:t>
      </w:r>
      <w:r w:rsidR="009633CD">
        <w:t xml:space="preserve">using </w:t>
      </w:r>
      <w:r>
        <w:t>Wirecloud component is a good solution, for more complex or even mobile application it is not adapted, so that Eclipse Che</w:t>
      </w:r>
      <w:r w:rsidR="0037146F">
        <w:t xml:space="preserve"> IDE</w:t>
      </w:r>
      <w:r>
        <w:t xml:space="preserve"> </w:t>
      </w:r>
      <w:r w:rsidR="00A12F71">
        <w:t>is</w:t>
      </w:r>
      <w:r w:rsidR="009633CD">
        <w:t xml:space="preserve"> an appropriate</w:t>
      </w:r>
      <w:r w:rsidR="00D6208A">
        <w:t xml:space="preserve"> solution</w:t>
      </w:r>
      <w:r w:rsidR="0037146F">
        <w:t xml:space="preserve"> to develop Docker ready applications</w:t>
      </w:r>
      <w:r w:rsidR="00A12F71">
        <w:t>.</w:t>
      </w:r>
    </w:p>
    <w:p w:rsidR="009633CD" w:rsidRDefault="009633CD" w:rsidP="00E90DD4"/>
    <w:p w:rsidR="0037146F" w:rsidRDefault="00EF2D7B" w:rsidP="00E90DD4">
      <w:r>
        <w:t xml:space="preserve">Eclipse Che is the next generation of IDE, </w:t>
      </w:r>
      <w:r w:rsidR="00C30D27">
        <w:t xml:space="preserve">it </w:t>
      </w:r>
      <w:r>
        <w:t xml:space="preserve">provides integrated connectors to git and SVN, so that it can be </w:t>
      </w:r>
      <w:r w:rsidR="00426071">
        <w:t xml:space="preserve">easily </w:t>
      </w:r>
      <w:r w:rsidR="009633CD">
        <w:t>connected to the</w:t>
      </w:r>
      <w:r>
        <w:t xml:space="preserve"> Gitlab of MNCA</w:t>
      </w:r>
      <w:r w:rsidR="00066145">
        <w:t>.</w:t>
      </w:r>
    </w:p>
    <w:p w:rsidR="00D67108" w:rsidRDefault="00D67108" w:rsidP="00E90DD4"/>
    <w:p w:rsidR="00066145" w:rsidRDefault="00066145" w:rsidP="00E90DD4">
      <w:r>
        <w:t xml:space="preserve">An Eclipse Che server can be set in a multi-users environment, it uses </w:t>
      </w:r>
      <w:hyperlink r:id="rId107" w:history="1">
        <w:r w:rsidRPr="002654A5">
          <w:rPr>
            <w:rStyle w:val="Lienhypertexte"/>
          </w:rPr>
          <w:t>Keycloak</w:t>
        </w:r>
      </w:hyperlink>
      <w:r>
        <w:t xml:space="preserve"> as IDM provider</w:t>
      </w:r>
      <w:r w:rsidR="00D61434">
        <w:t>, and a PostgreSQL database</w:t>
      </w:r>
      <w:r w:rsidR="00D1066A">
        <w:t xml:space="preserve"> for metadata.</w:t>
      </w:r>
    </w:p>
    <w:p w:rsidR="00D67108" w:rsidRDefault="00D67108" w:rsidP="00E90DD4"/>
    <w:p w:rsidR="00D67108" w:rsidRDefault="00D67108" w:rsidP="00E90DD4">
      <w:r w:rsidRPr="00D67108">
        <w:t xml:space="preserve">Keycloak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rsidR="009633CD" w:rsidRDefault="009633CD" w:rsidP="00E90DD4"/>
    <w:p w:rsidR="00D1066A" w:rsidRDefault="000633F4" w:rsidP="00E90DD4">
      <w:r>
        <w:t>An Eclipse Che Server using the IDM component, is</w:t>
      </w:r>
      <w:r w:rsidR="0003268B">
        <w:t xml:space="preserve"> the right</w:t>
      </w:r>
      <w:r>
        <w:t xml:space="preserve"> candidate for the </w:t>
      </w:r>
      <w:r w:rsidR="003F706F">
        <w:t>development</w:t>
      </w:r>
      <w:r>
        <w:t xml:space="preserve"> IDE</w:t>
      </w:r>
      <w:r w:rsidR="00510571">
        <w:t xml:space="preserve"> for </w:t>
      </w:r>
      <w:r>
        <w:t xml:space="preserve">the </w:t>
      </w:r>
      <w:r w:rsidR="009633CD">
        <w:t xml:space="preserve">MNCA </w:t>
      </w:r>
      <w:r>
        <w:t>smart city platform</w:t>
      </w:r>
      <w:r w:rsidR="009338CC">
        <w:t xml:space="preserve">, as the component </w:t>
      </w:r>
      <w:r w:rsidR="006632FC">
        <w:t>works natively with Docker</w:t>
      </w:r>
      <w:r w:rsidR="0003268B">
        <w:t>, it will be part of the PAAS</w:t>
      </w:r>
      <w:r w:rsidR="00457AD4">
        <w:t xml:space="preserve"> provided in the platform</w:t>
      </w:r>
      <w:r w:rsidR="00864B5C">
        <w:t>.</w:t>
      </w:r>
    </w:p>
    <w:p w:rsidR="002D2DF7" w:rsidRDefault="002D2DF7" w:rsidP="00E90DD4"/>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D67108" w:rsidTr="005D4ED7">
        <w:tc>
          <w:tcPr>
            <w:tcW w:w="2698" w:type="dxa"/>
          </w:tcPr>
          <w:p w:rsidR="00D67108" w:rsidRDefault="00D67108" w:rsidP="005D4ED7">
            <w:pPr>
              <w:rPr>
                <w:b/>
                <w:bCs/>
              </w:rPr>
            </w:pPr>
            <w:r>
              <w:rPr>
                <w:b/>
                <w:bCs/>
              </w:rPr>
              <w:t>Architecture Component</w:t>
            </w:r>
          </w:p>
        </w:tc>
        <w:tc>
          <w:tcPr>
            <w:tcW w:w="3818" w:type="dxa"/>
          </w:tcPr>
          <w:p w:rsidR="00D67108" w:rsidRDefault="00D67108" w:rsidP="005D4ED7">
            <w:pPr>
              <w:rPr>
                <w:b/>
                <w:bCs/>
              </w:rPr>
            </w:pPr>
            <w:r>
              <w:rPr>
                <w:b/>
                <w:bCs/>
              </w:rPr>
              <w:t>Component Elements</w:t>
            </w:r>
          </w:p>
        </w:tc>
      </w:tr>
      <w:tr w:rsidR="00D67108" w:rsidTr="005D4ED7">
        <w:tc>
          <w:tcPr>
            <w:tcW w:w="2698" w:type="dxa"/>
          </w:tcPr>
          <w:p w:rsidR="00D67108" w:rsidRDefault="00D67108" w:rsidP="005D4ED7">
            <w:r>
              <w:t>Database Server</w:t>
            </w:r>
          </w:p>
        </w:tc>
        <w:tc>
          <w:tcPr>
            <w:tcW w:w="3818" w:type="dxa"/>
          </w:tcPr>
          <w:p w:rsidR="00D67108" w:rsidRDefault="00D67108" w:rsidP="005D4ED7">
            <w:r>
              <w:t>Postgre</w:t>
            </w:r>
            <w:r w:rsidR="00691EE1">
              <w:t>SQL</w:t>
            </w:r>
            <w:r>
              <w:t>/Citus</w:t>
            </w:r>
          </w:p>
        </w:tc>
      </w:tr>
      <w:tr w:rsidR="00D67108" w:rsidTr="005D4ED7">
        <w:tc>
          <w:tcPr>
            <w:tcW w:w="2698" w:type="dxa"/>
          </w:tcPr>
          <w:p w:rsidR="00D67108" w:rsidRDefault="00D67108" w:rsidP="005D4ED7">
            <w:r>
              <w:t>Applications</w:t>
            </w:r>
          </w:p>
        </w:tc>
        <w:tc>
          <w:tcPr>
            <w:tcW w:w="3818" w:type="dxa"/>
          </w:tcPr>
          <w:p w:rsidR="00D67108" w:rsidRDefault="00D67108" w:rsidP="005D4ED7">
            <w:r>
              <w:t>Elipse Che</w:t>
            </w:r>
          </w:p>
          <w:p w:rsidR="00D67108" w:rsidRDefault="00C026FD" w:rsidP="005D4ED7">
            <w:r>
              <w:t>Keyclo</w:t>
            </w:r>
            <w:r w:rsidR="002701BE">
              <w:t>ack (or Keyrock) for security</w:t>
            </w:r>
          </w:p>
          <w:p w:rsidR="00254BE5" w:rsidRDefault="00254BE5" w:rsidP="005D4ED7">
            <w:r>
              <w:lastRenderedPageBreak/>
              <w:t>GitLab SCM</w:t>
            </w:r>
            <w:r w:rsidR="00AF43DF">
              <w:t>/PM</w:t>
            </w:r>
          </w:p>
        </w:tc>
      </w:tr>
    </w:tbl>
    <w:p w:rsidR="00D67108" w:rsidRDefault="00D67108" w:rsidP="00E90DD4"/>
    <w:p w:rsidR="00864B5C" w:rsidRDefault="00254BE5" w:rsidP="00E90DD4">
      <w:r>
        <w:t>D</w:t>
      </w:r>
      <w:r w:rsidR="00CC4674">
        <w:t xml:space="preserve">eployed </w:t>
      </w:r>
      <w:r>
        <w:t>as a</w:t>
      </w:r>
      <w:r w:rsidR="004C2550">
        <w:t xml:space="preserve"> container,</w:t>
      </w:r>
      <w:r w:rsidR="000363D4">
        <w:t xml:space="preserve"> the component can be replicated</w:t>
      </w:r>
      <w:r w:rsidR="00DD1F44">
        <w:t xml:space="preserve"> to provide HA</w:t>
      </w:r>
      <w:r w:rsidR="004C2550">
        <w:t xml:space="preserve">, and scaled up, by using </w:t>
      </w:r>
      <w:r w:rsidR="00E27A97">
        <w:t>a service through the use of Docker stack file</w:t>
      </w:r>
      <w:r w:rsidR="00C42B58">
        <w:t>.</w:t>
      </w:r>
    </w:p>
    <w:p w:rsidR="00E90DD4" w:rsidRDefault="00E90DD4" w:rsidP="00E90DD4">
      <w:pPr>
        <w:pStyle w:val="Titre3"/>
      </w:pPr>
      <w:bookmarkStart w:id="221" w:name="_Toc499823548"/>
      <w:bookmarkStart w:id="222" w:name="_Toc501723009"/>
      <w:r>
        <w:t>Monitoring Components</w:t>
      </w:r>
      <w:bookmarkEnd w:id="221"/>
      <w:bookmarkEnd w:id="222"/>
    </w:p>
    <w:p w:rsidR="0022010B" w:rsidRPr="0022010B" w:rsidRDefault="0022010B" w:rsidP="0022010B"/>
    <w:p w:rsidR="006E7247" w:rsidRDefault="00531991" w:rsidP="00E90DD4">
      <w:hyperlink r:id="rId108" w:history="1">
        <w:r w:rsidR="0042372D" w:rsidRPr="006E7247">
          <w:rPr>
            <w:rStyle w:val="Lienhypertexte"/>
          </w:rPr>
          <w:t>Portainer</w:t>
        </w:r>
      </w:hyperlink>
      <w:r w:rsidR="0042372D">
        <w:t xml:space="preserve"> </w:t>
      </w:r>
      <w:r w:rsidR="00186569">
        <w:t xml:space="preserve">will be used </w:t>
      </w:r>
      <w:r w:rsidR="0042372D">
        <w:t xml:space="preserve">for </w:t>
      </w:r>
      <w:r w:rsidR="00186569">
        <w:t>real time</w:t>
      </w:r>
      <w:r w:rsidR="0042372D">
        <w:t xml:space="preserve"> management</w:t>
      </w:r>
      <w:r w:rsidR="00186569">
        <w:t xml:space="preserve"> &amp; monitoring of services and the composing</w:t>
      </w:r>
      <w:r w:rsidR="00186569" w:rsidRPr="00186569">
        <w:t xml:space="preserve"> </w:t>
      </w:r>
      <w:r w:rsidR="00FE6D47">
        <w:t>containers of the swarm.</w:t>
      </w:r>
    </w:p>
    <w:p w:rsidR="00FE6D47" w:rsidRDefault="00FE6D47" w:rsidP="00E90DD4">
      <w:r>
        <w:t xml:space="preserve">Portainer on </w:t>
      </w:r>
      <w:hyperlink r:id="rId109" w:history="1">
        <w:r w:rsidRPr="00FE6D47">
          <w:rPr>
            <w:rStyle w:val="Lienhypertexte"/>
          </w:rPr>
          <w:t>Github</w:t>
        </w:r>
      </w:hyperlink>
      <w:r>
        <w:t>.</w:t>
      </w:r>
    </w:p>
    <w:p w:rsidR="00E90DD4" w:rsidRDefault="00186569" w:rsidP="00E90DD4">
      <w:r>
        <w:t xml:space="preserve">Portainer will be replicated on </w:t>
      </w:r>
      <w:r w:rsidR="00D51DBA">
        <w:t xml:space="preserve">several </w:t>
      </w:r>
      <w:r w:rsidR="006E7247">
        <w:t xml:space="preserve">nodes with several </w:t>
      </w:r>
      <w:r w:rsidR="00D51DBA">
        <w:t>instances, ideally on each swarm manager</w:t>
      </w:r>
      <w:r w:rsidR="00B23AB4">
        <w:t xml:space="preserve"> (mandatory to have vision of the swarm)</w:t>
      </w:r>
      <w:r w:rsidR="00FE6D47">
        <w:t>.</w:t>
      </w:r>
    </w:p>
    <w:p w:rsidR="006E7247" w:rsidRDefault="006E7247" w:rsidP="00E90DD4">
      <w:r>
        <w:t>As Portainer don’t use a Database, but store it’s configuration in files, mainly for user and dependencies management, so that those configuration files should be stored in a</w:t>
      </w:r>
      <w:r w:rsidR="00B23AB4">
        <w:t xml:space="preserve"> secured </w:t>
      </w:r>
      <w:r>
        <w:t>NFS storage volume, shared by all instances</w:t>
      </w:r>
      <w:r w:rsidR="00B23AB4">
        <w:t>.</w:t>
      </w:r>
    </w:p>
    <w:p w:rsidR="00606A0A" w:rsidRDefault="00606A0A" w:rsidP="00E90DD4"/>
    <w:p w:rsidR="00606A0A" w:rsidRDefault="00606A0A" w:rsidP="00E90DD4">
      <w:r>
        <w:t>Fiware</w:t>
      </w:r>
      <w:r w:rsidR="000F1EC0">
        <w:t xml:space="preserve"> in its catalog provides modules</w:t>
      </w:r>
      <w:r w:rsidR="007B1ED0" w:rsidRPr="007B1ED0">
        <w:t xml:space="preserve"> </w:t>
      </w:r>
      <w:r w:rsidR="007B1ED0">
        <w:t xml:space="preserve">intended for monitoring: </w:t>
      </w:r>
      <w:hyperlink r:id="rId110" w:history="1">
        <w:r w:rsidR="007B1ED0" w:rsidRPr="007B1ED0">
          <w:rPr>
            <w:rStyle w:val="Lienhypertexte"/>
          </w:rPr>
          <w:t>on Telefonica github</w:t>
        </w:r>
      </w:hyperlink>
      <w:r w:rsidR="00D92A55">
        <w:t xml:space="preserve">, it’s composed of </w:t>
      </w:r>
      <w:r w:rsidR="00FB40BE">
        <w:t>some probes</w:t>
      </w:r>
      <w:r w:rsidR="00D237A1">
        <w:t xml:space="preserve"> sending information </w:t>
      </w:r>
      <w:r w:rsidR="00FD3E7D">
        <w:t>about the status of a comp</w:t>
      </w:r>
      <w:r w:rsidR="00F01C37">
        <w:t>o</w:t>
      </w:r>
      <w:r w:rsidR="00FD3E7D">
        <w:t>nent</w:t>
      </w:r>
      <w:r w:rsidR="002836FF">
        <w:t xml:space="preserve">, </w:t>
      </w:r>
      <w:r w:rsidR="00FD3E7D">
        <w:t>to</w:t>
      </w:r>
      <w:r w:rsidR="002836FF">
        <w:t xml:space="preserve"> a </w:t>
      </w:r>
      <w:r w:rsidR="00B918F2">
        <w:t xml:space="preserve">module </w:t>
      </w:r>
      <w:r w:rsidR="00D237A1">
        <w:t>which</w:t>
      </w:r>
      <w:r w:rsidR="00FD3E7D">
        <w:t xml:space="preserve"> gather and convert</w:t>
      </w:r>
      <w:r w:rsidR="00F01C37">
        <w:t xml:space="preserve"> the information</w:t>
      </w:r>
      <w:r w:rsidR="00EF1D1E">
        <w:t>,</w:t>
      </w:r>
      <w:r w:rsidR="00BB2868">
        <w:t xml:space="preserve"> before sending it to a monitoring framework</w:t>
      </w:r>
      <w:r w:rsidR="00E10571">
        <w:t xml:space="preserve"> (Nagios, Zabbix</w:t>
      </w:r>
      <w:r w:rsidR="00DC7BAB">
        <w:t>…)</w:t>
      </w:r>
    </w:p>
    <w:p w:rsidR="00186569" w:rsidRDefault="00186569" w:rsidP="00E90DD4"/>
    <w:p w:rsidR="005C2F1E" w:rsidRDefault="00531991" w:rsidP="00E90DD4">
      <w:hyperlink r:id="rId111" w:history="1">
        <w:r w:rsidR="00340E31" w:rsidRPr="005C2F1E">
          <w:rPr>
            <w:rStyle w:val="Lienhypertexte"/>
          </w:rPr>
          <w:t>Centreon</w:t>
        </w:r>
      </w:hyperlink>
      <w:r w:rsidR="00340E31">
        <w:t xml:space="preserve"> is already in use </w:t>
      </w:r>
      <w:r w:rsidR="00DC7BAB">
        <w:t xml:space="preserve">as the </w:t>
      </w:r>
      <w:r w:rsidR="005C2F1E">
        <w:t xml:space="preserve">monitoring </w:t>
      </w:r>
      <w:r w:rsidR="00C93E1A">
        <w:t>framework of</w:t>
      </w:r>
      <w:r w:rsidR="005C2F1E">
        <w:t xml:space="preserve"> MNCA.</w:t>
      </w:r>
    </w:p>
    <w:p w:rsidR="0042372D" w:rsidRDefault="00340E31" w:rsidP="00E90DD4">
      <w:r>
        <w:t xml:space="preserve">containers should be instrumented with </w:t>
      </w:r>
      <w:r w:rsidR="00AD7C9C">
        <w:t xml:space="preserve">needed </w:t>
      </w:r>
      <w:r w:rsidR="00186569">
        <w:t>check</w:t>
      </w:r>
      <w:r w:rsidR="00AD7C9C">
        <w:t xml:space="preserve"> modules to monitor services and nodes in the platform from the Centreon, an additional Centreon service </w:t>
      </w:r>
      <w:r w:rsidR="005A634F">
        <w:t>could</w:t>
      </w:r>
      <w:r w:rsidR="00AD7C9C">
        <w:t xml:space="preserve"> be added in the platform</w:t>
      </w:r>
      <w:r w:rsidR="005A634F">
        <w:t xml:space="preserve"> if needed</w:t>
      </w:r>
      <w:r w:rsidR="00AD7C9C">
        <w:t>.</w:t>
      </w:r>
    </w:p>
    <w:p w:rsidR="00186569" w:rsidRDefault="00186569" w:rsidP="00E90DD4"/>
    <w:p w:rsidR="00321279" w:rsidRDefault="00321279" w:rsidP="00E90DD4">
      <w:r>
        <w:t>One thing to think about</w:t>
      </w:r>
      <w:r w:rsidR="00ED0FDD">
        <w:t>,</w:t>
      </w:r>
      <w:r>
        <w:t xml:space="preserve"> is the expansion of the platform, in terms of numbers of services deployed, this will lead to complexify the task of monitoring configuration</w:t>
      </w:r>
      <w:r w:rsidR="00121777">
        <w:t>,</w:t>
      </w:r>
      <w:r>
        <w:t xml:space="preserve"> if it remains manual, so that it’s worth to think about automatic services discovery to simplify and automate monitoring for OPS</w:t>
      </w:r>
    </w:p>
    <w:p w:rsidR="006A6105" w:rsidRDefault="006A6105" w:rsidP="00E90DD4"/>
    <w:p w:rsidR="009633CD" w:rsidRDefault="009633CD" w:rsidP="00E90DD4">
      <w:pPr>
        <w:rPr>
          <w:rStyle w:val="Lienhypertexte"/>
        </w:rPr>
      </w:pPr>
      <w:r>
        <w:t>One solution should be to use</w:t>
      </w:r>
      <w:r w:rsidR="006A6105">
        <w:t xml:space="preserve"> </w:t>
      </w:r>
      <w:hyperlink r:id="rId112" w:history="1">
        <w:r w:rsidR="006A6105" w:rsidRPr="006A6105">
          <w:rPr>
            <w:rStyle w:val="Lienhypertexte"/>
          </w:rPr>
          <w:t>Consul</w:t>
        </w:r>
      </w:hyperlink>
      <w:r w:rsidR="006A6105">
        <w:t xml:space="preserve"> from Hashicorp for services discovery, but Centreon provides also a module for </w:t>
      </w:r>
      <w:hyperlink r:id="rId113" w:history="1">
        <w:r w:rsidR="006A6105" w:rsidRPr="006A6105">
          <w:rPr>
            <w:rStyle w:val="Lienhypertexte"/>
          </w:rPr>
          <w:t>auto discovery of services</w:t>
        </w:r>
      </w:hyperlink>
      <w:r w:rsidR="004B7CB8">
        <w:t xml:space="preserve"> (commercial) or a </w:t>
      </w:r>
      <w:r w:rsidR="00B1486B">
        <w:t xml:space="preserve">free </w:t>
      </w:r>
      <w:r w:rsidR="004B7CB8">
        <w:t xml:space="preserve">community version: </w:t>
      </w:r>
      <w:hyperlink r:id="rId114" w:history="1">
        <w:r w:rsidR="004B7CB8" w:rsidRPr="004B7CB8">
          <w:rPr>
            <w:rStyle w:val="Lienhypertexte"/>
          </w:rPr>
          <w:t>centreon-discovery</w:t>
        </w:r>
      </w:hyperlink>
    </w:p>
    <w:p w:rsidR="0041407D" w:rsidRDefault="0041407D" w:rsidP="00E90DD4">
      <w:pPr>
        <w:rPr>
          <w:rStyle w:val="Lienhypertexte"/>
        </w:rPr>
      </w:pPr>
    </w:p>
    <w:p w:rsidR="0041407D" w:rsidRDefault="00531991" w:rsidP="0041407D">
      <w:hyperlink r:id="rId115" w:history="1">
        <w:r w:rsidR="0041407D" w:rsidRPr="0003792A">
          <w:rPr>
            <w:rStyle w:val="Lienhypertexte"/>
          </w:rPr>
          <w:t>Rancher</w:t>
        </w:r>
      </w:hyperlink>
      <w:r w:rsidR="0041407D">
        <w:t xml:space="preserve"> provides monitoring on containers and nodes, and in swarm mode, it deploys also a Portainer.</w:t>
      </w:r>
    </w:p>
    <w:p w:rsidR="00C82108" w:rsidRDefault="00C82108" w:rsidP="0041407D"/>
    <w:p w:rsidR="00C82108" w:rsidRDefault="00C82108" w:rsidP="0041407D">
      <w:r>
        <w:t xml:space="preserve">Another </w:t>
      </w:r>
      <w:r w:rsidR="009E72D7">
        <w:t>concern</w:t>
      </w:r>
      <w:r>
        <w:t xml:space="preserve"> is to be able to </w:t>
      </w:r>
      <w:r w:rsidR="009A7EE1">
        <w:t>access any of the log files</w:t>
      </w:r>
      <w:r w:rsidR="0063380B">
        <w:t xml:space="preserve"> produced by components</w:t>
      </w:r>
      <w:r w:rsidR="001A4FEA">
        <w:t xml:space="preserve">, </w:t>
      </w:r>
      <w:hyperlink r:id="rId116" w:anchor="supported-logging-drivers" w:history="1">
        <w:r w:rsidR="001A4FEA" w:rsidRPr="001C5385">
          <w:rPr>
            <w:rStyle w:val="Lienhypertexte"/>
          </w:rPr>
          <w:t xml:space="preserve">Docker </w:t>
        </w:r>
        <w:r w:rsidR="0036662D" w:rsidRPr="001C5385">
          <w:rPr>
            <w:rStyle w:val="Lienhypertexte"/>
          </w:rPr>
          <w:t>supports</w:t>
        </w:r>
        <w:r w:rsidR="001A4FEA" w:rsidRPr="001C5385">
          <w:rPr>
            <w:rStyle w:val="Lienhypertexte"/>
          </w:rPr>
          <w:t xml:space="preserve"> </w:t>
        </w:r>
        <w:r w:rsidR="00EB047B" w:rsidRPr="001C5385">
          <w:rPr>
            <w:rStyle w:val="Lienhypertexte"/>
          </w:rPr>
          <w:t xml:space="preserve">many </w:t>
        </w:r>
        <w:r w:rsidR="001A4FEA" w:rsidRPr="001C5385">
          <w:rPr>
            <w:rStyle w:val="Lienhypertexte"/>
          </w:rPr>
          <w:t>different logging drivers</w:t>
        </w:r>
      </w:hyperlink>
      <w:r w:rsidR="0016293C">
        <w:t xml:space="preserve">: default is </w:t>
      </w:r>
      <w:r w:rsidR="00BC4793">
        <w:t xml:space="preserve">json-file, but Journald or syslog can be </w:t>
      </w:r>
      <w:r w:rsidR="00D87474">
        <w:t>used.</w:t>
      </w:r>
    </w:p>
    <w:p w:rsidR="001D41D4" w:rsidRDefault="001D41D4" w:rsidP="0041407D"/>
    <w:p w:rsidR="00D87474" w:rsidRPr="0041407D" w:rsidRDefault="00D87474" w:rsidP="0041407D">
      <w:r>
        <w:t xml:space="preserve">An interesting option should be to use </w:t>
      </w:r>
      <w:hyperlink r:id="rId117" w:history="1">
        <w:r w:rsidR="00F63978" w:rsidRPr="00962AE7">
          <w:rPr>
            <w:rStyle w:val="Lienhypertexte"/>
          </w:rPr>
          <w:t>gelf</w:t>
        </w:r>
        <w:r w:rsidR="006F01C6" w:rsidRPr="00962AE7">
          <w:rPr>
            <w:rStyle w:val="Lienhypertexte"/>
          </w:rPr>
          <w:t xml:space="preserve"> </w:t>
        </w:r>
        <w:r w:rsidR="00962AE7" w:rsidRPr="00962AE7">
          <w:rPr>
            <w:rStyle w:val="Lienhypertexte"/>
          </w:rPr>
          <w:t xml:space="preserve">logging </w:t>
        </w:r>
        <w:r w:rsidR="006F01C6" w:rsidRPr="00962AE7">
          <w:rPr>
            <w:rStyle w:val="Lienhypertexte"/>
          </w:rPr>
          <w:t>driver</w:t>
        </w:r>
      </w:hyperlink>
      <w:r w:rsidR="00F63978">
        <w:t xml:space="preserve">, </w:t>
      </w:r>
      <w:r w:rsidR="00A26BF0">
        <w:t>which w</w:t>
      </w:r>
      <w:r w:rsidR="00A26BF0" w:rsidRPr="00A26BF0">
        <w:t>rites log messages to a Graylog Extended Log Format (GELF) endpoint such as Graylog or Logstash</w:t>
      </w:r>
      <w:r w:rsidR="00A26BF0">
        <w:t xml:space="preserve">, using </w:t>
      </w:r>
      <w:r w:rsidR="000A1961">
        <w:t>Logstash the logs can be pushed into an Ela</w:t>
      </w:r>
      <w:r w:rsidR="00270F90">
        <w:t>s</w:t>
      </w:r>
      <w:r w:rsidR="000A1961">
        <w:t>tic</w:t>
      </w:r>
      <w:r w:rsidR="00270F90">
        <w:t>Search instance for analysis</w:t>
      </w:r>
      <w:r w:rsidR="00A26BF0" w:rsidRPr="00A26BF0">
        <w:t>.</w:t>
      </w:r>
    </w:p>
    <w:p w:rsidR="00AD7C9C" w:rsidRDefault="00AD7C9C" w:rsidP="00E90DD4"/>
    <w:p w:rsidR="00E83CEF" w:rsidRDefault="00E83CEF" w:rsidP="00E83CEF">
      <w:pPr>
        <w:pStyle w:val="Titre3"/>
      </w:pPr>
      <w:bookmarkStart w:id="223" w:name="_Toc497140578"/>
      <w:bookmarkStart w:id="224" w:name="_Toc497322751"/>
      <w:bookmarkStart w:id="225" w:name="_Toc499823549"/>
      <w:bookmarkStart w:id="226" w:name="_Toc501723010"/>
      <w:bookmarkEnd w:id="223"/>
      <w:bookmarkEnd w:id="224"/>
      <w:r>
        <w:t>Poi Data Provider Component</w:t>
      </w:r>
      <w:bookmarkEnd w:id="225"/>
      <w:bookmarkEnd w:id="226"/>
    </w:p>
    <w:p w:rsidR="00B1486B" w:rsidRPr="00B1486B" w:rsidRDefault="00B1486B" w:rsidP="00B1486B"/>
    <w:p w:rsidR="00E83CEF" w:rsidRDefault="00E83CEF" w:rsidP="00E83CEF">
      <w:r>
        <w:t>Fiware GE to provide Point Of Interest (POI) management.</w:t>
      </w:r>
    </w:p>
    <w:p w:rsidR="007D0319" w:rsidRDefault="00E83CEF" w:rsidP="00015DD1">
      <w:r>
        <w:t xml:space="preserve">On Fiware Catalog: </w:t>
      </w:r>
      <w:hyperlink r:id="rId118" w:history="1">
        <w:r w:rsidRPr="00E83CEF">
          <w:rPr>
            <w:rStyle w:val="Lienhypertexte"/>
          </w:rPr>
          <w:t>POI Data Provider</w:t>
        </w:r>
      </w:hyperlink>
    </w:p>
    <w:p w:rsidR="00374AC6" w:rsidRDefault="00374AC6" w:rsidP="00015DD1"/>
    <w:p w:rsidR="00374AC6" w:rsidRDefault="00374AC6" w:rsidP="00374AC6">
      <w:r>
        <w:t>POI (Points of interest) Generic Enabler is a web server kit that supports</w:t>
      </w:r>
    </w:p>
    <w:p w:rsidR="00374AC6" w:rsidRDefault="00374AC6" w:rsidP="0047663D">
      <w:pPr>
        <w:pStyle w:val="Paragraphedeliste"/>
        <w:numPr>
          <w:ilvl w:val="0"/>
          <w:numId w:val="29"/>
        </w:numPr>
      </w:pPr>
      <w:r>
        <w:t>storing information related to locations</w:t>
      </w:r>
    </w:p>
    <w:p w:rsidR="00374AC6" w:rsidRDefault="00374AC6" w:rsidP="0047663D">
      <w:pPr>
        <w:pStyle w:val="Paragraphedeliste"/>
        <w:numPr>
          <w:ilvl w:val="0"/>
          <w:numId w:val="29"/>
        </w:numPr>
      </w:pPr>
      <w:r>
        <w:t>serving queries by location and other criteria</w:t>
      </w:r>
    </w:p>
    <w:p w:rsidR="00374AC6" w:rsidRDefault="00374AC6" w:rsidP="0047663D">
      <w:pPr>
        <w:pStyle w:val="Paragraphedeliste"/>
        <w:numPr>
          <w:ilvl w:val="0"/>
          <w:numId w:val="29"/>
        </w:numPr>
      </w:pPr>
      <w:r>
        <w:t>can be configured to meet your data needs</w:t>
      </w:r>
    </w:p>
    <w:p w:rsidR="00374AC6" w:rsidRDefault="00374AC6" w:rsidP="00374AC6"/>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374AC6" w:rsidTr="006C6123">
        <w:tc>
          <w:tcPr>
            <w:tcW w:w="2698" w:type="dxa"/>
          </w:tcPr>
          <w:p w:rsidR="00374AC6" w:rsidRDefault="00374AC6" w:rsidP="006C6123">
            <w:pPr>
              <w:rPr>
                <w:b/>
                <w:bCs/>
              </w:rPr>
            </w:pPr>
            <w:r>
              <w:rPr>
                <w:b/>
                <w:bCs/>
              </w:rPr>
              <w:t>Architecture Component</w:t>
            </w:r>
          </w:p>
        </w:tc>
        <w:tc>
          <w:tcPr>
            <w:tcW w:w="3818" w:type="dxa"/>
          </w:tcPr>
          <w:p w:rsidR="00374AC6" w:rsidRDefault="00374AC6" w:rsidP="006C6123">
            <w:pPr>
              <w:rPr>
                <w:b/>
                <w:bCs/>
              </w:rPr>
            </w:pPr>
            <w:r>
              <w:rPr>
                <w:b/>
                <w:bCs/>
              </w:rPr>
              <w:t>Component Elements</w:t>
            </w:r>
          </w:p>
        </w:tc>
      </w:tr>
      <w:tr w:rsidR="00374AC6" w:rsidTr="006C6123">
        <w:tc>
          <w:tcPr>
            <w:tcW w:w="2698" w:type="dxa"/>
          </w:tcPr>
          <w:p w:rsidR="00374AC6" w:rsidRDefault="00374AC6" w:rsidP="006C6123">
            <w:r>
              <w:t>Database Server</w:t>
            </w:r>
          </w:p>
        </w:tc>
        <w:tc>
          <w:tcPr>
            <w:tcW w:w="3818" w:type="dxa"/>
          </w:tcPr>
          <w:p w:rsidR="00374AC6" w:rsidRPr="00111194" w:rsidRDefault="00374AC6" w:rsidP="006C6123">
            <w:pPr>
              <w:rPr>
                <w:lang w:val="fr-FR"/>
              </w:rPr>
            </w:pPr>
            <w:r w:rsidRPr="00111194">
              <w:rPr>
                <w:lang w:val="fr-FR"/>
              </w:rPr>
              <w:t xml:space="preserve">Postgresql/Citus + </w:t>
            </w:r>
            <w:hyperlink r:id="rId119" w:history="1">
              <w:r w:rsidRPr="00111194">
                <w:rPr>
                  <w:rStyle w:val="Lienhypertexte"/>
                  <w:lang w:val="fr-FR"/>
                </w:rPr>
                <w:t>PostGIS</w:t>
              </w:r>
            </w:hyperlink>
            <w:r w:rsidR="00111194" w:rsidRPr="00111194">
              <w:rPr>
                <w:lang w:val="fr-FR"/>
              </w:rPr>
              <w:t xml:space="preserve"> (spatial ex</w:t>
            </w:r>
            <w:r w:rsidR="00111194">
              <w:rPr>
                <w:lang w:val="fr-FR"/>
              </w:rPr>
              <w:t>tension)</w:t>
            </w:r>
          </w:p>
          <w:p w:rsidR="00374AC6" w:rsidRDefault="00374AC6" w:rsidP="006C6123">
            <w:r>
              <w:t>MongoDB</w:t>
            </w:r>
          </w:p>
        </w:tc>
      </w:tr>
      <w:tr w:rsidR="00374AC6" w:rsidTr="006C6123">
        <w:tc>
          <w:tcPr>
            <w:tcW w:w="2698" w:type="dxa"/>
          </w:tcPr>
          <w:p w:rsidR="00374AC6" w:rsidRDefault="00374AC6" w:rsidP="006C6123">
            <w:r>
              <w:t>Applications</w:t>
            </w:r>
          </w:p>
        </w:tc>
        <w:tc>
          <w:tcPr>
            <w:tcW w:w="3818" w:type="dxa"/>
          </w:tcPr>
          <w:p w:rsidR="00374AC6" w:rsidRDefault="00374AC6" w:rsidP="00097B48">
            <w:r>
              <w:t>API back-end server</w:t>
            </w:r>
            <w:r w:rsidR="004877B2">
              <w:t xml:space="preserve"> written in </w:t>
            </w:r>
            <w:r w:rsidR="00A52CD3">
              <w:t>PHP</w:t>
            </w:r>
          </w:p>
        </w:tc>
      </w:tr>
    </w:tbl>
    <w:p w:rsidR="00374AC6" w:rsidRDefault="00374AC6" w:rsidP="00374AC6"/>
    <w:p w:rsidR="00374AC6" w:rsidRDefault="003C4641" w:rsidP="00374AC6">
      <w:r>
        <w:lastRenderedPageBreak/>
        <w:t xml:space="preserve">This component is </w:t>
      </w:r>
      <w:r w:rsidR="00A024FC">
        <w:t xml:space="preserve">not </w:t>
      </w:r>
      <w:r w:rsidR="00CA783F">
        <w:t>necessary</w:t>
      </w:r>
      <w:r w:rsidR="00B90D66">
        <w:t xml:space="preserve"> to the platform, since </w:t>
      </w:r>
      <w:r w:rsidR="00444A34">
        <w:t>POI</w:t>
      </w:r>
      <w:r w:rsidR="00FC05BC">
        <w:t>s</w:t>
      </w:r>
      <w:r w:rsidR="00444A34">
        <w:t xml:space="preserve"> </w:t>
      </w:r>
      <w:r w:rsidR="000642EF">
        <w:t>should already be</w:t>
      </w:r>
      <w:r w:rsidR="00444A34">
        <w:t xml:space="preserve"> represented as entities in the cont</w:t>
      </w:r>
      <w:r w:rsidR="00FC05BC">
        <w:t>e</w:t>
      </w:r>
      <w:r w:rsidR="00444A34">
        <w:t>xt broker</w:t>
      </w:r>
      <w:r w:rsidR="00FE6C1A">
        <w:t>.</w:t>
      </w:r>
    </w:p>
    <w:p w:rsidR="004A4547" w:rsidRDefault="007A277A" w:rsidP="00374AC6">
      <w:r>
        <w:t>Nevertheless,</w:t>
      </w:r>
      <w:r w:rsidR="00CF5F52">
        <w:t xml:space="preserve"> in some use cases </w:t>
      </w:r>
      <w:r w:rsidR="00900697">
        <w:t>such kind of component can be useful</w:t>
      </w:r>
      <w:r w:rsidR="00A20CC3">
        <w:t>,</w:t>
      </w:r>
      <w:r w:rsidR="00900697">
        <w:t xml:space="preserve"> </w:t>
      </w:r>
      <w:r w:rsidR="00AF6560">
        <w:t xml:space="preserve">in particular </w:t>
      </w:r>
      <w:r w:rsidR="00900697">
        <w:t xml:space="preserve">for </w:t>
      </w:r>
      <w:r w:rsidR="00AF6560">
        <w:t xml:space="preserve">location </w:t>
      </w:r>
      <w:r w:rsidR="0070359C">
        <w:t xml:space="preserve">based </w:t>
      </w:r>
      <w:r w:rsidR="00AF6560">
        <w:t>applications</w:t>
      </w:r>
      <w:r w:rsidR="00C740BE">
        <w:t xml:space="preserve"> with high demand for </w:t>
      </w:r>
      <w:r w:rsidR="00FA5A6F">
        <w:t>POIs.</w:t>
      </w:r>
    </w:p>
    <w:p w:rsidR="00E83CEF" w:rsidRDefault="00E83CEF" w:rsidP="00E83CEF">
      <w:pPr>
        <w:pStyle w:val="Titre3"/>
      </w:pPr>
      <w:bookmarkStart w:id="227" w:name="_Toc499823550"/>
      <w:bookmarkStart w:id="228" w:name="_Toc501723011"/>
      <w:r>
        <w:t>GIS Data Provider Component</w:t>
      </w:r>
      <w:bookmarkEnd w:id="227"/>
      <w:bookmarkEnd w:id="228"/>
    </w:p>
    <w:p w:rsidR="00E83CEF" w:rsidRDefault="00E83CEF" w:rsidP="00E83CEF">
      <w:r>
        <w:t xml:space="preserve">Fiware GE to provide </w:t>
      </w:r>
      <w:r w:rsidR="00007C07">
        <w:t xml:space="preserve">3D </w:t>
      </w:r>
      <w:r>
        <w:t>spatial data storage.</w:t>
      </w:r>
    </w:p>
    <w:p w:rsidR="00E83CEF" w:rsidRDefault="00E83CEF" w:rsidP="00E83CEF">
      <w:r w:rsidRPr="00E83CEF">
        <w:t>This GE is able to host geographical data and serve it in 3D form (where applica</w:t>
      </w:r>
      <w:r w:rsidR="00DE7FF5">
        <w:t>b</w:t>
      </w:r>
      <w:r w:rsidRPr="00E83CEF">
        <w:t xml:space="preserve">le) to both mobile and web clients. The GE implementation is based on open source Geoserver project (GPL licenced) and </w:t>
      </w:r>
      <w:hyperlink r:id="rId120" w:history="1">
        <w:r w:rsidRPr="00936A39">
          <w:rPr>
            <w:rStyle w:val="Lienhypertexte"/>
          </w:rPr>
          <w:t>W3DS</w:t>
        </w:r>
      </w:hyperlink>
      <w:r w:rsidR="000A3BC8">
        <w:t xml:space="preserve"> (Web 3D Service</w:t>
      </w:r>
      <w:r w:rsidR="004314AA">
        <w:t>)</w:t>
      </w:r>
      <w:r w:rsidRPr="00E83CEF">
        <w:t xml:space="preserve"> extension.</w:t>
      </w:r>
    </w:p>
    <w:p w:rsidR="00321100" w:rsidRDefault="00AF69EC" w:rsidP="00E83CEF">
      <w:r>
        <w:t xml:space="preserve">To note that W3DS has been </w:t>
      </w:r>
      <w:r w:rsidR="00D27746">
        <w:t>replaced at 3DPS (</w:t>
      </w:r>
      <w:hyperlink r:id="rId121" w:history="1">
        <w:r w:rsidR="00D27746" w:rsidRPr="00DE733B">
          <w:rPr>
            <w:rStyle w:val="Lienhypertexte"/>
          </w:rPr>
          <w:t>3D Portrayal Service</w:t>
        </w:r>
      </w:hyperlink>
      <w:r w:rsidR="00774A52">
        <w:t xml:space="preserve">) at </w:t>
      </w:r>
      <w:hyperlink r:id="rId122" w:history="1">
        <w:r w:rsidR="00774A52" w:rsidRPr="000937CC">
          <w:rPr>
            <w:rStyle w:val="Lienhypertexte"/>
          </w:rPr>
          <w:t>OGC</w:t>
        </w:r>
      </w:hyperlink>
      <w:r w:rsidR="00774A52">
        <w:t xml:space="preserve">, </w:t>
      </w:r>
      <w:r w:rsidR="006A693F">
        <w:t xml:space="preserve">and </w:t>
      </w:r>
      <w:r w:rsidR="00DB0B9D">
        <w:t xml:space="preserve">moreover </w:t>
      </w:r>
      <w:r w:rsidR="00793553">
        <w:t xml:space="preserve">the </w:t>
      </w:r>
      <w:r w:rsidR="00AA54AC">
        <w:t xml:space="preserve">Geoserver </w:t>
      </w:r>
      <w:r w:rsidR="00793553">
        <w:t xml:space="preserve">W3DS extension doesn’t seem to </w:t>
      </w:r>
      <w:r w:rsidR="00AA54AC">
        <w:t>exist anymore</w:t>
      </w:r>
      <w:r w:rsidR="000C24FC">
        <w:t xml:space="preserve"> in </w:t>
      </w:r>
      <w:r w:rsidR="004C27F0">
        <w:t>recent</w:t>
      </w:r>
      <w:r w:rsidR="000C24FC">
        <w:t xml:space="preserve"> version</w:t>
      </w:r>
      <w:r w:rsidR="004C27F0">
        <w:t>s</w:t>
      </w:r>
      <w:r w:rsidR="00AA54AC">
        <w:t>.</w:t>
      </w:r>
    </w:p>
    <w:p w:rsidR="00AD3A05" w:rsidRDefault="00AD3A05" w:rsidP="00E83CEF"/>
    <w:p w:rsidR="00E83CEF" w:rsidRDefault="00E83CEF" w:rsidP="00E83CEF">
      <w:r>
        <w:t xml:space="preserve">On Fiware catalog: </w:t>
      </w:r>
      <w:hyperlink r:id="rId123" w:history="1">
        <w:r w:rsidRPr="00E83CEF">
          <w:rPr>
            <w:rStyle w:val="Lienhypertexte"/>
          </w:rPr>
          <w:t>GIS data Provider</w:t>
        </w:r>
      </w:hyperlink>
    </w:p>
    <w:p w:rsidR="00E83CEF" w:rsidRDefault="00E83CEF" w:rsidP="00E83CEF">
      <w:pPr>
        <w:rPr>
          <w:rStyle w:val="Lienhypertexte"/>
        </w:rPr>
      </w:pPr>
      <w:r>
        <w:t xml:space="preserve">On readthedocs: </w:t>
      </w:r>
      <w:hyperlink r:id="rId124" w:history="1">
        <w:r w:rsidRPr="00E83CEF">
          <w:rPr>
            <w:rStyle w:val="Lienhypertexte"/>
          </w:rPr>
          <w:t>GIS Data Provider</w:t>
        </w:r>
      </w:hyperlink>
    </w:p>
    <w:p w:rsidR="00651ED0" w:rsidRDefault="00651ED0" w:rsidP="00E83CEF"/>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A52CD3" w:rsidTr="006C6123">
        <w:tc>
          <w:tcPr>
            <w:tcW w:w="2698" w:type="dxa"/>
          </w:tcPr>
          <w:p w:rsidR="00A52CD3" w:rsidRDefault="00A52CD3" w:rsidP="006C6123">
            <w:pPr>
              <w:rPr>
                <w:b/>
                <w:bCs/>
              </w:rPr>
            </w:pPr>
            <w:r>
              <w:rPr>
                <w:b/>
                <w:bCs/>
              </w:rPr>
              <w:t>Architecture Component</w:t>
            </w:r>
          </w:p>
        </w:tc>
        <w:tc>
          <w:tcPr>
            <w:tcW w:w="3818" w:type="dxa"/>
          </w:tcPr>
          <w:p w:rsidR="00A52CD3" w:rsidRDefault="00A52CD3" w:rsidP="006C6123">
            <w:pPr>
              <w:rPr>
                <w:b/>
                <w:bCs/>
              </w:rPr>
            </w:pPr>
            <w:r>
              <w:rPr>
                <w:b/>
                <w:bCs/>
              </w:rPr>
              <w:t>Component Elements</w:t>
            </w:r>
          </w:p>
        </w:tc>
      </w:tr>
      <w:tr w:rsidR="00A52CD3" w:rsidTr="006C6123">
        <w:tc>
          <w:tcPr>
            <w:tcW w:w="2698" w:type="dxa"/>
          </w:tcPr>
          <w:p w:rsidR="00A52CD3" w:rsidRDefault="00A52CD3" w:rsidP="006C6123">
            <w:r>
              <w:t>Database Server</w:t>
            </w:r>
          </w:p>
        </w:tc>
        <w:tc>
          <w:tcPr>
            <w:tcW w:w="3818" w:type="dxa"/>
          </w:tcPr>
          <w:p w:rsidR="00A52CD3" w:rsidRPr="00A30DEB" w:rsidRDefault="00A52CD3" w:rsidP="006C6123">
            <w:pPr>
              <w:rPr>
                <w:lang w:val="fr-FR"/>
              </w:rPr>
            </w:pPr>
            <w:r>
              <w:t xml:space="preserve">Postgresql/Citus + </w:t>
            </w:r>
            <w:hyperlink r:id="rId125" w:history="1">
              <w:r w:rsidR="00111194" w:rsidRPr="00111194">
                <w:rPr>
                  <w:rStyle w:val="Lienhypertexte"/>
                  <w:lang w:val="fr-FR"/>
                </w:rPr>
                <w:t>PostGIS</w:t>
              </w:r>
            </w:hyperlink>
            <w:r w:rsidR="00111194" w:rsidRPr="00111194">
              <w:rPr>
                <w:lang w:val="fr-FR"/>
              </w:rPr>
              <w:t xml:space="preserve"> (spatial ex</w:t>
            </w:r>
            <w:r w:rsidR="00111194">
              <w:rPr>
                <w:lang w:val="fr-FR"/>
              </w:rPr>
              <w:t>tension)</w:t>
            </w:r>
          </w:p>
        </w:tc>
      </w:tr>
      <w:tr w:rsidR="00A52CD3" w:rsidTr="006C6123">
        <w:tc>
          <w:tcPr>
            <w:tcW w:w="2698" w:type="dxa"/>
          </w:tcPr>
          <w:p w:rsidR="00A52CD3" w:rsidRDefault="00A52CD3" w:rsidP="006C6123">
            <w:r>
              <w:t>Applications</w:t>
            </w:r>
          </w:p>
        </w:tc>
        <w:tc>
          <w:tcPr>
            <w:tcW w:w="3818" w:type="dxa"/>
          </w:tcPr>
          <w:p w:rsidR="00A52CD3" w:rsidRDefault="00531991" w:rsidP="006C6123">
            <w:hyperlink r:id="rId126" w:history="1">
              <w:r w:rsidR="00A52CD3" w:rsidRPr="00D84681">
                <w:rPr>
                  <w:rStyle w:val="Lienhypertexte"/>
                </w:rPr>
                <w:t>GeoServer</w:t>
              </w:r>
            </w:hyperlink>
          </w:p>
        </w:tc>
      </w:tr>
    </w:tbl>
    <w:p w:rsidR="00651ED0" w:rsidRDefault="00651ED0" w:rsidP="00E83CEF"/>
    <w:p w:rsidR="00A52CD3" w:rsidRDefault="00381FA5" w:rsidP="00E83CEF">
      <w:r>
        <w:t xml:space="preserve">This component </w:t>
      </w:r>
      <w:r w:rsidR="00C4598D">
        <w:t xml:space="preserve">can be installed </w:t>
      </w:r>
      <w:r w:rsidR="00DD2AC9">
        <w:t xml:space="preserve">as a </w:t>
      </w:r>
      <w:r w:rsidR="00291CA5">
        <w:t>D</w:t>
      </w:r>
      <w:r w:rsidR="00DD2AC9">
        <w:t xml:space="preserve">ocker container: one of most used image </w:t>
      </w:r>
      <w:r w:rsidR="00291CA5">
        <w:t xml:space="preserve">on </w:t>
      </w:r>
      <w:hyperlink r:id="rId127" w:history="1">
        <w:r w:rsidR="00291CA5" w:rsidRPr="00461EAB">
          <w:rPr>
            <w:rStyle w:val="Lienhypertexte"/>
          </w:rPr>
          <w:t>DockerHub</w:t>
        </w:r>
      </w:hyperlink>
    </w:p>
    <w:p w:rsidR="00436AC5" w:rsidRDefault="00436AC5" w:rsidP="00E83CEF">
      <w:r>
        <w:t xml:space="preserve">The one from Fiware is </w:t>
      </w:r>
      <w:r w:rsidR="0065680F">
        <w:t xml:space="preserve">on </w:t>
      </w:r>
      <w:hyperlink r:id="rId128" w:history="1">
        <w:r w:rsidR="0065680F" w:rsidRPr="0065680F">
          <w:rPr>
            <w:rStyle w:val="Lienhypertexte"/>
          </w:rPr>
          <w:t>DockerHub</w:t>
        </w:r>
      </w:hyperlink>
      <w:r w:rsidR="002B7695">
        <w:t>, and provides the W3DS extension</w:t>
      </w:r>
      <w:r w:rsidR="00651ED0">
        <w:t>.</w:t>
      </w:r>
    </w:p>
    <w:p w:rsidR="006F5D24" w:rsidRDefault="006F5D24" w:rsidP="00E83CEF"/>
    <w:p w:rsidR="00651ED0" w:rsidRDefault="009E739A" w:rsidP="00E83CEF">
      <w:r>
        <w:t>T</w:t>
      </w:r>
      <w:r w:rsidR="00EC7516">
        <w:t xml:space="preserve">his GIS component is provided </w:t>
      </w:r>
      <w:r w:rsidR="004047E4">
        <w:t>to be able to store 3D spatial entities</w:t>
      </w:r>
      <w:r w:rsidR="001D23B8">
        <w:t xml:space="preserve"> (in </w:t>
      </w:r>
      <w:hyperlink r:id="rId129" w:history="1">
        <w:r w:rsidR="001D23B8" w:rsidRPr="001437E7">
          <w:rPr>
            <w:rStyle w:val="Lienhypertexte"/>
          </w:rPr>
          <w:t>XML3D</w:t>
        </w:r>
      </w:hyperlink>
      <w:r w:rsidR="001D23B8">
        <w:t xml:space="preserve">), and use it </w:t>
      </w:r>
      <w:r w:rsidR="001A4B7D">
        <w:t>through the W3DS interface</w:t>
      </w:r>
      <w:r w:rsidR="00927222">
        <w:t xml:space="preserve"> in AR or VR applications</w:t>
      </w:r>
      <w:r w:rsidR="006F5D24">
        <w:t xml:space="preserve">, </w:t>
      </w:r>
      <w:r w:rsidR="00576AE9">
        <w:t>it has no special connection with other Fiware components</w:t>
      </w:r>
      <w:r w:rsidR="0007038F">
        <w:t>.</w:t>
      </w:r>
    </w:p>
    <w:p w:rsidR="000D5BA1" w:rsidRDefault="000D5BA1" w:rsidP="00E83CEF"/>
    <w:p w:rsidR="001146DB" w:rsidRDefault="00042176" w:rsidP="00E83CEF">
      <w:r>
        <w:t>As soon as the needs are not identified for some application</w:t>
      </w:r>
      <w:r w:rsidR="00945108">
        <w:t>, it’s not really worth to install this component</w:t>
      </w:r>
      <w:r w:rsidR="004479C9">
        <w:t>.</w:t>
      </w:r>
    </w:p>
    <w:p w:rsidR="004479C9" w:rsidRDefault="004479C9" w:rsidP="00E83CEF">
      <w:r>
        <w:t>In addition</w:t>
      </w:r>
      <w:r w:rsidR="00570022">
        <w:t>,</w:t>
      </w:r>
      <w:r>
        <w:t xml:space="preserve"> </w:t>
      </w:r>
      <w:r w:rsidR="00454B95">
        <w:t xml:space="preserve">if </w:t>
      </w:r>
      <w:r>
        <w:t>the installation is very simple</w:t>
      </w:r>
      <w:r w:rsidR="00454B95">
        <w:t xml:space="preserve">, the </w:t>
      </w:r>
      <w:r w:rsidR="00F624AA">
        <w:t xml:space="preserve">data must be prepared and inserted in the </w:t>
      </w:r>
      <w:r w:rsidR="008423A6">
        <w:t>spatial database behind the Geoserver.</w:t>
      </w:r>
    </w:p>
    <w:p w:rsidR="0055191A" w:rsidRDefault="009024F2" w:rsidP="00E83CEF">
      <w:r>
        <w:t>The MNCA GIS department</w:t>
      </w:r>
      <w:r w:rsidR="005E3CA7">
        <w:t xml:space="preserve"> </w:t>
      </w:r>
      <w:r w:rsidR="00F34F70">
        <w:t xml:space="preserve">already </w:t>
      </w:r>
      <w:r w:rsidR="00F24813">
        <w:t xml:space="preserve">uses ESRI </w:t>
      </w:r>
      <w:r w:rsidR="00DA2B15">
        <w:t>products like ArcGIS to work</w:t>
      </w:r>
      <w:r w:rsidR="00874789">
        <w:t xml:space="preserve"> </w:t>
      </w:r>
      <w:r w:rsidR="006C727E">
        <w:t>on</w:t>
      </w:r>
      <w:r w:rsidR="00874789">
        <w:t xml:space="preserve"> spatial data</w:t>
      </w:r>
      <w:r w:rsidR="00CE6BBD">
        <w:t xml:space="preserve">, </w:t>
      </w:r>
      <w:r w:rsidR="00046EB7">
        <w:t xml:space="preserve">they </w:t>
      </w:r>
      <w:r w:rsidR="00D12D63">
        <w:t>may be able</w:t>
      </w:r>
      <w:r w:rsidR="00046EB7">
        <w:t xml:space="preserve"> produce XML3D models</w:t>
      </w:r>
      <w:r w:rsidR="005E38BE">
        <w:t xml:space="preserve"> to populate the </w:t>
      </w:r>
      <w:r w:rsidR="00A126CB">
        <w:t>GIS data provider.</w:t>
      </w:r>
    </w:p>
    <w:p w:rsidR="00190FE5" w:rsidRDefault="00190FE5" w:rsidP="00E83CEF"/>
    <w:p w:rsidR="00190FE5" w:rsidRDefault="00190FE5" w:rsidP="00190FE5">
      <w:pPr>
        <w:pStyle w:val="Titre3"/>
      </w:pPr>
      <w:bookmarkStart w:id="229" w:name="_Toc501723012"/>
      <w:r>
        <w:t>API Management Component</w:t>
      </w:r>
      <w:bookmarkEnd w:id="229"/>
    </w:p>
    <w:p w:rsidR="00190FE5" w:rsidRDefault="00190FE5" w:rsidP="00190FE5"/>
    <w:p w:rsidR="00D12D63" w:rsidRDefault="00D12D63" w:rsidP="00190FE5">
      <w:r w:rsidRPr="00D12D63">
        <w:t>API management is the process of creating and publishing web APIs, enforcing their usage policies, controlling access, collecting and analyzing usage statistics, and reporting on performance</w:t>
      </w:r>
      <w:r>
        <w:t>, but also</w:t>
      </w:r>
      <w:r w:rsidRPr="00D12D63">
        <w:t xml:space="preserve"> nurturing the subscriber community</w:t>
      </w:r>
      <w:r>
        <w:t xml:space="preserve"> to make it grow.</w:t>
      </w:r>
    </w:p>
    <w:p w:rsidR="00D12D63" w:rsidRDefault="00D12D63" w:rsidP="00190FE5"/>
    <w:p w:rsidR="00D12D63" w:rsidRDefault="00D12D63" w:rsidP="00190FE5">
      <w:r>
        <w:t>At the moment there’s no API management component</w:t>
      </w:r>
      <w:r w:rsidR="00F50BCE">
        <w:t xml:space="preserve"> available</w:t>
      </w:r>
      <w:r>
        <w:t xml:space="preserve"> in the Fiware catalog, the only found web reference is a news on the Fiware site dated july 28 2017: </w:t>
      </w:r>
      <w:hyperlink r:id="rId130" w:history="1">
        <w:r w:rsidRPr="00D12D63">
          <w:rPr>
            <w:rStyle w:val="Lienhypertexte"/>
          </w:rPr>
          <w:t>APINF CONTRIBUTES TOP CLASS API MANAGEMENT TECHNOLOGIES TO FIWARE PLATFORM</w:t>
        </w:r>
      </w:hyperlink>
    </w:p>
    <w:p w:rsidR="00580034" w:rsidRDefault="00302A6B" w:rsidP="00190FE5">
      <w:r>
        <w:t xml:space="preserve">The news announced the collaboration of the </w:t>
      </w:r>
      <w:hyperlink r:id="rId131" w:history="1">
        <w:r w:rsidRPr="00302A6B">
          <w:rPr>
            <w:rStyle w:val="Lienhypertexte"/>
          </w:rPr>
          <w:t>Apinf</w:t>
        </w:r>
      </w:hyperlink>
      <w:r>
        <w:t xml:space="preserve"> company </w:t>
      </w:r>
      <w:r w:rsidR="00580034">
        <w:t xml:space="preserve">on the API management GE implementation for the Fiware platform. </w:t>
      </w:r>
    </w:p>
    <w:p w:rsidR="00302A6B" w:rsidRDefault="00302A6B" w:rsidP="00190FE5">
      <w:r>
        <w:t xml:space="preserve">(the link is to apinf.org in the article is bad, but </w:t>
      </w:r>
      <w:r w:rsidR="00580034">
        <w:t xml:space="preserve">both </w:t>
      </w:r>
      <w:r>
        <w:t>domain</w:t>
      </w:r>
      <w:r w:rsidR="00580034">
        <w:t>s (.com &amp; .org)</w:t>
      </w:r>
      <w:r>
        <w:t xml:space="preserve"> </w:t>
      </w:r>
      <w:r w:rsidR="00580034">
        <w:t>are</w:t>
      </w:r>
      <w:r>
        <w:t xml:space="preserve"> owned by the </w:t>
      </w:r>
      <w:r w:rsidR="00992CFA">
        <w:t>Finnish</w:t>
      </w:r>
      <w:r w:rsidR="00580034">
        <w:t xml:space="preserve"> </w:t>
      </w:r>
      <w:r>
        <w:t>company</w:t>
      </w:r>
      <w:r w:rsidR="00580034">
        <w:t xml:space="preserve"> </w:t>
      </w:r>
      <w:r w:rsidR="00580034" w:rsidRPr="00580034">
        <w:t>Sampo Software Oy</w:t>
      </w:r>
      <w:r>
        <w:t>)</w:t>
      </w:r>
    </w:p>
    <w:p w:rsidR="00992CFA" w:rsidRDefault="00992CFA" w:rsidP="00190FE5">
      <w:r>
        <w:t>APInf is an o</w:t>
      </w:r>
      <w:r w:rsidRPr="00992CFA">
        <w:t>pen source API management platform with multi proxy and protocol support</w:t>
      </w:r>
      <w:r>
        <w:t>.</w:t>
      </w:r>
    </w:p>
    <w:p w:rsidR="00506AD2" w:rsidRDefault="00302A6B" w:rsidP="00190FE5">
      <w:r>
        <w:t xml:space="preserve">Apinf </w:t>
      </w:r>
      <w:r w:rsidR="00580034">
        <w:t>is</w:t>
      </w:r>
      <w:bookmarkStart w:id="230" w:name="_GoBack"/>
      <w:bookmarkEnd w:id="230"/>
      <w:r>
        <w:t xml:space="preserve"> built </w:t>
      </w:r>
      <w:r w:rsidR="00F33D7C">
        <w:t>from several</w:t>
      </w:r>
      <w:r w:rsidR="00506AD2">
        <w:t xml:space="preserve"> products but with</w:t>
      </w:r>
      <w:r>
        <w:t xml:space="preserve"> </w:t>
      </w:r>
      <w:hyperlink r:id="rId132" w:history="1">
        <w:r w:rsidRPr="00A2505D">
          <w:rPr>
            <w:rStyle w:val="Lienhypertexte"/>
          </w:rPr>
          <w:t>APIUmbrella</w:t>
        </w:r>
      </w:hyperlink>
      <w:r w:rsidR="00506AD2">
        <w:t xml:space="preserve"> as the core</w:t>
      </w:r>
      <w:r w:rsidR="0087218C">
        <w:t xml:space="preserve"> API manager</w:t>
      </w:r>
      <w:r w:rsidR="00506AD2">
        <w:t>, wich</w:t>
      </w:r>
      <w:r w:rsidR="0087218C">
        <w:t xml:space="preserve"> provides these functionalities:</w:t>
      </w:r>
      <w:r w:rsidR="00506AD2">
        <w:t xml:space="preserve"> </w:t>
      </w:r>
      <w:r w:rsidR="0087218C">
        <w:t xml:space="preserve">Api Keys, Rate limiting, Analytics, Caching, it allows to unify the APIs you need to manage, </w:t>
      </w:r>
    </w:p>
    <w:p w:rsidR="00AC43B7" w:rsidRDefault="00992CFA" w:rsidP="00190FE5">
      <w:r>
        <w:t xml:space="preserve">On top of this core, </w:t>
      </w:r>
      <w:r w:rsidR="00506AD2">
        <w:t>APInf goal is to add some additional human interfaces with some companion products, and provide</w:t>
      </w:r>
      <w:r w:rsidR="00A94908">
        <w:t>s</w:t>
      </w:r>
      <w:r w:rsidR="00506AD2">
        <w:t xml:space="preserve"> the glue to build a monetizable API eco-system, encompassing Open-Data, IOT, </w:t>
      </w:r>
      <w:r w:rsidR="00AC43B7">
        <w:t>and by the way Fiware direct integration.</w:t>
      </w:r>
    </w:p>
    <w:p w:rsidR="00F85926" w:rsidRDefault="00F85926" w:rsidP="00190FE5"/>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F85926" w:rsidTr="0011006A">
        <w:tc>
          <w:tcPr>
            <w:tcW w:w="2698" w:type="dxa"/>
          </w:tcPr>
          <w:p w:rsidR="00F85926" w:rsidRDefault="00F85926" w:rsidP="0011006A">
            <w:pPr>
              <w:rPr>
                <w:b/>
                <w:bCs/>
              </w:rPr>
            </w:pPr>
            <w:r>
              <w:rPr>
                <w:b/>
                <w:bCs/>
              </w:rPr>
              <w:t>Architecture Component</w:t>
            </w:r>
          </w:p>
        </w:tc>
        <w:tc>
          <w:tcPr>
            <w:tcW w:w="3818" w:type="dxa"/>
          </w:tcPr>
          <w:p w:rsidR="00F85926" w:rsidRDefault="00F85926" w:rsidP="0011006A">
            <w:pPr>
              <w:rPr>
                <w:b/>
                <w:bCs/>
              </w:rPr>
            </w:pPr>
            <w:r>
              <w:rPr>
                <w:b/>
                <w:bCs/>
              </w:rPr>
              <w:t>Component Elements</w:t>
            </w:r>
          </w:p>
        </w:tc>
      </w:tr>
      <w:tr w:rsidR="00F85926" w:rsidTr="0011006A">
        <w:tc>
          <w:tcPr>
            <w:tcW w:w="2698" w:type="dxa"/>
          </w:tcPr>
          <w:p w:rsidR="00F85926" w:rsidRDefault="00F85926" w:rsidP="0011006A">
            <w:r>
              <w:t>Database Server</w:t>
            </w:r>
          </w:p>
        </w:tc>
        <w:tc>
          <w:tcPr>
            <w:tcW w:w="3818" w:type="dxa"/>
          </w:tcPr>
          <w:p w:rsidR="00F85926" w:rsidRDefault="00F85926" w:rsidP="0011006A">
            <w:r>
              <w:t>MongoDB</w:t>
            </w:r>
          </w:p>
          <w:p w:rsidR="007D3E04" w:rsidRPr="00A30DEB" w:rsidRDefault="007D3E04" w:rsidP="0011006A">
            <w:pPr>
              <w:rPr>
                <w:lang w:val="fr-FR"/>
              </w:rPr>
            </w:pPr>
            <w:r>
              <w:rPr>
                <w:lang w:val="fr-FR"/>
              </w:rPr>
              <w:t>Elasticsearch (for analytics)</w:t>
            </w:r>
          </w:p>
        </w:tc>
      </w:tr>
      <w:tr w:rsidR="00F85926" w:rsidRPr="00D2689E" w:rsidTr="0011006A">
        <w:tc>
          <w:tcPr>
            <w:tcW w:w="2698" w:type="dxa"/>
          </w:tcPr>
          <w:p w:rsidR="00F85926" w:rsidRDefault="00F85926" w:rsidP="0011006A">
            <w:r>
              <w:lastRenderedPageBreak/>
              <w:t>Applications</w:t>
            </w:r>
          </w:p>
        </w:tc>
        <w:tc>
          <w:tcPr>
            <w:tcW w:w="3818" w:type="dxa"/>
          </w:tcPr>
          <w:p w:rsidR="00F85926" w:rsidRPr="00E8356F" w:rsidRDefault="00F85926" w:rsidP="0011006A">
            <w:pPr>
              <w:rPr>
                <w:lang w:val="fr-FR"/>
              </w:rPr>
            </w:pPr>
            <w:r w:rsidRPr="00E8356F">
              <w:rPr>
                <w:lang w:val="fr-FR"/>
              </w:rPr>
              <w:t>APInf</w:t>
            </w:r>
            <w:r w:rsidR="007D3E04" w:rsidRPr="00E8356F">
              <w:rPr>
                <w:lang w:val="fr-FR"/>
              </w:rPr>
              <w:t xml:space="preserve"> (API Umbrella, </w:t>
            </w:r>
            <w:r w:rsidR="00FA0FC5" w:rsidRPr="00E8356F">
              <w:rPr>
                <w:lang w:val="fr-FR"/>
              </w:rPr>
              <w:t>Swagger UI &amp; codegen)</w:t>
            </w:r>
          </w:p>
        </w:tc>
      </w:tr>
    </w:tbl>
    <w:p w:rsidR="00F85926" w:rsidRPr="00E8356F" w:rsidRDefault="00F85926" w:rsidP="00190FE5">
      <w:pPr>
        <w:rPr>
          <w:lang w:val="fr-FR"/>
        </w:rPr>
      </w:pPr>
    </w:p>
    <w:p w:rsidR="00AC43B7" w:rsidRPr="00E8356F" w:rsidRDefault="00AC43B7" w:rsidP="00190FE5">
      <w:pPr>
        <w:rPr>
          <w:lang w:val="fr-FR"/>
        </w:rPr>
      </w:pPr>
    </w:p>
    <w:p w:rsidR="0087218C" w:rsidRDefault="00AC43B7" w:rsidP="00190FE5">
      <w:r>
        <w:t>Even the component is not released</w:t>
      </w:r>
      <w:r w:rsidR="00191BEE">
        <w:t xml:space="preserve"> in Fiware</w:t>
      </w:r>
      <w:r>
        <w:t>, there’s a good chance it comes out (</w:t>
      </w:r>
      <w:hyperlink r:id="rId133" w:history="1">
        <w:r w:rsidR="00336CBA" w:rsidRPr="00336CBA">
          <w:rPr>
            <w:rStyle w:val="Lienhypertexte"/>
          </w:rPr>
          <w:t xml:space="preserve">APInf </w:t>
        </w:r>
        <w:r w:rsidR="00992CFA" w:rsidRPr="00336CBA">
          <w:rPr>
            <w:rStyle w:val="Lienhypertexte"/>
          </w:rPr>
          <w:t>GitHub</w:t>
        </w:r>
      </w:hyperlink>
      <w:r w:rsidR="00992CFA">
        <w:t xml:space="preserve"> activity</w:t>
      </w:r>
      <w:r w:rsidR="00336CBA">
        <w:t>, roadmap to check</w:t>
      </w:r>
      <w:r w:rsidR="00992CFA">
        <w:t>)</w:t>
      </w:r>
      <w:r w:rsidR="00336CBA">
        <w:t>, the component</w:t>
      </w:r>
      <w:r w:rsidR="00191BEE">
        <w:t xml:space="preserve"> modules</w:t>
      </w:r>
      <w:r w:rsidR="00336CBA">
        <w:t xml:space="preserve"> are available for</w:t>
      </w:r>
      <w:r w:rsidR="00191BEE">
        <w:t xml:space="preserve"> “Docker use”, so can easily made high available and scale up in the platform swarm.</w:t>
      </w:r>
    </w:p>
    <w:p w:rsidR="00302A6B" w:rsidRDefault="0087218C" w:rsidP="00190FE5">
      <w:r>
        <w:t xml:space="preserve"> </w:t>
      </w:r>
    </w:p>
    <w:p w:rsidR="005A3674" w:rsidRDefault="005A3674" w:rsidP="00E83CEF"/>
    <w:p w:rsidR="00407CAE" w:rsidRDefault="000B1DDB" w:rsidP="00FE07EE">
      <w:pPr>
        <w:pStyle w:val="Titre3"/>
      </w:pPr>
      <w:bookmarkStart w:id="231" w:name="_Toc501723013"/>
      <w:r>
        <w:t>Load</w:t>
      </w:r>
      <w:r w:rsidR="004B47E0">
        <w:t xml:space="preserve"> Balancing</w:t>
      </w:r>
      <w:r w:rsidR="009D3AD2">
        <w:t xml:space="preserve"> Component</w:t>
      </w:r>
      <w:bookmarkEnd w:id="231"/>
    </w:p>
    <w:p w:rsidR="00E33783" w:rsidRDefault="00E33783" w:rsidP="004B47E0"/>
    <w:p w:rsidR="004B47E0" w:rsidRDefault="004B47E0" w:rsidP="004B47E0">
      <w:r>
        <w:t>This component is in charge of load ba</w:t>
      </w:r>
      <w:r w:rsidR="00DA1481">
        <w:t>l</w:t>
      </w:r>
      <w:r>
        <w:t>ancin</w:t>
      </w:r>
      <w:r w:rsidR="00DA1481">
        <w:t>g</w:t>
      </w:r>
      <w:r w:rsidR="00637AB9">
        <w:t xml:space="preserve"> and dispatching </w:t>
      </w:r>
      <w:r w:rsidR="0068704A">
        <w:t xml:space="preserve">inbound </w:t>
      </w:r>
      <w:r w:rsidR="00637AB9">
        <w:t xml:space="preserve">traffic </w:t>
      </w:r>
      <w:r w:rsidR="0068704A">
        <w:t xml:space="preserve">from outside to </w:t>
      </w:r>
      <w:r w:rsidR="003D232D">
        <w:t>all</w:t>
      </w:r>
      <w:r w:rsidR="0068704A">
        <w:t xml:space="preserve"> </w:t>
      </w:r>
      <w:r w:rsidR="00EC45D3">
        <w:t xml:space="preserve">internal components that </w:t>
      </w:r>
      <w:r w:rsidR="003A5C80">
        <w:t>need to provide</w:t>
      </w:r>
      <w:r w:rsidR="00EC45D3">
        <w:t xml:space="preserve"> an interface</w:t>
      </w:r>
      <w:r w:rsidR="003D232D">
        <w:t xml:space="preserve"> </w:t>
      </w:r>
      <w:r w:rsidR="003A5C80">
        <w:t>opened</w:t>
      </w:r>
      <w:r w:rsidR="002A2F85">
        <w:t xml:space="preserve"> to public access.</w:t>
      </w:r>
    </w:p>
    <w:p w:rsidR="00BA5FEF" w:rsidRDefault="00BA5FEF" w:rsidP="004B47E0"/>
    <w:p w:rsidR="00C16891" w:rsidRDefault="009C4A05" w:rsidP="00E83CEF">
      <w:r>
        <w:t xml:space="preserve">Initially it was envisaged </w:t>
      </w:r>
      <w:r w:rsidR="00A30AC8">
        <w:t xml:space="preserve">to use </w:t>
      </w:r>
      <w:r w:rsidR="00F06503">
        <w:t xml:space="preserve">an F5 BigIP appliance, but the alternative </w:t>
      </w:r>
      <w:r w:rsidR="000D105B">
        <w:t xml:space="preserve">using </w:t>
      </w:r>
      <w:hyperlink r:id="rId134" w:history="1">
        <w:r w:rsidR="009D3AD2" w:rsidRPr="00DB5109">
          <w:rPr>
            <w:rStyle w:val="Lienhypertexte"/>
          </w:rPr>
          <w:t>HAProxy</w:t>
        </w:r>
      </w:hyperlink>
      <w:r w:rsidR="00A736A6">
        <w:t xml:space="preserve"> has been explored, and </w:t>
      </w:r>
      <w:r w:rsidR="00845399">
        <w:t>the choice is to start with this open source solution</w:t>
      </w:r>
      <w:r w:rsidR="00C16891">
        <w:t>.</w:t>
      </w:r>
    </w:p>
    <w:p w:rsidR="005A3674" w:rsidRDefault="00806408" w:rsidP="00E83CEF">
      <w:r>
        <w:t xml:space="preserve"> </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C16891" w:rsidTr="00DC0212">
        <w:tc>
          <w:tcPr>
            <w:tcW w:w="2698" w:type="dxa"/>
          </w:tcPr>
          <w:p w:rsidR="00C16891" w:rsidRDefault="00C16891" w:rsidP="00DC0212">
            <w:pPr>
              <w:rPr>
                <w:b/>
                <w:bCs/>
              </w:rPr>
            </w:pPr>
            <w:r>
              <w:rPr>
                <w:b/>
                <w:bCs/>
              </w:rPr>
              <w:t>Architecture Component</w:t>
            </w:r>
          </w:p>
        </w:tc>
        <w:tc>
          <w:tcPr>
            <w:tcW w:w="3818" w:type="dxa"/>
          </w:tcPr>
          <w:p w:rsidR="00C16891" w:rsidRDefault="00C16891" w:rsidP="00DC0212">
            <w:pPr>
              <w:rPr>
                <w:b/>
                <w:bCs/>
              </w:rPr>
            </w:pPr>
            <w:r>
              <w:rPr>
                <w:b/>
                <w:bCs/>
              </w:rPr>
              <w:t>Component Elements</w:t>
            </w:r>
          </w:p>
        </w:tc>
      </w:tr>
      <w:tr w:rsidR="00C16891" w:rsidTr="00DC0212">
        <w:tc>
          <w:tcPr>
            <w:tcW w:w="2698" w:type="dxa"/>
          </w:tcPr>
          <w:p w:rsidR="00C16891" w:rsidRDefault="00C16891" w:rsidP="00DC0212">
            <w:r>
              <w:t>Database Server</w:t>
            </w:r>
          </w:p>
        </w:tc>
        <w:tc>
          <w:tcPr>
            <w:tcW w:w="3818" w:type="dxa"/>
          </w:tcPr>
          <w:p w:rsidR="00C16891" w:rsidRPr="00A30DEB" w:rsidRDefault="00C16891" w:rsidP="00DC0212">
            <w:pPr>
              <w:rPr>
                <w:lang w:val="fr-FR"/>
              </w:rPr>
            </w:pPr>
            <w:r>
              <w:t>none</w:t>
            </w:r>
          </w:p>
        </w:tc>
      </w:tr>
      <w:tr w:rsidR="00C16891" w:rsidTr="00DC0212">
        <w:tc>
          <w:tcPr>
            <w:tcW w:w="2698" w:type="dxa"/>
          </w:tcPr>
          <w:p w:rsidR="00C16891" w:rsidRDefault="00C16891" w:rsidP="00DC0212">
            <w:r>
              <w:t>Applications</w:t>
            </w:r>
          </w:p>
        </w:tc>
        <w:tc>
          <w:tcPr>
            <w:tcW w:w="3818" w:type="dxa"/>
          </w:tcPr>
          <w:p w:rsidR="00C16891" w:rsidRDefault="00531991" w:rsidP="00DC0212">
            <w:hyperlink r:id="rId135" w:history="1">
              <w:r w:rsidR="00C16891" w:rsidRPr="005706D1">
                <w:rPr>
                  <w:rStyle w:val="Lienhypertexte"/>
                </w:rPr>
                <w:t>H</w:t>
              </w:r>
              <w:r w:rsidR="00C60504" w:rsidRPr="005706D1">
                <w:rPr>
                  <w:rStyle w:val="Lienhypertexte"/>
                </w:rPr>
                <w:t>aProxy</w:t>
              </w:r>
            </w:hyperlink>
          </w:p>
        </w:tc>
      </w:tr>
    </w:tbl>
    <w:p w:rsidR="00B27D5D" w:rsidRDefault="00060CFA" w:rsidP="00B27D5D">
      <w:pPr>
        <w:keepNext/>
      </w:pPr>
      <w:r>
        <w:t xml:space="preserve">To separate the concerns between </w:t>
      </w:r>
      <w:r w:rsidR="00135D41">
        <w:t>the southbound IOT part and the northbound application</w:t>
      </w:r>
      <w:r w:rsidR="00E82D92">
        <w:t xml:space="preserve"> part, each bound will have its own HaProxy</w:t>
      </w:r>
      <w:r w:rsidR="000B5D5A">
        <w:t xml:space="preserve">, each of those </w:t>
      </w:r>
      <w:r w:rsidR="00405E4B">
        <w:t xml:space="preserve">should be deployed as </w:t>
      </w:r>
      <w:r w:rsidR="00324CBF">
        <w:t>Docker service, to provide high availability</w:t>
      </w:r>
      <w:r w:rsidR="00003FDC">
        <w:t xml:space="preserve"> (fail over redundancy)</w:t>
      </w:r>
      <w:r w:rsidR="000252F9">
        <w:t>.</w:t>
      </w:r>
    </w:p>
    <w:p w:rsidR="009F2DE3" w:rsidRDefault="009F2DE3" w:rsidP="00B27D5D">
      <w:pPr>
        <w:keepNext/>
      </w:pPr>
    </w:p>
    <w:p w:rsidR="009F2DE3" w:rsidRDefault="009F2DE3" w:rsidP="009F2DE3">
      <w:pPr>
        <w:pStyle w:val="Titre3"/>
      </w:pPr>
      <w:bookmarkStart w:id="232" w:name="_Toc501723014"/>
      <w:r>
        <w:t xml:space="preserve">Data Stream </w:t>
      </w:r>
      <w:r w:rsidR="005D6591">
        <w:t>Processing</w:t>
      </w:r>
      <w:r>
        <w:t xml:space="preserve"> Components</w:t>
      </w:r>
      <w:bookmarkEnd w:id="232"/>
    </w:p>
    <w:p w:rsidR="009F2DE3" w:rsidRDefault="009F2DE3" w:rsidP="009F2DE3"/>
    <w:p w:rsidR="009F2DE3" w:rsidRDefault="009F2DE3" w:rsidP="009F2DE3">
      <w:r>
        <w:t xml:space="preserve">These are the components to be able to process data streams, </w:t>
      </w:r>
      <w:r w:rsidR="002A7D91">
        <w:t>mainly</w:t>
      </w:r>
      <w:r>
        <w:t xml:space="preserve"> video, sound, and images.</w:t>
      </w:r>
    </w:p>
    <w:p w:rsidR="009F2DE3" w:rsidRDefault="002A7D91" w:rsidP="009F2DE3">
      <w:r>
        <w:t>But also, the platform</w:t>
      </w:r>
      <w:r w:rsidR="009F2DE3">
        <w:t xml:space="preserve"> </w:t>
      </w:r>
      <w:r>
        <w:t>should</w:t>
      </w:r>
      <w:r w:rsidR="009F2DE3">
        <w:t xml:space="preserve"> be able to process </w:t>
      </w:r>
      <w:r w:rsidR="005D6591">
        <w:t xml:space="preserve">large </w:t>
      </w:r>
      <w:r>
        <w:t>historical data</w:t>
      </w:r>
      <w:r w:rsidR="005D6591">
        <w:t xml:space="preserve"> sets</w:t>
      </w:r>
      <w:r>
        <w:t xml:space="preserve"> in real time through analytics tools such as </w:t>
      </w:r>
      <w:r w:rsidR="005D6591">
        <w:t xml:space="preserve">Storm and </w:t>
      </w:r>
      <w:r>
        <w:t>Spark.</w:t>
      </w:r>
    </w:p>
    <w:p w:rsidR="008A17EE" w:rsidRDefault="008A17EE" w:rsidP="009F2DE3"/>
    <w:p w:rsidR="002574C9" w:rsidRDefault="002A7D91" w:rsidP="009F2DE3">
      <w:r>
        <w:t xml:space="preserve">The component proposed in Fiware catalog to be able to </w:t>
      </w:r>
      <w:r w:rsidR="002338E4">
        <w:t>manipulate</w:t>
      </w:r>
      <w:r>
        <w:t xml:space="preserve"> data stream such as video (</w:t>
      </w:r>
      <w:r w:rsidRPr="002A7D91">
        <w:t>Stream Oriented GE</w:t>
      </w:r>
      <w:r>
        <w:t>) is Kurento.</w:t>
      </w:r>
      <w:r w:rsidR="002574C9">
        <w:t xml:space="preserve"> </w:t>
      </w:r>
      <w:r w:rsidR="001D11EE" w:rsidRPr="001D11EE">
        <w:t>Kurento is an Open Source Software WebRTC media server</w:t>
      </w:r>
      <w:r w:rsidR="001D11EE">
        <w:t>.</w:t>
      </w:r>
    </w:p>
    <w:p w:rsidR="002A7D91" w:rsidRDefault="002A7D91" w:rsidP="009F2DE3">
      <w:r>
        <w:t xml:space="preserve">On Fiware catalog: </w:t>
      </w:r>
      <w:hyperlink r:id="rId136" w:history="1">
        <w:r w:rsidRPr="002A7D91">
          <w:rPr>
            <w:rStyle w:val="Lienhypertexte"/>
          </w:rPr>
          <w:t>Kurento Stream Oriented GE</w:t>
        </w:r>
      </w:hyperlink>
    </w:p>
    <w:p w:rsidR="002A7D91" w:rsidRDefault="002A7D91" w:rsidP="009F2DE3">
      <w:r>
        <w:t xml:space="preserve">Documentation on </w:t>
      </w:r>
      <w:hyperlink r:id="rId137" w:history="1">
        <w:r w:rsidRPr="002A7D91">
          <w:rPr>
            <w:rStyle w:val="Lienhypertexte"/>
          </w:rPr>
          <w:t>Readthedocs</w:t>
        </w:r>
      </w:hyperlink>
    </w:p>
    <w:p w:rsidR="005D6591" w:rsidRDefault="005D6591" w:rsidP="009F2DE3"/>
    <w:p w:rsidR="008A17EE" w:rsidRDefault="008A17EE" w:rsidP="009F2DE3">
      <w:r>
        <w:t xml:space="preserve">Kurento is not intended for analytics on video stream, but is a stream media server, which allows </w:t>
      </w:r>
      <w:r w:rsidRPr="008A17EE">
        <w:t>developers to include interactive media components to their applications</w:t>
      </w:r>
      <w:r>
        <w:t>, so that applications can propose</w:t>
      </w:r>
      <w:r w:rsidRPr="008A17EE">
        <w:t xml:space="preserve"> advanced features such as: interoperable audiovisual communications, computer vision, augmented reality, flexible media playing, recording, etc.</w:t>
      </w:r>
    </w:p>
    <w:p w:rsidR="008A17EE" w:rsidRDefault="008A17EE" w:rsidP="009F2DE3">
      <w:r>
        <w:t xml:space="preserve">By using </w:t>
      </w:r>
      <w:hyperlink r:id="rId138" w:history="1">
        <w:r w:rsidRPr="00383132">
          <w:rPr>
            <w:rStyle w:val="Lienhypertexte"/>
          </w:rPr>
          <w:t>OpenCV</w:t>
        </w:r>
      </w:hyperlink>
      <w:r>
        <w:t xml:space="preserve">, the </w:t>
      </w:r>
      <w:r w:rsidR="005D6591">
        <w:t>well-known</w:t>
      </w:r>
      <w:r>
        <w:t xml:space="preserve"> </w:t>
      </w:r>
      <w:r w:rsidR="00776524">
        <w:t>computer vision library</w:t>
      </w:r>
      <w:r w:rsidR="00383132">
        <w:t xml:space="preserve"> as a plugin with Kurento it’s possible to process the video stream in a pipeline, to modify it on the fly.</w:t>
      </w:r>
    </w:p>
    <w:p w:rsidR="002A7D91" w:rsidRDefault="002A7D91" w:rsidP="009F2DE3"/>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8"/>
        <w:gridCol w:w="3818"/>
      </w:tblGrid>
      <w:tr w:rsidR="002A7D91" w:rsidTr="002A7D91">
        <w:tc>
          <w:tcPr>
            <w:tcW w:w="2698" w:type="dxa"/>
          </w:tcPr>
          <w:p w:rsidR="002A7D91" w:rsidRDefault="002A7D91" w:rsidP="002A7D91">
            <w:pPr>
              <w:rPr>
                <w:b/>
                <w:bCs/>
              </w:rPr>
            </w:pPr>
            <w:r>
              <w:rPr>
                <w:b/>
                <w:bCs/>
              </w:rPr>
              <w:t>Architecture Component</w:t>
            </w:r>
          </w:p>
        </w:tc>
        <w:tc>
          <w:tcPr>
            <w:tcW w:w="3818" w:type="dxa"/>
          </w:tcPr>
          <w:p w:rsidR="002A7D91" w:rsidRDefault="002A7D91" w:rsidP="002A7D91">
            <w:pPr>
              <w:rPr>
                <w:b/>
                <w:bCs/>
              </w:rPr>
            </w:pPr>
            <w:r>
              <w:rPr>
                <w:b/>
                <w:bCs/>
              </w:rPr>
              <w:t>Component Elements</w:t>
            </w:r>
          </w:p>
        </w:tc>
      </w:tr>
      <w:tr w:rsidR="002A7D91" w:rsidTr="002A7D91">
        <w:tc>
          <w:tcPr>
            <w:tcW w:w="2698" w:type="dxa"/>
          </w:tcPr>
          <w:p w:rsidR="002A7D91" w:rsidRDefault="002A7D91" w:rsidP="002A7D91">
            <w:r>
              <w:t>Database Server</w:t>
            </w:r>
          </w:p>
        </w:tc>
        <w:tc>
          <w:tcPr>
            <w:tcW w:w="3818" w:type="dxa"/>
          </w:tcPr>
          <w:p w:rsidR="002A7D91" w:rsidRPr="00A30DEB" w:rsidRDefault="002A7D91" w:rsidP="002A7D91">
            <w:pPr>
              <w:rPr>
                <w:lang w:val="fr-FR"/>
              </w:rPr>
            </w:pPr>
            <w:r>
              <w:t>none</w:t>
            </w:r>
          </w:p>
        </w:tc>
      </w:tr>
      <w:tr w:rsidR="002A7D91" w:rsidTr="002A7D91">
        <w:tc>
          <w:tcPr>
            <w:tcW w:w="2698" w:type="dxa"/>
          </w:tcPr>
          <w:p w:rsidR="002A7D91" w:rsidRDefault="002A7D91" w:rsidP="002A7D91">
            <w:r>
              <w:t>Applications</w:t>
            </w:r>
          </w:p>
        </w:tc>
        <w:tc>
          <w:tcPr>
            <w:tcW w:w="3818" w:type="dxa"/>
          </w:tcPr>
          <w:p w:rsidR="002A7D91" w:rsidRDefault="002A7D91" w:rsidP="002A7D91">
            <w:r>
              <w:t>Kurento Media Server</w:t>
            </w:r>
          </w:p>
        </w:tc>
      </w:tr>
    </w:tbl>
    <w:p w:rsidR="002A7D91" w:rsidRDefault="002A7D91" w:rsidP="009F2DE3"/>
    <w:p w:rsidR="002A7D91" w:rsidRDefault="00383132" w:rsidP="009F2DE3">
      <w:r>
        <w:t>In order to process data stream for analytics, machine learning or deep learning, Cosmos is the Fiware proposed</w:t>
      </w:r>
      <w:r w:rsidRPr="00383132">
        <w:t xml:space="preserve"> </w:t>
      </w:r>
      <w:r>
        <w:t xml:space="preserve">component (see </w:t>
      </w:r>
      <w:hyperlink r:id="rId139" w:history="1">
        <w:r w:rsidRPr="00B54605">
          <w:rPr>
            <w:rStyle w:val="Lienhypertexte"/>
          </w:rPr>
          <w:t>Big Data GE</w:t>
        </w:r>
      </w:hyperlink>
      <w:r>
        <w:t>)</w:t>
      </w:r>
      <w:r w:rsidR="00B54605">
        <w:t>, internally it uses Apache Storm with Sinfonier, to process data streams</w:t>
      </w:r>
      <w:r w:rsidR="005D4961">
        <w:t xml:space="preserve"> in real time</w:t>
      </w:r>
      <w:r w:rsidR="00B54605">
        <w:t>.</w:t>
      </w:r>
    </w:p>
    <w:p w:rsidR="005D4961" w:rsidRDefault="005D4961" w:rsidP="009F2DE3">
      <w:r>
        <w:t xml:space="preserve">Some analytics on video </w:t>
      </w:r>
      <w:r w:rsidR="0021248A">
        <w:t xml:space="preserve">streams </w:t>
      </w:r>
      <w:r>
        <w:t>can be done using Cosmos</w:t>
      </w:r>
      <w:r w:rsidR="0021248A">
        <w:t xml:space="preserve"> (Storm)</w:t>
      </w:r>
      <w:r>
        <w:t xml:space="preserve"> and </w:t>
      </w:r>
      <w:r w:rsidR="0021248A">
        <w:t xml:space="preserve">the </w:t>
      </w:r>
      <w:r>
        <w:t>OpenCV</w:t>
      </w:r>
      <w:r w:rsidR="0021248A">
        <w:t xml:space="preserve"> library</w:t>
      </w:r>
      <w:r>
        <w:t>.</w:t>
      </w:r>
    </w:p>
    <w:p w:rsidR="00853450" w:rsidRDefault="00853450" w:rsidP="009F2DE3"/>
    <w:p w:rsidR="00853450" w:rsidRDefault="00853450" w:rsidP="009F2DE3">
      <w:r>
        <w:t>Apache Spark</w:t>
      </w:r>
      <w:r w:rsidR="005D6591">
        <w:t xml:space="preserve"> can also be used to process data stream, with the help of OpenCV it can analyze video streams.</w:t>
      </w:r>
    </w:p>
    <w:p w:rsidR="00383132" w:rsidRPr="009F2DE3" w:rsidRDefault="00383132" w:rsidP="009F2DE3"/>
    <w:p w:rsidR="00190FE5" w:rsidRDefault="005D4961" w:rsidP="00B27D5D">
      <w:pPr>
        <w:keepNext/>
      </w:pPr>
      <w:r>
        <w:lastRenderedPageBreak/>
        <w:t>The components described here are installable as Docker services, and can be made high available</w:t>
      </w:r>
      <w:r w:rsidR="0021248A">
        <w:t>.</w:t>
      </w:r>
    </w:p>
    <w:p w:rsidR="002D7C8C" w:rsidRDefault="002D7C8C" w:rsidP="002D7C8C">
      <w:pPr>
        <w:pStyle w:val="Titre1"/>
      </w:pPr>
      <w:bookmarkStart w:id="233" w:name="_Toc499823551"/>
      <w:bookmarkStart w:id="234" w:name="_Toc501723015"/>
      <w:r>
        <w:t>Section 3 SYSTEM ARCHITECTURE DESIGN</w:t>
      </w:r>
      <w:bookmarkEnd w:id="233"/>
      <w:bookmarkEnd w:id="234"/>
    </w:p>
    <w:p w:rsidR="002D7C8C" w:rsidRPr="0077092E" w:rsidRDefault="002D7C8C" w:rsidP="002D7C8C">
      <w:r w:rsidRPr="0077092E">
        <w:rPr>
          <w:i/>
          <w:iCs/>
        </w:rPr>
        <w:t xml:space="preserve">The </w:t>
      </w:r>
      <w:r w:rsidRPr="0077092E">
        <w:rPr>
          <w:b/>
          <w:i/>
          <w:iCs/>
        </w:rPr>
        <w:t>System Architecture Design</w:t>
      </w:r>
      <w:r w:rsidRPr="0077092E">
        <w:rPr>
          <w:i/>
          <w:iCs/>
        </w:rPr>
        <w:t xml:space="preserve"> section provides detailed descriptions of each product implementing architecture components, and explains the rationale for product selection.</w:t>
      </w:r>
    </w:p>
    <w:p w:rsidR="00060547" w:rsidRDefault="00060547" w:rsidP="00060547">
      <w:pPr>
        <w:rPr>
          <w:i/>
          <w:iCs/>
        </w:rPr>
      </w:pPr>
    </w:p>
    <w:p w:rsidR="00060547" w:rsidRPr="0077092E" w:rsidRDefault="00060547" w:rsidP="00060547">
      <w:pPr>
        <w:rPr>
          <w:i/>
          <w:iCs/>
        </w:rPr>
      </w:pPr>
      <w:r w:rsidRPr="0077092E">
        <w:rPr>
          <w:i/>
          <w:iCs/>
        </w:rPr>
        <w:t xml:space="preserve">For each </w:t>
      </w:r>
      <w:r w:rsidRPr="0077092E">
        <w:rPr>
          <w:b/>
          <w:bCs/>
          <w:i/>
          <w:iCs/>
        </w:rPr>
        <w:t xml:space="preserve">System Architecture Component </w:t>
      </w:r>
      <w:r w:rsidRPr="0077092E">
        <w:rPr>
          <w:bCs/>
          <w:i/>
          <w:iCs/>
        </w:rPr>
        <w:t>(identified in Section 2.3 above)</w:t>
      </w:r>
      <w:r w:rsidRPr="0077092E">
        <w:rPr>
          <w:i/>
          <w:iCs/>
        </w:rPr>
        <w:t xml:space="preserve">, </w:t>
      </w:r>
      <w:r w:rsidR="006D346F">
        <w:rPr>
          <w:i/>
          <w:iCs/>
        </w:rPr>
        <w:t>this section</w:t>
      </w:r>
      <w:r w:rsidRPr="0077092E">
        <w:rPr>
          <w:i/>
          <w:iCs/>
        </w:rPr>
        <w:t xml:space="preserve"> describes</w:t>
      </w:r>
      <w:r w:rsidR="006D346F">
        <w:rPr>
          <w:i/>
          <w:iCs/>
        </w:rPr>
        <w:t>:</w:t>
      </w:r>
      <w:r w:rsidRPr="0077092E">
        <w:rPr>
          <w:i/>
          <w:iCs/>
        </w:rPr>
        <w:t xml:space="preserve"> specific </w:t>
      </w:r>
      <w:r w:rsidRPr="0077092E">
        <w:rPr>
          <w:b/>
          <w:bCs/>
          <w:i/>
          <w:iCs/>
        </w:rPr>
        <w:t>Component Functions</w:t>
      </w:r>
      <w:r w:rsidRPr="0077092E">
        <w:rPr>
          <w:i/>
          <w:iCs/>
        </w:rPr>
        <w:t xml:space="preserve">, requirements and other </w:t>
      </w:r>
      <w:r w:rsidRPr="0077092E">
        <w:rPr>
          <w:b/>
          <w:bCs/>
          <w:i/>
          <w:iCs/>
        </w:rPr>
        <w:t xml:space="preserve">Technical Considerations </w:t>
      </w:r>
      <w:r w:rsidRPr="0077092E">
        <w:rPr>
          <w:i/>
          <w:iCs/>
        </w:rPr>
        <w:t xml:space="preserve">that were used in the decision-making process, as well as any specific </w:t>
      </w:r>
      <w:r w:rsidRPr="0077092E">
        <w:rPr>
          <w:b/>
          <w:bCs/>
          <w:i/>
          <w:iCs/>
        </w:rPr>
        <w:t xml:space="preserve">Products </w:t>
      </w:r>
      <w:r w:rsidRPr="0077092E">
        <w:rPr>
          <w:i/>
          <w:iCs/>
        </w:rPr>
        <w:t xml:space="preserve">selected to implement this component.  The </w:t>
      </w:r>
      <w:r w:rsidRPr="0077092E">
        <w:rPr>
          <w:b/>
          <w:bCs/>
          <w:i/>
          <w:iCs/>
        </w:rPr>
        <w:t xml:space="preserve">Selection Rationale </w:t>
      </w:r>
      <w:r w:rsidRPr="0077092E">
        <w:rPr>
          <w:i/>
          <w:iCs/>
        </w:rPr>
        <w:t xml:space="preserve">identifies any other products that may have been considered, and provides rationale for the decision.  </w:t>
      </w:r>
      <w:r w:rsidRPr="0077092E">
        <w:rPr>
          <w:b/>
          <w:bCs/>
          <w:i/>
          <w:iCs/>
        </w:rPr>
        <w:t>Architecture Risks</w:t>
      </w:r>
      <w:r w:rsidRPr="0077092E">
        <w:rPr>
          <w:i/>
          <w:iCs/>
        </w:rPr>
        <w:t xml:space="preserve"> identifies any potential risks associated with the architecture element</w:t>
      </w:r>
      <w:r w:rsidR="003E3389">
        <w:rPr>
          <w:i/>
          <w:iCs/>
        </w:rPr>
        <w:t xml:space="preserve"> and the solutions to minimize those risks</w:t>
      </w:r>
      <w:r w:rsidRPr="0077092E">
        <w:rPr>
          <w:i/>
          <w:iCs/>
        </w:rPr>
        <w:t>.</w:t>
      </w:r>
    </w:p>
    <w:p w:rsidR="002D7C8C" w:rsidRDefault="002D7C8C" w:rsidP="002D7C8C"/>
    <w:p w:rsidR="00040A88" w:rsidRDefault="00040A88" w:rsidP="00040A88">
      <w:pPr>
        <w:pStyle w:val="Titre2"/>
      </w:pPr>
      <w:bookmarkStart w:id="235" w:name="_Toc499823552"/>
      <w:bookmarkStart w:id="236" w:name="_Toc501723016"/>
      <w:r>
        <w:t>Docker Images Management Component</w:t>
      </w:r>
      <w:bookmarkEnd w:id="235"/>
      <w:bookmarkEnd w:id="236"/>
    </w:p>
    <w:p w:rsidR="00040A88" w:rsidRDefault="00040A88" w:rsidP="00040A88"/>
    <w:p w:rsidR="00040A88" w:rsidRDefault="00040A88" w:rsidP="00040A88">
      <w:pPr>
        <w:pStyle w:val="Titre3"/>
      </w:pPr>
      <w:bookmarkStart w:id="237" w:name="_Toc499823553"/>
      <w:bookmarkStart w:id="238" w:name="_Toc501723017"/>
      <w:r>
        <w:t>Component Functions</w:t>
      </w:r>
      <w:bookmarkEnd w:id="237"/>
      <w:bookmarkEnd w:id="238"/>
    </w:p>
    <w:p w:rsidR="00625A55" w:rsidRDefault="00625A55" w:rsidP="00625A55">
      <w:r>
        <w:t xml:space="preserve">This component is not a </w:t>
      </w:r>
      <w:r w:rsidR="00AC6CAC">
        <w:t xml:space="preserve">Fiware </w:t>
      </w:r>
      <w:r>
        <w:t xml:space="preserve">functional component, it is used to manage the </w:t>
      </w:r>
      <w:r w:rsidR="00796707">
        <w:t xml:space="preserve">access to </w:t>
      </w:r>
      <w:r>
        <w:t xml:space="preserve">Docker Images used </w:t>
      </w:r>
      <w:r w:rsidR="00465627">
        <w:t>to deploy</w:t>
      </w:r>
      <w:r>
        <w:t xml:space="preserve"> the smart city platform</w:t>
      </w:r>
      <w:r w:rsidR="001434D5">
        <w:t xml:space="preserve"> in production</w:t>
      </w:r>
      <w:r w:rsidR="00AC6CAC">
        <w:t>, in a Docker Images Registry</w:t>
      </w:r>
      <w:r w:rsidR="00C40839">
        <w:t>, generally private</w:t>
      </w:r>
      <w:r>
        <w:t>.</w:t>
      </w:r>
    </w:p>
    <w:p w:rsidR="00F752D2" w:rsidRDefault="00F752D2" w:rsidP="00625A55"/>
    <w:p w:rsidR="00625A55" w:rsidRDefault="00625A55" w:rsidP="00625A55">
      <w:r>
        <w:t xml:space="preserve">It </w:t>
      </w:r>
      <w:r w:rsidR="00796707">
        <w:t>is a</w:t>
      </w:r>
      <w:r w:rsidR="00AC6CAC">
        <w:t xml:space="preserve"> manager over an installed Docker registry</w:t>
      </w:r>
      <w:r w:rsidR="00796707">
        <w:t>, that is</w:t>
      </w:r>
      <w:r>
        <w:t xml:space="preserve"> </w:t>
      </w:r>
      <w:r w:rsidR="00796707">
        <w:t xml:space="preserve">used mainly </w:t>
      </w:r>
      <w:r>
        <w:t xml:space="preserve">to authenticate users to authorize them to manipulate Docker Images files from </w:t>
      </w:r>
      <w:r w:rsidR="00212CCB">
        <w:t xml:space="preserve">the attached </w:t>
      </w:r>
      <w:r>
        <w:t>Registry.</w:t>
      </w:r>
    </w:p>
    <w:p w:rsidR="00C40839" w:rsidRDefault="00C40839" w:rsidP="00625A55"/>
    <w:p w:rsidR="001434D5" w:rsidRDefault="001434D5" w:rsidP="00625A55">
      <w:r>
        <w:t xml:space="preserve">A Docker registry is a repository of built </w:t>
      </w:r>
      <w:r w:rsidR="00A21C2B">
        <w:t>D</w:t>
      </w:r>
      <w:r>
        <w:t>ocker images</w:t>
      </w:r>
      <w:r w:rsidR="00A21C2B">
        <w:t xml:space="preserve"> of containers</w:t>
      </w:r>
      <w:r w:rsidR="00C40839">
        <w:t xml:space="preserve"> (Docke</w:t>
      </w:r>
      <w:r w:rsidR="00797F9F">
        <w:t>r</w:t>
      </w:r>
      <w:r w:rsidR="00C40839">
        <w:t>Hub is a public Docker registry)</w:t>
      </w:r>
      <w:r w:rsidR="00A21C2B">
        <w:t>.</w:t>
      </w:r>
    </w:p>
    <w:p w:rsidR="00212CCB" w:rsidRDefault="00212CCB" w:rsidP="00625A55"/>
    <w:p w:rsidR="00212CCB" w:rsidRDefault="00212CCB" w:rsidP="00625A55">
      <w:r>
        <w:t>Registry management is needed in production, but also in development and QA steps of a project</w:t>
      </w:r>
    </w:p>
    <w:p w:rsidR="00C40839" w:rsidRDefault="00212CCB" w:rsidP="00625A55">
      <w:r>
        <w:t xml:space="preserve">If Portus is the choice for production container images management, </w:t>
      </w:r>
    </w:p>
    <w:p w:rsidR="00212CCB" w:rsidRDefault="00212CCB" w:rsidP="00625A55">
      <w:r>
        <w:t>GitLab is the container images management to use while development and QA.</w:t>
      </w:r>
    </w:p>
    <w:p w:rsidR="00625A55" w:rsidRPr="00625A55" w:rsidRDefault="00625A55" w:rsidP="00625A55"/>
    <w:p w:rsidR="00040A88" w:rsidRDefault="00040A88" w:rsidP="00040A88">
      <w:pPr>
        <w:pStyle w:val="Titre3"/>
      </w:pPr>
      <w:bookmarkStart w:id="239" w:name="_Toc499823554"/>
      <w:bookmarkStart w:id="240" w:name="_Toc501723018"/>
      <w:r>
        <w:t>Technical Considerations</w:t>
      </w:r>
      <w:bookmarkEnd w:id="239"/>
      <w:bookmarkEnd w:id="240"/>
    </w:p>
    <w:p w:rsidR="00AC6CAC" w:rsidRDefault="00AC6CAC" w:rsidP="00AC6CAC">
      <w:r>
        <w:t xml:space="preserve">Portus an </w:t>
      </w:r>
      <w:hyperlink r:id="rId140" w:history="1">
        <w:r w:rsidRPr="00F06249">
          <w:rPr>
            <w:rStyle w:val="Lienhypertexte"/>
          </w:rPr>
          <w:t xml:space="preserve">open source software originated </w:t>
        </w:r>
        <w:r>
          <w:rPr>
            <w:rStyle w:val="Lienhypertexte"/>
          </w:rPr>
          <w:t>from</w:t>
        </w:r>
        <w:r w:rsidRPr="00F06249">
          <w:rPr>
            <w:rStyle w:val="Lienhypertexte"/>
          </w:rPr>
          <w:t xml:space="preserve"> </w:t>
        </w:r>
        <w:r>
          <w:rPr>
            <w:rStyle w:val="Lienhypertexte"/>
          </w:rPr>
          <w:t>Open</w:t>
        </w:r>
        <w:r w:rsidRPr="00F06249">
          <w:rPr>
            <w:rStyle w:val="Lienhypertexte"/>
          </w:rPr>
          <w:t>Suse</w:t>
        </w:r>
      </w:hyperlink>
      <w:r>
        <w:t>, written in Ruby.</w:t>
      </w:r>
    </w:p>
    <w:p w:rsidR="00AC6CAC" w:rsidRDefault="00AC6CAC" w:rsidP="00AC6CAC">
      <w:r>
        <w:t xml:space="preserve">It provides its own security access layer that can be </w:t>
      </w:r>
      <w:r w:rsidRPr="008C5419">
        <w:t>configured to use an LDAP server for the authentication</w:t>
      </w:r>
      <w:r>
        <w:t>, then it is possible to configure the component to use MNCA MS ADAM identity management.</w:t>
      </w:r>
    </w:p>
    <w:p w:rsidR="00AC6CAC" w:rsidRDefault="00AC6CAC" w:rsidP="00AC6CAC"/>
    <w:p w:rsidR="00AC6CAC" w:rsidRDefault="00AC6CAC" w:rsidP="00AC6CAC">
      <w:r>
        <w:t xml:space="preserve">At least one local Docker registry must be installed </w:t>
      </w:r>
      <w:r w:rsidR="00A56167">
        <w:t>as a Docker cont</w:t>
      </w:r>
      <w:r w:rsidR="0034729F">
        <w:t>ainer.</w:t>
      </w:r>
    </w:p>
    <w:p w:rsidR="0034729F" w:rsidRDefault="0034729F" w:rsidP="00AC6CAC"/>
    <w:p w:rsidR="00625A55" w:rsidRDefault="00AC6CAC" w:rsidP="00625A55">
      <w:r>
        <w:t>Portus</w:t>
      </w:r>
      <w:r w:rsidR="00625A55">
        <w:t xml:space="preserve"> component needs a database</w:t>
      </w:r>
      <w:r w:rsidR="001C6ED4">
        <w:t xml:space="preserve">, MySQL is proposed by default, PostgreSQL is </w:t>
      </w:r>
      <w:r w:rsidR="005D4ED7">
        <w:t xml:space="preserve">also </w:t>
      </w:r>
      <w:r w:rsidR="001C6ED4">
        <w:t>supported</w:t>
      </w:r>
      <w:r w:rsidR="00465627">
        <w:t>.</w:t>
      </w:r>
    </w:p>
    <w:p w:rsidR="00465627" w:rsidRDefault="00465627" w:rsidP="00625A55">
      <w:r>
        <w:t>The database is needed for user management.</w:t>
      </w:r>
    </w:p>
    <w:p w:rsidR="00465627" w:rsidRDefault="00465627" w:rsidP="00625A55">
      <w:r w:rsidRPr="00465627">
        <w:t>Portus can be configured to use an LDAP server for the authentication</w:t>
      </w:r>
      <w:r>
        <w:t xml:space="preserve">: </w:t>
      </w:r>
      <w:hyperlink r:id="rId141" w:history="1">
        <w:r w:rsidRPr="00465627">
          <w:rPr>
            <w:rStyle w:val="Lienhypertexte"/>
          </w:rPr>
          <w:t>Portus LDAP support</w:t>
        </w:r>
      </w:hyperlink>
      <w:r w:rsidR="0034729F">
        <w:t>, so it</w:t>
      </w:r>
      <w:r w:rsidR="0070091F">
        <w:t xml:space="preserve"> can be interfaced with the MNCA ADAM.</w:t>
      </w:r>
    </w:p>
    <w:p w:rsidR="00DB280D" w:rsidRDefault="00DB280D" w:rsidP="00DB280D"/>
    <w:p w:rsidR="00DB280D" w:rsidRDefault="00DB280D" w:rsidP="00DB280D">
      <w:r>
        <w:t xml:space="preserve">Portus and the </w:t>
      </w:r>
      <w:r w:rsidR="00A21C2B">
        <w:t>D</w:t>
      </w:r>
      <w:r>
        <w:t xml:space="preserve">ocker registry will be deployed as services, through a Docker compose or stack file: </w:t>
      </w:r>
      <w:hyperlink r:id="rId142" w:history="1">
        <w:r w:rsidRPr="00EF5CF8">
          <w:rPr>
            <w:rStyle w:val="Lienhypertexte"/>
          </w:rPr>
          <w:t>exampl</w:t>
        </w:r>
        <w:r>
          <w:rPr>
            <w:rStyle w:val="Lienhypertexte"/>
          </w:rPr>
          <w:t>e of secure compose fil</w:t>
        </w:r>
        <w:r w:rsidRPr="00EF5CF8">
          <w:rPr>
            <w:rStyle w:val="Lienhypertexte"/>
          </w:rPr>
          <w:t>e</w:t>
        </w:r>
      </w:hyperlink>
    </w:p>
    <w:p w:rsidR="00594659" w:rsidRDefault="00594659" w:rsidP="00DB280D"/>
    <w:p w:rsidR="00DB280D" w:rsidRDefault="00AF421B" w:rsidP="00DB280D">
      <w:r>
        <w:t>Incoming port: 3000</w:t>
      </w:r>
      <w:r w:rsidR="007A0F06">
        <w:t>/</w:t>
      </w:r>
      <w:r>
        <w:t>TCP</w:t>
      </w:r>
    </w:p>
    <w:p w:rsidR="00A10899" w:rsidRDefault="00A10899" w:rsidP="00DB280D"/>
    <w:p w:rsidR="00465627" w:rsidRPr="00625A55" w:rsidRDefault="00465627" w:rsidP="00625A55"/>
    <w:p w:rsidR="00040A88" w:rsidRDefault="00040A88" w:rsidP="00040A88">
      <w:pPr>
        <w:pStyle w:val="Titre3"/>
      </w:pPr>
      <w:bookmarkStart w:id="241" w:name="_Toc499823555"/>
      <w:bookmarkStart w:id="242" w:name="_Toc501723019"/>
      <w:r>
        <w:t>Selected Product(s)</w:t>
      </w:r>
      <w:bookmarkEnd w:id="241"/>
      <w:bookmarkEnd w:id="242"/>
    </w:p>
    <w:p w:rsidR="00625A55" w:rsidRDefault="00625A55" w:rsidP="00625A55">
      <w:r>
        <w:t xml:space="preserve">The </w:t>
      </w:r>
      <w:r w:rsidR="00796707">
        <w:t xml:space="preserve">selected product to manage </w:t>
      </w:r>
      <w:r w:rsidR="006776BC">
        <w:t xml:space="preserve">images in </w:t>
      </w:r>
      <w:r w:rsidR="00796707">
        <w:t xml:space="preserve">docker </w:t>
      </w:r>
      <w:r w:rsidR="006776BC">
        <w:t xml:space="preserve">registry </w:t>
      </w:r>
      <w:r w:rsidR="00796707">
        <w:t>is Portus</w:t>
      </w:r>
      <w:r w:rsidR="006776BC">
        <w:t xml:space="preserve">, but the registry </w:t>
      </w:r>
      <w:r w:rsidR="00286A49">
        <w:t xml:space="preserve">itself </w:t>
      </w:r>
      <w:r w:rsidR="006776BC">
        <w:t>is provided through</w:t>
      </w:r>
      <w:r w:rsidR="00286A49">
        <w:t xml:space="preserve"> a </w:t>
      </w:r>
      <w:r w:rsidR="006776BC">
        <w:t>Docker registry co</w:t>
      </w:r>
      <w:r w:rsidR="00286A49">
        <w:t>ntainer</w:t>
      </w:r>
      <w:r w:rsidR="006776BC">
        <w:t xml:space="preserve">, </w:t>
      </w:r>
      <w:r w:rsidR="00E51A9F">
        <w:t xml:space="preserve">so that </w:t>
      </w:r>
      <w:r w:rsidR="006776BC">
        <w:t xml:space="preserve">Portus mainly provides authentication to allow access to the images </w:t>
      </w:r>
    </w:p>
    <w:p w:rsidR="000E3FCF" w:rsidRDefault="000E3FCF" w:rsidP="00625A55"/>
    <w:p w:rsidR="006A6105" w:rsidRDefault="006A6105" w:rsidP="00625A55">
      <w:r>
        <w:lastRenderedPageBreak/>
        <w:t>Git</w:t>
      </w:r>
      <w:r w:rsidR="000E3FCF">
        <w:t>L</w:t>
      </w:r>
      <w:r>
        <w:t>ab provides also</w:t>
      </w:r>
      <w:r w:rsidR="006776BC">
        <w:t xml:space="preserve"> Docker registry</w:t>
      </w:r>
      <w:r w:rsidR="000E3FCF">
        <w:t xml:space="preserve"> </w:t>
      </w:r>
      <w:r w:rsidR="0032241D">
        <w:t xml:space="preserve">management </w:t>
      </w:r>
      <w:r w:rsidR="000E3FCF">
        <w:t xml:space="preserve">for container images: </w:t>
      </w:r>
      <w:hyperlink r:id="rId143" w:history="1">
        <w:r w:rsidR="000E3FCF" w:rsidRPr="000E3FCF">
          <w:rPr>
            <w:rStyle w:val="Lienhypertexte"/>
          </w:rPr>
          <w:t>GitLab Container Registry</w:t>
        </w:r>
      </w:hyperlink>
      <w:r w:rsidR="000E3FCF">
        <w:t>.</w:t>
      </w:r>
    </w:p>
    <w:p w:rsidR="00E51A9F" w:rsidRPr="00625A55" w:rsidRDefault="00E51A9F" w:rsidP="00625A55">
      <w:r>
        <w:t xml:space="preserve">It allows the </w:t>
      </w:r>
      <w:r w:rsidR="00286A49">
        <w:t>management of Docker container images</w:t>
      </w:r>
      <w:r w:rsidR="00465627">
        <w:t xml:space="preserve"> in Gitlab this could be used in development and QA (testing), and keep Portus</w:t>
      </w:r>
      <w:r w:rsidR="00A21C2B">
        <w:t xml:space="preserve"> and the associated registry</w:t>
      </w:r>
      <w:r w:rsidR="00465627">
        <w:t xml:space="preserve"> as the registry</w:t>
      </w:r>
      <w:r w:rsidR="00A21C2B" w:rsidRPr="00A21C2B">
        <w:t xml:space="preserve"> </w:t>
      </w:r>
      <w:r w:rsidR="00A21C2B">
        <w:t>for production</w:t>
      </w:r>
      <w:r w:rsidR="00465627">
        <w:t>.</w:t>
      </w:r>
    </w:p>
    <w:p w:rsidR="00040A88" w:rsidRDefault="00040A88" w:rsidP="00040A88">
      <w:pPr>
        <w:pStyle w:val="Titre3"/>
      </w:pPr>
      <w:bookmarkStart w:id="243" w:name="_Toc499823556"/>
      <w:bookmarkStart w:id="244" w:name="_Toc501723020"/>
      <w:r>
        <w:t>Selection Rationale</w:t>
      </w:r>
      <w:bookmarkEnd w:id="243"/>
      <w:bookmarkEnd w:id="244"/>
    </w:p>
    <w:p w:rsidR="00792C32" w:rsidRDefault="00792C32" w:rsidP="00792C32">
      <w:r>
        <w:t>Several alternatives exist fo</w:t>
      </w:r>
      <w:r w:rsidR="0015058F">
        <w:t>r</w:t>
      </w:r>
      <w:r>
        <w:t xml:space="preserve"> Docker Images management UI, Portus is a well</w:t>
      </w:r>
      <w:r w:rsidR="00326B4B">
        <w:t>-</w:t>
      </w:r>
      <w:r>
        <w:t xml:space="preserve">known </w:t>
      </w:r>
      <w:r w:rsidR="0015058F">
        <w:t xml:space="preserve">open-source </w:t>
      </w:r>
      <w:r>
        <w:t>distribution</w:t>
      </w:r>
      <w:r w:rsidR="0015058F">
        <w:t xml:space="preserve"> provided by </w:t>
      </w:r>
      <w:hyperlink r:id="rId144" w:history="1">
        <w:r w:rsidR="00E2346D" w:rsidRPr="005D4ED7">
          <w:rPr>
            <w:rStyle w:val="Lienhypertexte"/>
          </w:rPr>
          <w:t>Open</w:t>
        </w:r>
        <w:r w:rsidR="0015058F" w:rsidRPr="005D4ED7">
          <w:rPr>
            <w:rStyle w:val="Lienhypertexte"/>
          </w:rPr>
          <w:t>Suse</w:t>
        </w:r>
      </w:hyperlink>
      <w:r w:rsidR="00E2346D">
        <w:t>.</w:t>
      </w:r>
    </w:p>
    <w:p w:rsidR="00E2346D" w:rsidRDefault="00C02E7E" w:rsidP="00792C32">
      <w:r>
        <w:t>Portus</w:t>
      </w:r>
      <w:r w:rsidR="00E2346D">
        <w:t xml:space="preserve"> has already been adopted during MNCA Fiware test by Olivier Sevilla, summer 2017.</w:t>
      </w:r>
    </w:p>
    <w:p w:rsidR="00E2346D" w:rsidRDefault="00E2346D" w:rsidP="00792C32"/>
    <w:p w:rsidR="00E2346D" w:rsidRDefault="00E51A9F" w:rsidP="00792C32">
      <w:r>
        <w:t>Nevertheless</w:t>
      </w:r>
      <w:r w:rsidR="00F752D2">
        <w:t>, for development and QA, the use of specific registry attached behind the Gitlab of MNCA will allow to manage lifecycle of the Docker images, before releasing it in production.</w:t>
      </w:r>
    </w:p>
    <w:p w:rsidR="00F752D2" w:rsidRDefault="00F752D2" w:rsidP="00792C32">
      <w:r>
        <w:t xml:space="preserve">GitLab like Portus is not a repository itself, it is a registry manager, </w:t>
      </w:r>
    </w:p>
    <w:p w:rsidR="00F752D2" w:rsidRPr="00792C32" w:rsidRDefault="00F752D2" w:rsidP="00792C32"/>
    <w:p w:rsidR="00040A88" w:rsidRDefault="00040A88" w:rsidP="00040A88">
      <w:pPr>
        <w:pStyle w:val="Titre3"/>
        <w:rPr>
          <w:i/>
        </w:rPr>
      </w:pPr>
      <w:bookmarkStart w:id="245" w:name="_Toc499823557"/>
      <w:bookmarkStart w:id="246" w:name="_Toc501723021"/>
      <w:r>
        <w:t>Architecture Risks</w:t>
      </w:r>
      <w:bookmarkEnd w:id="245"/>
      <w:bookmarkEnd w:id="246"/>
    </w:p>
    <w:p w:rsidR="00040A88" w:rsidRDefault="00A21C2B" w:rsidP="00040A88">
      <w:r>
        <w:t>The MNCA Gitlab should receive the Docker images in its own registry</w:t>
      </w:r>
      <w:r w:rsidR="00C02E7E">
        <w:t xml:space="preserve"> for development and QA</w:t>
      </w:r>
      <w:r>
        <w:t xml:space="preserve"> (</w:t>
      </w:r>
      <w:hyperlink r:id="rId145" w:anchor="enable-the-container-registry" w:history="1">
        <w:r w:rsidRPr="00A21C2B">
          <w:rPr>
            <w:rStyle w:val="Lienhypertexte"/>
          </w:rPr>
          <w:t xml:space="preserve">just need to </w:t>
        </w:r>
        <w:r w:rsidR="00C02E7E">
          <w:rPr>
            <w:rStyle w:val="Lienhypertexte"/>
          </w:rPr>
          <w:t xml:space="preserve">[install if not] </w:t>
        </w:r>
        <w:r w:rsidRPr="00A21C2B">
          <w:rPr>
            <w:rStyle w:val="Lienhypertexte"/>
          </w:rPr>
          <w:t>activate it</w:t>
        </w:r>
      </w:hyperlink>
      <w:r>
        <w:t>)</w:t>
      </w:r>
    </w:p>
    <w:p w:rsidR="002F279C" w:rsidRPr="00F6725F" w:rsidRDefault="002F279C" w:rsidP="00040A88">
      <w:r>
        <w:t>The registr</w:t>
      </w:r>
      <w:r w:rsidR="00D37C34">
        <w:t>y</w:t>
      </w:r>
      <w:r w:rsidR="003E3389">
        <w:t xml:space="preserve"> for production should be managed with Portus</w:t>
      </w:r>
    </w:p>
    <w:p w:rsidR="00E22701" w:rsidRDefault="00E22701">
      <w:pPr>
        <w:spacing w:after="160" w:line="259" w:lineRule="auto"/>
        <w:rPr>
          <w:rFonts w:eastAsiaTheme="majorEastAsia" w:cstheme="majorBidi"/>
          <w:b/>
          <w:bCs/>
          <w:sz w:val="28"/>
          <w:szCs w:val="26"/>
        </w:rPr>
      </w:pPr>
      <w:bookmarkStart w:id="247" w:name="_Toc499823558"/>
    </w:p>
    <w:p w:rsidR="00040A88" w:rsidRDefault="00040A88" w:rsidP="00040A88">
      <w:pPr>
        <w:pStyle w:val="Titre2"/>
      </w:pPr>
      <w:bookmarkStart w:id="248" w:name="_Toc501723022"/>
      <w:r>
        <w:t>Docker Swarm Manager Component</w:t>
      </w:r>
      <w:bookmarkEnd w:id="247"/>
      <w:bookmarkEnd w:id="248"/>
    </w:p>
    <w:p w:rsidR="00040A88" w:rsidRDefault="00040A88" w:rsidP="00040A88"/>
    <w:p w:rsidR="00040A88" w:rsidRDefault="00040A88" w:rsidP="00040A88">
      <w:pPr>
        <w:pStyle w:val="Titre3"/>
      </w:pPr>
      <w:bookmarkStart w:id="249" w:name="_Toc499823559"/>
      <w:bookmarkStart w:id="250" w:name="_Toc501723023"/>
      <w:r>
        <w:t>Component Functions</w:t>
      </w:r>
      <w:bookmarkEnd w:id="249"/>
      <w:bookmarkEnd w:id="250"/>
    </w:p>
    <w:p w:rsidR="00F5504D" w:rsidRDefault="00F5504D" w:rsidP="00F5504D">
      <w:r>
        <w:t>This is not a real component, it’s an artifact included in Docker (since 1.12 version), which allows to manage a Docker Swarm.</w:t>
      </w:r>
    </w:p>
    <w:p w:rsidR="00CA09C8" w:rsidRDefault="00CA09C8" w:rsidP="00F5504D"/>
    <w:p w:rsidR="00A65C7C" w:rsidRDefault="00A65C7C" w:rsidP="00F5504D">
      <w:r>
        <w:t xml:space="preserve">Docker Swarm </w:t>
      </w:r>
      <w:r w:rsidRPr="000B52C2">
        <w:t>turns a group of Docker engines into a single virtual Docker engine</w:t>
      </w:r>
      <w:r w:rsidR="00DE0B5F">
        <w:t>, on which containers are running</w:t>
      </w:r>
      <w:r w:rsidR="006B0831">
        <w:t xml:space="preserve"> as services</w:t>
      </w:r>
      <w:r>
        <w:t>.</w:t>
      </w:r>
    </w:p>
    <w:p w:rsidR="00E85D83" w:rsidRDefault="00E85D83" w:rsidP="00F5504D"/>
    <w:p w:rsidR="005702A9" w:rsidRDefault="005702A9" w:rsidP="005702A9">
      <w:r>
        <w:t>Dock Swarm is designed to work around four key principles:</w:t>
      </w:r>
    </w:p>
    <w:p w:rsidR="005702A9" w:rsidRDefault="005702A9" w:rsidP="007363AE">
      <w:pPr>
        <w:pStyle w:val="Paragraphedeliste"/>
        <w:numPr>
          <w:ilvl w:val="0"/>
          <w:numId w:val="50"/>
        </w:numPr>
      </w:pPr>
      <w:r>
        <w:t>Simple yet powerful with a “just works” user experience</w:t>
      </w:r>
    </w:p>
    <w:p w:rsidR="005702A9" w:rsidRDefault="005702A9" w:rsidP="007363AE">
      <w:pPr>
        <w:pStyle w:val="Paragraphedeliste"/>
        <w:numPr>
          <w:ilvl w:val="0"/>
          <w:numId w:val="50"/>
        </w:numPr>
      </w:pPr>
      <w:r>
        <w:t>Resilient zero single-point-of-failure architecture</w:t>
      </w:r>
    </w:p>
    <w:p w:rsidR="005702A9" w:rsidRDefault="005702A9" w:rsidP="007363AE">
      <w:pPr>
        <w:pStyle w:val="Paragraphedeliste"/>
        <w:numPr>
          <w:ilvl w:val="0"/>
          <w:numId w:val="50"/>
        </w:numPr>
      </w:pPr>
      <w:r>
        <w:t>Secure by default with automatically generated certificates</w:t>
      </w:r>
    </w:p>
    <w:p w:rsidR="00E85D83" w:rsidRDefault="005702A9" w:rsidP="007363AE">
      <w:pPr>
        <w:pStyle w:val="Paragraphedeliste"/>
        <w:numPr>
          <w:ilvl w:val="0"/>
          <w:numId w:val="50"/>
        </w:numPr>
      </w:pPr>
      <w:r>
        <w:t>Backward compatibility with existing components</w:t>
      </w:r>
    </w:p>
    <w:p w:rsidR="00CA09C8" w:rsidRDefault="00CA09C8" w:rsidP="00F5504D"/>
    <w:p w:rsidR="00F5504D" w:rsidRDefault="00F5504D" w:rsidP="00F5504D">
      <w:r>
        <w:t xml:space="preserve">The </w:t>
      </w:r>
      <w:r w:rsidR="00C84553">
        <w:t>very fe</w:t>
      </w:r>
      <w:r w:rsidR="00BA2AC2">
        <w:t>w simple manager API functions</w:t>
      </w:r>
      <w:r>
        <w:t xml:space="preserve"> are</w:t>
      </w:r>
      <w:r w:rsidR="00712D4B">
        <w:t>:</w:t>
      </w:r>
      <w:r w:rsidR="00920841">
        <w:t xml:space="preserve"> initializ</w:t>
      </w:r>
      <w:r w:rsidR="00A85345">
        <w:t>ing</w:t>
      </w:r>
      <w:r w:rsidR="00920841">
        <w:t xml:space="preserve"> a Swarm, add</w:t>
      </w:r>
      <w:r w:rsidR="00D207C3">
        <w:t xml:space="preserve"> a machine</w:t>
      </w:r>
      <w:r w:rsidR="00077931">
        <w:t>/node</w:t>
      </w:r>
      <w:r w:rsidR="00D207C3">
        <w:t xml:space="preserve"> to a swarm</w:t>
      </w:r>
      <w:r w:rsidR="00077931">
        <w:t xml:space="preserve">, remove a node from a swarm, </w:t>
      </w:r>
      <w:r w:rsidR="00712D4B">
        <w:t xml:space="preserve">and </w:t>
      </w:r>
      <w:r w:rsidR="00077931">
        <w:t xml:space="preserve">renew </w:t>
      </w:r>
      <w:r w:rsidR="007A5B26">
        <w:t>certificates</w:t>
      </w:r>
      <w:r w:rsidR="00A85345">
        <w:t>.</w:t>
      </w:r>
    </w:p>
    <w:p w:rsidR="00CA09C8" w:rsidRDefault="00CA09C8" w:rsidP="00F5504D"/>
    <w:p w:rsidR="00F073AE" w:rsidRDefault="002245EB" w:rsidP="00F073AE">
      <w:r>
        <w:t>Regarding network,</w:t>
      </w:r>
      <w:r w:rsidR="00F073AE">
        <w:t xml:space="preserve"> Docker swarm generates two different kinds of traffic:</w:t>
      </w:r>
    </w:p>
    <w:p w:rsidR="00F073AE" w:rsidRDefault="00F073AE" w:rsidP="00F073AE"/>
    <w:p w:rsidR="00F073AE" w:rsidRDefault="00F073AE" w:rsidP="0047663D">
      <w:pPr>
        <w:pStyle w:val="Paragraphedeliste"/>
        <w:numPr>
          <w:ilvl w:val="0"/>
          <w:numId w:val="36"/>
        </w:numPr>
      </w:pPr>
      <w:r w:rsidRPr="00BC7641">
        <w:rPr>
          <w:b/>
        </w:rPr>
        <w:t>Control and management plane traffic:</w:t>
      </w:r>
      <w:r>
        <w:t xml:space="preserve"> This includes swarm management messages, such as requests to join or leave the swarm. This traffic is always encrypted.</w:t>
      </w:r>
    </w:p>
    <w:p w:rsidR="00F073AE" w:rsidRDefault="00F073AE" w:rsidP="00F073AE"/>
    <w:p w:rsidR="00CA09C8" w:rsidRDefault="00F073AE" w:rsidP="0047663D">
      <w:pPr>
        <w:pStyle w:val="Paragraphedeliste"/>
        <w:numPr>
          <w:ilvl w:val="0"/>
          <w:numId w:val="36"/>
        </w:numPr>
      </w:pPr>
      <w:r w:rsidRPr="00BC7641">
        <w:rPr>
          <w:b/>
        </w:rPr>
        <w:t>Application data plane traffic:</w:t>
      </w:r>
      <w:r>
        <w:t xml:space="preserve"> This includes container traffic and traffic to and from external clients.</w:t>
      </w:r>
    </w:p>
    <w:p w:rsidR="00177480" w:rsidRDefault="00177480" w:rsidP="00177480">
      <w:pPr>
        <w:pStyle w:val="Paragraphedeliste"/>
      </w:pPr>
    </w:p>
    <w:p w:rsidR="008708A6" w:rsidRDefault="00177480" w:rsidP="008708A6">
      <w:pPr>
        <w:keepNext/>
        <w:jc w:val="center"/>
      </w:pPr>
      <w:r>
        <w:rPr>
          <w:noProof/>
        </w:rPr>
        <w:lastRenderedPageBreak/>
        <w:drawing>
          <wp:inline distT="0" distB="0" distL="0" distR="0" wp14:anchorId="7DC99987" wp14:editId="419D1B34">
            <wp:extent cx="5305925" cy="32004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cker-architecture-swarm.png"/>
                    <pic:cNvPicPr/>
                  </pic:nvPicPr>
                  <pic:blipFill>
                    <a:blip r:embed="rId146">
                      <a:extLst>
                        <a:ext uri="{28A0092B-C50C-407E-A947-70E740481C1C}">
                          <a14:useLocalDpi xmlns:a14="http://schemas.microsoft.com/office/drawing/2010/main" val="0"/>
                        </a:ext>
                      </a:extLst>
                    </a:blip>
                    <a:stretch>
                      <a:fillRect/>
                    </a:stretch>
                  </pic:blipFill>
                  <pic:spPr>
                    <a:xfrm>
                      <a:off x="0" y="0"/>
                      <a:ext cx="5321230" cy="3209632"/>
                    </a:xfrm>
                    <a:prstGeom prst="rect">
                      <a:avLst/>
                    </a:prstGeom>
                  </pic:spPr>
                </pic:pic>
              </a:graphicData>
            </a:graphic>
          </wp:inline>
        </w:drawing>
      </w:r>
    </w:p>
    <w:p w:rsidR="00177480" w:rsidRDefault="008708A6" w:rsidP="008708A6">
      <w:pPr>
        <w:pStyle w:val="Lgende"/>
        <w:jc w:val="center"/>
      </w:pPr>
      <w:r>
        <w:t xml:space="preserve">Figure </w:t>
      </w:r>
      <w:r>
        <w:fldChar w:fldCharType="begin"/>
      </w:r>
      <w:r>
        <w:instrText xml:space="preserve"> SEQ Figure \* ARABIC </w:instrText>
      </w:r>
      <w:r>
        <w:fldChar w:fldCharType="separate"/>
      </w:r>
      <w:r w:rsidR="00A27A1E">
        <w:rPr>
          <w:noProof/>
        </w:rPr>
        <w:t>9</w:t>
      </w:r>
      <w:r>
        <w:fldChar w:fldCharType="end"/>
      </w:r>
      <w:r>
        <w:t>: Docker Swarm Architecture</w:t>
      </w:r>
    </w:p>
    <w:p w:rsidR="00177480" w:rsidRPr="00F5504D" w:rsidRDefault="00177480" w:rsidP="00177480"/>
    <w:p w:rsidR="00040A88" w:rsidRDefault="00040A88" w:rsidP="00040A88">
      <w:pPr>
        <w:pStyle w:val="Titre3"/>
      </w:pPr>
      <w:bookmarkStart w:id="251" w:name="_Toc499823560"/>
      <w:bookmarkStart w:id="252" w:name="_Toc501723024"/>
      <w:r>
        <w:t>Technical Considerations</w:t>
      </w:r>
      <w:bookmarkEnd w:id="251"/>
      <w:bookmarkEnd w:id="252"/>
    </w:p>
    <w:p w:rsidR="005575DA" w:rsidRPr="005575DA" w:rsidRDefault="005575DA" w:rsidP="005575DA"/>
    <w:p w:rsidR="00A45295" w:rsidRDefault="00A45295" w:rsidP="00A45295">
      <w:r>
        <w:t>Docker daemons participating in a swarm need the ability to communicate with each other over the following ports:</w:t>
      </w:r>
    </w:p>
    <w:p w:rsidR="00A45295" w:rsidRDefault="00A45295" w:rsidP="0047663D">
      <w:pPr>
        <w:pStyle w:val="Paragraphedeliste"/>
        <w:numPr>
          <w:ilvl w:val="0"/>
          <w:numId w:val="37"/>
        </w:numPr>
      </w:pPr>
      <w:r>
        <w:t>Port 7946 TCP/UDP for container network discovery.</w:t>
      </w:r>
    </w:p>
    <w:p w:rsidR="0077716C" w:rsidRDefault="00A45295" w:rsidP="0047663D">
      <w:pPr>
        <w:pStyle w:val="Paragraphedeliste"/>
        <w:numPr>
          <w:ilvl w:val="0"/>
          <w:numId w:val="37"/>
        </w:numPr>
      </w:pPr>
      <w:r>
        <w:t xml:space="preserve">Port 4789 UDP for the container </w:t>
      </w:r>
      <w:r w:rsidRPr="00307B45">
        <w:rPr>
          <w:b/>
        </w:rPr>
        <w:t>overlay</w:t>
      </w:r>
      <w:r>
        <w:t xml:space="preserve"> network.</w:t>
      </w:r>
    </w:p>
    <w:p w:rsidR="009B1FD6" w:rsidRDefault="006C7E47" w:rsidP="00474B4D">
      <w:r>
        <w:t>This means that only those 2 ports need to be open</w:t>
      </w:r>
      <w:r w:rsidR="00E95EED">
        <w:t xml:space="preserve"> in fir</w:t>
      </w:r>
      <w:r w:rsidR="003B380D">
        <w:t>e</w:t>
      </w:r>
      <w:r w:rsidR="00E95EED">
        <w:t>walls</w:t>
      </w:r>
      <w:r w:rsidR="003B380D">
        <w:t xml:space="preserve"> that sit between virtual networks </w:t>
      </w:r>
      <w:r w:rsidR="00317AF9">
        <w:t xml:space="preserve">on which the </w:t>
      </w:r>
      <w:r w:rsidR="00517BD2">
        <w:t xml:space="preserve">docker </w:t>
      </w:r>
      <w:r w:rsidR="00317AF9">
        <w:t>swarm is deployed</w:t>
      </w:r>
      <w:r w:rsidR="009B1FD6">
        <w:t>.</w:t>
      </w:r>
    </w:p>
    <w:p w:rsidR="00474B4D" w:rsidRDefault="00307B45" w:rsidP="00474B4D">
      <w:r>
        <w:t>The application data communication</w:t>
      </w:r>
      <w:r w:rsidR="00317AF9">
        <w:t xml:space="preserve"> </w:t>
      </w:r>
      <w:r w:rsidR="0090058A">
        <w:t>go</w:t>
      </w:r>
      <w:r w:rsidR="009F2DE3">
        <w:t>es</w:t>
      </w:r>
      <w:r w:rsidR="0090058A">
        <w:t xml:space="preserve"> through the Overlay network</w:t>
      </w:r>
      <w:r w:rsidR="001B5C39">
        <w:t xml:space="preserve"> (TCP packets are </w:t>
      </w:r>
      <w:r w:rsidR="001D7890">
        <w:t xml:space="preserve">encrypted and </w:t>
      </w:r>
      <w:r w:rsidR="002866B5">
        <w:t>encapsulated in UDP packets</w:t>
      </w:r>
      <w:r w:rsidR="00943F11">
        <w:t>)</w:t>
      </w:r>
    </w:p>
    <w:p w:rsidR="00943F11" w:rsidRPr="0077716C" w:rsidRDefault="00943F11" w:rsidP="00474B4D"/>
    <w:p w:rsidR="00040A88" w:rsidRDefault="00040A88" w:rsidP="00040A88">
      <w:pPr>
        <w:pStyle w:val="Titre3"/>
      </w:pPr>
      <w:bookmarkStart w:id="253" w:name="_Toc499823561"/>
      <w:bookmarkStart w:id="254" w:name="_Toc501723025"/>
      <w:r>
        <w:t>Selected Product(s)</w:t>
      </w:r>
      <w:bookmarkEnd w:id="253"/>
      <w:bookmarkEnd w:id="254"/>
    </w:p>
    <w:p w:rsidR="005575DA" w:rsidRDefault="00297DF5" w:rsidP="005575DA">
      <w:r>
        <w:t xml:space="preserve">In a first step </w:t>
      </w:r>
      <w:r w:rsidR="00345094">
        <w:t xml:space="preserve">Docker </w:t>
      </w:r>
      <w:r>
        <w:t>Swarm will be used to deploy the Smart City platform</w:t>
      </w:r>
      <w:r w:rsidR="00191FD2">
        <w:t>.</w:t>
      </w:r>
    </w:p>
    <w:p w:rsidR="00C949C2" w:rsidRDefault="00EA2B5F" w:rsidP="00C949C2">
      <w:r>
        <w:t xml:space="preserve">in a second step it should be </w:t>
      </w:r>
      <w:r w:rsidR="003A0672">
        <w:t xml:space="preserve">interesting to </w:t>
      </w:r>
      <w:r w:rsidR="000A5DC3">
        <w:t xml:space="preserve">install </w:t>
      </w:r>
      <w:r w:rsidR="00C949C2">
        <w:t xml:space="preserve">and use a container management solution such as </w:t>
      </w:r>
      <w:hyperlink r:id="rId147" w:history="1">
        <w:r w:rsidR="00C949C2" w:rsidRPr="00871BE1">
          <w:rPr>
            <w:rStyle w:val="Lienhypertexte"/>
          </w:rPr>
          <w:t>Rancher</w:t>
        </w:r>
      </w:hyperlink>
    </w:p>
    <w:p w:rsidR="00C949C2" w:rsidRDefault="00C949C2" w:rsidP="00C949C2">
      <w:r w:rsidRPr="00871BE1">
        <w:t xml:space="preserve">Rancher is a complete </w:t>
      </w:r>
      <w:r>
        <w:t xml:space="preserve">open-source </w:t>
      </w:r>
      <w:r w:rsidRPr="00871BE1">
        <w:t>container management platform that makes managing and using containers in production really easy.</w:t>
      </w:r>
    </w:p>
    <w:p w:rsidR="00C949C2" w:rsidRDefault="00C949C2" w:rsidP="00C949C2">
      <w:r>
        <w:t>It allows to deploy services stacks over several Docker orchestration tools such as: Kubernetes, Swarm, Mesos.</w:t>
      </w:r>
    </w:p>
    <w:p w:rsidR="0059003A" w:rsidRDefault="00C949C2" w:rsidP="00C949C2">
      <w:r>
        <w:t xml:space="preserve">It allows </w:t>
      </w:r>
      <w:r w:rsidRPr="008847AF">
        <w:t>adding hosts directly from cloud providers or adding a host that’s already been prov</w:t>
      </w:r>
      <w:r>
        <w:t>isioned. For cloud providers, host are</w:t>
      </w:r>
      <w:r w:rsidRPr="008847AF">
        <w:t xml:space="preserve"> provision</w:t>
      </w:r>
      <w:r>
        <w:t>ed</w:t>
      </w:r>
      <w:r w:rsidRPr="008847AF">
        <w:t xml:space="preserve"> using docker-machine and support any images that docker-machine supports</w:t>
      </w:r>
      <w:r w:rsidR="00C52115">
        <w:t xml:space="preserve">, </w:t>
      </w:r>
      <w:r w:rsidR="00BA77D8">
        <w:t>also i</w:t>
      </w:r>
      <w:r w:rsidR="0059003A">
        <w:t>t allows to manage several environments</w:t>
      </w:r>
      <w:r w:rsidR="00827DE0">
        <w:t xml:space="preserve"> </w:t>
      </w:r>
      <w:r w:rsidR="000A7261">
        <w:t>such as</w:t>
      </w:r>
      <w:r w:rsidR="00827DE0">
        <w:t xml:space="preserve"> production, QA, dev</w:t>
      </w:r>
      <w:r w:rsidR="009139B3">
        <w:t>.</w:t>
      </w:r>
    </w:p>
    <w:p w:rsidR="007F3D9C" w:rsidRDefault="007F3D9C" w:rsidP="00C949C2">
      <w:r>
        <w:t>I</w:t>
      </w:r>
      <w:r w:rsidR="00EE7335">
        <w:t xml:space="preserve">n </w:t>
      </w:r>
      <w:r w:rsidR="00ED5E3E">
        <w:t>addition,</w:t>
      </w:r>
      <w:r w:rsidR="003012DC">
        <w:t xml:space="preserve"> i</w:t>
      </w:r>
      <w:r>
        <w:t xml:space="preserve">t integrates </w:t>
      </w:r>
      <w:r w:rsidR="00EE7335">
        <w:t>natively some monitoring features.</w:t>
      </w:r>
    </w:p>
    <w:p w:rsidR="00215855" w:rsidRPr="005575DA" w:rsidRDefault="00215855" w:rsidP="005575DA"/>
    <w:p w:rsidR="00040A88" w:rsidRDefault="00040A88" w:rsidP="00040A88">
      <w:pPr>
        <w:pStyle w:val="Titre3"/>
      </w:pPr>
      <w:bookmarkStart w:id="255" w:name="_Toc499823562"/>
      <w:bookmarkStart w:id="256" w:name="_Toc501723026"/>
      <w:r>
        <w:t>Selection Rationale</w:t>
      </w:r>
      <w:bookmarkEnd w:id="255"/>
      <w:bookmarkEnd w:id="256"/>
    </w:p>
    <w:p w:rsidR="00191FD2" w:rsidRDefault="002328C2" w:rsidP="00191FD2">
      <w:r>
        <w:t xml:space="preserve">Docker Swarm is simple to learn compared to </w:t>
      </w:r>
      <w:r w:rsidR="000856F1">
        <w:t>other solutions like Kubernetes or Mesos</w:t>
      </w:r>
      <w:r w:rsidR="00534C38">
        <w:t>, this is the reason we’ll start with it</w:t>
      </w:r>
      <w:r w:rsidR="007F310D">
        <w:t xml:space="preserve"> to host the </w:t>
      </w:r>
      <w:r w:rsidR="00334E22">
        <w:t>smart city platform</w:t>
      </w:r>
      <w:r w:rsidR="00534C38">
        <w:t>.</w:t>
      </w:r>
    </w:p>
    <w:p w:rsidR="00B62B52" w:rsidRDefault="00E078DE" w:rsidP="00191FD2">
      <w:r>
        <w:t xml:space="preserve">A comparison between </w:t>
      </w:r>
      <w:r w:rsidR="00325168">
        <w:t>Docker swarm</w:t>
      </w:r>
      <w:r w:rsidR="004E6E3E">
        <w:t xml:space="preserve"> and </w:t>
      </w:r>
      <w:r w:rsidR="00D35873">
        <w:t>Kubernetes</w:t>
      </w:r>
      <w:r w:rsidR="005C1E49">
        <w:t xml:space="preserve"> </w:t>
      </w:r>
      <w:r w:rsidR="00B45964">
        <w:t>explain</w:t>
      </w:r>
      <w:r w:rsidR="00B62B52">
        <w:t>s</w:t>
      </w:r>
      <w:r w:rsidR="00B45964">
        <w:t xml:space="preserve"> </w:t>
      </w:r>
      <w:r w:rsidR="007E42D2">
        <w:t xml:space="preserve">well </w:t>
      </w:r>
      <w:r w:rsidR="00B45964">
        <w:t>the differences</w:t>
      </w:r>
      <w:r w:rsidR="00B62B52">
        <w:t xml:space="preserve">: </w:t>
      </w:r>
      <w:hyperlink r:id="rId148" w:history="1">
        <w:r w:rsidR="00B62B52" w:rsidRPr="005422F3">
          <w:rPr>
            <w:rStyle w:val="Lienhypertexte"/>
          </w:rPr>
          <w:t>https://platform9.com/blog/kubernetes-docker-swarm-compared/</w:t>
        </w:r>
      </w:hyperlink>
    </w:p>
    <w:p w:rsidR="00B62B52" w:rsidRDefault="00B62B52" w:rsidP="00191FD2"/>
    <w:p w:rsidR="009139B3" w:rsidRDefault="004931D2" w:rsidP="00191FD2">
      <w:r>
        <w:lastRenderedPageBreak/>
        <w:t xml:space="preserve">Adding Rancher in the game could </w:t>
      </w:r>
      <w:r w:rsidR="000E00B9">
        <w:t xml:space="preserve">help to simplify the </w:t>
      </w:r>
      <w:r w:rsidR="00585DF2">
        <w:t>management of the platform, and later replace Swarm with Kubernetes</w:t>
      </w:r>
      <w:r w:rsidR="00D03C68">
        <w:t xml:space="preserve">, to be able to scale </w:t>
      </w:r>
      <w:r w:rsidR="00E26A3A">
        <w:t>automatically the platform</w:t>
      </w:r>
      <w:r w:rsidR="00D22CD7">
        <w:t>.</w:t>
      </w:r>
    </w:p>
    <w:p w:rsidR="00534C38" w:rsidRPr="00191FD2" w:rsidRDefault="00534C38" w:rsidP="00191FD2"/>
    <w:p w:rsidR="00040A88" w:rsidRDefault="00040A88" w:rsidP="00040A88">
      <w:pPr>
        <w:pStyle w:val="Titre3"/>
      </w:pPr>
      <w:bookmarkStart w:id="257" w:name="_Toc499823563"/>
      <w:bookmarkStart w:id="258" w:name="_Toc501723027"/>
      <w:r>
        <w:t>Architecture Risks</w:t>
      </w:r>
      <w:bookmarkEnd w:id="257"/>
      <w:bookmarkEnd w:id="258"/>
    </w:p>
    <w:p w:rsidR="00334E22" w:rsidRDefault="00D12D91" w:rsidP="00334E22">
      <w:r>
        <w:t xml:space="preserve">To achieve </w:t>
      </w:r>
      <w:r w:rsidR="009F676C">
        <w:t xml:space="preserve">fault tolerance, several nodes </w:t>
      </w:r>
      <w:r w:rsidR="00EB6C56">
        <w:t>should</w:t>
      </w:r>
      <w:r w:rsidR="009F676C">
        <w:t xml:space="preserve"> be </w:t>
      </w:r>
      <w:r w:rsidR="00BE46F2">
        <w:t xml:space="preserve">set as </w:t>
      </w:r>
      <w:r w:rsidR="009F676C">
        <w:t xml:space="preserve">Swarm </w:t>
      </w:r>
      <w:r w:rsidR="00EB6C56">
        <w:t>managers</w:t>
      </w:r>
      <w:r w:rsidR="00BE46F2">
        <w:t>, ideally one per data center</w:t>
      </w:r>
      <w:r w:rsidR="00C10E9C">
        <w:t>.</w:t>
      </w:r>
    </w:p>
    <w:p w:rsidR="00C37C1B" w:rsidRPr="00334E22" w:rsidRDefault="00C31B42" w:rsidP="00334E22">
      <w:r>
        <w:t xml:space="preserve">It is </w:t>
      </w:r>
      <w:r w:rsidR="007F6D7B">
        <w:t>advised</w:t>
      </w:r>
      <w:r>
        <w:t xml:space="preserve"> to have an odd number of swar</w:t>
      </w:r>
      <w:r w:rsidR="007F6D7B">
        <w:t xml:space="preserve">m </w:t>
      </w:r>
      <w:r>
        <w:t>managers</w:t>
      </w:r>
      <w:r w:rsidR="007F6D7B">
        <w:t xml:space="preserve"> (1</w:t>
      </w:r>
      <w:r w:rsidR="00455745">
        <w:t>=&gt; SPOF</w:t>
      </w:r>
      <w:r w:rsidR="007F6D7B">
        <w:t>, 3, 5….)</w:t>
      </w:r>
    </w:p>
    <w:p w:rsidR="002D7C8C" w:rsidRDefault="00F6725F" w:rsidP="00040A88">
      <w:pPr>
        <w:pStyle w:val="Titre2"/>
      </w:pPr>
      <w:bookmarkStart w:id="259" w:name="_Toc499823564"/>
      <w:bookmarkStart w:id="260" w:name="_Toc501723028"/>
      <w:r>
        <w:t>Security Component IDM GE</w:t>
      </w:r>
      <w:bookmarkEnd w:id="259"/>
      <w:bookmarkEnd w:id="260"/>
    </w:p>
    <w:p w:rsidR="002D7C8C" w:rsidRPr="0077092E" w:rsidRDefault="002D7C8C" w:rsidP="002D7C8C"/>
    <w:p w:rsidR="002D7C8C" w:rsidRDefault="002D7C8C" w:rsidP="002D7C8C">
      <w:pPr>
        <w:pStyle w:val="Titre3"/>
      </w:pPr>
      <w:bookmarkStart w:id="261" w:name="_Toc499823565"/>
      <w:bookmarkStart w:id="262" w:name="_Toc501723029"/>
      <w:r>
        <w:t>Component Functions</w:t>
      </w:r>
      <w:bookmarkEnd w:id="261"/>
      <w:bookmarkEnd w:id="262"/>
    </w:p>
    <w:p w:rsidR="00F6725F" w:rsidRDefault="00F6725F" w:rsidP="00F6725F">
      <w:r>
        <w:t xml:space="preserve">Manage </w:t>
      </w:r>
      <w:r w:rsidR="00CD2DD9">
        <w:t xml:space="preserve">globally </w:t>
      </w:r>
      <w:r>
        <w:t xml:space="preserve">the security </w:t>
      </w:r>
      <w:r w:rsidR="00CD2DD9">
        <w:t>for the Fiware platform, in terms of identity and access authorization to services and data.</w:t>
      </w:r>
    </w:p>
    <w:p w:rsidR="00800872" w:rsidRDefault="00800872" w:rsidP="00F6725F">
      <w:r>
        <w:t>The Keyrock module provides identity management Keystone back-end, the integrated web UI is provided through Horizon front-end, which allows user accounts management.</w:t>
      </w:r>
    </w:p>
    <w:p w:rsidR="00C739AA" w:rsidRDefault="00C739AA" w:rsidP="00C739AA"/>
    <w:p w:rsidR="00C739AA" w:rsidRDefault="00C739AA" w:rsidP="00C739AA">
      <w:r>
        <w:t>AuthZForce</w:t>
      </w:r>
      <w:r w:rsidRPr="00CB280B">
        <w:t xml:space="preserve"> </w:t>
      </w:r>
      <w:r>
        <w:t xml:space="preserve">is the PDP (Policy Decision Point), PEP Proxy the </w:t>
      </w:r>
      <w:r w:rsidRPr="00CB280B">
        <w:t>PEP (Policy Enforcement Point)</w:t>
      </w:r>
      <w:r>
        <w:t>.</w:t>
      </w:r>
    </w:p>
    <w:p w:rsidR="00C739AA" w:rsidRDefault="00C739AA" w:rsidP="00F6725F"/>
    <w:p w:rsidR="00800872" w:rsidRDefault="00800872" w:rsidP="00F6725F">
      <w:r>
        <w:t>The AuthZforce component provides roles and access rights management</w:t>
      </w:r>
      <w:r w:rsidR="00BD6FA6">
        <w:t xml:space="preserve"> based on XACML</w:t>
      </w:r>
    </w:p>
    <w:p w:rsidR="00800872" w:rsidRDefault="00800872" w:rsidP="00F6725F">
      <w:r>
        <w:t xml:space="preserve">The PEP Proxy components provides </w:t>
      </w:r>
      <w:r w:rsidR="00376CD1">
        <w:t>Keyrock security to other backend</w:t>
      </w:r>
      <w:r w:rsidR="00AD1466">
        <w:t>s</w:t>
      </w:r>
      <w:r w:rsidR="00376CD1">
        <w:t xml:space="preserve"> of the platform such as Orion context broker</w:t>
      </w:r>
      <w:r w:rsidR="00087BE5">
        <w:t>.</w:t>
      </w:r>
    </w:p>
    <w:p w:rsidR="00087BE5" w:rsidRDefault="00C739AA" w:rsidP="00F6725F">
      <w:r>
        <w:t>The 3 components together</w:t>
      </w:r>
      <w:r w:rsidR="00BD6FA6">
        <w:t xml:space="preserve"> </w:t>
      </w:r>
      <w:r>
        <w:t>offer</w:t>
      </w:r>
      <w:r w:rsidR="00BD6FA6">
        <w:t xml:space="preserve"> 3 levels of security:</w:t>
      </w:r>
    </w:p>
    <w:p w:rsidR="00BD6FA6" w:rsidRDefault="00BD6FA6" w:rsidP="0047663D">
      <w:pPr>
        <w:pStyle w:val="Paragraphedeliste"/>
        <w:numPr>
          <w:ilvl w:val="0"/>
          <w:numId w:val="34"/>
        </w:numPr>
      </w:pPr>
      <w:r>
        <w:t>Level 1: Authentication</w:t>
      </w:r>
    </w:p>
    <w:p w:rsidR="00BD6FA6" w:rsidRDefault="00BD6FA6" w:rsidP="0047663D">
      <w:pPr>
        <w:pStyle w:val="Paragraphedeliste"/>
        <w:numPr>
          <w:ilvl w:val="0"/>
          <w:numId w:val="34"/>
        </w:numPr>
      </w:pPr>
      <w:r>
        <w:t>Level 2: Basic Authorization</w:t>
      </w:r>
    </w:p>
    <w:p w:rsidR="00BD6FA6" w:rsidRDefault="00BD6FA6" w:rsidP="0047663D">
      <w:pPr>
        <w:pStyle w:val="Paragraphedeliste"/>
        <w:numPr>
          <w:ilvl w:val="0"/>
          <w:numId w:val="34"/>
        </w:numPr>
      </w:pPr>
      <w:r>
        <w:t>Level 3: Advanced Authorization</w:t>
      </w:r>
    </w:p>
    <w:p w:rsidR="00087BE5" w:rsidRDefault="00087BE5" w:rsidP="00F6725F"/>
    <w:p w:rsidR="00BD6FA6" w:rsidRDefault="00BD6FA6" w:rsidP="00BD6FA6">
      <w:pPr>
        <w:keepNext/>
      </w:pPr>
      <w:r>
        <w:rPr>
          <w:noProof/>
          <w:lang w:val="fr-FR" w:eastAsia="fr-FR"/>
        </w:rPr>
        <w:drawing>
          <wp:inline distT="0" distB="0" distL="0" distR="0" wp14:anchorId="2C1134C1" wp14:editId="551B73D7">
            <wp:extent cx="3790950" cy="2436237"/>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p_proxy_Level_1-_Authentication.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797974" cy="2440751"/>
                    </a:xfrm>
                    <a:prstGeom prst="rect">
                      <a:avLst/>
                    </a:prstGeom>
                  </pic:spPr>
                </pic:pic>
              </a:graphicData>
            </a:graphic>
          </wp:inline>
        </w:drawing>
      </w:r>
    </w:p>
    <w:p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10</w:t>
      </w:r>
      <w:r>
        <w:fldChar w:fldCharType="end"/>
      </w:r>
      <w:r>
        <w:t xml:space="preserve">: </w:t>
      </w:r>
      <w:r w:rsidRPr="002A5E40">
        <w:t>Level 1: Authentication</w:t>
      </w:r>
      <w:r w:rsidR="00C739AA">
        <w:t xml:space="preserve"> only</w:t>
      </w:r>
      <w:r w:rsidR="002619EF">
        <w:t xml:space="preserve"> (Fiware Account is Keyrock IDM)</w:t>
      </w:r>
    </w:p>
    <w:p w:rsidR="00BD6FA6" w:rsidRDefault="00BD6FA6" w:rsidP="00F6725F"/>
    <w:p w:rsidR="00BD6FA6" w:rsidRDefault="00BD6FA6" w:rsidP="00BD6FA6">
      <w:pPr>
        <w:keepNext/>
      </w:pPr>
      <w:r>
        <w:rPr>
          <w:noProof/>
          <w:lang w:val="fr-FR" w:eastAsia="fr-FR"/>
        </w:rPr>
        <w:lastRenderedPageBreak/>
        <w:drawing>
          <wp:inline distT="0" distB="0" distL="0" distR="0" wp14:anchorId="6ADEF004" wp14:editId="08637904">
            <wp:extent cx="3784600" cy="2371682"/>
            <wp:effectExtent l="0" t="0" r="635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P_proxy_Level_2-_Basic_Authorization.png"/>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804841" cy="2384366"/>
                    </a:xfrm>
                    <a:prstGeom prst="rect">
                      <a:avLst/>
                    </a:prstGeom>
                  </pic:spPr>
                </pic:pic>
              </a:graphicData>
            </a:graphic>
          </wp:inline>
        </w:drawing>
      </w:r>
    </w:p>
    <w:p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11</w:t>
      </w:r>
      <w:r>
        <w:fldChar w:fldCharType="end"/>
      </w:r>
      <w:r>
        <w:t xml:space="preserve">: </w:t>
      </w:r>
      <w:r w:rsidRPr="009A06F8">
        <w:t xml:space="preserve">Level 2: </w:t>
      </w:r>
      <w:r w:rsidR="00C739AA" w:rsidRPr="002A5E40">
        <w:t>Authentication</w:t>
      </w:r>
      <w:r w:rsidR="00C739AA">
        <w:t xml:space="preserve"> &amp; </w:t>
      </w:r>
      <w:r w:rsidRPr="009A06F8">
        <w:t>Basic Authorization</w:t>
      </w:r>
    </w:p>
    <w:p w:rsidR="00BD6FA6" w:rsidRDefault="00BD6FA6" w:rsidP="00F6725F"/>
    <w:p w:rsidR="00BD6FA6" w:rsidRDefault="00BD6FA6" w:rsidP="00BD6FA6">
      <w:pPr>
        <w:keepNext/>
      </w:pPr>
      <w:r>
        <w:rPr>
          <w:noProof/>
          <w:lang w:val="fr-FR" w:eastAsia="fr-FR"/>
        </w:rPr>
        <w:drawing>
          <wp:inline distT="0" distB="0" distL="0" distR="0" wp14:anchorId="6D46A907" wp14:editId="46AAE949">
            <wp:extent cx="3762611" cy="2336800"/>
            <wp:effectExtent l="0" t="0" r="9525"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P_proxy_Level_3_Authorization.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778360" cy="2346581"/>
                    </a:xfrm>
                    <a:prstGeom prst="rect">
                      <a:avLst/>
                    </a:prstGeom>
                  </pic:spPr>
                </pic:pic>
              </a:graphicData>
            </a:graphic>
          </wp:inline>
        </w:drawing>
      </w:r>
    </w:p>
    <w:p w:rsidR="00BD6FA6" w:rsidRDefault="00BD6FA6" w:rsidP="00BD6FA6">
      <w:pPr>
        <w:pStyle w:val="Lgende"/>
      </w:pPr>
      <w:r>
        <w:t xml:space="preserve">Figure </w:t>
      </w:r>
      <w:r>
        <w:fldChar w:fldCharType="begin"/>
      </w:r>
      <w:r>
        <w:instrText xml:space="preserve"> SEQ Figure \* ARABIC </w:instrText>
      </w:r>
      <w:r>
        <w:fldChar w:fldCharType="separate"/>
      </w:r>
      <w:r w:rsidR="00A27A1E">
        <w:rPr>
          <w:noProof/>
        </w:rPr>
        <w:t>12</w:t>
      </w:r>
      <w:r>
        <w:fldChar w:fldCharType="end"/>
      </w:r>
      <w:r>
        <w:t>: Level 3</w:t>
      </w:r>
      <w:r w:rsidRPr="00AD4738">
        <w:t xml:space="preserve">: </w:t>
      </w:r>
      <w:r w:rsidR="00C739AA" w:rsidRPr="002A5E40">
        <w:t>Authentication</w:t>
      </w:r>
      <w:r w:rsidR="00C739AA">
        <w:t xml:space="preserve"> &amp; </w:t>
      </w:r>
      <w:r w:rsidRPr="00AD4738">
        <w:t>Advanced Authorization</w:t>
      </w:r>
      <w:r w:rsidR="00C739AA">
        <w:t xml:space="preserve"> (using XACML).</w:t>
      </w:r>
    </w:p>
    <w:p w:rsidR="00BD6FA6" w:rsidRPr="00F6725F" w:rsidRDefault="00BD6FA6" w:rsidP="00F6725F"/>
    <w:p w:rsidR="002D7C8C" w:rsidRDefault="002D7C8C" w:rsidP="002D7C8C">
      <w:pPr>
        <w:pStyle w:val="Titre3"/>
      </w:pPr>
      <w:bookmarkStart w:id="263" w:name="_Toc499823566"/>
      <w:bookmarkStart w:id="264" w:name="_Toc501723030"/>
      <w:r>
        <w:t>Technical Considerations</w:t>
      </w:r>
      <w:bookmarkEnd w:id="263"/>
      <w:bookmarkEnd w:id="264"/>
    </w:p>
    <w:p w:rsidR="006D346F" w:rsidRDefault="006D346F" w:rsidP="00CD2DD9">
      <w:r>
        <w:t xml:space="preserve">It’s based on </w:t>
      </w:r>
      <w:r w:rsidRPr="00E76486">
        <w:rPr>
          <w:b/>
        </w:rPr>
        <w:t>Keystone</w:t>
      </w:r>
      <w:r>
        <w:t>, the IDM component of OpenStack cloud software suite.</w:t>
      </w:r>
    </w:p>
    <w:p w:rsidR="00CD2DD9" w:rsidRDefault="00CD2DD9" w:rsidP="00CD2DD9">
      <w:r>
        <w:t>it use</w:t>
      </w:r>
      <w:r w:rsidR="00357707">
        <w:t>s</w:t>
      </w:r>
      <w:r>
        <w:t xml:space="preserve"> the standard OAuth2 protocol</w:t>
      </w:r>
      <w:r w:rsidR="007172B0">
        <w:t>.</w:t>
      </w:r>
    </w:p>
    <w:p w:rsidR="00CD2DD9" w:rsidRDefault="00CD2DD9" w:rsidP="00CD2DD9">
      <w:r>
        <w:t xml:space="preserve">it can </w:t>
      </w:r>
      <w:r w:rsidR="006D346F">
        <w:t>connect</w:t>
      </w:r>
      <w:r w:rsidR="005A52CA">
        <w:t xml:space="preserve"> with an LDAP</w:t>
      </w:r>
      <w:r w:rsidR="00357707">
        <w:t xml:space="preserve">: </w:t>
      </w:r>
      <w:hyperlink r:id="rId152" w:history="1">
        <w:r w:rsidR="00357707" w:rsidRPr="00357707">
          <w:rPr>
            <w:rStyle w:val="Lienhypertexte"/>
          </w:rPr>
          <w:t>Integrate Identity with LDAP</w:t>
        </w:r>
      </w:hyperlink>
      <w:r w:rsidR="00E10A85">
        <w:t xml:space="preserve">, </w:t>
      </w:r>
      <w:r w:rsidR="00CC4BA0">
        <w:t xml:space="preserve">the </w:t>
      </w:r>
      <w:r w:rsidR="008261C1">
        <w:t xml:space="preserve">LDAP </w:t>
      </w:r>
      <w:r w:rsidR="00E10A85">
        <w:t xml:space="preserve">can </w:t>
      </w:r>
      <w:r w:rsidR="008261C1">
        <w:t xml:space="preserve">be </w:t>
      </w:r>
      <w:r w:rsidR="00CC4BA0">
        <w:t xml:space="preserve">the MNCA </w:t>
      </w:r>
      <w:r w:rsidR="008261C1">
        <w:t>ADAM</w:t>
      </w:r>
      <w:r w:rsidR="00E10A85">
        <w:t xml:space="preserve">: </w:t>
      </w:r>
      <w:hyperlink r:id="rId153" w:history="1">
        <w:r w:rsidR="00E17B35">
          <w:rPr>
            <w:rStyle w:val="Lienhypertexte"/>
          </w:rPr>
          <w:t>Keystone w</w:t>
        </w:r>
        <w:r w:rsidR="00E10A85" w:rsidRPr="00E10A85">
          <w:rPr>
            <w:rStyle w:val="Lienhypertexte"/>
          </w:rPr>
          <w:t>ith ADAM</w:t>
        </w:r>
      </w:hyperlink>
      <w:r w:rsidR="00CC4BA0">
        <w:rPr>
          <w:rStyle w:val="Lienhypertexte"/>
        </w:rPr>
        <w:t xml:space="preserve">, </w:t>
      </w:r>
      <w:r w:rsidR="00CC4BA0" w:rsidRPr="00CC4BA0">
        <w:t>just matter of configuration</w:t>
      </w:r>
      <w:r w:rsidR="002F540F">
        <w:t>.</w:t>
      </w:r>
    </w:p>
    <w:p w:rsidR="000069E1" w:rsidRDefault="000069E1" w:rsidP="00CD2DD9"/>
    <w:p w:rsidR="000069E1" w:rsidRDefault="000069E1" w:rsidP="000069E1">
      <w:pPr>
        <w:keepNext/>
      </w:pPr>
      <w:r>
        <w:rPr>
          <w:noProof/>
          <w:lang w:val="fr-FR" w:eastAsia="fr-FR"/>
        </w:rPr>
        <w:lastRenderedPageBreak/>
        <w:drawing>
          <wp:inline distT="0" distB="0" distL="0" distR="0" wp14:anchorId="182B36E7" wp14:editId="1115C69A">
            <wp:extent cx="5715000" cy="25908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ware_security_IDM.png"/>
                    <pic:cNvPicPr/>
                  </pic:nvPicPr>
                  <pic:blipFill>
                    <a:blip r:embed="rId154">
                      <a:extLst>
                        <a:ext uri="{28A0092B-C50C-407E-A947-70E740481C1C}">
                          <a14:useLocalDpi xmlns:a14="http://schemas.microsoft.com/office/drawing/2010/main" val="0"/>
                        </a:ext>
                      </a:extLst>
                    </a:blip>
                    <a:stretch>
                      <a:fillRect/>
                    </a:stretch>
                  </pic:blipFill>
                  <pic:spPr>
                    <a:xfrm>
                      <a:off x="0" y="0"/>
                      <a:ext cx="5715000" cy="2590800"/>
                    </a:xfrm>
                    <a:prstGeom prst="rect">
                      <a:avLst/>
                    </a:prstGeom>
                  </pic:spPr>
                </pic:pic>
              </a:graphicData>
            </a:graphic>
          </wp:inline>
        </w:drawing>
      </w:r>
    </w:p>
    <w:p w:rsidR="000069E1" w:rsidRDefault="000069E1" w:rsidP="000069E1">
      <w:pPr>
        <w:pStyle w:val="Lgende"/>
      </w:pPr>
      <w:r>
        <w:t xml:space="preserve">Figure </w:t>
      </w:r>
      <w:r>
        <w:fldChar w:fldCharType="begin"/>
      </w:r>
      <w:r>
        <w:instrText xml:space="preserve"> SEQ Figure \* ARABIC </w:instrText>
      </w:r>
      <w:r>
        <w:fldChar w:fldCharType="separate"/>
      </w:r>
      <w:r w:rsidR="00A27A1E">
        <w:rPr>
          <w:noProof/>
        </w:rPr>
        <w:t>13</w:t>
      </w:r>
      <w:r>
        <w:fldChar w:fldCharType="end"/>
      </w:r>
      <w:r>
        <w:t>: IDM components</w:t>
      </w:r>
      <w:r w:rsidR="007428C4">
        <w:t xml:space="preserve"> organization</w:t>
      </w:r>
    </w:p>
    <w:p w:rsidR="000069E1" w:rsidRDefault="000069E1" w:rsidP="00CD2DD9"/>
    <w:p w:rsidR="000069E1" w:rsidRDefault="000069E1" w:rsidP="00CD2DD9"/>
    <w:p w:rsidR="00823768" w:rsidRDefault="00823768" w:rsidP="00CD2DD9">
      <w:r>
        <w:t xml:space="preserve">Incoming ports: </w:t>
      </w:r>
    </w:p>
    <w:p w:rsidR="00493E6E" w:rsidRDefault="00823768" w:rsidP="0047663D">
      <w:pPr>
        <w:pStyle w:val="Paragraphedeliste"/>
        <w:numPr>
          <w:ilvl w:val="0"/>
          <w:numId w:val="33"/>
        </w:numPr>
      </w:pPr>
      <w:r>
        <w:t>Keyrock API endpoint: 5000/TCP</w:t>
      </w:r>
    </w:p>
    <w:p w:rsidR="009D3A3B" w:rsidRDefault="009D3A3B" w:rsidP="0047663D">
      <w:pPr>
        <w:pStyle w:val="Paragraphedeliste"/>
        <w:numPr>
          <w:ilvl w:val="0"/>
          <w:numId w:val="33"/>
        </w:numPr>
      </w:pPr>
      <w:r>
        <w:t>Horizon UI</w:t>
      </w:r>
      <w:r w:rsidR="00F40757">
        <w:t>: 8000/TCP (in production 80 through NGINX)</w:t>
      </w:r>
    </w:p>
    <w:p w:rsidR="00F40757" w:rsidRDefault="00C30179" w:rsidP="0047663D">
      <w:pPr>
        <w:pStyle w:val="Paragraphedeliste"/>
        <w:numPr>
          <w:ilvl w:val="0"/>
          <w:numId w:val="33"/>
        </w:numPr>
      </w:pPr>
      <w:r>
        <w:t xml:space="preserve">Keystone </w:t>
      </w:r>
      <w:r w:rsidR="00F40757">
        <w:t>Admin endpoint: 35357/TCP</w:t>
      </w:r>
    </w:p>
    <w:p w:rsidR="00C30179" w:rsidRDefault="00C30179" w:rsidP="0047663D">
      <w:pPr>
        <w:pStyle w:val="Paragraphedeliste"/>
        <w:numPr>
          <w:ilvl w:val="0"/>
          <w:numId w:val="33"/>
        </w:numPr>
      </w:pPr>
      <w:r>
        <w:t xml:space="preserve">PDP Authzforce: </w:t>
      </w:r>
    </w:p>
    <w:p w:rsidR="00C30179" w:rsidRDefault="00C30179" w:rsidP="0047663D">
      <w:pPr>
        <w:pStyle w:val="Paragraphedeliste"/>
        <w:numPr>
          <w:ilvl w:val="1"/>
          <w:numId w:val="33"/>
        </w:numPr>
      </w:pPr>
      <w:r>
        <w:t xml:space="preserve">8080/TCP </w:t>
      </w:r>
    </w:p>
    <w:p w:rsidR="00C30179" w:rsidRDefault="00C30179" w:rsidP="0047663D">
      <w:pPr>
        <w:pStyle w:val="Paragraphedeliste"/>
        <w:numPr>
          <w:ilvl w:val="1"/>
          <w:numId w:val="33"/>
        </w:numPr>
      </w:pPr>
      <w:r>
        <w:t>22/TCP</w:t>
      </w:r>
    </w:p>
    <w:p w:rsidR="00823768" w:rsidRPr="00CD2DD9" w:rsidRDefault="00823768" w:rsidP="004D1807">
      <w:pPr>
        <w:pStyle w:val="Paragraphedeliste"/>
      </w:pPr>
    </w:p>
    <w:p w:rsidR="002D7C8C" w:rsidRDefault="002D7C8C" w:rsidP="002D7C8C">
      <w:pPr>
        <w:pStyle w:val="Titre3"/>
      </w:pPr>
      <w:bookmarkStart w:id="265" w:name="_Toc499823567"/>
      <w:bookmarkStart w:id="266" w:name="_Toc501723031"/>
      <w:r>
        <w:t>Selected Product(s)</w:t>
      </w:r>
      <w:bookmarkEnd w:id="265"/>
      <w:bookmarkEnd w:id="266"/>
    </w:p>
    <w:p w:rsidR="004D1807" w:rsidRDefault="004D1807" w:rsidP="00E76486">
      <w:pPr>
        <w:rPr>
          <w:b/>
        </w:rPr>
      </w:pPr>
      <w:r>
        <w:t xml:space="preserve">Keyrock identity manager is based on </w:t>
      </w:r>
      <w:r w:rsidR="00E76486">
        <w:t xml:space="preserve">OpenStack </w:t>
      </w:r>
      <w:r w:rsidR="00E76486" w:rsidRPr="00E76486">
        <w:rPr>
          <w:b/>
        </w:rPr>
        <w:t>Keystone</w:t>
      </w:r>
    </w:p>
    <w:p w:rsidR="00C26DCF" w:rsidRDefault="004D1807" w:rsidP="00E76486">
      <w:r>
        <w:rPr>
          <w:b/>
        </w:rPr>
        <w:t>Keystone</w:t>
      </w:r>
      <w:r w:rsidR="00E76486">
        <w:t xml:space="preserve"> provides authentication, authorization and service discovery mechanisms via HTTP primarily for use by projects in the OpenStack family. </w:t>
      </w:r>
    </w:p>
    <w:p w:rsidR="00A97AE8" w:rsidRDefault="00E76486" w:rsidP="00E76486">
      <w:r>
        <w:t>It is most commonly deployed as an HTTP interface to existing identity systems, such as LDAP.</w:t>
      </w:r>
    </w:p>
    <w:p w:rsidR="004D1807" w:rsidRDefault="004D1807" w:rsidP="00E76486"/>
    <w:p w:rsidR="002D7C8C" w:rsidRDefault="002D7C8C" w:rsidP="002D7C8C">
      <w:pPr>
        <w:pStyle w:val="Titre3"/>
      </w:pPr>
      <w:bookmarkStart w:id="267" w:name="_Toc499823568"/>
      <w:bookmarkStart w:id="268" w:name="_Toc501723032"/>
      <w:r>
        <w:t>Selection Rationale</w:t>
      </w:r>
      <w:bookmarkEnd w:id="267"/>
      <w:bookmarkEnd w:id="268"/>
    </w:p>
    <w:p w:rsidR="00C17488" w:rsidRDefault="004D1807" w:rsidP="00C17488">
      <w:r>
        <w:t>Keyrock, PEP Proxy, PDP AuthZforce are</w:t>
      </w:r>
      <w:r w:rsidR="00C17488">
        <w:t xml:space="preserve"> the components proposed in Fiware catalog</w:t>
      </w:r>
      <w:r w:rsidR="00727AB5">
        <w:t xml:space="preserve"> to </w:t>
      </w:r>
      <w:r w:rsidR="002F126F">
        <w:t>handle authentication and authorization</w:t>
      </w:r>
      <w:r w:rsidR="00EC0F86">
        <w:t xml:space="preserve">, </w:t>
      </w:r>
      <w:r w:rsidR="0075111C">
        <w:t>for</w:t>
      </w:r>
      <w:r w:rsidR="001C0017">
        <w:t xml:space="preserve"> any other component of the platform that support OAuth2</w:t>
      </w:r>
      <w:r w:rsidR="00EC0F86">
        <w:t>.</w:t>
      </w:r>
    </w:p>
    <w:p w:rsidR="005E7E91" w:rsidRDefault="005E7E91" w:rsidP="00C17488"/>
    <w:p w:rsidR="00647F6C" w:rsidRDefault="004D1807" w:rsidP="00647F6C">
      <w:r>
        <w:t>Keyrock</w:t>
      </w:r>
      <w:r w:rsidR="005E7E91">
        <w:t xml:space="preserve"> IDM GE</w:t>
      </w:r>
      <w:r>
        <w:t xml:space="preserve"> is </w:t>
      </w:r>
      <w:r w:rsidR="00647F6C">
        <w:t xml:space="preserve">Based on OpenStack </w:t>
      </w:r>
      <w:r w:rsidR="005E7E91">
        <w:t xml:space="preserve">originated </w:t>
      </w:r>
      <w:r w:rsidR="00647F6C">
        <w:t xml:space="preserve">IDM component </w:t>
      </w:r>
      <w:hyperlink r:id="rId155" w:history="1">
        <w:r w:rsidR="00647F6C" w:rsidRPr="00BE25FD">
          <w:rPr>
            <w:rStyle w:val="Lienhypertexte"/>
            <w:b/>
          </w:rPr>
          <w:t>Keystone</w:t>
        </w:r>
      </w:hyperlink>
      <w:r w:rsidR="00EC4678">
        <w:t xml:space="preserve">, which </w:t>
      </w:r>
      <w:r>
        <w:t>support</w:t>
      </w:r>
      <w:r w:rsidR="00EC4678">
        <w:t>s:</w:t>
      </w:r>
      <w:r>
        <w:t xml:space="preserve"> </w:t>
      </w:r>
      <w:r w:rsidR="00647F6C">
        <w:t>Oauth2</w:t>
      </w:r>
      <w:r w:rsidR="00C26DCF">
        <w:t>, O</w:t>
      </w:r>
      <w:r>
        <w:t>penID</w:t>
      </w:r>
      <w:r w:rsidR="00C26DCF">
        <w:t xml:space="preserve"> connect, SAML</w:t>
      </w:r>
      <w:r>
        <w:t xml:space="preserve"> </w:t>
      </w:r>
      <w:r w:rsidR="00C26DCF">
        <w:t xml:space="preserve">and other </w:t>
      </w:r>
      <w:r>
        <w:t>protocols</w:t>
      </w:r>
      <w:r w:rsidR="004A40F3">
        <w:t>, OAuth</w:t>
      </w:r>
      <w:r w:rsidR="00CC4BA0">
        <w:t>2 is</w:t>
      </w:r>
      <w:r w:rsidR="004A40F3">
        <w:t xml:space="preserve"> now widel</w:t>
      </w:r>
      <w:r w:rsidR="00CC4BA0">
        <w:t>y used, Fiware mostly rely on it</w:t>
      </w:r>
      <w:r w:rsidR="003D14C0">
        <w:t xml:space="preserve"> for authentication and authorization</w:t>
      </w:r>
      <w:r w:rsidR="002A6F1D">
        <w:t xml:space="preserve"> </w:t>
      </w:r>
      <w:r w:rsidR="00D31997">
        <w:t xml:space="preserve">to use the </w:t>
      </w:r>
      <w:r w:rsidR="001F7A1E">
        <w:t>services offered by the platform</w:t>
      </w:r>
      <w:r w:rsidR="00EC4678">
        <w:t>.</w:t>
      </w:r>
    </w:p>
    <w:p w:rsidR="00EC4678" w:rsidRPr="00647F6C" w:rsidRDefault="00EC4678" w:rsidP="00647F6C"/>
    <w:p w:rsidR="002D7C8C" w:rsidRDefault="002D7C8C" w:rsidP="002D7C8C">
      <w:pPr>
        <w:pStyle w:val="Titre3"/>
        <w:rPr>
          <w:i/>
        </w:rPr>
      </w:pPr>
      <w:bookmarkStart w:id="269" w:name="_Toc499823569"/>
      <w:bookmarkStart w:id="270" w:name="_Toc501723033"/>
      <w:r>
        <w:t>Architecture Risks</w:t>
      </w:r>
      <w:bookmarkEnd w:id="269"/>
      <w:bookmarkEnd w:id="270"/>
    </w:p>
    <w:p w:rsidR="002D7C8C" w:rsidRDefault="00065157" w:rsidP="002D7C8C">
      <w:r>
        <w:t>As a globally u</w:t>
      </w:r>
      <w:r w:rsidR="00493E6E">
        <w:t>sed component for Identity, authentication</w:t>
      </w:r>
      <w:r>
        <w:t xml:space="preserve"> and access rights management, it is a highly critical component.</w:t>
      </w:r>
    </w:p>
    <w:p w:rsidR="00065157" w:rsidRDefault="00065157" w:rsidP="002D7C8C">
      <w:r>
        <w:t>The database must be maintained in a clustered environment that insure high availability as well as scalability, th</w:t>
      </w:r>
      <w:r w:rsidR="00647F6C">
        <w:t>is is provided through the Citus cluster of PostgreSQL databases</w:t>
      </w:r>
      <w:r w:rsidR="00163A68">
        <w:t>.</w:t>
      </w:r>
    </w:p>
    <w:p w:rsidR="004A40F3" w:rsidRDefault="004A40F3" w:rsidP="002D7C8C"/>
    <w:p w:rsidR="00892268" w:rsidRDefault="00647F6C" w:rsidP="002D7C8C">
      <w:r>
        <w:t>The involved</w:t>
      </w:r>
      <w:r w:rsidR="00493E6E">
        <w:t xml:space="preserve"> application modules (Keyrock, AuthZforce, PEP Proxy)</w:t>
      </w:r>
      <w:r w:rsidR="00EC4678">
        <w:t>, will be deployed as services through a docker stack file in the global swarm, it gives the possibility to specify the number of containers to run for each service</w:t>
      </w:r>
      <w:r w:rsidR="009D5B66">
        <w:t>, as the components are stateless, several containers can run together the same service, to provide High Availability and scalability</w:t>
      </w:r>
      <w:r w:rsidR="00892268">
        <w:t>.</w:t>
      </w:r>
    </w:p>
    <w:p w:rsidR="002D7C8C" w:rsidRDefault="00F6725F" w:rsidP="002D7C8C">
      <w:pPr>
        <w:pStyle w:val="Titre2"/>
      </w:pPr>
      <w:bookmarkStart w:id="271" w:name="_Toc499823570"/>
      <w:bookmarkStart w:id="272" w:name="_Toc501723034"/>
      <w:r>
        <w:lastRenderedPageBreak/>
        <w:t>Orion Context Broker Component</w:t>
      </w:r>
      <w:bookmarkEnd w:id="271"/>
      <w:bookmarkEnd w:id="272"/>
    </w:p>
    <w:p w:rsidR="00F6725F" w:rsidRDefault="00F6725F" w:rsidP="00F6725F"/>
    <w:p w:rsidR="00F6725F" w:rsidRDefault="00F6725F" w:rsidP="00F6725F">
      <w:pPr>
        <w:pStyle w:val="Titre3"/>
      </w:pPr>
      <w:bookmarkStart w:id="273" w:name="_Toc499823571"/>
      <w:bookmarkStart w:id="274" w:name="_Toc501723035"/>
      <w:r>
        <w:t>Component Functions</w:t>
      </w:r>
      <w:bookmarkEnd w:id="273"/>
      <w:bookmarkEnd w:id="274"/>
    </w:p>
    <w:p w:rsidR="004F08C4" w:rsidRDefault="00985069" w:rsidP="000C6ED2">
      <w:r>
        <w:t>This component m</w:t>
      </w:r>
      <w:r w:rsidR="004F08C4">
        <w:t>anage</w:t>
      </w:r>
      <w:r>
        <w:t>s</w:t>
      </w:r>
      <w:r w:rsidR="004F08C4">
        <w:t xml:space="preserve"> context information exchange for the whole platform using NGSI</w:t>
      </w:r>
      <w:r w:rsidR="00FF5CBA">
        <w:t xml:space="preserve"> (V1 &amp; </w:t>
      </w:r>
      <w:r w:rsidR="004F08C4">
        <w:t>V2</w:t>
      </w:r>
      <w:r w:rsidR="00FF5CBA">
        <w:t>)</w:t>
      </w:r>
      <w:r w:rsidR="004F08C4">
        <w:t xml:space="preserve"> Api, this is a core </w:t>
      </w:r>
      <w:r w:rsidR="00C17488">
        <w:t>feature</w:t>
      </w:r>
      <w:r w:rsidR="004F08C4">
        <w:t xml:space="preserve"> of the Fiware Platform, as it provides the link between the data coming from things in the field, where data models are many, and their usage in the </w:t>
      </w:r>
      <w:r w:rsidR="00C17488">
        <w:t>applications.</w:t>
      </w:r>
    </w:p>
    <w:p w:rsidR="00C17488" w:rsidRDefault="00C17488" w:rsidP="000C6ED2"/>
    <w:p w:rsidR="00C17488" w:rsidRDefault="00C17488" w:rsidP="000C6ED2">
      <w:r>
        <w:t>In addition to the query/answer paradigm, the component provides a publish/subscribe usage paradigm</w:t>
      </w:r>
    </w:p>
    <w:p w:rsidR="00C17488" w:rsidRDefault="00C17488" w:rsidP="000C6ED2"/>
    <w:p w:rsidR="00C17488" w:rsidRDefault="00C17488" w:rsidP="00C17488">
      <w:pPr>
        <w:keepNext/>
      </w:pPr>
      <w:r>
        <w:rPr>
          <w:noProof/>
          <w:lang w:val="fr-FR" w:eastAsia="fr-FR"/>
        </w:rPr>
        <w:drawing>
          <wp:inline distT="0" distB="0" distL="0" distR="0" wp14:anchorId="452CE5C4" wp14:editId="08953471">
            <wp:extent cx="6000750" cy="2587625"/>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0px-ContextBrokerArchitecture.png"/>
                    <pic:cNvPicPr/>
                  </pic:nvPicPr>
                  <pic:blipFill>
                    <a:blip r:embed="rId156">
                      <a:extLst>
                        <a:ext uri="{28A0092B-C50C-407E-A947-70E740481C1C}">
                          <a14:useLocalDpi xmlns:a14="http://schemas.microsoft.com/office/drawing/2010/main" val="0"/>
                        </a:ext>
                      </a:extLst>
                    </a:blip>
                    <a:stretch>
                      <a:fillRect/>
                    </a:stretch>
                  </pic:blipFill>
                  <pic:spPr>
                    <a:xfrm>
                      <a:off x="0" y="0"/>
                      <a:ext cx="6000750" cy="2587625"/>
                    </a:xfrm>
                    <a:prstGeom prst="rect">
                      <a:avLst/>
                    </a:prstGeom>
                  </pic:spPr>
                </pic:pic>
              </a:graphicData>
            </a:graphic>
          </wp:inline>
        </w:drawing>
      </w:r>
    </w:p>
    <w:p w:rsidR="00C17488" w:rsidRPr="000C6ED2" w:rsidRDefault="00C17488" w:rsidP="00C17488">
      <w:pPr>
        <w:pStyle w:val="Lgende"/>
      </w:pPr>
      <w:r>
        <w:t xml:space="preserve">Figure </w:t>
      </w:r>
      <w:r>
        <w:fldChar w:fldCharType="begin"/>
      </w:r>
      <w:r>
        <w:instrText xml:space="preserve"> SEQ Figure \* ARABIC </w:instrText>
      </w:r>
      <w:r>
        <w:fldChar w:fldCharType="separate"/>
      </w:r>
      <w:r w:rsidR="00A27A1E">
        <w:rPr>
          <w:noProof/>
        </w:rPr>
        <w:t>14</w:t>
      </w:r>
      <w:r>
        <w:fldChar w:fldCharType="end"/>
      </w:r>
      <w:r>
        <w:t>: Context Broker interactions</w:t>
      </w:r>
    </w:p>
    <w:p w:rsidR="00F6725F" w:rsidRDefault="00F6725F" w:rsidP="00F6725F">
      <w:pPr>
        <w:pStyle w:val="Titre3"/>
      </w:pPr>
      <w:bookmarkStart w:id="275" w:name="_Toc499823572"/>
      <w:bookmarkStart w:id="276" w:name="_Toc501723036"/>
      <w:r>
        <w:t>Technical Considerations</w:t>
      </w:r>
      <w:bookmarkEnd w:id="275"/>
      <w:bookmarkEnd w:id="276"/>
    </w:p>
    <w:p w:rsidR="00CD6AFA" w:rsidRDefault="00CD6AFA" w:rsidP="00CD6AFA">
      <w:r>
        <w:t>The Orion context broker is developed in C++</w:t>
      </w:r>
    </w:p>
    <w:p w:rsidR="00611214" w:rsidRDefault="00611214" w:rsidP="00374885"/>
    <w:p w:rsidR="00374885" w:rsidRDefault="00374885" w:rsidP="00374885">
      <w:pPr>
        <w:rPr>
          <w:rFonts w:cs="Arial"/>
          <w:lang w:val="en-GB"/>
        </w:rPr>
      </w:pPr>
      <w:r w:rsidRPr="00374885">
        <w:t xml:space="preserve">Orion doesn't provide "native" authentication nor any authorization mechanisms to enforce access control. </w:t>
      </w:r>
      <w:r w:rsidRPr="00374885">
        <w:rPr>
          <w:lang w:val="en-GB"/>
        </w:rPr>
        <w:t xml:space="preserve">However, authentication/authorization </w:t>
      </w:r>
      <w:r>
        <w:rPr>
          <w:lang w:val="en-GB"/>
        </w:rPr>
        <w:t xml:space="preserve">is provided </w:t>
      </w:r>
      <w:r w:rsidRPr="00374885">
        <w:rPr>
          <w:lang w:val="en-GB"/>
        </w:rPr>
        <w:t>using the </w:t>
      </w:r>
      <w:hyperlink r:id="rId157" w:history="1">
        <w:r w:rsidRPr="00374885">
          <w:rPr>
            <w:rStyle w:val="Lienhypertexte"/>
            <w:rFonts w:eastAsiaTheme="majorEastAsia" w:cs="Arial"/>
            <w:color w:val="9B59B6"/>
            <w:lang w:val="en-GB"/>
          </w:rPr>
          <w:t>FIWARE PEP Proxy GE</w:t>
        </w:r>
      </w:hyperlink>
      <w:r w:rsidRPr="00374885">
        <w:rPr>
          <w:rFonts w:cs="Arial"/>
          <w:lang w:val="en-GB"/>
        </w:rPr>
        <w:t xml:space="preserve">. </w:t>
      </w:r>
    </w:p>
    <w:p w:rsidR="00611214" w:rsidRDefault="00611214" w:rsidP="00374885">
      <w:pPr>
        <w:rPr>
          <w:lang w:val="en-GB"/>
        </w:rPr>
      </w:pPr>
    </w:p>
    <w:p w:rsidR="00374885" w:rsidRPr="00374885" w:rsidRDefault="00F22539" w:rsidP="00374885">
      <w:pPr>
        <w:rPr>
          <w:lang w:val="en-GB"/>
        </w:rPr>
      </w:pPr>
      <w:r w:rsidRPr="00374885">
        <w:rPr>
          <w:lang w:val="en-GB"/>
        </w:rPr>
        <w:t>Now</w:t>
      </w:r>
      <w:r w:rsidR="00374885" w:rsidRPr="00374885">
        <w:rPr>
          <w:lang w:val="en-GB"/>
        </w:rPr>
        <w:t>, there are two GE implementantions (GEis) that can work with Orion Context Broker:</w:t>
      </w:r>
    </w:p>
    <w:p w:rsidR="00374885" w:rsidRPr="00374885" w:rsidRDefault="00531991" w:rsidP="00485DCE">
      <w:pPr>
        <w:pStyle w:val="Paragraphedeliste"/>
        <w:numPr>
          <w:ilvl w:val="0"/>
          <w:numId w:val="46"/>
        </w:numPr>
      </w:pPr>
      <w:hyperlink r:id="rId158" w:history="1">
        <w:r w:rsidR="00374885" w:rsidRPr="00374885">
          <w:rPr>
            <w:rStyle w:val="Lienhypertexte"/>
            <w:rFonts w:eastAsiaTheme="majorEastAsia" w:cs="Arial"/>
            <w:color w:val="9B59B6"/>
            <w:sz w:val="22"/>
            <w:szCs w:val="22"/>
          </w:rPr>
          <w:t>Wilma</w:t>
        </w:r>
      </w:hyperlink>
      <w:r w:rsidR="00374885" w:rsidRPr="00374885">
        <w:rPr>
          <w:rFonts w:cs="Arial"/>
        </w:rPr>
        <w:t> </w:t>
      </w:r>
      <w:r w:rsidR="00374885" w:rsidRPr="00374885">
        <w:t>(the GE reference implementation</w:t>
      </w:r>
      <w:r w:rsidR="00611214">
        <w:t>, is the chosen component for the platform</w:t>
      </w:r>
      <w:r w:rsidR="00374885" w:rsidRPr="00374885">
        <w:t>)</w:t>
      </w:r>
    </w:p>
    <w:p w:rsidR="00374885" w:rsidRPr="00374885" w:rsidRDefault="00531991" w:rsidP="00485DCE">
      <w:pPr>
        <w:pStyle w:val="Paragraphedeliste"/>
        <w:numPr>
          <w:ilvl w:val="0"/>
          <w:numId w:val="46"/>
        </w:numPr>
        <w:rPr>
          <w:rFonts w:cs="Arial"/>
        </w:rPr>
      </w:pPr>
      <w:hyperlink r:id="rId159" w:history="1">
        <w:r w:rsidR="00374885" w:rsidRPr="00374885">
          <w:rPr>
            <w:rStyle w:val="Lienhypertexte"/>
            <w:rFonts w:eastAsiaTheme="majorEastAsia" w:cs="Arial"/>
            <w:color w:val="9B59B6"/>
            <w:sz w:val="22"/>
            <w:szCs w:val="22"/>
          </w:rPr>
          <w:t>Steelskin</w:t>
        </w:r>
      </w:hyperlink>
    </w:p>
    <w:p w:rsidR="00374885" w:rsidRDefault="00374885" w:rsidP="00CD6AFA"/>
    <w:p w:rsidR="00374885" w:rsidRDefault="00374885" w:rsidP="00CD6AFA">
      <w:r>
        <w:t>Orion can be configured to use https for API access</w:t>
      </w:r>
      <w:r w:rsidR="00462585">
        <w:t>,</w:t>
      </w:r>
      <w:r>
        <w:t xml:space="preserve"> and for notifications</w:t>
      </w:r>
      <w:r w:rsidR="001C2503">
        <w:t xml:space="preserve"> too</w:t>
      </w:r>
      <w:r>
        <w:t xml:space="preserve">: see documentation on </w:t>
      </w:r>
      <w:hyperlink r:id="rId160" w:history="1">
        <w:r w:rsidRPr="00374885">
          <w:rPr>
            <w:rStyle w:val="Lienhypertexte"/>
          </w:rPr>
          <w:t>Readthedocs</w:t>
        </w:r>
      </w:hyperlink>
    </w:p>
    <w:p w:rsidR="00EC508D" w:rsidRDefault="00EC508D" w:rsidP="00CD6AFA"/>
    <w:p w:rsidR="005573BA" w:rsidRDefault="00611214" w:rsidP="005573BA">
      <w:r>
        <w:t xml:space="preserve">Orion </w:t>
      </w:r>
      <w:r w:rsidR="00057A47">
        <w:t xml:space="preserve">Incoming </w:t>
      </w:r>
      <w:r w:rsidR="00374885">
        <w:t xml:space="preserve">API </w:t>
      </w:r>
      <w:r w:rsidR="00057A47">
        <w:t>port: 1026/TCP</w:t>
      </w:r>
    </w:p>
    <w:p w:rsidR="00F36766" w:rsidRDefault="00CA6CF8" w:rsidP="005573BA">
      <w:r>
        <w:t xml:space="preserve">The RAM memory needed </w:t>
      </w:r>
      <w:r w:rsidR="00FA571E">
        <w:t>is minimum 4 GB</w:t>
      </w:r>
      <w:r w:rsidR="00CE6E80">
        <w:t>, with the MongoDB</w:t>
      </w:r>
      <w:r w:rsidR="00D236F4">
        <w:t xml:space="preserve">, so the needed memory for Orion </w:t>
      </w:r>
      <w:r w:rsidR="00A61096">
        <w:t>itself is less than that</w:t>
      </w:r>
      <w:r w:rsidR="00E60FB6">
        <w:t>.</w:t>
      </w:r>
    </w:p>
    <w:p w:rsidR="00E60FB6" w:rsidRDefault="002A1F05" w:rsidP="005573BA">
      <w:r>
        <w:t xml:space="preserve">The size of the </w:t>
      </w:r>
      <w:r w:rsidR="00A61096">
        <w:t xml:space="preserve">Orion </w:t>
      </w:r>
      <w:r>
        <w:t xml:space="preserve">container image is </w:t>
      </w:r>
      <w:r w:rsidR="00DE3E91">
        <w:t>260 MB</w:t>
      </w:r>
      <w:r w:rsidR="00045D67">
        <w:t>.</w:t>
      </w:r>
    </w:p>
    <w:p w:rsidR="00045D67" w:rsidRDefault="00045D67" w:rsidP="005573BA">
      <w:r>
        <w:t xml:space="preserve">The chapter “resource availability” </w:t>
      </w:r>
      <w:r w:rsidR="00196493">
        <w:t xml:space="preserve">give some hints about the </w:t>
      </w:r>
      <w:r w:rsidR="008C5702">
        <w:t xml:space="preserve">needs on </w:t>
      </w:r>
      <w:hyperlink r:id="rId161" w:anchor="resource-availability" w:history="1">
        <w:r w:rsidR="008C5702" w:rsidRPr="008C5702">
          <w:rPr>
            <w:rStyle w:val="Lienhypertexte"/>
          </w:rPr>
          <w:t>Orion ReadTheDocs</w:t>
        </w:r>
      </w:hyperlink>
    </w:p>
    <w:p w:rsidR="00F23D56" w:rsidRDefault="00F23D56" w:rsidP="005573BA"/>
    <w:p w:rsidR="00223BE6" w:rsidRDefault="00223BE6" w:rsidP="005573BA">
      <w:r>
        <w:t>The Orion</w:t>
      </w:r>
      <w:r w:rsidR="00CA6CF8">
        <w:t xml:space="preserve"> component</w:t>
      </w:r>
      <w:r>
        <w:t xml:space="preserve"> i</w:t>
      </w:r>
      <w:r w:rsidR="00F91D04">
        <w:t>s</w:t>
      </w:r>
      <w:r>
        <w:t xml:space="preserve"> easily deployable</w:t>
      </w:r>
      <w:r w:rsidR="00F91D04">
        <w:t xml:space="preserve"> through a Docker service</w:t>
      </w:r>
      <w:r w:rsidR="00296F71">
        <w:t xml:space="preserve">, </w:t>
      </w:r>
      <w:r w:rsidR="000575A5">
        <w:t xml:space="preserve">how to do it is explained on the </w:t>
      </w:r>
      <w:r w:rsidR="000C18CE">
        <w:t xml:space="preserve">documentation chapter in </w:t>
      </w:r>
      <w:hyperlink r:id="rId162" w:history="1">
        <w:r w:rsidR="000C18CE" w:rsidRPr="00F309DC">
          <w:rPr>
            <w:rStyle w:val="Lienhypertexte"/>
          </w:rPr>
          <w:t>Orion Reathe</w:t>
        </w:r>
        <w:r w:rsidR="00F309DC" w:rsidRPr="00F309DC">
          <w:rPr>
            <w:rStyle w:val="Lienhypertexte"/>
          </w:rPr>
          <w:t>Docs</w:t>
        </w:r>
      </w:hyperlink>
    </w:p>
    <w:p w:rsidR="00D72E85" w:rsidRDefault="00D72E85" w:rsidP="005573BA">
      <w:r>
        <w:t xml:space="preserve">The use of MongoDB version </w:t>
      </w:r>
      <w:r w:rsidR="00503D6E">
        <w:t xml:space="preserve">3.x </w:t>
      </w:r>
      <w:r w:rsidR="00FA1375">
        <w:t xml:space="preserve">for data persistence </w:t>
      </w:r>
      <w:r w:rsidR="00503D6E">
        <w:t>is recommended</w:t>
      </w:r>
      <w:r w:rsidR="00A42913">
        <w:t xml:space="preserve"> (the MongoDB cluster will use the 3.6 version</w:t>
      </w:r>
      <w:r w:rsidR="00D236F4">
        <w:t>)</w:t>
      </w:r>
      <w:r w:rsidR="0086540E">
        <w:t>.</w:t>
      </w:r>
    </w:p>
    <w:p w:rsidR="00265333" w:rsidRDefault="00265333" w:rsidP="005573BA"/>
    <w:p w:rsidR="00265333" w:rsidRDefault="00D47253" w:rsidP="005573BA">
      <w:r>
        <w:t xml:space="preserve">The </w:t>
      </w:r>
      <w:r w:rsidR="00E03AB4">
        <w:t xml:space="preserve">Orion </w:t>
      </w:r>
      <w:r>
        <w:t>documentation</w:t>
      </w:r>
      <w:r w:rsidR="00F33B7C">
        <w:t xml:space="preserve"> on Readthedocs provides an entire chapter </w:t>
      </w:r>
      <w:r w:rsidR="000C05F5">
        <w:t xml:space="preserve">about the </w:t>
      </w:r>
      <w:hyperlink r:id="rId163" w:history="1">
        <w:r w:rsidR="000C05F5" w:rsidRPr="00E03AB4">
          <w:rPr>
            <w:rStyle w:val="Lienhypertexte"/>
          </w:rPr>
          <w:t>performance tuning</w:t>
        </w:r>
        <w:r w:rsidR="00E03AB4" w:rsidRPr="00E03AB4">
          <w:rPr>
            <w:rStyle w:val="Lienhypertexte"/>
          </w:rPr>
          <w:t xml:space="preserve"> of the Orion context broker in production</w:t>
        </w:r>
      </w:hyperlink>
      <w:r w:rsidR="00D15E8F">
        <w:t>.</w:t>
      </w:r>
    </w:p>
    <w:p w:rsidR="007E0116" w:rsidRDefault="007E0116" w:rsidP="005573BA"/>
    <w:p w:rsidR="007E0116" w:rsidRDefault="007E0116" w:rsidP="005573BA"/>
    <w:p w:rsidR="00DA5BB3" w:rsidRDefault="007E0116" w:rsidP="005573BA">
      <w:r>
        <w:lastRenderedPageBreak/>
        <w:t xml:space="preserve">The following schema shows the place </w:t>
      </w:r>
      <w:r w:rsidR="00C570EF">
        <w:t>of Orion context broker in the Fiware architecture:</w:t>
      </w:r>
    </w:p>
    <w:p w:rsidR="007E0116" w:rsidRDefault="007E0116" w:rsidP="005573BA"/>
    <w:p w:rsidR="00D57814" w:rsidRDefault="00D57814" w:rsidP="005573BA">
      <w:pPr>
        <w:rPr>
          <w:noProof/>
        </w:rPr>
      </w:pPr>
    </w:p>
    <w:p w:rsidR="00661879" w:rsidRDefault="00AB132D" w:rsidP="00661879">
      <w:pPr>
        <w:keepNext/>
        <w:jc w:val="center"/>
      </w:pPr>
      <w:r>
        <w:rPr>
          <w:noProof/>
        </w:rPr>
        <w:drawing>
          <wp:inline distT="0" distB="0" distL="0" distR="0" wp14:anchorId="162AE6F2" wp14:editId="03773A9B">
            <wp:extent cx="5346700" cy="4284345"/>
            <wp:effectExtent l="0" t="0" r="635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ion-ge-interaction.png"/>
                    <pic:cNvPicPr/>
                  </pic:nvPicPr>
                  <pic:blipFill rotWithShape="1">
                    <a:blip r:embed="rId164">
                      <a:extLst>
                        <a:ext uri="{28A0092B-C50C-407E-A947-70E740481C1C}">
                          <a14:useLocalDpi xmlns:a14="http://schemas.microsoft.com/office/drawing/2010/main" val="0"/>
                        </a:ext>
                      </a:extLst>
                    </a:blip>
                    <a:srcRect r="10899"/>
                    <a:stretch/>
                  </pic:blipFill>
                  <pic:spPr bwMode="auto">
                    <a:xfrm>
                      <a:off x="0" y="0"/>
                      <a:ext cx="5346700" cy="4284345"/>
                    </a:xfrm>
                    <a:prstGeom prst="rect">
                      <a:avLst/>
                    </a:prstGeom>
                    <a:ln>
                      <a:noFill/>
                    </a:ln>
                    <a:extLst>
                      <a:ext uri="{53640926-AAD7-44D8-BBD7-CCE9431645EC}">
                        <a14:shadowObscured xmlns:a14="http://schemas.microsoft.com/office/drawing/2010/main"/>
                      </a:ext>
                    </a:extLst>
                  </pic:spPr>
                </pic:pic>
              </a:graphicData>
            </a:graphic>
          </wp:inline>
        </w:drawing>
      </w:r>
    </w:p>
    <w:p w:rsidR="007E0116" w:rsidRDefault="00661879" w:rsidP="00661879">
      <w:pPr>
        <w:pStyle w:val="Lgende"/>
        <w:jc w:val="center"/>
      </w:pPr>
      <w:r>
        <w:t xml:space="preserve">Figure </w:t>
      </w:r>
      <w:r>
        <w:fldChar w:fldCharType="begin"/>
      </w:r>
      <w:r>
        <w:instrText xml:space="preserve"> SEQ Figure \* ARABIC </w:instrText>
      </w:r>
      <w:r>
        <w:fldChar w:fldCharType="separate"/>
      </w:r>
      <w:r w:rsidR="00A27A1E">
        <w:rPr>
          <w:noProof/>
        </w:rPr>
        <w:t>15</w:t>
      </w:r>
      <w:r>
        <w:fldChar w:fldCharType="end"/>
      </w:r>
      <w:r>
        <w:t>: Orion Context Broker relation with other components</w:t>
      </w:r>
    </w:p>
    <w:p w:rsidR="007E0116" w:rsidRPr="005573BA" w:rsidRDefault="007E0116" w:rsidP="005573BA"/>
    <w:p w:rsidR="00F6725F" w:rsidRDefault="00F6725F" w:rsidP="00F6725F">
      <w:pPr>
        <w:pStyle w:val="Titre3"/>
      </w:pPr>
      <w:bookmarkStart w:id="277" w:name="_Toc499823573"/>
      <w:bookmarkStart w:id="278" w:name="_Toc501723037"/>
      <w:r>
        <w:t>Selected Product(s)</w:t>
      </w:r>
      <w:bookmarkEnd w:id="277"/>
      <w:bookmarkEnd w:id="278"/>
    </w:p>
    <w:p w:rsidR="00057A47" w:rsidRPr="00057A47" w:rsidRDefault="00057A47" w:rsidP="00057A47">
      <w:r>
        <w:t>Orion Context broker is</w:t>
      </w:r>
      <w:r w:rsidR="00611214">
        <w:t xml:space="preserve"> the reference GE in Fiware catalog.</w:t>
      </w:r>
    </w:p>
    <w:p w:rsidR="00611214" w:rsidRDefault="00611214" w:rsidP="00177247"/>
    <w:p w:rsidR="00177247" w:rsidRDefault="00177247" w:rsidP="00177247">
      <w:r>
        <w:t xml:space="preserve">There’s another implementation of an NGSI context broker originated from Orange: </w:t>
      </w:r>
    </w:p>
    <w:p w:rsidR="007600F0" w:rsidRPr="00A97AE8" w:rsidRDefault="007600F0" w:rsidP="00177247">
      <w:r>
        <w:t>But tailored for use at IOT gateway level, for example to manage a network of sensors relative to a specific activity among numerous smart city use cases</w:t>
      </w:r>
    </w:p>
    <w:p w:rsidR="00177247" w:rsidRPr="00177247" w:rsidRDefault="00177247" w:rsidP="00177247"/>
    <w:p w:rsidR="00F6725F" w:rsidRDefault="00F6725F" w:rsidP="00F6725F">
      <w:pPr>
        <w:pStyle w:val="Titre3"/>
      </w:pPr>
      <w:bookmarkStart w:id="279" w:name="_Toc499823574"/>
      <w:bookmarkStart w:id="280" w:name="_Toc501723038"/>
      <w:r>
        <w:t>Selection Rationale</w:t>
      </w:r>
      <w:bookmarkEnd w:id="279"/>
      <w:bookmarkEnd w:id="280"/>
    </w:p>
    <w:p w:rsidR="00245191" w:rsidRDefault="00245191" w:rsidP="00245191">
      <w:r>
        <w:t xml:space="preserve">Orion is the reference </w:t>
      </w:r>
      <w:r w:rsidR="00CD6AFA">
        <w:t>implementation</w:t>
      </w:r>
      <w:r>
        <w:t xml:space="preserve"> of NGSI Context Broker in Fiware</w:t>
      </w:r>
      <w:r w:rsidR="00611214">
        <w:t xml:space="preserve"> catalog</w:t>
      </w:r>
      <w:r w:rsidR="00A37A37">
        <w:t>.</w:t>
      </w:r>
    </w:p>
    <w:p w:rsidR="008A1494" w:rsidRDefault="008A1494" w:rsidP="00245191"/>
    <w:p w:rsidR="008A1494" w:rsidRDefault="008A1494" w:rsidP="00245191">
      <w:r>
        <w:t xml:space="preserve">Fiware is member of the </w:t>
      </w:r>
      <w:r w:rsidR="005044ED">
        <w:t>ISG (</w:t>
      </w:r>
      <w:r w:rsidR="005044ED" w:rsidRPr="008A1494">
        <w:t>Industry Specification Group</w:t>
      </w:r>
      <w:r w:rsidR="005044ED">
        <w:t xml:space="preserve">) </w:t>
      </w:r>
      <w:r>
        <w:t>CIM (Context Information Management) created at ETSI beginning of 2017.</w:t>
      </w:r>
    </w:p>
    <w:p w:rsidR="008A1494" w:rsidRDefault="008A1494" w:rsidP="00245191"/>
    <w:p w:rsidR="008A1494" w:rsidRDefault="008A1494" w:rsidP="00245191">
      <w:r w:rsidRPr="008A1494">
        <w:t xml:space="preserve">ISG CIM will focus on developing specifications for a common context information management API, data publication platforms and standard data models. The group will work closely with the </w:t>
      </w:r>
      <w:r w:rsidRPr="0015177B">
        <w:rPr>
          <w:b/>
        </w:rPr>
        <w:t>ETSI SmartM2M</w:t>
      </w:r>
      <w:r w:rsidRPr="008A1494">
        <w:t xml:space="preserve"> technical committee and with </w:t>
      </w:r>
      <w:hyperlink r:id="rId165" w:history="1">
        <w:r w:rsidRPr="00E374B2">
          <w:rPr>
            <w:rStyle w:val="Lienhypertexte"/>
            <w:b/>
          </w:rPr>
          <w:t>oneM2M</w:t>
        </w:r>
      </w:hyperlink>
      <w:r w:rsidRPr="008A1494">
        <w:t>, the global standards initiative for M2M and the IoT (Internet of Things) of which ETSI is a founding member, since the IoT is one of the sources of context data for smart applications.</w:t>
      </w:r>
    </w:p>
    <w:p w:rsidR="0015177B" w:rsidRDefault="0015177B" w:rsidP="00245191"/>
    <w:p w:rsidR="0015177B" w:rsidRDefault="005044ED" w:rsidP="00245191">
      <w:r w:rsidRPr="005044ED">
        <w:lastRenderedPageBreak/>
        <w:t xml:space="preserve">The OMA NGSI information model is currently being evolved to better support linked data (entity relationships), property graphs and semantics (exploiting the capabilities offered by </w:t>
      </w:r>
      <w:r w:rsidRPr="005044ED">
        <w:rPr>
          <w:b/>
        </w:rPr>
        <w:t>JSON-LD</w:t>
      </w:r>
      <w:r w:rsidRPr="005044ED">
        <w:t>). This work is being conducted under the ETSI ISG CIM initiative.</w:t>
      </w:r>
    </w:p>
    <w:p w:rsidR="005044ED" w:rsidRDefault="005044ED" w:rsidP="00245191"/>
    <w:p w:rsidR="005044ED" w:rsidRPr="00245191" w:rsidRDefault="005044ED" w:rsidP="00245191">
      <w:r w:rsidRPr="005044ED">
        <w:t>It is noteworthy that the ETSI ISG CIM information model is a generalization of the existing FIWARE NGSI information model. As a result</w:t>
      </w:r>
      <w:r w:rsidR="00392311">
        <w:t>,</w:t>
      </w:r>
      <w:r w:rsidRPr="005044ED">
        <w:t xml:space="preserve"> it is expected a good level of compatibility and a clear migration path between both information models.</w:t>
      </w:r>
    </w:p>
    <w:p w:rsidR="00F6725F" w:rsidRDefault="00F6725F" w:rsidP="00F6725F">
      <w:pPr>
        <w:pStyle w:val="Titre3"/>
      </w:pPr>
      <w:bookmarkStart w:id="281" w:name="_Toc499823575"/>
      <w:bookmarkStart w:id="282" w:name="_Toc501723039"/>
      <w:r>
        <w:t>Architecture Risks</w:t>
      </w:r>
      <w:bookmarkEnd w:id="281"/>
      <w:bookmarkEnd w:id="282"/>
    </w:p>
    <w:p w:rsidR="00177247" w:rsidRDefault="00177247" w:rsidP="00177247">
      <w:r>
        <w:t xml:space="preserve">This component is central to the platform, because it’s the dorsal of the </w:t>
      </w:r>
      <w:r w:rsidR="00057A47">
        <w:t xml:space="preserve">Fiware </w:t>
      </w:r>
      <w:r>
        <w:t>architecture</w:t>
      </w:r>
    </w:p>
    <w:p w:rsidR="00177247" w:rsidRDefault="00177247" w:rsidP="00177247">
      <w:r>
        <w:t>It can become a bottleneck in case of high traffic</w:t>
      </w:r>
      <w:r w:rsidR="00254F0F">
        <w:t>, so a particular attention is needed on response time, through specific monitoring</w:t>
      </w:r>
      <w:r w:rsidR="0045468D">
        <w:t>.</w:t>
      </w:r>
    </w:p>
    <w:p w:rsidR="0045468D" w:rsidRDefault="0045468D" w:rsidP="00177247">
      <w:r>
        <w:t xml:space="preserve">The MongoDB database used by the context broker is a </w:t>
      </w:r>
      <w:r w:rsidR="00CD6AFA">
        <w:t xml:space="preserve">global MongoDB </w:t>
      </w:r>
      <w:r>
        <w:t xml:space="preserve">cluster, </w:t>
      </w:r>
      <w:r w:rsidR="00EC508D">
        <w:t>which</w:t>
      </w:r>
      <w:r>
        <w:t xml:space="preserve"> provide high availability and scalability.</w:t>
      </w:r>
    </w:p>
    <w:p w:rsidR="0045468D" w:rsidRPr="00177247" w:rsidRDefault="0045468D" w:rsidP="00177247">
      <w:r>
        <w:t xml:space="preserve">The application component, </w:t>
      </w:r>
      <w:r w:rsidR="00507D75">
        <w:t xml:space="preserve">Orion will be deployed </w:t>
      </w:r>
      <w:r w:rsidR="0001581B">
        <w:t>as a service through a Docker stack file, to run several Orion containers, and will then provide high-availability and scalability.</w:t>
      </w:r>
    </w:p>
    <w:p w:rsidR="00F6725F" w:rsidRDefault="00F6725F" w:rsidP="00F6725F"/>
    <w:p w:rsidR="0001581B" w:rsidRDefault="0001581B" w:rsidP="00F6725F">
      <w:r w:rsidRPr="0001581B">
        <w:t>you can also take advan</w:t>
      </w:r>
      <w:r>
        <w:t>t</w:t>
      </w:r>
      <w:r w:rsidRPr="0001581B">
        <w:t>age of Rush as notification relayer. Thus, instead of managing the notifications itself (including waiting for the HTTP timeout while the notification receives responses), Orion passes the notification to Rush, which in turn deals with it</w:t>
      </w:r>
      <w:r>
        <w:t>, to reduce the load on Orion</w:t>
      </w:r>
      <w:r w:rsidRPr="0001581B">
        <w:t>.</w:t>
      </w:r>
    </w:p>
    <w:p w:rsidR="00CA52A3" w:rsidRDefault="00531991" w:rsidP="00CA52A3">
      <w:hyperlink r:id="rId166" w:history="1">
        <w:r w:rsidR="00CA52A3" w:rsidRPr="0083266D">
          <w:rPr>
            <w:rStyle w:val="Lienhypertexte"/>
          </w:rPr>
          <w:t>Rush</w:t>
        </w:r>
      </w:hyperlink>
      <w:r w:rsidR="00CA52A3">
        <w:t xml:space="preserve"> as a notification relayer (</w:t>
      </w:r>
      <w:hyperlink r:id="rId167" w:history="1">
        <w:r w:rsidR="00CA52A3" w:rsidRPr="006F3DC5">
          <w:rPr>
            <w:rStyle w:val="Lienhypertexte"/>
          </w:rPr>
          <w:t>Rush on Telefonica github</w:t>
        </w:r>
      </w:hyperlink>
      <w:r w:rsidR="00CA52A3">
        <w:t xml:space="preserve">), a Docker file: </w:t>
      </w:r>
      <w:hyperlink r:id="rId168" w:history="1">
        <w:r w:rsidR="00CA52A3" w:rsidRPr="002C425E">
          <w:rPr>
            <w:rStyle w:val="Lienhypertexte"/>
          </w:rPr>
          <w:t>OrionRush on github</w:t>
        </w:r>
      </w:hyperlink>
    </w:p>
    <w:p w:rsidR="00CA52A3" w:rsidRDefault="00CA52A3" w:rsidP="00CA52A3"/>
    <w:p w:rsidR="00F26E8E" w:rsidRPr="00F2163C" w:rsidRDefault="00D125D7" w:rsidP="00CA52A3">
      <w:r>
        <w:t xml:space="preserve">To achieve best performance for the Orion context broker, we have to observe the tuning advices given in the </w:t>
      </w:r>
      <w:hyperlink r:id="rId169" w:history="1">
        <w:r w:rsidRPr="00D125D7">
          <w:rPr>
            <w:rStyle w:val="Lienhypertexte"/>
          </w:rPr>
          <w:t>documentation on Readthedocs</w:t>
        </w:r>
      </w:hyperlink>
    </w:p>
    <w:p w:rsidR="002C425E" w:rsidRPr="00F6725F" w:rsidRDefault="002C425E" w:rsidP="00F6725F"/>
    <w:p w:rsidR="00A226BA" w:rsidRDefault="00A226BA" w:rsidP="00A226BA">
      <w:pPr>
        <w:pStyle w:val="Titre2"/>
      </w:pPr>
      <w:bookmarkStart w:id="283" w:name="_Toc499823576"/>
      <w:bookmarkStart w:id="284" w:name="_Toc501723040"/>
      <w:r>
        <w:t>MongoDB Component</w:t>
      </w:r>
      <w:bookmarkEnd w:id="283"/>
      <w:bookmarkEnd w:id="284"/>
    </w:p>
    <w:p w:rsidR="00A226BA" w:rsidRDefault="00A226BA" w:rsidP="00A226BA">
      <w:pPr>
        <w:pStyle w:val="Titre3"/>
      </w:pPr>
      <w:bookmarkStart w:id="285" w:name="_Toc499823577"/>
      <w:bookmarkStart w:id="286" w:name="_Toc501723041"/>
      <w:r>
        <w:t>Component Functions</w:t>
      </w:r>
      <w:bookmarkEnd w:id="285"/>
      <w:bookmarkEnd w:id="286"/>
    </w:p>
    <w:p w:rsidR="00254F0F" w:rsidRDefault="00531991" w:rsidP="00254F0F">
      <w:hyperlink r:id="rId170" w:history="1">
        <w:r w:rsidR="00254F0F" w:rsidRPr="00945877">
          <w:rPr>
            <w:rStyle w:val="Lienhypertexte"/>
          </w:rPr>
          <w:t>MongoDB</w:t>
        </w:r>
      </w:hyperlink>
      <w:r w:rsidR="00254F0F">
        <w:t xml:space="preserve"> is a NOSQL document database, natively scalable</w:t>
      </w:r>
      <w:r w:rsidR="00245191">
        <w:t xml:space="preserve"> by multiplying the nodes</w:t>
      </w:r>
      <w:r w:rsidR="00611214">
        <w:t>/containers</w:t>
      </w:r>
      <w:r w:rsidR="00245191">
        <w:t xml:space="preserve"> running the software and replicating the data upon the nodes</w:t>
      </w:r>
      <w:r w:rsidR="00611214">
        <w:t xml:space="preserve">, this </w:t>
      </w:r>
      <w:r w:rsidR="000D7803">
        <w:t xml:space="preserve">is called </w:t>
      </w:r>
      <w:r w:rsidR="00611214">
        <w:t>a replica set</w:t>
      </w:r>
      <w:r w:rsidR="000D7803">
        <w:t>.</w:t>
      </w:r>
    </w:p>
    <w:p w:rsidR="000D7803" w:rsidRDefault="000D7803" w:rsidP="00254F0F"/>
    <w:p w:rsidR="000D7803" w:rsidRPr="00254F0F" w:rsidRDefault="000D7803" w:rsidP="00254F0F">
      <w:r>
        <w:t>MongoDB is used for data persistence by several components of the platform: Orion context broker, IDAS IOT agents, Comet STH, Perseo.</w:t>
      </w:r>
    </w:p>
    <w:p w:rsidR="00A226BA" w:rsidRDefault="00A226BA" w:rsidP="00A226BA">
      <w:pPr>
        <w:pStyle w:val="Titre3"/>
      </w:pPr>
      <w:bookmarkStart w:id="287" w:name="_Toc499823578"/>
      <w:bookmarkStart w:id="288" w:name="_Toc501723042"/>
      <w:r>
        <w:t>Technical Considerations</w:t>
      </w:r>
      <w:bookmarkEnd w:id="287"/>
      <w:bookmarkEnd w:id="288"/>
    </w:p>
    <w:p w:rsidR="00FF4F09" w:rsidRDefault="00752BB3" w:rsidP="00FF4F09">
      <w:r>
        <w:t>Each MongoDB container will use</w:t>
      </w:r>
      <w:r w:rsidRPr="00752BB3">
        <w:t xml:space="preserve"> a data directory on the host system (outside the container) and mount</w:t>
      </w:r>
      <w:r>
        <w:t xml:space="preserve">ed </w:t>
      </w:r>
      <w:r w:rsidRPr="00752BB3">
        <w:t>to a directory visible from inside the container.</w:t>
      </w:r>
    </w:p>
    <w:p w:rsidR="00B45DD6" w:rsidRDefault="00B45DD6" w:rsidP="00FF4F09">
      <w:r>
        <w:t xml:space="preserve">It is recommended to use MongoDB version 3.2 </w:t>
      </w:r>
      <w:r w:rsidR="00EB4392">
        <w:t xml:space="preserve">or 3.4 </w:t>
      </w:r>
      <w:r>
        <w:t xml:space="preserve">and </w:t>
      </w:r>
      <w:r w:rsidR="00EB4392">
        <w:t>even</w:t>
      </w:r>
      <w:r>
        <w:t xml:space="preserve"> 3.</w:t>
      </w:r>
      <w:r w:rsidR="00945877">
        <w:t>6</w:t>
      </w:r>
      <w:r>
        <w:t xml:space="preserve"> (the latest stable as of today)</w:t>
      </w:r>
      <w:r w:rsidR="00261FE0">
        <w:t>.</w:t>
      </w:r>
    </w:p>
    <w:p w:rsidR="001018BF" w:rsidRDefault="001018BF" w:rsidP="00FF4F09">
      <w:r>
        <w:t xml:space="preserve">From version 3.2 MongoDB uses a new optimized storage engine </w:t>
      </w:r>
      <w:hyperlink r:id="rId171" w:history="1">
        <w:r w:rsidRPr="001018BF">
          <w:rPr>
            <w:rStyle w:val="Lienhypertexte"/>
          </w:rPr>
          <w:t>WiredTiger</w:t>
        </w:r>
      </w:hyperlink>
      <w:r w:rsidR="003A0FA7">
        <w:t xml:space="preserve"> (company owned now by MongoDB: </w:t>
      </w:r>
      <w:hyperlink r:id="rId172" w:history="1">
        <w:r w:rsidR="003A0FA7" w:rsidRPr="003A0FA7">
          <w:rPr>
            <w:rStyle w:val="Lienhypertexte"/>
          </w:rPr>
          <w:t>WiredTiger</w:t>
        </w:r>
      </w:hyperlink>
      <w:r w:rsidR="003A0FA7">
        <w:t xml:space="preserve"> open source storage engine)</w:t>
      </w:r>
    </w:p>
    <w:p w:rsidR="0041707F" w:rsidRDefault="0041707F" w:rsidP="00FF4F09"/>
    <w:p w:rsidR="00752BB3" w:rsidRDefault="00752BB3" w:rsidP="00FF4F09">
      <w:r>
        <w:t>The standard MongoDB incoming port is 27017</w:t>
      </w:r>
      <w:r w:rsidR="00555815">
        <w:t>/</w:t>
      </w:r>
      <w:r>
        <w:t>TCP</w:t>
      </w:r>
      <w:r w:rsidR="00B45DD6">
        <w:t>.</w:t>
      </w:r>
    </w:p>
    <w:p w:rsidR="00401CFC" w:rsidRDefault="002E41D3" w:rsidP="00FF4F09">
      <w:r>
        <w:t xml:space="preserve">Container </w:t>
      </w:r>
      <w:r w:rsidR="00401CFC">
        <w:t>RAM memory sizing</w:t>
      </w:r>
      <w:r w:rsidR="003A0C0C">
        <w:t>:</w:t>
      </w:r>
      <w:r w:rsidR="001018BF">
        <w:t xml:space="preserve"> </w:t>
      </w:r>
      <w:r>
        <w:t>4 GB</w:t>
      </w:r>
    </w:p>
    <w:p w:rsidR="004301E2" w:rsidRDefault="00401CFC" w:rsidP="004301E2">
      <w:r>
        <w:t>Storage sizing</w:t>
      </w:r>
      <w:r w:rsidR="00071768">
        <w:t xml:space="preserve">: </w:t>
      </w:r>
    </w:p>
    <w:p w:rsidR="004301E2" w:rsidRDefault="00071768" w:rsidP="00485DCE">
      <w:pPr>
        <w:pStyle w:val="Paragraphedeliste"/>
        <w:numPr>
          <w:ilvl w:val="0"/>
          <w:numId w:val="47"/>
        </w:numPr>
      </w:pPr>
      <w:r>
        <w:t xml:space="preserve">Docker image size is </w:t>
      </w:r>
      <w:r w:rsidR="00FD1840">
        <w:t>3</w:t>
      </w:r>
      <w:r w:rsidR="00411412">
        <w:t>6</w:t>
      </w:r>
      <w:r w:rsidR="00FD1840">
        <w:t>1 MB</w:t>
      </w:r>
    </w:p>
    <w:p w:rsidR="00411412" w:rsidRDefault="00995D47" w:rsidP="00485DCE">
      <w:pPr>
        <w:pStyle w:val="Paragraphedeliste"/>
        <w:numPr>
          <w:ilvl w:val="0"/>
          <w:numId w:val="47"/>
        </w:numPr>
      </w:pPr>
      <w:r>
        <w:t xml:space="preserve">Data </w:t>
      </w:r>
      <w:r w:rsidR="00EA069C">
        <w:t xml:space="preserve">have to be </w:t>
      </w:r>
      <w:r w:rsidR="004B20BA">
        <w:t>stored on a specific Docker volume</w:t>
      </w:r>
      <w:r w:rsidR="00F545E1">
        <w:t xml:space="preserve"> on the container host</w:t>
      </w:r>
      <w:r w:rsidR="00DA1F35">
        <w:t>, each container running MongoDB</w:t>
      </w:r>
      <w:r w:rsidR="004301E2">
        <w:t xml:space="preserve"> shoul</w:t>
      </w:r>
      <w:r w:rsidR="009B6F4A">
        <w:t>d</w:t>
      </w:r>
      <w:r w:rsidR="004301E2">
        <w:t xml:space="preserve"> have</w:t>
      </w:r>
      <w:r w:rsidR="009B6F4A">
        <w:t xml:space="preserve"> its own volume on the </w:t>
      </w:r>
      <w:r w:rsidR="00B53BF4">
        <w:t xml:space="preserve">host </w:t>
      </w:r>
      <w:r w:rsidR="009B6F4A">
        <w:t>node</w:t>
      </w:r>
      <w:r w:rsidR="00945877">
        <w:t xml:space="preserve"> (or reserved in the SAN)</w:t>
      </w:r>
      <w:r w:rsidR="00B53BF4">
        <w:t>.</w:t>
      </w:r>
    </w:p>
    <w:p w:rsidR="00B53BF4" w:rsidRPr="00FF4F09" w:rsidRDefault="00523DA1" w:rsidP="00485DCE">
      <w:pPr>
        <w:pStyle w:val="Paragraphedeliste"/>
        <w:numPr>
          <w:ilvl w:val="0"/>
          <w:numId w:val="47"/>
        </w:numPr>
      </w:pPr>
      <w:r>
        <w:t xml:space="preserve">The size </w:t>
      </w:r>
      <w:r w:rsidR="00D432EC">
        <w:t xml:space="preserve">available </w:t>
      </w:r>
      <w:r w:rsidR="00945877">
        <w:t xml:space="preserve">for data storage, </w:t>
      </w:r>
      <w:r w:rsidR="00D432EC">
        <w:t>should be at least</w:t>
      </w:r>
      <w:r w:rsidR="00263B7B">
        <w:t xml:space="preserve"> 300 GB</w:t>
      </w:r>
      <w:r w:rsidR="002967F6">
        <w:t xml:space="preserve"> for each storage volume</w:t>
      </w:r>
    </w:p>
    <w:p w:rsidR="00A226BA" w:rsidRDefault="00A226BA" w:rsidP="00A226BA">
      <w:pPr>
        <w:pStyle w:val="Titre3"/>
      </w:pPr>
      <w:bookmarkStart w:id="289" w:name="_Toc499823579"/>
      <w:bookmarkStart w:id="290" w:name="_Toc501723043"/>
      <w:r>
        <w:t>Selected Product(s)</w:t>
      </w:r>
      <w:bookmarkEnd w:id="289"/>
      <w:bookmarkEnd w:id="290"/>
    </w:p>
    <w:p w:rsidR="00D20588" w:rsidRDefault="00815DF9" w:rsidP="00D20588">
      <w:r>
        <w:t xml:space="preserve">MongoDB is the selected NoSQL database for </w:t>
      </w:r>
      <w:r w:rsidR="00C83797">
        <w:t>several</w:t>
      </w:r>
      <w:r>
        <w:t xml:space="preserve"> Fiware components:</w:t>
      </w:r>
    </w:p>
    <w:p w:rsidR="00815DF9" w:rsidRPr="00D20588" w:rsidRDefault="00815DF9" w:rsidP="00D20588">
      <w:r>
        <w:t xml:space="preserve">Orion Context Broker, </w:t>
      </w:r>
      <w:r w:rsidR="00C83797">
        <w:t>IOT agents, Comet STH</w:t>
      </w:r>
      <w:r w:rsidR="002E41D3">
        <w:t>, Perseo</w:t>
      </w:r>
    </w:p>
    <w:p w:rsidR="00A226BA" w:rsidRDefault="00A226BA" w:rsidP="00A226BA">
      <w:pPr>
        <w:pStyle w:val="Titre3"/>
      </w:pPr>
      <w:bookmarkStart w:id="291" w:name="_Toc499823580"/>
      <w:bookmarkStart w:id="292" w:name="_Toc501723044"/>
      <w:r>
        <w:t>Selection Rationale</w:t>
      </w:r>
      <w:bookmarkEnd w:id="291"/>
      <w:bookmarkEnd w:id="292"/>
    </w:p>
    <w:p w:rsidR="00430036" w:rsidRDefault="00E873BA" w:rsidP="00430036">
      <w:r>
        <w:t xml:space="preserve">As said, MongoDB </w:t>
      </w:r>
      <w:r w:rsidR="00E23F4C">
        <w:t xml:space="preserve">NoSQL </w:t>
      </w:r>
      <w:r w:rsidR="00FF4F09">
        <w:t xml:space="preserve">database engine </w:t>
      </w:r>
      <w:r w:rsidR="00F4253A">
        <w:t xml:space="preserve">chosen </w:t>
      </w:r>
      <w:r w:rsidR="00430036">
        <w:t>for several components proposed in Fiware</w:t>
      </w:r>
      <w:r w:rsidR="00FF4F09">
        <w:t>.</w:t>
      </w:r>
    </w:p>
    <w:p w:rsidR="00FF4F09" w:rsidRPr="00430036" w:rsidRDefault="00E23F4C" w:rsidP="00430036">
      <w:r>
        <w:lastRenderedPageBreak/>
        <w:t>MongoDB is a</w:t>
      </w:r>
      <w:r w:rsidR="00FF4F09">
        <w:t xml:space="preserve"> very popular scalable open source document oriented NoSQL database</w:t>
      </w:r>
      <w:r w:rsidR="00E227A3">
        <w:t>, that is horizontally scalable.</w:t>
      </w:r>
    </w:p>
    <w:p w:rsidR="00A226BA" w:rsidRDefault="00A226BA" w:rsidP="00A226BA">
      <w:pPr>
        <w:pStyle w:val="Titre3"/>
      </w:pPr>
      <w:bookmarkStart w:id="293" w:name="_Toc499823581"/>
      <w:bookmarkStart w:id="294" w:name="_Toc501723045"/>
      <w:r>
        <w:t>Architecture Risks</w:t>
      </w:r>
      <w:bookmarkEnd w:id="293"/>
      <w:bookmarkEnd w:id="294"/>
    </w:p>
    <w:p w:rsidR="00974BB1" w:rsidRDefault="00974BB1" w:rsidP="00245191"/>
    <w:p w:rsidR="00261FE0" w:rsidRDefault="00261FE0" w:rsidP="00245191">
      <w:r>
        <w:t>MongoDB will be deployed as cluster in the global platform Swarm, to achieve high availability several replicas will be deployed</w:t>
      </w:r>
      <w:r w:rsidR="00725FF3">
        <w:t xml:space="preserve"> (each replica is a container), see MongoDB documentation</w:t>
      </w:r>
    </w:p>
    <w:p w:rsidR="00430036" w:rsidRDefault="00673C00" w:rsidP="00245191">
      <w:r>
        <w:t>Even built from origin to scale, and fault tolerant, MongoDB is not optimized for analytics, that uses cross data queries</w:t>
      </w:r>
      <w:r w:rsidR="00261FE0">
        <w:t xml:space="preserve">, by </w:t>
      </w:r>
      <w:r w:rsidR="00FF4F09">
        <w:t xml:space="preserve">using a solution based on PostgreSQL, like </w:t>
      </w:r>
      <w:hyperlink r:id="rId173" w:history="1">
        <w:r w:rsidR="00FF4F09" w:rsidRPr="00B45DD6">
          <w:rPr>
            <w:rStyle w:val="Lienhypertexte"/>
          </w:rPr>
          <w:t>Stampede</w:t>
        </w:r>
      </w:hyperlink>
      <w:r w:rsidR="00FF4F09">
        <w:t xml:space="preserve"> for Mongo slaves, </w:t>
      </w:r>
      <w:r w:rsidR="009E4E34">
        <w:t xml:space="preserve">that </w:t>
      </w:r>
      <w:r w:rsidR="007869EB">
        <w:t>could be mapped to the glob</w:t>
      </w:r>
      <w:r w:rsidR="00FF4F09">
        <w:t xml:space="preserve">al PostgreSQL/Citus </w:t>
      </w:r>
      <w:r w:rsidR="009E4E34">
        <w:t>cluster</w:t>
      </w:r>
      <w:r w:rsidR="007869EB">
        <w:t xml:space="preserve"> (</w:t>
      </w:r>
      <w:r w:rsidR="00247855">
        <w:t>usin</w:t>
      </w:r>
      <w:r w:rsidR="00F753AB">
        <w:t xml:space="preserve">g </w:t>
      </w:r>
      <w:hyperlink r:id="rId174" w:history="1">
        <w:r w:rsidR="007869EB" w:rsidRPr="007869EB">
          <w:rPr>
            <w:rStyle w:val="Lienhypertexte"/>
          </w:rPr>
          <w:t>cstore_fdw</w:t>
        </w:r>
      </w:hyperlink>
      <w:r w:rsidR="007869EB">
        <w:t>)</w:t>
      </w:r>
      <w:r w:rsidR="009E4E34">
        <w:t>, high performance can be achieved on dat</w:t>
      </w:r>
      <w:r w:rsidR="007869EB">
        <w:t>a reading and writing, while keeping</w:t>
      </w:r>
      <w:r w:rsidR="009E4E34">
        <w:t xml:space="preserve"> long term history</w:t>
      </w:r>
      <w:r w:rsidR="007869EB">
        <w:t xml:space="preserve">, </w:t>
      </w:r>
      <w:r w:rsidR="00B45DD6">
        <w:t>then</w:t>
      </w:r>
      <w:r w:rsidR="00E73E6A">
        <w:t xml:space="preserve"> </w:t>
      </w:r>
      <w:r w:rsidR="009E4E34">
        <w:t>this is a solution to consider.</w:t>
      </w:r>
    </w:p>
    <w:p w:rsidR="00C031CE" w:rsidRDefault="00C031CE" w:rsidP="00245191"/>
    <w:p w:rsidR="003C04A7" w:rsidRDefault="007048BC" w:rsidP="003C04A7">
      <w:pPr>
        <w:keepNext/>
        <w:jc w:val="center"/>
      </w:pPr>
      <w:r>
        <w:rPr>
          <w:noProof/>
        </w:rPr>
        <w:drawing>
          <wp:inline distT="0" distB="0" distL="0" distR="0" wp14:anchorId="523826CA" wp14:editId="755D3D2F">
            <wp:extent cx="4419600" cy="253856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us-cluster-stampede-mongo.png"/>
                    <pic:cNvPicPr/>
                  </pic:nvPicPr>
                  <pic:blipFill>
                    <a:blip r:embed="rId175">
                      <a:extLst>
                        <a:ext uri="{28A0092B-C50C-407E-A947-70E740481C1C}">
                          <a14:useLocalDpi xmlns:a14="http://schemas.microsoft.com/office/drawing/2010/main" val="0"/>
                        </a:ext>
                      </a:extLst>
                    </a:blip>
                    <a:stretch>
                      <a:fillRect/>
                    </a:stretch>
                  </pic:blipFill>
                  <pic:spPr>
                    <a:xfrm>
                      <a:off x="0" y="0"/>
                      <a:ext cx="4440485" cy="2550561"/>
                    </a:xfrm>
                    <a:prstGeom prst="rect">
                      <a:avLst/>
                    </a:prstGeom>
                  </pic:spPr>
                </pic:pic>
              </a:graphicData>
            </a:graphic>
          </wp:inline>
        </w:drawing>
      </w:r>
    </w:p>
    <w:p w:rsidR="00C031CE" w:rsidRDefault="003C04A7" w:rsidP="003C04A7">
      <w:pPr>
        <w:pStyle w:val="Lgende"/>
        <w:jc w:val="center"/>
      </w:pPr>
      <w:r>
        <w:t xml:space="preserve">Figure </w:t>
      </w:r>
      <w:r>
        <w:fldChar w:fldCharType="begin"/>
      </w:r>
      <w:r>
        <w:instrText xml:space="preserve"> SEQ Figure \* ARABIC </w:instrText>
      </w:r>
      <w:r>
        <w:fldChar w:fldCharType="separate"/>
      </w:r>
      <w:r w:rsidR="00A27A1E">
        <w:rPr>
          <w:noProof/>
        </w:rPr>
        <w:t>16</w:t>
      </w:r>
      <w:r>
        <w:fldChar w:fldCharType="end"/>
      </w:r>
      <w:r>
        <w:t>: MongoDB with Stampede to Citus</w:t>
      </w:r>
    </w:p>
    <w:p w:rsidR="005F14A1" w:rsidRDefault="005F14A1" w:rsidP="005F14A1">
      <w:pPr>
        <w:pStyle w:val="Titre2"/>
      </w:pPr>
      <w:bookmarkStart w:id="295" w:name="_Toc499823582"/>
      <w:bookmarkStart w:id="296" w:name="_Toc501723046"/>
      <w:r>
        <w:t>Citus/PostgreSQL cluster Component</w:t>
      </w:r>
      <w:bookmarkEnd w:id="295"/>
      <w:bookmarkEnd w:id="296"/>
    </w:p>
    <w:p w:rsidR="005F14A1" w:rsidRDefault="005F14A1" w:rsidP="005F14A1">
      <w:pPr>
        <w:pStyle w:val="Titre3"/>
      </w:pPr>
      <w:bookmarkStart w:id="297" w:name="_Toc499823583"/>
      <w:bookmarkStart w:id="298" w:name="_Toc501723047"/>
      <w:r>
        <w:t>Component Functions</w:t>
      </w:r>
      <w:bookmarkEnd w:id="297"/>
      <w:bookmarkEnd w:id="298"/>
    </w:p>
    <w:p w:rsidR="009E4E34" w:rsidRPr="009E4E34" w:rsidRDefault="009E4E34" w:rsidP="009E4E34">
      <w:r>
        <w:t>Citus provide a way to make a cluster of PostgreSQL database servers, it will serve</w:t>
      </w:r>
      <w:r w:rsidR="00723111">
        <w:t xml:space="preserve"> database(s) to any component of the platform that need it.</w:t>
      </w:r>
    </w:p>
    <w:p w:rsidR="005F14A1" w:rsidRDefault="005F14A1" w:rsidP="005F14A1">
      <w:pPr>
        <w:pStyle w:val="Titre3"/>
      </w:pPr>
      <w:bookmarkStart w:id="299" w:name="_Toc499823584"/>
      <w:bookmarkStart w:id="300" w:name="_Toc501723048"/>
      <w:r>
        <w:t>Technical Considerations</w:t>
      </w:r>
      <w:bookmarkEnd w:id="299"/>
      <w:bookmarkEnd w:id="300"/>
    </w:p>
    <w:p w:rsidR="000B3162" w:rsidRDefault="00DA33B1" w:rsidP="000B3162">
      <w:r>
        <w:t>To reduce the number of different database servers in use in the platform</w:t>
      </w:r>
      <w:r w:rsidR="005B6ECA">
        <w:t xml:space="preserve">, it has been decided to map components using </w:t>
      </w:r>
      <w:r w:rsidR="00AF4781">
        <w:t>an SQL database, to PostgreSQL</w:t>
      </w:r>
      <w:r w:rsidR="000C416E">
        <w:t>, some component us</w:t>
      </w:r>
      <w:r w:rsidR="00F67A69">
        <w:t>e MySQL as the default database</w:t>
      </w:r>
      <w:r w:rsidR="00415629">
        <w:t xml:space="preserve">, </w:t>
      </w:r>
      <w:r w:rsidR="00C6568C">
        <w:t xml:space="preserve">but container images will be </w:t>
      </w:r>
      <w:r w:rsidR="002C62DA">
        <w:t>changed to use PostgreSQL</w:t>
      </w:r>
      <w:r w:rsidR="00187499">
        <w:t>.</w:t>
      </w:r>
    </w:p>
    <w:p w:rsidR="002C62DA" w:rsidRDefault="002C62DA" w:rsidP="000B3162"/>
    <w:p w:rsidR="002C62DA" w:rsidRDefault="000E0B28" w:rsidP="000B3162">
      <w:r>
        <w:t xml:space="preserve">To achieve </w:t>
      </w:r>
      <w:r w:rsidR="00777D2F">
        <w:t xml:space="preserve">High Availability and Scalability </w:t>
      </w:r>
      <w:r w:rsidR="005D7D7E">
        <w:t xml:space="preserve">of the database servers </w:t>
      </w:r>
      <w:r w:rsidR="00704950">
        <w:t>we’ll use Citus, to deploy a cluster of PostgeSQL databases</w:t>
      </w:r>
      <w:r w:rsidR="00170C4F">
        <w:t>.</w:t>
      </w:r>
    </w:p>
    <w:p w:rsidR="0090174F" w:rsidRDefault="007F143D" w:rsidP="00FB3EC3">
      <w:pPr>
        <w:keepNext/>
        <w:jc w:val="center"/>
      </w:pPr>
      <w:r>
        <w:rPr>
          <w:noProof/>
          <w:lang w:val="fr-FR" w:eastAsia="fr-FR"/>
        </w:rPr>
        <w:lastRenderedPageBreak/>
        <w:drawing>
          <wp:inline distT="0" distB="0" distL="0" distR="0" wp14:anchorId="4A2BA4BB" wp14:editId="40D05BF5">
            <wp:extent cx="4186744" cy="3549650"/>
            <wp:effectExtent l="0" t="0" r="444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us-high-level-arch.png"/>
                    <pic:cNvPicPr/>
                  </pic:nvPicPr>
                  <pic:blipFill>
                    <a:blip r:embed="rId176">
                      <a:extLst>
                        <a:ext uri="{28A0092B-C50C-407E-A947-70E740481C1C}">
                          <a14:useLocalDpi xmlns:a14="http://schemas.microsoft.com/office/drawing/2010/main" val="0"/>
                        </a:ext>
                      </a:extLst>
                    </a:blip>
                    <a:stretch>
                      <a:fillRect/>
                    </a:stretch>
                  </pic:blipFill>
                  <pic:spPr>
                    <a:xfrm>
                      <a:off x="0" y="0"/>
                      <a:ext cx="4203406" cy="3563777"/>
                    </a:xfrm>
                    <a:prstGeom prst="rect">
                      <a:avLst/>
                    </a:prstGeom>
                  </pic:spPr>
                </pic:pic>
              </a:graphicData>
            </a:graphic>
          </wp:inline>
        </w:drawing>
      </w:r>
    </w:p>
    <w:p w:rsidR="00187499" w:rsidRDefault="0090174F" w:rsidP="00FB3EC3">
      <w:pPr>
        <w:pStyle w:val="Lgende"/>
        <w:jc w:val="center"/>
      </w:pPr>
      <w:r>
        <w:t xml:space="preserve">Figure </w:t>
      </w:r>
      <w:r>
        <w:fldChar w:fldCharType="begin"/>
      </w:r>
      <w:r>
        <w:instrText xml:space="preserve"> SEQ Figure \* ARABIC </w:instrText>
      </w:r>
      <w:r>
        <w:fldChar w:fldCharType="separate"/>
      </w:r>
      <w:r w:rsidR="00A27A1E">
        <w:rPr>
          <w:noProof/>
        </w:rPr>
        <w:t>17</w:t>
      </w:r>
      <w:r>
        <w:fldChar w:fldCharType="end"/>
      </w:r>
      <w:r>
        <w:t>: Citus high level architecture</w:t>
      </w:r>
    </w:p>
    <w:p w:rsidR="001941C3" w:rsidRDefault="001941C3" w:rsidP="001941C3">
      <w:r>
        <w:t>Citus consist in a manager</w:t>
      </w:r>
      <w:r w:rsidR="00612E9A">
        <w:t xml:space="preserve">, a </w:t>
      </w:r>
      <w:r>
        <w:t xml:space="preserve">master that coordinate the cluster of </w:t>
      </w:r>
      <w:r w:rsidR="005C1601">
        <w:t>Citus/</w:t>
      </w:r>
      <w:r>
        <w:t>PostgreSQL workers.</w:t>
      </w:r>
    </w:p>
    <w:p w:rsidR="001941C3" w:rsidRPr="001941C3" w:rsidRDefault="001941C3" w:rsidP="001941C3"/>
    <w:p w:rsidR="00B70B43" w:rsidRDefault="003E3389" w:rsidP="00B70B43">
      <w:r>
        <w:t>PostgreSQL standard i</w:t>
      </w:r>
      <w:r w:rsidR="0075111C">
        <w:t>ncoming port is 5432/TCP</w:t>
      </w:r>
      <w:r>
        <w:t>, as well as Citus Master node which receive</w:t>
      </w:r>
      <w:r w:rsidR="000064C5">
        <w:t>s</w:t>
      </w:r>
      <w:r>
        <w:t xml:space="preserve"> queries from clients.</w:t>
      </w:r>
    </w:p>
    <w:p w:rsidR="003E3389" w:rsidRDefault="003E3389" w:rsidP="00B70B43"/>
    <w:p w:rsidR="003E3389" w:rsidRPr="00B70B43" w:rsidRDefault="00997CB1" w:rsidP="00B70B43">
      <w:r>
        <w:t xml:space="preserve">Citus </w:t>
      </w:r>
      <w:r w:rsidR="00A44C10">
        <w:t>shall</w:t>
      </w:r>
      <w:r>
        <w:t xml:space="preserve"> be installed through </w:t>
      </w:r>
      <w:r w:rsidR="00C81756">
        <w:t xml:space="preserve">a </w:t>
      </w:r>
      <w:r>
        <w:t>Docker</w:t>
      </w:r>
      <w:r w:rsidR="00C81756">
        <w:t xml:space="preserve"> stack file: </w:t>
      </w:r>
      <w:hyperlink r:id="rId177" w:history="1">
        <w:r w:rsidR="008C27FD" w:rsidRPr="008C27FD">
          <w:rPr>
            <w:rStyle w:val="Lienhypertexte"/>
          </w:rPr>
          <w:t>how-to on Github</w:t>
        </w:r>
      </w:hyperlink>
    </w:p>
    <w:p w:rsidR="005F14A1" w:rsidRDefault="005F14A1" w:rsidP="005F14A1">
      <w:pPr>
        <w:pStyle w:val="Titre3"/>
      </w:pPr>
      <w:bookmarkStart w:id="301" w:name="_Toc499823585"/>
      <w:bookmarkStart w:id="302" w:name="_Toc501723049"/>
      <w:r>
        <w:t>Selected Product(s)</w:t>
      </w:r>
      <w:bookmarkEnd w:id="301"/>
      <w:bookmarkEnd w:id="302"/>
    </w:p>
    <w:p w:rsidR="0075111C" w:rsidRDefault="0075111C" w:rsidP="00170C4F">
      <w:r>
        <w:t>Citus cluster for PostgreSQL</w:t>
      </w:r>
      <w:r w:rsidR="00926114">
        <w:t xml:space="preserve"> is the selected </w:t>
      </w:r>
      <w:r w:rsidR="00FC42EA">
        <w:t>product</w:t>
      </w:r>
      <w:r w:rsidR="00927E6B">
        <w:t xml:space="preserve"> to provide Relational</w:t>
      </w:r>
      <w:r w:rsidR="000B5C88">
        <w:t xml:space="preserve"> SQL database service</w:t>
      </w:r>
      <w:r w:rsidR="00585F80">
        <w:t>s</w:t>
      </w:r>
      <w:r w:rsidR="00C44771">
        <w:t xml:space="preserve"> to any application that need</w:t>
      </w:r>
      <w:r w:rsidR="00585F80">
        <w:t xml:space="preserve">s </w:t>
      </w:r>
      <w:r w:rsidR="0002430B">
        <w:t>it</w:t>
      </w:r>
      <w:r w:rsidR="009D04C5">
        <w:t>.</w:t>
      </w:r>
    </w:p>
    <w:p w:rsidR="00170C4F" w:rsidRPr="00170C4F" w:rsidRDefault="00D1768D" w:rsidP="00170C4F">
      <w:r>
        <w:t>As some components are proposed</w:t>
      </w:r>
      <w:r w:rsidR="00723641">
        <w:t xml:space="preserve"> </w:t>
      </w:r>
      <w:r w:rsidR="00D2607C">
        <w:t>configured to use MySQL database engine</w:t>
      </w:r>
      <w:r w:rsidR="00C62DD4">
        <w:t>, the container images need to be reworked</w:t>
      </w:r>
      <w:r w:rsidR="00F86195">
        <w:t>, to use PostgreSQL.</w:t>
      </w:r>
    </w:p>
    <w:p w:rsidR="000B3162" w:rsidRPr="000B3162" w:rsidRDefault="000B3162" w:rsidP="000B3162"/>
    <w:p w:rsidR="005F14A1" w:rsidRDefault="005F14A1" w:rsidP="005F14A1">
      <w:pPr>
        <w:pStyle w:val="Titre3"/>
      </w:pPr>
      <w:bookmarkStart w:id="303" w:name="_Toc499823586"/>
      <w:bookmarkStart w:id="304" w:name="_Toc501723050"/>
      <w:r>
        <w:t>Selection Rationale</w:t>
      </w:r>
      <w:bookmarkEnd w:id="303"/>
      <w:bookmarkEnd w:id="304"/>
    </w:p>
    <w:p w:rsidR="007869EB" w:rsidRDefault="007869EB" w:rsidP="007869EB">
      <w:r>
        <w:t>P</w:t>
      </w:r>
      <w:r w:rsidR="00351AA8">
        <w:t xml:space="preserve">ostgreSQL is </w:t>
      </w:r>
      <w:r>
        <w:t>the open source database that is the closest to Oracle in term of performance in traditional transaction based SQL applications, this at no cost.</w:t>
      </w:r>
    </w:p>
    <w:p w:rsidR="007869EB" w:rsidRDefault="007869EB" w:rsidP="007869EB">
      <w:r>
        <w:t>But PostreSQL have also introduced NoSQL capabilities, that allows them to challenge tenors like MongoDB in the domain.</w:t>
      </w:r>
    </w:p>
    <w:p w:rsidR="007869EB" w:rsidRDefault="007869EB" w:rsidP="007869EB">
      <w:r>
        <w:t xml:space="preserve">It is easy to add spatial capabilities to Postgresql, with PostGIS, well known and very popular </w:t>
      </w:r>
      <w:r w:rsidR="00CC237C">
        <w:t xml:space="preserve">spatial extension </w:t>
      </w:r>
      <w:r>
        <w:t>in the world of GIS.</w:t>
      </w:r>
    </w:p>
    <w:p w:rsidR="00351AA8" w:rsidRDefault="00531991" w:rsidP="007869EB">
      <w:hyperlink r:id="rId178" w:history="1">
        <w:r w:rsidR="00CE2510" w:rsidRPr="00434B3B">
          <w:rPr>
            <w:rStyle w:val="Lienhypertexte"/>
          </w:rPr>
          <w:t>Several c</w:t>
        </w:r>
        <w:r w:rsidR="00351AA8" w:rsidRPr="00434B3B">
          <w:rPr>
            <w:rStyle w:val="Lienhypertexte"/>
          </w:rPr>
          <w:t>lustering solutions exist for PostgreSQL</w:t>
        </w:r>
      </w:hyperlink>
      <w:r w:rsidR="00CE2510">
        <w:t xml:space="preserve">, such as </w:t>
      </w:r>
      <w:hyperlink r:id="rId179" w:history="1">
        <w:r w:rsidR="00CE2510" w:rsidRPr="009A2BD2">
          <w:rPr>
            <w:rStyle w:val="Lienhypertexte"/>
          </w:rPr>
          <w:t>Postgre</w:t>
        </w:r>
        <w:r w:rsidR="00D00494" w:rsidRPr="009A2BD2">
          <w:rPr>
            <w:rStyle w:val="Lienhypertexte"/>
          </w:rPr>
          <w:t>-XL</w:t>
        </w:r>
      </w:hyperlink>
      <w:r w:rsidR="00D00494">
        <w:t xml:space="preserve"> (</w:t>
      </w:r>
      <w:r w:rsidR="00EB379C" w:rsidRPr="00EB379C">
        <w:t xml:space="preserve">a Postgres-XC </w:t>
      </w:r>
      <w:r w:rsidR="00B4304A">
        <w:t>fork/</w:t>
      </w:r>
      <w:r w:rsidR="00EB379C" w:rsidRPr="00EB379C">
        <w:t>enhancement</w:t>
      </w:r>
      <w:r w:rsidR="005B2A20">
        <w:t xml:space="preserve">), </w:t>
      </w:r>
      <w:r w:rsidR="00BE2683">
        <w:t>among those solutions Citus has been chosen</w:t>
      </w:r>
      <w:r w:rsidR="00A22071">
        <w:t xml:space="preserve">, because of its simplicity, stability </w:t>
      </w:r>
      <w:r w:rsidR="004436A4">
        <w:t xml:space="preserve">and </w:t>
      </w:r>
      <w:r w:rsidR="009B028E">
        <w:t>capabilities</w:t>
      </w:r>
      <w:r w:rsidR="007F7FF2">
        <w:t xml:space="preserve"> compared to the other solutions.</w:t>
      </w:r>
    </w:p>
    <w:p w:rsidR="002C35E4" w:rsidRPr="009E4E34" w:rsidRDefault="005322D8" w:rsidP="007869EB">
      <w:r w:rsidRPr="005322D8">
        <w:t>Citus is a PostgreSQL extension and not a fork, in sync with all the latest releases.</w:t>
      </w:r>
    </w:p>
    <w:p w:rsidR="005F14A1" w:rsidRDefault="005F14A1" w:rsidP="005F14A1">
      <w:pPr>
        <w:pStyle w:val="Titre3"/>
      </w:pPr>
      <w:bookmarkStart w:id="305" w:name="_Toc499823587"/>
      <w:bookmarkStart w:id="306" w:name="_Toc501723051"/>
      <w:r>
        <w:t>Architecture Risks</w:t>
      </w:r>
      <w:bookmarkEnd w:id="305"/>
      <w:bookmarkEnd w:id="306"/>
    </w:p>
    <w:p w:rsidR="00A239C1" w:rsidRDefault="00A239C1" w:rsidP="00A239C1">
      <w:r>
        <w:t xml:space="preserve">As the cluster which provides PostgreSQL services for all the platform, </w:t>
      </w:r>
      <w:r w:rsidR="00393BC9">
        <w:t>Citus i</w:t>
      </w:r>
      <w:r>
        <w:t>s a critical component.</w:t>
      </w:r>
    </w:p>
    <w:p w:rsidR="00A239C1" w:rsidRDefault="00A239C1" w:rsidP="00A239C1">
      <w:r>
        <w:t>To achieve best reliability and availability, the cluster should be deployed over the 3 MNCA data centers.</w:t>
      </w:r>
    </w:p>
    <w:p w:rsidR="00C532DD" w:rsidRDefault="00985A70" w:rsidP="00C532DD">
      <w:r>
        <w:t xml:space="preserve">To achieve </w:t>
      </w:r>
      <w:r w:rsidR="00792A07">
        <w:t xml:space="preserve">complete </w:t>
      </w:r>
      <w:r w:rsidR="0077637F">
        <w:t xml:space="preserve">high availability </w:t>
      </w:r>
      <w:r w:rsidR="00792A07">
        <w:t>t</w:t>
      </w:r>
      <w:r w:rsidR="004460BA">
        <w:t xml:space="preserve">he master </w:t>
      </w:r>
      <w:r w:rsidR="000017E9">
        <w:t>need</w:t>
      </w:r>
      <w:r w:rsidR="00C532DD">
        <w:t>s</w:t>
      </w:r>
      <w:r w:rsidR="000017E9">
        <w:t xml:space="preserve"> to be replicated</w:t>
      </w:r>
      <w:r w:rsidR="007445C3">
        <w:t xml:space="preserve">, </w:t>
      </w:r>
      <w:r w:rsidR="00C532DD">
        <w:t>the recommendation from CitusData is</w:t>
      </w:r>
      <w:r w:rsidR="007445C3">
        <w:t xml:space="preserve"> to use</w:t>
      </w:r>
      <w:r w:rsidR="00C532DD">
        <w:t xml:space="preserve"> </w:t>
      </w:r>
      <w:hyperlink r:id="rId180" w:anchor="STREAMING-REPLICATION" w:history="1">
        <w:r w:rsidR="00C532DD" w:rsidRPr="005E2EB5">
          <w:rPr>
            <w:rStyle w:val="Lienhypertexte"/>
          </w:rPr>
          <w:t>PostgreSQL integrated Streaming replication</w:t>
        </w:r>
      </w:hyperlink>
      <w:r w:rsidR="00C532DD">
        <w:t>.</w:t>
      </w:r>
    </w:p>
    <w:p w:rsidR="00913E4D" w:rsidRDefault="00913E4D" w:rsidP="00C532DD"/>
    <w:p w:rsidR="0023430C" w:rsidRDefault="00BA5B73" w:rsidP="0023430C">
      <w:pPr>
        <w:keepNext/>
        <w:jc w:val="center"/>
      </w:pPr>
      <w:r>
        <w:rPr>
          <w:noProof/>
        </w:rPr>
        <w:lastRenderedPageBreak/>
        <w:drawing>
          <wp:inline distT="0" distB="0" distL="0" distR="0" wp14:anchorId="6D37F2D6" wp14:editId="4D40B528">
            <wp:extent cx="4495800" cy="33528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itus-cluster.png"/>
                    <pic:cNvPicPr/>
                  </pic:nvPicPr>
                  <pic:blipFill>
                    <a:blip r:embed="rId181">
                      <a:extLst>
                        <a:ext uri="{28A0092B-C50C-407E-A947-70E740481C1C}">
                          <a14:useLocalDpi xmlns:a14="http://schemas.microsoft.com/office/drawing/2010/main" val="0"/>
                        </a:ext>
                      </a:extLst>
                    </a:blip>
                    <a:stretch>
                      <a:fillRect/>
                    </a:stretch>
                  </pic:blipFill>
                  <pic:spPr>
                    <a:xfrm>
                      <a:off x="0" y="0"/>
                      <a:ext cx="4495800" cy="3352800"/>
                    </a:xfrm>
                    <a:prstGeom prst="rect">
                      <a:avLst/>
                    </a:prstGeom>
                  </pic:spPr>
                </pic:pic>
              </a:graphicData>
            </a:graphic>
          </wp:inline>
        </w:drawing>
      </w:r>
    </w:p>
    <w:p w:rsidR="00913E4D" w:rsidRDefault="0023430C" w:rsidP="0023430C">
      <w:pPr>
        <w:pStyle w:val="Lgende"/>
        <w:jc w:val="center"/>
      </w:pPr>
      <w:r>
        <w:t xml:space="preserve">Figure </w:t>
      </w:r>
      <w:r>
        <w:fldChar w:fldCharType="begin"/>
      </w:r>
      <w:r>
        <w:instrText xml:space="preserve"> SEQ Figure \* ARABIC </w:instrText>
      </w:r>
      <w:r>
        <w:fldChar w:fldCharType="separate"/>
      </w:r>
      <w:r w:rsidR="00A27A1E">
        <w:rPr>
          <w:noProof/>
        </w:rPr>
        <w:t>18</w:t>
      </w:r>
      <w:r>
        <w:fldChar w:fldCharType="end"/>
      </w:r>
      <w:r>
        <w:t>: Citus</w:t>
      </w:r>
      <w:r w:rsidR="00675F08">
        <w:t>/</w:t>
      </w:r>
      <w:r>
        <w:t>PostgreSQL cluster with HA master</w:t>
      </w:r>
    </w:p>
    <w:p w:rsidR="004460BA" w:rsidRPr="00A239C1" w:rsidRDefault="004460BA" w:rsidP="00A239C1"/>
    <w:p w:rsidR="005F14A1" w:rsidRDefault="005F14A1" w:rsidP="005F14A1">
      <w:pPr>
        <w:pStyle w:val="Titre2"/>
      </w:pPr>
      <w:bookmarkStart w:id="307" w:name="_Toc499823588"/>
      <w:bookmarkStart w:id="308" w:name="_Toc501723052"/>
      <w:r>
        <w:t>Galera/MySQL cluster Component</w:t>
      </w:r>
      <w:bookmarkEnd w:id="307"/>
      <w:bookmarkEnd w:id="308"/>
    </w:p>
    <w:p w:rsidR="005F14A1" w:rsidRDefault="005F14A1" w:rsidP="005F14A1">
      <w:pPr>
        <w:pStyle w:val="Titre3"/>
      </w:pPr>
      <w:bookmarkStart w:id="309" w:name="_Toc499823589"/>
      <w:bookmarkStart w:id="310" w:name="_Toc501723053"/>
      <w:r>
        <w:t>Component Functions</w:t>
      </w:r>
      <w:bookmarkEnd w:id="309"/>
      <w:bookmarkEnd w:id="310"/>
    </w:p>
    <w:p w:rsidR="007B1333" w:rsidRPr="007B1333" w:rsidRDefault="00B215F6" w:rsidP="007B1333">
      <w:r>
        <w:t>Galera</w:t>
      </w:r>
      <w:r w:rsidR="007B1333">
        <w:t xml:space="preserve"> component is </w:t>
      </w:r>
      <w:r>
        <w:t>a cluster of MySQL</w:t>
      </w:r>
      <w:r w:rsidR="00F47584">
        <w:t>/MariaDB</w:t>
      </w:r>
      <w:r>
        <w:t xml:space="preserve"> database</w:t>
      </w:r>
      <w:r w:rsidR="00F47584">
        <w:t>s</w:t>
      </w:r>
      <w:r w:rsidR="00016E2B">
        <w:t>.</w:t>
      </w:r>
    </w:p>
    <w:p w:rsidR="005F14A1" w:rsidRDefault="005F14A1" w:rsidP="005F14A1">
      <w:pPr>
        <w:pStyle w:val="Titre3"/>
      </w:pPr>
      <w:bookmarkStart w:id="311" w:name="_Toc499823590"/>
      <w:bookmarkStart w:id="312" w:name="_Toc501723054"/>
      <w:r>
        <w:t>Technical Considerations</w:t>
      </w:r>
      <w:bookmarkEnd w:id="311"/>
      <w:bookmarkEnd w:id="312"/>
    </w:p>
    <w:p w:rsidR="00B52023" w:rsidRDefault="00B52023" w:rsidP="000A4E74"/>
    <w:p w:rsidR="000A4E74" w:rsidRPr="000A4E74" w:rsidRDefault="00B52023" w:rsidP="000A4E74">
      <w:r>
        <w:t>The cluster l</w:t>
      </w:r>
      <w:r w:rsidR="000A4E74">
        <w:t xml:space="preserve">isten on </w:t>
      </w:r>
      <w:r w:rsidR="00157445">
        <w:t>standard MySQL port: 3306</w:t>
      </w:r>
      <w:r>
        <w:t>/TCP</w:t>
      </w:r>
    </w:p>
    <w:p w:rsidR="005F14A1" w:rsidRDefault="005F14A1" w:rsidP="005F14A1">
      <w:pPr>
        <w:pStyle w:val="Titre3"/>
      </w:pPr>
      <w:bookmarkStart w:id="313" w:name="_Toc499823591"/>
      <w:bookmarkStart w:id="314" w:name="_Toc501723055"/>
      <w:r>
        <w:t>Selected Product(s)</w:t>
      </w:r>
      <w:bookmarkEnd w:id="313"/>
      <w:bookmarkEnd w:id="314"/>
    </w:p>
    <w:p w:rsidR="00DB23A4" w:rsidRPr="00DB23A4" w:rsidRDefault="00AB30E2" w:rsidP="00DB23A4">
      <w:r>
        <w:t xml:space="preserve">This component shall be used only if some of </w:t>
      </w:r>
      <w:r w:rsidR="008C716B">
        <w:t>components can’t be changed to use PostgreSQL</w:t>
      </w:r>
    </w:p>
    <w:p w:rsidR="005F14A1" w:rsidRDefault="005F14A1" w:rsidP="005F14A1">
      <w:pPr>
        <w:pStyle w:val="Titre3"/>
      </w:pPr>
      <w:bookmarkStart w:id="315" w:name="_Toc499823592"/>
      <w:bookmarkStart w:id="316" w:name="_Toc501723056"/>
      <w:r>
        <w:t>Selection Rationale</w:t>
      </w:r>
      <w:bookmarkEnd w:id="315"/>
      <w:bookmarkEnd w:id="316"/>
    </w:p>
    <w:p w:rsidR="008C716B" w:rsidRDefault="003721D5" w:rsidP="008C716B">
      <w:r>
        <w:t>Galera is a multi-master cluster</w:t>
      </w:r>
      <w:r w:rsidR="000C0B43">
        <w:t>ing</w:t>
      </w:r>
      <w:r>
        <w:t xml:space="preserve"> solution </w:t>
      </w:r>
      <w:r w:rsidR="000C0B43">
        <w:t xml:space="preserve">for </w:t>
      </w:r>
      <w:r w:rsidR="00A6291F">
        <w:t>MySQL, as well for</w:t>
      </w:r>
      <w:r w:rsidR="004E54E7">
        <w:t xml:space="preserve"> MariaDB</w:t>
      </w:r>
    </w:p>
    <w:p w:rsidR="00265B38" w:rsidRDefault="00265B38" w:rsidP="008C716B">
      <w:r>
        <w:t>I</w:t>
      </w:r>
      <w:r w:rsidR="00F5736D">
        <w:t>f a component is hard to change for using PostgreSQL</w:t>
      </w:r>
      <w:r w:rsidR="00EF610A">
        <w:t xml:space="preserve"> instead of MySQL, </w:t>
      </w:r>
      <w:r w:rsidR="00C937FC">
        <w:t>the MySQL shall be replaced by a Galera cluster of MariaDB</w:t>
      </w:r>
      <w:r w:rsidR="00EA1EBE">
        <w:t xml:space="preserve"> (full open soure)</w:t>
      </w:r>
      <w:r w:rsidR="006728E9">
        <w:t>, to prevent depending on MySQL, now owned by Oracle</w:t>
      </w:r>
      <w:r w:rsidR="00EA1EBE">
        <w:t>.</w:t>
      </w:r>
    </w:p>
    <w:p w:rsidR="005F14A1" w:rsidRDefault="005F14A1" w:rsidP="005F14A1">
      <w:pPr>
        <w:pStyle w:val="Titre3"/>
        <w:rPr>
          <w:i/>
        </w:rPr>
      </w:pPr>
      <w:bookmarkStart w:id="317" w:name="_Toc499823593"/>
      <w:bookmarkStart w:id="318" w:name="_Toc501723057"/>
      <w:r>
        <w:t>Architecture Risks</w:t>
      </w:r>
      <w:bookmarkEnd w:id="317"/>
      <w:bookmarkEnd w:id="318"/>
    </w:p>
    <w:p w:rsidR="005F14A1" w:rsidRPr="00F6725F" w:rsidRDefault="004F17A9" w:rsidP="005F14A1">
      <w:r>
        <w:t xml:space="preserve">The Galera cluster is a high available and </w:t>
      </w:r>
      <w:r w:rsidR="00EC6A4D">
        <w:t xml:space="preserve">scalable solution by </w:t>
      </w:r>
      <w:r w:rsidR="00755149">
        <w:t>conception</w:t>
      </w:r>
      <w:r w:rsidR="00EC6A4D">
        <w:t>.</w:t>
      </w:r>
    </w:p>
    <w:p w:rsidR="006B692B" w:rsidRPr="006B692B" w:rsidRDefault="00A226BA" w:rsidP="006B692B">
      <w:pPr>
        <w:pStyle w:val="Titre2"/>
      </w:pPr>
      <w:bookmarkStart w:id="319" w:name="_Toc499823594"/>
      <w:bookmarkStart w:id="320" w:name="_Toc501723058"/>
      <w:r>
        <w:t>Cosmos Big Data Component</w:t>
      </w:r>
      <w:r w:rsidR="007B43E4">
        <w:t xml:space="preserve">s, </w:t>
      </w:r>
      <w:r w:rsidR="006B692B">
        <w:t>Cygnus &amp; Comet</w:t>
      </w:r>
      <w:bookmarkEnd w:id="319"/>
      <w:bookmarkEnd w:id="320"/>
    </w:p>
    <w:p w:rsidR="00A226BA" w:rsidRDefault="00A226BA" w:rsidP="00A226BA">
      <w:pPr>
        <w:pStyle w:val="Titre3"/>
      </w:pPr>
      <w:bookmarkStart w:id="321" w:name="_Toc499823595"/>
      <w:bookmarkStart w:id="322" w:name="_Toc501723059"/>
      <w:r>
        <w:t>Component Functions</w:t>
      </w:r>
      <w:bookmarkEnd w:id="321"/>
      <w:bookmarkEnd w:id="322"/>
    </w:p>
    <w:p w:rsidR="00641DF3" w:rsidRDefault="0001518F" w:rsidP="006B692B">
      <w:pPr>
        <w:rPr>
          <w:shd w:val="clear" w:color="auto" w:fill="FCFCFC"/>
          <w:lang w:eastAsia="fr-FR"/>
        </w:rPr>
      </w:pPr>
      <w:r>
        <w:rPr>
          <w:shd w:val="clear" w:color="auto" w:fill="FCFCFC"/>
          <w:lang w:eastAsia="fr-FR"/>
        </w:rPr>
        <w:t xml:space="preserve">Cosmos is the Big Data </w:t>
      </w:r>
      <w:r w:rsidR="00641DF3">
        <w:rPr>
          <w:shd w:val="clear" w:color="auto" w:fill="FCFCFC"/>
          <w:lang w:eastAsia="fr-FR"/>
        </w:rPr>
        <w:t xml:space="preserve">Analysis </w:t>
      </w:r>
      <w:r>
        <w:rPr>
          <w:shd w:val="clear" w:color="auto" w:fill="FCFCFC"/>
          <w:lang w:eastAsia="fr-FR"/>
        </w:rPr>
        <w:t xml:space="preserve">GE proposed in Fiware catalog, </w:t>
      </w:r>
    </w:p>
    <w:p w:rsidR="00ED23C9" w:rsidRPr="00ED23C9" w:rsidRDefault="00ED23C9" w:rsidP="00ED23C9">
      <w:pPr>
        <w:pStyle w:val="Paragraphedeliste"/>
        <w:rPr>
          <w:shd w:val="clear" w:color="auto" w:fill="FCFCFC"/>
        </w:rPr>
      </w:pPr>
    </w:p>
    <w:p w:rsidR="00641DF3" w:rsidRPr="00641DF3" w:rsidRDefault="00531991" w:rsidP="00641DF3">
      <w:pPr>
        <w:rPr>
          <w:lang w:val="en-GB"/>
        </w:rPr>
      </w:pPr>
      <w:hyperlink r:id="rId182" w:history="1">
        <w:r w:rsidR="00641DF3" w:rsidRPr="00641DF3">
          <w:rPr>
            <w:rStyle w:val="Lienhypertexte"/>
            <w:rFonts w:ascii="Segoe UI" w:eastAsiaTheme="majorEastAsia" w:hAnsi="Segoe UI" w:cs="Segoe UI"/>
            <w:color w:val="0366D6"/>
            <w:lang w:val="en-GB"/>
          </w:rPr>
          <w:t>Cosmos</w:t>
        </w:r>
      </w:hyperlink>
      <w:r w:rsidR="00641DF3" w:rsidRPr="00641DF3">
        <w:rPr>
          <w:lang w:val="en-GB"/>
        </w:rPr>
        <w:t> is the Reference Implementation of the BigData Generic Enabler of FIWARE, a set of tools and developments helping in the task of enabling a Hadoop as a Service (HasS) deployment:</w:t>
      </w:r>
    </w:p>
    <w:p w:rsidR="00641DF3" w:rsidRDefault="00641DF3" w:rsidP="00485DCE">
      <w:pPr>
        <w:pStyle w:val="Paragraphedeliste"/>
        <w:numPr>
          <w:ilvl w:val="0"/>
          <w:numId w:val="41"/>
        </w:numPr>
      </w:pPr>
      <w:r>
        <w:t>A set of administration tools such as HDFS data copiers and much more, under </w:t>
      </w:r>
      <w:hyperlink r:id="rId183" w:history="1">
        <w:r w:rsidRPr="00641DF3">
          <w:rPr>
            <w:rStyle w:val="Lienhypertexte"/>
            <w:rFonts w:ascii="Segoe UI" w:eastAsiaTheme="majorEastAsia" w:hAnsi="Segoe UI" w:cs="Segoe UI"/>
            <w:color w:val="0366D6"/>
          </w:rPr>
          <w:t>cosmos-admin</w:t>
        </w:r>
      </w:hyperlink>
      <w:r>
        <w:t> folder.</w:t>
      </w:r>
    </w:p>
    <w:p w:rsidR="00641DF3" w:rsidRDefault="00641DF3" w:rsidP="00485DCE">
      <w:pPr>
        <w:pStyle w:val="Paragraphedeliste"/>
        <w:numPr>
          <w:ilvl w:val="0"/>
          <w:numId w:val="41"/>
        </w:numPr>
      </w:pPr>
      <w:r>
        <w:t>An OAuth2 tokens generator, under </w:t>
      </w:r>
      <w:hyperlink r:id="rId184" w:history="1">
        <w:r w:rsidRPr="00641DF3">
          <w:rPr>
            <w:rStyle w:val="Lienhypertexte"/>
            <w:rFonts w:ascii="Segoe UI" w:eastAsiaTheme="majorEastAsia" w:hAnsi="Segoe UI" w:cs="Segoe UI"/>
            <w:color w:val="0366D6"/>
          </w:rPr>
          <w:t>cosmos-auth</w:t>
        </w:r>
      </w:hyperlink>
      <w:r>
        <w:t> folder.</w:t>
      </w:r>
    </w:p>
    <w:p w:rsidR="00641DF3" w:rsidRDefault="00641DF3" w:rsidP="00485DCE">
      <w:pPr>
        <w:pStyle w:val="Paragraphedeliste"/>
        <w:numPr>
          <w:ilvl w:val="0"/>
          <w:numId w:val="41"/>
        </w:numPr>
      </w:pPr>
      <w:r>
        <w:lastRenderedPageBreak/>
        <w:t>A web portal for users and accounts management, running MapReduce jobs and doing I/O of big data, under </w:t>
      </w:r>
      <w:hyperlink r:id="rId185" w:history="1">
        <w:r w:rsidRPr="00641DF3">
          <w:rPr>
            <w:rStyle w:val="Lienhypertexte"/>
            <w:rFonts w:ascii="Segoe UI" w:eastAsiaTheme="majorEastAsia" w:hAnsi="Segoe UI" w:cs="Segoe UI"/>
            <w:color w:val="0366D6"/>
          </w:rPr>
          <w:t>cosmos-gui</w:t>
        </w:r>
      </w:hyperlink>
      <w:r>
        <w:t> folder.</w:t>
      </w:r>
    </w:p>
    <w:p w:rsidR="00641DF3" w:rsidRDefault="00641DF3" w:rsidP="00485DCE">
      <w:pPr>
        <w:pStyle w:val="Paragraphedeliste"/>
        <w:numPr>
          <w:ilvl w:val="0"/>
          <w:numId w:val="41"/>
        </w:numPr>
      </w:pPr>
      <w:r>
        <w:t>A custom authentication provider for Hive, under </w:t>
      </w:r>
      <w:hyperlink r:id="rId186" w:history="1">
        <w:r w:rsidRPr="00641DF3">
          <w:rPr>
            <w:rStyle w:val="Lienhypertexte"/>
            <w:rFonts w:ascii="Segoe UI" w:eastAsiaTheme="majorEastAsia" w:hAnsi="Segoe UI" w:cs="Segoe UI"/>
            <w:color w:val="0366D6"/>
          </w:rPr>
          <w:t>cosmos-hive-auth-provider</w:t>
        </w:r>
      </w:hyperlink>
      <w:r>
        <w:t>.</w:t>
      </w:r>
    </w:p>
    <w:p w:rsidR="00641DF3" w:rsidRDefault="00641DF3" w:rsidP="00485DCE">
      <w:pPr>
        <w:pStyle w:val="Paragraphedeliste"/>
        <w:numPr>
          <w:ilvl w:val="0"/>
          <w:numId w:val="41"/>
        </w:numPr>
      </w:pPr>
      <w:r>
        <w:t>A REST</w:t>
      </w:r>
      <w:r w:rsidR="00190FE5">
        <w:t>ful</w:t>
      </w:r>
      <w:r>
        <w:t xml:space="preserve"> API for running MapReduce jobs in a shared Hadoop cluster, under </w:t>
      </w:r>
      <w:hyperlink r:id="rId187" w:history="1">
        <w:r w:rsidRPr="00641DF3">
          <w:rPr>
            <w:rStyle w:val="Lienhypertexte"/>
            <w:rFonts w:ascii="Segoe UI" w:eastAsiaTheme="majorEastAsia" w:hAnsi="Segoe UI" w:cs="Segoe UI"/>
            <w:color w:val="0366D6"/>
          </w:rPr>
          <w:t>cosmos-tidoop-api</w:t>
        </w:r>
      </w:hyperlink>
      <w:r>
        <w:t>.</w:t>
      </w:r>
    </w:p>
    <w:p w:rsidR="00641DF3" w:rsidRDefault="00641DF3" w:rsidP="00485DCE">
      <w:pPr>
        <w:pStyle w:val="Paragraphedeliste"/>
        <w:numPr>
          <w:ilvl w:val="0"/>
          <w:numId w:val="41"/>
        </w:numPr>
      </w:pPr>
      <w:r>
        <w:t>A specific OAuth2-base proxy for Http/REST operations, under </w:t>
      </w:r>
      <w:hyperlink r:id="rId188" w:history="1">
        <w:r w:rsidRPr="00641DF3">
          <w:rPr>
            <w:rStyle w:val="Lienhypertexte"/>
            <w:rFonts w:ascii="Segoe UI" w:eastAsiaTheme="majorEastAsia" w:hAnsi="Segoe UI" w:cs="Segoe UI"/>
            <w:color w:val="0366D6"/>
          </w:rPr>
          <w:t>cosmos-proxy</w:t>
        </w:r>
      </w:hyperlink>
      <w:r>
        <w:t>.</w:t>
      </w:r>
    </w:p>
    <w:p w:rsidR="00641DF3" w:rsidRDefault="00641DF3" w:rsidP="00641DF3">
      <w:pPr>
        <w:rPr>
          <w:shd w:val="clear" w:color="auto" w:fill="FCFCFC"/>
          <w:lang w:eastAsia="fr-FR"/>
        </w:rPr>
      </w:pPr>
    </w:p>
    <w:p w:rsidR="00641DF3" w:rsidRDefault="00223B8A" w:rsidP="00641DF3">
      <w:pPr>
        <w:rPr>
          <w:shd w:val="clear" w:color="auto" w:fill="FCFCFC"/>
          <w:lang w:eastAsia="fr-FR"/>
        </w:rPr>
      </w:pPr>
      <w:r>
        <w:rPr>
          <w:shd w:val="clear" w:color="auto" w:fill="FCFCFC"/>
          <w:lang w:eastAsia="fr-FR"/>
        </w:rPr>
        <w:t>I</w:t>
      </w:r>
      <w:r w:rsidR="00641DF3">
        <w:rPr>
          <w:shd w:val="clear" w:color="auto" w:fill="FCFCFC"/>
          <w:lang w:eastAsia="fr-FR"/>
        </w:rPr>
        <w:t>t’s role is also to store context data sent by the Orion context broker, to keep their history.</w:t>
      </w:r>
    </w:p>
    <w:p w:rsidR="00641DF3" w:rsidRDefault="00641DF3" w:rsidP="00641DF3">
      <w:pPr>
        <w:rPr>
          <w:shd w:val="clear" w:color="auto" w:fill="FCFCFC"/>
          <w:lang w:eastAsia="fr-FR"/>
        </w:rPr>
      </w:pPr>
      <w:r>
        <w:rPr>
          <w:shd w:val="clear" w:color="auto" w:fill="FCFCFC"/>
          <w:lang w:eastAsia="fr-FR"/>
        </w:rPr>
        <w:t>For that two components are used:</w:t>
      </w:r>
    </w:p>
    <w:p w:rsidR="00641DF3" w:rsidRPr="00ED23C9" w:rsidRDefault="00641DF3" w:rsidP="00641DF3">
      <w:pPr>
        <w:pStyle w:val="Paragraphedeliste"/>
        <w:numPr>
          <w:ilvl w:val="0"/>
          <w:numId w:val="40"/>
        </w:numPr>
        <w:rPr>
          <w:shd w:val="clear" w:color="auto" w:fill="FCFCFC"/>
          <w:lang w:eastAsia="fr-FR"/>
        </w:rPr>
      </w:pPr>
      <w:r w:rsidRPr="00ED23C9">
        <w:rPr>
          <w:shd w:val="clear" w:color="auto" w:fill="FCFCFC"/>
          <w:lang w:eastAsia="fr-FR"/>
        </w:rPr>
        <w:t>Cygnus is a connector in charge of persisting certain sources of incoming data in some configured third-party storages, creating a historical storage of such data.</w:t>
      </w:r>
    </w:p>
    <w:p w:rsidR="00641DF3" w:rsidRPr="006B692B" w:rsidRDefault="00641DF3" w:rsidP="00641DF3"/>
    <w:p w:rsidR="00641DF3" w:rsidRDefault="00641DF3" w:rsidP="00641DF3">
      <w:pPr>
        <w:pStyle w:val="Paragraphedeliste"/>
        <w:numPr>
          <w:ilvl w:val="0"/>
          <w:numId w:val="40"/>
        </w:numPr>
        <w:rPr>
          <w:shd w:val="clear" w:color="auto" w:fill="FCFCFC"/>
        </w:rPr>
      </w:pPr>
      <w:r w:rsidRPr="00ED23C9">
        <w:rPr>
          <w:shd w:val="clear" w:color="auto" w:fill="FCFCFC"/>
        </w:rPr>
        <w:t>The Short Time Historic (STH, aka. Comet) is a component of the </w:t>
      </w:r>
      <w:r>
        <w:t xml:space="preserve">FIWARE </w:t>
      </w:r>
      <w:r w:rsidRPr="00ED23C9">
        <w:rPr>
          <w:shd w:val="clear" w:color="auto" w:fill="FCFCFC"/>
        </w:rPr>
        <w:t>ecosystem in charge of managing (storing and retrieving) historical raw and aggregated time series information about the evolution in time of context data.</w:t>
      </w:r>
    </w:p>
    <w:p w:rsidR="00641DF3" w:rsidRPr="00ED23C9" w:rsidRDefault="00641DF3" w:rsidP="00641DF3">
      <w:pPr>
        <w:pStyle w:val="Paragraphedeliste"/>
        <w:rPr>
          <w:shd w:val="clear" w:color="auto" w:fill="FCFCFC"/>
        </w:rPr>
      </w:pPr>
    </w:p>
    <w:p w:rsidR="00641DF3" w:rsidRDefault="00641DF3" w:rsidP="00641DF3">
      <w:pPr>
        <w:pStyle w:val="Paragraphedeliste"/>
        <w:numPr>
          <w:ilvl w:val="0"/>
          <w:numId w:val="40"/>
        </w:numPr>
        <w:rPr>
          <w:shd w:val="clear" w:color="auto" w:fill="FCFCFC"/>
        </w:rPr>
      </w:pPr>
      <w:r w:rsidRPr="00ED23C9">
        <w:rPr>
          <w:shd w:val="clear" w:color="auto" w:fill="FCFCFC"/>
        </w:rPr>
        <w:t xml:space="preserve">Cosmos provide also </w:t>
      </w:r>
      <w:r>
        <w:rPr>
          <w:shd w:val="clear" w:color="auto" w:fill="FCFCFC"/>
        </w:rPr>
        <w:t>a set of tools to access and use to an Hadoop environment.</w:t>
      </w:r>
    </w:p>
    <w:p w:rsidR="00ED23C9" w:rsidRPr="00ED23C9" w:rsidRDefault="00ED23C9" w:rsidP="00ED23C9">
      <w:pPr>
        <w:rPr>
          <w:shd w:val="clear" w:color="auto" w:fill="FCFCFC"/>
        </w:rPr>
      </w:pPr>
    </w:p>
    <w:p w:rsidR="006B02C4" w:rsidRDefault="006B02C4" w:rsidP="003E7ADF">
      <w:pPr>
        <w:rPr>
          <w:shd w:val="clear" w:color="auto" w:fill="FCFCFC"/>
        </w:rPr>
      </w:pPr>
      <w:r>
        <w:rPr>
          <w:shd w:val="clear" w:color="auto" w:fill="FCFCFC"/>
        </w:rPr>
        <w:t xml:space="preserve">As shown on the </w:t>
      </w:r>
      <w:r w:rsidR="005D79BF">
        <w:rPr>
          <w:shd w:val="clear" w:color="auto" w:fill="FCFCFC"/>
        </w:rPr>
        <w:t>next</w:t>
      </w:r>
      <w:r>
        <w:rPr>
          <w:shd w:val="clear" w:color="auto" w:fill="FCFCFC"/>
        </w:rPr>
        <w:t xml:space="preserve"> Figure, Cygnus is used to store the historical data</w:t>
      </w:r>
      <w:r w:rsidR="009737E8">
        <w:rPr>
          <w:shd w:val="clear" w:color="auto" w:fill="FCFCFC"/>
        </w:rPr>
        <w:t xml:space="preserve"> using output sink</w:t>
      </w:r>
      <w:r>
        <w:rPr>
          <w:shd w:val="clear" w:color="auto" w:fill="FCFCFC"/>
        </w:rPr>
        <w:t>,</w:t>
      </w:r>
    </w:p>
    <w:p w:rsidR="006B02C4" w:rsidRPr="00106AA4" w:rsidRDefault="006B02C4" w:rsidP="00485DCE">
      <w:pPr>
        <w:pStyle w:val="Paragraphedeliste"/>
        <w:numPr>
          <w:ilvl w:val="0"/>
          <w:numId w:val="48"/>
        </w:numPr>
        <w:rPr>
          <w:shd w:val="clear" w:color="auto" w:fill="FCFCFC"/>
        </w:rPr>
      </w:pPr>
      <w:r w:rsidRPr="00106AA4">
        <w:rPr>
          <w:shd w:val="clear" w:color="auto" w:fill="FCFCFC"/>
        </w:rPr>
        <w:t xml:space="preserve">Through the </w:t>
      </w:r>
      <w:r w:rsidR="009737E8" w:rsidRPr="00106AA4">
        <w:rPr>
          <w:shd w:val="clear" w:color="auto" w:fill="FCFCFC"/>
        </w:rPr>
        <w:t xml:space="preserve">use of </w:t>
      </w:r>
      <w:r w:rsidRPr="00106AA4">
        <w:rPr>
          <w:shd w:val="clear" w:color="auto" w:fill="FCFCFC"/>
        </w:rPr>
        <w:t>Mongo sink</w:t>
      </w:r>
      <w:r w:rsidR="009737E8" w:rsidRPr="00106AA4">
        <w:rPr>
          <w:shd w:val="clear" w:color="auto" w:fill="FCFCFC"/>
        </w:rPr>
        <w:t xml:space="preserve"> data are stored sample by sample.</w:t>
      </w:r>
    </w:p>
    <w:p w:rsidR="009737E8" w:rsidRPr="00106AA4" w:rsidRDefault="009737E8" w:rsidP="00485DCE">
      <w:pPr>
        <w:pStyle w:val="Paragraphedeliste"/>
        <w:numPr>
          <w:ilvl w:val="0"/>
          <w:numId w:val="48"/>
        </w:numPr>
        <w:rPr>
          <w:shd w:val="clear" w:color="auto" w:fill="FCFCFC"/>
        </w:rPr>
      </w:pPr>
      <w:r w:rsidRPr="00106AA4">
        <w:rPr>
          <w:shd w:val="clear" w:color="auto" w:fill="FCFCFC"/>
        </w:rPr>
        <w:t>Through the use of STH sink data are store aggregated</w:t>
      </w:r>
    </w:p>
    <w:p w:rsidR="00106AA4" w:rsidRDefault="00106AA4" w:rsidP="003E7ADF">
      <w:pPr>
        <w:rPr>
          <w:shd w:val="clear" w:color="auto" w:fill="FCFCFC"/>
        </w:rPr>
      </w:pPr>
    </w:p>
    <w:p w:rsidR="006B02C4" w:rsidRDefault="006B02C4" w:rsidP="003E7ADF">
      <w:pPr>
        <w:rPr>
          <w:shd w:val="clear" w:color="auto" w:fill="FCFCFC"/>
        </w:rPr>
      </w:pPr>
      <w:r>
        <w:rPr>
          <w:shd w:val="clear" w:color="auto" w:fill="FCFCFC"/>
        </w:rPr>
        <w:t>Comet provide</w:t>
      </w:r>
      <w:r w:rsidR="009737E8">
        <w:rPr>
          <w:shd w:val="clear" w:color="auto" w:fill="FCFCFC"/>
        </w:rPr>
        <w:t>s</w:t>
      </w:r>
      <w:r>
        <w:rPr>
          <w:shd w:val="clear" w:color="auto" w:fill="FCFCFC"/>
        </w:rPr>
        <w:t xml:space="preserve"> a RESTful API to query those historical data</w:t>
      </w:r>
      <w:r w:rsidR="009737E8">
        <w:rPr>
          <w:shd w:val="clear" w:color="auto" w:fill="FCFCFC"/>
        </w:rPr>
        <w:t>, either from the Mongo database filled by Cygnus Mongo sink, or from the Mongo STH.</w:t>
      </w:r>
    </w:p>
    <w:p w:rsidR="00106AA4" w:rsidRDefault="00106AA4" w:rsidP="003E7ADF">
      <w:pPr>
        <w:rPr>
          <w:shd w:val="clear" w:color="auto" w:fill="FCFCFC"/>
        </w:rPr>
      </w:pPr>
    </w:p>
    <w:p w:rsidR="009737E8" w:rsidRDefault="009737E8" w:rsidP="003E7ADF">
      <w:pPr>
        <w:rPr>
          <w:shd w:val="clear" w:color="auto" w:fill="FCFCFC"/>
        </w:rPr>
      </w:pPr>
      <w:r>
        <w:rPr>
          <w:shd w:val="clear" w:color="auto" w:fill="FCFCFC"/>
        </w:rPr>
        <w:t>The provided API is very close to NGSI, but with additional parameters allowing to query rough history or aggregated history, over a period (begin and end datetime)</w:t>
      </w:r>
    </w:p>
    <w:p w:rsidR="0072671F" w:rsidRDefault="0072671F" w:rsidP="0072671F">
      <w:pPr>
        <w:keepNext/>
      </w:pPr>
      <w:r>
        <w:rPr>
          <w:noProof/>
          <w:lang w:val="fr-FR" w:eastAsia="fr-FR"/>
        </w:rPr>
        <w:lastRenderedPageBreak/>
        <w:drawing>
          <wp:inline distT="0" distB="0" distL="0" distR="0" wp14:anchorId="406DF8E9" wp14:editId="010421B5">
            <wp:extent cx="5619750" cy="511010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et data STH instruction.png"/>
                    <pic:cNvPicPr/>
                  </pic:nvPicPr>
                  <pic:blipFill>
                    <a:blip r:embed="rId189">
                      <a:extLst>
                        <a:ext uri="{28A0092B-C50C-407E-A947-70E740481C1C}">
                          <a14:useLocalDpi xmlns:a14="http://schemas.microsoft.com/office/drawing/2010/main" val="0"/>
                        </a:ext>
                      </a:extLst>
                    </a:blip>
                    <a:stretch>
                      <a:fillRect/>
                    </a:stretch>
                  </pic:blipFill>
                  <pic:spPr>
                    <a:xfrm>
                      <a:off x="0" y="0"/>
                      <a:ext cx="5626450" cy="5116199"/>
                    </a:xfrm>
                    <a:prstGeom prst="rect">
                      <a:avLst/>
                    </a:prstGeom>
                  </pic:spPr>
                </pic:pic>
              </a:graphicData>
            </a:graphic>
          </wp:inline>
        </w:drawing>
      </w:r>
    </w:p>
    <w:p w:rsidR="0072671F" w:rsidRDefault="0072671F" w:rsidP="0072671F">
      <w:pPr>
        <w:pStyle w:val="Lgende"/>
      </w:pPr>
      <w:r>
        <w:t xml:space="preserve">Figure </w:t>
      </w:r>
      <w:r>
        <w:fldChar w:fldCharType="begin"/>
      </w:r>
      <w:r>
        <w:instrText xml:space="preserve"> SEQ Figure \* ARABIC </w:instrText>
      </w:r>
      <w:r>
        <w:fldChar w:fldCharType="separate"/>
      </w:r>
      <w:r w:rsidR="00A27A1E">
        <w:rPr>
          <w:noProof/>
        </w:rPr>
        <w:t>19</w:t>
      </w:r>
      <w:r>
        <w:fldChar w:fldCharType="end"/>
      </w:r>
      <w:r>
        <w:t xml:space="preserve"> : Data instruction for Comet with STH-Sink and</w:t>
      </w:r>
      <w:r>
        <w:rPr>
          <w:noProof/>
        </w:rPr>
        <w:t xml:space="preserve"> Mongo-Sink</w:t>
      </w:r>
    </w:p>
    <w:p w:rsidR="00DE6DCD" w:rsidRDefault="005D75EA" w:rsidP="003E7ADF">
      <w:pPr>
        <w:rPr>
          <w:shd w:val="clear" w:color="auto" w:fill="FCFCFC"/>
        </w:rPr>
      </w:pPr>
      <w:r>
        <w:rPr>
          <w:shd w:val="clear" w:color="auto" w:fill="FCFCFC"/>
        </w:rPr>
        <w:t>The following figure shows the place of Cygnus in the Fiware ecosystem</w:t>
      </w:r>
    </w:p>
    <w:p w:rsidR="005D75EA" w:rsidRDefault="005D75EA" w:rsidP="003E7ADF">
      <w:pPr>
        <w:rPr>
          <w:shd w:val="clear" w:color="auto" w:fill="FCFCFC"/>
        </w:rPr>
      </w:pPr>
    </w:p>
    <w:p w:rsidR="005D75EA" w:rsidRDefault="005D75EA" w:rsidP="005D75EA">
      <w:pPr>
        <w:keepNext/>
      </w:pPr>
      <w:r>
        <w:rPr>
          <w:noProof/>
          <w:shd w:val="clear" w:color="auto" w:fill="FCFCFC"/>
        </w:rPr>
        <w:lastRenderedPageBreak/>
        <w:drawing>
          <wp:inline distT="0" distB="0" distL="0" distR="0" wp14:anchorId="57C82157" wp14:editId="10151B9E">
            <wp:extent cx="6000750" cy="409511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ware_architecture_cygnus.png"/>
                    <pic:cNvPicPr/>
                  </pic:nvPicPr>
                  <pic:blipFill>
                    <a:blip r:embed="rId190">
                      <a:extLst>
                        <a:ext uri="{28A0092B-C50C-407E-A947-70E740481C1C}">
                          <a14:useLocalDpi xmlns:a14="http://schemas.microsoft.com/office/drawing/2010/main" val="0"/>
                        </a:ext>
                      </a:extLst>
                    </a:blip>
                    <a:stretch>
                      <a:fillRect/>
                    </a:stretch>
                  </pic:blipFill>
                  <pic:spPr>
                    <a:xfrm>
                      <a:off x="0" y="0"/>
                      <a:ext cx="6000750" cy="4095115"/>
                    </a:xfrm>
                    <a:prstGeom prst="rect">
                      <a:avLst/>
                    </a:prstGeom>
                  </pic:spPr>
                </pic:pic>
              </a:graphicData>
            </a:graphic>
          </wp:inline>
        </w:drawing>
      </w:r>
    </w:p>
    <w:p w:rsidR="005D75EA" w:rsidRDefault="005D75EA" w:rsidP="005D75EA">
      <w:pPr>
        <w:pStyle w:val="Lgende"/>
        <w:rPr>
          <w:shd w:val="clear" w:color="auto" w:fill="FCFCFC"/>
        </w:rPr>
      </w:pPr>
      <w:r>
        <w:t xml:space="preserve">Figure </w:t>
      </w:r>
      <w:r>
        <w:fldChar w:fldCharType="begin"/>
      </w:r>
      <w:r>
        <w:instrText xml:space="preserve"> SEQ Figure \* ARABIC </w:instrText>
      </w:r>
      <w:r>
        <w:fldChar w:fldCharType="separate"/>
      </w:r>
      <w:r w:rsidR="00A27A1E">
        <w:rPr>
          <w:noProof/>
        </w:rPr>
        <w:t>20</w:t>
      </w:r>
      <w:r>
        <w:fldChar w:fldCharType="end"/>
      </w:r>
      <w:r>
        <w:t>: the place of Cygnus in Fiware architecture</w:t>
      </w:r>
    </w:p>
    <w:p w:rsidR="00DE6DCD" w:rsidRDefault="00DE6DCD" w:rsidP="003E7ADF">
      <w:pPr>
        <w:rPr>
          <w:shd w:val="clear" w:color="auto" w:fill="FCFCFC"/>
        </w:rPr>
      </w:pPr>
    </w:p>
    <w:p w:rsidR="003B29DE" w:rsidRDefault="003B29DE" w:rsidP="00756CCA">
      <w:pPr>
        <w:rPr>
          <w:rFonts w:eastAsiaTheme="minorHAnsi"/>
          <w:shd w:val="clear" w:color="auto" w:fill="FCFCFC"/>
        </w:rPr>
      </w:pPr>
    </w:p>
    <w:p w:rsidR="00A226BA" w:rsidRDefault="00A226BA" w:rsidP="00A226BA">
      <w:pPr>
        <w:pStyle w:val="Titre3"/>
      </w:pPr>
      <w:bookmarkStart w:id="323" w:name="_Toc499823596"/>
      <w:bookmarkStart w:id="324" w:name="_Toc501723060"/>
      <w:r>
        <w:t>Technical Considerations</w:t>
      </w:r>
      <w:bookmarkEnd w:id="323"/>
      <w:bookmarkEnd w:id="324"/>
    </w:p>
    <w:p w:rsidR="007B43E4" w:rsidRDefault="00767823" w:rsidP="00B600D4">
      <w:r>
        <w:t xml:space="preserve">Cygnus </w:t>
      </w:r>
      <w:r w:rsidR="007B43E4">
        <w:t>is base</w:t>
      </w:r>
      <w:r w:rsidR="005D75EA">
        <w:t>d</w:t>
      </w:r>
      <w:r w:rsidR="007B43E4">
        <w:t xml:space="preserve"> on Apache Flume</w:t>
      </w:r>
    </w:p>
    <w:p w:rsidR="0072671F" w:rsidRDefault="0072671F" w:rsidP="00B600D4">
      <w:r>
        <w:t>It receive</w:t>
      </w:r>
      <w:r w:rsidR="00ED1DC6">
        <w:t>s</w:t>
      </w:r>
      <w:r>
        <w:t xml:space="preserve"> data form the Orion context broker</w:t>
      </w:r>
      <w:r w:rsidR="006164AB">
        <w:t>, through the mean of subscriptions.</w:t>
      </w:r>
    </w:p>
    <w:p w:rsidR="006164AB" w:rsidRDefault="006164AB" w:rsidP="00B600D4">
      <w:r>
        <w:t>The subscription must be provided to Orion context broker, so that each time an update occurs on the context data concerned with subscription, Orion context broker propagate the change to the subscriber (in the case Cygnus, as the receiver of the NGSI context data.</w:t>
      </w:r>
    </w:p>
    <w:p w:rsidR="00767823" w:rsidRDefault="006164AB" w:rsidP="00B600D4">
      <w:r>
        <w:t>When Cygnus receive data from Orion, it</w:t>
      </w:r>
      <w:r w:rsidR="00767823">
        <w:t xml:space="preserve"> send</w:t>
      </w:r>
      <w:r>
        <w:t>s</w:t>
      </w:r>
      <w:r w:rsidR="00767823">
        <w:t xml:space="preserve"> </w:t>
      </w:r>
      <w:r>
        <w:t>it</w:t>
      </w:r>
      <w:r w:rsidR="00767823">
        <w:t xml:space="preserve"> to a database </w:t>
      </w:r>
      <w:r>
        <w:t>such as</w:t>
      </w:r>
      <w:r w:rsidR="00767823">
        <w:t xml:space="preserve"> MongoDB or PostgreSQL</w:t>
      </w:r>
      <w:r>
        <w:t>, through a channel and a dedicated sink</w:t>
      </w:r>
      <w:r w:rsidR="00767823">
        <w:t>.</w:t>
      </w:r>
    </w:p>
    <w:p w:rsidR="006164AB" w:rsidRDefault="006164AB" w:rsidP="00B600D4">
      <w:pPr>
        <w:rPr>
          <w:lang w:val="en-GB"/>
        </w:rPr>
      </w:pPr>
      <w:r w:rsidRPr="006164AB">
        <w:rPr>
          <w:lang w:val="en-GB"/>
        </w:rPr>
        <w:t xml:space="preserve">The </w:t>
      </w:r>
      <w:r>
        <w:rPr>
          <w:lang w:val="en-GB"/>
        </w:rPr>
        <w:t>following</w:t>
      </w:r>
      <w:r w:rsidRPr="006164AB">
        <w:rPr>
          <w:lang w:val="en-GB"/>
        </w:rPr>
        <w:t xml:space="preserve"> sinks are a</w:t>
      </w:r>
      <w:r>
        <w:rPr>
          <w:lang w:val="en-GB"/>
        </w:rPr>
        <w:t xml:space="preserve">vailable </w:t>
      </w:r>
      <w:r w:rsidR="0047663D">
        <w:rPr>
          <w:lang w:val="en-GB"/>
        </w:rPr>
        <w:t xml:space="preserve">in Cygnus </w:t>
      </w:r>
      <w:r>
        <w:rPr>
          <w:lang w:val="en-GB"/>
        </w:rPr>
        <w:t>to persist NGSI</w:t>
      </w:r>
      <w:r w:rsidR="00CC1806">
        <w:rPr>
          <w:lang w:val="en-GB"/>
        </w:rPr>
        <w:t xml:space="preserve"> context data:</w:t>
      </w:r>
    </w:p>
    <w:p w:rsidR="0047663D" w:rsidRDefault="00531991" w:rsidP="0047663D">
      <w:pPr>
        <w:pStyle w:val="Paragraphedeliste"/>
        <w:numPr>
          <w:ilvl w:val="0"/>
          <w:numId w:val="39"/>
        </w:numPr>
      </w:pPr>
      <w:hyperlink r:id="rId191" w:history="1">
        <w:r w:rsidR="0047663D" w:rsidRPr="0047663D">
          <w:rPr>
            <w:rStyle w:val="Lienhypertexte"/>
            <w:rFonts w:ascii="Segoe UI" w:eastAsiaTheme="majorEastAsia" w:hAnsi="Segoe UI" w:cs="Segoe UI"/>
            <w:color w:val="0366D6"/>
          </w:rPr>
          <w:t>HDFS</w:t>
        </w:r>
      </w:hyperlink>
      <w:r w:rsidR="0047663D">
        <w:t>, the </w:t>
      </w:r>
      <w:hyperlink r:id="rId192" w:history="1">
        <w:r w:rsidR="0047663D" w:rsidRPr="0047663D">
          <w:rPr>
            <w:rStyle w:val="Lienhypertexte"/>
            <w:rFonts w:ascii="Segoe UI" w:eastAsiaTheme="majorEastAsia" w:hAnsi="Segoe UI" w:cs="Segoe UI"/>
            <w:color w:val="0366D6"/>
          </w:rPr>
          <w:t>Hadoop</w:t>
        </w:r>
      </w:hyperlink>
      <w:r w:rsidR="0047663D">
        <w:t> distributed file system.</w:t>
      </w:r>
    </w:p>
    <w:p w:rsidR="0047663D" w:rsidRDefault="00531991" w:rsidP="0047663D">
      <w:pPr>
        <w:pStyle w:val="Paragraphedeliste"/>
        <w:numPr>
          <w:ilvl w:val="0"/>
          <w:numId w:val="39"/>
        </w:numPr>
      </w:pPr>
      <w:hyperlink r:id="rId193" w:history="1">
        <w:r w:rsidR="0047663D" w:rsidRPr="0047663D">
          <w:rPr>
            <w:rStyle w:val="Lienhypertexte"/>
            <w:rFonts w:ascii="Segoe UI" w:eastAsiaTheme="majorEastAsia" w:hAnsi="Segoe UI" w:cs="Segoe UI"/>
            <w:color w:val="0366D6"/>
          </w:rPr>
          <w:t>MySQL</w:t>
        </w:r>
      </w:hyperlink>
      <w:r w:rsidR="0047663D">
        <w:t>, the well-know relational database manager.</w:t>
      </w:r>
    </w:p>
    <w:p w:rsidR="0047663D" w:rsidRDefault="00531991" w:rsidP="0047663D">
      <w:pPr>
        <w:pStyle w:val="Paragraphedeliste"/>
        <w:numPr>
          <w:ilvl w:val="0"/>
          <w:numId w:val="39"/>
        </w:numPr>
      </w:pPr>
      <w:hyperlink r:id="rId194" w:history="1">
        <w:r w:rsidR="0047663D" w:rsidRPr="0047663D">
          <w:rPr>
            <w:rStyle w:val="Lienhypertexte"/>
            <w:rFonts w:ascii="Segoe UI" w:eastAsiaTheme="majorEastAsia" w:hAnsi="Segoe UI" w:cs="Segoe UI"/>
            <w:color w:val="0366D6"/>
          </w:rPr>
          <w:t>CKAN</w:t>
        </w:r>
      </w:hyperlink>
      <w:r w:rsidR="0047663D">
        <w:t>, an Open Data platform.</w:t>
      </w:r>
    </w:p>
    <w:p w:rsidR="0047663D" w:rsidRDefault="00531991" w:rsidP="0047663D">
      <w:pPr>
        <w:pStyle w:val="Paragraphedeliste"/>
        <w:numPr>
          <w:ilvl w:val="0"/>
          <w:numId w:val="39"/>
        </w:numPr>
      </w:pPr>
      <w:hyperlink r:id="rId195" w:history="1">
        <w:r w:rsidR="0047663D" w:rsidRPr="0047663D">
          <w:rPr>
            <w:rStyle w:val="Lienhypertexte"/>
            <w:rFonts w:ascii="Segoe UI" w:eastAsiaTheme="majorEastAsia" w:hAnsi="Segoe UI" w:cs="Segoe UI"/>
            <w:color w:val="0366D6"/>
          </w:rPr>
          <w:t>MongoDB</w:t>
        </w:r>
      </w:hyperlink>
      <w:r w:rsidR="0047663D">
        <w:t>, the NoSQL document-oriented database.</w:t>
      </w:r>
    </w:p>
    <w:p w:rsidR="0047663D" w:rsidRDefault="00531991" w:rsidP="0047663D">
      <w:pPr>
        <w:pStyle w:val="Paragraphedeliste"/>
        <w:numPr>
          <w:ilvl w:val="0"/>
          <w:numId w:val="39"/>
        </w:numPr>
      </w:pPr>
      <w:hyperlink r:id="rId196" w:history="1">
        <w:r w:rsidR="0047663D" w:rsidRPr="0047663D">
          <w:rPr>
            <w:rStyle w:val="Lienhypertexte"/>
            <w:rFonts w:ascii="Segoe UI" w:eastAsiaTheme="majorEastAsia" w:hAnsi="Segoe UI" w:cs="Segoe UI"/>
            <w:color w:val="0366D6"/>
          </w:rPr>
          <w:t>STH Comet</w:t>
        </w:r>
      </w:hyperlink>
      <w:r w:rsidR="0047663D">
        <w:t>, a Short-Term Historic database built on top of MongoDB.</w:t>
      </w:r>
    </w:p>
    <w:p w:rsidR="0047663D" w:rsidRDefault="00531991" w:rsidP="0047663D">
      <w:pPr>
        <w:pStyle w:val="Paragraphedeliste"/>
        <w:numPr>
          <w:ilvl w:val="0"/>
          <w:numId w:val="39"/>
        </w:numPr>
      </w:pPr>
      <w:hyperlink r:id="rId197" w:history="1">
        <w:r w:rsidR="0047663D" w:rsidRPr="0047663D">
          <w:rPr>
            <w:rStyle w:val="Lienhypertexte"/>
            <w:rFonts w:ascii="Segoe UI" w:eastAsiaTheme="majorEastAsia" w:hAnsi="Segoe UI" w:cs="Segoe UI"/>
            <w:color w:val="0366D6"/>
          </w:rPr>
          <w:t>Kafka</w:t>
        </w:r>
      </w:hyperlink>
      <w:r w:rsidR="0047663D">
        <w:t>, the publish-subscribe messaging broker.</w:t>
      </w:r>
    </w:p>
    <w:p w:rsidR="0047663D" w:rsidRDefault="00531991" w:rsidP="0047663D">
      <w:pPr>
        <w:pStyle w:val="Paragraphedeliste"/>
        <w:numPr>
          <w:ilvl w:val="0"/>
          <w:numId w:val="39"/>
        </w:numPr>
      </w:pPr>
      <w:hyperlink r:id="rId198" w:history="1">
        <w:r w:rsidR="0047663D" w:rsidRPr="0047663D">
          <w:rPr>
            <w:rStyle w:val="Lienhypertexte"/>
            <w:rFonts w:ascii="Segoe UI" w:eastAsiaTheme="majorEastAsia" w:hAnsi="Segoe UI" w:cs="Segoe UI"/>
            <w:color w:val="0366D6"/>
          </w:rPr>
          <w:t>DynamoDB</w:t>
        </w:r>
      </w:hyperlink>
      <w:r w:rsidR="0047663D">
        <w:t>, a cloud-based NoSQL database by </w:t>
      </w:r>
      <w:hyperlink r:id="rId199" w:history="1">
        <w:r w:rsidR="0047663D" w:rsidRPr="0047663D">
          <w:rPr>
            <w:rStyle w:val="Lienhypertexte"/>
            <w:rFonts w:ascii="Segoe UI" w:eastAsiaTheme="majorEastAsia" w:hAnsi="Segoe UI" w:cs="Segoe UI"/>
            <w:color w:val="0366D6"/>
          </w:rPr>
          <w:t>Amazon Web Services</w:t>
        </w:r>
      </w:hyperlink>
      <w:r w:rsidR="0047663D">
        <w:t>.</w:t>
      </w:r>
    </w:p>
    <w:p w:rsidR="0047663D" w:rsidRDefault="00531991" w:rsidP="0047663D">
      <w:pPr>
        <w:pStyle w:val="Paragraphedeliste"/>
        <w:numPr>
          <w:ilvl w:val="0"/>
          <w:numId w:val="39"/>
        </w:numPr>
      </w:pPr>
      <w:hyperlink r:id="rId200" w:history="1">
        <w:r w:rsidR="0047663D" w:rsidRPr="0047663D">
          <w:rPr>
            <w:rStyle w:val="Lienhypertexte"/>
            <w:rFonts w:ascii="Segoe UI" w:eastAsiaTheme="majorEastAsia" w:hAnsi="Segoe UI" w:cs="Segoe UI"/>
            <w:color w:val="0366D6"/>
          </w:rPr>
          <w:t>PostgreSQL</w:t>
        </w:r>
      </w:hyperlink>
      <w:r w:rsidR="0047663D">
        <w:t>, the well-know relational database manager.</w:t>
      </w:r>
    </w:p>
    <w:p w:rsidR="0047663D" w:rsidRDefault="00531991" w:rsidP="0047663D">
      <w:pPr>
        <w:pStyle w:val="Paragraphedeliste"/>
        <w:numPr>
          <w:ilvl w:val="0"/>
          <w:numId w:val="39"/>
        </w:numPr>
      </w:pPr>
      <w:hyperlink r:id="rId201" w:history="1">
        <w:r w:rsidR="0047663D" w:rsidRPr="0047663D">
          <w:rPr>
            <w:rStyle w:val="Lienhypertexte"/>
            <w:rFonts w:ascii="Segoe UI" w:eastAsiaTheme="majorEastAsia" w:hAnsi="Segoe UI" w:cs="Segoe UI"/>
            <w:color w:val="0366D6"/>
          </w:rPr>
          <w:t>Carto</w:t>
        </w:r>
      </w:hyperlink>
      <w:r w:rsidR="0047663D">
        <w:t>, the database specialized in geolocated data.</w:t>
      </w:r>
    </w:p>
    <w:p w:rsidR="0047663D" w:rsidRPr="0047663D" w:rsidRDefault="0047663D" w:rsidP="00B600D4"/>
    <w:p w:rsidR="000E6050" w:rsidRPr="00223B8A" w:rsidRDefault="00767823" w:rsidP="00B600D4">
      <w:pPr>
        <w:rPr>
          <w:lang w:val="en-GB"/>
        </w:rPr>
      </w:pPr>
      <w:r w:rsidRPr="00223B8A">
        <w:rPr>
          <w:lang w:val="en-GB"/>
        </w:rPr>
        <w:t xml:space="preserve">Standard Cygnus </w:t>
      </w:r>
      <w:r w:rsidR="00CC1806" w:rsidRPr="00223B8A">
        <w:rPr>
          <w:lang w:val="en-GB"/>
        </w:rPr>
        <w:t xml:space="preserve">incoming </w:t>
      </w:r>
      <w:r w:rsidR="00746B7F" w:rsidRPr="00223B8A">
        <w:rPr>
          <w:lang w:val="en-GB"/>
        </w:rPr>
        <w:t>port:</w:t>
      </w:r>
      <w:r w:rsidRPr="00223B8A">
        <w:rPr>
          <w:lang w:val="en-GB"/>
        </w:rPr>
        <w:t xml:space="preserve"> 5050</w:t>
      </w:r>
      <w:r w:rsidR="00EB67AE" w:rsidRPr="00223B8A">
        <w:rPr>
          <w:lang w:val="en-GB"/>
        </w:rPr>
        <w:t>/</w:t>
      </w:r>
      <w:r w:rsidRPr="00223B8A">
        <w:rPr>
          <w:lang w:val="en-GB"/>
        </w:rPr>
        <w:t>TCP</w:t>
      </w:r>
    </w:p>
    <w:p w:rsidR="00746B7F" w:rsidRPr="00223B8A" w:rsidRDefault="00746B7F" w:rsidP="00B600D4">
      <w:pPr>
        <w:rPr>
          <w:lang w:val="en-GB"/>
        </w:rPr>
      </w:pPr>
    </w:p>
    <w:p w:rsidR="00746B7F" w:rsidRDefault="00746B7F" w:rsidP="00B600D4">
      <w:r>
        <w:t xml:space="preserve">Comet </w:t>
      </w:r>
      <w:r w:rsidR="00E258E2">
        <w:t>provides</w:t>
      </w:r>
      <w:r>
        <w:t xml:space="preserve"> API to </w:t>
      </w:r>
      <w:r w:rsidR="00AF43F0">
        <w:t>retrieve</w:t>
      </w:r>
      <w:r>
        <w:t xml:space="preserve"> data from </w:t>
      </w:r>
      <w:r w:rsidR="007343DF">
        <w:t xml:space="preserve">the </w:t>
      </w:r>
      <w:r w:rsidR="00AF43F0">
        <w:t>M</w:t>
      </w:r>
      <w:r>
        <w:t>ongoDB w</w:t>
      </w:r>
      <w:r w:rsidR="00A91166">
        <w:t>h</w:t>
      </w:r>
      <w:r>
        <w:t>ere data are stor</w:t>
      </w:r>
      <w:r w:rsidR="007343DF">
        <w:t>ed</w:t>
      </w:r>
      <w:r>
        <w:t xml:space="preserve"> for STH (Short Time History </w:t>
      </w:r>
      <w:r>
        <w:rPr>
          <w:rFonts w:ascii="Heiti SC" w:eastAsia="Heiti SC" w:hAnsi="Heiti SC" w:cs="Heiti SC"/>
        </w:rPr>
        <w:t xml:space="preserve">~ </w:t>
      </w:r>
      <w:r w:rsidRPr="00746B7F">
        <w:rPr>
          <w:rFonts w:eastAsia="Heiti SC"/>
        </w:rPr>
        <w:t>1 year</w:t>
      </w:r>
      <w:r>
        <w:t>)</w:t>
      </w:r>
    </w:p>
    <w:p w:rsidR="00746B7F" w:rsidRDefault="00746B7F" w:rsidP="00B600D4"/>
    <w:p w:rsidR="00746B7F" w:rsidRPr="00B600D4" w:rsidRDefault="00AF43F0" w:rsidP="0002146C">
      <w:r>
        <w:t>Standard</w:t>
      </w:r>
      <w:r w:rsidR="00746B7F">
        <w:t xml:space="preserve"> Comet API </w:t>
      </w:r>
      <w:r w:rsidR="00692E79">
        <w:t xml:space="preserve">incoming </w:t>
      </w:r>
      <w:r w:rsidR="00746B7F">
        <w:t xml:space="preserve">port: </w:t>
      </w:r>
      <w:r w:rsidR="00746B7F" w:rsidRPr="00746B7F">
        <w:t>8666</w:t>
      </w:r>
      <w:r w:rsidR="00E8016B">
        <w:t>/TCP</w:t>
      </w:r>
    </w:p>
    <w:p w:rsidR="00E8016B" w:rsidRDefault="00E8016B" w:rsidP="00B600D4"/>
    <w:p w:rsidR="00E8016B" w:rsidRDefault="00E8016B" w:rsidP="00B600D4"/>
    <w:p w:rsidR="0072671F" w:rsidRDefault="0072671F" w:rsidP="0072671F">
      <w:pPr>
        <w:keepNext/>
      </w:pPr>
      <w:r>
        <w:rPr>
          <w:noProof/>
          <w:shd w:val="clear" w:color="auto" w:fill="FCFCFC"/>
          <w:lang w:val="fr-FR" w:eastAsia="fr-FR"/>
        </w:rPr>
        <w:drawing>
          <wp:inline distT="0" distB="0" distL="0" distR="0" wp14:anchorId="0F1DBC4F" wp14:editId="37E595C4">
            <wp:extent cx="5596403" cy="5353685"/>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png"/>
                    <pic:cNvPicPr/>
                  </pic:nvPicPr>
                  <pic:blipFill>
                    <a:blip r:embed="rId202">
                      <a:extLst>
                        <a:ext uri="{28A0092B-C50C-407E-A947-70E740481C1C}">
                          <a14:useLocalDpi xmlns:a14="http://schemas.microsoft.com/office/drawing/2010/main" val="0"/>
                        </a:ext>
                      </a:extLst>
                    </a:blip>
                    <a:stretch>
                      <a:fillRect/>
                    </a:stretch>
                  </pic:blipFill>
                  <pic:spPr>
                    <a:xfrm>
                      <a:off x="0" y="0"/>
                      <a:ext cx="5596403" cy="5353685"/>
                    </a:xfrm>
                    <a:prstGeom prst="rect">
                      <a:avLst/>
                    </a:prstGeom>
                  </pic:spPr>
                </pic:pic>
              </a:graphicData>
            </a:graphic>
          </wp:inline>
        </w:drawing>
      </w:r>
    </w:p>
    <w:p w:rsidR="0072671F" w:rsidRDefault="0072671F" w:rsidP="0072671F">
      <w:pPr>
        <w:pStyle w:val="Lgende"/>
      </w:pPr>
      <w:r>
        <w:t xml:space="preserve">Figure </w:t>
      </w:r>
      <w:r>
        <w:fldChar w:fldCharType="begin"/>
      </w:r>
      <w:r>
        <w:instrText xml:space="preserve"> SEQ Figure \* ARABIC </w:instrText>
      </w:r>
      <w:r>
        <w:fldChar w:fldCharType="separate"/>
      </w:r>
      <w:r w:rsidR="00A27A1E">
        <w:rPr>
          <w:noProof/>
        </w:rPr>
        <w:t>21</w:t>
      </w:r>
      <w:r>
        <w:fldChar w:fldCharType="end"/>
      </w:r>
      <w:r>
        <w:t xml:space="preserve"> : Cygnus &amp; Comet interactions</w:t>
      </w:r>
    </w:p>
    <w:p w:rsidR="00A226BA" w:rsidRDefault="00A226BA" w:rsidP="00A226BA">
      <w:pPr>
        <w:pStyle w:val="Titre3"/>
      </w:pPr>
      <w:bookmarkStart w:id="325" w:name="_Toc499823597"/>
      <w:bookmarkStart w:id="326" w:name="_Toc501723061"/>
      <w:r>
        <w:t>Selected Product(s)</w:t>
      </w:r>
      <w:bookmarkEnd w:id="325"/>
      <w:bookmarkEnd w:id="326"/>
    </w:p>
    <w:p w:rsidR="00303560" w:rsidRDefault="00692E79" w:rsidP="00303560">
      <w:r>
        <w:t xml:space="preserve">In a first step the following </w:t>
      </w:r>
      <w:r w:rsidR="00663879">
        <w:t xml:space="preserve">Cygnus </w:t>
      </w:r>
      <w:r>
        <w:t>sink</w:t>
      </w:r>
      <w:r w:rsidR="00663879">
        <w:t>s</w:t>
      </w:r>
      <w:r>
        <w:t xml:space="preserve"> should be use:</w:t>
      </w:r>
    </w:p>
    <w:p w:rsidR="00692E79" w:rsidRDefault="00692E79" w:rsidP="0066184A">
      <w:pPr>
        <w:pStyle w:val="Paragraphedeliste"/>
        <w:numPr>
          <w:ilvl w:val="0"/>
          <w:numId w:val="49"/>
        </w:numPr>
      </w:pPr>
      <w:r>
        <w:t>STHsink, to store already aggregated data in the MongoDB database cluster as specific collection.</w:t>
      </w:r>
    </w:p>
    <w:p w:rsidR="00692E79" w:rsidRDefault="00692E79" w:rsidP="0066184A">
      <w:pPr>
        <w:pStyle w:val="Paragraphedeliste"/>
        <w:numPr>
          <w:ilvl w:val="0"/>
          <w:numId w:val="49"/>
        </w:numPr>
      </w:pPr>
      <w:r>
        <w:t>Mongosink to store raw context data history in the MongoDB database cluster as specific collection.</w:t>
      </w:r>
    </w:p>
    <w:p w:rsidR="00692E79" w:rsidRDefault="00692E79" w:rsidP="00303560"/>
    <w:p w:rsidR="00692E79" w:rsidRDefault="00692E79" w:rsidP="00303560">
      <w:r>
        <w:t>In a second step, either it’s considered necessary to setup an Hadoop platform and use the HDFS sink of Cygnus, but before it could be valuable to test the performance of using stampede behind MongoDB, but with data landing on the Citus cluster of PostgreSQL databases</w:t>
      </w:r>
      <w:r w:rsidR="0031320A">
        <w:t>.</w:t>
      </w:r>
    </w:p>
    <w:p w:rsidR="00CE0793" w:rsidRDefault="00CE0793" w:rsidP="00303560"/>
    <w:p w:rsidR="0031320A" w:rsidRPr="00303560" w:rsidRDefault="0031320A" w:rsidP="00303560">
      <w:r>
        <w:t>By using proper sharding</w:t>
      </w:r>
      <w:r w:rsidR="00CE0793">
        <w:t xml:space="preserve"> keys,</w:t>
      </w:r>
      <w:r>
        <w:t xml:space="preserve"> to partition the data history, for which Citus is optimized for, it is possible to wait before diving in </w:t>
      </w:r>
      <w:r w:rsidR="005D75EA">
        <w:t xml:space="preserve">the </w:t>
      </w:r>
      <w:r>
        <w:t>Hadoop ecosystem</w:t>
      </w:r>
      <w:r w:rsidR="00886A06">
        <w:t xml:space="preserve"> (HDFS, MapReduce</w:t>
      </w:r>
      <w:r w:rsidR="007B5CEB">
        <w:t xml:space="preserve">, </w:t>
      </w:r>
      <w:r w:rsidR="00A03772">
        <w:t>Hive</w:t>
      </w:r>
      <w:r w:rsidR="00886A06">
        <w:t>…)</w:t>
      </w:r>
    </w:p>
    <w:p w:rsidR="00A226BA" w:rsidRDefault="00A226BA" w:rsidP="00A226BA">
      <w:pPr>
        <w:pStyle w:val="Titre3"/>
      </w:pPr>
      <w:bookmarkStart w:id="327" w:name="_Toc499823598"/>
      <w:bookmarkStart w:id="328" w:name="_Toc501723062"/>
      <w:r>
        <w:t>Selection Rationale</w:t>
      </w:r>
      <w:bookmarkEnd w:id="327"/>
      <w:bookmarkEnd w:id="328"/>
    </w:p>
    <w:p w:rsidR="00EE6499" w:rsidRDefault="00EE6499" w:rsidP="0072671F">
      <w:r>
        <w:t>Cygnus and Comet are the reference implementation of Big Data Component in Fiware catalog</w:t>
      </w:r>
      <w:r w:rsidR="005D75EA">
        <w:t>.</w:t>
      </w:r>
    </w:p>
    <w:p w:rsidR="00894070" w:rsidRDefault="00EE6499" w:rsidP="00894070">
      <w:r>
        <w:lastRenderedPageBreak/>
        <w:t>Cygnus</w:t>
      </w:r>
      <w:r w:rsidR="00894070">
        <w:t xml:space="preserve"> can easily send data to another </w:t>
      </w:r>
      <w:r>
        <w:t>storage</w:t>
      </w:r>
      <w:r w:rsidR="00894070">
        <w:t xml:space="preserve"> like Hadoop if ne</w:t>
      </w:r>
      <w:r>
        <w:t>eded</w:t>
      </w:r>
      <w:r w:rsidR="00894070">
        <w:t>.</w:t>
      </w:r>
    </w:p>
    <w:p w:rsidR="008A19E2" w:rsidRDefault="008A19E2" w:rsidP="00894070"/>
    <w:p w:rsidR="0031320A" w:rsidRDefault="0031320A" w:rsidP="00894070">
      <w:r>
        <w:t>The currently provided sinks cover a large palette of choice</w:t>
      </w:r>
      <w:r w:rsidR="0001518F">
        <w:t xml:space="preserve"> for data history storage</w:t>
      </w:r>
      <w:r w:rsidR="005D75EA">
        <w:t>.</w:t>
      </w:r>
    </w:p>
    <w:p w:rsidR="00886A06" w:rsidRDefault="00886A06" w:rsidP="00894070">
      <w:r>
        <w:t xml:space="preserve">But when it comes to the use of Hadoop, the only </w:t>
      </w:r>
      <w:r w:rsidR="00C11F8D">
        <w:t xml:space="preserve">Cygnus </w:t>
      </w:r>
      <w:r>
        <w:t>sink available is HDFS, where context history is stored in files</w:t>
      </w:r>
      <w:r w:rsidR="004F33F7">
        <w:t xml:space="preserve"> (one file per </w:t>
      </w:r>
      <w:r w:rsidR="0027391B">
        <w:t>history event)</w:t>
      </w:r>
      <w:r w:rsidR="00CE0793">
        <w:t xml:space="preserve">, </w:t>
      </w:r>
      <w:r w:rsidR="00643BF5">
        <w:t xml:space="preserve">and </w:t>
      </w:r>
      <w:r w:rsidR="00F74277">
        <w:t xml:space="preserve">the hierarchy is </w:t>
      </w:r>
      <w:r w:rsidR="009C7C5F">
        <w:t>given by the file path (&lt;service&gt;/</w:t>
      </w:r>
      <w:r w:rsidR="00977367">
        <w:t>&lt;sub-service&gt;/&lt;entity ID</w:t>
      </w:r>
      <w:r w:rsidR="00582446">
        <w:t>&gt;)</w:t>
      </w:r>
      <w:r w:rsidR="008A19E2">
        <w:t xml:space="preserve">, this means that </w:t>
      </w:r>
      <w:r w:rsidR="00851045">
        <w:t>the storage is not indexed</w:t>
      </w:r>
      <w:r w:rsidR="00967AA6">
        <w:t xml:space="preserve"> on data</w:t>
      </w:r>
      <w:r w:rsidR="00851045">
        <w:t xml:space="preserve">, and </w:t>
      </w:r>
      <w:r w:rsidR="006D563B">
        <w:t xml:space="preserve">then </w:t>
      </w:r>
      <w:r w:rsidR="00550317">
        <w:t xml:space="preserve">the read performance </w:t>
      </w:r>
      <w:r w:rsidR="00DC0212">
        <w:t xml:space="preserve">should be very low </w:t>
      </w:r>
      <w:r w:rsidR="00240A80">
        <w:t>!</w:t>
      </w:r>
    </w:p>
    <w:p w:rsidR="002E072C" w:rsidRDefault="00E73589" w:rsidP="00894070">
      <w:r>
        <w:t xml:space="preserve">If a </w:t>
      </w:r>
      <w:r w:rsidR="00C05D62">
        <w:t xml:space="preserve">Cygnus </w:t>
      </w:r>
      <w:r w:rsidR="007248BD">
        <w:t xml:space="preserve">NGSI </w:t>
      </w:r>
      <w:r w:rsidR="006137FF">
        <w:t>sink to a HDFS</w:t>
      </w:r>
      <w:r w:rsidR="00C05D62">
        <w:t xml:space="preserve"> based NoSQL database like </w:t>
      </w:r>
      <w:hyperlink r:id="rId203" w:history="1">
        <w:r w:rsidR="00C05D62" w:rsidRPr="002E072C">
          <w:rPr>
            <w:rStyle w:val="Lienhypertexte"/>
            <w:b/>
          </w:rPr>
          <w:t>HBase</w:t>
        </w:r>
      </w:hyperlink>
      <w:r w:rsidR="007248BD">
        <w:t xml:space="preserve"> </w:t>
      </w:r>
      <w:r w:rsidR="00964718">
        <w:t>appears</w:t>
      </w:r>
      <w:r w:rsidR="00A60AFE">
        <w:t xml:space="preserve"> (this was</w:t>
      </w:r>
      <w:r w:rsidR="00093FEA">
        <w:t xml:space="preserve"> envisaged earlier in the project</w:t>
      </w:r>
      <w:r w:rsidR="000B0EBB">
        <w:t>)</w:t>
      </w:r>
      <w:r w:rsidR="00964718">
        <w:t xml:space="preserve">, it </w:t>
      </w:r>
      <w:r w:rsidR="00DC0212">
        <w:t>could</w:t>
      </w:r>
      <w:r w:rsidR="00964718">
        <w:t xml:space="preserve"> be better</w:t>
      </w:r>
      <w:r w:rsidR="00822C3B">
        <w:t xml:space="preserve"> than using pure HDFS storage</w:t>
      </w:r>
      <w:r w:rsidR="002E072C">
        <w:t xml:space="preserve">. </w:t>
      </w:r>
    </w:p>
    <w:p w:rsidR="00240A80" w:rsidRDefault="002E072C" w:rsidP="00894070">
      <w:r>
        <w:t xml:space="preserve">Flume on which Cygnus is built, provides 2 sinks for HBase: a synchronous and an asynchronous: </w:t>
      </w:r>
      <w:hyperlink r:id="rId204" w:anchor="hbasesinks" w:history="1">
        <w:r w:rsidRPr="002E072C">
          <w:rPr>
            <w:rStyle w:val="Lienhypertexte"/>
          </w:rPr>
          <w:t>on Flume documentation</w:t>
        </w:r>
      </w:hyperlink>
      <w:r w:rsidR="0052265C">
        <w:t>, but does not support NGSI…</w:t>
      </w:r>
    </w:p>
    <w:p w:rsidR="00643BF5" w:rsidRDefault="00643BF5" w:rsidP="00894070"/>
    <w:p w:rsidR="005D75EA" w:rsidRDefault="005D75EA" w:rsidP="00894070">
      <w:r>
        <w:t xml:space="preserve">The proposal to wait before </w:t>
      </w:r>
      <w:r w:rsidR="00886A06">
        <w:t xml:space="preserve">setting up an Hadoop, doesn’t mean </w:t>
      </w:r>
      <w:r w:rsidR="00657A55">
        <w:t xml:space="preserve">it’s impossible to analyze data, and provide pertinent visualization on it, the use of the </w:t>
      </w:r>
      <w:r w:rsidR="00657A55" w:rsidRPr="009B7CC1">
        <w:rPr>
          <w:b/>
        </w:rPr>
        <w:t>Knowage</w:t>
      </w:r>
      <w:r w:rsidR="00657A55">
        <w:t xml:space="preserve"> analytic component provides the panoply of </w:t>
      </w:r>
      <w:r w:rsidR="009B7CC1">
        <w:t>tools to access any Big Data source such as Hadoop and many NoSQL databases like MongoDB, in addition to traditional relational database like PostgreSQL, MySQL.</w:t>
      </w:r>
    </w:p>
    <w:p w:rsidR="00A422C1" w:rsidRDefault="00A422C1" w:rsidP="00894070"/>
    <w:p w:rsidR="009B7CC1" w:rsidRDefault="009B7CC1" w:rsidP="00894070">
      <w:r>
        <w:t>In addition</w:t>
      </w:r>
      <w:r w:rsidR="00A03772">
        <w:t>,</w:t>
      </w:r>
      <w:r>
        <w:t xml:space="preserve"> using recent modern analytics engine that </w:t>
      </w:r>
      <w:r w:rsidR="006D1626">
        <w:t xml:space="preserve">can </w:t>
      </w:r>
      <w:r>
        <w:t xml:space="preserve">work in memory such as </w:t>
      </w:r>
      <w:hyperlink r:id="rId205" w:history="1">
        <w:r w:rsidRPr="007D1E78">
          <w:rPr>
            <w:rStyle w:val="Lienhypertexte"/>
          </w:rPr>
          <w:t>Apache Spark</w:t>
        </w:r>
      </w:hyperlink>
      <w:r>
        <w:t>, outperforms from 10 to 100 times compared to a Hadoop MapReduce solution</w:t>
      </w:r>
      <w:r w:rsidR="00A422C1">
        <w:t xml:space="preserve"> depending on the type of </w:t>
      </w:r>
      <w:r w:rsidR="00E515F4">
        <w:t>processing</w:t>
      </w:r>
      <w:r w:rsidR="00A422C1">
        <w:t>.</w:t>
      </w:r>
    </w:p>
    <w:p w:rsidR="00A422C1" w:rsidRDefault="00A422C1" w:rsidP="00894070"/>
    <w:p w:rsidR="00A422C1" w:rsidRDefault="00A422C1" w:rsidP="00894070">
      <w:r>
        <w:t xml:space="preserve"> Moreover, Spark solution, can source the data to analyze from traditional or NoSQL databases, then if the target databases services are optimized for big data analytics such as Citus is, it’s double win</w:t>
      </w:r>
      <w:r w:rsidR="00F90607">
        <w:t>.</w:t>
      </w:r>
    </w:p>
    <w:p w:rsidR="005D75EA" w:rsidRPr="00894070" w:rsidRDefault="005D75EA" w:rsidP="00894070"/>
    <w:p w:rsidR="00A226BA" w:rsidRDefault="00A226BA" w:rsidP="00A226BA">
      <w:pPr>
        <w:pStyle w:val="Titre3"/>
      </w:pPr>
      <w:bookmarkStart w:id="329" w:name="_Toc499823599"/>
      <w:bookmarkStart w:id="330" w:name="_Toc501723063"/>
      <w:r>
        <w:t>Architecture Risks</w:t>
      </w:r>
      <w:bookmarkEnd w:id="329"/>
      <w:bookmarkEnd w:id="330"/>
    </w:p>
    <w:p w:rsidR="00EE6499" w:rsidRDefault="007B43E4" w:rsidP="007B43E4">
      <w:r>
        <w:t xml:space="preserve">As the component to manage </w:t>
      </w:r>
      <w:r w:rsidR="00EE6499">
        <w:t>data history storage, Cygnus and Comet need to be high available.</w:t>
      </w:r>
    </w:p>
    <w:p w:rsidR="00356996" w:rsidRDefault="00356996" w:rsidP="007B43E4"/>
    <w:p w:rsidR="007B43E4" w:rsidRPr="007B43E4" w:rsidRDefault="00EE6499" w:rsidP="007B43E4">
      <w:r>
        <w:t>As stateless component</w:t>
      </w:r>
      <w:r w:rsidR="00611ABB">
        <w:t>s</w:t>
      </w:r>
      <w:r>
        <w:t>, it is easy to run several instances of the service by running several containers, it provide</w:t>
      </w:r>
      <w:r w:rsidR="00CE0793">
        <w:t>s</w:t>
      </w:r>
      <w:r>
        <w:t xml:space="preserve"> HA, but also scalability, Docker through ingress network, perform load balancing between containers of a service.</w:t>
      </w:r>
    </w:p>
    <w:p w:rsidR="00A226BA" w:rsidRPr="00A226BA" w:rsidRDefault="00A226BA" w:rsidP="00A226BA"/>
    <w:p w:rsidR="00A226BA" w:rsidRDefault="00A226BA" w:rsidP="00A226BA">
      <w:pPr>
        <w:pStyle w:val="Titre2"/>
      </w:pPr>
      <w:bookmarkStart w:id="331" w:name="_Toc499823600"/>
      <w:bookmarkStart w:id="332" w:name="_Toc501723064"/>
      <w:r>
        <w:t>Knowage Analytics Component</w:t>
      </w:r>
      <w:bookmarkEnd w:id="331"/>
      <w:bookmarkEnd w:id="332"/>
    </w:p>
    <w:p w:rsidR="00A226BA" w:rsidRDefault="00A226BA" w:rsidP="00A226BA"/>
    <w:p w:rsidR="00A226BA" w:rsidRDefault="00A226BA" w:rsidP="00A226BA">
      <w:pPr>
        <w:pStyle w:val="Titre3"/>
      </w:pPr>
      <w:bookmarkStart w:id="333" w:name="_Toc499823601"/>
      <w:bookmarkStart w:id="334" w:name="_Toc501723065"/>
      <w:r>
        <w:t>Component Functions</w:t>
      </w:r>
      <w:bookmarkEnd w:id="333"/>
      <w:bookmarkEnd w:id="334"/>
    </w:p>
    <w:p w:rsidR="00C81F0D" w:rsidRDefault="00C81F0D" w:rsidP="00C81F0D">
      <w:r>
        <w:t xml:space="preserve">Knowage is </w:t>
      </w:r>
      <w:r w:rsidR="00D07260">
        <w:t>a</w:t>
      </w:r>
      <w:r>
        <w:t xml:space="preserve"> professional open source suite for modern business analytics over traditional sources and big data systems. </w:t>
      </w:r>
    </w:p>
    <w:p w:rsidR="00C81F0D" w:rsidRDefault="00C81F0D" w:rsidP="00C81F0D">
      <w:r>
        <w:t xml:space="preserve">Knowage is the new generation of open source analytical solution, as a natural evolution of the </w:t>
      </w:r>
      <w:r w:rsidR="00BF2BD5">
        <w:t>well-known</w:t>
      </w:r>
      <w:r>
        <w:t xml:space="preserve"> SpagoBI.</w:t>
      </w:r>
    </w:p>
    <w:p w:rsidR="00D07260" w:rsidRDefault="00D07260" w:rsidP="00C81F0D">
      <w:r>
        <w:t xml:space="preserve">The </w:t>
      </w:r>
      <w:r w:rsidR="00D50A59">
        <w:t>features of the component are:</w:t>
      </w:r>
    </w:p>
    <w:p w:rsidR="00C432A9" w:rsidRDefault="00C432A9" w:rsidP="0047663D">
      <w:pPr>
        <w:pStyle w:val="Paragraphedeliste"/>
        <w:numPr>
          <w:ilvl w:val="0"/>
          <w:numId w:val="38"/>
        </w:numPr>
      </w:pPr>
      <w:r>
        <w:t>BD (big data), to analyse data stored on big data clusters or NoSQL databases</w:t>
      </w:r>
    </w:p>
    <w:p w:rsidR="00C432A9" w:rsidRDefault="00C432A9" w:rsidP="0047663D">
      <w:pPr>
        <w:pStyle w:val="Paragraphedeliste"/>
        <w:numPr>
          <w:ilvl w:val="0"/>
          <w:numId w:val="38"/>
        </w:numPr>
      </w:pPr>
      <w:r>
        <w:t>SI (smart intelligence), the usual business intelligence on structured data, but more oriented to self-service capabilities and agile prototyping</w:t>
      </w:r>
    </w:p>
    <w:p w:rsidR="00C432A9" w:rsidRDefault="00C432A9" w:rsidP="0047663D">
      <w:pPr>
        <w:pStyle w:val="Paragraphedeliste"/>
        <w:numPr>
          <w:ilvl w:val="0"/>
          <w:numId w:val="38"/>
        </w:numPr>
      </w:pPr>
      <w:r>
        <w:t>ER (enterprise reporting), to produce and distribute static reports</w:t>
      </w:r>
    </w:p>
    <w:p w:rsidR="00C432A9" w:rsidRDefault="00C432A9" w:rsidP="0047663D">
      <w:pPr>
        <w:pStyle w:val="Paragraphedeliste"/>
        <w:numPr>
          <w:ilvl w:val="0"/>
          <w:numId w:val="38"/>
        </w:numPr>
      </w:pPr>
      <w:r>
        <w:t>LI (location intelligence), to relate business data with spatial or geographical information</w:t>
      </w:r>
    </w:p>
    <w:p w:rsidR="00C432A9" w:rsidRDefault="00C432A9" w:rsidP="0047663D">
      <w:pPr>
        <w:pStyle w:val="Paragraphedeliste"/>
        <w:numPr>
          <w:ilvl w:val="0"/>
          <w:numId w:val="38"/>
        </w:numPr>
      </w:pPr>
      <w:r>
        <w:t>PM (performance management), to manage KPIs and organize scorecards</w:t>
      </w:r>
    </w:p>
    <w:p w:rsidR="00C432A9" w:rsidRDefault="00C432A9" w:rsidP="0047663D">
      <w:pPr>
        <w:pStyle w:val="Paragraphedeliste"/>
        <w:numPr>
          <w:ilvl w:val="0"/>
          <w:numId w:val="38"/>
        </w:numPr>
      </w:pPr>
      <w:r>
        <w:t>PA (predictive analysis), for more advanced analyses</w:t>
      </w:r>
    </w:p>
    <w:p w:rsidR="00470B43" w:rsidRDefault="00C432A9" w:rsidP="0047663D">
      <w:pPr>
        <w:pStyle w:val="Paragraphedeliste"/>
        <w:numPr>
          <w:ilvl w:val="0"/>
          <w:numId w:val="38"/>
        </w:numPr>
      </w:pPr>
      <w:r>
        <w:t>EI (embedded intelligence), to link Knowage with external solutions provided by the customer or third parties.</w:t>
      </w:r>
      <w:r w:rsidR="00470B43" w:rsidRPr="00470B43">
        <w:t xml:space="preserve"> </w:t>
      </w:r>
    </w:p>
    <w:p w:rsidR="0070074A" w:rsidRDefault="0070074A" w:rsidP="00470B43"/>
    <w:p w:rsidR="00470B43" w:rsidRDefault="00470B43" w:rsidP="00470B43">
      <w:r>
        <w:t>Knowage can connect to CKAN and show the catalog of data sets in it, allows to search in it, to be able to use it (only CSV &amp; XLS data source</w:t>
      </w:r>
      <w:r w:rsidR="00DC3669">
        <w:t xml:space="preserve"> are supported</w:t>
      </w:r>
      <w:r>
        <w:t xml:space="preserve"> for the moment, other formats will be added later).</w:t>
      </w:r>
    </w:p>
    <w:p w:rsidR="0070074A" w:rsidRDefault="0070074A" w:rsidP="00470B43"/>
    <w:p w:rsidR="00470B43" w:rsidRDefault="00470B43" w:rsidP="00470B43">
      <w:r>
        <w:t>Knowage can also define an NGSI dataset (query data from the Orion Context Broker</w:t>
      </w:r>
      <w:r w:rsidR="00835563">
        <w:t>)</w:t>
      </w:r>
      <w:r w:rsidR="00DC3669">
        <w:t>.</w:t>
      </w:r>
    </w:p>
    <w:p w:rsidR="00657A55" w:rsidRDefault="00657A55" w:rsidP="00470B43"/>
    <w:p w:rsidR="00657A55" w:rsidRDefault="00657A55" w:rsidP="00470B43">
      <w:r>
        <w:lastRenderedPageBreak/>
        <w:t>Knowage can use common big data NoSQL databases</w:t>
      </w:r>
      <w:r w:rsidR="00CF5D49">
        <w:t xml:space="preserve"> such as MongoDB</w:t>
      </w:r>
      <w:r>
        <w:t xml:space="preserve"> and Hadoop based environments as data sources, </w:t>
      </w:r>
    </w:p>
    <w:p w:rsidR="00657A55" w:rsidRDefault="00657A55" w:rsidP="00470B43">
      <w:r>
        <w:t>Moreover</w:t>
      </w:r>
      <w:r w:rsidR="00637C74">
        <w:t>,</w:t>
      </w:r>
      <w:r>
        <w:t xml:space="preserve"> it can be used in conjunction with Apache Spark to analyze data set from 10 to 100 times faster than with Hadoop Mapreduce.</w:t>
      </w:r>
    </w:p>
    <w:p w:rsidR="0070074A" w:rsidRDefault="0070074A" w:rsidP="00470B43"/>
    <w:p w:rsidR="00DC3669" w:rsidRDefault="0070074A" w:rsidP="00470B43">
      <w:r w:rsidRPr="0070074A">
        <w:t>Knowage SDK contains a Javascript API that helps users to embed parts of Knowage suite inside a web page or to retrieve information about datasets and documents.</w:t>
      </w:r>
    </w:p>
    <w:p w:rsidR="00A226BA" w:rsidRDefault="00A226BA" w:rsidP="00A226BA">
      <w:pPr>
        <w:pStyle w:val="Titre3"/>
      </w:pPr>
      <w:bookmarkStart w:id="335" w:name="_Toc499823602"/>
      <w:bookmarkStart w:id="336" w:name="_Toc501723066"/>
      <w:r>
        <w:t>Technical Considerations</w:t>
      </w:r>
      <w:bookmarkEnd w:id="335"/>
      <w:bookmarkEnd w:id="336"/>
    </w:p>
    <w:p w:rsidR="00D738B1" w:rsidRDefault="00D738B1" w:rsidP="00470B43"/>
    <w:p w:rsidR="00470B43" w:rsidRDefault="008A4243" w:rsidP="00470B43">
      <w:r>
        <w:t>The component</w:t>
      </w:r>
      <w:r w:rsidR="00470B43">
        <w:t xml:space="preserve"> will be configured to use the Keyrock IDM component for authentication.</w:t>
      </w:r>
    </w:p>
    <w:p w:rsidR="00D738B1" w:rsidRDefault="00D738B1" w:rsidP="009B04DF"/>
    <w:p w:rsidR="005D421A" w:rsidRDefault="00C30750" w:rsidP="009B04DF">
      <w:r>
        <w:t>Knowage is based on Tomcat 7</w:t>
      </w:r>
      <w:r w:rsidR="005D421A">
        <w:t xml:space="preserve"> and MySQL, the </w:t>
      </w:r>
      <w:r w:rsidR="001442AA">
        <w:t>container</w:t>
      </w:r>
      <w:r w:rsidR="009B5380">
        <w:t xml:space="preserve"> </w:t>
      </w:r>
      <w:r w:rsidR="00D738B1">
        <w:t xml:space="preserve">image </w:t>
      </w:r>
      <w:r w:rsidR="009B5380">
        <w:t>will be changed to use PostgreSQL</w:t>
      </w:r>
      <w:r w:rsidR="00502E36">
        <w:t xml:space="preserve">, by changing the </w:t>
      </w:r>
      <w:r w:rsidR="00F806EF">
        <w:t>H</w:t>
      </w:r>
      <w:r w:rsidR="002566D5">
        <w:t xml:space="preserve">ibernate ORM </w:t>
      </w:r>
      <w:r w:rsidR="00F806EF">
        <w:t xml:space="preserve">configuration </w:t>
      </w:r>
      <w:r w:rsidR="002566D5">
        <w:t>used in the software</w:t>
      </w:r>
      <w:r w:rsidR="00550AA5">
        <w:t>.</w:t>
      </w:r>
    </w:p>
    <w:p w:rsidR="009A0AF9" w:rsidRDefault="009A0AF9" w:rsidP="009B04DF"/>
    <w:p w:rsidR="009A0AF9" w:rsidRDefault="00F96FDB" w:rsidP="009B04DF">
      <w:r>
        <w:t xml:space="preserve">Incoming port </w:t>
      </w:r>
      <w:r w:rsidR="009A0AF9" w:rsidRPr="009A0AF9">
        <w:t>default to 8080/TCP conflict with other components</w:t>
      </w:r>
      <w:r>
        <w:t xml:space="preserve"> using java application servers</w:t>
      </w:r>
      <w:r w:rsidR="0018530E">
        <w:t>, it can be easily changed</w:t>
      </w:r>
      <w:r w:rsidR="00957D0B">
        <w:t xml:space="preserve"> with Docker</w:t>
      </w:r>
    </w:p>
    <w:p w:rsidR="00550AA5" w:rsidRPr="009B04DF" w:rsidRDefault="00550AA5" w:rsidP="009B04DF"/>
    <w:p w:rsidR="00A226BA" w:rsidRDefault="00A226BA" w:rsidP="00A226BA">
      <w:pPr>
        <w:pStyle w:val="Titre3"/>
      </w:pPr>
      <w:bookmarkStart w:id="337" w:name="_Toc499823603"/>
      <w:bookmarkStart w:id="338" w:name="_Toc501723067"/>
      <w:r>
        <w:t>Selected Product(s)</w:t>
      </w:r>
      <w:bookmarkEnd w:id="337"/>
      <w:bookmarkEnd w:id="338"/>
    </w:p>
    <w:p w:rsidR="008A4243" w:rsidRDefault="008A4243" w:rsidP="008A4243">
      <w:r>
        <w:t>This is the refe</w:t>
      </w:r>
      <w:r w:rsidR="0025016C">
        <w:t>rence component for data visualization and BI in Fiware</w:t>
      </w:r>
      <w:r w:rsidR="001B0797">
        <w:t xml:space="preserve"> catalog</w:t>
      </w:r>
    </w:p>
    <w:p w:rsidR="001B0797" w:rsidRPr="008A4243" w:rsidRDefault="001B0797" w:rsidP="008A4243">
      <w:r>
        <w:t>It replaces the previous GE</w:t>
      </w:r>
      <w:r w:rsidR="00117D81">
        <w:t>: SpagoBI</w:t>
      </w:r>
      <w:r w:rsidR="00F056A0">
        <w:t xml:space="preserve">, from which </w:t>
      </w:r>
      <w:r w:rsidR="001C293D">
        <w:t>Knowage is an evolution</w:t>
      </w:r>
      <w:r w:rsidR="00117D81">
        <w:t>.</w:t>
      </w:r>
    </w:p>
    <w:p w:rsidR="00A226BA" w:rsidRDefault="00A226BA" w:rsidP="00A226BA">
      <w:pPr>
        <w:pStyle w:val="Titre3"/>
      </w:pPr>
      <w:bookmarkStart w:id="339" w:name="_Toc499823604"/>
      <w:bookmarkStart w:id="340" w:name="_Toc501723068"/>
      <w:r>
        <w:t>Selection Rationale</w:t>
      </w:r>
      <w:bookmarkEnd w:id="339"/>
      <w:bookmarkEnd w:id="340"/>
    </w:p>
    <w:p w:rsidR="001B0797" w:rsidRPr="00C359D6" w:rsidRDefault="00C359D6" w:rsidP="00C359D6">
      <w:r w:rsidRPr="00C359D6">
        <w:t>Kno</w:t>
      </w:r>
      <w:r w:rsidR="00221D3F">
        <w:t>w</w:t>
      </w:r>
      <w:r w:rsidRPr="00C359D6">
        <w:t>age takes part in the FIWARE community, being the reference implementation of the Data Visualization GE</w:t>
      </w:r>
    </w:p>
    <w:p w:rsidR="00A226BA" w:rsidRDefault="00A226BA" w:rsidP="00A226BA">
      <w:pPr>
        <w:pStyle w:val="Titre3"/>
        <w:rPr>
          <w:i/>
        </w:rPr>
      </w:pPr>
      <w:bookmarkStart w:id="341" w:name="_Toc499823605"/>
      <w:bookmarkStart w:id="342" w:name="_Toc501723069"/>
      <w:r>
        <w:t>Architecture Risks</w:t>
      </w:r>
      <w:bookmarkEnd w:id="341"/>
      <w:bookmarkEnd w:id="342"/>
    </w:p>
    <w:p w:rsidR="00A226BA" w:rsidRDefault="00910AAC" w:rsidP="00A226BA">
      <w:r>
        <w:t>If t</w:t>
      </w:r>
      <w:r w:rsidR="00D112DE">
        <w:t xml:space="preserve">he component </w:t>
      </w:r>
      <w:r w:rsidR="0050471E">
        <w:t xml:space="preserve">is used for </w:t>
      </w:r>
      <w:r w:rsidR="007046EC">
        <w:t xml:space="preserve">help to </w:t>
      </w:r>
      <w:r w:rsidR="0050471E">
        <w:t>operational decisio</w:t>
      </w:r>
      <w:r w:rsidR="00653217">
        <w:t>n</w:t>
      </w:r>
      <w:r w:rsidR="007046EC">
        <w:t xml:space="preserve">, </w:t>
      </w:r>
      <w:r w:rsidR="00966D88">
        <w:t>its high availability becomes mandatory</w:t>
      </w:r>
      <w:r w:rsidR="00273E0A">
        <w:t>.</w:t>
      </w:r>
    </w:p>
    <w:p w:rsidR="00273E0A" w:rsidRPr="00F6725F" w:rsidRDefault="00170081" w:rsidP="00A226BA">
      <w:r>
        <w:t xml:space="preserve">The </w:t>
      </w:r>
      <w:r w:rsidR="00C136BE">
        <w:t xml:space="preserve">component is stateless, </w:t>
      </w:r>
      <w:r w:rsidR="00577D59">
        <w:t>by adding instances</w:t>
      </w:r>
      <w:r w:rsidR="00F95B18">
        <w:t xml:space="preserve"> of containers, and relying on </w:t>
      </w:r>
      <w:r w:rsidR="00722ED6">
        <w:t xml:space="preserve">a Citus database cluster for data persistence, </w:t>
      </w:r>
      <w:r w:rsidR="00380EDD">
        <w:t>high availability and scalability</w:t>
      </w:r>
      <w:r w:rsidR="000E41DD">
        <w:t xml:space="preserve"> </w:t>
      </w:r>
      <w:r w:rsidR="00ED4384">
        <w:t>are</w:t>
      </w:r>
      <w:r w:rsidR="000E41DD">
        <w:t xml:space="preserve"> </w:t>
      </w:r>
      <w:r w:rsidR="00ED4384">
        <w:t>easy to achieve</w:t>
      </w:r>
    </w:p>
    <w:p w:rsidR="00A226BA" w:rsidRDefault="006D1626" w:rsidP="00A226BA">
      <w:pPr>
        <w:pStyle w:val="Titre2"/>
      </w:pPr>
      <w:bookmarkStart w:id="343" w:name="_Toc499823606"/>
      <w:bookmarkStart w:id="344" w:name="_Toc501723070"/>
      <w:r>
        <w:t xml:space="preserve"> </w:t>
      </w:r>
      <w:r w:rsidR="00A226BA">
        <w:t>CKAN Open Data Component</w:t>
      </w:r>
      <w:bookmarkEnd w:id="343"/>
      <w:bookmarkEnd w:id="344"/>
    </w:p>
    <w:p w:rsidR="00A226BA" w:rsidRDefault="00A226BA" w:rsidP="00A226BA"/>
    <w:p w:rsidR="00A226BA" w:rsidRDefault="00A226BA" w:rsidP="00A226BA">
      <w:pPr>
        <w:pStyle w:val="Titre3"/>
      </w:pPr>
      <w:bookmarkStart w:id="345" w:name="_Toc499823607"/>
      <w:bookmarkStart w:id="346" w:name="_Toc501723071"/>
      <w:r>
        <w:t>Component Functions</w:t>
      </w:r>
      <w:bookmarkEnd w:id="345"/>
      <w:bookmarkEnd w:id="346"/>
    </w:p>
    <w:p w:rsidR="007C38F5" w:rsidRPr="007C38F5" w:rsidRDefault="007C38F5" w:rsidP="007C38F5"/>
    <w:p w:rsidR="00DD6C50" w:rsidRDefault="00DD6C50" w:rsidP="003540EB">
      <w:r w:rsidRPr="00DD6C50">
        <w:t>CKAN is a powerful data management system that makes data accessible – by providing tools to streamline publishing, sharing, finding and using data.</w:t>
      </w:r>
    </w:p>
    <w:p w:rsidR="004808E6" w:rsidRDefault="004808E6" w:rsidP="003540EB"/>
    <w:p w:rsidR="003028FF" w:rsidRDefault="003028FF" w:rsidP="003540EB">
      <w:r w:rsidRPr="003028FF">
        <w:t>CKAN is a tool for making open data websites. (Think of a content management system like WordPress – but for data, instead of pages and blog posts.) It helps you manage and publish collections of data. It is used by national and local governments, research institutions, and other organizations who collect a lot of data.</w:t>
      </w:r>
    </w:p>
    <w:p w:rsidR="008A3AD7" w:rsidRDefault="008A3AD7" w:rsidP="008A3AD7"/>
    <w:p w:rsidR="008A3AD7" w:rsidRDefault="00DD6C50" w:rsidP="008A3AD7">
      <w:r>
        <w:t xml:space="preserve">The Fiware provided version comes with </w:t>
      </w:r>
      <w:r w:rsidR="008A3AD7">
        <w:t xml:space="preserve">a set of CKAN extensions, developed within FIWARE, which integrates this data portal platform with the main FIWARE GEs, enhancing the default CKAN </w:t>
      </w:r>
      <w:r w:rsidR="00D51A51">
        <w:t>behavior</w:t>
      </w:r>
      <w:r w:rsidR="008A3AD7">
        <w:t xml:space="preserve"> with improved access control, publication of right-time context data, and rich visualization features.</w:t>
      </w:r>
    </w:p>
    <w:p w:rsidR="008A3AD7" w:rsidRDefault="008A3AD7" w:rsidP="008A3AD7"/>
    <w:p w:rsidR="008A3AD7" w:rsidRDefault="008A3AD7" w:rsidP="008A3AD7">
      <w:r>
        <w:t>In particular, the following extensions are being provided:</w:t>
      </w:r>
    </w:p>
    <w:p w:rsidR="008A3AD7" w:rsidRDefault="008A3AD7" w:rsidP="008A3AD7"/>
    <w:p w:rsidR="008A3AD7" w:rsidRDefault="008A3AD7" w:rsidP="008A3AD7">
      <w:pPr>
        <w:pStyle w:val="Paragraphedeliste"/>
        <w:numPr>
          <w:ilvl w:val="0"/>
          <w:numId w:val="60"/>
        </w:numPr>
      </w:pPr>
      <w:r w:rsidRPr="008A3AD7">
        <w:rPr>
          <w:b/>
        </w:rPr>
        <w:t>OAuth2</w:t>
      </w:r>
      <w:r>
        <w:t>: Enables the integration of CKAN with an external OAuth2 Identity Manager (e.g The FIWARE I</w:t>
      </w:r>
      <w:r w:rsidR="00D51A51">
        <w:t>D</w:t>
      </w:r>
      <w:r>
        <w:t>M)</w:t>
      </w:r>
    </w:p>
    <w:p w:rsidR="008A3AD7" w:rsidRDefault="008A3AD7" w:rsidP="008A3AD7">
      <w:pPr>
        <w:pStyle w:val="Paragraphedeliste"/>
        <w:numPr>
          <w:ilvl w:val="0"/>
          <w:numId w:val="60"/>
        </w:numPr>
      </w:pPr>
      <w:r w:rsidRPr="008A3AD7">
        <w:rPr>
          <w:b/>
        </w:rPr>
        <w:t>Private Datasets</w:t>
      </w:r>
      <w:r>
        <w:t>: Improves the default dataset permissions features provided by CKAN by enabling to create protected datasets which can be accessed by a set of users included in an access list</w:t>
      </w:r>
    </w:p>
    <w:p w:rsidR="008A3AD7" w:rsidRDefault="008A3AD7" w:rsidP="008A3AD7">
      <w:pPr>
        <w:pStyle w:val="Paragraphedeliste"/>
        <w:numPr>
          <w:ilvl w:val="0"/>
          <w:numId w:val="60"/>
        </w:numPr>
      </w:pPr>
      <w:r w:rsidRPr="008A3AD7">
        <w:rPr>
          <w:b/>
        </w:rPr>
        <w:lastRenderedPageBreak/>
        <w:t>NGSI View</w:t>
      </w:r>
      <w:r>
        <w:t>: Enables the publication of right-time context data as dataset resources by allowing to define them as NGSI v2 queries to a Context Broker</w:t>
      </w:r>
    </w:p>
    <w:p w:rsidR="008A3AD7" w:rsidRDefault="008A3AD7" w:rsidP="008A3AD7">
      <w:pPr>
        <w:pStyle w:val="Paragraphedeliste"/>
        <w:numPr>
          <w:ilvl w:val="0"/>
          <w:numId w:val="60"/>
        </w:numPr>
      </w:pPr>
      <w:r w:rsidRPr="008A3AD7">
        <w:rPr>
          <w:b/>
        </w:rPr>
        <w:t>BAE Publisher</w:t>
      </w:r>
      <w:r>
        <w:t>: extension to simplify the monetization of private datasets by enabling the creation of products and offerings in the Business API Ecosystem GE directly using the dataset information</w:t>
      </w:r>
    </w:p>
    <w:p w:rsidR="008A3AD7" w:rsidRDefault="008A3AD7" w:rsidP="00387CF1">
      <w:pPr>
        <w:pStyle w:val="Paragraphedeliste"/>
        <w:numPr>
          <w:ilvl w:val="0"/>
          <w:numId w:val="60"/>
        </w:numPr>
      </w:pPr>
      <w:r w:rsidRPr="00387CF1">
        <w:rPr>
          <w:b/>
        </w:rPr>
        <w:t>WireCloud View</w:t>
      </w:r>
      <w:r>
        <w:t>:</w:t>
      </w:r>
      <w:r w:rsidR="00387CF1">
        <w:t xml:space="preserve"> A</w:t>
      </w:r>
      <w:r>
        <w:t>llows to embed WireCloud (Application Mashup GEri) dashboards as dataset resources views, enabling the creation of rich and highly customizable visualizations for the published data</w:t>
      </w:r>
    </w:p>
    <w:p w:rsidR="008A3AD7" w:rsidRDefault="008A3AD7" w:rsidP="00387CF1">
      <w:pPr>
        <w:pStyle w:val="Paragraphedeliste"/>
        <w:numPr>
          <w:ilvl w:val="0"/>
          <w:numId w:val="60"/>
        </w:numPr>
      </w:pPr>
      <w:r w:rsidRPr="00387CF1">
        <w:rPr>
          <w:b/>
        </w:rPr>
        <w:t>Data Requests</w:t>
      </w:r>
      <w:r>
        <w:t xml:space="preserve">: </w:t>
      </w:r>
      <w:r w:rsidR="00387CF1">
        <w:t>I</w:t>
      </w:r>
      <w:r>
        <w:t>ncludes a new section in CKAN intended to allow users of the platform to ask for data which is not yet published</w:t>
      </w:r>
    </w:p>
    <w:p w:rsidR="005B1522" w:rsidRPr="003540EB" w:rsidRDefault="009901E7" w:rsidP="003540EB">
      <w:r>
        <w:t xml:space="preserve">An extension to APInf should also be </w:t>
      </w:r>
      <w:r w:rsidR="00763C72">
        <w:t xml:space="preserve">soon </w:t>
      </w:r>
      <w:r>
        <w:t xml:space="preserve">available to provide a way to expose RESTful API </w:t>
      </w:r>
      <w:r w:rsidR="00D57BF5">
        <w:t xml:space="preserve">results </w:t>
      </w:r>
      <w:r>
        <w:t xml:space="preserve">as </w:t>
      </w:r>
      <w:r w:rsidR="00D57BF5">
        <w:t>a CKAN data source.</w:t>
      </w:r>
      <w:r>
        <w:t xml:space="preserve"> </w:t>
      </w:r>
    </w:p>
    <w:p w:rsidR="00A226BA" w:rsidRDefault="00A226BA" w:rsidP="00A226BA">
      <w:pPr>
        <w:pStyle w:val="Titre3"/>
      </w:pPr>
      <w:bookmarkStart w:id="347" w:name="_Toc499823608"/>
      <w:bookmarkStart w:id="348" w:name="_Toc501723072"/>
      <w:r>
        <w:t>Technical Considerations</w:t>
      </w:r>
      <w:bookmarkEnd w:id="347"/>
      <w:bookmarkEnd w:id="348"/>
    </w:p>
    <w:p w:rsidR="005B1522" w:rsidRDefault="00A4086F" w:rsidP="005B1522">
      <w:r>
        <w:t xml:space="preserve">CKAN rely on a </w:t>
      </w:r>
      <w:r w:rsidR="0049098C">
        <w:t>PostgreSQL database</w:t>
      </w:r>
    </w:p>
    <w:p w:rsidR="00331D16" w:rsidRDefault="00331D16" w:rsidP="005B1522">
      <w:r>
        <w:t xml:space="preserve">Solr </w:t>
      </w:r>
      <w:r w:rsidR="00DB162A">
        <w:t xml:space="preserve">is used for indexed </w:t>
      </w:r>
      <w:r>
        <w:t>search</w:t>
      </w:r>
    </w:p>
    <w:p w:rsidR="00122FE7" w:rsidRDefault="00DB162A" w:rsidP="005B1522">
      <w:r>
        <w:t>The s</w:t>
      </w:r>
      <w:r w:rsidR="00122FE7">
        <w:t xml:space="preserve">erver </w:t>
      </w:r>
      <w:r>
        <w:t xml:space="preserve">is </w:t>
      </w:r>
      <w:r w:rsidR="00122FE7">
        <w:t>written in python</w:t>
      </w:r>
    </w:p>
    <w:p w:rsidR="00122FE7" w:rsidRDefault="00DB162A" w:rsidP="005B1522">
      <w:r>
        <w:t xml:space="preserve">The component offers a </w:t>
      </w:r>
      <w:r w:rsidR="00562579">
        <w:t xml:space="preserve">Management </w:t>
      </w:r>
      <w:r w:rsidR="00122FE7">
        <w:t>Web interface</w:t>
      </w:r>
    </w:p>
    <w:p w:rsidR="00122FE7" w:rsidRDefault="00DB162A" w:rsidP="005B1522">
      <w:r>
        <w:t>But also p</w:t>
      </w:r>
      <w:r w:rsidR="00722A7E">
        <w:t xml:space="preserve">rovides a </w:t>
      </w:r>
      <w:r w:rsidR="00562579">
        <w:t xml:space="preserve">RESTful </w:t>
      </w:r>
      <w:r w:rsidR="00122FE7">
        <w:t>API</w:t>
      </w:r>
      <w:r>
        <w:t xml:space="preserve"> to interact with.</w:t>
      </w:r>
    </w:p>
    <w:p w:rsidR="00947836" w:rsidRDefault="00947836" w:rsidP="005B1522"/>
    <w:p w:rsidR="00947836" w:rsidRDefault="00947836" w:rsidP="005B1522">
      <w:r>
        <w:t xml:space="preserve">First CKAN must be installed: </w:t>
      </w:r>
      <w:hyperlink r:id="rId206" w:history="1">
        <w:r w:rsidRPr="00947836">
          <w:rPr>
            <w:rStyle w:val="Lienhypertexte"/>
          </w:rPr>
          <w:t>on Readthedocs</w:t>
        </w:r>
      </w:hyperlink>
      <w:r>
        <w:t xml:space="preserve">, and then the extension coming from Fiware: </w:t>
      </w:r>
      <w:hyperlink r:id="rId207" w:history="1">
        <w:r w:rsidRPr="00947836">
          <w:rPr>
            <w:rStyle w:val="Lienhypertexte"/>
          </w:rPr>
          <w:t>on Readthedocs</w:t>
        </w:r>
      </w:hyperlink>
    </w:p>
    <w:p w:rsidR="00E1550A" w:rsidRDefault="00E1550A" w:rsidP="005B1522"/>
    <w:p w:rsidR="00790DFE" w:rsidRDefault="00790DFE" w:rsidP="005B1522">
      <w:r>
        <w:t>Security</w:t>
      </w:r>
      <w:r w:rsidR="00573CCB">
        <w:t xml:space="preserve"> (Authentication, Authorization</w:t>
      </w:r>
      <w:r w:rsidR="00DB162A">
        <w:t>) is</w:t>
      </w:r>
      <w:r w:rsidR="00FC19B4">
        <w:t xml:space="preserve"> </w:t>
      </w:r>
      <w:r w:rsidR="00573CCB">
        <w:t xml:space="preserve">provided </w:t>
      </w:r>
      <w:r w:rsidR="00DB162A">
        <w:t>through Fiware</w:t>
      </w:r>
      <w:r w:rsidR="00573CCB">
        <w:t xml:space="preserve"> </w:t>
      </w:r>
      <w:r w:rsidR="00FC19B4">
        <w:t>IDM</w:t>
      </w:r>
      <w:r w:rsidR="00ED01DA">
        <w:t xml:space="preserve"> Components</w:t>
      </w:r>
      <w:r w:rsidR="009901E7">
        <w:t xml:space="preserve"> through the OAuth2 extension</w:t>
      </w:r>
    </w:p>
    <w:p w:rsidR="00A4086F" w:rsidRPr="005B1522" w:rsidRDefault="00A4086F" w:rsidP="005B1522"/>
    <w:p w:rsidR="00A226BA" w:rsidRDefault="00A226BA" w:rsidP="00A226BA">
      <w:pPr>
        <w:pStyle w:val="Titre3"/>
      </w:pPr>
      <w:bookmarkStart w:id="349" w:name="_Toc499823609"/>
      <w:bookmarkStart w:id="350" w:name="_Toc501723073"/>
      <w:r>
        <w:t>Selected Product(s)</w:t>
      </w:r>
      <w:bookmarkEnd w:id="349"/>
      <w:bookmarkEnd w:id="350"/>
    </w:p>
    <w:p w:rsidR="00946A6C" w:rsidRDefault="00946A6C" w:rsidP="00946A6C">
      <w:r>
        <w:t>CKAN is one of the most extended Open Data publication platforms and is becoming the de-fact</w:t>
      </w:r>
      <w:r w:rsidR="00DD6C50">
        <w:t>o</w:t>
      </w:r>
      <w:r>
        <w:t xml:space="preserve"> standard for data publication in Europe. Moreover, CKAN is an open source platform which means it can be easily adapted and expanded.</w:t>
      </w:r>
    </w:p>
    <w:p w:rsidR="00946A6C" w:rsidRDefault="00946A6C" w:rsidP="00946A6C"/>
    <w:p w:rsidR="00946A6C" w:rsidRPr="00946A6C" w:rsidRDefault="00946A6C" w:rsidP="00946A6C">
      <w:r>
        <w:t>In this regard, the provided extensions integrate CKAN with the FIWARE platform, enabling the right-time context information served by a context broker to be published as dataset resources, making it easier to be discovered and consumed.</w:t>
      </w:r>
    </w:p>
    <w:p w:rsidR="00A226BA" w:rsidRDefault="00A226BA" w:rsidP="00A226BA">
      <w:pPr>
        <w:pStyle w:val="Titre3"/>
      </w:pPr>
      <w:bookmarkStart w:id="351" w:name="_Toc499823610"/>
      <w:bookmarkStart w:id="352" w:name="_Toc501723074"/>
      <w:r>
        <w:t>Selection Rationale</w:t>
      </w:r>
      <w:bookmarkEnd w:id="351"/>
      <w:bookmarkEnd w:id="352"/>
    </w:p>
    <w:p w:rsidR="00331D16" w:rsidRDefault="00331D16" w:rsidP="00331D16">
      <w:r>
        <w:t>CKAN is the most used Open Data management software</w:t>
      </w:r>
      <w:r w:rsidR="00722A7E">
        <w:t>, it is already in use in MNCA</w:t>
      </w:r>
      <w:r>
        <w:t>.</w:t>
      </w:r>
    </w:p>
    <w:p w:rsidR="00331D16" w:rsidRDefault="00331D16" w:rsidP="00331D16">
      <w:r>
        <w:t>It is free and open source</w:t>
      </w:r>
      <w:r w:rsidR="00722A7E">
        <w:t>, and is the proposed component for Open Data in Fiware catalog</w:t>
      </w:r>
      <w:r>
        <w:t>.</w:t>
      </w:r>
    </w:p>
    <w:p w:rsidR="00331D16" w:rsidRPr="00331D16" w:rsidRDefault="00331D16" w:rsidP="00331D16"/>
    <w:p w:rsidR="00A226BA" w:rsidRDefault="00A226BA" w:rsidP="00A226BA">
      <w:pPr>
        <w:pStyle w:val="Titre3"/>
        <w:rPr>
          <w:i/>
        </w:rPr>
      </w:pPr>
      <w:bookmarkStart w:id="353" w:name="_Toc499823611"/>
      <w:bookmarkStart w:id="354" w:name="_Toc501723075"/>
      <w:r>
        <w:t>Architecture Risks</w:t>
      </w:r>
      <w:bookmarkEnd w:id="353"/>
      <w:bookmarkEnd w:id="354"/>
    </w:p>
    <w:p w:rsidR="00A226BA" w:rsidRPr="00F6725F" w:rsidRDefault="0000683B" w:rsidP="00A226BA">
      <w:r>
        <w:t xml:space="preserve">The component should be installed </w:t>
      </w:r>
      <w:r w:rsidR="00C32592">
        <w:t>as a Docker service with at least one instance per data center, to be high available.</w:t>
      </w:r>
    </w:p>
    <w:p w:rsidR="003069FA" w:rsidRDefault="003069FA" w:rsidP="003069FA">
      <w:pPr>
        <w:pStyle w:val="Titre2"/>
      </w:pPr>
      <w:bookmarkStart w:id="355" w:name="_Toc499823612"/>
      <w:bookmarkStart w:id="356" w:name="_Toc501723076"/>
      <w:r>
        <w:t xml:space="preserve">IDAS </w:t>
      </w:r>
      <w:r w:rsidR="00680523">
        <w:t xml:space="preserve">IOT </w:t>
      </w:r>
      <w:r>
        <w:t>Component</w:t>
      </w:r>
      <w:bookmarkEnd w:id="355"/>
      <w:r w:rsidR="00017607">
        <w:t>s</w:t>
      </w:r>
      <w:bookmarkEnd w:id="356"/>
    </w:p>
    <w:p w:rsidR="003069FA" w:rsidRDefault="003069FA" w:rsidP="003069FA"/>
    <w:p w:rsidR="003069FA" w:rsidRDefault="003069FA" w:rsidP="003069FA">
      <w:pPr>
        <w:pStyle w:val="Titre3"/>
      </w:pPr>
      <w:bookmarkStart w:id="357" w:name="_Toc499823613"/>
      <w:bookmarkStart w:id="358" w:name="_Toc501723077"/>
      <w:r>
        <w:t>Component</w:t>
      </w:r>
      <w:r w:rsidR="009276B5">
        <w:t>s</w:t>
      </w:r>
      <w:r>
        <w:t xml:space="preserve"> Functions</w:t>
      </w:r>
      <w:bookmarkEnd w:id="357"/>
      <w:bookmarkEnd w:id="358"/>
    </w:p>
    <w:p w:rsidR="00BD7F0A" w:rsidRDefault="00BD7F0A" w:rsidP="00BD7F0A"/>
    <w:p w:rsidR="00BE7D42" w:rsidRDefault="00BE7D42" w:rsidP="00BD7F0A">
      <w:r>
        <w:t xml:space="preserve">IDAS </w:t>
      </w:r>
      <w:r w:rsidR="00CC1A1D">
        <w:t>is composed of several component</w:t>
      </w:r>
      <w:r w:rsidR="007B43E4">
        <w:t>s dedicated to IOT, these component</w:t>
      </w:r>
      <w:r w:rsidR="009276B5">
        <w:t>s</w:t>
      </w:r>
      <w:r w:rsidR="007B43E4">
        <w:t xml:space="preserve"> are responsible to ingest the data coming from the field, transform it into NGSI entities data, </w:t>
      </w:r>
      <w:r w:rsidR="009276B5">
        <w:t xml:space="preserve">and </w:t>
      </w:r>
      <w:r w:rsidR="007B43E4">
        <w:t>to update the context broker.</w:t>
      </w:r>
    </w:p>
    <w:p w:rsidR="003E3389" w:rsidRPr="00DB16EE" w:rsidRDefault="003E3389" w:rsidP="003E3389">
      <w:pPr>
        <w:rPr>
          <w:rStyle w:val="Lienhypertexte"/>
          <w:lang w:val="en-GB"/>
        </w:rPr>
      </w:pPr>
      <w:r w:rsidRPr="00DB16EE">
        <w:rPr>
          <w:lang w:val="en-GB"/>
        </w:rPr>
        <w:t xml:space="preserve">On Fiware Catalog: </w:t>
      </w:r>
      <w:hyperlink r:id="rId208" w:history="1">
        <w:r w:rsidRPr="00DB16EE">
          <w:rPr>
            <w:rStyle w:val="Lienhypertexte"/>
            <w:lang w:val="en-GB"/>
          </w:rPr>
          <w:t>IDAS</w:t>
        </w:r>
      </w:hyperlink>
    </w:p>
    <w:p w:rsidR="003E3389" w:rsidRPr="005F0A31" w:rsidRDefault="003E3389" w:rsidP="003E3389">
      <w:pPr>
        <w:rPr>
          <w:lang w:val="en-GB"/>
        </w:rPr>
      </w:pPr>
      <w:r w:rsidRPr="005F0A31">
        <w:rPr>
          <w:lang w:val="en-GB"/>
        </w:rPr>
        <w:t xml:space="preserve">Documentation on the </w:t>
      </w:r>
      <w:r>
        <w:rPr>
          <w:lang w:val="en-GB"/>
        </w:rPr>
        <w:t xml:space="preserve">Fiware </w:t>
      </w:r>
      <w:r w:rsidRPr="005F0A31">
        <w:rPr>
          <w:lang w:val="en-GB"/>
        </w:rPr>
        <w:t xml:space="preserve">IOT stack : </w:t>
      </w:r>
      <w:hyperlink r:id="rId209" w:history="1">
        <w:r w:rsidRPr="005F0A31">
          <w:rPr>
            <w:rStyle w:val="Lienhypertexte"/>
            <w:lang w:val="en-GB"/>
          </w:rPr>
          <w:t>by Telefonica</w:t>
        </w:r>
      </w:hyperlink>
    </w:p>
    <w:p w:rsidR="003E3389" w:rsidRPr="005F0A31" w:rsidRDefault="003E3389" w:rsidP="003E3389">
      <w:pPr>
        <w:rPr>
          <w:lang w:val="en-GB"/>
        </w:rPr>
      </w:pPr>
    </w:p>
    <w:p w:rsidR="009276B5" w:rsidRDefault="009276B5" w:rsidP="00BD7F0A">
      <w:r>
        <w:t>Available IOT Agents:</w:t>
      </w:r>
    </w:p>
    <w:p w:rsidR="00431C26" w:rsidRDefault="00A10D57" w:rsidP="00485DCE">
      <w:pPr>
        <w:pStyle w:val="Paragraphedeliste"/>
        <w:numPr>
          <w:ilvl w:val="0"/>
          <w:numId w:val="42"/>
        </w:numPr>
      </w:pPr>
      <w:r>
        <w:t>Ultra</w:t>
      </w:r>
      <w:r w:rsidR="00452557">
        <w:t xml:space="preserve"> </w:t>
      </w:r>
      <w:r>
        <w:t>Light</w:t>
      </w:r>
      <w:r w:rsidR="00CC1A1D">
        <w:t xml:space="preserve"> IOT agent</w:t>
      </w:r>
      <w:r w:rsidR="00452557">
        <w:t xml:space="preserve"> (</w:t>
      </w:r>
      <w:hyperlink r:id="rId210" w:history="1">
        <w:r w:rsidR="00452557" w:rsidRPr="001175F1">
          <w:rPr>
            <w:rStyle w:val="Lienhypertexte"/>
          </w:rPr>
          <w:t>UL2.0 IOT Agent</w:t>
        </w:r>
      </w:hyperlink>
      <w:r w:rsidR="00452557">
        <w:t xml:space="preserve">), </w:t>
      </w:r>
      <w:r>
        <w:t xml:space="preserve">is a bridge that can be used to communicate with devices. The UL2.0 </w:t>
      </w:r>
      <w:r w:rsidR="009276B5">
        <w:t xml:space="preserve">protocol </w:t>
      </w:r>
      <w:r>
        <w:t xml:space="preserve">is optimized to communicate with limited resources. </w:t>
      </w:r>
      <w:r w:rsidR="009276B5">
        <w:t xml:space="preserve">This </w:t>
      </w:r>
      <w:r w:rsidR="00CC1A1D">
        <w:t>IOT Agent</w:t>
      </w:r>
      <w:r>
        <w:t xml:space="preserve"> </w:t>
      </w:r>
      <w:r>
        <w:lastRenderedPageBreak/>
        <w:t xml:space="preserve">can bind different protocols to UL2.0 like HTTP or MQTT. </w:t>
      </w:r>
      <w:r w:rsidR="009276B5">
        <w:t>e</w:t>
      </w:r>
      <w:r w:rsidR="00431C26">
        <w:t>xample of request: “t|25” to change an attribute bind on t like “temperature”</w:t>
      </w:r>
      <w:r w:rsidR="009276B5">
        <w:t>.</w:t>
      </w:r>
    </w:p>
    <w:p w:rsidR="00431C26" w:rsidRDefault="00531991" w:rsidP="00485DCE">
      <w:pPr>
        <w:pStyle w:val="Paragraphedeliste"/>
        <w:numPr>
          <w:ilvl w:val="0"/>
          <w:numId w:val="42"/>
        </w:numPr>
      </w:pPr>
      <w:hyperlink r:id="rId211" w:history="1">
        <w:r w:rsidR="009276B5" w:rsidRPr="00F16C30">
          <w:rPr>
            <w:rStyle w:val="Lienhypertexte"/>
          </w:rPr>
          <w:t>JSON IOT Agent</w:t>
        </w:r>
      </w:hyperlink>
      <w:r w:rsidR="009276B5">
        <w:t>, can also bind different protocols like HTTP or MQTT, it allows to convert incoming device data coming as JSON to be converted to NGSI context data</w:t>
      </w:r>
      <w:r w:rsidR="00B56D8C">
        <w:t>.</w:t>
      </w:r>
    </w:p>
    <w:p w:rsidR="00B56D8C" w:rsidRDefault="00B56D8C" w:rsidP="00485DCE">
      <w:pPr>
        <w:pStyle w:val="Paragraphedeliste"/>
        <w:numPr>
          <w:ilvl w:val="0"/>
          <w:numId w:val="42"/>
        </w:numPr>
      </w:pPr>
      <w:r>
        <w:t>SigFox IOT Agent</w:t>
      </w:r>
      <w:r w:rsidR="00A2131D">
        <w:t xml:space="preserve">: </w:t>
      </w:r>
      <w:hyperlink r:id="rId212" w:history="1">
        <w:r w:rsidR="00A2131D" w:rsidRPr="00887470">
          <w:rPr>
            <w:rStyle w:val="Lienhypertexte"/>
          </w:rPr>
          <w:t>SIGFOX IOT Agent</w:t>
        </w:r>
      </w:hyperlink>
      <w:r w:rsidR="00A2131D">
        <w:rPr>
          <w:rStyle w:val="Lienhypertexte"/>
        </w:rPr>
        <w:t xml:space="preserve"> on github</w:t>
      </w:r>
    </w:p>
    <w:p w:rsidR="00B56D8C" w:rsidRDefault="00B56D8C" w:rsidP="00485DCE">
      <w:pPr>
        <w:pStyle w:val="Paragraphedeliste"/>
        <w:numPr>
          <w:ilvl w:val="0"/>
          <w:numId w:val="42"/>
        </w:numPr>
      </w:pPr>
      <w:r>
        <w:t>LWM2M IOT Agent</w:t>
      </w:r>
      <w:r w:rsidR="00A2131D">
        <w:t xml:space="preserve">: </w:t>
      </w:r>
      <w:hyperlink r:id="rId213" w:history="1">
        <w:r w:rsidR="00A2131D" w:rsidRPr="00887470">
          <w:rPr>
            <w:rStyle w:val="Lienhypertexte"/>
          </w:rPr>
          <w:t>OMA LWM2M IOT Agent</w:t>
        </w:r>
      </w:hyperlink>
    </w:p>
    <w:p w:rsidR="00A2131D" w:rsidRDefault="00A2131D" w:rsidP="00B56D8C"/>
    <w:p w:rsidR="00B56D8C" w:rsidRDefault="00B56D8C" w:rsidP="00B56D8C">
      <w:r>
        <w:t>All IOT agents are based on the same architecture, provided by a core common library</w:t>
      </w:r>
      <w:r w:rsidR="003E3389">
        <w:t>:</w:t>
      </w:r>
    </w:p>
    <w:p w:rsidR="003E3389" w:rsidRDefault="00531991" w:rsidP="003E3389">
      <w:hyperlink r:id="rId214" w:history="1">
        <w:r w:rsidR="003E3389" w:rsidRPr="00887470">
          <w:rPr>
            <w:rStyle w:val="Lienhypertexte"/>
          </w:rPr>
          <w:t>IOT Agent library</w:t>
        </w:r>
        <w:r w:rsidR="003E3389">
          <w:rPr>
            <w:rStyle w:val="Lienhypertexte"/>
          </w:rPr>
          <w:t xml:space="preserve"> used</w:t>
        </w:r>
        <w:r w:rsidR="003E3389" w:rsidRPr="00887470">
          <w:rPr>
            <w:rStyle w:val="Lienhypertexte"/>
          </w:rPr>
          <w:t xml:space="preserve"> to develop other agents</w:t>
        </w:r>
      </w:hyperlink>
    </w:p>
    <w:p w:rsidR="003E3389" w:rsidRPr="00BD7F0A" w:rsidRDefault="003E3389" w:rsidP="00B56D8C"/>
    <w:p w:rsidR="00A10D57" w:rsidRDefault="00BD7F0A" w:rsidP="00A10D57">
      <w:pPr>
        <w:keepNext/>
      </w:pPr>
      <w:r>
        <w:rPr>
          <w:noProof/>
          <w:lang w:val="fr-FR" w:eastAsia="fr-FR"/>
        </w:rPr>
        <w:drawing>
          <wp:inline distT="0" distB="0" distL="0" distR="0" wp14:anchorId="32DAC9E4" wp14:editId="1E2DDB80">
            <wp:extent cx="5666185" cy="3898265"/>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DAS_UltraLight.png"/>
                    <pic:cNvPicPr/>
                  </pic:nvPicPr>
                  <pic:blipFill>
                    <a:blip r:embed="rId215">
                      <a:extLst>
                        <a:ext uri="{28A0092B-C50C-407E-A947-70E740481C1C}">
                          <a14:useLocalDpi xmlns:a14="http://schemas.microsoft.com/office/drawing/2010/main" val="0"/>
                        </a:ext>
                      </a:extLst>
                    </a:blip>
                    <a:stretch>
                      <a:fillRect/>
                    </a:stretch>
                  </pic:blipFill>
                  <pic:spPr>
                    <a:xfrm>
                      <a:off x="0" y="0"/>
                      <a:ext cx="5666185" cy="3898265"/>
                    </a:xfrm>
                    <a:prstGeom prst="rect">
                      <a:avLst/>
                    </a:prstGeom>
                  </pic:spPr>
                </pic:pic>
              </a:graphicData>
            </a:graphic>
          </wp:inline>
        </w:drawing>
      </w:r>
    </w:p>
    <w:p w:rsidR="00D46D67" w:rsidRDefault="00A10D57" w:rsidP="00A10D57">
      <w:pPr>
        <w:pStyle w:val="Lgende"/>
      </w:pPr>
      <w:r>
        <w:t xml:space="preserve">Figure </w:t>
      </w:r>
      <w:r>
        <w:fldChar w:fldCharType="begin"/>
      </w:r>
      <w:r>
        <w:instrText xml:space="preserve"> SEQ Figure \* ARABIC </w:instrText>
      </w:r>
      <w:r>
        <w:fldChar w:fldCharType="separate"/>
      </w:r>
      <w:r w:rsidR="00A27A1E">
        <w:rPr>
          <w:noProof/>
        </w:rPr>
        <w:t>22</w:t>
      </w:r>
      <w:r>
        <w:fldChar w:fldCharType="end"/>
      </w:r>
      <w:r>
        <w:t xml:space="preserve"> : IDAS UltraLight</w:t>
      </w:r>
      <w:r w:rsidR="0050130D">
        <w:t xml:space="preserve"> IOT Agent</w:t>
      </w:r>
      <w:r>
        <w:t xml:space="preserve"> interactions</w:t>
      </w:r>
    </w:p>
    <w:p w:rsidR="009276B5" w:rsidRDefault="003E3389" w:rsidP="009276B5">
      <w:r>
        <w:t xml:space="preserve">All IOT agents works the same way </w:t>
      </w:r>
      <w:r w:rsidR="00A2131D">
        <w:t>as UL2.0 IOT Agent</w:t>
      </w:r>
      <w:r w:rsidR="00BA4A56">
        <w:t>.</w:t>
      </w:r>
      <w:r w:rsidR="00235E72">
        <w:t>, relying on the core library provided</w:t>
      </w:r>
      <w:r w:rsidR="00A2131D">
        <w:t>.</w:t>
      </w:r>
    </w:p>
    <w:p w:rsidR="00235E72" w:rsidRDefault="00235E72" w:rsidP="009276B5">
      <w:r>
        <w:t>Each IOT agent provides device and service management features through a RESTful API.</w:t>
      </w:r>
    </w:p>
    <w:p w:rsidR="00235E72" w:rsidRDefault="00235E72" w:rsidP="009276B5">
      <w:r>
        <w:t xml:space="preserve">This management interface allows to configure the </w:t>
      </w:r>
      <w:r w:rsidR="00A9485E">
        <w:t>conversion between the device data and the NGSI entity to update in the context broker, for UL2.0 and JSON data sources, also are available LWM2M IOT agent, Sigfox IOT agent.</w:t>
      </w:r>
    </w:p>
    <w:p w:rsidR="00326F8C" w:rsidRDefault="00326F8C" w:rsidP="009276B5"/>
    <w:p w:rsidR="00A9485E" w:rsidRDefault="00A9485E" w:rsidP="009276B5">
      <w:r>
        <w:t>In the case of MNCA, the existing data sources doesn’t use any of those protocols, data come either from xml, csv</w:t>
      </w:r>
      <w:r w:rsidR="00326F8C">
        <w:t xml:space="preserve"> or </w:t>
      </w:r>
      <w:r w:rsidR="00776D92">
        <w:t xml:space="preserve">even </w:t>
      </w:r>
      <w:r w:rsidR="00326F8C">
        <w:t>text files, retrieved or pushed through FTP.</w:t>
      </w:r>
    </w:p>
    <w:p w:rsidR="00326F8C" w:rsidRDefault="00326F8C" w:rsidP="009276B5">
      <w:r>
        <w:t>A few data source are updated through periodic http requests, that extract &amp; convert data before feeding the existing data warehouse.</w:t>
      </w:r>
    </w:p>
    <w:p w:rsidR="00776D92" w:rsidRDefault="00776D92" w:rsidP="009276B5">
      <w:r>
        <w:t>Those data are currently inserted in the data warehouse, using an ETL step and</w:t>
      </w:r>
      <w:r w:rsidR="000B3E6E">
        <w:t>/or</w:t>
      </w:r>
      <w:r>
        <w:t xml:space="preserve"> the SCOWS api.</w:t>
      </w:r>
    </w:p>
    <w:p w:rsidR="000B3E6E" w:rsidRDefault="000B3E6E" w:rsidP="009276B5">
      <w:r>
        <w:t>Current data sources are:</w:t>
      </w:r>
    </w:p>
    <w:p w:rsidR="000B3E6E" w:rsidRPr="009A4A99" w:rsidRDefault="004B26D1" w:rsidP="00485DCE">
      <w:pPr>
        <w:pStyle w:val="Paragraphedeliste"/>
        <w:numPr>
          <w:ilvl w:val="0"/>
          <w:numId w:val="44"/>
        </w:numPr>
        <w:rPr>
          <w:lang w:val="fr-FR"/>
        </w:rPr>
      </w:pPr>
      <w:r w:rsidRPr="009A4A99">
        <w:rPr>
          <w:lang w:val="fr-FR"/>
        </w:rPr>
        <w:t>Environment data</w:t>
      </w:r>
      <w:r w:rsidR="000B3E6E" w:rsidRPr="009A4A99">
        <w:rPr>
          <w:lang w:val="fr-FR"/>
        </w:rPr>
        <w:t xml:space="preserve"> Nice </w:t>
      </w:r>
      <w:r w:rsidRPr="009A4A99">
        <w:rPr>
          <w:lang w:val="fr-FR"/>
        </w:rPr>
        <w:t>&amp;</w:t>
      </w:r>
      <w:r w:rsidR="000B3E6E" w:rsidRPr="009A4A99">
        <w:rPr>
          <w:lang w:val="fr-FR"/>
        </w:rPr>
        <w:t xml:space="preserve"> Cagnes/Mer 38 Stations</w:t>
      </w:r>
    </w:p>
    <w:p w:rsidR="000B3E6E" w:rsidRPr="009A4A99" w:rsidRDefault="004B26D1" w:rsidP="00485DCE">
      <w:pPr>
        <w:pStyle w:val="Paragraphedeliste"/>
        <w:numPr>
          <w:ilvl w:val="0"/>
          <w:numId w:val="44"/>
        </w:numPr>
        <w:rPr>
          <w:lang w:val="fr-FR"/>
        </w:rPr>
      </w:pPr>
      <w:r w:rsidRPr="009A4A99">
        <w:rPr>
          <w:lang w:val="fr-FR"/>
        </w:rPr>
        <w:t>A</w:t>
      </w:r>
      <w:r w:rsidR="000B3E6E" w:rsidRPr="009A4A99">
        <w:rPr>
          <w:lang w:val="fr-FR"/>
        </w:rPr>
        <w:t>ir</w:t>
      </w:r>
      <w:r w:rsidRPr="009A4A99">
        <w:rPr>
          <w:lang w:val="fr-FR"/>
        </w:rPr>
        <w:t xml:space="preserve"> quality monitoring</w:t>
      </w:r>
      <w:r w:rsidR="000B3E6E" w:rsidRPr="009A4A99">
        <w:rPr>
          <w:lang w:val="fr-FR"/>
        </w:rPr>
        <w:t> 8 Stations</w:t>
      </w:r>
    </w:p>
    <w:p w:rsidR="000B3E6E" w:rsidRPr="009A4A99" w:rsidRDefault="006D17E7" w:rsidP="00485DCE">
      <w:pPr>
        <w:pStyle w:val="Paragraphedeliste"/>
        <w:numPr>
          <w:ilvl w:val="0"/>
          <w:numId w:val="44"/>
        </w:numPr>
        <w:rPr>
          <w:lang w:val="en-GB"/>
        </w:rPr>
      </w:pPr>
      <w:r>
        <w:rPr>
          <w:lang w:val="en-GB"/>
        </w:rPr>
        <w:t>“</w:t>
      </w:r>
      <w:r w:rsidR="000B3E6E" w:rsidRPr="009A4A99">
        <w:rPr>
          <w:lang w:val="en-GB"/>
        </w:rPr>
        <w:t>Météo</w:t>
      </w:r>
      <w:r w:rsidR="004B26D1" w:rsidRPr="009A4A99">
        <w:rPr>
          <w:lang w:val="en-GB"/>
        </w:rPr>
        <w:t xml:space="preserve"> </w:t>
      </w:r>
      <w:r w:rsidR="000B3E6E" w:rsidRPr="009A4A99">
        <w:rPr>
          <w:lang w:val="en-GB"/>
        </w:rPr>
        <w:t>France</w:t>
      </w:r>
      <w:r>
        <w:rPr>
          <w:lang w:val="en-GB"/>
        </w:rPr>
        <w:t>”</w:t>
      </w:r>
      <w:r w:rsidR="004B26D1" w:rsidRPr="009A4A99">
        <w:rPr>
          <w:lang w:val="en-GB"/>
        </w:rPr>
        <w:t xml:space="preserve"> weather forecast </w:t>
      </w:r>
      <w:r w:rsidR="000B3E6E" w:rsidRPr="009A4A99">
        <w:rPr>
          <w:lang w:val="en-GB"/>
        </w:rPr>
        <w:t xml:space="preserve">17 </w:t>
      </w:r>
      <w:r w:rsidR="004B26D1" w:rsidRPr="009A4A99">
        <w:rPr>
          <w:lang w:val="en-GB"/>
        </w:rPr>
        <w:t xml:space="preserve">forecast </w:t>
      </w:r>
      <w:r w:rsidR="000B3E6E" w:rsidRPr="009A4A99">
        <w:rPr>
          <w:lang w:val="en-GB"/>
        </w:rPr>
        <w:t>Stations</w:t>
      </w:r>
    </w:p>
    <w:p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 xml:space="preserve">Observations </w:t>
      </w:r>
      <w:r w:rsidRPr="009A4A99">
        <w:rPr>
          <w:lang w:val="en-GB"/>
        </w:rPr>
        <w:t xml:space="preserve">from </w:t>
      </w:r>
      <w:r w:rsidR="005260B2" w:rsidRPr="009A4A99">
        <w:rPr>
          <w:lang w:val="en-GB"/>
        </w:rPr>
        <w:t>Infoclimat</w:t>
      </w:r>
      <w:r w:rsidRPr="009A4A99">
        <w:rPr>
          <w:lang w:val="en-GB"/>
        </w:rPr>
        <w:t xml:space="preserve"> </w:t>
      </w:r>
      <w:r w:rsidR="005260B2" w:rsidRPr="009A4A99">
        <w:rPr>
          <w:lang w:val="en-GB"/>
        </w:rPr>
        <w:t>4 Stations</w:t>
      </w:r>
    </w:p>
    <w:p w:rsidR="005260B2" w:rsidRPr="009A4A99" w:rsidRDefault="009A4A99" w:rsidP="00485DCE">
      <w:pPr>
        <w:pStyle w:val="Paragraphedeliste"/>
        <w:numPr>
          <w:ilvl w:val="0"/>
          <w:numId w:val="44"/>
        </w:numPr>
        <w:rPr>
          <w:lang w:val="en-GB"/>
        </w:rPr>
      </w:pPr>
      <w:r w:rsidRPr="009A4A99">
        <w:rPr>
          <w:lang w:val="en-GB"/>
        </w:rPr>
        <w:t xml:space="preserve">Weather </w:t>
      </w:r>
      <w:r w:rsidR="005260B2" w:rsidRPr="009A4A99">
        <w:rPr>
          <w:lang w:val="en-GB"/>
        </w:rPr>
        <w:t>Observations WeatherCompany 12 Stations</w:t>
      </w:r>
    </w:p>
    <w:p w:rsidR="005260B2" w:rsidRPr="009A4A99" w:rsidRDefault="004B26D1" w:rsidP="00485DCE">
      <w:pPr>
        <w:pStyle w:val="Paragraphedeliste"/>
        <w:numPr>
          <w:ilvl w:val="0"/>
          <w:numId w:val="44"/>
        </w:numPr>
        <w:rPr>
          <w:lang w:val="en-GB"/>
        </w:rPr>
      </w:pPr>
      <w:r w:rsidRPr="009A4A99">
        <w:rPr>
          <w:lang w:val="en-GB"/>
        </w:rPr>
        <w:t xml:space="preserve">Hydraulic Station Data </w:t>
      </w:r>
      <w:r w:rsidR="005260B2" w:rsidRPr="009A4A99">
        <w:rPr>
          <w:lang w:val="en-GB"/>
        </w:rPr>
        <w:t>- SAC Magnan 4 Stations</w:t>
      </w:r>
      <w:r w:rsidRPr="009A4A99">
        <w:rPr>
          <w:lang w:val="en-GB"/>
        </w:rPr>
        <w:t xml:space="preserve">, </w:t>
      </w:r>
      <w:r w:rsidR="005260B2" w:rsidRPr="009A4A99">
        <w:rPr>
          <w:lang w:val="en-GB"/>
        </w:rPr>
        <w:t>SAC Paillon 13 Stations</w:t>
      </w:r>
      <w:r w:rsidRPr="009A4A99">
        <w:rPr>
          <w:lang w:val="en-GB"/>
        </w:rPr>
        <w:t>, East Mediterranean Flood Forecasting Service 11 Stations</w:t>
      </w:r>
    </w:p>
    <w:p w:rsidR="004B26D1" w:rsidRPr="009A4A99" w:rsidRDefault="004B26D1" w:rsidP="00485DCE">
      <w:pPr>
        <w:pStyle w:val="Paragraphedeliste"/>
        <w:numPr>
          <w:ilvl w:val="0"/>
          <w:numId w:val="44"/>
        </w:numPr>
        <w:rPr>
          <w:lang w:val="en-GB"/>
        </w:rPr>
      </w:pPr>
      <w:r w:rsidRPr="009A4A99">
        <w:rPr>
          <w:lang w:val="en-GB"/>
        </w:rPr>
        <w:lastRenderedPageBreak/>
        <w:t>Statement of Voluntary Contribution Points 211 Stations</w:t>
      </w:r>
    </w:p>
    <w:p w:rsidR="004B26D1" w:rsidRPr="009A4A99" w:rsidRDefault="004B26D1" w:rsidP="00485DCE">
      <w:pPr>
        <w:pStyle w:val="Paragraphedeliste"/>
        <w:numPr>
          <w:ilvl w:val="0"/>
          <w:numId w:val="44"/>
        </w:numPr>
        <w:rPr>
          <w:lang w:val="en-GB"/>
        </w:rPr>
      </w:pPr>
      <w:r w:rsidRPr="009A4A99">
        <w:rPr>
          <w:lang w:val="en-GB"/>
        </w:rPr>
        <w:t>Measure of urban traffic 327 Stations</w:t>
      </w:r>
    </w:p>
    <w:p w:rsidR="004B26D1" w:rsidRPr="009A4A99" w:rsidRDefault="004B26D1" w:rsidP="00485DCE">
      <w:pPr>
        <w:pStyle w:val="Paragraphedeliste"/>
        <w:numPr>
          <w:ilvl w:val="0"/>
          <w:numId w:val="44"/>
        </w:numPr>
        <w:rPr>
          <w:lang w:val="en-GB"/>
        </w:rPr>
      </w:pPr>
      <w:r w:rsidRPr="009A4A99">
        <w:rPr>
          <w:lang w:val="en-GB"/>
        </w:rPr>
        <w:t xml:space="preserve">Tourism 9 </w:t>
      </w:r>
      <w:r w:rsidR="009A4A99" w:rsidRPr="009A4A99">
        <w:rPr>
          <w:lang w:val="en-GB"/>
        </w:rPr>
        <w:t>data sets</w:t>
      </w:r>
    </w:p>
    <w:p w:rsidR="004B26D1" w:rsidRPr="009A4A99" w:rsidRDefault="004B26D1" w:rsidP="00485DCE">
      <w:pPr>
        <w:pStyle w:val="Paragraphedeliste"/>
        <w:numPr>
          <w:ilvl w:val="0"/>
          <w:numId w:val="44"/>
        </w:numPr>
        <w:rPr>
          <w:lang w:val="en-GB"/>
        </w:rPr>
      </w:pPr>
      <w:r w:rsidRPr="009A4A99">
        <w:rPr>
          <w:lang w:val="en-GB"/>
        </w:rPr>
        <w:t>Parking 13 parkings</w:t>
      </w:r>
    </w:p>
    <w:p w:rsidR="001B0AAE" w:rsidRDefault="004B26D1" w:rsidP="00485DCE">
      <w:pPr>
        <w:pStyle w:val="Paragraphedeliste"/>
        <w:numPr>
          <w:ilvl w:val="0"/>
          <w:numId w:val="44"/>
        </w:numPr>
        <w:rPr>
          <w:lang w:val="en-GB"/>
        </w:rPr>
      </w:pPr>
      <w:r w:rsidRPr="009A4A99">
        <w:rPr>
          <w:lang w:val="en-GB"/>
        </w:rPr>
        <w:t>Transport - Tramway 28 tramways</w:t>
      </w:r>
      <w:r w:rsidR="00327CFF">
        <w:rPr>
          <w:lang w:val="en-GB"/>
        </w:rPr>
        <w:t xml:space="preserve"> T1</w:t>
      </w:r>
      <w:r w:rsidRPr="009A4A99">
        <w:rPr>
          <w:lang w:val="en-GB"/>
        </w:rPr>
        <w:t xml:space="preserve"> (</w:t>
      </w:r>
      <w:r w:rsidR="009A4A99" w:rsidRPr="009A4A99">
        <w:rPr>
          <w:lang w:val="en-GB"/>
        </w:rPr>
        <w:t>futures 3 times more</w:t>
      </w:r>
      <w:r w:rsidR="00327CFF">
        <w:rPr>
          <w:lang w:val="en-GB"/>
        </w:rPr>
        <w:t xml:space="preserve"> with T2</w:t>
      </w:r>
      <w:r w:rsidR="00E4417C">
        <w:rPr>
          <w:lang w:val="en-GB"/>
        </w:rPr>
        <w:t>, T3</w:t>
      </w:r>
      <w:r w:rsidRPr="009A4A99">
        <w:rPr>
          <w:lang w:val="en-GB"/>
        </w:rPr>
        <w:t>)</w:t>
      </w:r>
    </w:p>
    <w:p w:rsidR="007E3C8F" w:rsidRDefault="007E3C8F" w:rsidP="00485DCE">
      <w:pPr>
        <w:pStyle w:val="Paragraphedeliste"/>
        <w:numPr>
          <w:ilvl w:val="0"/>
          <w:numId w:val="44"/>
        </w:numPr>
        <w:rPr>
          <w:lang w:val="en-GB"/>
        </w:rPr>
      </w:pPr>
      <w:r>
        <w:rPr>
          <w:lang w:val="en-GB"/>
        </w:rPr>
        <w:t>Forecast water metering through LoRa 60 000 devices</w:t>
      </w:r>
    </w:p>
    <w:p w:rsidR="006C399F" w:rsidRDefault="006C399F" w:rsidP="001B0AAE">
      <w:pPr>
        <w:rPr>
          <w:lang w:val="en-GB"/>
        </w:rPr>
      </w:pPr>
      <w:r>
        <w:rPr>
          <w:lang w:val="en-GB"/>
        </w:rPr>
        <w:t>Those data sources are under study in a parallel project, the aim is to materialize NGSI representation of the different data sources, by trying to map on existing Fiware data models, and propose evolution to those models, when needed, through the process proposed by Fiware.</w:t>
      </w:r>
    </w:p>
    <w:p w:rsidR="004B26D1" w:rsidRPr="001B0AAE" w:rsidRDefault="006C399F" w:rsidP="001B0AAE">
      <w:pPr>
        <w:rPr>
          <w:lang w:val="en-GB"/>
        </w:rPr>
      </w:pPr>
      <w:r>
        <w:rPr>
          <w:lang w:val="en-GB"/>
        </w:rPr>
        <w:t xml:space="preserve"> </w:t>
      </w:r>
      <w:r w:rsidR="004B26D1" w:rsidRPr="001B0AAE">
        <w:rPr>
          <w:lang w:val="en-GB"/>
        </w:rPr>
        <w:tab/>
      </w:r>
    </w:p>
    <w:p w:rsidR="00326F8C" w:rsidRDefault="00326F8C" w:rsidP="009276B5">
      <w:r>
        <w:t>To be able to ingest those existing data sources</w:t>
      </w:r>
      <w:r w:rsidR="006C399F">
        <w:t xml:space="preserve"> in the new platform</w:t>
      </w:r>
      <w:r>
        <w:t>, it</w:t>
      </w:r>
      <w:r w:rsidR="006C399F">
        <w:t xml:space="preserve"> is</w:t>
      </w:r>
      <w:r>
        <w:t xml:space="preserve"> necessary to either develop some specific IOT agents, using the core library, but after reflection it has been thought better to use the JSON IOT agent behind an MQTT broker, for the communication with the context broker.</w:t>
      </w:r>
    </w:p>
    <w:p w:rsidR="006C399F" w:rsidRDefault="006C399F" w:rsidP="009276B5"/>
    <w:p w:rsidR="00326F8C" w:rsidRDefault="009D79BF" w:rsidP="009276B5">
      <w:r>
        <w:t>T</w:t>
      </w:r>
      <w:r w:rsidR="00326F8C">
        <w:t xml:space="preserve">he data sources are prepared from files, or http request, </w:t>
      </w:r>
      <w:r>
        <w:t xml:space="preserve">through specific programs, </w:t>
      </w:r>
      <w:r w:rsidR="00F917B5">
        <w:t xml:space="preserve">where data is </w:t>
      </w:r>
      <w:r w:rsidR="00326F8C">
        <w:t>converted in JSON</w:t>
      </w:r>
      <w:r w:rsidR="003E113B">
        <w:t>, and published to the MQTT broker topic, on which the JSON IOT agent have subscribed.</w:t>
      </w:r>
    </w:p>
    <w:p w:rsidR="006C399F" w:rsidRDefault="006C399F" w:rsidP="009276B5">
      <w:r>
        <w:t>The following schema shows the envisaged architecture</w:t>
      </w:r>
      <w:r w:rsidR="00A01A1B">
        <w:t xml:space="preserve"> for the data acquisition pipeline.</w:t>
      </w:r>
    </w:p>
    <w:p w:rsidR="00A2131D" w:rsidRDefault="00A2131D" w:rsidP="009276B5"/>
    <w:p w:rsidR="007C6CC7" w:rsidRDefault="002041F9" w:rsidP="007C6CC7">
      <w:pPr>
        <w:keepNext/>
        <w:jc w:val="center"/>
      </w:pPr>
      <w:r>
        <w:rPr>
          <w:noProof/>
        </w:rPr>
        <w:drawing>
          <wp:inline distT="0" distB="0" distL="0" distR="0" wp14:anchorId="7BD8DC45" wp14:editId="0D14B755">
            <wp:extent cx="4371975" cy="409575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NCA_IOT_data_to_JSON.png"/>
                    <pic:cNvPicPr/>
                  </pic:nvPicPr>
                  <pic:blipFill>
                    <a:blip r:embed="rId216">
                      <a:extLst>
                        <a:ext uri="{28A0092B-C50C-407E-A947-70E740481C1C}">
                          <a14:useLocalDpi xmlns:a14="http://schemas.microsoft.com/office/drawing/2010/main" val="0"/>
                        </a:ext>
                      </a:extLst>
                    </a:blip>
                    <a:stretch>
                      <a:fillRect/>
                    </a:stretch>
                  </pic:blipFill>
                  <pic:spPr>
                    <a:xfrm>
                      <a:off x="0" y="0"/>
                      <a:ext cx="4371975" cy="4095750"/>
                    </a:xfrm>
                    <a:prstGeom prst="rect">
                      <a:avLst/>
                    </a:prstGeom>
                  </pic:spPr>
                </pic:pic>
              </a:graphicData>
            </a:graphic>
          </wp:inline>
        </w:drawing>
      </w:r>
    </w:p>
    <w:p w:rsidR="00A2131D" w:rsidRDefault="007C6CC7" w:rsidP="007C6CC7">
      <w:pPr>
        <w:pStyle w:val="Lgende"/>
        <w:jc w:val="center"/>
      </w:pPr>
      <w:r>
        <w:t xml:space="preserve">Figure </w:t>
      </w:r>
      <w:r>
        <w:fldChar w:fldCharType="begin"/>
      </w:r>
      <w:r>
        <w:instrText xml:space="preserve"> SEQ Figure \* ARABIC </w:instrText>
      </w:r>
      <w:r>
        <w:fldChar w:fldCharType="separate"/>
      </w:r>
      <w:r w:rsidR="00A27A1E">
        <w:rPr>
          <w:noProof/>
        </w:rPr>
        <w:t>23</w:t>
      </w:r>
      <w:r>
        <w:fldChar w:fldCharType="end"/>
      </w:r>
      <w:r>
        <w:t>: Existing data sources import overview</w:t>
      </w:r>
    </w:p>
    <w:p w:rsidR="00894D41" w:rsidRDefault="00A15E62" w:rsidP="009276B5">
      <w:r>
        <w:t>This group of modules is the object of a specific project started in par</w:t>
      </w:r>
      <w:r w:rsidR="00E03225">
        <w:t>allel</w:t>
      </w:r>
      <w:r w:rsidR="00894D41">
        <w:t>.</w:t>
      </w:r>
    </w:p>
    <w:p w:rsidR="00A15E62" w:rsidRDefault="00894D41" w:rsidP="009276B5">
      <w:r>
        <w:t>Depending on the targeted data source mode of acquisition (FTP get, NFS file access, http get), several modules should be deployed as containers, it could be either some permanent module waiting for a file to appear in a particular directory, or a scheduled script that query the data through http or ftp</w:t>
      </w:r>
      <w:r w:rsidR="00A01A1B">
        <w:t>, before processing it</w:t>
      </w:r>
      <w:r w:rsidR="003A47D9">
        <w:t>.</w:t>
      </w:r>
    </w:p>
    <w:p w:rsidR="00A15E62" w:rsidRDefault="00A15E62" w:rsidP="009276B5"/>
    <w:p w:rsidR="00D4459F" w:rsidRDefault="00BA4A56" w:rsidP="009276B5">
      <w:r>
        <w:t xml:space="preserve">For the moment the following components are </w:t>
      </w:r>
      <w:r w:rsidR="00E03225">
        <w:t xml:space="preserve">still </w:t>
      </w:r>
      <w:r>
        <w:t>missing in the Fiware catalog:</w:t>
      </w:r>
    </w:p>
    <w:p w:rsidR="00BA4A56" w:rsidRDefault="00452557" w:rsidP="00485DCE">
      <w:pPr>
        <w:pStyle w:val="Paragraphedeliste"/>
        <w:numPr>
          <w:ilvl w:val="0"/>
          <w:numId w:val="45"/>
        </w:numPr>
      </w:pPr>
      <w:r>
        <w:t xml:space="preserve">The </w:t>
      </w:r>
      <w:r w:rsidR="00BA4A56">
        <w:t>IOT Agent Manager</w:t>
      </w:r>
      <w:r>
        <w:t xml:space="preserve">, is </w:t>
      </w:r>
      <w:r w:rsidR="00BA4A56">
        <w:t xml:space="preserve">under </w:t>
      </w:r>
      <w:r w:rsidR="00803C7A">
        <w:t xml:space="preserve">porting to Node.js </w:t>
      </w:r>
      <w:r w:rsidR="00E03225">
        <w:t>(</w:t>
      </w:r>
      <w:r w:rsidR="00803C7A">
        <w:t>scheduled</w:t>
      </w:r>
      <w:r w:rsidR="00BA4A56">
        <w:t xml:space="preserve"> for R5 release)</w:t>
      </w:r>
      <w:r w:rsidR="00E03225">
        <w:t>, should allow to manage IOT agents, through a RESTful api.</w:t>
      </w:r>
    </w:p>
    <w:p w:rsidR="00BA4A56" w:rsidRDefault="00BA4A56" w:rsidP="00485DCE">
      <w:pPr>
        <w:pStyle w:val="Paragraphedeliste"/>
        <w:numPr>
          <w:ilvl w:val="0"/>
          <w:numId w:val="45"/>
        </w:numPr>
      </w:pPr>
      <w:r w:rsidRPr="00720EB8">
        <w:lastRenderedPageBreak/>
        <w:t>IoT Edge Manager</w:t>
      </w:r>
      <w:r>
        <w:t xml:space="preserve"> (forthcoming for R5</w:t>
      </w:r>
      <w:r w:rsidR="00803C7A">
        <w:t xml:space="preserve"> release</w:t>
      </w:r>
      <w:r>
        <w:t>)</w:t>
      </w:r>
      <w:r w:rsidR="00803C7A">
        <w:t xml:space="preserve"> should allow to manage some sensors network</w:t>
      </w:r>
      <w:r w:rsidR="00E03225">
        <w:t>, and communicate directly to the context broker using NGSI api</w:t>
      </w:r>
      <w:r w:rsidR="00803C7A">
        <w:t>.</w:t>
      </w:r>
    </w:p>
    <w:p w:rsidR="00803C7A" w:rsidRDefault="00803C7A" w:rsidP="00BA4A56"/>
    <w:p w:rsidR="00803C7A" w:rsidRDefault="00803C7A" w:rsidP="00BA4A56">
      <w:r>
        <w:t>As seen</w:t>
      </w:r>
      <w:r w:rsidR="00AA40AA">
        <w:t xml:space="preserve"> through the document,</w:t>
      </w:r>
      <w:r>
        <w:t xml:space="preserve"> the Fiware platform is a </w:t>
      </w:r>
      <w:r w:rsidR="00DC17A3">
        <w:t>collection of RESTful API, characteristic of a micro service architecture.</w:t>
      </w:r>
    </w:p>
    <w:p w:rsidR="00DC17A3" w:rsidRDefault="00DC17A3" w:rsidP="00BA4A56">
      <w:r>
        <w:t>So</w:t>
      </w:r>
      <w:r w:rsidR="00E03225">
        <w:t>,</w:t>
      </w:r>
      <w:r>
        <w:t xml:space="preserve"> the platform is a big lego, that </w:t>
      </w:r>
      <w:r w:rsidR="00AA40AA">
        <w:t xml:space="preserve">nevertheless </w:t>
      </w:r>
      <w:r w:rsidR="00E03225">
        <w:t xml:space="preserve">still </w:t>
      </w:r>
      <w:r>
        <w:t>needs to be assembled and exposed to users through ergonomic human-machine interface, such as a web application to manage</w:t>
      </w:r>
      <w:r w:rsidR="00A15E62">
        <w:t xml:space="preserve"> easily: services, devices, credentials, IOT Agents, context entity, and several other functions to give a</w:t>
      </w:r>
      <w:r w:rsidR="00AA40AA">
        <w:t>n easy</w:t>
      </w:r>
      <w:r w:rsidR="00A15E62">
        <w:t xml:space="preserve"> global way to manage IOT concerns like provisioning, security</w:t>
      </w:r>
    </w:p>
    <w:p w:rsidR="00DC17A3" w:rsidRDefault="00DC17A3" w:rsidP="00BA4A56"/>
    <w:p w:rsidR="00BA4A56" w:rsidRDefault="00452557" w:rsidP="00BA4A56">
      <w:pPr>
        <w:rPr>
          <w:rStyle w:val="Lienhypertexte"/>
        </w:rPr>
      </w:pPr>
      <w:r>
        <w:t>T</w:t>
      </w:r>
      <w:r w:rsidR="00E03225">
        <w:t>elefonica have tried</w:t>
      </w:r>
      <w:r>
        <w:t xml:space="preserve"> </w:t>
      </w:r>
      <w:r w:rsidR="003C5C2D">
        <w:t xml:space="preserve">to </w:t>
      </w:r>
      <w:r>
        <w:t xml:space="preserve">provide </w:t>
      </w:r>
      <w:r w:rsidR="00E03225">
        <w:t xml:space="preserve">such an application </w:t>
      </w:r>
      <w:r w:rsidR="003C5C2D">
        <w:t>through</w:t>
      </w:r>
      <w:r w:rsidR="00E03225">
        <w:t xml:space="preserve"> </w:t>
      </w:r>
      <w:r>
        <w:t>a</w:t>
      </w:r>
      <w:r w:rsidR="00E03225">
        <w:t>n</w:t>
      </w:r>
      <w:r>
        <w:t xml:space="preserve"> </w:t>
      </w:r>
      <w:hyperlink r:id="rId217" w:history="1">
        <w:r w:rsidR="00BA4A56" w:rsidRPr="00E66391">
          <w:rPr>
            <w:rStyle w:val="Lienhypertexte"/>
          </w:rPr>
          <w:t xml:space="preserve">IOT Orchestrator with </w:t>
        </w:r>
        <w:r w:rsidR="003C5C2D">
          <w:rPr>
            <w:rStyle w:val="Lienhypertexte"/>
          </w:rPr>
          <w:t xml:space="preserve">a </w:t>
        </w:r>
        <w:r w:rsidR="00BA4A56" w:rsidRPr="00E66391">
          <w:rPr>
            <w:rStyle w:val="Lienhypertexte"/>
          </w:rPr>
          <w:t>portal UI</w:t>
        </w:r>
      </w:hyperlink>
    </w:p>
    <w:p w:rsidR="003C5C2D" w:rsidRDefault="003C5C2D" w:rsidP="00BA4A56">
      <w:r>
        <w:t>But the portal application is not open source, and the project is not really maintained, recent changes removed the possibility to get the portal Docker image.</w:t>
      </w:r>
    </w:p>
    <w:p w:rsidR="003C5C2D" w:rsidRDefault="003C5C2D" w:rsidP="00BA4A56"/>
    <w:p w:rsidR="003C5C2D" w:rsidRDefault="003C5C2D" w:rsidP="00BA4A56">
      <w:r>
        <w:t xml:space="preserve">To summarize this global IOT management application </w:t>
      </w:r>
      <w:r w:rsidR="00776D92">
        <w:t>should</w:t>
      </w:r>
      <w:r>
        <w:t xml:space="preserve"> be designed and developed, taking example on the Telefonica Portal</w:t>
      </w:r>
      <w:r w:rsidR="00776D92">
        <w:t>.</w:t>
      </w:r>
    </w:p>
    <w:p w:rsidR="00776D92" w:rsidRDefault="00776D92" w:rsidP="00BA4A56">
      <w:r>
        <w:t xml:space="preserve">A specific paragraph </w:t>
      </w:r>
    </w:p>
    <w:p w:rsidR="00BA4A56" w:rsidRPr="009276B5" w:rsidRDefault="00BA4A56" w:rsidP="009276B5"/>
    <w:p w:rsidR="003069FA" w:rsidRDefault="003069FA" w:rsidP="003069FA">
      <w:pPr>
        <w:pStyle w:val="Titre3"/>
      </w:pPr>
      <w:bookmarkStart w:id="359" w:name="_Toc499823614"/>
      <w:bookmarkStart w:id="360" w:name="_Toc501723078"/>
      <w:r>
        <w:t>Technical Considerations</w:t>
      </w:r>
      <w:bookmarkEnd w:id="359"/>
      <w:bookmarkEnd w:id="360"/>
    </w:p>
    <w:p w:rsidR="009D79BF" w:rsidRDefault="00AB3A95" w:rsidP="009D79BF">
      <w:r>
        <w:t>IOT Agents provide two main interfaces:</w:t>
      </w:r>
    </w:p>
    <w:p w:rsidR="00AB3A95" w:rsidRDefault="00AB3A95" w:rsidP="009D79BF">
      <w:r>
        <w:t>A management interface</w:t>
      </w:r>
      <w:r w:rsidR="00E71E24">
        <w:t xml:space="preserve"> through RESTful API</w:t>
      </w:r>
    </w:p>
    <w:p w:rsidR="00E71E24" w:rsidRDefault="00E71E24" w:rsidP="009D79BF">
      <w:r>
        <w:t>An interface to receive data from devices/sensors or gateway data, which support either HTTP or MQTT transport</w:t>
      </w:r>
      <w:r w:rsidR="00BA4A56">
        <w:t>.</w:t>
      </w:r>
    </w:p>
    <w:p w:rsidR="00776D92" w:rsidRDefault="00776D92" w:rsidP="009D79BF">
      <w:r>
        <w:t>So, each IOT agent require 2 open incoming ports.</w:t>
      </w:r>
    </w:p>
    <w:p w:rsidR="00776D92" w:rsidRDefault="00776D92" w:rsidP="009D79BF"/>
    <w:p w:rsidR="000C3CCB" w:rsidRDefault="000C3CCB" w:rsidP="009D79BF">
      <w:r>
        <w:t xml:space="preserve">For MQTT standard incoming ports </w:t>
      </w:r>
      <w:r w:rsidR="00C407EF">
        <w:t xml:space="preserve">of the broker </w:t>
      </w:r>
      <w:r>
        <w:t>are:</w:t>
      </w:r>
    </w:p>
    <w:p w:rsidR="000C3CCB" w:rsidRDefault="000C3CCB" w:rsidP="00485DCE">
      <w:pPr>
        <w:pStyle w:val="Paragraphedeliste"/>
        <w:numPr>
          <w:ilvl w:val="0"/>
          <w:numId w:val="43"/>
        </w:numPr>
      </w:pPr>
      <w:r w:rsidRPr="000C3CCB">
        <w:t>1883</w:t>
      </w:r>
      <w:r>
        <w:t xml:space="preserve">/TCP for unsecure communication channel, </w:t>
      </w:r>
    </w:p>
    <w:p w:rsidR="000C3CCB" w:rsidRPr="009D79BF" w:rsidRDefault="000C3CCB" w:rsidP="00485DCE">
      <w:pPr>
        <w:pStyle w:val="Paragraphedeliste"/>
        <w:numPr>
          <w:ilvl w:val="0"/>
          <w:numId w:val="43"/>
        </w:numPr>
      </w:pPr>
      <w:r>
        <w:t>8883/TCP for secured SSL/TLS channel</w:t>
      </w:r>
    </w:p>
    <w:p w:rsidR="003069FA" w:rsidRDefault="003069FA" w:rsidP="003069FA">
      <w:pPr>
        <w:pStyle w:val="Titre3"/>
      </w:pPr>
      <w:bookmarkStart w:id="361" w:name="_Toc499823615"/>
      <w:bookmarkStart w:id="362" w:name="_Toc501723079"/>
      <w:r>
        <w:t>Selected Product(s)</w:t>
      </w:r>
      <w:bookmarkEnd w:id="361"/>
      <w:bookmarkEnd w:id="362"/>
    </w:p>
    <w:p w:rsidR="009D79BF" w:rsidRDefault="009D79BF" w:rsidP="009D79BF">
      <w:r>
        <w:t>In a first step</w:t>
      </w:r>
      <w:r w:rsidR="00834117">
        <w:t>,</w:t>
      </w:r>
      <w:r>
        <w:t xml:space="preserve"> only the JSON IOT agent component will be used to ingest existing data sources into the </w:t>
      </w:r>
      <w:r w:rsidR="00834117">
        <w:t>Fiware</w:t>
      </w:r>
      <w:r>
        <w:t xml:space="preserve"> platform.</w:t>
      </w:r>
    </w:p>
    <w:p w:rsidR="00BA4A56" w:rsidRDefault="00BA4A56" w:rsidP="009D79BF">
      <w:r>
        <w:t>The MQTT broker can be Mosquitto or any other message broker supporting MQTT, such as RabbitMQ or ActiveMQ</w:t>
      </w:r>
      <w:r w:rsidR="00AA40AA">
        <w:t>, in a fisrt step Mosquitto has been chosen.</w:t>
      </w:r>
    </w:p>
    <w:p w:rsidR="00B96253" w:rsidRDefault="00B96253" w:rsidP="009D79BF"/>
    <w:p w:rsidR="00AA40AA" w:rsidRDefault="00AA40AA" w:rsidP="009D79BF">
      <w:r>
        <w:t>The components proposed in the IDAS part of the Fiware catalog are now developed with Node.js, this is the case for all the IOT agents</w:t>
      </w:r>
      <w:r w:rsidR="00D0392F">
        <w:t>.</w:t>
      </w:r>
    </w:p>
    <w:p w:rsidR="00D0392F" w:rsidRDefault="00D0392F" w:rsidP="009D79BF">
      <w:r>
        <w:t>The database used by the IDAS components is MongoDB.</w:t>
      </w:r>
    </w:p>
    <w:p w:rsidR="00D0392F" w:rsidRPr="00A2131D" w:rsidRDefault="00D0392F" w:rsidP="009D79BF"/>
    <w:p w:rsidR="00A2131D" w:rsidRPr="00A2131D" w:rsidRDefault="00B96253" w:rsidP="00A2131D">
      <w:r>
        <w:t xml:space="preserve">The </w:t>
      </w:r>
      <w:r w:rsidR="000B3CE8">
        <w:t>first stage “ETL”</w:t>
      </w:r>
      <w:r w:rsidR="001233AF">
        <w:t xml:space="preserve"> modules will be developed using </w:t>
      </w:r>
      <w:hyperlink r:id="rId218" w:history="1">
        <w:r w:rsidR="001233AF" w:rsidRPr="000F47D8">
          <w:rPr>
            <w:rStyle w:val="Lienhypertexte"/>
          </w:rPr>
          <w:t>Node-RED</w:t>
        </w:r>
      </w:hyperlink>
    </w:p>
    <w:p w:rsidR="003069FA" w:rsidRDefault="003069FA" w:rsidP="003069FA">
      <w:pPr>
        <w:pStyle w:val="Titre3"/>
      </w:pPr>
      <w:bookmarkStart w:id="363" w:name="_Toc499823616"/>
      <w:bookmarkStart w:id="364" w:name="_Toc501723080"/>
      <w:r>
        <w:t>Selection Rationale</w:t>
      </w:r>
      <w:bookmarkEnd w:id="363"/>
      <w:bookmarkEnd w:id="364"/>
    </w:p>
    <w:p w:rsidR="009D79BF" w:rsidRDefault="00354EF0" w:rsidP="009D79BF">
      <w:r>
        <w:t>The tools proposed in the Fiware catalog has been chosen.</w:t>
      </w:r>
    </w:p>
    <w:p w:rsidR="002557F4" w:rsidRDefault="002557F4" w:rsidP="009D79BF"/>
    <w:p w:rsidR="00354EF0" w:rsidRDefault="00354EF0" w:rsidP="009D79BF">
      <w:r>
        <w:t>Many IOT agents are already available for different transport and protocols, some are under development like an OPC UA IOT agent, w</w:t>
      </w:r>
      <w:r w:rsidR="002557F4">
        <w:t>h</w:t>
      </w:r>
      <w:r>
        <w:t>ich open the way to connect directly SCADA or even industrial PLCs</w:t>
      </w:r>
      <w:r w:rsidR="00450AA1">
        <w:t>.</w:t>
      </w:r>
    </w:p>
    <w:p w:rsidR="00450AA1" w:rsidRDefault="00450AA1" w:rsidP="009D79BF">
      <w:r>
        <w:t>The use of a core IOT agent library written in Node.js as the base for all others agent is a good architectural choice.</w:t>
      </w:r>
    </w:p>
    <w:p w:rsidR="00450AA1" w:rsidRDefault="00450AA1" w:rsidP="009D79BF">
      <w:r>
        <w:t>As well as the choice of MongoDB for the data persistence.</w:t>
      </w:r>
    </w:p>
    <w:p w:rsidR="00D128DC" w:rsidRDefault="00D128DC" w:rsidP="009D79BF"/>
    <w:p w:rsidR="00D128DC" w:rsidRPr="009D79BF" w:rsidRDefault="00D128DC" w:rsidP="009D79BF">
      <w:r>
        <w:t>To complete the needs</w:t>
      </w:r>
      <w:r w:rsidR="006679D6">
        <w:t xml:space="preserve"> for data ingestion,</w:t>
      </w:r>
      <w:r w:rsidR="00955530">
        <w:t xml:space="preserve"> Node-RED</w:t>
      </w:r>
      <w:r w:rsidR="003051B8">
        <w:t xml:space="preserve"> shall be used to provide the first level of conversion</w:t>
      </w:r>
      <w:r w:rsidR="00EB7BF2">
        <w:t xml:space="preserve"> of data sources in JSON, before posting it to the MQTT broker, to be consumed by the JSON IOT agent.</w:t>
      </w:r>
      <w:r w:rsidR="003051B8">
        <w:t xml:space="preserve"> </w:t>
      </w:r>
    </w:p>
    <w:p w:rsidR="003069FA" w:rsidRDefault="003069FA" w:rsidP="003069FA">
      <w:pPr>
        <w:pStyle w:val="Titre3"/>
      </w:pPr>
      <w:bookmarkStart w:id="365" w:name="_Toc499823617"/>
      <w:bookmarkStart w:id="366" w:name="_Toc501723081"/>
      <w:r>
        <w:lastRenderedPageBreak/>
        <w:t>Architecture Risks</w:t>
      </w:r>
      <w:bookmarkEnd w:id="365"/>
      <w:bookmarkEnd w:id="366"/>
    </w:p>
    <w:p w:rsidR="00A2131D" w:rsidRDefault="0050130D" w:rsidP="0050130D">
      <w:r>
        <w:t>IOT Agents must be deployed targeting high availability and scalability in production</w:t>
      </w:r>
      <w:r w:rsidR="00CE0793">
        <w:t xml:space="preserve">, </w:t>
      </w:r>
      <w:r w:rsidR="00A2131D">
        <w:t>t</w:t>
      </w:r>
      <w:r w:rsidR="00CE0793">
        <w:t>his</w:t>
      </w:r>
      <w:r w:rsidR="00A2131D">
        <w:t xml:space="preserve"> can be easily achieved by </w:t>
      </w:r>
      <w:r w:rsidR="00235E72">
        <w:t xml:space="preserve">adding some instance </w:t>
      </w:r>
      <w:r w:rsidR="00FD3965">
        <w:t>using a</w:t>
      </w:r>
      <w:r w:rsidR="00A2131D">
        <w:t xml:space="preserve"> </w:t>
      </w:r>
      <w:r w:rsidR="00FD3965">
        <w:t>D</w:t>
      </w:r>
      <w:r w:rsidR="00E12BAF">
        <w:t>ocker service stack file, since IOT agent</w:t>
      </w:r>
      <w:r w:rsidR="00CE0793">
        <w:t>s</w:t>
      </w:r>
      <w:r w:rsidR="00E12BAF">
        <w:t xml:space="preserve"> are stateless components.</w:t>
      </w:r>
    </w:p>
    <w:p w:rsidR="00CE0793" w:rsidRDefault="00CE0793" w:rsidP="0050130D"/>
    <w:p w:rsidR="00E12BAF" w:rsidRDefault="00E12BAF" w:rsidP="0050130D">
      <w:r>
        <w:t xml:space="preserve">The </w:t>
      </w:r>
      <w:r w:rsidR="00DD1798">
        <w:t>M</w:t>
      </w:r>
      <w:r>
        <w:t>ongoDB database they rely on</w:t>
      </w:r>
      <w:r w:rsidR="00CE0793">
        <w:t>,</w:t>
      </w:r>
      <w:r>
        <w:t xml:space="preserve"> is a cluster providing high availability and scalability as well.</w:t>
      </w:r>
    </w:p>
    <w:p w:rsidR="00CE0793" w:rsidRDefault="00CE0793" w:rsidP="0050130D"/>
    <w:p w:rsidR="00E12BAF" w:rsidRDefault="00E12BAF" w:rsidP="0050130D">
      <w:r>
        <w:t>The security between the devices and the IOT agent communicating through HTTP rely on the use of an API key, that is checked by the IOT agent to accept the incoming message, the security can be enhanced through the use of HTTPS.</w:t>
      </w:r>
    </w:p>
    <w:p w:rsidR="00E12BAF" w:rsidRPr="0050130D" w:rsidRDefault="00E12BAF" w:rsidP="0050130D">
      <w:r>
        <w:t xml:space="preserve">When the transport is done through MQTT, </w:t>
      </w:r>
      <w:r w:rsidR="00A94FEE">
        <w:t xml:space="preserve">the secure mode </w:t>
      </w:r>
      <w:r w:rsidR="00AD12C8">
        <w:t xml:space="preserve">using SSL/TLS need to be forced to use, then </w:t>
      </w:r>
      <w:r w:rsidR="00F30A50">
        <w:t>any client</w:t>
      </w:r>
      <w:r>
        <w:t xml:space="preserve"> need</w:t>
      </w:r>
      <w:r w:rsidR="00F30A50">
        <w:t>s</w:t>
      </w:r>
      <w:r>
        <w:t xml:space="preserve"> to </w:t>
      </w:r>
      <w:r w:rsidR="00F30A50">
        <w:t>provide valid</w:t>
      </w:r>
      <w:r>
        <w:t xml:space="preserve"> credential</w:t>
      </w:r>
      <w:r w:rsidR="00F30A50">
        <w:t>s</w:t>
      </w:r>
      <w:r>
        <w:t xml:space="preserve"> to </w:t>
      </w:r>
      <w:r w:rsidR="00F30A50">
        <w:t>be authenticated and authorized</w:t>
      </w:r>
      <w:r w:rsidR="00F16C30">
        <w:t>, to</w:t>
      </w:r>
      <w:r w:rsidR="00F30A50">
        <w:t xml:space="preserve"> </w:t>
      </w:r>
      <w:r>
        <w:t>use the MQTT broker</w:t>
      </w:r>
      <w:r w:rsidR="00235E72">
        <w:t xml:space="preserve"> publish/subscribe services.</w:t>
      </w:r>
    </w:p>
    <w:p w:rsidR="003069FA" w:rsidRPr="00F6725F" w:rsidRDefault="003069FA" w:rsidP="003069FA"/>
    <w:p w:rsidR="003069FA" w:rsidRDefault="005F14A1" w:rsidP="003069FA">
      <w:pPr>
        <w:pStyle w:val="Titre2"/>
      </w:pPr>
      <w:r>
        <w:t xml:space="preserve"> </w:t>
      </w:r>
      <w:bookmarkStart w:id="367" w:name="_Toc499823618"/>
      <w:bookmarkStart w:id="368" w:name="_Toc501723082"/>
      <w:r w:rsidR="003069FA">
        <w:t>CEP Component</w:t>
      </w:r>
      <w:bookmarkEnd w:id="367"/>
      <w:bookmarkEnd w:id="368"/>
    </w:p>
    <w:p w:rsidR="003069FA" w:rsidRDefault="003069FA" w:rsidP="003069FA"/>
    <w:p w:rsidR="003069FA" w:rsidRDefault="003069FA" w:rsidP="003069FA">
      <w:pPr>
        <w:pStyle w:val="Titre3"/>
      </w:pPr>
      <w:bookmarkStart w:id="369" w:name="_Toc499823619"/>
      <w:bookmarkStart w:id="370" w:name="_Toc501723083"/>
      <w:r>
        <w:t>Component Functions</w:t>
      </w:r>
      <w:bookmarkEnd w:id="369"/>
      <w:bookmarkEnd w:id="370"/>
    </w:p>
    <w:p w:rsidR="00081868" w:rsidRDefault="00081868" w:rsidP="00081868">
      <w:r>
        <w:t>CEP stand for Complex Event Processing</w:t>
      </w:r>
      <w:r w:rsidR="000C3CCB">
        <w:t>, it has not been invented for IOT, but originally to automate business decision.</w:t>
      </w:r>
    </w:p>
    <w:p w:rsidR="000C3CCB" w:rsidRPr="00081868" w:rsidRDefault="000C3CCB" w:rsidP="00081868"/>
    <w:p w:rsidR="003069FA" w:rsidRDefault="003069FA" w:rsidP="003069FA">
      <w:pPr>
        <w:pStyle w:val="Titre3"/>
      </w:pPr>
      <w:bookmarkStart w:id="371" w:name="_Toc499823620"/>
      <w:bookmarkStart w:id="372" w:name="_Toc501723084"/>
      <w:r>
        <w:t>Technical Considerations</w:t>
      </w:r>
      <w:bookmarkEnd w:id="371"/>
      <w:bookmarkEnd w:id="372"/>
    </w:p>
    <w:p w:rsidR="000C3CCB" w:rsidRPr="000C3CCB" w:rsidRDefault="000C3CCB" w:rsidP="000C3CCB"/>
    <w:p w:rsidR="003069FA" w:rsidRDefault="003069FA" w:rsidP="003069FA">
      <w:pPr>
        <w:pStyle w:val="Titre3"/>
      </w:pPr>
      <w:bookmarkStart w:id="373" w:name="_Toc499823621"/>
      <w:bookmarkStart w:id="374" w:name="_Toc501723085"/>
      <w:r>
        <w:t>Selected Product(s)</w:t>
      </w:r>
      <w:bookmarkEnd w:id="373"/>
      <w:bookmarkEnd w:id="374"/>
    </w:p>
    <w:p w:rsidR="00524CE6" w:rsidRDefault="001229F8" w:rsidP="00524CE6">
      <w:r>
        <w:t>Telefonica Perseo or IBM Proton</w:t>
      </w:r>
    </w:p>
    <w:p w:rsidR="000C3CCB" w:rsidRPr="00524CE6" w:rsidRDefault="000C3CCB" w:rsidP="00524CE6">
      <w:r>
        <w:t>At a first glance Perseo is simple</w:t>
      </w:r>
      <w:r w:rsidR="00AC199D">
        <w:t>r</w:t>
      </w:r>
      <w:r>
        <w:t xml:space="preserve"> to use and manage</w:t>
      </w:r>
    </w:p>
    <w:p w:rsidR="003069FA" w:rsidRDefault="003069FA" w:rsidP="003069FA">
      <w:pPr>
        <w:pStyle w:val="Titre3"/>
      </w:pPr>
      <w:bookmarkStart w:id="375" w:name="_Toc499823622"/>
      <w:bookmarkStart w:id="376" w:name="_Toc501723086"/>
      <w:r>
        <w:t>Selection Rationale</w:t>
      </w:r>
      <w:bookmarkEnd w:id="375"/>
      <w:bookmarkEnd w:id="376"/>
    </w:p>
    <w:p w:rsidR="00081868" w:rsidRDefault="00081868" w:rsidP="00081868">
      <w:r>
        <w:t xml:space="preserve">In Fiware catalog is proposed an implementation from IBM of the CEP module: </w:t>
      </w:r>
      <w:hyperlink r:id="rId219" w:history="1">
        <w:r w:rsidRPr="00EA50BF">
          <w:rPr>
            <w:rStyle w:val="Lienhypertexte"/>
          </w:rPr>
          <w:t>PROTON</w:t>
        </w:r>
      </w:hyperlink>
    </w:p>
    <w:p w:rsidR="00081868" w:rsidRDefault="00081868" w:rsidP="00081868">
      <w:r>
        <w:t xml:space="preserve">It </w:t>
      </w:r>
      <w:r w:rsidRPr="00EA50BF">
        <w:t>is a scalable integrated platform to support the development, deployment, and maintenance of event-driven applications</w:t>
      </w:r>
      <w:r>
        <w:t>.</w:t>
      </w:r>
    </w:p>
    <w:p w:rsidR="00081868" w:rsidRDefault="00081868" w:rsidP="00081868">
      <w:r>
        <w:t xml:space="preserve">Telefonica propose also an implementation of the CEP GE: </w:t>
      </w:r>
      <w:hyperlink r:id="rId220" w:history="1">
        <w:r w:rsidRPr="008577A5">
          <w:rPr>
            <w:rStyle w:val="Lienhypertexte"/>
          </w:rPr>
          <w:t>Perseo</w:t>
        </w:r>
      </w:hyperlink>
      <w:r>
        <w:t>, as the CEP GE of their IOT stack</w:t>
      </w:r>
    </w:p>
    <w:p w:rsidR="00081868" w:rsidRDefault="00081868" w:rsidP="00081868">
      <w:r>
        <w:t xml:space="preserve">As well as Orange which propose </w:t>
      </w:r>
      <w:hyperlink r:id="rId221" w:history="1">
        <w:r w:rsidRPr="00EA50BF">
          <w:rPr>
            <w:rStyle w:val="Lienhypertexte"/>
          </w:rPr>
          <w:t>Cepheus</w:t>
        </w:r>
      </w:hyperlink>
    </w:p>
    <w:p w:rsidR="00081868" w:rsidRDefault="00081868" w:rsidP="00081868">
      <w:r>
        <w:t xml:space="preserve">It’s composed of </w:t>
      </w:r>
      <w:r w:rsidRPr="00EA50BF">
        <w:t xml:space="preserve">a light NGSI broker </w:t>
      </w:r>
      <w:r>
        <w:t>a</w:t>
      </w:r>
      <w:r w:rsidRPr="00EA50BF">
        <w:t>nd a CEP which features a dedicated REST management API to configure real time analysis on NGSI events.</w:t>
      </w:r>
    </w:p>
    <w:p w:rsidR="00437B0D" w:rsidRDefault="00437B0D" w:rsidP="00437B0D">
      <w:r>
        <w:t xml:space="preserve">Either </w:t>
      </w:r>
      <w:r w:rsidR="00524CE6">
        <w:t xml:space="preserve">Perseo </w:t>
      </w:r>
      <w:r>
        <w:t>and Proton</w:t>
      </w:r>
      <w:r w:rsidR="00524CE6">
        <w:t xml:space="preserve"> has been tested by Faycal Boufares</w:t>
      </w:r>
      <w:r>
        <w:t>, it appears that Proton is richer, but more complex to apprehend than Perseo.</w:t>
      </w:r>
    </w:p>
    <w:p w:rsidR="000C3CCB" w:rsidRDefault="000C3CCB" w:rsidP="00437B0D">
      <w:r>
        <w:t>Perseo use a MongoDB database, Proton uses files to store events configurations</w:t>
      </w:r>
    </w:p>
    <w:p w:rsidR="00524CE6" w:rsidRDefault="00524CE6" w:rsidP="00081868">
      <w:r>
        <w:t>.</w:t>
      </w:r>
    </w:p>
    <w:p w:rsidR="003069FA" w:rsidRDefault="003069FA" w:rsidP="003069FA">
      <w:pPr>
        <w:pStyle w:val="Titre3"/>
        <w:rPr>
          <w:i/>
        </w:rPr>
      </w:pPr>
      <w:bookmarkStart w:id="377" w:name="_Toc499823623"/>
      <w:bookmarkStart w:id="378" w:name="_Toc501723087"/>
      <w:r>
        <w:t>Architecture Risks</w:t>
      </w:r>
      <w:bookmarkEnd w:id="377"/>
      <w:bookmarkEnd w:id="378"/>
    </w:p>
    <w:p w:rsidR="003069FA" w:rsidRDefault="00BA0BA1" w:rsidP="003069FA">
      <w:r>
        <w:t>Perseo intercepts all request incoming to Orion Broker, in case of high traffic it can become a bottleneck that delay the processing of important rules.</w:t>
      </w:r>
    </w:p>
    <w:p w:rsidR="009A742D" w:rsidRDefault="00A97339" w:rsidP="003069FA">
      <w:r>
        <w:t>High availability can be achieved for the Perseo CEP</w:t>
      </w:r>
      <w:r w:rsidR="006E2FBB">
        <w:t xml:space="preserve">, like described on </w:t>
      </w:r>
      <w:hyperlink r:id="rId222" w:history="1">
        <w:r w:rsidR="00872F18" w:rsidRPr="00872F18">
          <w:rPr>
            <w:rStyle w:val="Lienhypertexte"/>
          </w:rPr>
          <w:t xml:space="preserve">project </w:t>
        </w:r>
        <w:r w:rsidR="006E2FBB" w:rsidRPr="00872F18">
          <w:rPr>
            <w:rStyle w:val="Lienhypertexte"/>
          </w:rPr>
          <w:t xml:space="preserve">GitHub </w:t>
        </w:r>
        <w:r w:rsidR="00872F18" w:rsidRPr="00872F18">
          <w:rPr>
            <w:rStyle w:val="Lienhypertexte"/>
          </w:rPr>
          <w:t>post</w:t>
        </w:r>
      </w:hyperlink>
      <w:r w:rsidR="00FE0FB4">
        <w:t xml:space="preserve">, by simply replicating the </w:t>
      </w:r>
      <w:r w:rsidR="00C83BF9">
        <w:t xml:space="preserve">2 </w:t>
      </w:r>
      <w:r w:rsidR="00FE0FB4">
        <w:t xml:space="preserve">modules </w:t>
      </w:r>
      <w:r w:rsidR="00C83BF9">
        <w:t>(the Perseo-fe and the core</w:t>
      </w:r>
      <w:r w:rsidR="00C50AAA">
        <w:t>)</w:t>
      </w:r>
    </w:p>
    <w:p w:rsidR="00E246C6" w:rsidRDefault="00E246C6" w:rsidP="003069FA"/>
    <w:p w:rsidR="00E246C6" w:rsidRDefault="00E246C6" w:rsidP="003069FA"/>
    <w:p w:rsidR="000C5195" w:rsidRDefault="00E246C6" w:rsidP="000C5195">
      <w:pPr>
        <w:keepNext/>
      </w:pPr>
      <w:r>
        <w:rPr>
          <w:noProof/>
        </w:rPr>
        <w:lastRenderedPageBreak/>
        <w:drawing>
          <wp:inline distT="0" distB="0" distL="0" distR="0" wp14:anchorId="50FDB505" wp14:editId="2B08F4CE">
            <wp:extent cx="4038600" cy="1247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rseo_ha.png"/>
                    <pic:cNvPicPr/>
                  </pic:nvPicPr>
                  <pic:blipFill>
                    <a:blip r:embed="rId223">
                      <a:extLst>
                        <a:ext uri="{28A0092B-C50C-407E-A947-70E740481C1C}">
                          <a14:useLocalDpi xmlns:a14="http://schemas.microsoft.com/office/drawing/2010/main" val="0"/>
                        </a:ext>
                      </a:extLst>
                    </a:blip>
                    <a:stretch>
                      <a:fillRect/>
                    </a:stretch>
                  </pic:blipFill>
                  <pic:spPr>
                    <a:xfrm>
                      <a:off x="0" y="0"/>
                      <a:ext cx="4038600" cy="1247775"/>
                    </a:xfrm>
                    <a:prstGeom prst="rect">
                      <a:avLst/>
                    </a:prstGeom>
                  </pic:spPr>
                </pic:pic>
              </a:graphicData>
            </a:graphic>
          </wp:inline>
        </w:drawing>
      </w:r>
    </w:p>
    <w:p w:rsidR="00E246C6" w:rsidRDefault="000C5195" w:rsidP="000C5195">
      <w:pPr>
        <w:pStyle w:val="Lgende"/>
      </w:pPr>
      <w:r>
        <w:t xml:space="preserve">Figure </w:t>
      </w:r>
      <w:r>
        <w:fldChar w:fldCharType="begin"/>
      </w:r>
      <w:r>
        <w:instrText xml:space="preserve"> SEQ Figure \* ARABIC </w:instrText>
      </w:r>
      <w:r>
        <w:fldChar w:fldCharType="separate"/>
      </w:r>
      <w:r w:rsidR="00A27A1E">
        <w:rPr>
          <w:noProof/>
        </w:rPr>
        <w:t>24</w:t>
      </w:r>
      <w:r>
        <w:fldChar w:fldCharType="end"/>
      </w:r>
      <w:r>
        <w:t>: Perseo High Availabilty</w:t>
      </w:r>
    </w:p>
    <w:p w:rsidR="000C5195" w:rsidRDefault="003B5DF3" w:rsidP="003069FA">
      <w:r>
        <w:t xml:space="preserve">The load balancing </w:t>
      </w:r>
      <w:r w:rsidR="00501AD0">
        <w:t>is provided by Docker</w:t>
      </w:r>
      <w:r w:rsidR="00D80299">
        <w:t>, as modules are deployed as services.</w:t>
      </w:r>
    </w:p>
    <w:p w:rsidR="000C5195" w:rsidRDefault="000C5195" w:rsidP="003069FA"/>
    <w:p w:rsidR="00BA0BA1" w:rsidRPr="00F6725F" w:rsidRDefault="00BA0BA1" w:rsidP="003069FA"/>
    <w:p w:rsidR="003069FA" w:rsidRDefault="003069FA" w:rsidP="003069FA">
      <w:pPr>
        <w:pStyle w:val="Titre2"/>
      </w:pPr>
      <w:r>
        <w:t xml:space="preserve"> </w:t>
      </w:r>
      <w:bookmarkStart w:id="379" w:name="_Toc499823624"/>
      <w:bookmarkStart w:id="380" w:name="_Toc501723088"/>
      <w:r>
        <w:t>Application Mashup Component</w:t>
      </w:r>
      <w:r w:rsidR="00DB6AFC">
        <w:t>s</w:t>
      </w:r>
      <w:bookmarkEnd w:id="379"/>
      <w:bookmarkEnd w:id="380"/>
    </w:p>
    <w:p w:rsidR="003069FA" w:rsidRDefault="003069FA" w:rsidP="003069FA"/>
    <w:p w:rsidR="003069FA" w:rsidRDefault="003069FA" w:rsidP="003069FA">
      <w:pPr>
        <w:pStyle w:val="Titre3"/>
      </w:pPr>
      <w:bookmarkStart w:id="381" w:name="_Toc499823625"/>
      <w:bookmarkStart w:id="382" w:name="_Toc501723089"/>
      <w:r>
        <w:t>Component Functions</w:t>
      </w:r>
      <w:bookmarkEnd w:id="381"/>
      <w:bookmarkEnd w:id="382"/>
    </w:p>
    <w:p w:rsidR="00695DCE" w:rsidRDefault="00695DCE" w:rsidP="00695DCE">
      <w:r>
        <w:t>Th</w:t>
      </w:r>
      <w:r w:rsidR="00BA0BA1">
        <w:t>ose</w:t>
      </w:r>
      <w:r>
        <w:t xml:space="preserve"> components </w:t>
      </w:r>
      <w:r w:rsidR="00BA0BA1">
        <w:t xml:space="preserve">allow to </w:t>
      </w:r>
      <w:r w:rsidR="00D46163">
        <w:t xml:space="preserve">design and </w:t>
      </w:r>
      <w:r w:rsidR="00BA0BA1">
        <w:t>publish dashboards and visualization</w:t>
      </w:r>
      <w:r w:rsidR="00C13080">
        <w:t xml:space="preserve"> </w:t>
      </w:r>
      <w:r w:rsidR="007D4D1A">
        <w:t>mashu</w:t>
      </w:r>
      <w:r w:rsidR="00C13080">
        <w:t>p</w:t>
      </w:r>
      <w:r w:rsidR="007D4D1A">
        <w:t>s</w:t>
      </w:r>
      <w:r w:rsidR="00BA0BA1">
        <w:t xml:space="preserve"> about entities data from the context broker</w:t>
      </w:r>
      <w:r w:rsidR="00D46163">
        <w:t xml:space="preserve"> and the </w:t>
      </w:r>
      <w:r w:rsidR="00270E68">
        <w:t>short-term</w:t>
      </w:r>
      <w:r w:rsidR="00D46163">
        <w:t xml:space="preserve"> history</w:t>
      </w:r>
      <w:r w:rsidR="00BA0BA1">
        <w:t xml:space="preserve">, but without </w:t>
      </w:r>
      <w:r w:rsidR="00F112F0">
        <w:t xml:space="preserve">the need of programming </w:t>
      </w:r>
      <w:r w:rsidR="00D46163">
        <w:t>skills</w:t>
      </w:r>
      <w:r w:rsidR="00BA0BA1">
        <w:t>.</w:t>
      </w:r>
    </w:p>
    <w:p w:rsidR="00BA0BA1" w:rsidRDefault="00F112F0" w:rsidP="00695DCE">
      <w:r>
        <w:t>The components provide simple interface to assemble in a page, configurable</w:t>
      </w:r>
      <w:r w:rsidRPr="00F112F0">
        <w:t xml:space="preserve"> </w:t>
      </w:r>
      <w:r>
        <w:t>widgets to visualize entities data.</w:t>
      </w:r>
    </w:p>
    <w:p w:rsidR="00E071A9" w:rsidRDefault="00E071A9" w:rsidP="00695DCE"/>
    <w:p w:rsidR="00814C4B" w:rsidRDefault="00693602" w:rsidP="00814C4B">
      <w:pPr>
        <w:keepNext/>
      </w:pPr>
      <w:r>
        <w:rPr>
          <w:noProof/>
        </w:rPr>
        <w:drawing>
          <wp:inline distT="0" distB="0" distL="0" distR="0" wp14:anchorId="7A91CA43" wp14:editId="3EBFFB47">
            <wp:extent cx="6000750" cy="2355850"/>
            <wp:effectExtent l="0" t="0" r="0" b="635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irecloud_UG_Embed_Workspace_Menu.png"/>
                    <pic:cNvPicPr/>
                  </pic:nvPicPr>
                  <pic:blipFill>
                    <a:blip r:embed="rId224">
                      <a:extLst>
                        <a:ext uri="{28A0092B-C50C-407E-A947-70E740481C1C}">
                          <a14:useLocalDpi xmlns:a14="http://schemas.microsoft.com/office/drawing/2010/main" val="0"/>
                        </a:ext>
                      </a:extLst>
                    </a:blip>
                    <a:stretch>
                      <a:fillRect/>
                    </a:stretch>
                  </pic:blipFill>
                  <pic:spPr>
                    <a:xfrm>
                      <a:off x="0" y="0"/>
                      <a:ext cx="6000750" cy="2355850"/>
                    </a:xfrm>
                    <a:prstGeom prst="rect">
                      <a:avLst/>
                    </a:prstGeom>
                  </pic:spPr>
                </pic:pic>
              </a:graphicData>
            </a:graphic>
          </wp:inline>
        </w:drawing>
      </w:r>
    </w:p>
    <w:p w:rsidR="00E071A9" w:rsidRPr="00695DCE" w:rsidRDefault="00814C4B" w:rsidP="00814C4B">
      <w:pPr>
        <w:pStyle w:val="Lgende"/>
      </w:pPr>
      <w:r>
        <w:t xml:space="preserve">Figure </w:t>
      </w:r>
      <w:r>
        <w:fldChar w:fldCharType="begin"/>
      </w:r>
      <w:r>
        <w:instrText xml:space="preserve"> SEQ Figure \* ARABIC </w:instrText>
      </w:r>
      <w:r>
        <w:fldChar w:fldCharType="separate"/>
      </w:r>
      <w:r w:rsidR="00A27A1E">
        <w:rPr>
          <w:noProof/>
        </w:rPr>
        <w:t>25</w:t>
      </w:r>
      <w:r>
        <w:fldChar w:fldCharType="end"/>
      </w:r>
      <w:r>
        <w:t>: Wirecloud Mashup example</w:t>
      </w:r>
    </w:p>
    <w:p w:rsidR="003069FA" w:rsidRDefault="003069FA" w:rsidP="003069FA">
      <w:pPr>
        <w:pStyle w:val="Titre3"/>
      </w:pPr>
      <w:bookmarkStart w:id="383" w:name="_Toc499823626"/>
      <w:bookmarkStart w:id="384" w:name="_Toc501723090"/>
      <w:r>
        <w:t>Technical Considerations</w:t>
      </w:r>
      <w:bookmarkEnd w:id="383"/>
      <w:bookmarkEnd w:id="384"/>
    </w:p>
    <w:p w:rsidR="00D46163" w:rsidRDefault="000B5D10" w:rsidP="000B5D10">
      <w:r>
        <w:t>Wirecloud</w:t>
      </w:r>
      <w:r w:rsidR="00F112F0">
        <w:t xml:space="preserve"> composed of a back-end server and a javascript web application, </w:t>
      </w:r>
    </w:p>
    <w:p w:rsidR="000B5D10" w:rsidRDefault="00F112F0" w:rsidP="000B5D10">
      <w:r>
        <w:t xml:space="preserve">the </w:t>
      </w:r>
      <w:r w:rsidR="00C51EF6">
        <w:t xml:space="preserve">Wirecloud </w:t>
      </w:r>
      <w:r>
        <w:t xml:space="preserve">back-end server </w:t>
      </w:r>
      <w:r w:rsidR="00F949BC">
        <w:t xml:space="preserve">is based on </w:t>
      </w:r>
      <w:r w:rsidR="009C38D8">
        <w:t xml:space="preserve">Django Python application server, it </w:t>
      </w:r>
      <w:r>
        <w:t>uses a PostgreSQL database</w:t>
      </w:r>
      <w:r w:rsidR="009C38D8">
        <w:t xml:space="preserve"> (or MySQL</w:t>
      </w:r>
      <w:r w:rsidR="001D7027">
        <w:t>, SQLite3),</w:t>
      </w:r>
      <w:r>
        <w:t xml:space="preserve"> to persist</w:t>
      </w:r>
      <w:r w:rsidR="00B24D1C">
        <w:t xml:space="preserve"> mashups and dashboards</w:t>
      </w:r>
      <w:r w:rsidR="00162176">
        <w:t xml:space="preserve">, in </w:t>
      </w:r>
      <w:r w:rsidR="00F14F30">
        <w:t>our case it will be the Citus cluster of PostgreSQL databases</w:t>
      </w:r>
      <w:r w:rsidR="00B24D1C">
        <w:t>.</w:t>
      </w:r>
    </w:p>
    <w:p w:rsidR="005A7F0A" w:rsidRDefault="005B1D71" w:rsidP="000B5D10">
      <w:r>
        <w:t xml:space="preserve">Wirecloud can be easily deployed </w:t>
      </w:r>
      <w:r w:rsidR="00D635D6">
        <w:t xml:space="preserve">as Docker containers: </w:t>
      </w:r>
      <w:hyperlink r:id="rId225" w:history="1">
        <w:r w:rsidR="0017467D" w:rsidRPr="0017467D">
          <w:rPr>
            <w:rStyle w:val="Lienhypertexte"/>
          </w:rPr>
          <w:t>instruction</w:t>
        </w:r>
        <w:r w:rsidR="0017467D">
          <w:rPr>
            <w:rStyle w:val="Lienhypertexte"/>
          </w:rPr>
          <w:t>s</w:t>
        </w:r>
        <w:r w:rsidR="0017467D" w:rsidRPr="0017467D">
          <w:rPr>
            <w:rStyle w:val="Lienhypertexte"/>
          </w:rPr>
          <w:t xml:space="preserve"> on github</w:t>
        </w:r>
      </w:hyperlink>
      <w:r w:rsidR="007B78F3">
        <w:t xml:space="preserve"> image on </w:t>
      </w:r>
      <w:hyperlink r:id="rId226" w:history="1">
        <w:r w:rsidR="007B78F3" w:rsidRPr="002B1CEE">
          <w:rPr>
            <w:rStyle w:val="Lienhypertexte"/>
          </w:rPr>
          <w:t>DockerHub</w:t>
        </w:r>
      </w:hyperlink>
    </w:p>
    <w:p w:rsidR="00D46163" w:rsidRDefault="00D46163" w:rsidP="000B5D10"/>
    <w:p w:rsidR="00C51EF6" w:rsidRDefault="00BA0BA1" w:rsidP="000B5D10">
      <w:r>
        <w:t>Freeboard</w:t>
      </w:r>
      <w:r w:rsidR="00F112F0">
        <w:t xml:space="preserve"> is a simple javascript library that can be deployed in any web server, or even </w:t>
      </w:r>
      <w:r w:rsidR="00D46163">
        <w:t>embedded</w:t>
      </w:r>
      <w:r w:rsidR="00F112F0">
        <w:t xml:space="preserve"> in a</w:t>
      </w:r>
      <w:r w:rsidR="00D46163">
        <w:t xml:space="preserve"> larger</w:t>
      </w:r>
      <w:r w:rsidR="00F112F0">
        <w:t xml:space="preserve"> application</w:t>
      </w:r>
      <w:r w:rsidR="00D46163">
        <w:t xml:space="preserve">, as it does not provide any security, it’s the best solution. </w:t>
      </w:r>
    </w:p>
    <w:p w:rsidR="000B5D10" w:rsidRDefault="00D46163" w:rsidP="000B5D10">
      <w:r>
        <w:t>Freeboard persists dashboard in JSON files on the web server</w:t>
      </w:r>
      <w:r w:rsidR="00EF4AB5">
        <w:t xml:space="preserve"> where it’s installed</w:t>
      </w:r>
    </w:p>
    <w:p w:rsidR="004E77CD" w:rsidRDefault="004E77CD" w:rsidP="000B5D10">
      <w:r>
        <w:t xml:space="preserve">Freeboard can be installed through Docker </w:t>
      </w:r>
      <w:r w:rsidR="00833F4C">
        <w:t xml:space="preserve">from an NGINX base image: </w:t>
      </w:r>
      <w:hyperlink r:id="rId227" w:history="1">
        <w:r w:rsidR="00833F4C" w:rsidRPr="00833F4C">
          <w:rPr>
            <w:rStyle w:val="Lienhypertexte"/>
          </w:rPr>
          <w:t>on GitHub</w:t>
        </w:r>
      </w:hyperlink>
    </w:p>
    <w:p w:rsidR="005358EC" w:rsidRDefault="005358EC" w:rsidP="000B5D10">
      <w:r>
        <w:t xml:space="preserve">But with this image, the </w:t>
      </w:r>
      <w:r w:rsidR="004A37DE">
        <w:t>NGS</w:t>
      </w:r>
      <w:r w:rsidR="00327109">
        <w:t xml:space="preserve">I connector is not installed, it can be found </w:t>
      </w:r>
      <w:hyperlink r:id="rId228" w:history="1">
        <w:r w:rsidR="00327109" w:rsidRPr="007605AD">
          <w:rPr>
            <w:rStyle w:val="Lienhypertexte"/>
          </w:rPr>
          <w:t xml:space="preserve">on </w:t>
        </w:r>
        <w:r w:rsidR="007605AD" w:rsidRPr="007605AD">
          <w:rPr>
            <w:rStyle w:val="Lienhypertexte"/>
          </w:rPr>
          <w:t>G</w:t>
        </w:r>
        <w:r w:rsidR="00327109" w:rsidRPr="007605AD">
          <w:rPr>
            <w:rStyle w:val="Lienhypertexte"/>
          </w:rPr>
          <w:t>ithu</w:t>
        </w:r>
        <w:r w:rsidR="007605AD" w:rsidRPr="007605AD">
          <w:rPr>
            <w:rStyle w:val="Lienhypertexte"/>
          </w:rPr>
          <w:t>b</w:t>
        </w:r>
      </w:hyperlink>
      <w:r w:rsidR="00CD2F54">
        <w:t>:</w:t>
      </w:r>
    </w:p>
    <w:p w:rsidR="00CD2F54" w:rsidRPr="000B5D10" w:rsidRDefault="00930E60" w:rsidP="000B5D10">
      <w:r>
        <w:t>(</w:t>
      </w:r>
      <w:r w:rsidR="00CD2F54" w:rsidRPr="00CD2F54">
        <w:t>Orion_DataSource is a javascript plugin to feed a Freeboard dashboard with NSGI Context Brokers such as Orion</w:t>
      </w:r>
      <w:r>
        <w:t>)</w:t>
      </w:r>
      <w:r w:rsidR="00CD2F54" w:rsidRPr="00CD2F54">
        <w:t>.</w:t>
      </w:r>
    </w:p>
    <w:p w:rsidR="003069FA" w:rsidRDefault="003069FA" w:rsidP="003069FA">
      <w:pPr>
        <w:pStyle w:val="Titre3"/>
      </w:pPr>
      <w:bookmarkStart w:id="385" w:name="_Toc499823627"/>
      <w:bookmarkStart w:id="386" w:name="_Toc501723091"/>
      <w:r>
        <w:lastRenderedPageBreak/>
        <w:t>Selected Product(s)</w:t>
      </w:r>
      <w:bookmarkEnd w:id="385"/>
      <w:bookmarkEnd w:id="386"/>
    </w:p>
    <w:p w:rsidR="00BA0BA1" w:rsidRDefault="00BC7FE9" w:rsidP="00BA0BA1">
      <w:r>
        <w:t>The 2 selected co</w:t>
      </w:r>
      <w:r w:rsidR="00995884">
        <w:t>mponents for application mashups</w:t>
      </w:r>
      <w:r w:rsidR="00AB0FA7">
        <w:t xml:space="preserve"> and dashboards</w:t>
      </w:r>
      <w:r w:rsidR="00995884">
        <w:t xml:space="preserve"> are: </w:t>
      </w:r>
      <w:r w:rsidR="00BA0BA1">
        <w:t>Wirecloud</w:t>
      </w:r>
      <w:r w:rsidR="00995884">
        <w:t xml:space="preserve"> and </w:t>
      </w:r>
      <w:r w:rsidR="00BA0BA1">
        <w:t>Freeboard</w:t>
      </w:r>
      <w:r w:rsidR="00A05EA9">
        <w:t>.</w:t>
      </w:r>
    </w:p>
    <w:p w:rsidR="00F83107" w:rsidRDefault="00F83107" w:rsidP="00811667">
      <w:pPr>
        <w:keepNext/>
        <w:sectPr w:rsidR="00F83107" w:rsidSect="00D20A54">
          <w:headerReference w:type="default" r:id="rId229"/>
          <w:pgSz w:w="12240" w:h="15840"/>
          <w:pgMar w:top="830" w:right="990" w:bottom="851" w:left="1800" w:header="426" w:footer="720" w:gutter="0"/>
          <w:cols w:space="720"/>
          <w:docGrid w:linePitch="360"/>
        </w:sectPr>
      </w:pPr>
    </w:p>
    <w:p w:rsidR="00811667" w:rsidRDefault="00811667" w:rsidP="00811667">
      <w:pPr>
        <w:keepNext/>
      </w:pPr>
      <w:r>
        <w:rPr>
          <w:noProof/>
        </w:rPr>
        <w:drawing>
          <wp:inline distT="0" distB="0" distL="0" distR="0" wp14:anchorId="4D50DD59" wp14:editId="6C38C471">
            <wp:extent cx="3291205" cy="2552576"/>
            <wp:effectExtent l="0" t="0" r="4445"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eeboard_sc1.jpg"/>
                    <pic:cNvPicPr/>
                  </pic:nvPicPr>
                  <pic:blipFill rotWithShape="1">
                    <a:blip r:embed="rId230" cstate="print">
                      <a:extLst>
                        <a:ext uri="{28A0092B-C50C-407E-A947-70E740481C1C}">
                          <a14:useLocalDpi xmlns:a14="http://schemas.microsoft.com/office/drawing/2010/main" val="0"/>
                        </a:ext>
                      </a:extLst>
                    </a:blip>
                    <a:srcRect t="5855"/>
                    <a:stretch/>
                  </pic:blipFill>
                  <pic:spPr bwMode="auto">
                    <a:xfrm>
                      <a:off x="0" y="0"/>
                      <a:ext cx="3302803" cy="2561571"/>
                    </a:xfrm>
                    <a:prstGeom prst="rect">
                      <a:avLst/>
                    </a:prstGeom>
                    <a:ln>
                      <a:noFill/>
                    </a:ln>
                    <a:extLst>
                      <a:ext uri="{53640926-AAD7-44D8-BBD7-CCE9431645EC}">
                        <a14:shadowObscured xmlns:a14="http://schemas.microsoft.com/office/drawing/2010/main"/>
                      </a:ext>
                    </a:extLst>
                  </pic:spPr>
                </pic:pic>
              </a:graphicData>
            </a:graphic>
          </wp:inline>
        </w:drawing>
      </w:r>
    </w:p>
    <w:p w:rsidR="006A096C" w:rsidRDefault="00811667" w:rsidP="00811667">
      <w:pPr>
        <w:pStyle w:val="Lgende"/>
      </w:pPr>
      <w:r>
        <w:t xml:space="preserve">Figure </w:t>
      </w:r>
      <w:r>
        <w:fldChar w:fldCharType="begin"/>
      </w:r>
      <w:r>
        <w:instrText xml:space="preserve"> SEQ Figure \* ARABIC </w:instrText>
      </w:r>
      <w:r>
        <w:fldChar w:fldCharType="separate"/>
      </w:r>
      <w:r w:rsidR="00A27A1E">
        <w:rPr>
          <w:noProof/>
        </w:rPr>
        <w:t>26</w:t>
      </w:r>
      <w:r>
        <w:fldChar w:fldCharType="end"/>
      </w:r>
      <w:r>
        <w:t>: Freeboard Dashboard example</w:t>
      </w:r>
    </w:p>
    <w:p w:rsidR="000B61BE" w:rsidRDefault="001506DC" w:rsidP="000B61BE">
      <w:pPr>
        <w:keepNext/>
      </w:pPr>
      <w:r>
        <w:rPr>
          <w:noProof/>
        </w:rPr>
        <w:drawing>
          <wp:inline distT="0" distB="0" distL="0" distR="0" wp14:anchorId="0EF03338" wp14:editId="56B2E5E2">
            <wp:extent cx="3213100" cy="2412375"/>
            <wp:effectExtent l="0" t="0" r="6350" b="698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shup-application-ge-wirecloud-7-638.jpg"/>
                    <pic:cNvPicPr/>
                  </pic:nvPicPr>
                  <pic:blipFill>
                    <a:blip r:embed="rId231">
                      <a:extLst>
                        <a:ext uri="{28A0092B-C50C-407E-A947-70E740481C1C}">
                          <a14:useLocalDpi xmlns:a14="http://schemas.microsoft.com/office/drawing/2010/main" val="0"/>
                        </a:ext>
                      </a:extLst>
                    </a:blip>
                    <a:stretch>
                      <a:fillRect/>
                    </a:stretch>
                  </pic:blipFill>
                  <pic:spPr>
                    <a:xfrm>
                      <a:off x="0" y="0"/>
                      <a:ext cx="3235933" cy="2429518"/>
                    </a:xfrm>
                    <a:prstGeom prst="rect">
                      <a:avLst/>
                    </a:prstGeom>
                  </pic:spPr>
                </pic:pic>
              </a:graphicData>
            </a:graphic>
          </wp:inline>
        </w:drawing>
      </w:r>
    </w:p>
    <w:p w:rsidR="00F83107" w:rsidRDefault="000B61BE" w:rsidP="000B61BE">
      <w:pPr>
        <w:pStyle w:val="Lgende"/>
        <w:sectPr w:rsidR="00F83107" w:rsidSect="00F83107">
          <w:type w:val="continuous"/>
          <w:pgSz w:w="12240" w:h="15840"/>
          <w:pgMar w:top="830" w:right="990" w:bottom="851" w:left="1800" w:header="426" w:footer="720" w:gutter="0"/>
          <w:cols w:num="2" w:space="720"/>
          <w:docGrid w:linePitch="360"/>
        </w:sectPr>
      </w:pPr>
      <w:r>
        <w:t xml:space="preserve">Figure </w:t>
      </w:r>
      <w:r>
        <w:fldChar w:fldCharType="begin"/>
      </w:r>
      <w:r>
        <w:instrText xml:space="preserve"> SEQ Figure \* ARABIC </w:instrText>
      </w:r>
      <w:r>
        <w:fldChar w:fldCharType="separate"/>
      </w:r>
      <w:r w:rsidR="00A27A1E">
        <w:rPr>
          <w:noProof/>
        </w:rPr>
        <w:t>27</w:t>
      </w:r>
      <w:r>
        <w:fldChar w:fldCharType="end"/>
      </w:r>
      <w:r>
        <w:t xml:space="preserve">: </w:t>
      </w:r>
      <w:r w:rsidRPr="00F9064F">
        <w:t>Wirecloud Mashup example</w:t>
      </w:r>
    </w:p>
    <w:p w:rsidR="001506DC" w:rsidRDefault="001506DC" w:rsidP="00531CAD">
      <w:pPr>
        <w:pStyle w:val="Lgende"/>
      </w:pPr>
    </w:p>
    <w:p w:rsidR="003069FA" w:rsidRDefault="003069FA" w:rsidP="003069FA">
      <w:pPr>
        <w:pStyle w:val="Titre3"/>
      </w:pPr>
      <w:bookmarkStart w:id="387" w:name="_Toc499823628"/>
      <w:bookmarkStart w:id="388" w:name="_Toc501723092"/>
      <w:r>
        <w:t>Selection Rationale</w:t>
      </w:r>
      <w:bookmarkEnd w:id="387"/>
      <w:bookmarkEnd w:id="388"/>
    </w:p>
    <w:p w:rsidR="0059703B" w:rsidRPr="0059703B" w:rsidRDefault="007D4D1A" w:rsidP="0059703B">
      <w:r>
        <w:t>Wirecloud and Freeboard are the components proposed in Fiware catalog for mashup applications</w:t>
      </w:r>
      <w:r w:rsidR="00A05EA9">
        <w:t>.</w:t>
      </w:r>
    </w:p>
    <w:p w:rsidR="00A80820" w:rsidRDefault="00A80820" w:rsidP="00A80820">
      <w:bookmarkStart w:id="389" w:name="_Toc499823629"/>
      <w:r>
        <w:t>Both components provide an NGSI data source interface, to retrieve context information from Orion Context Broker</w:t>
      </w:r>
      <w:r w:rsidR="00537570">
        <w:t>.</w:t>
      </w:r>
    </w:p>
    <w:p w:rsidR="00537570" w:rsidRDefault="00537570" w:rsidP="00A80820">
      <w:r>
        <w:t>In addition</w:t>
      </w:r>
      <w:r w:rsidR="008B5274">
        <w:t>,</w:t>
      </w:r>
      <w:r>
        <w:t xml:space="preserve"> Wirecloud provides</w:t>
      </w:r>
      <w:r w:rsidR="00EC76A6">
        <w:t xml:space="preserve"> an interface to query the STH component</w:t>
      </w:r>
      <w:r w:rsidR="002C6786">
        <w:t xml:space="preserve"> to get data history.</w:t>
      </w:r>
    </w:p>
    <w:p w:rsidR="00522EB6" w:rsidRDefault="00522EB6" w:rsidP="00A80820"/>
    <w:p w:rsidR="00D47CB4" w:rsidRDefault="008572B1" w:rsidP="00D47CB4">
      <w:pPr>
        <w:keepNext/>
      </w:pPr>
      <w:r>
        <w:rPr>
          <w:noProof/>
        </w:rPr>
        <w:drawing>
          <wp:inline distT="0" distB="0" distL="0" distR="0" wp14:anchorId="2E07C2E2" wp14:editId="607D83B5">
            <wp:extent cx="6000750" cy="310007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irecloud_UG_minimize_option.png"/>
                    <pic:cNvPicPr/>
                  </pic:nvPicPr>
                  <pic:blipFill>
                    <a:blip r:embed="rId232">
                      <a:extLst>
                        <a:ext uri="{28A0092B-C50C-407E-A947-70E740481C1C}">
                          <a14:useLocalDpi xmlns:a14="http://schemas.microsoft.com/office/drawing/2010/main" val="0"/>
                        </a:ext>
                      </a:extLst>
                    </a:blip>
                    <a:stretch>
                      <a:fillRect/>
                    </a:stretch>
                  </pic:blipFill>
                  <pic:spPr>
                    <a:xfrm>
                      <a:off x="0" y="0"/>
                      <a:ext cx="6000750" cy="3100070"/>
                    </a:xfrm>
                    <a:prstGeom prst="rect">
                      <a:avLst/>
                    </a:prstGeom>
                  </pic:spPr>
                </pic:pic>
              </a:graphicData>
            </a:graphic>
          </wp:inline>
        </w:drawing>
      </w:r>
    </w:p>
    <w:p w:rsidR="00522EB6" w:rsidRDefault="00D47CB4" w:rsidP="00D47CB4">
      <w:pPr>
        <w:pStyle w:val="Lgende"/>
      </w:pPr>
      <w:r>
        <w:t xml:space="preserve">Figure </w:t>
      </w:r>
      <w:r>
        <w:fldChar w:fldCharType="begin"/>
      </w:r>
      <w:r>
        <w:instrText xml:space="preserve"> SEQ Figure \* ARABIC </w:instrText>
      </w:r>
      <w:r>
        <w:fldChar w:fldCharType="separate"/>
      </w:r>
      <w:r w:rsidR="00A27A1E">
        <w:rPr>
          <w:noProof/>
        </w:rPr>
        <w:t>28</w:t>
      </w:r>
      <w:r>
        <w:fldChar w:fldCharType="end"/>
      </w:r>
      <w:r>
        <w:t xml:space="preserve">: Wirecloud </w:t>
      </w:r>
      <w:r w:rsidR="002A3D1F">
        <w:t>graphic</w:t>
      </w:r>
      <w:r w:rsidR="00F60AC8">
        <w:t>al</w:t>
      </w:r>
      <w:r w:rsidR="002A3D1F">
        <w:t xml:space="preserve"> </w:t>
      </w:r>
      <w:r>
        <w:t>configuration interface</w:t>
      </w:r>
    </w:p>
    <w:p w:rsidR="003069FA" w:rsidRDefault="003069FA" w:rsidP="003069FA">
      <w:pPr>
        <w:pStyle w:val="Titre3"/>
        <w:rPr>
          <w:i/>
        </w:rPr>
      </w:pPr>
      <w:bookmarkStart w:id="390" w:name="_Toc501723093"/>
      <w:r>
        <w:t>Architecture Risks</w:t>
      </w:r>
      <w:bookmarkEnd w:id="389"/>
      <w:bookmarkEnd w:id="390"/>
    </w:p>
    <w:p w:rsidR="00DE73CD" w:rsidRDefault="00DE73CD" w:rsidP="003069FA">
      <w:r>
        <w:t xml:space="preserve">If </w:t>
      </w:r>
      <w:r w:rsidR="00A76C5E">
        <w:t xml:space="preserve">those components are </w:t>
      </w:r>
      <w:r>
        <w:t xml:space="preserve">used </w:t>
      </w:r>
      <w:r w:rsidR="009C36DF">
        <w:t xml:space="preserve">to deliver </w:t>
      </w:r>
      <w:r w:rsidR="00046C61">
        <w:t xml:space="preserve">some important </w:t>
      </w:r>
      <w:r w:rsidR="00953D93">
        <w:t>information through dashboards</w:t>
      </w:r>
      <w:r w:rsidR="00027B43">
        <w:t xml:space="preserve"> to help </w:t>
      </w:r>
      <w:r w:rsidR="008000BF">
        <w:t xml:space="preserve">for decision, </w:t>
      </w:r>
      <w:r w:rsidR="007645EC">
        <w:t>they need to be high available.</w:t>
      </w:r>
    </w:p>
    <w:p w:rsidR="007645EC" w:rsidRDefault="00ED2094" w:rsidP="003069FA">
      <w:r>
        <w:t>Wirecloud</w:t>
      </w:r>
      <w:r w:rsidR="00306D24">
        <w:t>,</w:t>
      </w:r>
      <w:r>
        <w:t xml:space="preserve"> as well Freeboard, </w:t>
      </w:r>
      <w:r w:rsidR="00C10BAE">
        <w:t>should run as Docker service</w:t>
      </w:r>
      <w:r w:rsidR="00F60AC8">
        <w:t>s</w:t>
      </w:r>
      <w:r w:rsidR="006B56DB">
        <w:t xml:space="preserve"> to</w:t>
      </w:r>
      <w:r w:rsidR="0073635A">
        <w:t xml:space="preserve"> provide HA</w:t>
      </w:r>
      <w:r w:rsidR="00C10BAE">
        <w:t xml:space="preserve">, </w:t>
      </w:r>
      <w:r w:rsidR="00B604A6">
        <w:t>several instances of</w:t>
      </w:r>
      <w:r>
        <w:t xml:space="preserve"> containers</w:t>
      </w:r>
      <w:r w:rsidR="00F07C39">
        <w:t xml:space="preserve"> can be started </w:t>
      </w:r>
      <w:r w:rsidR="00E57C3B">
        <w:t>for scalability.</w:t>
      </w:r>
    </w:p>
    <w:p w:rsidR="00570856" w:rsidRDefault="00CA7A25" w:rsidP="003069FA">
      <w:r>
        <w:lastRenderedPageBreak/>
        <w:t>The database</w:t>
      </w:r>
      <w:r w:rsidR="006D07BE">
        <w:t xml:space="preserve"> used by Wirecloud is the </w:t>
      </w:r>
      <w:r w:rsidR="00F60AC8">
        <w:t xml:space="preserve">PostgreSQL through </w:t>
      </w:r>
      <w:r w:rsidR="006D07BE">
        <w:t>Citus cluster</w:t>
      </w:r>
      <w:r w:rsidR="00570856">
        <w:t>, then provide HA for the persistence layer.</w:t>
      </w:r>
    </w:p>
    <w:p w:rsidR="00F60AC8" w:rsidRDefault="00F60AC8" w:rsidP="003069FA"/>
    <w:p w:rsidR="00E57C3B" w:rsidRPr="00F6725F" w:rsidRDefault="00CA7A25" w:rsidP="003069FA">
      <w:r>
        <w:t xml:space="preserve"> </w:t>
      </w:r>
    </w:p>
    <w:p w:rsidR="003069FA" w:rsidRDefault="005F14A1" w:rsidP="003069FA">
      <w:pPr>
        <w:pStyle w:val="Titre2"/>
      </w:pPr>
      <w:r>
        <w:t xml:space="preserve"> </w:t>
      </w:r>
      <w:bookmarkStart w:id="391" w:name="_Toc499823630"/>
      <w:bookmarkStart w:id="392" w:name="_Toc501723094"/>
      <w:r w:rsidR="00FE6D47">
        <w:t>Business</w:t>
      </w:r>
      <w:r w:rsidR="003069FA">
        <w:t xml:space="preserve"> Ecosystem </w:t>
      </w:r>
      <w:r w:rsidR="0064048C">
        <w:t xml:space="preserve">GE </w:t>
      </w:r>
      <w:r w:rsidR="003069FA">
        <w:t>Component</w:t>
      </w:r>
      <w:bookmarkEnd w:id="391"/>
      <w:r w:rsidR="0064048C">
        <w:t>s</w:t>
      </w:r>
      <w:bookmarkEnd w:id="392"/>
    </w:p>
    <w:p w:rsidR="003069FA" w:rsidRDefault="003069FA" w:rsidP="003069FA">
      <w:pPr>
        <w:pStyle w:val="Titre3"/>
      </w:pPr>
      <w:bookmarkStart w:id="393" w:name="_Toc499823631"/>
      <w:bookmarkStart w:id="394" w:name="_Toc501723095"/>
      <w:r>
        <w:t>Component</w:t>
      </w:r>
      <w:r w:rsidR="0064048C">
        <w:t>s</w:t>
      </w:r>
      <w:r>
        <w:t xml:space="preserve"> Functions</w:t>
      </w:r>
      <w:bookmarkEnd w:id="393"/>
      <w:bookmarkEnd w:id="394"/>
    </w:p>
    <w:p w:rsidR="00AD7AA2" w:rsidRDefault="00AD7AA2" w:rsidP="00AD7AA2">
      <w:r>
        <w:t>The B</w:t>
      </w:r>
      <w:r w:rsidR="0061478F">
        <w:t>usiness</w:t>
      </w:r>
      <w:r>
        <w:t xml:space="preserve"> Ecosystem </w:t>
      </w:r>
      <w:r w:rsidR="0064048C">
        <w:t>GE</w:t>
      </w:r>
      <w:r>
        <w:t xml:space="preserve"> is composed of several modules that cover the following features:</w:t>
      </w:r>
    </w:p>
    <w:p w:rsidR="00AD7AA2" w:rsidRPr="00AD7AA2" w:rsidRDefault="00AD7AA2" w:rsidP="00AD7AA2"/>
    <w:p w:rsidR="00AD7AA2" w:rsidRPr="0024168A" w:rsidRDefault="00AD7AA2" w:rsidP="00AD7AA2">
      <w:pPr>
        <w:rPr>
          <w:b/>
        </w:rPr>
      </w:pPr>
      <w:r w:rsidRPr="0024168A">
        <w:rPr>
          <w:b/>
        </w:rPr>
        <w:t>TM Forum Apis:</w:t>
      </w:r>
    </w:p>
    <w:p w:rsidR="0061478F" w:rsidRDefault="00AD7AA2" w:rsidP="0047663D">
      <w:pPr>
        <w:pStyle w:val="Paragraphedeliste"/>
        <w:numPr>
          <w:ilvl w:val="0"/>
          <w:numId w:val="25"/>
        </w:numPr>
      </w:pPr>
      <w:r>
        <w:t>Catalog management</w:t>
      </w:r>
      <w:r w:rsidR="0061478F">
        <w:t xml:space="preserve">, </w:t>
      </w:r>
    </w:p>
    <w:p w:rsidR="0061478F" w:rsidRDefault="0061478F" w:rsidP="0047663D">
      <w:pPr>
        <w:pStyle w:val="Paragraphedeliste"/>
        <w:numPr>
          <w:ilvl w:val="0"/>
          <w:numId w:val="25"/>
        </w:numPr>
      </w:pPr>
      <w:r>
        <w:t>O</w:t>
      </w:r>
      <w:r w:rsidRPr="0061478F">
        <w:t xml:space="preserve">rdering management, </w:t>
      </w:r>
    </w:p>
    <w:p w:rsidR="0061478F" w:rsidRDefault="0061478F" w:rsidP="0047663D">
      <w:pPr>
        <w:pStyle w:val="Paragraphedeliste"/>
        <w:numPr>
          <w:ilvl w:val="0"/>
          <w:numId w:val="25"/>
        </w:numPr>
      </w:pPr>
      <w:r>
        <w:t>I</w:t>
      </w:r>
      <w:r w:rsidRPr="0061478F">
        <w:t xml:space="preserve">nventory management, </w:t>
      </w:r>
    </w:p>
    <w:p w:rsidR="0061478F" w:rsidRDefault="0061478F" w:rsidP="0047663D">
      <w:pPr>
        <w:pStyle w:val="Paragraphedeliste"/>
        <w:numPr>
          <w:ilvl w:val="0"/>
          <w:numId w:val="25"/>
        </w:numPr>
      </w:pPr>
      <w:r>
        <w:t>U</w:t>
      </w:r>
      <w:r w:rsidRPr="0061478F">
        <w:t xml:space="preserve">sage management, </w:t>
      </w:r>
    </w:p>
    <w:p w:rsidR="0061478F" w:rsidRDefault="0061478F" w:rsidP="0047663D">
      <w:pPr>
        <w:pStyle w:val="Paragraphedeliste"/>
        <w:numPr>
          <w:ilvl w:val="0"/>
          <w:numId w:val="25"/>
        </w:numPr>
      </w:pPr>
      <w:r w:rsidRPr="0061478F">
        <w:t xml:space="preserve">billing, </w:t>
      </w:r>
    </w:p>
    <w:p w:rsidR="0061478F" w:rsidRDefault="0061478F" w:rsidP="0047663D">
      <w:pPr>
        <w:pStyle w:val="Paragraphedeliste"/>
        <w:numPr>
          <w:ilvl w:val="0"/>
          <w:numId w:val="25"/>
        </w:numPr>
      </w:pPr>
      <w:r>
        <w:t xml:space="preserve">customer, </w:t>
      </w:r>
    </w:p>
    <w:p w:rsidR="00AD7AA2" w:rsidRDefault="0061478F" w:rsidP="0047663D">
      <w:pPr>
        <w:pStyle w:val="Paragraphedeliste"/>
        <w:numPr>
          <w:ilvl w:val="0"/>
          <w:numId w:val="25"/>
        </w:numPr>
      </w:pPr>
      <w:r>
        <w:t>party APIs.</w:t>
      </w:r>
    </w:p>
    <w:p w:rsidR="0061478F" w:rsidRPr="0024168A" w:rsidRDefault="0061478F" w:rsidP="00AD7AA2">
      <w:pPr>
        <w:rPr>
          <w:b/>
        </w:rPr>
      </w:pPr>
      <w:r w:rsidRPr="0024168A">
        <w:rPr>
          <w:b/>
        </w:rPr>
        <w:t>Business Ecosystem Charging Backend:</w:t>
      </w:r>
    </w:p>
    <w:p w:rsidR="0061478F" w:rsidRDefault="0061478F" w:rsidP="0047663D">
      <w:pPr>
        <w:pStyle w:val="Paragraphedeliste"/>
        <w:numPr>
          <w:ilvl w:val="0"/>
          <w:numId w:val="26"/>
        </w:numPr>
      </w:pPr>
      <w:r>
        <w:t>Process</w:t>
      </w:r>
      <w:r w:rsidRPr="0061478F">
        <w:t xml:space="preserve"> the different pricing models, the accounting information, a</w:t>
      </w:r>
      <w:r>
        <w:t>nd the revenue sharing reports.</w:t>
      </w:r>
    </w:p>
    <w:p w:rsidR="0061478F" w:rsidRDefault="0061478F" w:rsidP="0047663D">
      <w:pPr>
        <w:pStyle w:val="Paragraphedeliste"/>
        <w:numPr>
          <w:ilvl w:val="0"/>
          <w:numId w:val="26"/>
        </w:numPr>
      </w:pPr>
      <w:r>
        <w:t>C</w:t>
      </w:r>
      <w:r w:rsidRPr="0061478F">
        <w:t>alculate amounts to be charged, charge customers, and pay sellers</w:t>
      </w:r>
      <w:r>
        <w:t>, using this above information</w:t>
      </w:r>
      <w:r w:rsidRPr="0061478F">
        <w:t>.</w:t>
      </w:r>
    </w:p>
    <w:p w:rsidR="0061478F" w:rsidRPr="0024168A" w:rsidRDefault="0061478F" w:rsidP="00AD7AA2">
      <w:pPr>
        <w:rPr>
          <w:b/>
        </w:rPr>
      </w:pPr>
      <w:r w:rsidRPr="0024168A">
        <w:rPr>
          <w:b/>
        </w:rPr>
        <w:t>Business Ecosystem Revenue Sharing Service:</w:t>
      </w:r>
    </w:p>
    <w:p w:rsidR="0061478F" w:rsidRDefault="0061478F" w:rsidP="00AD7AA2">
      <w:r>
        <w:t>Distribute</w:t>
      </w:r>
      <w:r w:rsidR="00DD5878">
        <w:t>s</w:t>
      </w:r>
      <w:r>
        <w:t xml:space="preserve"> revenues </w:t>
      </w:r>
      <w:r w:rsidRPr="0061478F">
        <w:t>originated by the usage of a given service among the involved stakeholders.</w:t>
      </w:r>
    </w:p>
    <w:p w:rsidR="00DD5878" w:rsidRDefault="00DD5878" w:rsidP="00AD7AA2">
      <w:r>
        <w:t>It distributes</w:t>
      </w:r>
      <w:r w:rsidRPr="00DD5878">
        <w:t xml:space="preserve"> part of the revenue generated by a service between the Business API Ecosystem instance provider and the Service Provider(s) responsible for the service</w:t>
      </w:r>
      <w:r>
        <w:t>,</w:t>
      </w:r>
      <w:r w:rsidR="00301D1A">
        <w:t xml:space="preserve"> a service </w:t>
      </w:r>
      <w:r w:rsidR="00292C39">
        <w:t>here refer</w:t>
      </w:r>
      <w:r w:rsidR="001A4F1C">
        <w:t>s</w:t>
      </w:r>
      <w:r w:rsidR="00292C39">
        <w:t xml:space="preserve"> </w:t>
      </w:r>
      <w:r w:rsidR="00292C39" w:rsidRPr="00292C39">
        <w:t>to both final applications and backend application services</w:t>
      </w:r>
      <w:r w:rsidRPr="00DD5878">
        <w:t>.</w:t>
      </w:r>
    </w:p>
    <w:p w:rsidR="0061478F" w:rsidRPr="0024168A" w:rsidRDefault="0061478F" w:rsidP="00AD7AA2">
      <w:pPr>
        <w:rPr>
          <w:b/>
        </w:rPr>
      </w:pPr>
      <w:r w:rsidRPr="0024168A">
        <w:rPr>
          <w:b/>
        </w:rPr>
        <w:t>Business Ecosystem Logic Proxy:</w:t>
      </w:r>
    </w:p>
    <w:p w:rsidR="0061478F" w:rsidRDefault="0024168A" w:rsidP="00AD7AA2">
      <w:r>
        <w:t xml:space="preserve">Is </w:t>
      </w:r>
      <w:r w:rsidR="002B22F8" w:rsidRPr="002B22F8">
        <w:t>the endpoint for accessing the Business API Ecosystem</w:t>
      </w:r>
      <w:r w:rsidR="001A4F1C">
        <w:t>:</w:t>
      </w:r>
    </w:p>
    <w:p w:rsidR="0061478F" w:rsidRDefault="0024168A" w:rsidP="0047663D">
      <w:pPr>
        <w:pStyle w:val="Paragraphedeliste"/>
        <w:numPr>
          <w:ilvl w:val="0"/>
          <w:numId w:val="27"/>
        </w:numPr>
      </w:pPr>
      <w:r w:rsidRPr="0024168A">
        <w:t>it orchestrates the APIs validating user requests, including authentication, authorization, and the content of the request from a business logic point of view.</w:t>
      </w:r>
    </w:p>
    <w:p w:rsidR="0024168A" w:rsidRDefault="0024168A" w:rsidP="0047663D">
      <w:pPr>
        <w:pStyle w:val="Paragraphedeliste"/>
        <w:numPr>
          <w:ilvl w:val="0"/>
          <w:numId w:val="27"/>
        </w:numPr>
      </w:pPr>
      <w:r w:rsidRPr="0024168A">
        <w:t>it serves a web portal that can be used to interact with the system.</w:t>
      </w:r>
    </w:p>
    <w:p w:rsidR="00C75DB1" w:rsidRDefault="00C75DB1" w:rsidP="00AD7AA2"/>
    <w:p w:rsidR="00CE7392" w:rsidRDefault="002B11BB" w:rsidP="00AD7AA2">
      <w:r>
        <w:t xml:space="preserve">This is the </w:t>
      </w:r>
      <w:r w:rsidR="0064048C">
        <w:t xml:space="preserve">Market Place </w:t>
      </w:r>
      <w:r>
        <w:t xml:space="preserve">component </w:t>
      </w:r>
      <w:r w:rsidR="0064048C">
        <w:t xml:space="preserve">of the smart city platform, </w:t>
      </w:r>
      <w:r>
        <w:t>that allow</w:t>
      </w:r>
      <w:r w:rsidR="001B725C">
        <w:t>s</w:t>
      </w:r>
      <w:r>
        <w:t xml:space="preserve"> to monetize applications, APIs and also data</w:t>
      </w:r>
      <w:r w:rsidR="0064048C">
        <w:t xml:space="preserve"> </w:t>
      </w:r>
      <w:r>
        <w:t>that are exposed through the smart city platform</w:t>
      </w:r>
      <w:r w:rsidR="000D747A">
        <w:t xml:space="preserve"> open data component such as CKAN</w:t>
      </w:r>
      <w:r w:rsidR="00C75DB1">
        <w:t>,</w:t>
      </w:r>
    </w:p>
    <w:p w:rsidR="0064048C" w:rsidRDefault="00C75DB1" w:rsidP="00AD7AA2">
      <w:r>
        <w:t xml:space="preserve"> </w:t>
      </w:r>
    </w:p>
    <w:p w:rsidR="00C059FD" w:rsidRDefault="002C6786" w:rsidP="00C059FD">
      <w:pPr>
        <w:keepNext/>
      </w:pPr>
      <w:r>
        <w:rPr>
          <w:noProof/>
        </w:rPr>
        <w:drawing>
          <wp:inline distT="0" distB="0" distL="0" distR="0" wp14:anchorId="6C1FECDA" wp14:editId="330AE6C1">
            <wp:extent cx="6000750" cy="2852420"/>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ware-biz-ecosystem-Architecture.png"/>
                    <pic:cNvPicPr/>
                  </pic:nvPicPr>
                  <pic:blipFill>
                    <a:blip r:embed="rId233">
                      <a:extLst>
                        <a:ext uri="{28A0092B-C50C-407E-A947-70E740481C1C}">
                          <a14:useLocalDpi xmlns:a14="http://schemas.microsoft.com/office/drawing/2010/main" val="0"/>
                        </a:ext>
                      </a:extLst>
                    </a:blip>
                    <a:stretch>
                      <a:fillRect/>
                    </a:stretch>
                  </pic:blipFill>
                  <pic:spPr>
                    <a:xfrm>
                      <a:off x="0" y="0"/>
                      <a:ext cx="6000750" cy="2852420"/>
                    </a:xfrm>
                    <a:prstGeom prst="rect">
                      <a:avLst/>
                    </a:prstGeom>
                  </pic:spPr>
                </pic:pic>
              </a:graphicData>
            </a:graphic>
          </wp:inline>
        </w:drawing>
      </w:r>
    </w:p>
    <w:p w:rsidR="002C6786" w:rsidRDefault="00C059FD" w:rsidP="00C059FD">
      <w:pPr>
        <w:pStyle w:val="Lgende"/>
      </w:pPr>
      <w:r>
        <w:t xml:space="preserve">Figure </w:t>
      </w:r>
      <w:r>
        <w:fldChar w:fldCharType="begin"/>
      </w:r>
      <w:r>
        <w:instrText xml:space="preserve"> SEQ Figure \* ARABIC </w:instrText>
      </w:r>
      <w:r>
        <w:fldChar w:fldCharType="separate"/>
      </w:r>
      <w:r w:rsidR="00A27A1E">
        <w:rPr>
          <w:noProof/>
        </w:rPr>
        <w:t>29</w:t>
      </w:r>
      <w:r>
        <w:fldChar w:fldCharType="end"/>
      </w:r>
      <w:r>
        <w:t>: Fiware Business Ecosystem Architecture</w:t>
      </w:r>
    </w:p>
    <w:p w:rsidR="002479F1" w:rsidRDefault="003B21F1" w:rsidP="003B21F1">
      <w:r>
        <w:lastRenderedPageBreak/>
        <w:t xml:space="preserve">Applications to monetize can include: dashboards made </w:t>
      </w:r>
      <w:r w:rsidR="002479F1">
        <w:t>with</w:t>
      </w:r>
      <w:r>
        <w:t xml:space="preserve"> WireCloud </w:t>
      </w:r>
      <w:r w:rsidR="00565A08">
        <w:t xml:space="preserve"> Data sets from CKAN.</w:t>
      </w:r>
    </w:p>
    <w:p w:rsidR="00565A08" w:rsidRDefault="00565A08" w:rsidP="003B21F1">
      <w:r>
        <w:t xml:space="preserve">In gestation the API management GE </w:t>
      </w:r>
      <w:r w:rsidR="00557D67">
        <w:t>(APInf), will</w:t>
      </w:r>
      <w:r>
        <w:t xml:space="preserve"> be interfaced with the business ecosystem</w:t>
      </w:r>
      <w:r w:rsidR="00557D67">
        <w:t>.</w:t>
      </w:r>
    </w:p>
    <w:p w:rsidR="003B21F1" w:rsidRDefault="002479F1" w:rsidP="003B21F1">
      <w:r>
        <w:t>f</w:t>
      </w:r>
      <w:r w:rsidR="003B21F1">
        <w:t>or Freeboard, or any application developed using Eclipse Che PAAS</w:t>
      </w:r>
      <w:r>
        <w:t xml:space="preserve">, </w:t>
      </w:r>
      <w:r w:rsidR="00565A08">
        <w:t>some work</w:t>
      </w:r>
      <w:r>
        <w:t xml:space="preserve"> is needed to </w:t>
      </w:r>
      <w:r w:rsidR="00565A08">
        <w:t>interface</w:t>
      </w:r>
      <w:r w:rsidR="003B21F1">
        <w:t>.</w:t>
      </w:r>
    </w:p>
    <w:p w:rsidR="003B21F1" w:rsidRDefault="003B21F1" w:rsidP="003B21F1"/>
    <w:p w:rsidR="003069FA" w:rsidRDefault="003069FA" w:rsidP="003069FA">
      <w:pPr>
        <w:pStyle w:val="Titre3"/>
      </w:pPr>
      <w:bookmarkStart w:id="395" w:name="_Toc499823632"/>
      <w:bookmarkStart w:id="396" w:name="_Toc501723096"/>
      <w:r>
        <w:t>Technical Considerations</w:t>
      </w:r>
      <w:bookmarkEnd w:id="395"/>
      <w:bookmarkEnd w:id="396"/>
    </w:p>
    <w:p w:rsidR="00AD7AA2" w:rsidRDefault="00C75DB1" w:rsidP="00AD7AA2">
      <w:r>
        <w:t>The Business ecosystem GE, is composed of many components, that work together and interact with other components depending on the kind of business model needed.</w:t>
      </w:r>
    </w:p>
    <w:p w:rsidR="00C75DB1" w:rsidRDefault="00C75DB1" w:rsidP="00AD7AA2">
      <w:r>
        <w:t>The components of the GE are:</w:t>
      </w:r>
    </w:p>
    <w:p w:rsidR="00AD7AA2" w:rsidRPr="00C75DB1" w:rsidRDefault="00AD7AA2" w:rsidP="00AD7AA2">
      <w:pPr>
        <w:rPr>
          <w:b/>
        </w:rPr>
      </w:pPr>
      <w:r w:rsidRPr="00C75DB1">
        <w:rPr>
          <w:b/>
        </w:rPr>
        <w:t>TM Forum APIs and R</w:t>
      </w:r>
      <w:r w:rsidR="0024168A" w:rsidRPr="00C75DB1">
        <w:rPr>
          <w:b/>
        </w:rPr>
        <w:t xml:space="preserve">evenue </w:t>
      </w:r>
      <w:r w:rsidRPr="00C75DB1">
        <w:rPr>
          <w:b/>
        </w:rPr>
        <w:t>S</w:t>
      </w:r>
      <w:r w:rsidR="0024168A" w:rsidRPr="00C75DB1">
        <w:rPr>
          <w:b/>
        </w:rPr>
        <w:t xml:space="preserve">haring </w:t>
      </w:r>
      <w:r w:rsidRPr="00C75DB1">
        <w:rPr>
          <w:b/>
        </w:rPr>
        <w:t>S</w:t>
      </w:r>
      <w:r w:rsidR="0024168A" w:rsidRPr="00C75DB1">
        <w:rPr>
          <w:b/>
        </w:rPr>
        <w:t>ervice</w:t>
      </w:r>
      <w:r w:rsidR="0064048C">
        <w:rPr>
          <w:b/>
        </w:rPr>
        <w:t xml:space="preserve"> (RSS)</w:t>
      </w:r>
      <w:r w:rsidRPr="00C75DB1">
        <w:rPr>
          <w:b/>
        </w:rPr>
        <w:t xml:space="preserve"> requirements</w:t>
      </w:r>
    </w:p>
    <w:p w:rsidR="00AD7AA2" w:rsidRDefault="00AD7AA2" w:rsidP="0047663D">
      <w:pPr>
        <w:pStyle w:val="Paragraphedeliste"/>
        <w:numPr>
          <w:ilvl w:val="0"/>
          <w:numId w:val="10"/>
        </w:numPr>
      </w:pPr>
      <w:r>
        <w:t>Java 8</w:t>
      </w:r>
    </w:p>
    <w:p w:rsidR="00AD7AA2" w:rsidRDefault="00AD7AA2" w:rsidP="0047663D">
      <w:pPr>
        <w:pStyle w:val="Paragraphedeliste"/>
        <w:numPr>
          <w:ilvl w:val="0"/>
          <w:numId w:val="10"/>
        </w:numPr>
      </w:pPr>
      <w:r>
        <w:t>Glassfish 4.1</w:t>
      </w:r>
    </w:p>
    <w:p w:rsidR="00AD7AA2" w:rsidRDefault="00AD7AA2" w:rsidP="0047663D">
      <w:pPr>
        <w:pStyle w:val="Paragraphedeliste"/>
        <w:numPr>
          <w:ilvl w:val="0"/>
          <w:numId w:val="10"/>
        </w:numPr>
      </w:pPr>
      <w:r>
        <w:t xml:space="preserve">MySQL 5.5 =&gt; to replace with PostgreSQL/Citus </w:t>
      </w:r>
      <w:r w:rsidR="0064048C">
        <w:t>(</w:t>
      </w:r>
      <w:r>
        <w:t xml:space="preserve">or </w:t>
      </w:r>
      <w:r w:rsidR="0064048C">
        <w:t xml:space="preserve">in extreme case </w:t>
      </w:r>
      <w:r>
        <w:t>use Galera Cluster and MariaDB if hard to change from MySQL to PostgreSQL</w:t>
      </w:r>
      <w:r w:rsidR="0064048C">
        <w:t>)</w:t>
      </w:r>
    </w:p>
    <w:p w:rsidR="00AD7AA2" w:rsidRPr="00C75DB1" w:rsidRDefault="00AD7AA2" w:rsidP="00AD7AA2">
      <w:pPr>
        <w:rPr>
          <w:b/>
        </w:rPr>
      </w:pPr>
      <w:r w:rsidRPr="00C75DB1">
        <w:rPr>
          <w:b/>
        </w:rPr>
        <w:t>Charging Backend requirements</w:t>
      </w:r>
    </w:p>
    <w:p w:rsidR="00AD7AA2" w:rsidRDefault="00AD7AA2" w:rsidP="0047663D">
      <w:pPr>
        <w:pStyle w:val="Paragraphedeliste"/>
        <w:numPr>
          <w:ilvl w:val="0"/>
          <w:numId w:val="11"/>
        </w:numPr>
      </w:pPr>
      <w:r>
        <w:t>Python 2.7</w:t>
      </w:r>
    </w:p>
    <w:p w:rsidR="00AD7AA2" w:rsidRDefault="00AD7AA2" w:rsidP="0047663D">
      <w:pPr>
        <w:pStyle w:val="Paragraphedeliste"/>
        <w:numPr>
          <w:ilvl w:val="0"/>
          <w:numId w:val="11"/>
        </w:numPr>
      </w:pPr>
      <w:r>
        <w:t>MongoDB</w:t>
      </w:r>
    </w:p>
    <w:p w:rsidR="00AD7AA2" w:rsidRDefault="00AD7AA2" w:rsidP="0047663D">
      <w:pPr>
        <w:pStyle w:val="Paragraphedeliste"/>
        <w:numPr>
          <w:ilvl w:val="0"/>
          <w:numId w:val="11"/>
        </w:numPr>
      </w:pPr>
      <w:r>
        <w:t>wkhtmltopdf</w:t>
      </w:r>
    </w:p>
    <w:p w:rsidR="00AD7AA2" w:rsidRPr="00C75DB1" w:rsidRDefault="00AD7AA2" w:rsidP="00AD7AA2">
      <w:pPr>
        <w:rPr>
          <w:b/>
        </w:rPr>
      </w:pPr>
      <w:r w:rsidRPr="00C75DB1">
        <w:rPr>
          <w:b/>
        </w:rPr>
        <w:t>Logic Proxy requirements</w:t>
      </w:r>
    </w:p>
    <w:p w:rsidR="00AD7AA2" w:rsidRDefault="00AD7AA2" w:rsidP="0047663D">
      <w:pPr>
        <w:pStyle w:val="Paragraphedeliste"/>
        <w:numPr>
          <w:ilvl w:val="0"/>
          <w:numId w:val="12"/>
        </w:numPr>
      </w:pPr>
      <w:r>
        <w:t>NodeJS 4.5.0+ (Including NPM)</w:t>
      </w:r>
    </w:p>
    <w:p w:rsidR="0064048C" w:rsidRDefault="0064048C" w:rsidP="0064048C"/>
    <w:p w:rsidR="00670E8A" w:rsidRDefault="00A84000" w:rsidP="0064048C">
      <w:r w:rsidRPr="00A84000">
        <w:t xml:space="preserve">Memory use depends on the number of concurrent users as well as the free memory available and the hard disk. The Business API Ecosystem requires a minimum of 1024 MB of available RAM memory, but 2048 MB of free memory are </w:t>
      </w:r>
      <w:r w:rsidR="0042213A">
        <w:t>recommended.</w:t>
      </w:r>
    </w:p>
    <w:p w:rsidR="0064048C" w:rsidRDefault="0064048C" w:rsidP="0064048C">
      <w:r>
        <w:t>Incoming Ports</w:t>
      </w:r>
      <w:r w:rsidR="00CC05AA">
        <w:t xml:space="preserve">: </w:t>
      </w:r>
    </w:p>
    <w:p w:rsidR="0030704A" w:rsidRDefault="0030704A" w:rsidP="0064048C">
      <w:r>
        <w:t>Disk usage</w:t>
      </w:r>
      <w:r w:rsidR="00A84000">
        <w:t>:</w:t>
      </w:r>
      <w:r w:rsidR="00A84000" w:rsidRPr="00A84000">
        <w:t xml:space="preserve"> Business API Ecosystem requires at least 15 GB of hard disk space.</w:t>
      </w:r>
    </w:p>
    <w:p w:rsidR="0030704A" w:rsidRDefault="0030704A" w:rsidP="0064048C">
      <w:r>
        <w:t>Database sizing</w:t>
      </w:r>
      <w:r w:rsidR="00DF3DA9">
        <w:t>:</w:t>
      </w:r>
      <w:r w:rsidR="00B85D01">
        <w:t xml:space="preserve"> to be evaluated through a use case </w:t>
      </w:r>
      <w:r w:rsidR="00155FCA">
        <w:t>to esti</w:t>
      </w:r>
      <w:r w:rsidR="00912671">
        <w:t>mate</w:t>
      </w:r>
      <w:r w:rsidR="004C159F">
        <w:t xml:space="preserve"> the </w:t>
      </w:r>
      <w:r w:rsidR="0094196C">
        <w:t xml:space="preserve">DB </w:t>
      </w:r>
      <w:r w:rsidR="004C159F">
        <w:t>size</w:t>
      </w:r>
    </w:p>
    <w:p w:rsidR="00AD7AA2" w:rsidRPr="00AD7AA2" w:rsidRDefault="00AD7AA2" w:rsidP="00AD7AA2"/>
    <w:p w:rsidR="003069FA" w:rsidRDefault="003069FA" w:rsidP="003069FA">
      <w:pPr>
        <w:pStyle w:val="Titre3"/>
      </w:pPr>
      <w:bookmarkStart w:id="397" w:name="_Toc499823633"/>
      <w:bookmarkStart w:id="398" w:name="_Toc501723097"/>
      <w:r>
        <w:t>Selected Product(s)</w:t>
      </w:r>
      <w:bookmarkEnd w:id="397"/>
      <w:bookmarkEnd w:id="398"/>
    </w:p>
    <w:p w:rsidR="001A4F1C" w:rsidRPr="001A4F1C" w:rsidRDefault="00E16E8D" w:rsidP="001A4F1C">
      <w:r>
        <w:t xml:space="preserve">The other components </w:t>
      </w:r>
      <w:r w:rsidR="00FA04AB">
        <w:t>proposed for business management have been deprecated, in favor of TM Forum API and tools</w:t>
      </w:r>
      <w:r w:rsidR="009D790B">
        <w:t>, which are now the proposed GE in the Fiware catalog</w:t>
      </w:r>
      <w:r w:rsidR="00FA04AB">
        <w:t>.</w:t>
      </w:r>
    </w:p>
    <w:p w:rsidR="003069FA" w:rsidRDefault="003069FA" w:rsidP="003069FA">
      <w:pPr>
        <w:pStyle w:val="Titre3"/>
      </w:pPr>
      <w:bookmarkStart w:id="399" w:name="_Toc499823634"/>
      <w:bookmarkStart w:id="400" w:name="_Toc501723098"/>
      <w:r>
        <w:t>Selection Rationale</w:t>
      </w:r>
      <w:bookmarkEnd w:id="399"/>
      <w:bookmarkEnd w:id="400"/>
    </w:p>
    <w:p w:rsidR="001A4F1C" w:rsidRDefault="001A4F1C" w:rsidP="001A4F1C">
      <w:r>
        <w:t xml:space="preserve">This is the reference component in Fiware Catalog, </w:t>
      </w:r>
      <w:r w:rsidR="00313E74">
        <w:t xml:space="preserve">since the </w:t>
      </w:r>
      <w:r w:rsidR="00FA04AB">
        <w:t>collaboration between Fiware and TM Forum</w:t>
      </w:r>
      <w:r w:rsidR="009D790B">
        <w:t xml:space="preserve"> </w:t>
      </w:r>
      <w:r w:rsidR="00FA04AB">
        <w:t>have started</w:t>
      </w:r>
      <w:r w:rsidR="009D790B">
        <w:t>, the Business Ecosystem GE, has been completely reworked, and now rely on TM Forum APIs, and new components.</w:t>
      </w:r>
    </w:p>
    <w:p w:rsidR="001A4F1C" w:rsidRPr="001A4F1C" w:rsidRDefault="001A4F1C" w:rsidP="001A4F1C">
      <w:r>
        <w:t xml:space="preserve">The use of TM Forum APIs is a warranty of being able to conduct easily business relations with different </w:t>
      </w:r>
      <w:r w:rsidR="009D790B">
        <w:t>stakeholders.</w:t>
      </w:r>
    </w:p>
    <w:p w:rsidR="003069FA" w:rsidRDefault="003069FA" w:rsidP="003069FA">
      <w:pPr>
        <w:pStyle w:val="Titre3"/>
        <w:rPr>
          <w:i/>
        </w:rPr>
      </w:pPr>
      <w:bookmarkStart w:id="401" w:name="_Toc499823635"/>
      <w:bookmarkStart w:id="402" w:name="_Toc501723099"/>
      <w:r>
        <w:t>Architecture Risks</w:t>
      </w:r>
      <w:bookmarkEnd w:id="401"/>
      <w:bookmarkEnd w:id="402"/>
    </w:p>
    <w:p w:rsidR="003069FA" w:rsidRDefault="001A4F1C" w:rsidP="003069FA">
      <w:r>
        <w:t>Is to be consider as a critical component, because it mediates the usage of applications and their APIs.</w:t>
      </w:r>
    </w:p>
    <w:p w:rsidR="0030704A" w:rsidRDefault="0030704A" w:rsidP="003069FA">
      <w:r>
        <w:t>The services need to be high available</w:t>
      </w:r>
    </w:p>
    <w:p w:rsidR="001A4F1C" w:rsidRPr="00F6725F" w:rsidRDefault="001A4F1C" w:rsidP="003069FA"/>
    <w:p w:rsidR="003069FA" w:rsidRDefault="003069FA" w:rsidP="003069FA">
      <w:pPr>
        <w:pStyle w:val="Titre2"/>
      </w:pPr>
      <w:r>
        <w:t xml:space="preserve"> </w:t>
      </w:r>
      <w:bookmarkStart w:id="403" w:name="_Toc499823636"/>
      <w:bookmarkStart w:id="404" w:name="_Toc501723100"/>
      <w:r w:rsidR="005F14A1">
        <w:t>Development</w:t>
      </w:r>
      <w:r>
        <w:t xml:space="preserve"> Component</w:t>
      </w:r>
      <w:r w:rsidR="005F14A1">
        <w:t>s</w:t>
      </w:r>
      <w:bookmarkEnd w:id="403"/>
      <w:bookmarkEnd w:id="404"/>
    </w:p>
    <w:p w:rsidR="003069FA" w:rsidRDefault="003069FA" w:rsidP="003069FA"/>
    <w:p w:rsidR="003069FA" w:rsidRDefault="003069FA" w:rsidP="003069FA">
      <w:pPr>
        <w:pStyle w:val="Titre3"/>
      </w:pPr>
      <w:bookmarkStart w:id="405" w:name="_Toc499823637"/>
      <w:bookmarkStart w:id="406" w:name="_Toc501723101"/>
      <w:r>
        <w:t>Component Functions</w:t>
      </w:r>
      <w:bookmarkEnd w:id="405"/>
      <w:bookmarkEnd w:id="406"/>
    </w:p>
    <w:p w:rsidR="00AC3C74" w:rsidRDefault="00AC3C74" w:rsidP="00AC3C74">
      <w:r>
        <w:t>Development IDE is Eclipse Che, it allows to develop natively Docker based applications, it should play the role of the PAAS of the MNCA Smart city platform</w:t>
      </w:r>
      <w:r w:rsidR="00BA5B9C">
        <w:t>.</w:t>
      </w:r>
    </w:p>
    <w:p w:rsidR="00BA5B9C" w:rsidRDefault="00BA5B9C" w:rsidP="00AC3C74">
      <w:r>
        <w:t>The Eclipse Che IDE provides a web based interface to developers, so that they just need to use a browser connected to the</w:t>
      </w:r>
      <w:r w:rsidR="00DF01CC">
        <w:t xml:space="preserve"> Che server</w:t>
      </w:r>
    </w:p>
    <w:p w:rsidR="00BA5B9C" w:rsidRDefault="00BA5B9C" w:rsidP="00AC3C74"/>
    <w:p w:rsidR="00AC3C74" w:rsidRPr="00AC3C74" w:rsidRDefault="00AC3C74" w:rsidP="00AC3C74">
      <w:r>
        <w:t xml:space="preserve">SCM and project management </w:t>
      </w:r>
      <w:r w:rsidR="00A1537F">
        <w:t>should be</w:t>
      </w:r>
      <w:r w:rsidR="00BA5B9C">
        <w:t xml:space="preserve"> managed </w:t>
      </w:r>
      <w:r>
        <w:t xml:space="preserve">with </w:t>
      </w:r>
      <w:r w:rsidR="00BA5B9C">
        <w:t xml:space="preserve">the already installed </w:t>
      </w:r>
      <w:hyperlink r:id="rId234" w:history="1">
        <w:r w:rsidR="00BA5B9C" w:rsidRPr="004F23B4">
          <w:rPr>
            <w:rStyle w:val="Lienhypertexte"/>
          </w:rPr>
          <w:t xml:space="preserve">MNCA </w:t>
        </w:r>
        <w:r w:rsidRPr="004F23B4">
          <w:rPr>
            <w:rStyle w:val="Lienhypertexte"/>
          </w:rPr>
          <w:t>GitLab</w:t>
        </w:r>
      </w:hyperlink>
    </w:p>
    <w:p w:rsidR="003069FA" w:rsidRDefault="003069FA" w:rsidP="003069FA">
      <w:pPr>
        <w:pStyle w:val="Titre3"/>
      </w:pPr>
      <w:bookmarkStart w:id="407" w:name="_Toc499823638"/>
      <w:bookmarkStart w:id="408" w:name="_Toc501723102"/>
      <w:r>
        <w:lastRenderedPageBreak/>
        <w:t>Technical Considerations</w:t>
      </w:r>
      <w:bookmarkEnd w:id="407"/>
      <w:bookmarkEnd w:id="408"/>
    </w:p>
    <w:p w:rsidR="00AC3C74" w:rsidRDefault="00143EE4" w:rsidP="00AC3C74">
      <w:pPr>
        <w:rPr>
          <w:lang w:val="en-GB"/>
        </w:rPr>
      </w:pPr>
      <w:r w:rsidRPr="00BA5B9C">
        <w:rPr>
          <w:lang w:val="en-GB"/>
        </w:rPr>
        <w:t xml:space="preserve">Eclipse Che </w:t>
      </w:r>
      <w:r w:rsidR="00BA5B9C" w:rsidRPr="00BA5B9C">
        <w:rPr>
          <w:lang w:val="en-GB"/>
        </w:rPr>
        <w:t>is a java</w:t>
      </w:r>
      <w:r w:rsidR="00BA5B9C">
        <w:rPr>
          <w:lang w:val="en-GB"/>
        </w:rPr>
        <w:t>8 (using openjdk)</w:t>
      </w:r>
      <w:r w:rsidR="00BA5B9C" w:rsidRPr="00BA5B9C">
        <w:rPr>
          <w:lang w:val="en-GB"/>
        </w:rPr>
        <w:t xml:space="preserve"> pro</w:t>
      </w:r>
      <w:r w:rsidR="00BA5B9C">
        <w:rPr>
          <w:lang w:val="en-GB"/>
        </w:rPr>
        <w:t>gram running under Tomcat application server.</w:t>
      </w:r>
    </w:p>
    <w:p w:rsidR="00DF01CC" w:rsidRDefault="00DF01CC" w:rsidP="00AC3C74">
      <w:pPr>
        <w:rPr>
          <w:lang w:val="en-GB"/>
        </w:rPr>
      </w:pPr>
      <w:r>
        <w:rPr>
          <w:lang w:val="en-GB"/>
        </w:rPr>
        <w:t>The component can be very easily install with Docker</w:t>
      </w:r>
    </w:p>
    <w:p w:rsidR="00BA5B9C" w:rsidRDefault="00BA5B9C" w:rsidP="00AC3C74">
      <w:pPr>
        <w:rPr>
          <w:lang w:val="en-GB"/>
        </w:rPr>
      </w:pPr>
      <w:r>
        <w:rPr>
          <w:lang w:val="en-GB"/>
        </w:rPr>
        <w:t>The Eclipse Che server listen on 8080/TCP port (Tomcat standard)</w:t>
      </w:r>
    </w:p>
    <w:p w:rsidR="00BA5B9C" w:rsidRDefault="00BA5B9C" w:rsidP="00AC3C74">
      <w:pPr>
        <w:rPr>
          <w:lang w:val="en-GB"/>
        </w:rPr>
      </w:pPr>
      <w:r>
        <w:rPr>
          <w:lang w:val="en-GB"/>
        </w:rPr>
        <w:t>It also provides a RESTful API endpoint on port 8000/TCP.</w:t>
      </w:r>
    </w:p>
    <w:p w:rsidR="00BA5B9C" w:rsidRDefault="00BA5B9C" w:rsidP="00AC3C74">
      <w:pPr>
        <w:rPr>
          <w:lang w:val="en-GB"/>
        </w:rPr>
      </w:pPr>
    </w:p>
    <w:p w:rsidR="00493400" w:rsidRDefault="00BA5B9C" w:rsidP="00493400">
      <w:pPr>
        <w:rPr>
          <w:lang w:val="en-GB"/>
        </w:rPr>
      </w:pPr>
      <w:r>
        <w:rPr>
          <w:lang w:val="en-GB"/>
        </w:rPr>
        <w:t>Eclipse Che can be used in multi-tenant mode, where users have to connect with credentials</w:t>
      </w:r>
      <w:r w:rsidR="005F3D90">
        <w:rPr>
          <w:lang w:val="en-GB"/>
        </w:rPr>
        <w:t xml:space="preserve"> to access the </w:t>
      </w:r>
      <w:r w:rsidR="0040474A">
        <w:rPr>
          <w:lang w:val="en-GB"/>
        </w:rPr>
        <w:t>IDE</w:t>
      </w:r>
      <w:r>
        <w:rPr>
          <w:lang w:val="en-GB"/>
        </w:rPr>
        <w:t>.</w:t>
      </w:r>
    </w:p>
    <w:p w:rsidR="00493400" w:rsidRPr="00493400" w:rsidRDefault="00493400" w:rsidP="00493400">
      <w:pPr>
        <w:rPr>
          <w:lang w:val="en-GB"/>
        </w:rPr>
      </w:pPr>
      <w:r>
        <w:rPr>
          <w:lang w:val="en-GB"/>
        </w:rPr>
        <w:t>I</w:t>
      </w:r>
      <w:r>
        <w:t>n standard installation it uses Keycloack as IDM provider, and a PostgreSQL database for metadata.</w:t>
      </w:r>
    </w:p>
    <w:p w:rsidR="00493400" w:rsidRDefault="00493400" w:rsidP="00493400"/>
    <w:p w:rsidR="00493400" w:rsidRDefault="00493400" w:rsidP="00493400">
      <w:r>
        <w:t xml:space="preserve">As Keycloak can replace Keystone as an </w:t>
      </w:r>
      <w:r w:rsidRPr="00F07517">
        <w:t xml:space="preserve">authentication service </w:t>
      </w:r>
      <w:r>
        <w:t>(OAuth provider), in OpenStack deployment, and Eclipse Che can also use OAuth from GitLab or WSO2, if needed Keyrock can be also used as the OAuth provider giving SSO to developers using the Eclipse Che server.</w:t>
      </w:r>
    </w:p>
    <w:p w:rsidR="00493400" w:rsidRDefault="00493400" w:rsidP="00493400"/>
    <w:p w:rsidR="00493400" w:rsidRDefault="00493400" w:rsidP="00493400">
      <w:r w:rsidRPr="00D67108">
        <w:t xml:space="preserve">Keycloak comes </w:t>
      </w:r>
      <w:r>
        <w:t xml:space="preserve">also </w:t>
      </w:r>
      <w:r w:rsidRPr="00D67108">
        <w:t>with a built-in LDAP/AD plugin</w:t>
      </w:r>
      <w:r>
        <w:t xml:space="preserve">, which </w:t>
      </w:r>
      <w:r w:rsidRPr="00D67108">
        <w:t>supports password validation via LDAP/AD protocols and different user metadata synchronization modes</w:t>
      </w:r>
      <w:r>
        <w:t>, so that internal users already registered on MNCA ADAM, can be identified in Eclipse Che</w:t>
      </w:r>
      <w:r w:rsidRPr="00D67108">
        <w:t>.</w:t>
      </w:r>
    </w:p>
    <w:p w:rsidR="00BA5B9C" w:rsidRPr="00493400" w:rsidRDefault="00BA5B9C" w:rsidP="00AC3C74"/>
    <w:p w:rsidR="00BA5B9C" w:rsidRPr="00BA5B9C" w:rsidRDefault="00BA5B9C" w:rsidP="00AC3C74">
      <w:pPr>
        <w:rPr>
          <w:lang w:val="en-GB"/>
        </w:rPr>
      </w:pPr>
    </w:p>
    <w:p w:rsidR="003069FA" w:rsidRDefault="003069FA" w:rsidP="003069FA">
      <w:pPr>
        <w:pStyle w:val="Titre3"/>
      </w:pPr>
      <w:bookmarkStart w:id="409" w:name="_Toc499823639"/>
      <w:bookmarkStart w:id="410" w:name="_Toc501723103"/>
      <w:r>
        <w:t>Selected Product(s)</w:t>
      </w:r>
      <w:bookmarkEnd w:id="409"/>
      <w:bookmarkEnd w:id="410"/>
    </w:p>
    <w:p w:rsidR="00143EE4" w:rsidRDefault="00143EE4" w:rsidP="00143EE4">
      <w:r>
        <w:t>Eclipse Che as the PAAS</w:t>
      </w:r>
      <w:r w:rsidR="00253730">
        <w:t xml:space="preserve"> IDE</w:t>
      </w:r>
      <w:r>
        <w:t xml:space="preserve"> environment</w:t>
      </w:r>
    </w:p>
    <w:p w:rsidR="00143EE4" w:rsidRPr="00143EE4" w:rsidRDefault="00143EE4" w:rsidP="00143EE4">
      <w:r>
        <w:t>GitLab for SCM and project management</w:t>
      </w:r>
    </w:p>
    <w:p w:rsidR="003069FA" w:rsidRDefault="003069FA" w:rsidP="003069FA">
      <w:pPr>
        <w:pStyle w:val="Titre3"/>
      </w:pPr>
      <w:bookmarkStart w:id="411" w:name="_Toc499823640"/>
      <w:bookmarkStart w:id="412" w:name="_Toc501723104"/>
      <w:r>
        <w:t>Selection Rationale</w:t>
      </w:r>
      <w:bookmarkEnd w:id="411"/>
      <w:bookmarkEnd w:id="412"/>
    </w:p>
    <w:p w:rsidR="00AC3C74" w:rsidRDefault="00AC3C74" w:rsidP="00AC3C74">
      <w:r>
        <w:t>GitLab is already in use in MNCA to manage development project and source code</w:t>
      </w:r>
      <w:r w:rsidR="00143EE4">
        <w:t>, it’s a ready to use git (SCM) with project management features, it allows to manage groups &amp; users, project &amp; issues (working tasks and bugs).</w:t>
      </w:r>
    </w:p>
    <w:p w:rsidR="00143EE4" w:rsidRPr="00AC3C74" w:rsidRDefault="00143EE4" w:rsidP="00AC3C74"/>
    <w:p w:rsidR="00143EE4" w:rsidRPr="00AC3C74" w:rsidRDefault="00143EE4" w:rsidP="00143EE4">
      <w:r>
        <w:t>Eclipse Che is not part of the Fiware Catalog, but it’s one of the most advance</w:t>
      </w:r>
      <w:r w:rsidR="009F505B">
        <w:t>d</w:t>
      </w:r>
      <w:r>
        <w:t xml:space="preserve"> </w:t>
      </w:r>
      <w:r w:rsidR="00253730">
        <w:t xml:space="preserve">development </w:t>
      </w:r>
      <w:r>
        <w:t>environment to develop Docker based applications.</w:t>
      </w:r>
    </w:p>
    <w:p w:rsidR="00AC3C74" w:rsidRPr="00AC3C74" w:rsidRDefault="00AC3C74" w:rsidP="00AC3C74"/>
    <w:p w:rsidR="003069FA" w:rsidRDefault="003069FA" w:rsidP="003069FA">
      <w:pPr>
        <w:pStyle w:val="Titre3"/>
      </w:pPr>
      <w:bookmarkStart w:id="413" w:name="_Toc499823641"/>
      <w:bookmarkStart w:id="414" w:name="_Toc501723105"/>
      <w:r>
        <w:t>Architecture Risks</w:t>
      </w:r>
      <w:bookmarkEnd w:id="413"/>
      <w:bookmarkEnd w:id="414"/>
    </w:p>
    <w:p w:rsidR="00B52683" w:rsidRPr="00B52683" w:rsidRDefault="00201345" w:rsidP="00B52683">
      <w:r>
        <w:t xml:space="preserve">If used in </w:t>
      </w:r>
      <w:r w:rsidR="009E7079">
        <w:t xml:space="preserve">multi-tenant </w:t>
      </w:r>
      <w:r w:rsidR="009A752B">
        <w:t xml:space="preserve">environment, </w:t>
      </w:r>
      <w:r w:rsidR="009E7079">
        <w:t>Eclipse</w:t>
      </w:r>
      <w:r w:rsidR="009A752B">
        <w:t xml:space="preserve"> Che </w:t>
      </w:r>
      <w:r w:rsidR="001F2FB0">
        <w:t>should</w:t>
      </w:r>
      <w:r w:rsidR="009A752B">
        <w:t xml:space="preserve"> be </w:t>
      </w:r>
      <w:r w:rsidR="00A53415">
        <w:t xml:space="preserve">deployed </w:t>
      </w:r>
      <w:r w:rsidR="009A752B">
        <w:t>high available</w:t>
      </w:r>
      <w:r w:rsidR="00A53415">
        <w:t>, through</w:t>
      </w:r>
      <w:r w:rsidR="00FE7D5E">
        <w:t xml:space="preserve"> a </w:t>
      </w:r>
      <w:r w:rsidR="00D65257">
        <w:t>Docker service</w:t>
      </w:r>
      <w:r w:rsidR="000E38F7">
        <w:t xml:space="preserve"> stack</w:t>
      </w:r>
      <w:r w:rsidR="00D65257">
        <w:t>.</w:t>
      </w:r>
    </w:p>
    <w:p w:rsidR="003069FA" w:rsidRPr="00F6725F" w:rsidRDefault="003069FA" w:rsidP="003069FA"/>
    <w:p w:rsidR="003069FA" w:rsidRDefault="005F14A1" w:rsidP="003069FA">
      <w:pPr>
        <w:pStyle w:val="Titre2"/>
      </w:pPr>
      <w:r>
        <w:t xml:space="preserve"> </w:t>
      </w:r>
      <w:bookmarkStart w:id="415" w:name="_Toc499823642"/>
      <w:bookmarkStart w:id="416" w:name="_Toc501723106"/>
      <w:r>
        <w:t>Monitoring</w:t>
      </w:r>
      <w:r w:rsidR="003069FA">
        <w:t xml:space="preserve"> Component</w:t>
      </w:r>
      <w:r>
        <w:t>s</w:t>
      </w:r>
      <w:bookmarkEnd w:id="415"/>
      <w:bookmarkEnd w:id="416"/>
    </w:p>
    <w:p w:rsidR="003069FA" w:rsidRDefault="003069FA" w:rsidP="003069FA"/>
    <w:p w:rsidR="003069FA" w:rsidRDefault="003069FA" w:rsidP="003069FA">
      <w:pPr>
        <w:pStyle w:val="Titre3"/>
      </w:pPr>
      <w:bookmarkStart w:id="417" w:name="_Toc499823643"/>
      <w:bookmarkStart w:id="418" w:name="_Toc501723107"/>
      <w:r>
        <w:t>Component Functions</w:t>
      </w:r>
      <w:bookmarkEnd w:id="417"/>
      <w:bookmarkEnd w:id="418"/>
    </w:p>
    <w:p w:rsidR="00D92AF4" w:rsidRDefault="00E97D19" w:rsidP="00D92AF4">
      <w:r>
        <w:t>The monitoring components</w:t>
      </w:r>
      <w:r w:rsidR="00D32F61">
        <w:t xml:space="preserve"> are </w:t>
      </w:r>
      <w:r w:rsidR="00E41F39">
        <w:t xml:space="preserve">very </w:t>
      </w:r>
      <w:r w:rsidR="00D32F61">
        <w:t xml:space="preserve">useful </w:t>
      </w:r>
      <w:r w:rsidR="00B65470">
        <w:t xml:space="preserve">and mandatory </w:t>
      </w:r>
      <w:r w:rsidR="00D32F61">
        <w:t>to check the health of the platform</w:t>
      </w:r>
      <w:r w:rsidR="002820EC">
        <w:t>.</w:t>
      </w:r>
    </w:p>
    <w:p w:rsidR="002820EC" w:rsidRDefault="002820EC" w:rsidP="00D92AF4"/>
    <w:p w:rsidR="008F650F" w:rsidRDefault="00FF26DD" w:rsidP="00D92AF4">
      <w:r>
        <w:t>The hardware is monitored in term of CPU</w:t>
      </w:r>
      <w:r w:rsidR="000D33F6">
        <w:t xml:space="preserve">, Disk, </w:t>
      </w:r>
      <w:r w:rsidR="009A3EB7">
        <w:t xml:space="preserve">memory </w:t>
      </w:r>
      <w:r w:rsidR="000D33F6">
        <w:t>and network.</w:t>
      </w:r>
    </w:p>
    <w:p w:rsidR="000D33F6" w:rsidRDefault="000D33F6" w:rsidP="00D92AF4">
      <w:r>
        <w:t xml:space="preserve">As well containers </w:t>
      </w:r>
      <w:r w:rsidR="009A3EB7">
        <w:t>are monitored for CPU, RAM, Disk and network</w:t>
      </w:r>
      <w:r w:rsidR="006F00DA">
        <w:t xml:space="preserve"> usage</w:t>
      </w:r>
      <w:r w:rsidR="009701F0">
        <w:t>.</w:t>
      </w:r>
    </w:p>
    <w:p w:rsidR="009701F0" w:rsidRDefault="009701F0" w:rsidP="00D92AF4">
      <w:r>
        <w:t xml:space="preserve">The </w:t>
      </w:r>
      <w:r w:rsidR="00002113">
        <w:t xml:space="preserve">different </w:t>
      </w:r>
      <w:r>
        <w:t xml:space="preserve">services provided by the platform </w:t>
      </w:r>
      <w:r w:rsidR="00971CE6">
        <w:t>need</w:t>
      </w:r>
      <w:r w:rsidR="00002113">
        <w:t xml:space="preserve"> to be monitored </w:t>
      </w:r>
      <w:r w:rsidR="00D90FC9">
        <w:t>too</w:t>
      </w:r>
      <w:r w:rsidR="00971CE6">
        <w:t>:</w:t>
      </w:r>
    </w:p>
    <w:p w:rsidR="00971CE6" w:rsidRDefault="00526083" w:rsidP="00934051">
      <w:pPr>
        <w:pStyle w:val="Paragraphedeliste"/>
        <w:numPr>
          <w:ilvl w:val="0"/>
          <w:numId w:val="12"/>
        </w:numPr>
      </w:pPr>
      <w:r>
        <w:t>Database</w:t>
      </w:r>
      <w:r w:rsidR="002B1769">
        <w:t xml:space="preserve"> services</w:t>
      </w:r>
      <w:r>
        <w:t xml:space="preserve"> are mon</w:t>
      </w:r>
      <w:r w:rsidR="002B1769">
        <w:t>i</w:t>
      </w:r>
      <w:r>
        <w:t>tored</w:t>
      </w:r>
      <w:r w:rsidR="002B1769">
        <w:t xml:space="preserve"> for </w:t>
      </w:r>
      <w:r w:rsidR="00553E25">
        <w:t xml:space="preserve">health, </w:t>
      </w:r>
      <w:r w:rsidR="002B1769">
        <w:t>CPU</w:t>
      </w:r>
      <w:r w:rsidR="006F00DA">
        <w:t>, memory, number of active connections</w:t>
      </w:r>
      <w:r w:rsidR="00C4787F">
        <w:t xml:space="preserve">, </w:t>
      </w:r>
      <w:r w:rsidR="00C62FF2">
        <w:t xml:space="preserve">I/O </w:t>
      </w:r>
      <w:r w:rsidR="00D379F0">
        <w:t xml:space="preserve">activity </w:t>
      </w:r>
      <w:r w:rsidR="00C4787F">
        <w:t xml:space="preserve">and any additional useful </w:t>
      </w:r>
      <w:r w:rsidR="002457D4">
        <w:t>information (like transactions performance)</w:t>
      </w:r>
    </w:p>
    <w:p w:rsidR="002457D4" w:rsidRDefault="004A20A2" w:rsidP="00934051">
      <w:pPr>
        <w:pStyle w:val="Paragraphedeliste"/>
        <w:numPr>
          <w:ilvl w:val="0"/>
          <w:numId w:val="12"/>
        </w:numPr>
      </w:pPr>
      <w:r>
        <w:t>Other services are also</w:t>
      </w:r>
      <w:r w:rsidR="00C62FF2">
        <w:t xml:space="preserve"> </w:t>
      </w:r>
      <w:r>
        <w:t>checked</w:t>
      </w:r>
      <w:r w:rsidR="00C62FF2">
        <w:t xml:space="preserve"> for health</w:t>
      </w:r>
      <w:r w:rsidR="00BE0D60">
        <w:t>, and monitored</w:t>
      </w:r>
      <w:r w:rsidR="00C62FF2">
        <w:t xml:space="preserve"> about CPU, memory, </w:t>
      </w:r>
      <w:r w:rsidR="00D379F0">
        <w:t>network</w:t>
      </w:r>
      <w:r w:rsidR="00934051">
        <w:t xml:space="preserve"> and I/O activity.</w:t>
      </w:r>
    </w:p>
    <w:p w:rsidR="00530821" w:rsidRDefault="00530821" w:rsidP="00530821"/>
    <w:p w:rsidR="00075765" w:rsidRDefault="00B70362" w:rsidP="00530821">
      <w:r>
        <w:t xml:space="preserve">Apart from </w:t>
      </w:r>
      <w:r w:rsidR="000640CB">
        <w:t>monitoring the services</w:t>
      </w:r>
      <w:r w:rsidR="009D306D">
        <w:t xml:space="preserve">, the management of </w:t>
      </w:r>
      <w:r w:rsidR="004C30E9">
        <w:t xml:space="preserve">their </w:t>
      </w:r>
      <w:r w:rsidR="009D306D">
        <w:t>log</w:t>
      </w:r>
      <w:r w:rsidR="00FD095D">
        <w:t>ging</w:t>
      </w:r>
      <w:r w:rsidR="009D306D">
        <w:t xml:space="preserve"> files</w:t>
      </w:r>
      <w:r w:rsidR="00FD095D">
        <w:t xml:space="preserve"> is also needed</w:t>
      </w:r>
      <w:r w:rsidR="00DC3546">
        <w:t xml:space="preserve"> for several reasons</w:t>
      </w:r>
      <w:r w:rsidR="00075765">
        <w:t>:</w:t>
      </w:r>
    </w:p>
    <w:p w:rsidR="00530821" w:rsidRDefault="00075765" w:rsidP="00530821">
      <w:r>
        <w:t>T</w:t>
      </w:r>
      <w:r w:rsidR="00BE4650">
        <w:t xml:space="preserve">o be able to detect </w:t>
      </w:r>
      <w:r w:rsidR="000E5BF1">
        <w:t>when</w:t>
      </w:r>
      <w:r w:rsidR="00BE4650">
        <w:t xml:space="preserve"> errors</w:t>
      </w:r>
      <w:r w:rsidR="00BB2CE6">
        <w:t xml:space="preserve"> occur</w:t>
      </w:r>
      <w:r w:rsidR="00000E9E">
        <w:t xml:space="preserve"> and send notifications about it</w:t>
      </w:r>
      <w:r w:rsidR="00DC3546">
        <w:t>.</w:t>
      </w:r>
    </w:p>
    <w:p w:rsidR="00075765" w:rsidRDefault="00075765" w:rsidP="00530821">
      <w:r>
        <w:t xml:space="preserve">To be able to </w:t>
      </w:r>
      <w:r w:rsidR="002D37DC">
        <w:t xml:space="preserve">view and </w:t>
      </w:r>
      <w:r>
        <w:t xml:space="preserve">analyze </w:t>
      </w:r>
      <w:r w:rsidR="002D37DC">
        <w:t>all the log files from one single point</w:t>
      </w:r>
      <w:r w:rsidR="00B8495B">
        <w:t>.</w:t>
      </w:r>
    </w:p>
    <w:p w:rsidR="008E307C" w:rsidRPr="00D92AF4" w:rsidRDefault="008E307C" w:rsidP="00530821"/>
    <w:p w:rsidR="003069FA" w:rsidRDefault="003069FA" w:rsidP="003069FA">
      <w:pPr>
        <w:pStyle w:val="Titre3"/>
      </w:pPr>
      <w:bookmarkStart w:id="419" w:name="_Toc499823644"/>
      <w:bookmarkStart w:id="420" w:name="_Toc501723108"/>
      <w:r>
        <w:lastRenderedPageBreak/>
        <w:t>Technical Considerations</w:t>
      </w:r>
      <w:bookmarkEnd w:id="419"/>
      <w:bookmarkEnd w:id="420"/>
    </w:p>
    <w:p w:rsidR="00157803" w:rsidRDefault="00157803" w:rsidP="00044F7F"/>
    <w:p w:rsidR="00157803" w:rsidRDefault="00157803" w:rsidP="00044F7F">
      <w:r>
        <w:t xml:space="preserve">Portainer is made for managing </w:t>
      </w:r>
      <w:r w:rsidR="00177AB9">
        <w:t>Docker containers and support swarm</w:t>
      </w:r>
      <w:r w:rsidR="00882F81">
        <w:t>, it install</w:t>
      </w:r>
      <w:r w:rsidR="004F74F0">
        <w:t>s</w:t>
      </w:r>
      <w:r w:rsidR="00882F81">
        <w:t xml:space="preserve"> as a standalone </w:t>
      </w:r>
      <w:r w:rsidR="00D41679">
        <w:t>container.</w:t>
      </w:r>
    </w:p>
    <w:p w:rsidR="00E05C85" w:rsidRDefault="00521BE4" w:rsidP="00044F7F">
      <w:r>
        <w:t xml:space="preserve">The </w:t>
      </w:r>
      <w:r w:rsidR="00AC6F8B">
        <w:t xml:space="preserve">container </w:t>
      </w:r>
      <w:r>
        <w:t xml:space="preserve">image </w:t>
      </w:r>
      <w:r w:rsidR="00BF0919">
        <w:t>size is 11 MB</w:t>
      </w:r>
    </w:p>
    <w:p w:rsidR="009527E2" w:rsidRDefault="009527E2" w:rsidP="00044F7F">
      <w:r>
        <w:t>Memory usage</w:t>
      </w:r>
      <w:r w:rsidR="002C09F8">
        <w:t>: 10 MB</w:t>
      </w:r>
      <w:r w:rsidR="00AC6F8B">
        <w:t xml:space="preserve"> minimum</w:t>
      </w:r>
    </w:p>
    <w:p w:rsidR="00CC68A6" w:rsidRDefault="00CC68A6" w:rsidP="00044F7F">
      <w:r>
        <w:t xml:space="preserve">It needs to be </w:t>
      </w:r>
      <w:r w:rsidR="000308EA">
        <w:t>mapped to a docker volume</w:t>
      </w:r>
      <w:r w:rsidR="00417705">
        <w:t xml:space="preserve"> outside the container</w:t>
      </w:r>
      <w:r w:rsidR="000308EA">
        <w:t xml:space="preserve">, to </w:t>
      </w:r>
      <w:r w:rsidR="003629D1">
        <w:t xml:space="preserve">keep </w:t>
      </w:r>
      <w:r w:rsidR="006945EE">
        <w:t>the</w:t>
      </w:r>
      <w:r w:rsidR="004B5130">
        <w:t xml:space="preserve"> </w:t>
      </w:r>
      <w:r w:rsidR="00E31AE4">
        <w:t xml:space="preserve">configuration </w:t>
      </w:r>
      <w:r w:rsidR="004B5130">
        <w:t>data</w:t>
      </w:r>
      <w:r w:rsidR="00417705">
        <w:t>.</w:t>
      </w:r>
    </w:p>
    <w:p w:rsidR="003F5FBB" w:rsidRDefault="003F5FBB" w:rsidP="00044F7F"/>
    <w:p w:rsidR="00157803" w:rsidRDefault="00157803" w:rsidP="00044F7F"/>
    <w:p w:rsidR="00044F7F" w:rsidRDefault="00044F7F" w:rsidP="00044F7F">
      <w:pPr>
        <w:rPr>
          <w:rStyle w:val="Lienhypertexte"/>
        </w:rPr>
      </w:pPr>
      <w:r>
        <w:t>Centreon</w:t>
      </w:r>
      <w:r w:rsidR="003844C6">
        <w:t xml:space="preserve"> is already in use at MNCA to monitor</w:t>
      </w:r>
      <w:r w:rsidR="00571672">
        <w:t xml:space="preserve"> the entire IT infrastructure, if needed</w:t>
      </w:r>
      <w:r w:rsidR="007B4995">
        <w:t xml:space="preserve"> a new instance of Centreon can be installed </w:t>
      </w:r>
      <w:r w:rsidR="00A155CC">
        <w:t>through Docker container:</w:t>
      </w:r>
      <w:r>
        <w:t xml:space="preserve"> </w:t>
      </w:r>
      <w:hyperlink r:id="rId235" w:history="1">
        <w:r w:rsidR="00AF7BE1">
          <w:rPr>
            <w:rStyle w:val="Lienhypertexte"/>
          </w:rPr>
          <w:t>Centreon D</w:t>
        </w:r>
        <w:r w:rsidRPr="00044F7F">
          <w:rPr>
            <w:rStyle w:val="Lienhypertexte"/>
          </w:rPr>
          <w:t>ocker installation</w:t>
        </w:r>
      </w:hyperlink>
    </w:p>
    <w:p w:rsidR="00B8495B" w:rsidRDefault="00B8495B" w:rsidP="00044F7F">
      <w:pPr>
        <w:rPr>
          <w:rStyle w:val="Lienhypertexte"/>
        </w:rPr>
      </w:pPr>
    </w:p>
    <w:p w:rsidR="00116E52" w:rsidRDefault="009046EA" w:rsidP="00044F7F">
      <w:r>
        <w:t>For the management of log files</w:t>
      </w:r>
      <w:r w:rsidR="00283A3E">
        <w:t>,</w:t>
      </w:r>
      <w:r w:rsidR="00DC16A8">
        <w:t xml:space="preserve"> Docker should be configured to use </w:t>
      </w:r>
      <w:r w:rsidR="00161207">
        <w:t xml:space="preserve">a </w:t>
      </w:r>
      <w:hyperlink r:id="rId236" w:history="1">
        <w:r w:rsidR="00161207" w:rsidRPr="001E0796">
          <w:rPr>
            <w:rStyle w:val="Lienhypertexte"/>
          </w:rPr>
          <w:t>gelf logging driver</w:t>
        </w:r>
      </w:hyperlink>
      <w:r w:rsidR="00950760">
        <w:t xml:space="preserve">, which </w:t>
      </w:r>
      <w:r w:rsidR="00F31DC3">
        <w:t xml:space="preserve">should </w:t>
      </w:r>
      <w:r w:rsidR="00950760">
        <w:t xml:space="preserve">send </w:t>
      </w:r>
      <w:r w:rsidR="00F31DC3">
        <w:t xml:space="preserve">data to a </w:t>
      </w:r>
      <w:r w:rsidR="00D746C2">
        <w:t>L</w:t>
      </w:r>
      <w:r w:rsidR="00F31DC3">
        <w:t>ogstash</w:t>
      </w:r>
      <w:r w:rsidR="00D746C2">
        <w:t xml:space="preserve"> pushing it to an Elasticsearch</w:t>
      </w:r>
    </w:p>
    <w:p w:rsidR="009032FC" w:rsidRDefault="009032FC" w:rsidP="00044F7F"/>
    <w:p w:rsidR="009E230B" w:rsidRPr="00044F7F" w:rsidRDefault="009E230B" w:rsidP="00044F7F"/>
    <w:p w:rsidR="003069FA" w:rsidRDefault="003069FA" w:rsidP="003069FA">
      <w:pPr>
        <w:pStyle w:val="Titre3"/>
        <w:rPr>
          <w:i/>
        </w:rPr>
      </w:pPr>
      <w:bookmarkStart w:id="421" w:name="_Toc499823645"/>
      <w:bookmarkStart w:id="422" w:name="_Toc501723109"/>
      <w:r>
        <w:t>Selected Product(s)</w:t>
      </w:r>
      <w:bookmarkEnd w:id="421"/>
      <w:bookmarkEnd w:id="422"/>
    </w:p>
    <w:p w:rsidR="00D92AF4" w:rsidRDefault="00D92AF4" w:rsidP="00D92AF4">
      <w:bookmarkStart w:id="423" w:name="_Toc499823646"/>
      <w:r>
        <w:t>Real Time monitoring is done with Portainer</w:t>
      </w:r>
      <w:r w:rsidR="002F2ACB">
        <w:t>.</w:t>
      </w:r>
    </w:p>
    <w:p w:rsidR="002F2ACB" w:rsidRDefault="002F2ACB" w:rsidP="00D92AF4"/>
    <w:p w:rsidR="00D92AF4" w:rsidRDefault="00D92AF4" w:rsidP="00D92AF4">
      <w:r>
        <w:t>Monitoring with history and notification will be provided through Centreon</w:t>
      </w:r>
      <w:r w:rsidR="00EF0614">
        <w:t>.</w:t>
      </w:r>
    </w:p>
    <w:p w:rsidR="004B0802" w:rsidRDefault="004B0802" w:rsidP="00D92AF4"/>
    <w:p w:rsidR="004B0802" w:rsidRDefault="004B0802" w:rsidP="004B0802">
      <w:r>
        <w:t xml:space="preserve">For the management of the log files produced by components, </w:t>
      </w:r>
      <w:hyperlink r:id="rId237" w:anchor="supported-logging-drivers" w:history="1">
        <w:r w:rsidRPr="001C5385">
          <w:rPr>
            <w:rStyle w:val="Lienhypertexte"/>
          </w:rPr>
          <w:t>Docker supports many different logging drivers</w:t>
        </w:r>
      </w:hyperlink>
      <w:r>
        <w:t>: default is json-file, but Journald or syslog can be used</w:t>
      </w:r>
      <w:r w:rsidR="00557D67">
        <w:t>, with one drawback docker logs is unasable</w:t>
      </w:r>
      <w:r>
        <w:t>.</w:t>
      </w:r>
    </w:p>
    <w:p w:rsidR="004B0802" w:rsidRDefault="004B0802" w:rsidP="004B0802"/>
    <w:p w:rsidR="00807542" w:rsidRDefault="004B0802" w:rsidP="004B0802">
      <w:r>
        <w:t xml:space="preserve">the most interesting option should be to use </w:t>
      </w:r>
      <w:hyperlink r:id="rId238" w:history="1">
        <w:r w:rsidRPr="00962AE7">
          <w:rPr>
            <w:rStyle w:val="Lienhypertexte"/>
          </w:rPr>
          <w:t>gelf logging driver</w:t>
        </w:r>
      </w:hyperlink>
      <w:r>
        <w:t>, which w</w:t>
      </w:r>
      <w:r w:rsidRPr="00A26BF0">
        <w:t xml:space="preserve">rites log messages to a Graylog Extended Log Format (GELF) endpoint such as Graylog or </w:t>
      </w:r>
      <w:hyperlink r:id="rId239" w:history="1">
        <w:r w:rsidRPr="001015E5">
          <w:rPr>
            <w:rStyle w:val="Lienhypertexte"/>
          </w:rPr>
          <w:t>Logstash</w:t>
        </w:r>
      </w:hyperlink>
      <w:r>
        <w:t xml:space="preserve">, using Logstash the logs can be pushed into an </w:t>
      </w:r>
      <w:hyperlink r:id="rId240" w:history="1">
        <w:r w:rsidRPr="001015E5">
          <w:rPr>
            <w:rStyle w:val="Lienhypertexte"/>
          </w:rPr>
          <w:t>ElasticSearch</w:t>
        </w:r>
      </w:hyperlink>
      <w:r>
        <w:t xml:space="preserve"> </w:t>
      </w:r>
      <w:r w:rsidR="00557D67">
        <w:t>service</w:t>
      </w:r>
      <w:r>
        <w:t xml:space="preserve"> for analysis</w:t>
      </w:r>
      <w:r w:rsidR="00FE56E4">
        <w:t xml:space="preserve"> and </w:t>
      </w:r>
      <w:r w:rsidR="00807542">
        <w:t>visualization</w:t>
      </w:r>
      <w:r w:rsidR="00FE56E4">
        <w:t xml:space="preserve"> with </w:t>
      </w:r>
      <w:hyperlink r:id="rId241" w:history="1">
        <w:r w:rsidR="00FE56E4" w:rsidRPr="001015E5">
          <w:rPr>
            <w:rStyle w:val="Lienhypertexte"/>
          </w:rPr>
          <w:t>Kibana</w:t>
        </w:r>
      </w:hyperlink>
      <w:r w:rsidR="00807542">
        <w:t xml:space="preserve"> Dashboards</w:t>
      </w:r>
      <w:r w:rsidR="00AA1F7B">
        <w:t>,</w:t>
      </w:r>
    </w:p>
    <w:p w:rsidR="00B30A00" w:rsidRDefault="00B30A00" w:rsidP="004B0802"/>
    <w:p w:rsidR="004B0802" w:rsidRDefault="00B30A00" w:rsidP="004B0802">
      <w:r>
        <w:t>B</w:t>
      </w:r>
      <w:r w:rsidR="00AA1F7B">
        <w:t xml:space="preserve">y gathering other information through </w:t>
      </w:r>
      <w:hyperlink r:id="rId242" w:history="1">
        <w:r w:rsidR="00807542" w:rsidRPr="00AA1F7B">
          <w:rPr>
            <w:rStyle w:val="Lienhypertexte"/>
          </w:rPr>
          <w:t>Elastic Beats</w:t>
        </w:r>
      </w:hyperlink>
      <w:r w:rsidR="00807542">
        <w:t xml:space="preserve"> </w:t>
      </w:r>
      <w:r w:rsidR="00AA1F7B">
        <w:t xml:space="preserve">modules such as </w:t>
      </w:r>
      <w:hyperlink r:id="rId243" w:history="1">
        <w:r w:rsidR="00096D11">
          <w:rPr>
            <w:rStyle w:val="Lienhypertexte"/>
          </w:rPr>
          <w:t>M</w:t>
        </w:r>
        <w:r w:rsidR="00AA1F7B" w:rsidRPr="00AA1F7B">
          <w:rPr>
            <w:rStyle w:val="Lienhypertexte"/>
          </w:rPr>
          <w:t>etricBeat</w:t>
        </w:r>
      </w:hyperlink>
      <w:r w:rsidR="00096D11">
        <w:t xml:space="preserve">, the </w:t>
      </w:r>
      <w:r w:rsidR="00807542">
        <w:t>visualization</w:t>
      </w:r>
      <w:r w:rsidR="00096D11">
        <w:t xml:space="preserve"> can be done with Kibana</w:t>
      </w:r>
      <w:r>
        <w:t>, through powerful dashboards presenting platform health</w:t>
      </w:r>
      <w:r w:rsidR="001015E5">
        <w:t xml:space="preserve"> and log files </w:t>
      </w:r>
      <w:r w:rsidR="00B53DE1">
        <w:t>metrics</w:t>
      </w:r>
      <w:r w:rsidR="004B0802" w:rsidRPr="00A26BF0">
        <w:t>.</w:t>
      </w:r>
    </w:p>
    <w:p w:rsidR="00096D11" w:rsidRPr="0041407D" w:rsidRDefault="00096D11" w:rsidP="004B0802">
      <w:r>
        <w:t>MetricBeat is ready to work with Docker, and monitor all containers from the host node where it’s installed</w:t>
      </w:r>
      <w:r w:rsidR="00B30A00">
        <w:t>.</w:t>
      </w:r>
    </w:p>
    <w:p w:rsidR="002B4D4D" w:rsidRDefault="00531991" w:rsidP="00D92AF4">
      <w:hyperlink r:id="rId244" w:history="1">
        <w:r w:rsidR="00EF126C" w:rsidRPr="00004100">
          <w:rPr>
            <w:rStyle w:val="Lienhypertexte"/>
          </w:rPr>
          <w:t>Heart</w:t>
        </w:r>
        <w:r w:rsidR="00004100" w:rsidRPr="00004100">
          <w:rPr>
            <w:rStyle w:val="Lienhypertexte"/>
          </w:rPr>
          <w:t>B</w:t>
        </w:r>
        <w:r w:rsidR="00EF126C" w:rsidRPr="00004100">
          <w:rPr>
            <w:rStyle w:val="Lienhypertexte"/>
          </w:rPr>
          <w:t>eat</w:t>
        </w:r>
      </w:hyperlink>
      <w:r w:rsidR="00004100">
        <w:t xml:space="preserve"> is dedicated to services monitoring</w:t>
      </w:r>
    </w:p>
    <w:p w:rsidR="00F8650F" w:rsidRDefault="00F8650F" w:rsidP="00D92AF4">
      <w:r>
        <w:t xml:space="preserve">The Elastic suite is not secured in open source version, the X-pack plugin provides this security brick, but is commercial, but it exists an open-source alternative </w:t>
      </w:r>
      <w:hyperlink r:id="rId245" w:history="1">
        <w:r w:rsidRPr="00F8650F">
          <w:rPr>
            <w:rStyle w:val="Lienhypertexte"/>
          </w:rPr>
          <w:t>safe-guard</w:t>
        </w:r>
      </w:hyperlink>
      <w:r>
        <w:t>, which can</w:t>
      </w:r>
      <w:r w:rsidR="006973A2">
        <w:t xml:space="preserve"> provide authentication and authorization, however some protocols like LDAP, JSON web tokens are commercial (enterprise version).</w:t>
      </w:r>
    </w:p>
    <w:p w:rsidR="006D1626" w:rsidRDefault="006D1626" w:rsidP="00D92AF4">
      <w:r>
        <w:t xml:space="preserve">Alternatively ElasticSearch components can be secured by going through a reverse proxy like NGINX. </w:t>
      </w:r>
    </w:p>
    <w:p w:rsidR="003069FA" w:rsidRDefault="003069FA" w:rsidP="003069FA">
      <w:pPr>
        <w:pStyle w:val="Titre3"/>
      </w:pPr>
      <w:bookmarkStart w:id="424" w:name="_Toc501723110"/>
      <w:r>
        <w:t>Selection Rationale</w:t>
      </w:r>
      <w:bookmarkEnd w:id="423"/>
      <w:bookmarkEnd w:id="424"/>
    </w:p>
    <w:p w:rsidR="00315173" w:rsidRDefault="00315173" w:rsidP="008A6E60">
      <w:r>
        <w:t>Portainer is very simple to install and use</w:t>
      </w:r>
      <w:r w:rsidR="006973A2">
        <w:t>, it provides visualization on the whole swarm if installed on a swarm manager</w:t>
      </w:r>
    </w:p>
    <w:p w:rsidR="008A6E60" w:rsidRDefault="00B978E8" w:rsidP="008A6E60">
      <w:r>
        <w:t xml:space="preserve">Centreon is already </w:t>
      </w:r>
      <w:r w:rsidR="004E17BA">
        <w:t xml:space="preserve">used for monitoring </w:t>
      </w:r>
      <w:r w:rsidR="004D70F5">
        <w:t>the IT infrastructure and the services.</w:t>
      </w:r>
    </w:p>
    <w:p w:rsidR="006D1626" w:rsidRDefault="006D1626" w:rsidP="008A6E60"/>
    <w:p w:rsidR="006D1626" w:rsidRDefault="006D1626" w:rsidP="008A6E60">
      <w:r>
        <w:t xml:space="preserve">For the QA assessment of the platform during tests it could be really valuable to use </w:t>
      </w:r>
      <w:r w:rsidR="00BC1F97">
        <w:t>Elastic Beats to gather all monitoring information in one single Elasticsearch database.</w:t>
      </w:r>
    </w:p>
    <w:p w:rsidR="003069FA" w:rsidRDefault="003069FA" w:rsidP="003069FA">
      <w:pPr>
        <w:pStyle w:val="Titre3"/>
        <w:rPr>
          <w:i/>
        </w:rPr>
      </w:pPr>
      <w:bookmarkStart w:id="425" w:name="_Toc499823647"/>
      <w:bookmarkStart w:id="426" w:name="_Toc501723111"/>
      <w:r>
        <w:t>Architecture Risks</w:t>
      </w:r>
      <w:bookmarkEnd w:id="425"/>
      <w:bookmarkEnd w:id="426"/>
    </w:p>
    <w:p w:rsidR="003069FA" w:rsidRDefault="00C00134" w:rsidP="003069FA">
      <w:r>
        <w:t xml:space="preserve">Portainer </w:t>
      </w:r>
      <w:r w:rsidR="00AA1F7B">
        <w:t xml:space="preserve">will be </w:t>
      </w:r>
      <w:r w:rsidR="003777BC">
        <w:t>deployed as a service</w:t>
      </w:r>
      <w:r w:rsidR="006973A2">
        <w:t xml:space="preserve"> on swarm managers nodes</w:t>
      </w:r>
      <w:r w:rsidR="00AA1F7B">
        <w:t>, to be highly available ideally on each datacenter, scalability is not required since it’</w:t>
      </w:r>
      <w:r w:rsidR="00096D11">
        <w:t xml:space="preserve">s </w:t>
      </w:r>
      <w:r w:rsidR="00AA1F7B">
        <w:t>an administration tool</w:t>
      </w:r>
      <w:r w:rsidR="00096D11">
        <w:t xml:space="preserve"> with a few users connected</w:t>
      </w:r>
      <w:r w:rsidR="00AA1F7B">
        <w:t>.</w:t>
      </w:r>
    </w:p>
    <w:p w:rsidR="001F771D" w:rsidRDefault="001F771D" w:rsidP="003069FA"/>
    <w:p w:rsidR="003777BC" w:rsidRDefault="003777BC" w:rsidP="003777BC">
      <w:pPr>
        <w:pStyle w:val="Titre2"/>
      </w:pPr>
      <w:bookmarkStart w:id="427" w:name="_Toc501723112"/>
      <w:r>
        <w:t>API management Component</w:t>
      </w:r>
      <w:bookmarkEnd w:id="427"/>
    </w:p>
    <w:p w:rsidR="003777BC" w:rsidRDefault="003777BC" w:rsidP="003777BC">
      <w:pPr>
        <w:pStyle w:val="Titre3"/>
      </w:pPr>
      <w:bookmarkStart w:id="428" w:name="_Toc501723113"/>
      <w:r>
        <w:t>Component Functions</w:t>
      </w:r>
      <w:bookmarkEnd w:id="428"/>
    </w:p>
    <w:p w:rsidR="00210B33" w:rsidRDefault="00210B33" w:rsidP="003777BC">
      <w:r w:rsidRPr="00210B33">
        <w:t>API management is the process of creating and publishing web APIs, enforcing their usage policies, controlling access, nurturing the subscriber community</w:t>
      </w:r>
      <w:r>
        <w:t xml:space="preserve"> (with API help and sandbox to test)</w:t>
      </w:r>
      <w:r w:rsidRPr="00210B33">
        <w:t>, collecting and analyzing usage statistics, and reporting on performance.</w:t>
      </w:r>
    </w:p>
    <w:p w:rsidR="00210B33" w:rsidRDefault="00210B33" w:rsidP="003777BC">
      <w:r>
        <w:lastRenderedPageBreak/>
        <w:t>It generally provides the following features:</w:t>
      </w:r>
    </w:p>
    <w:p w:rsidR="00210B33" w:rsidRDefault="00210B33" w:rsidP="003777BC">
      <w:r>
        <w:t>API gateway, publishing tools, developer portal/AI store, reporting and analytics, and monetization.</w:t>
      </w:r>
    </w:p>
    <w:p w:rsidR="00210B33" w:rsidRPr="007B1333" w:rsidRDefault="00210B33" w:rsidP="003777BC"/>
    <w:p w:rsidR="003777BC" w:rsidRDefault="003777BC" w:rsidP="003777BC">
      <w:pPr>
        <w:pStyle w:val="Titre3"/>
      </w:pPr>
      <w:bookmarkStart w:id="429" w:name="_Toc501723114"/>
      <w:r>
        <w:t>Technical Considerations</w:t>
      </w:r>
      <w:bookmarkEnd w:id="429"/>
    </w:p>
    <w:p w:rsidR="007D2A77" w:rsidRDefault="00C02E8E" w:rsidP="007D2A77">
      <w:r>
        <w:t>APInf is built upon APIUmbrella</w:t>
      </w:r>
      <w:r w:rsidR="001A07E7">
        <w:t>, Proxy 42 gateway, EMQ</w:t>
      </w:r>
      <w:r w:rsidR="008535D7">
        <w:t>tt</w:t>
      </w:r>
      <w:r w:rsidR="001A07E7">
        <w:t xml:space="preserve"> proxy</w:t>
      </w:r>
      <w:r w:rsidR="008535D7">
        <w:t xml:space="preserve"> (a scalable MQTT broker)</w:t>
      </w:r>
      <w:r>
        <w:t>, and provides many</w:t>
      </w:r>
      <w:r w:rsidR="001A07E7">
        <w:t xml:space="preserve"> important additional features, among them Fiware integration, Keyrock Authentication and plugins for CKAN.</w:t>
      </w:r>
    </w:p>
    <w:p w:rsidR="001A07E7" w:rsidRDefault="001A07E7" w:rsidP="007D2A77"/>
    <w:p w:rsidR="001A07E7" w:rsidRDefault="001A07E7" w:rsidP="001A07E7">
      <w:pPr>
        <w:keepNext/>
      </w:pPr>
      <w:r>
        <w:rPr>
          <w:noProof/>
        </w:rPr>
        <w:drawing>
          <wp:inline distT="0" distB="0" distL="0" distR="0" wp14:anchorId="78317D1C" wp14:editId="3FCB6AB9">
            <wp:extent cx="6000750" cy="34531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inf-archi.png"/>
                    <pic:cNvPicPr/>
                  </pic:nvPicPr>
                  <pic:blipFill>
                    <a:blip r:embed="rId246">
                      <a:extLst>
                        <a:ext uri="{28A0092B-C50C-407E-A947-70E740481C1C}">
                          <a14:useLocalDpi xmlns:a14="http://schemas.microsoft.com/office/drawing/2010/main" val="0"/>
                        </a:ext>
                      </a:extLst>
                    </a:blip>
                    <a:stretch>
                      <a:fillRect/>
                    </a:stretch>
                  </pic:blipFill>
                  <pic:spPr>
                    <a:xfrm>
                      <a:off x="0" y="0"/>
                      <a:ext cx="6000750" cy="3453130"/>
                    </a:xfrm>
                    <a:prstGeom prst="rect">
                      <a:avLst/>
                    </a:prstGeom>
                  </pic:spPr>
                </pic:pic>
              </a:graphicData>
            </a:graphic>
          </wp:inline>
        </w:drawing>
      </w:r>
    </w:p>
    <w:p w:rsidR="001A07E7" w:rsidRDefault="001A07E7" w:rsidP="001A07E7">
      <w:pPr>
        <w:pStyle w:val="Lgende"/>
      </w:pPr>
      <w:r>
        <w:t xml:space="preserve">Figure </w:t>
      </w:r>
      <w:r>
        <w:fldChar w:fldCharType="begin"/>
      </w:r>
      <w:r>
        <w:instrText xml:space="preserve"> SEQ Figure \* ARABIC </w:instrText>
      </w:r>
      <w:r>
        <w:fldChar w:fldCharType="separate"/>
      </w:r>
      <w:r w:rsidR="00A27A1E">
        <w:rPr>
          <w:noProof/>
        </w:rPr>
        <w:t>30</w:t>
      </w:r>
      <w:r>
        <w:fldChar w:fldCharType="end"/>
      </w:r>
      <w:r>
        <w:t>: APInf global architecture</w:t>
      </w:r>
    </w:p>
    <w:p w:rsidR="001A07E7" w:rsidRDefault="001A07E7" w:rsidP="007D2A77">
      <w:r>
        <w:t>APInf is fully open-source</w:t>
      </w:r>
      <w:r w:rsidR="008535D7">
        <w:t xml:space="preserve">, it is developed in javascript with the </w:t>
      </w:r>
      <w:hyperlink r:id="rId247" w:history="1">
        <w:r w:rsidR="008535D7" w:rsidRPr="008535D7">
          <w:rPr>
            <w:rStyle w:val="Lienhypertexte"/>
          </w:rPr>
          <w:t>Meteor framework</w:t>
        </w:r>
      </w:hyperlink>
    </w:p>
    <w:p w:rsidR="008535D7" w:rsidRDefault="00E8356F" w:rsidP="007D2A77">
      <w:r>
        <w:t xml:space="preserve">API Umbrella is developed </w:t>
      </w:r>
      <w:r w:rsidR="00F51282">
        <w:t>with Ruby on Rails, it uses MongoDB for data persistence, and Elasticsearch for analytics, the interface is a RESTful API.</w:t>
      </w:r>
    </w:p>
    <w:p w:rsidR="00F51282" w:rsidRPr="007D2A77" w:rsidRDefault="00F51282" w:rsidP="007D2A77">
      <w:r>
        <w:t>APInf provides the GUI over the API management tools.</w:t>
      </w:r>
    </w:p>
    <w:p w:rsidR="003777BC" w:rsidRDefault="00F51282" w:rsidP="003777BC">
      <w:r>
        <w:t xml:space="preserve">APInf is </w:t>
      </w:r>
      <w:r w:rsidR="008C05B6">
        <w:t>currently working on the</w:t>
      </w:r>
      <w:r w:rsidR="00AC6C48">
        <w:t xml:space="preserve"> integration with Fiware</w:t>
      </w:r>
      <w:r w:rsidR="00DB542F">
        <w:t xml:space="preserve">, </w:t>
      </w:r>
    </w:p>
    <w:p w:rsidR="003777BC" w:rsidRDefault="003777BC" w:rsidP="003777BC">
      <w:pPr>
        <w:pStyle w:val="Titre3"/>
      </w:pPr>
      <w:bookmarkStart w:id="430" w:name="_Toc501723115"/>
      <w:r>
        <w:t>Selected Product(s)</w:t>
      </w:r>
      <w:bookmarkEnd w:id="430"/>
    </w:p>
    <w:p w:rsidR="00DD561F" w:rsidRDefault="00585921" w:rsidP="00DD561F">
      <w:r>
        <w:t xml:space="preserve">Even the component from APInf is not released in the </w:t>
      </w:r>
      <w:r w:rsidR="00F07CD5">
        <w:t xml:space="preserve">Fiware </w:t>
      </w:r>
      <w:r>
        <w:t>catalog</w:t>
      </w:r>
      <w:r w:rsidR="007D2A77">
        <w:t xml:space="preserve">, the roadmap includes </w:t>
      </w:r>
      <w:r w:rsidR="00C02E8E">
        <w:t>a complete set of features adapted to Fiware</w:t>
      </w:r>
      <w:r w:rsidR="001A07E7">
        <w:t>.</w:t>
      </w:r>
    </w:p>
    <w:p w:rsidR="001F771D" w:rsidRDefault="001F771D" w:rsidP="00DD561F">
      <w:r>
        <w:t>It will provide an interface with CKAN, to offer access to some API from its catalog.</w:t>
      </w:r>
    </w:p>
    <w:p w:rsidR="001A07E7" w:rsidRPr="00DD561F" w:rsidRDefault="001A07E7" w:rsidP="00DD561F"/>
    <w:p w:rsidR="003777BC" w:rsidRDefault="003777BC" w:rsidP="003777BC">
      <w:pPr>
        <w:pStyle w:val="Titre3"/>
      </w:pPr>
      <w:bookmarkStart w:id="431" w:name="_Toc501723116"/>
      <w:r>
        <w:t>Selection Rationale</w:t>
      </w:r>
      <w:bookmarkEnd w:id="431"/>
    </w:p>
    <w:p w:rsidR="00DD561F" w:rsidRDefault="00DD561F" w:rsidP="003777BC">
      <w:r>
        <w:t>APInf</w:t>
      </w:r>
      <w:r w:rsidR="007D2A77">
        <w:t xml:space="preserve"> is the first </w:t>
      </w:r>
      <w:r w:rsidR="00C02E8E">
        <w:t>company to propose to implement the Fiware API management GE</w:t>
      </w:r>
      <w:r w:rsidR="001A07E7">
        <w:t xml:space="preserve">, like described in this article: </w:t>
      </w:r>
      <w:hyperlink r:id="rId248" w:history="1">
        <w:r w:rsidR="001A07E7" w:rsidRPr="005422F3">
          <w:rPr>
            <w:rStyle w:val="Lienhypertexte"/>
          </w:rPr>
          <w:t>https://www.fiware.org/category/apis/</w:t>
        </w:r>
      </w:hyperlink>
    </w:p>
    <w:p w:rsidR="001A07E7" w:rsidRDefault="001F771D" w:rsidP="003777BC">
      <w:r>
        <w:t>Any other API management software won’t be directly interfacable with Fiware components.</w:t>
      </w:r>
    </w:p>
    <w:p w:rsidR="003777BC" w:rsidRDefault="003777BC" w:rsidP="003777BC">
      <w:pPr>
        <w:pStyle w:val="Titre3"/>
        <w:rPr>
          <w:i/>
        </w:rPr>
      </w:pPr>
      <w:bookmarkStart w:id="432" w:name="_Toc501723117"/>
      <w:r>
        <w:t>Architecture Risks</w:t>
      </w:r>
      <w:bookmarkEnd w:id="432"/>
    </w:p>
    <w:p w:rsidR="003777BC" w:rsidRDefault="00C02E8E" w:rsidP="003777BC">
      <w:r>
        <w:t>The component</w:t>
      </w:r>
      <w:r w:rsidR="001F771D">
        <w:t>s</w:t>
      </w:r>
      <w:r>
        <w:t xml:space="preserve"> need to be deployed at least high available through Docker service</w:t>
      </w:r>
      <w:r w:rsidR="001F771D">
        <w:t>s</w:t>
      </w:r>
    </w:p>
    <w:p w:rsidR="0020247B" w:rsidRDefault="0020247B" w:rsidP="003777BC"/>
    <w:p w:rsidR="0020247B" w:rsidRDefault="005E6682" w:rsidP="005E6682">
      <w:pPr>
        <w:pStyle w:val="Titre2"/>
      </w:pPr>
      <w:bookmarkStart w:id="433" w:name="_Toc501723118"/>
      <w:r>
        <w:t>Stream Processing Components</w:t>
      </w:r>
      <w:bookmarkEnd w:id="433"/>
    </w:p>
    <w:p w:rsidR="005E6682" w:rsidRDefault="005E6682" w:rsidP="005E6682"/>
    <w:p w:rsidR="005E6682" w:rsidRDefault="005E6682" w:rsidP="005E6682">
      <w:pPr>
        <w:pStyle w:val="Titre3"/>
      </w:pPr>
      <w:bookmarkStart w:id="434" w:name="_Toc501723119"/>
      <w:r>
        <w:lastRenderedPageBreak/>
        <w:t>Component Functions</w:t>
      </w:r>
      <w:bookmarkEnd w:id="434"/>
    </w:p>
    <w:p w:rsidR="005E6682" w:rsidRDefault="005E6682" w:rsidP="005E6682">
      <w:r>
        <w:t>We must consider different kinds of data streams</w:t>
      </w:r>
      <w:r w:rsidR="005A252E">
        <w:t xml:space="preserve"> to process:</w:t>
      </w:r>
    </w:p>
    <w:p w:rsidR="005E6682" w:rsidRDefault="005E6682" w:rsidP="005A252E">
      <w:pPr>
        <w:pStyle w:val="Paragraphedeliste"/>
        <w:numPr>
          <w:ilvl w:val="0"/>
          <w:numId w:val="58"/>
        </w:numPr>
      </w:pPr>
      <w:r>
        <w:t>Streams of historical data</w:t>
      </w:r>
      <w:r w:rsidR="00CB6780">
        <w:t xml:space="preserve"> for analysis</w:t>
      </w:r>
    </w:p>
    <w:p w:rsidR="005E6682" w:rsidRDefault="005E6682" w:rsidP="005A252E">
      <w:pPr>
        <w:pStyle w:val="Paragraphedeliste"/>
        <w:numPr>
          <w:ilvl w:val="0"/>
          <w:numId w:val="58"/>
        </w:numPr>
      </w:pPr>
      <w:r>
        <w:t>Multimedia streams (video, sound)</w:t>
      </w:r>
      <w:r w:rsidR="00CB6780">
        <w:t>, for analysis and use in applications</w:t>
      </w:r>
    </w:p>
    <w:p w:rsidR="005A252E" w:rsidRDefault="00CB6780" w:rsidP="005A252E">
      <w:r>
        <w:t>Kurento is the media server chosen by Fiware for use of multimedia in applications.</w:t>
      </w:r>
    </w:p>
    <w:p w:rsidR="00CB6780" w:rsidRDefault="00CB6780" w:rsidP="005A252E"/>
    <w:p w:rsidR="005E6682" w:rsidRDefault="005E6682" w:rsidP="005E6682">
      <w:pPr>
        <w:pStyle w:val="Titre3"/>
      </w:pPr>
      <w:bookmarkStart w:id="435" w:name="_Toc501723120"/>
      <w:r>
        <w:t>Technical Considerations</w:t>
      </w:r>
      <w:bookmarkEnd w:id="435"/>
    </w:p>
    <w:p w:rsidR="005E6682" w:rsidRPr="005E6682" w:rsidRDefault="004902DF" w:rsidP="005E6682">
      <w:r>
        <w:t xml:space="preserve">Kurento is based on </w:t>
      </w:r>
      <w:hyperlink r:id="rId249" w:history="1">
        <w:r w:rsidRPr="004902DF">
          <w:rPr>
            <w:rStyle w:val="Lienhypertexte"/>
          </w:rPr>
          <w:t>GStreamer</w:t>
        </w:r>
      </w:hyperlink>
      <w:r>
        <w:t xml:space="preserve"> an open source library</w:t>
      </w:r>
      <w:r w:rsidR="00467401">
        <w:t xml:space="preserve">, it </w:t>
      </w:r>
      <w:r w:rsidR="00467401" w:rsidRPr="00467401">
        <w:t>is a library for constructing graphs of media-handling components. The applications it supports range from simple Ogg/Vorbis playback, audio/video streaming to complex audio (mixing) and video (non-linear editing) processing.</w:t>
      </w:r>
    </w:p>
    <w:p w:rsidR="005E6682" w:rsidRDefault="005E6682" w:rsidP="005E6682">
      <w:pPr>
        <w:pStyle w:val="Titre3"/>
      </w:pPr>
      <w:bookmarkStart w:id="436" w:name="_Toc501723121"/>
      <w:r>
        <w:t>Selected Products</w:t>
      </w:r>
      <w:bookmarkEnd w:id="436"/>
    </w:p>
    <w:p w:rsidR="005E6682" w:rsidRDefault="00CB6780" w:rsidP="00467401">
      <w:pPr>
        <w:pStyle w:val="Paragraphedeliste"/>
        <w:numPr>
          <w:ilvl w:val="0"/>
          <w:numId w:val="59"/>
        </w:numPr>
      </w:pPr>
      <w:r>
        <w:t xml:space="preserve">Kurento is the only proposed component in the Fiware catalog for </w:t>
      </w:r>
      <w:r w:rsidR="004902DF">
        <w:t>video streaming in applications.</w:t>
      </w:r>
    </w:p>
    <w:p w:rsidR="004902DF" w:rsidRDefault="004902DF" w:rsidP="00467401">
      <w:pPr>
        <w:pStyle w:val="Paragraphedeliste"/>
        <w:numPr>
          <w:ilvl w:val="0"/>
          <w:numId w:val="59"/>
        </w:numPr>
      </w:pPr>
      <w:r>
        <w:t>Stream analytics should be performed through Storm &amp; Sinfonier or Spark streaming.</w:t>
      </w:r>
    </w:p>
    <w:p w:rsidR="004902DF" w:rsidRDefault="004902DF" w:rsidP="005E6682">
      <w:r>
        <w:t xml:space="preserve">OpenCV is the reference open source </w:t>
      </w:r>
      <w:r w:rsidRPr="004902DF">
        <w:t>Computer Vision Library</w:t>
      </w:r>
      <w:r>
        <w:t>, it is used by Kurento, Storm and Spark for processing on video streams.</w:t>
      </w:r>
    </w:p>
    <w:p w:rsidR="004902DF" w:rsidRDefault="004902DF" w:rsidP="005E6682"/>
    <w:p w:rsidR="005E6682" w:rsidRDefault="005E6682" w:rsidP="005E6682">
      <w:pPr>
        <w:pStyle w:val="Titre3"/>
      </w:pPr>
      <w:bookmarkStart w:id="437" w:name="_Toc501723122"/>
      <w:r>
        <w:t>Selection Rationale</w:t>
      </w:r>
      <w:bookmarkEnd w:id="437"/>
    </w:p>
    <w:p w:rsidR="005E6682" w:rsidRDefault="00467401" w:rsidP="005E6682">
      <w:r>
        <w:t>Kurento is proposed in Fiware catalog as the media server for use in applications</w:t>
      </w:r>
    </w:p>
    <w:p w:rsidR="00467401" w:rsidRDefault="00467401" w:rsidP="005E6682">
      <w:r>
        <w:t>Fiware proposal for data stream analytics is Cosmos (Storm and Sinfonier)</w:t>
      </w:r>
    </w:p>
    <w:p w:rsidR="00467401" w:rsidRPr="005E6682" w:rsidRDefault="00467401" w:rsidP="005E6682">
      <w:r>
        <w:t>Spark streaming can also be used</w:t>
      </w:r>
    </w:p>
    <w:p w:rsidR="003777BC" w:rsidRDefault="003777BC" w:rsidP="003069FA"/>
    <w:p w:rsidR="005E6682" w:rsidRDefault="005E6682" w:rsidP="005E6682">
      <w:pPr>
        <w:pStyle w:val="Titre3"/>
        <w:rPr>
          <w:i/>
        </w:rPr>
      </w:pPr>
      <w:bookmarkStart w:id="438" w:name="_Toc501723123"/>
      <w:r>
        <w:t>Architecture Risks</w:t>
      </w:r>
      <w:bookmarkEnd w:id="438"/>
    </w:p>
    <w:p w:rsidR="005E6682" w:rsidRDefault="0011395D" w:rsidP="003069FA">
      <w:r>
        <w:t xml:space="preserve">The </w:t>
      </w:r>
      <w:r w:rsidR="00CB6780">
        <w:t>components can be deployed high available through Docker services.</w:t>
      </w:r>
    </w:p>
    <w:p w:rsidR="00CB6780" w:rsidRDefault="00CB6780" w:rsidP="003069FA">
      <w:r>
        <w:t>The processing of video for analysis, must be done after decomposing in picture frames, this involves a lot of storage resources</w:t>
      </w:r>
      <w:r w:rsidR="00467401">
        <w:t>.</w:t>
      </w:r>
    </w:p>
    <w:p w:rsidR="00467401" w:rsidRPr="00F6725F" w:rsidRDefault="00467401" w:rsidP="003069FA">
      <w:r>
        <w:t>Those components must be carefully assessed in term of CPU, RAM and disk usage, through tests to be able to project the needs in production.</w:t>
      </w:r>
    </w:p>
    <w:p w:rsidR="002D7C8C" w:rsidRPr="00F94E96" w:rsidRDefault="002D7C8C" w:rsidP="002D7C8C"/>
    <w:p w:rsidR="002D7C8C" w:rsidRDefault="002D7C8C" w:rsidP="002D7C8C">
      <w:pPr>
        <w:pStyle w:val="Titre1"/>
        <w:rPr>
          <w:i/>
        </w:rPr>
      </w:pPr>
      <w:bookmarkStart w:id="439" w:name="_Toc499823648"/>
      <w:bookmarkStart w:id="440" w:name="_Toc501723124"/>
      <w:r>
        <w:t>Section 4 System Construction Environment</w:t>
      </w:r>
      <w:bookmarkEnd w:id="439"/>
      <w:bookmarkEnd w:id="440"/>
    </w:p>
    <w:p w:rsidR="002D7C8C" w:rsidRPr="0077092E" w:rsidRDefault="002D7C8C" w:rsidP="002D7C8C">
      <w:pPr>
        <w:rPr>
          <w:i/>
          <w:iCs/>
        </w:rPr>
      </w:pPr>
      <w:r w:rsidRPr="0077092E">
        <w:rPr>
          <w:i/>
          <w:iCs/>
        </w:rPr>
        <w:t xml:space="preserve">The </w:t>
      </w:r>
      <w:r w:rsidRPr="0077092E">
        <w:rPr>
          <w:b/>
          <w:bCs/>
          <w:i/>
          <w:iCs/>
        </w:rPr>
        <w:t xml:space="preserve">System Construction Environment </w:t>
      </w:r>
      <w:r w:rsidRPr="0077092E">
        <w:rPr>
          <w:i/>
          <w:iCs/>
        </w:rPr>
        <w:t xml:space="preserve">section details the various environments necessary to enable system construction and testing. </w:t>
      </w:r>
    </w:p>
    <w:p w:rsidR="004D4750" w:rsidRPr="0077092E" w:rsidRDefault="004D4750" w:rsidP="004D4750">
      <w:pPr>
        <w:rPr>
          <w:i/>
          <w:iCs/>
        </w:rPr>
      </w:pPr>
      <w:r w:rsidRPr="0077092E">
        <w:rPr>
          <w:i/>
          <w:iCs/>
        </w:rPr>
        <w:t>For each environment necessary for system construction (</w:t>
      </w:r>
      <w:r w:rsidRPr="0077092E">
        <w:rPr>
          <w:b/>
          <w:bCs/>
          <w:i/>
          <w:iCs/>
        </w:rPr>
        <w:t xml:space="preserve">Development, QA </w:t>
      </w:r>
      <w:r w:rsidRPr="0077092E">
        <w:rPr>
          <w:i/>
          <w:iCs/>
        </w:rPr>
        <w:t xml:space="preserve">and </w:t>
      </w:r>
      <w:r w:rsidRPr="0077092E">
        <w:rPr>
          <w:b/>
          <w:bCs/>
          <w:i/>
          <w:iCs/>
        </w:rPr>
        <w:t>Acceptance</w:t>
      </w:r>
      <w:r w:rsidRPr="0077092E">
        <w:rPr>
          <w:i/>
          <w:iCs/>
        </w:rPr>
        <w:t xml:space="preserve">), provide detailed specifications for the </w:t>
      </w:r>
      <w:r>
        <w:rPr>
          <w:b/>
          <w:bCs/>
          <w:i/>
          <w:iCs/>
        </w:rPr>
        <w:t>Environment</w:t>
      </w:r>
      <w:r w:rsidRPr="0077092E">
        <w:rPr>
          <w:b/>
          <w:bCs/>
          <w:i/>
          <w:iCs/>
        </w:rPr>
        <w:t xml:space="preserve"> </w:t>
      </w:r>
      <w:r w:rsidRPr="0077092E">
        <w:rPr>
          <w:i/>
          <w:iCs/>
        </w:rPr>
        <w:t xml:space="preserve">and </w:t>
      </w:r>
      <w:r w:rsidRPr="0077092E">
        <w:rPr>
          <w:b/>
          <w:bCs/>
          <w:i/>
          <w:iCs/>
        </w:rPr>
        <w:t xml:space="preserve">Supporting Infrastructure </w:t>
      </w:r>
      <w:r w:rsidRPr="0077092E">
        <w:rPr>
          <w:i/>
          <w:iCs/>
        </w:rPr>
        <w:t>that will be used (including</w:t>
      </w:r>
      <w:r w:rsidR="00F51282">
        <w:rPr>
          <w:i/>
          <w:iCs/>
        </w:rPr>
        <w:t xml:space="preserve"> </w:t>
      </w:r>
      <w:r w:rsidRPr="0077092E">
        <w:rPr>
          <w:i/>
          <w:iCs/>
        </w:rPr>
        <w:t>hardware</w:t>
      </w:r>
      <w:ins w:id="441" w:author="Tonia Kelly" w:date="2012-01-18T17:12:00Z">
        <w:r w:rsidRPr="00472A68">
          <w:t>,</w:t>
        </w:r>
      </w:ins>
      <w:r>
        <w:t xml:space="preserve"> network </w:t>
      </w:r>
      <w:r w:rsidRPr="0077092E">
        <w:rPr>
          <w:i/>
          <w:iCs/>
        </w:rPr>
        <w:t>and operating system requirements, all necessary installed packages and tools, and needed directory structures</w:t>
      </w:r>
      <w:r w:rsidRPr="0077092E">
        <w:rPr>
          <w:b/>
          <w:bCs/>
          <w:i/>
          <w:iCs/>
        </w:rPr>
        <w:t xml:space="preserve"> </w:t>
      </w:r>
      <w:r w:rsidRPr="0077092E">
        <w:rPr>
          <w:i/>
          <w:iCs/>
        </w:rPr>
        <w:t>that will be utilized to store all construction components).</w:t>
      </w:r>
    </w:p>
    <w:p w:rsidR="002D7C8C" w:rsidRDefault="002D7C8C" w:rsidP="002D7C8C"/>
    <w:p w:rsidR="00D86E7F" w:rsidRDefault="001B3ECD" w:rsidP="00D86E7F">
      <w:pPr>
        <w:pStyle w:val="Titre2"/>
      </w:pPr>
      <w:bookmarkStart w:id="442" w:name="_Toc499823649"/>
      <w:bookmarkStart w:id="443" w:name="_Toc501723125"/>
      <w:r>
        <w:t xml:space="preserve">Preliminary test </w:t>
      </w:r>
      <w:r w:rsidR="00D86E7F">
        <w:t>Environment</w:t>
      </w:r>
      <w:bookmarkEnd w:id="442"/>
      <w:bookmarkEnd w:id="443"/>
    </w:p>
    <w:p w:rsidR="0050130D" w:rsidRDefault="001B3ECD" w:rsidP="001B3ECD">
      <w:r>
        <w:t>A preliminary test environment has been set</w:t>
      </w:r>
      <w:r w:rsidR="00FB632D">
        <w:t>up</w:t>
      </w:r>
      <w:r w:rsidR="0050130D">
        <w:t>, based on 4 virtual machines</w:t>
      </w:r>
    </w:p>
    <w:p w:rsidR="001B3ECD" w:rsidRDefault="0050130D" w:rsidP="001B3ECD">
      <w:r>
        <w:t>The available components are</w:t>
      </w:r>
      <w:r w:rsidR="00FB632D">
        <w:t>:</w:t>
      </w:r>
    </w:p>
    <w:p w:rsidR="00FB632D" w:rsidRDefault="00F54CF8" w:rsidP="0047663D">
      <w:pPr>
        <w:numPr>
          <w:ilvl w:val="0"/>
          <w:numId w:val="35"/>
        </w:numPr>
        <w:rPr>
          <w:rFonts w:ascii="Calibri" w:hAnsi="Calibri"/>
          <w:szCs w:val="22"/>
          <w:lang w:val="fr-FR"/>
        </w:rPr>
      </w:pPr>
      <w:r>
        <w:rPr>
          <w:u w:val="single"/>
        </w:rPr>
        <w:t>A</w:t>
      </w:r>
      <w:r w:rsidR="00FB632D">
        <w:rPr>
          <w:u w:val="single"/>
        </w:rPr>
        <w:t xml:space="preserve">uthentication </w:t>
      </w:r>
      <w:r>
        <w:rPr>
          <w:u w:val="single"/>
        </w:rPr>
        <w:t xml:space="preserve">portal </w:t>
      </w:r>
      <w:r w:rsidR="00FB632D">
        <w:rPr>
          <w:u w:val="single"/>
        </w:rPr>
        <w:t>Horizon:</w:t>
      </w:r>
      <w:r w:rsidR="00FB632D">
        <w:t xml:space="preserve"> </w:t>
      </w:r>
      <w:hyperlink r:id="rId250" w:history="1">
        <w:r w:rsidR="00FB632D" w:rsidRPr="00C97FB9">
          <w:rPr>
            <w:rStyle w:val="Lienhypertexte"/>
          </w:rPr>
          <w:t>iot.testnca.org:8000</w:t>
        </w:r>
      </w:hyperlink>
    </w:p>
    <w:p w:rsidR="00FB632D" w:rsidRDefault="00406474" w:rsidP="0047663D">
      <w:pPr>
        <w:numPr>
          <w:ilvl w:val="0"/>
          <w:numId w:val="35"/>
        </w:numPr>
      </w:pPr>
      <w:r>
        <w:rPr>
          <w:u w:val="single"/>
        </w:rPr>
        <w:t xml:space="preserve">Authentication </w:t>
      </w:r>
      <w:r w:rsidR="00FB632D">
        <w:rPr>
          <w:u w:val="single"/>
        </w:rPr>
        <w:t>API Keystone:</w:t>
      </w:r>
      <w:r w:rsidR="00FB632D">
        <w:t xml:space="preserve"> </w:t>
      </w:r>
      <w:hyperlink r:id="rId251" w:history="1">
        <w:r w:rsidR="00FB632D" w:rsidRPr="00C97FB9">
          <w:rPr>
            <w:rStyle w:val="Lienhypertexte"/>
          </w:rPr>
          <w:t>iot.testnca.org:5000</w:t>
        </w:r>
      </w:hyperlink>
    </w:p>
    <w:p w:rsidR="00FB632D" w:rsidRPr="00FB632D" w:rsidRDefault="00FB632D" w:rsidP="0047663D">
      <w:pPr>
        <w:numPr>
          <w:ilvl w:val="0"/>
          <w:numId w:val="35"/>
        </w:numPr>
        <w:rPr>
          <w:lang w:val="fr-FR"/>
        </w:rPr>
      </w:pPr>
      <w:r w:rsidRPr="00FB632D">
        <w:rPr>
          <w:u w:val="single"/>
          <w:lang w:val="fr-FR"/>
        </w:rPr>
        <w:t>Sécurisation de l’API ORION via PEP-Proxy:</w:t>
      </w:r>
      <w:r w:rsidRPr="00FB632D">
        <w:rPr>
          <w:lang w:val="fr-FR"/>
        </w:rPr>
        <w:t xml:space="preserve"> </w:t>
      </w:r>
      <w:hyperlink r:id="rId252" w:history="1">
        <w:r w:rsidRPr="00A7354F">
          <w:rPr>
            <w:rStyle w:val="Lienhypertexte"/>
            <w:lang w:val="fr-FR"/>
          </w:rPr>
          <w:t>iot.testnca.org:8081</w:t>
        </w:r>
      </w:hyperlink>
    </w:p>
    <w:p w:rsidR="00820A85" w:rsidRPr="0048061E" w:rsidRDefault="00820A85" w:rsidP="0047663D">
      <w:pPr>
        <w:numPr>
          <w:ilvl w:val="0"/>
          <w:numId w:val="35"/>
        </w:numPr>
        <w:rPr>
          <w:rFonts w:ascii="Calibri" w:hAnsi="Calibri"/>
          <w:b/>
          <w:bCs/>
          <w:szCs w:val="22"/>
          <w:lang w:val="en-GB"/>
        </w:rPr>
      </w:pPr>
      <w:r>
        <w:rPr>
          <w:u w:val="single"/>
        </w:rPr>
        <w:t xml:space="preserve">API Orion Context </w:t>
      </w:r>
      <w:r w:rsidR="00460AC2">
        <w:rPr>
          <w:u w:val="single"/>
        </w:rPr>
        <w:t>Bro</w:t>
      </w:r>
      <w:r>
        <w:rPr>
          <w:u w:val="single"/>
        </w:rPr>
        <w:t>ker:</w:t>
      </w:r>
      <w:r>
        <w:t xml:space="preserve"> </w:t>
      </w:r>
      <w:hyperlink r:id="rId253" w:history="1">
        <w:r w:rsidRPr="00C97FB9">
          <w:rPr>
            <w:rStyle w:val="Lienhypertexte"/>
          </w:rPr>
          <w:t>iot.testnca.org:1026</w:t>
        </w:r>
      </w:hyperlink>
    </w:p>
    <w:p w:rsidR="00820A85" w:rsidRPr="002A6751" w:rsidRDefault="00820A85" w:rsidP="0047663D">
      <w:pPr>
        <w:numPr>
          <w:ilvl w:val="0"/>
          <w:numId w:val="35"/>
        </w:numPr>
        <w:rPr>
          <w:i/>
          <w:iCs/>
          <w:lang w:val="en-GB"/>
        </w:rPr>
      </w:pPr>
      <w:r w:rsidRPr="002A6751">
        <w:rPr>
          <w:u w:val="single"/>
          <w:lang w:val="en-GB"/>
        </w:rPr>
        <w:t>API IDAS http UltraLight:</w:t>
      </w:r>
      <w:r w:rsidRPr="002A6751">
        <w:rPr>
          <w:lang w:val="en-GB"/>
        </w:rPr>
        <w:t xml:space="preserve"> </w:t>
      </w:r>
      <w:hyperlink r:id="rId254" w:history="1">
        <w:r w:rsidRPr="00C97FB9">
          <w:rPr>
            <w:rStyle w:val="Lienhypertexte"/>
            <w:lang w:val="en-GB"/>
          </w:rPr>
          <w:t>iot.testnca.org:4041</w:t>
        </w:r>
      </w:hyperlink>
      <w:r w:rsidRPr="002A6751">
        <w:rPr>
          <w:b/>
          <w:bCs/>
          <w:lang w:val="en-GB"/>
        </w:rPr>
        <w:t xml:space="preserve"> </w:t>
      </w:r>
      <w:r w:rsidRPr="002A6751">
        <w:rPr>
          <w:i/>
          <w:iCs/>
          <w:lang w:val="en-GB"/>
        </w:rPr>
        <w:t>(Service/Device Creation)</w:t>
      </w:r>
      <w:r w:rsidRPr="002A6751">
        <w:rPr>
          <w:lang w:val="en-GB"/>
        </w:rPr>
        <w:t xml:space="preserve"> </w:t>
      </w:r>
      <w:r w:rsidRPr="002A6751">
        <w:rPr>
          <w:color w:val="0070C0"/>
          <w:lang w:val="en-GB"/>
        </w:rPr>
        <w:t xml:space="preserve"> </w:t>
      </w:r>
      <w:hyperlink r:id="rId255" w:history="1">
        <w:r w:rsidRPr="00C97FB9">
          <w:rPr>
            <w:rStyle w:val="Lienhypertexte"/>
            <w:lang w:val="en-GB"/>
          </w:rPr>
          <w:t>iot.testnca.org:7896</w:t>
        </w:r>
      </w:hyperlink>
      <w:r w:rsidRPr="002A6751">
        <w:rPr>
          <w:b/>
          <w:bCs/>
          <w:lang w:val="en-GB"/>
        </w:rPr>
        <w:t xml:space="preserve"> </w:t>
      </w:r>
      <w:r w:rsidRPr="002A6751">
        <w:rPr>
          <w:i/>
          <w:iCs/>
          <w:lang w:val="en-GB"/>
        </w:rPr>
        <w:t>(http UL2.0</w:t>
      </w:r>
      <w:r w:rsidR="002A6751" w:rsidRPr="002A6751">
        <w:rPr>
          <w:i/>
          <w:iCs/>
          <w:lang w:val="en-GB"/>
        </w:rPr>
        <w:t xml:space="preserve"> for </w:t>
      </w:r>
      <w:r w:rsidR="002A6751">
        <w:rPr>
          <w:i/>
          <w:iCs/>
          <w:lang w:val="en-GB"/>
        </w:rPr>
        <w:t>data update</w:t>
      </w:r>
      <w:r w:rsidRPr="002A6751">
        <w:rPr>
          <w:i/>
          <w:iCs/>
          <w:lang w:val="en-GB"/>
        </w:rPr>
        <w:t>)</w:t>
      </w:r>
    </w:p>
    <w:p w:rsidR="00820A85" w:rsidRPr="00C925F4" w:rsidRDefault="00820A85" w:rsidP="0047663D">
      <w:pPr>
        <w:numPr>
          <w:ilvl w:val="0"/>
          <w:numId w:val="35"/>
        </w:numPr>
        <w:rPr>
          <w:lang w:val="en-GB"/>
        </w:rPr>
      </w:pPr>
      <w:r w:rsidRPr="00C925F4">
        <w:rPr>
          <w:u w:val="single"/>
          <w:lang w:val="en-GB"/>
        </w:rPr>
        <w:t>MongoDB</w:t>
      </w:r>
      <w:r w:rsidR="00C97FB9">
        <w:rPr>
          <w:u w:val="single"/>
          <w:lang w:val="en-GB"/>
        </w:rPr>
        <w:t xml:space="preserve"> (3 containers)</w:t>
      </w:r>
      <w:r w:rsidRPr="00C925F4">
        <w:rPr>
          <w:u w:val="single"/>
          <w:lang w:val="en-GB"/>
        </w:rPr>
        <w:t>:</w:t>
      </w:r>
      <w:r w:rsidRPr="00C925F4">
        <w:rPr>
          <w:lang w:val="en-GB"/>
        </w:rPr>
        <w:t xml:space="preserve"> </w:t>
      </w:r>
      <w:hyperlink r:id="rId256" w:history="1">
        <w:r w:rsidRPr="00C97FB9">
          <w:rPr>
            <w:rStyle w:val="Lienhypertexte"/>
            <w:lang w:val="en-GB"/>
          </w:rPr>
          <w:t>iot.testnca.org:27017</w:t>
        </w:r>
      </w:hyperlink>
      <w:r w:rsidRPr="00C925F4">
        <w:rPr>
          <w:b/>
          <w:bCs/>
          <w:lang w:val="en-GB"/>
        </w:rPr>
        <w:t xml:space="preserve">, </w:t>
      </w:r>
      <w:r w:rsidRPr="00C925F4">
        <w:rPr>
          <w:b/>
          <w:bCs/>
          <w:color w:val="0070C0"/>
          <w:lang w:val="en-GB"/>
        </w:rPr>
        <w:t>iot.testnca.org:27018</w:t>
      </w:r>
      <w:r w:rsidRPr="00C925F4">
        <w:rPr>
          <w:b/>
          <w:bCs/>
          <w:lang w:val="en-GB"/>
        </w:rPr>
        <w:t xml:space="preserve">, </w:t>
      </w:r>
      <w:r w:rsidRPr="00C925F4">
        <w:rPr>
          <w:b/>
          <w:bCs/>
          <w:color w:val="0070C0"/>
          <w:lang w:val="en-GB"/>
        </w:rPr>
        <w:t>iot.testnca.org:27019</w:t>
      </w:r>
    </w:p>
    <w:p w:rsidR="001861C3" w:rsidRDefault="001861C3" w:rsidP="0047663D">
      <w:pPr>
        <w:numPr>
          <w:ilvl w:val="0"/>
          <w:numId w:val="35"/>
        </w:numPr>
      </w:pPr>
      <w:r w:rsidRPr="003A54A3">
        <w:rPr>
          <w:u w:val="single"/>
        </w:rPr>
        <w:t>CKAN</w:t>
      </w:r>
      <w:r w:rsidR="00C925F4" w:rsidRPr="003A54A3">
        <w:rPr>
          <w:u w:val="single"/>
        </w:rPr>
        <w:t xml:space="preserve"> Opendata Portal:</w:t>
      </w:r>
      <w:r>
        <w:t xml:space="preserve"> </w:t>
      </w:r>
      <w:hyperlink r:id="rId257" w:history="1">
        <w:r w:rsidRPr="00C97FB9">
          <w:rPr>
            <w:rStyle w:val="Lienhypertexte"/>
          </w:rPr>
          <w:t>iot.testnca.org:8002</w:t>
        </w:r>
      </w:hyperlink>
    </w:p>
    <w:p w:rsidR="001861C3" w:rsidRPr="00602012" w:rsidRDefault="001861C3" w:rsidP="0047663D">
      <w:pPr>
        <w:numPr>
          <w:ilvl w:val="0"/>
          <w:numId w:val="35"/>
        </w:numPr>
        <w:rPr>
          <w:b/>
          <w:bCs/>
          <w:lang w:val="fr-FR"/>
        </w:rPr>
      </w:pPr>
      <w:r w:rsidRPr="001861C3">
        <w:rPr>
          <w:u w:val="single"/>
          <w:lang w:val="fr-FR"/>
        </w:rPr>
        <w:t>Wiki Documentaire Dokuwiki:</w:t>
      </w:r>
      <w:r w:rsidRPr="001861C3">
        <w:rPr>
          <w:lang w:val="fr-FR"/>
        </w:rPr>
        <w:t xml:space="preserve"> </w:t>
      </w:r>
      <w:hyperlink r:id="rId258" w:history="1">
        <w:r w:rsidRPr="0029545B">
          <w:rPr>
            <w:rStyle w:val="Lienhypertexte"/>
            <w:lang w:val="fr-FR"/>
          </w:rPr>
          <w:t>iot.testnca.org:8003</w:t>
        </w:r>
      </w:hyperlink>
    </w:p>
    <w:p w:rsidR="00CB220C" w:rsidRPr="00CB220C" w:rsidRDefault="00602012" w:rsidP="0047663D">
      <w:pPr>
        <w:numPr>
          <w:ilvl w:val="0"/>
          <w:numId w:val="35"/>
        </w:numPr>
        <w:rPr>
          <w:lang w:val="en-GB"/>
        </w:rPr>
      </w:pPr>
      <w:r w:rsidRPr="00CB220C">
        <w:rPr>
          <w:u w:val="single"/>
          <w:lang w:val="en-GB"/>
        </w:rPr>
        <w:t xml:space="preserve">A portainer </w:t>
      </w:r>
      <w:r w:rsidR="003962B3" w:rsidRPr="00CB220C">
        <w:rPr>
          <w:u w:val="single"/>
          <w:lang w:val="en-GB"/>
        </w:rPr>
        <w:t>is also available:</w:t>
      </w:r>
      <w:r w:rsidR="003962B3" w:rsidRPr="00CB220C">
        <w:rPr>
          <w:b/>
          <w:bCs/>
          <w:lang w:val="en-GB"/>
        </w:rPr>
        <w:t xml:space="preserve"> </w:t>
      </w:r>
      <w:hyperlink r:id="rId259" w:history="1">
        <w:r w:rsidR="003962B3" w:rsidRPr="00C97FB9">
          <w:rPr>
            <w:rStyle w:val="Lienhypertexte"/>
            <w:lang w:val="en-GB"/>
          </w:rPr>
          <w:t>iot.testnca.org:9000</w:t>
        </w:r>
      </w:hyperlink>
    </w:p>
    <w:p w:rsidR="0067166C" w:rsidRPr="00E97AD3" w:rsidRDefault="0067166C" w:rsidP="0047663D">
      <w:pPr>
        <w:numPr>
          <w:ilvl w:val="0"/>
          <w:numId w:val="35"/>
        </w:numPr>
        <w:rPr>
          <w:lang w:val="en-GB"/>
        </w:rPr>
      </w:pPr>
      <w:r w:rsidRPr="00CB220C">
        <w:rPr>
          <w:lang w:val="en-GB"/>
        </w:rPr>
        <w:lastRenderedPageBreak/>
        <w:t xml:space="preserve">A </w:t>
      </w:r>
      <w:r w:rsidR="00017A1F" w:rsidRPr="00CB220C">
        <w:rPr>
          <w:lang w:val="en-GB"/>
        </w:rPr>
        <w:t>D</w:t>
      </w:r>
      <w:r w:rsidRPr="00CB220C">
        <w:rPr>
          <w:lang w:val="en-GB"/>
        </w:rPr>
        <w:t>ocker registry has been installed</w:t>
      </w:r>
      <w:r w:rsidR="00017A1F" w:rsidRPr="00CB220C">
        <w:rPr>
          <w:lang w:val="en-GB"/>
        </w:rPr>
        <w:t xml:space="preserve">: </w:t>
      </w:r>
      <w:r w:rsidR="00017A1F" w:rsidRPr="00CB220C">
        <w:rPr>
          <w:b/>
          <w:bCs/>
          <w:color w:val="0070C0"/>
          <w:lang w:val="en-GB"/>
        </w:rPr>
        <w:t>registry.nicecotedazur.org:5000</w:t>
      </w:r>
      <w:r w:rsidR="00E97AD3">
        <w:rPr>
          <w:b/>
          <w:bCs/>
          <w:color w:val="0070C0"/>
          <w:lang w:val="en-GB"/>
        </w:rPr>
        <w:t xml:space="preserve"> </w:t>
      </w:r>
      <w:r w:rsidR="00E97AD3" w:rsidRPr="00E97AD3">
        <w:rPr>
          <w:bCs/>
          <w:lang w:val="en-GB"/>
        </w:rPr>
        <w:t>(portus ?)</w:t>
      </w:r>
    </w:p>
    <w:p w:rsidR="000D747A" w:rsidRDefault="000D747A" w:rsidP="0047663D">
      <w:pPr>
        <w:numPr>
          <w:ilvl w:val="0"/>
          <w:numId w:val="35"/>
        </w:numPr>
        <w:rPr>
          <w:lang w:val="en-GB"/>
        </w:rPr>
      </w:pPr>
      <w:r>
        <w:rPr>
          <w:lang w:val="en-GB"/>
        </w:rPr>
        <w:t xml:space="preserve">An Eclipse Che has been installed in test: </w:t>
      </w:r>
      <w:hyperlink r:id="rId260" w:history="1">
        <w:r w:rsidRPr="00C97FB9">
          <w:rPr>
            <w:rStyle w:val="Lienhypertexte"/>
            <w:lang w:val="en-GB"/>
          </w:rPr>
          <w:t>iot.testnca.org:8080</w:t>
        </w:r>
      </w:hyperlink>
      <w:r>
        <w:rPr>
          <w:lang w:val="en-GB"/>
        </w:rPr>
        <w:t xml:space="preserve"> (url to provide che.nicecotedazur.org?</w:t>
      </w:r>
      <w:r w:rsidR="00B530C6">
        <w:rPr>
          <w:lang w:val="en-GB"/>
        </w:rPr>
        <w:t xml:space="preserve"> </w:t>
      </w:r>
      <w:r>
        <w:rPr>
          <w:lang w:val="en-GB"/>
        </w:rPr>
        <w:t>;O)</w:t>
      </w:r>
    </w:p>
    <w:p w:rsidR="00220A0F" w:rsidRDefault="00220A0F" w:rsidP="00220A0F">
      <w:pPr>
        <w:rPr>
          <w:lang w:val="en-GB"/>
        </w:rPr>
      </w:pPr>
    </w:p>
    <w:p w:rsidR="00220A0F" w:rsidRDefault="00220A0F" w:rsidP="00220A0F">
      <w:r>
        <w:t>This infrastructure is setup over a global swarm composed of 4 VMs (3 worker nodes, and a manager node)</w:t>
      </w:r>
    </w:p>
    <w:p w:rsidR="00220A0F" w:rsidRPr="00F738C6" w:rsidRDefault="00220A0F" w:rsidP="00220A0F">
      <w:r>
        <w:t xml:space="preserve">The Virtual machines configuration: 2 CPU (1 CPU 2 cores), 4 GB RAM, 50 GB disk for system, 100 GB Disk for data, installed with Debian 8, and Docker </w:t>
      </w:r>
      <w:r w:rsidRPr="00BC406D">
        <w:t>version 17.05.0-ce</w:t>
      </w:r>
      <w:r>
        <w:t>.</w:t>
      </w:r>
    </w:p>
    <w:p w:rsidR="00220A0F" w:rsidRPr="00220A0F" w:rsidRDefault="00220A0F" w:rsidP="00220A0F"/>
    <w:p w:rsidR="007B0D86" w:rsidRDefault="007B0D86" w:rsidP="007B0D86">
      <w:pPr>
        <w:pStyle w:val="Titre2"/>
      </w:pPr>
      <w:bookmarkStart w:id="444" w:name="_Toc499823650"/>
      <w:bookmarkStart w:id="445" w:name="_Toc501723126"/>
      <w:bookmarkStart w:id="446" w:name="_Toc499823652"/>
      <w:r>
        <w:t xml:space="preserve">Global </w:t>
      </w:r>
      <w:bookmarkEnd w:id="444"/>
      <w:r w:rsidR="000D747A">
        <w:t xml:space="preserve">system </w:t>
      </w:r>
      <w:r w:rsidR="00227FE3">
        <w:t>vision</w:t>
      </w:r>
      <w:bookmarkEnd w:id="445"/>
    </w:p>
    <w:p w:rsidR="00227FE3" w:rsidRPr="00227FE3" w:rsidRDefault="00227FE3" w:rsidP="00227FE3"/>
    <w:p w:rsidR="007B0D86" w:rsidRDefault="00227FE3" w:rsidP="007B0D86">
      <w:r>
        <w:t xml:space="preserve">The targeted </w:t>
      </w:r>
      <w:r w:rsidR="000D747A">
        <w:t xml:space="preserve">global </w:t>
      </w:r>
      <w:r>
        <w:t xml:space="preserve">system should offer several environments to cover the whole life cycle of software from development, </w:t>
      </w:r>
      <w:r w:rsidR="000D747A">
        <w:t xml:space="preserve">to </w:t>
      </w:r>
      <w:r>
        <w:t>QA</w:t>
      </w:r>
      <w:r w:rsidR="000D747A">
        <w:t>, and then</w:t>
      </w:r>
      <w:r>
        <w:t xml:space="preserve"> to production</w:t>
      </w:r>
      <w:r w:rsidR="00426E2C">
        <w:t>.</w:t>
      </w:r>
    </w:p>
    <w:p w:rsidR="00D16550" w:rsidRDefault="00D16550" w:rsidP="007B0D86"/>
    <w:p w:rsidR="00227FE3" w:rsidRDefault="00D16550" w:rsidP="007B0D86">
      <w:r>
        <w:t xml:space="preserve">It could be valuable to introduce </w:t>
      </w:r>
      <w:r w:rsidR="00440572">
        <w:t xml:space="preserve">meta-orchestration tools like </w:t>
      </w:r>
      <w:hyperlink r:id="rId261" w:history="1">
        <w:r w:rsidR="00440572" w:rsidRPr="008938E4">
          <w:rPr>
            <w:rStyle w:val="Lienhypertexte"/>
          </w:rPr>
          <w:t>Rancher</w:t>
        </w:r>
      </w:hyperlink>
      <w:r w:rsidR="00440572">
        <w:t xml:space="preserve">, to be able to </w:t>
      </w:r>
      <w:r w:rsidR="007016EC">
        <w:t>manage easily the</w:t>
      </w:r>
      <w:r w:rsidR="00005836">
        <w:t xml:space="preserve"> different environments</w:t>
      </w:r>
      <w:r w:rsidR="000D1680">
        <w:t>.</w:t>
      </w:r>
    </w:p>
    <w:p w:rsidR="00FC3DB1" w:rsidRDefault="00227FE3" w:rsidP="00FC3DB1">
      <w:pPr>
        <w:keepNext/>
      </w:pPr>
      <w:r>
        <w:rPr>
          <w:noProof/>
        </w:rPr>
        <w:drawing>
          <wp:inline distT="0" distB="0" distL="0" distR="0" wp14:anchorId="29FEA8F5" wp14:editId="59D06E13">
            <wp:extent cx="6000750" cy="459295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NCA_fiware_dev-qa-prod-view.png"/>
                    <pic:cNvPicPr/>
                  </pic:nvPicPr>
                  <pic:blipFill>
                    <a:blip r:embed="rId262">
                      <a:extLst>
                        <a:ext uri="{28A0092B-C50C-407E-A947-70E740481C1C}">
                          <a14:useLocalDpi xmlns:a14="http://schemas.microsoft.com/office/drawing/2010/main" val="0"/>
                        </a:ext>
                      </a:extLst>
                    </a:blip>
                    <a:stretch>
                      <a:fillRect/>
                    </a:stretch>
                  </pic:blipFill>
                  <pic:spPr>
                    <a:xfrm>
                      <a:off x="0" y="0"/>
                      <a:ext cx="6000750" cy="4592955"/>
                    </a:xfrm>
                    <a:prstGeom prst="rect">
                      <a:avLst/>
                    </a:prstGeom>
                  </pic:spPr>
                </pic:pic>
              </a:graphicData>
            </a:graphic>
          </wp:inline>
        </w:drawing>
      </w:r>
    </w:p>
    <w:p w:rsidR="00227FE3" w:rsidRDefault="00FC3DB1" w:rsidP="00FC3DB1">
      <w:pPr>
        <w:pStyle w:val="Lgende"/>
      </w:pPr>
      <w:r>
        <w:t xml:space="preserve">Figure </w:t>
      </w:r>
      <w:r>
        <w:fldChar w:fldCharType="begin"/>
      </w:r>
      <w:r>
        <w:instrText xml:space="preserve"> SEQ Figure \* ARABIC </w:instrText>
      </w:r>
      <w:r>
        <w:fldChar w:fldCharType="separate"/>
      </w:r>
      <w:r w:rsidR="00A27A1E">
        <w:rPr>
          <w:noProof/>
        </w:rPr>
        <w:t>31</w:t>
      </w:r>
      <w:r>
        <w:fldChar w:fldCharType="end"/>
      </w:r>
      <w:r>
        <w:t xml:space="preserve">: global environment </w:t>
      </w:r>
      <w:r w:rsidR="009B074F">
        <w:t xml:space="preserve">logical big </w:t>
      </w:r>
      <w:r>
        <w:t>picture</w:t>
      </w:r>
    </w:p>
    <w:p w:rsidR="00227FE3" w:rsidRPr="00AF3A1C" w:rsidRDefault="00227FE3" w:rsidP="007B0D86"/>
    <w:p w:rsidR="007B0D86" w:rsidRDefault="007B0D86" w:rsidP="007B0D86">
      <w:pPr>
        <w:pStyle w:val="Titre2"/>
        <w:rPr>
          <w:i/>
          <w:caps/>
        </w:rPr>
      </w:pPr>
      <w:bookmarkStart w:id="447" w:name="_Toc501723127"/>
      <w:r>
        <w:rPr>
          <w:caps/>
        </w:rPr>
        <w:t>D</w:t>
      </w:r>
      <w:r>
        <w:t>evelopment Environment</w:t>
      </w:r>
      <w:bookmarkEnd w:id="447"/>
    </w:p>
    <w:p w:rsidR="009B074F" w:rsidRDefault="009B074F" w:rsidP="009B074F">
      <w:pPr>
        <w:pStyle w:val="Titre3"/>
      </w:pPr>
      <w:bookmarkStart w:id="448" w:name="_Toc501723128"/>
      <w:r>
        <w:t>Developer Workstation Configuration</w:t>
      </w:r>
      <w:bookmarkEnd w:id="448"/>
    </w:p>
    <w:p w:rsidR="009B074F" w:rsidRPr="00AF3A1C" w:rsidRDefault="009B074F" w:rsidP="009B074F"/>
    <w:p w:rsidR="009B074F" w:rsidRDefault="009B074F" w:rsidP="009B074F">
      <w:r>
        <w:lastRenderedPageBreak/>
        <w:t>By using natively Docker to develop applications with eclipse Che, developers have only to use a web browser to perform their work, they should have access to the associated GitLab to push the code</w:t>
      </w:r>
      <w:r w:rsidR="008877CF">
        <w:t>.</w:t>
      </w:r>
    </w:p>
    <w:p w:rsidR="008877CF" w:rsidRPr="00AF3A1C" w:rsidRDefault="008877CF" w:rsidP="009B074F"/>
    <w:p w:rsidR="002D7C8C" w:rsidRDefault="002D7C8C" w:rsidP="002D7C8C">
      <w:pPr>
        <w:pStyle w:val="Titre3"/>
      </w:pPr>
      <w:bookmarkStart w:id="449" w:name="_Toc501723129"/>
      <w:r>
        <w:t>Supporting Development Infrastructure Configuration</w:t>
      </w:r>
      <w:bookmarkEnd w:id="446"/>
      <w:bookmarkEnd w:id="449"/>
    </w:p>
    <w:p w:rsidR="000D747A" w:rsidRDefault="009B074F" w:rsidP="009B074F">
      <w:r>
        <w:t>Development infrastructure should be composed of at least 3 nodes, one in each data center</w:t>
      </w:r>
      <w:r w:rsidR="000D747A">
        <w:t>.</w:t>
      </w:r>
    </w:p>
    <w:p w:rsidR="009B074F" w:rsidRDefault="000D747A" w:rsidP="009B074F">
      <w:r>
        <w:t>Adding nodes in case of need to scale-up the capacity is very easy</w:t>
      </w:r>
      <w:r w:rsidR="009B074F">
        <w:t xml:space="preserve"> </w:t>
      </w:r>
      <w:r>
        <w:t>with swarm.</w:t>
      </w:r>
    </w:p>
    <w:p w:rsidR="000D747A" w:rsidRPr="009B074F" w:rsidRDefault="000D747A" w:rsidP="009B074F">
      <w:r>
        <w:t>The main supporting component for development is Eclipse Che</w:t>
      </w:r>
    </w:p>
    <w:p w:rsidR="002D7C8C" w:rsidRDefault="002D7C8C" w:rsidP="002D7C8C">
      <w:pPr>
        <w:pStyle w:val="Titre2"/>
        <w:rPr>
          <w:i/>
          <w:caps/>
        </w:rPr>
      </w:pPr>
      <w:bookmarkStart w:id="450" w:name="_Toc499823653"/>
      <w:bookmarkStart w:id="451" w:name="_Toc501723130"/>
      <w:r>
        <w:t>QA</w:t>
      </w:r>
      <w:r w:rsidR="00F51282">
        <w:t xml:space="preserve"> Test</w:t>
      </w:r>
      <w:r>
        <w:t xml:space="preserve"> Environment</w:t>
      </w:r>
      <w:bookmarkEnd w:id="450"/>
      <w:bookmarkEnd w:id="451"/>
    </w:p>
    <w:p w:rsidR="002D7C8C" w:rsidRDefault="002D7C8C" w:rsidP="002D7C8C">
      <w:pPr>
        <w:pStyle w:val="Titre3"/>
      </w:pPr>
      <w:bookmarkStart w:id="452" w:name="_Toc499823654"/>
      <w:bookmarkStart w:id="453" w:name="_Toc501723131"/>
      <w:r>
        <w:t>QA</w:t>
      </w:r>
      <w:r w:rsidR="00F51282">
        <w:t xml:space="preserve"> Test</w:t>
      </w:r>
      <w:r>
        <w:t xml:space="preserve"> </w:t>
      </w:r>
      <w:r w:rsidR="0030540B">
        <w:t>Environment</w:t>
      </w:r>
      <w:r>
        <w:t xml:space="preserve"> Configuration</w:t>
      </w:r>
      <w:bookmarkEnd w:id="452"/>
      <w:bookmarkEnd w:id="453"/>
    </w:p>
    <w:p w:rsidR="0023433E" w:rsidRDefault="00445C12" w:rsidP="0023433E">
      <w:r>
        <w:t>The QA</w:t>
      </w:r>
      <w:r w:rsidR="00FC5C2C">
        <w:t xml:space="preserve"> (Quality Assurance)</w:t>
      </w:r>
      <w:r>
        <w:t xml:space="preserve"> </w:t>
      </w:r>
      <w:r w:rsidR="0030540B">
        <w:t xml:space="preserve">and </w:t>
      </w:r>
      <w:r>
        <w:t xml:space="preserve">environment </w:t>
      </w:r>
      <w:r w:rsidR="00512088">
        <w:t>is to</w:t>
      </w:r>
      <w:r w:rsidR="00FC5C2C">
        <w:t xml:space="preserve"> be set for testing purpose</w:t>
      </w:r>
      <w:r w:rsidR="00F738C6">
        <w:t>.</w:t>
      </w:r>
    </w:p>
    <w:p w:rsidR="00F738C6" w:rsidRDefault="0030540B" w:rsidP="0023433E">
      <w:r>
        <w:t xml:space="preserve">It will be used to test </w:t>
      </w:r>
      <w:r w:rsidR="00047B72">
        <w:t>and evaluate the Fiware platform in term of performance, during the first step, before going to production.</w:t>
      </w:r>
    </w:p>
    <w:p w:rsidR="00047B72" w:rsidRDefault="00047B72" w:rsidP="0023433E">
      <w:r>
        <w:t>When the platform will be in production, the QA environment will be used for testing new applications to deploy on the Fiware platform.</w:t>
      </w:r>
    </w:p>
    <w:p w:rsidR="00220A0F" w:rsidRDefault="00220A0F" w:rsidP="0023433E"/>
    <w:p w:rsidR="002D7C8C" w:rsidRDefault="002D7C8C" w:rsidP="002D7C8C">
      <w:pPr>
        <w:pStyle w:val="Titre3"/>
      </w:pPr>
      <w:bookmarkStart w:id="454" w:name="_Toc499823655"/>
      <w:bookmarkStart w:id="455" w:name="_Toc501723132"/>
      <w:r>
        <w:lastRenderedPageBreak/>
        <w:t>Supporting QA</w:t>
      </w:r>
      <w:r w:rsidR="00F51282">
        <w:t xml:space="preserve"> Test</w:t>
      </w:r>
      <w:r>
        <w:t xml:space="preserve"> Infrastructure Configuration</w:t>
      </w:r>
      <w:bookmarkEnd w:id="454"/>
      <w:bookmarkEnd w:id="455"/>
    </w:p>
    <w:p w:rsidR="00047B72" w:rsidRDefault="00047B72" w:rsidP="00896FFF">
      <w:pPr>
        <w:keepNext/>
        <w:ind w:left="-1134"/>
        <w:jc w:val="center"/>
      </w:pPr>
      <w:r>
        <w:rPr>
          <w:noProof/>
        </w:rPr>
        <w:drawing>
          <wp:inline distT="0" distB="0" distL="0" distR="0" wp14:anchorId="08F9DE49" wp14:editId="0D1ABE87">
            <wp:extent cx="8146674" cy="5769053"/>
            <wp:effectExtent l="762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stIOT extended infrastructure.png"/>
                    <pic:cNvPicPr/>
                  </pic:nvPicPr>
                  <pic:blipFill>
                    <a:blip r:embed="rId263" cstate="print">
                      <a:extLst>
                        <a:ext uri="{28A0092B-C50C-407E-A947-70E740481C1C}">
                          <a14:useLocalDpi xmlns:a14="http://schemas.microsoft.com/office/drawing/2010/main" val="0"/>
                        </a:ext>
                      </a:extLst>
                    </a:blip>
                    <a:stretch>
                      <a:fillRect/>
                    </a:stretch>
                  </pic:blipFill>
                  <pic:spPr>
                    <a:xfrm rot="5400000">
                      <a:off x="0" y="0"/>
                      <a:ext cx="8176326" cy="5790051"/>
                    </a:xfrm>
                    <a:prstGeom prst="rect">
                      <a:avLst/>
                    </a:prstGeom>
                  </pic:spPr>
                </pic:pic>
              </a:graphicData>
            </a:graphic>
          </wp:inline>
        </w:drawing>
      </w:r>
    </w:p>
    <w:p w:rsidR="00047B72" w:rsidRDefault="00047B72" w:rsidP="00047B72">
      <w:pPr>
        <w:pStyle w:val="Lgende"/>
      </w:pPr>
      <w:r>
        <w:t xml:space="preserve">Figure </w:t>
      </w:r>
      <w:r>
        <w:fldChar w:fldCharType="begin"/>
      </w:r>
      <w:r>
        <w:instrText xml:space="preserve"> SEQ Figure \* ARABIC </w:instrText>
      </w:r>
      <w:r>
        <w:fldChar w:fldCharType="separate"/>
      </w:r>
      <w:r w:rsidR="00A27A1E">
        <w:rPr>
          <w:noProof/>
        </w:rPr>
        <w:t>32</w:t>
      </w:r>
      <w:r>
        <w:fldChar w:fldCharType="end"/>
      </w:r>
      <w:r>
        <w:t>: MNCA Fiware platform for test and QA (from O.Sevilla)</w:t>
      </w:r>
    </w:p>
    <w:p w:rsidR="00047B72" w:rsidRDefault="0011006A" w:rsidP="00F738C6">
      <w:r>
        <w:lastRenderedPageBreak/>
        <w:t xml:space="preserve">This infrastructure </w:t>
      </w:r>
      <w:r w:rsidR="00220A0F">
        <w:t>will be</w:t>
      </w:r>
      <w:r>
        <w:t xml:space="preserve"> setup over a global swarm composed of </w:t>
      </w:r>
      <w:r w:rsidR="00220A0F">
        <w:t>12</w:t>
      </w:r>
      <w:r>
        <w:t xml:space="preserve"> VMs</w:t>
      </w:r>
    </w:p>
    <w:p w:rsidR="00220A0F" w:rsidRDefault="0011006A" w:rsidP="00F738C6">
      <w:r>
        <w:t>The Virtual machines configuration: 2 CPU</w:t>
      </w:r>
      <w:r w:rsidR="00BC406D">
        <w:t xml:space="preserve"> (1 CPU 2 cores)</w:t>
      </w:r>
      <w:r>
        <w:t xml:space="preserve">, </w:t>
      </w:r>
      <w:r w:rsidR="00220A0F">
        <w:t>8</w:t>
      </w:r>
      <w:r>
        <w:t xml:space="preserve"> GB RAM, </w:t>
      </w:r>
      <w:r w:rsidR="00220A0F">
        <w:t>5</w:t>
      </w:r>
      <w:r w:rsidR="00BC406D">
        <w:t xml:space="preserve">0 GB disk for system, </w:t>
      </w:r>
      <w:r w:rsidR="00220A0F">
        <w:t>2</w:t>
      </w:r>
      <w:r w:rsidR="00BC406D">
        <w:t xml:space="preserve">00 GB Disk for </w:t>
      </w:r>
      <w:r w:rsidR="00220A0F">
        <w:t>data storage, but 500 GB on the 3 VM nodes reserved for databases</w:t>
      </w:r>
      <w:r w:rsidR="00EF6DA3">
        <w:t>.</w:t>
      </w:r>
    </w:p>
    <w:p w:rsidR="0011006A" w:rsidRDefault="00220A0F" w:rsidP="00F738C6">
      <w:r>
        <w:t xml:space="preserve">The VMs are </w:t>
      </w:r>
      <w:r w:rsidR="00BC406D">
        <w:t xml:space="preserve">installed with Debian 8, and Docker </w:t>
      </w:r>
      <w:r>
        <w:t xml:space="preserve">community edition last </w:t>
      </w:r>
      <w:r w:rsidR="00BC406D" w:rsidRPr="00BC406D">
        <w:t>version</w:t>
      </w:r>
      <w:r w:rsidR="00BC406D">
        <w:t>.</w:t>
      </w:r>
    </w:p>
    <w:p w:rsidR="00EF6DA3" w:rsidRDefault="00EF6DA3" w:rsidP="00F738C6">
      <w:r>
        <w:t>The repartition is</w:t>
      </w:r>
    </w:p>
    <w:p w:rsidR="00EF6DA3" w:rsidRDefault="00EF6DA3" w:rsidP="00F738C6">
      <w:r>
        <w:t>In the IOT DMZ:</w:t>
      </w:r>
    </w:p>
    <w:p w:rsidR="00EF6DA3" w:rsidRDefault="00EF6DA3" w:rsidP="00EF6DA3">
      <w:pPr>
        <w:pStyle w:val="Paragraphedeliste"/>
        <w:numPr>
          <w:ilvl w:val="0"/>
          <w:numId w:val="55"/>
        </w:numPr>
      </w:pPr>
      <w:r>
        <w:t>3 VMs for the database servers (MongoDB and Citus PostgreSQL)</w:t>
      </w:r>
    </w:p>
    <w:p w:rsidR="00EF6DA3" w:rsidRDefault="00EF6DA3" w:rsidP="00EF6DA3">
      <w:pPr>
        <w:pStyle w:val="Paragraphedeliste"/>
        <w:numPr>
          <w:ilvl w:val="0"/>
          <w:numId w:val="55"/>
        </w:numPr>
      </w:pPr>
      <w:r>
        <w:t>3 VMs for IDM, Orion Context Broker, Cygnus, CEP</w:t>
      </w:r>
    </w:p>
    <w:p w:rsidR="00EF6DA3" w:rsidRDefault="00EF6DA3" w:rsidP="00EF6DA3">
      <w:r>
        <w:t>In the Industrial VRF:</w:t>
      </w:r>
    </w:p>
    <w:p w:rsidR="00EF6DA3" w:rsidRDefault="00EF6DA3" w:rsidP="00EF6DA3">
      <w:pPr>
        <w:pStyle w:val="Paragraphedeliste"/>
        <w:numPr>
          <w:ilvl w:val="0"/>
          <w:numId w:val="57"/>
        </w:numPr>
      </w:pPr>
      <w:r>
        <w:t xml:space="preserve">3 VMs for IOT </w:t>
      </w:r>
      <w:r w:rsidR="007F21CB">
        <w:t>components.</w:t>
      </w:r>
    </w:p>
    <w:p w:rsidR="00EF6DA3" w:rsidRDefault="00EF6DA3" w:rsidP="00F738C6">
      <w:r>
        <w:t>In the Public DMZ:</w:t>
      </w:r>
    </w:p>
    <w:p w:rsidR="00EF6DA3" w:rsidRPr="00F738C6" w:rsidRDefault="00EF6DA3" w:rsidP="00EF6DA3">
      <w:pPr>
        <w:pStyle w:val="Paragraphedeliste"/>
        <w:numPr>
          <w:ilvl w:val="0"/>
          <w:numId w:val="57"/>
        </w:numPr>
      </w:pPr>
      <w:r>
        <w:t>2 VMs for ftp server and Reverse proxy/load balancer</w:t>
      </w:r>
    </w:p>
    <w:p w:rsidR="002D7C8C" w:rsidRDefault="00237592" w:rsidP="002D7C8C">
      <w:pPr>
        <w:pStyle w:val="Titre2"/>
      </w:pPr>
      <w:bookmarkStart w:id="456" w:name="_Toc499823656"/>
      <w:bookmarkStart w:id="457" w:name="_Toc501723133"/>
      <w:r>
        <w:t>Production</w:t>
      </w:r>
      <w:r w:rsidR="002D7C8C">
        <w:t xml:space="preserve"> Environment</w:t>
      </w:r>
      <w:bookmarkEnd w:id="456"/>
      <w:bookmarkEnd w:id="457"/>
    </w:p>
    <w:p w:rsidR="002D7C8C" w:rsidRPr="0077092E" w:rsidRDefault="002D7C8C" w:rsidP="002D7C8C"/>
    <w:p w:rsidR="002D7C8C" w:rsidRDefault="00237592" w:rsidP="002D7C8C">
      <w:pPr>
        <w:pStyle w:val="Titre3"/>
      </w:pPr>
      <w:bookmarkStart w:id="458" w:name="_Toc499823657"/>
      <w:bookmarkStart w:id="459" w:name="_Toc501723134"/>
      <w:r>
        <w:t>Production</w:t>
      </w:r>
      <w:r w:rsidR="002D7C8C">
        <w:t xml:space="preserve"> </w:t>
      </w:r>
      <w:r w:rsidR="00472A68">
        <w:t>environment</w:t>
      </w:r>
      <w:r w:rsidR="002D7C8C">
        <w:t xml:space="preserve"> Configuration</w:t>
      </w:r>
      <w:bookmarkEnd w:id="458"/>
      <w:bookmarkEnd w:id="459"/>
    </w:p>
    <w:p w:rsidR="0011006A" w:rsidRDefault="0011006A" w:rsidP="0011006A">
      <w:r>
        <w:t>The production environment should be deployed over the 3 data centers</w:t>
      </w:r>
      <w:r w:rsidR="00BC406D">
        <w:t>.</w:t>
      </w:r>
    </w:p>
    <w:p w:rsidR="00BC406D" w:rsidRDefault="00BC406D" w:rsidP="0011006A">
      <w:r>
        <w:t xml:space="preserve">The preliminary test over the </w:t>
      </w:r>
      <w:r w:rsidR="00202F9A">
        <w:t xml:space="preserve">QA </w:t>
      </w:r>
      <w:r>
        <w:t>test platform should permit to evaluate the performance of the platform, and allow to dimension the production platform.</w:t>
      </w:r>
    </w:p>
    <w:p w:rsidR="006A08FF" w:rsidRPr="0011006A" w:rsidRDefault="006A08FF" w:rsidP="0011006A"/>
    <w:p w:rsidR="002D7C8C" w:rsidRDefault="002D7C8C" w:rsidP="002D7C8C">
      <w:pPr>
        <w:pStyle w:val="Titre3"/>
        <w:rPr>
          <w:i/>
          <w:caps/>
        </w:rPr>
      </w:pPr>
      <w:bookmarkStart w:id="460" w:name="_Toc499823658"/>
      <w:bookmarkStart w:id="461" w:name="_Toc501723135"/>
      <w:r>
        <w:t xml:space="preserve">Supporting </w:t>
      </w:r>
      <w:r w:rsidR="00237592">
        <w:t>Production</w:t>
      </w:r>
      <w:r>
        <w:t xml:space="preserve"> Infrastructure Configuration</w:t>
      </w:r>
      <w:bookmarkEnd w:id="460"/>
      <w:bookmarkEnd w:id="461"/>
    </w:p>
    <w:p w:rsidR="002D7C8C" w:rsidRDefault="002D7C8C" w:rsidP="002D7C8C"/>
    <w:p w:rsidR="002D7C8C" w:rsidRDefault="002D7C8C" w:rsidP="002D7C8C">
      <w:pPr>
        <w:ind w:firstLine="90"/>
      </w:pPr>
    </w:p>
    <w:bookmarkEnd w:id="6"/>
    <w:bookmarkEnd w:id="7"/>
    <w:p w:rsidR="002D7C8C" w:rsidRDefault="002D7C8C" w:rsidP="002D7C8C"/>
    <w:p w:rsidR="00EB2EBF" w:rsidRDefault="00EB2EBF"/>
    <w:sectPr w:rsidR="00EB2EBF" w:rsidSect="00F83107">
      <w:type w:val="continuous"/>
      <w:pgSz w:w="12240" w:h="15840"/>
      <w:pgMar w:top="830" w:right="990" w:bottom="851" w:left="1800" w:header="42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1991" w:rsidRDefault="00531991" w:rsidP="00EB13B0">
      <w:r>
        <w:separator/>
      </w:r>
    </w:p>
  </w:endnote>
  <w:endnote w:type="continuationSeparator" w:id="0">
    <w:p w:rsidR="00531991" w:rsidRDefault="00531991" w:rsidP="00EB13B0">
      <w:r>
        <w:continuationSeparator/>
      </w:r>
    </w:p>
  </w:endnote>
  <w:endnote w:type="continuationNotice" w:id="1">
    <w:p w:rsidR="00531991" w:rsidRDefault="005319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8821"/>
      <w:docPartObj>
        <w:docPartGallery w:val="Page Numbers (Bottom of Page)"/>
        <w:docPartUnique/>
      </w:docPartObj>
    </w:sdtPr>
    <w:sdtEndPr/>
    <w:sdtContent>
      <w:sdt>
        <w:sdtPr>
          <w:id w:val="18898849"/>
          <w:docPartObj>
            <w:docPartGallery w:val="Page Numbers (Top of Page)"/>
            <w:docPartUnique/>
          </w:docPartObj>
        </w:sdtPr>
        <w:sdtEndPr/>
        <w:sdtContent>
          <w:p w:rsidR="003028FF" w:rsidRPr="00047FCC" w:rsidRDefault="003028FF" w:rsidP="00AD2CAB">
            <w:pPr>
              <w:pStyle w:val="Pieddepage"/>
            </w:pPr>
            <w:r>
              <w:t>MNCA Fiware Project</w:t>
            </w:r>
            <w:r w:rsidRPr="00E81EA0">
              <w:rPr>
                <w:rFonts w:ascii="Arial Narrow" w:hAnsi="Arial Narrow"/>
              </w:rPr>
              <w:tab/>
              <w:t xml:space="preserve">Page </w:t>
            </w:r>
            <w:r w:rsidRPr="00E81EA0">
              <w:rPr>
                <w:rFonts w:ascii="Arial Narrow" w:hAnsi="Arial Narrow"/>
              </w:rPr>
              <w:fldChar w:fldCharType="begin"/>
            </w:r>
            <w:r w:rsidRPr="00E81EA0">
              <w:rPr>
                <w:rFonts w:ascii="Arial Narrow" w:hAnsi="Arial Narrow"/>
              </w:rPr>
              <w:instrText xml:space="preserve"> PAGE </w:instrText>
            </w:r>
            <w:r w:rsidRPr="00E81EA0">
              <w:rPr>
                <w:rFonts w:ascii="Arial Narrow" w:hAnsi="Arial Narrow"/>
              </w:rPr>
              <w:fldChar w:fldCharType="separate"/>
            </w:r>
            <w:r w:rsidR="00015F7A">
              <w:rPr>
                <w:rFonts w:ascii="Arial Narrow" w:hAnsi="Arial Narrow"/>
                <w:noProof/>
              </w:rPr>
              <w:t>31</w:t>
            </w:r>
            <w:r w:rsidRPr="00E81EA0">
              <w:rPr>
                <w:rFonts w:ascii="Arial Narrow" w:hAnsi="Arial Narrow"/>
              </w:rPr>
              <w:fldChar w:fldCharType="end"/>
            </w:r>
            <w:r w:rsidRPr="00E81EA0">
              <w:rPr>
                <w:rFonts w:ascii="Arial Narrow" w:hAnsi="Arial Narrow"/>
              </w:rPr>
              <w:t xml:space="preserve"> of </w:t>
            </w:r>
            <w:r w:rsidRPr="00E81EA0">
              <w:rPr>
                <w:rFonts w:ascii="Arial Narrow" w:hAnsi="Arial Narrow"/>
              </w:rPr>
              <w:fldChar w:fldCharType="begin"/>
            </w:r>
            <w:r w:rsidRPr="00E81EA0">
              <w:rPr>
                <w:rFonts w:ascii="Arial Narrow" w:hAnsi="Arial Narrow"/>
              </w:rPr>
              <w:instrText xml:space="preserve"> NUMPAGES  </w:instrText>
            </w:r>
            <w:r w:rsidRPr="00E81EA0">
              <w:rPr>
                <w:rFonts w:ascii="Arial Narrow" w:hAnsi="Arial Narrow"/>
              </w:rPr>
              <w:fldChar w:fldCharType="separate"/>
            </w:r>
            <w:r w:rsidR="00015F7A">
              <w:rPr>
                <w:rFonts w:ascii="Arial Narrow" w:hAnsi="Arial Narrow"/>
                <w:noProof/>
              </w:rPr>
              <w:t>66</w:t>
            </w:r>
            <w:r w:rsidRPr="00E81EA0">
              <w:rPr>
                <w:rFonts w:ascii="Arial Narrow" w:hAnsi="Arial Narrow"/>
              </w:rPr>
              <w:fldChar w:fldCharType="end"/>
            </w:r>
          </w:p>
        </w:sdtContent>
      </w:sdt>
    </w:sdtContent>
  </w:sdt>
  <w:p w:rsidR="003028FF" w:rsidRDefault="003028F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1991" w:rsidRDefault="00531991" w:rsidP="00EB13B0">
      <w:r>
        <w:separator/>
      </w:r>
    </w:p>
  </w:footnote>
  <w:footnote w:type="continuationSeparator" w:id="0">
    <w:p w:rsidR="00531991" w:rsidRDefault="00531991" w:rsidP="00EB13B0">
      <w:r>
        <w:continuationSeparator/>
      </w:r>
    </w:p>
  </w:footnote>
  <w:footnote w:type="continuationNotice" w:id="1">
    <w:p w:rsidR="00531991" w:rsidRDefault="005319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8FF" w:rsidRPr="00290F3A" w:rsidRDefault="003028FF" w:rsidP="00AD2CAB">
    <w:pPr>
      <w:pStyle w:val="PDMContentHeader"/>
    </w:pPr>
    <w:r>
      <w:rPr>
        <w:noProof/>
        <w:lang w:val="fr-FR" w:eastAsia="fr-FR"/>
      </w:rPr>
      <w:drawing>
        <wp:anchor distT="0" distB="0" distL="114300" distR="114300" simplePos="0" relativeHeight="251658240" behindDoc="0" locked="0" layoutInCell="1" allowOverlap="1">
          <wp:simplePos x="0" y="0"/>
          <wp:positionH relativeFrom="margin">
            <wp:posOffset>-901700</wp:posOffset>
          </wp:positionH>
          <wp:positionV relativeFrom="paragraph">
            <wp:posOffset>-279400</wp:posOffset>
          </wp:positionV>
          <wp:extent cx="419100" cy="305713"/>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713"/>
                  </a:xfrm>
                  <a:prstGeom prst="rect">
                    <a:avLst/>
                  </a:prstGeom>
                </pic:spPr>
              </pic:pic>
            </a:graphicData>
          </a:graphic>
          <wp14:sizeRelH relativeFrom="margin">
            <wp14:pctWidth>0</wp14:pctWidth>
          </wp14:sizeRelH>
          <wp14:sizeRelV relativeFrom="margin">
            <wp14:pctHeight>0</wp14:pctHeight>
          </wp14:sizeRelV>
        </wp:anchor>
      </w:drawing>
    </w:r>
    <w:r>
      <w:rPr>
        <w:noProof/>
        <w:lang w:val="fr-FR" w:eastAsia="fr-FR"/>
      </w:rPr>
      <w:drawing>
        <wp:anchor distT="0" distB="0" distL="114300" distR="114300" simplePos="0" relativeHeight="251658241" behindDoc="0" locked="0" layoutInCell="1" allowOverlap="1">
          <wp:simplePos x="0" y="0"/>
          <wp:positionH relativeFrom="column">
            <wp:posOffset>5840730</wp:posOffset>
          </wp:positionH>
          <wp:positionV relativeFrom="paragraph">
            <wp:posOffset>-298450</wp:posOffset>
          </wp:positionV>
          <wp:extent cx="563033" cy="177800"/>
          <wp:effectExtent l="0" t="0" r="889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13536791"/>
        <w:dataBinding w:prefixMappings="xmlns:ns0='http://purl.org/dc/elements/1.1/' xmlns:ns1='http://schemas.openxmlformats.org/package/2006/metadata/core-properties' " w:xpath="/ns1:coreProperties[1]/ns0:title[1]" w:storeItemID="{6C3C8BC8-F283-45AE-878A-BAB7291924A1}"/>
        <w:text/>
      </w:sdtPr>
      <w:sdtEndPr/>
      <w:sdtContent>
        <w:r>
          <w:t>MNCA IOT SmartCity Technical Architecture</w:t>
        </w:r>
      </w:sdtContent>
    </w:sdt>
    <w:r>
      <w:t xml:space="preserve"> </w:t>
    </w:r>
    <w:r>
      <w:br/>
      <w:t>IOT Smart City Platform</w:t>
    </w:r>
    <w:r w:rsidRPr="00290F3A">
      <w:tab/>
    </w:r>
    <w:r w:rsidRPr="00290F3A">
      <w:tab/>
    </w:r>
    <w:r>
      <w:t>draft 20/09/2017</w:t>
    </w:r>
  </w:p>
  <w:p w:rsidR="003028FF" w:rsidRPr="00093AF2" w:rsidRDefault="003028FF" w:rsidP="00AD2CAB">
    <w:pPr>
      <w:pStyle w:val="PDMContentHeader"/>
    </w:pP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28FF" w:rsidRPr="00290F3A" w:rsidRDefault="003028FF" w:rsidP="00F772CF">
    <w:pPr>
      <w:pStyle w:val="PDMContentHeader"/>
    </w:pPr>
    <w:r w:rsidRPr="003501B1">
      <w:rPr>
        <w:noProof/>
        <w:lang w:val="fr-FR" w:eastAsia="fr-FR"/>
      </w:rPr>
      <w:drawing>
        <wp:anchor distT="0" distB="0" distL="114300" distR="114300" simplePos="0" relativeHeight="251658242" behindDoc="0" locked="0" layoutInCell="1" allowOverlap="1" wp14:anchorId="5767B6A9" wp14:editId="40D7598C">
          <wp:simplePos x="0" y="0"/>
          <wp:positionH relativeFrom="margin">
            <wp:posOffset>-914400</wp:posOffset>
          </wp:positionH>
          <wp:positionV relativeFrom="paragraph">
            <wp:posOffset>-158750</wp:posOffset>
          </wp:positionV>
          <wp:extent cx="419100" cy="305435"/>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nca.png"/>
                  <pic:cNvPicPr/>
                </pic:nvPicPr>
                <pic:blipFill>
                  <a:blip r:embed="rId1">
                    <a:extLst>
                      <a:ext uri="{28A0092B-C50C-407E-A947-70E740481C1C}">
                        <a14:useLocalDpi xmlns:a14="http://schemas.microsoft.com/office/drawing/2010/main" val="0"/>
                      </a:ext>
                    </a:extLst>
                  </a:blip>
                  <a:stretch>
                    <a:fillRect/>
                  </a:stretch>
                </pic:blipFill>
                <pic:spPr>
                  <a:xfrm>
                    <a:off x="0" y="0"/>
                    <a:ext cx="419100" cy="305435"/>
                  </a:xfrm>
                  <a:prstGeom prst="rect">
                    <a:avLst/>
                  </a:prstGeom>
                </pic:spPr>
              </pic:pic>
            </a:graphicData>
          </a:graphic>
          <wp14:sizeRelH relativeFrom="margin">
            <wp14:pctWidth>0</wp14:pctWidth>
          </wp14:sizeRelH>
          <wp14:sizeRelV relativeFrom="margin">
            <wp14:pctHeight>0</wp14:pctHeight>
          </wp14:sizeRelV>
        </wp:anchor>
      </w:drawing>
    </w:r>
    <w:r w:rsidRPr="003501B1">
      <w:rPr>
        <w:noProof/>
        <w:lang w:val="fr-FR" w:eastAsia="fr-FR"/>
      </w:rPr>
      <w:drawing>
        <wp:anchor distT="0" distB="0" distL="114300" distR="114300" simplePos="0" relativeHeight="251658243" behindDoc="0" locked="0" layoutInCell="1" allowOverlap="1" wp14:anchorId="45B6EC1A" wp14:editId="158C6A81">
          <wp:simplePos x="0" y="0"/>
          <wp:positionH relativeFrom="column">
            <wp:posOffset>5828030</wp:posOffset>
          </wp:positionH>
          <wp:positionV relativeFrom="paragraph">
            <wp:posOffset>-177800</wp:posOffset>
          </wp:positionV>
          <wp:extent cx="563033" cy="177800"/>
          <wp:effectExtent l="0" t="0" r="8890"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idanis_logo.jpg"/>
                  <pic:cNvPicPr/>
                </pic:nvPicPr>
                <pic:blipFill>
                  <a:blip r:embed="rId2">
                    <a:extLst>
                      <a:ext uri="{28A0092B-C50C-407E-A947-70E740481C1C}">
                        <a14:useLocalDpi xmlns:a14="http://schemas.microsoft.com/office/drawing/2010/main" val="0"/>
                      </a:ext>
                    </a:extLst>
                  </a:blip>
                  <a:stretch>
                    <a:fillRect/>
                  </a:stretch>
                </pic:blipFill>
                <pic:spPr>
                  <a:xfrm>
                    <a:off x="0" y="0"/>
                    <a:ext cx="563033" cy="177800"/>
                  </a:xfrm>
                  <a:prstGeom prst="rect">
                    <a:avLst/>
                  </a:prstGeom>
                </pic:spPr>
              </pic:pic>
            </a:graphicData>
          </a:graphic>
          <wp14:sizeRelH relativeFrom="margin">
            <wp14:pctWidth>0</wp14:pctWidth>
          </wp14:sizeRelH>
          <wp14:sizeRelV relativeFrom="margin">
            <wp14:pctHeight>0</wp14:pctHeight>
          </wp14:sizeRelV>
        </wp:anchor>
      </w:drawing>
    </w:r>
    <w:r>
      <w:t>DSI Métropole Nice Côte d’Azur</w:t>
    </w:r>
    <w:r w:rsidRPr="00290F3A">
      <w:tab/>
    </w:r>
    <w:r w:rsidRPr="00290F3A">
      <w:tab/>
    </w:r>
    <w:sdt>
      <w:sdtPr>
        <w:alias w:val="Title"/>
        <w:id w:val="-602727288"/>
        <w:dataBinding w:prefixMappings="xmlns:ns0='http://purl.org/dc/elements/1.1/' xmlns:ns1='http://schemas.openxmlformats.org/package/2006/metadata/core-properties' " w:xpath="/ns1:coreProperties[1]/ns0:title[1]" w:storeItemID="{6C3C8BC8-F283-45AE-878A-BAB7291924A1}"/>
        <w:text/>
      </w:sdtPr>
      <w:sdtEndPr/>
      <w:sdtContent>
        <w:r>
          <w:t>MNCA IOT SmartCity Technical Architecture</w:t>
        </w:r>
      </w:sdtContent>
    </w:sdt>
    <w:r>
      <w:t xml:space="preserve"> </w:t>
    </w:r>
    <w:r>
      <w:br/>
      <w:t>IOT Smart City Platform</w:t>
    </w:r>
    <w:r w:rsidRPr="00290F3A">
      <w:tab/>
    </w:r>
    <w:r w:rsidRPr="00290F3A">
      <w:tab/>
    </w:r>
    <w:r>
      <w:t>draft 20/09/2017</w:t>
    </w:r>
  </w:p>
  <w:p w:rsidR="003028FF" w:rsidRPr="00F772CF" w:rsidRDefault="003028FF" w:rsidP="00F772CF">
    <w:pPr>
      <w:pStyle w:val="PDMContentHeader"/>
    </w:pP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962"/>
    <w:multiLevelType w:val="hybridMultilevel"/>
    <w:tmpl w:val="A91AD3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7A123D"/>
    <w:multiLevelType w:val="hybridMultilevel"/>
    <w:tmpl w:val="D8CEE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422731"/>
    <w:multiLevelType w:val="hybridMultilevel"/>
    <w:tmpl w:val="5ACA5E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720CBA"/>
    <w:multiLevelType w:val="hybridMultilevel"/>
    <w:tmpl w:val="D01AF0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C110EDC"/>
    <w:multiLevelType w:val="hybridMultilevel"/>
    <w:tmpl w:val="71820C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931CFE"/>
    <w:multiLevelType w:val="hybridMultilevel"/>
    <w:tmpl w:val="CAF6C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D412525"/>
    <w:multiLevelType w:val="hybridMultilevel"/>
    <w:tmpl w:val="881AD5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09C521E"/>
    <w:multiLevelType w:val="hybridMultilevel"/>
    <w:tmpl w:val="100615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2C7D14"/>
    <w:multiLevelType w:val="hybridMultilevel"/>
    <w:tmpl w:val="6D12DD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6C06DF6"/>
    <w:multiLevelType w:val="hybridMultilevel"/>
    <w:tmpl w:val="4CB05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97A1E87"/>
    <w:multiLevelType w:val="hybridMultilevel"/>
    <w:tmpl w:val="9A648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B0C5B98"/>
    <w:multiLevelType w:val="hybridMultilevel"/>
    <w:tmpl w:val="3F10A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FFF3EB2"/>
    <w:multiLevelType w:val="hybridMultilevel"/>
    <w:tmpl w:val="F05CBD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097893"/>
    <w:multiLevelType w:val="hybridMultilevel"/>
    <w:tmpl w:val="0232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6F94F2E"/>
    <w:multiLevelType w:val="hybridMultilevel"/>
    <w:tmpl w:val="A05A20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80A3969"/>
    <w:multiLevelType w:val="hybridMultilevel"/>
    <w:tmpl w:val="3AECC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B411D72"/>
    <w:multiLevelType w:val="hybridMultilevel"/>
    <w:tmpl w:val="BA168B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BDA0465"/>
    <w:multiLevelType w:val="hybridMultilevel"/>
    <w:tmpl w:val="DB4A2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8C0060"/>
    <w:multiLevelType w:val="hybridMultilevel"/>
    <w:tmpl w:val="1FA8C3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03A4D77"/>
    <w:multiLevelType w:val="multilevel"/>
    <w:tmpl w:val="D41003E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144" w:hanging="576"/>
      </w:pPr>
      <w:rPr>
        <w:rFonts w:hint="default"/>
      </w:rPr>
    </w:lvl>
    <w:lvl w:ilvl="2">
      <w:start w:val="1"/>
      <w:numFmt w:val="decimal"/>
      <w:pStyle w:val="Titre3"/>
      <w:lvlText w:val="%1.%2.%3"/>
      <w:lvlJc w:val="left"/>
      <w:pPr>
        <w:ind w:left="1004"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0" w15:restartNumberingAfterBreak="0">
    <w:nsid w:val="30847C0C"/>
    <w:multiLevelType w:val="hybridMultilevel"/>
    <w:tmpl w:val="4F306F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EB7051"/>
    <w:multiLevelType w:val="multilevel"/>
    <w:tmpl w:val="5664D5E0"/>
    <w:lvl w:ilvl="0">
      <w:start w:val="2"/>
      <w:numFmt w:val="decimal"/>
      <w:lvlText w:val="%1"/>
      <w:lvlJc w:val="left"/>
      <w:pPr>
        <w:ind w:left="360" w:hanging="360"/>
      </w:pPr>
      <w:rPr>
        <w:rFonts w:hint="default"/>
        <w:i w:val="0"/>
      </w:rPr>
    </w:lvl>
    <w:lvl w:ilvl="1">
      <w:start w:val="2"/>
      <w:numFmt w:val="decimal"/>
      <w:lvlText w:val="%1.%2"/>
      <w:lvlJc w:val="left"/>
      <w:pPr>
        <w:ind w:left="720" w:hanging="720"/>
      </w:pPr>
      <w:rPr>
        <w:rFonts w:hint="default"/>
        <w:i w:val="0"/>
      </w:rPr>
    </w:lvl>
    <w:lvl w:ilvl="2">
      <w:start w:val="1"/>
      <w:numFmt w:val="decimal"/>
      <w:lvlText w:val="%1.%2.%3"/>
      <w:lvlJc w:val="left"/>
      <w:pPr>
        <w:ind w:left="1080" w:hanging="108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440" w:hanging="1440"/>
      </w:pPr>
      <w:rPr>
        <w:rFonts w:hint="default"/>
        <w:i w:val="0"/>
      </w:rPr>
    </w:lvl>
    <w:lvl w:ilvl="5">
      <w:start w:val="1"/>
      <w:numFmt w:val="decimal"/>
      <w:lvlText w:val="%1.%2.%3.%4.%5.%6"/>
      <w:lvlJc w:val="left"/>
      <w:pPr>
        <w:ind w:left="1800" w:hanging="1800"/>
      </w:pPr>
      <w:rPr>
        <w:rFonts w:hint="default"/>
        <w:i w:val="0"/>
      </w:rPr>
    </w:lvl>
    <w:lvl w:ilvl="6">
      <w:start w:val="1"/>
      <w:numFmt w:val="decimal"/>
      <w:lvlText w:val="%1.%2.%3.%4.%5.%6.%7"/>
      <w:lvlJc w:val="left"/>
      <w:pPr>
        <w:ind w:left="2160" w:hanging="2160"/>
      </w:pPr>
      <w:rPr>
        <w:rFonts w:hint="default"/>
        <w:i w:val="0"/>
      </w:rPr>
    </w:lvl>
    <w:lvl w:ilvl="7">
      <w:start w:val="1"/>
      <w:numFmt w:val="decimal"/>
      <w:lvlText w:val="%1.%2.%3.%4.%5.%6.%7.%8"/>
      <w:lvlJc w:val="left"/>
      <w:pPr>
        <w:ind w:left="2160" w:hanging="2160"/>
      </w:pPr>
      <w:rPr>
        <w:rFonts w:hint="default"/>
        <w:i w:val="0"/>
      </w:rPr>
    </w:lvl>
    <w:lvl w:ilvl="8">
      <w:start w:val="1"/>
      <w:numFmt w:val="decimal"/>
      <w:lvlText w:val="%1.%2.%3.%4.%5.%6.%7.%8.%9"/>
      <w:lvlJc w:val="left"/>
      <w:pPr>
        <w:ind w:left="2520" w:hanging="2520"/>
      </w:pPr>
      <w:rPr>
        <w:rFonts w:hint="default"/>
        <w:i w:val="0"/>
      </w:rPr>
    </w:lvl>
  </w:abstractNum>
  <w:abstractNum w:abstractNumId="22" w15:restartNumberingAfterBreak="0">
    <w:nsid w:val="345A2CE0"/>
    <w:multiLevelType w:val="hybridMultilevel"/>
    <w:tmpl w:val="6D8053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7C72F9"/>
    <w:multiLevelType w:val="hybridMultilevel"/>
    <w:tmpl w:val="92787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7E63CC9"/>
    <w:multiLevelType w:val="hybridMultilevel"/>
    <w:tmpl w:val="44CE2A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88804E8"/>
    <w:multiLevelType w:val="hybridMultilevel"/>
    <w:tmpl w:val="CCB00E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B404D23"/>
    <w:multiLevelType w:val="hybridMultilevel"/>
    <w:tmpl w:val="FE76A7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CFD6764"/>
    <w:multiLevelType w:val="hybridMultilevel"/>
    <w:tmpl w:val="6D804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D053456"/>
    <w:multiLevelType w:val="hybridMultilevel"/>
    <w:tmpl w:val="1EACF0E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690A7E"/>
    <w:multiLevelType w:val="hybridMultilevel"/>
    <w:tmpl w:val="8D847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7A971E3"/>
    <w:multiLevelType w:val="hybridMultilevel"/>
    <w:tmpl w:val="CBEA82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A1679C6"/>
    <w:multiLevelType w:val="hybridMultilevel"/>
    <w:tmpl w:val="0D0862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613532"/>
    <w:multiLevelType w:val="hybridMultilevel"/>
    <w:tmpl w:val="00981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DB612B4"/>
    <w:multiLevelType w:val="hybridMultilevel"/>
    <w:tmpl w:val="4C304B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EDD4337"/>
    <w:multiLevelType w:val="hybridMultilevel"/>
    <w:tmpl w:val="CE32C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53C273C"/>
    <w:multiLevelType w:val="hybridMultilevel"/>
    <w:tmpl w:val="AB4AA36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6A702EE"/>
    <w:multiLevelType w:val="hybridMultilevel"/>
    <w:tmpl w:val="0D249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B785889"/>
    <w:multiLevelType w:val="hybridMultilevel"/>
    <w:tmpl w:val="8F38F3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D6B0A60"/>
    <w:multiLevelType w:val="hybridMultilevel"/>
    <w:tmpl w:val="883A7D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081085D"/>
    <w:multiLevelType w:val="hybridMultilevel"/>
    <w:tmpl w:val="FCEEC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16350B1"/>
    <w:multiLevelType w:val="hybridMultilevel"/>
    <w:tmpl w:val="CF8CEA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15:restartNumberingAfterBreak="0">
    <w:nsid w:val="6370008E"/>
    <w:multiLevelType w:val="hybridMultilevel"/>
    <w:tmpl w:val="DD3263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3F91D3B"/>
    <w:multiLevelType w:val="hybridMultilevel"/>
    <w:tmpl w:val="5302D2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40C75BE"/>
    <w:multiLevelType w:val="hybridMultilevel"/>
    <w:tmpl w:val="8862B3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C36AB5"/>
    <w:multiLevelType w:val="hybridMultilevel"/>
    <w:tmpl w:val="DA7454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01070F8"/>
    <w:multiLevelType w:val="hybridMultilevel"/>
    <w:tmpl w:val="5210B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0EF5F25"/>
    <w:multiLevelType w:val="hybridMultilevel"/>
    <w:tmpl w:val="B85E9E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47759E9"/>
    <w:multiLevelType w:val="hybridMultilevel"/>
    <w:tmpl w:val="28DE51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6D63658"/>
    <w:multiLevelType w:val="hybridMultilevel"/>
    <w:tmpl w:val="0AC0A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6EB6E90"/>
    <w:multiLevelType w:val="hybridMultilevel"/>
    <w:tmpl w:val="96ACEF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82B5690"/>
    <w:multiLevelType w:val="hybridMultilevel"/>
    <w:tmpl w:val="494C75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8AF30B4"/>
    <w:multiLevelType w:val="hybridMultilevel"/>
    <w:tmpl w:val="A24CB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9CA7C01"/>
    <w:multiLevelType w:val="hybridMultilevel"/>
    <w:tmpl w:val="9BD017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79CF4631"/>
    <w:multiLevelType w:val="hybridMultilevel"/>
    <w:tmpl w:val="876E212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4" w15:restartNumberingAfterBreak="0">
    <w:nsid w:val="79F915CC"/>
    <w:multiLevelType w:val="hybridMultilevel"/>
    <w:tmpl w:val="E0883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B913906"/>
    <w:multiLevelType w:val="hybridMultilevel"/>
    <w:tmpl w:val="AFACDA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9"/>
  </w:num>
  <w:num w:numId="2">
    <w:abstractNumId w:val="21"/>
  </w:num>
  <w:num w:numId="3">
    <w:abstractNumId w:val="5"/>
  </w:num>
  <w:num w:numId="4">
    <w:abstractNumId w:val="8"/>
  </w:num>
  <w:num w:numId="5">
    <w:abstractNumId w:val="39"/>
  </w:num>
  <w:num w:numId="6">
    <w:abstractNumId w:val="23"/>
  </w:num>
  <w:num w:numId="7">
    <w:abstractNumId w:val="15"/>
  </w:num>
  <w:num w:numId="8">
    <w:abstractNumId w:val="4"/>
  </w:num>
  <w:num w:numId="9">
    <w:abstractNumId w:val="19"/>
  </w:num>
  <w:num w:numId="10">
    <w:abstractNumId w:val="26"/>
  </w:num>
  <w:num w:numId="11">
    <w:abstractNumId w:val="13"/>
  </w:num>
  <w:num w:numId="12">
    <w:abstractNumId w:val="36"/>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12"/>
  </w:num>
  <w:num w:numId="16">
    <w:abstractNumId w:val="19"/>
  </w:num>
  <w:num w:numId="17">
    <w:abstractNumId w:val="19"/>
  </w:num>
  <w:num w:numId="18">
    <w:abstractNumId w:val="37"/>
  </w:num>
  <w:num w:numId="19">
    <w:abstractNumId w:val="31"/>
  </w:num>
  <w:num w:numId="20">
    <w:abstractNumId w:val="44"/>
  </w:num>
  <w:num w:numId="21">
    <w:abstractNumId w:val="17"/>
  </w:num>
  <w:num w:numId="22">
    <w:abstractNumId w:val="19"/>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num>
  <w:num w:numId="24">
    <w:abstractNumId w:val="2"/>
  </w:num>
  <w:num w:numId="25">
    <w:abstractNumId w:val="54"/>
  </w:num>
  <w:num w:numId="26">
    <w:abstractNumId w:val="55"/>
  </w:num>
  <w:num w:numId="27">
    <w:abstractNumId w:val="14"/>
  </w:num>
  <w:num w:numId="28">
    <w:abstractNumId w:val="3"/>
  </w:num>
  <w:num w:numId="29">
    <w:abstractNumId w:val="10"/>
  </w:num>
  <w:num w:numId="30">
    <w:abstractNumId w:val="34"/>
  </w:num>
  <w:num w:numId="31">
    <w:abstractNumId w:val="53"/>
  </w:num>
  <w:num w:numId="32">
    <w:abstractNumId w:val="52"/>
  </w:num>
  <w:num w:numId="33">
    <w:abstractNumId w:val="35"/>
  </w:num>
  <w:num w:numId="34">
    <w:abstractNumId w:val="32"/>
  </w:num>
  <w:num w:numId="35">
    <w:abstractNumId w:val="40"/>
  </w:num>
  <w:num w:numId="36">
    <w:abstractNumId w:val="33"/>
  </w:num>
  <w:num w:numId="37">
    <w:abstractNumId w:val="1"/>
  </w:num>
  <w:num w:numId="38">
    <w:abstractNumId w:val="11"/>
  </w:num>
  <w:num w:numId="39">
    <w:abstractNumId w:val="22"/>
  </w:num>
  <w:num w:numId="40">
    <w:abstractNumId w:val="48"/>
  </w:num>
  <w:num w:numId="41">
    <w:abstractNumId w:val="7"/>
  </w:num>
  <w:num w:numId="42">
    <w:abstractNumId w:val="29"/>
  </w:num>
  <w:num w:numId="43">
    <w:abstractNumId w:val="42"/>
  </w:num>
  <w:num w:numId="44">
    <w:abstractNumId w:val="20"/>
  </w:num>
  <w:num w:numId="45">
    <w:abstractNumId w:val="38"/>
  </w:num>
  <w:num w:numId="46">
    <w:abstractNumId w:val="46"/>
  </w:num>
  <w:num w:numId="47">
    <w:abstractNumId w:val="0"/>
  </w:num>
  <w:num w:numId="48">
    <w:abstractNumId w:val="30"/>
  </w:num>
  <w:num w:numId="49">
    <w:abstractNumId w:val="6"/>
  </w:num>
  <w:num w:numId="50">
    <w:abstractNumId w:val="25"/>
  </w:num>
  <w:num w:numId="51">
    <w:abstractNumId w:val="45"/>
  </w:num>
  <w:num w:numId="52">
    <w:abstractNumId w:val="18"/>
  </w:num>
  <w:num w:numId="53">
    <w:abstractNumId w:val="41"/>
  </w:num>
  <w:num w:numId="54">
    <w:abstractNumId w:val="47"/>
  </w:num>
  <w:num w:numId="55">
    <w:abstractNumId w:val="43"/>
  </w:num>
  <w:num w:numId="56">
    <w:abstractNumId w:val="50"/>
  </w:num>
  <w:num w:numId="57">
    <w:abstractNumId w:val="9"/>
  </w:num>
  <w:num w:numId="58">
    <w:abstractNumId w:val="27"/>
  </w:num>
  <w:num w:numId="59">
    <w:abstractNumId w:val="16"/>
  </w:num>
  <w:num w:numId="60">
    <w:abstractNumId w:val="5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3D95"/>
    <w:rsid w:val="00000081"/>
    <w:rsid w:val="0000053D"/>
    <w:rsid w:val="00000E9E"/>
    <w:rsid w:val="000013BA"/>
    <w:rsid w:val="000017E9"/>
    <w:rsid w:val="00002113"/>
    <w:rsid w:val="00003FDC"/>
    <w:rsid w:val="00004100"/>
    <w:rsid w:val="00005836"/>
    <w:rsid w:val="000064C5"/>
    <w:rsid w:val="0000683B"/>
    <w:rsid w:val="000069E1"/>
    <w:rsid w:val="00007C07"/>
    <w:rsid w:val="000123B6"/>
    <w:rsid w:val="00013C0B"/>
    <w:rsid w:val="00013E0B"/>
    <w:rsid w:val="00014B9D"/>
    <w:rsid w:val="0001518F"/>
    <w:rsid w:val="0001581B"/>
    <w:rsid w:val="00015DD1"/>
    <w:rsid w:val="00015F7A"/>
    <w:rsid w:val="00016E2B"/>
    <w:rsid w:val="00017607"/>
    <w:rsid w:val="00017A1F"/>
    <w:rsid w:val="0002146C"/>
    <w:rsid w:val="0002430B"/>
    <w:rsid w:val="000251CC"/>
    <w:rsid w:val="000252F9"/>
    <w:rsid w:val="000263FE"/>
    <w:rsid w:val="00026DAB"/>
    <w:rsid w:val="00027B43"/>
    <w:rsid w:val="0003058E"/>
    <w:rsid w:val="000308EA"/>
    <w:rsid w:val="00031F83"/>
    <w:rsid w:val="000322D0"/>
    <w:rsid w:val="0003268B"/>
    <w:rsid w:val="00032B68"/>
    <w:rsid w:val="00034802"/>
    <w:rsid w:val="00034E14"/>
    <w:rsid w:val="000350F5"/>
    <w:rsid w:val="000363D4"/>
    <w:rsid w:val="0003792A"/>
    <w:rsid w:val="00040A88"/>
    <w:rsid w:val="00042176"/>
    <w:rsid w:val="00044F7F"/>
    <w:rsid w:val="0004533E"/>
    <w:rsid w:val="00045D67"/>
    <w:rsid w:val="00046C61"/>
    <w:rsid w:val="00046EB7"/>
    <w:rsid w:val="00047B72"/>
    <w:rsid w:val="000564BE"/>
    <w:rsid w:val="00056FB4"/>
    <w:rsid w:val="000575A5"/>
    <w:rsid w:val="00057A47"/>
    <w:rsid w:val="00060547"/>
    <w:rsid w:val="00060BDB"/>
    <w:rsid w:val="00060CFA"/>
    <w:rsid w:val="00060EEC"/>
    <w:rsid w:val="000621EE"/>
    <w:rsid w:val="000633F4"/>
    <w:rsid w:val="0006361C"/>
    <w:rsid w:val="000640CB"/>
    <w:rsid w:val="000642EF"/>
    <w:rsid w:val="00064CC9"/>
    <w:rsid w:val="00065157"/>
    <w:rsid w:val="00066145"/>
    <w:rsid w:val="0007038F"/>
    <w:rsid w:val="00071768"/>
    <w:rsid w:val="000732DC"/>
    <w:rsid w:val="000751FC"/>
    <w:rsid w:val="00075765"/>
    <w:rsid w:val="00075C69"/>
    <w:rsid w:val="00076F94"/>
    <w:rsid w:val="00077931"/>
    <w:rsid w:val="00077E59"/>
    <w:rsid w:val="0008019D"/>
    <w:rsid w:val="00080DF0"/>
    <w:rsid w:val="00081868"/>
    <w:rsid w:val="00081EF2"/>
    <w:rsid w:val="00083264"/>
    <w:rsid w:val="00083659"/>
    <w:rsid w:val="00084870"/>
    <w:rsid w:val="00084DF0"/>
    <w:rsid w:val="000856F1"/>
    <w:rsid w:val="00085EF7"/>
    <w:rsid w:val="000865C5"/>
    <w:rsid w:val="00087BE5"/>
    <w:rsid w:val="00087EE9"/>
    <w:rsid w:val="00090207"/>
    <w:rsid w:val="00090977"/>
    <w:rsid w:val="000926D9"/>
    <w:rsid w:val="000937CC"/>
    <w:rsid w:val="00093FEA"/>
    <w:rsid w:val="00096455"/>
    <w:rsid w:val="00096D11"/>
    <w:rsid w:val="00097B48"/>
    <w:rsid w:val="000A1961"/>
    <w:rsid w:val="000A3BC8"/>
    <w:rsid w:val="000A4E74"/>
    <w:rsid w:val="000A5D84"/>
    <w:rsid w:val="000A5DC3"/>
    <w:rsid w:val="000A60A5"/>
    <w:rsid w:val="000A7261"/>
    <w:rsid w:val="000A7C4C"/>
    <w:rsid w:val="000B0375"/>
    <w:rsid w:val="000B0EBB"/>
    <w:rsid w:val="000B1714"/>
    <w:rsid w:val="000B1DDB"/>
    <w:rsid w:val="000B3162"/>
    <w:rsid w:val="000B3CE8"/>
    <w:rsid w:val="000B3E6E"/>
    <w:rsid w:val="000B52C2"/>
    <w:rsid w:val="000B5C88"/>
    <w:rsid w:val="000B5CD1"/>
    <w:rsid w:val="000B5D10"/>
    <w:rsid w:val="000B5D5A"/>
    <w:rsid w:val="000B6113"/>
    <w:rsid w:val="000B61BE"/>
    <w:rsid w:val="000B653A"/>
    <w:rsid w:val="000C05F5"/>
    <w:rsid w:val="000C0B43"/>
    <w:rsid w:val="000C18CE"/>
    <w:rsid w:val="000C24FC"/>
    <w:rsid w:val="000C3CCB"/>
    <w:rsid w:val="000C416E"/>
    <w:rsid w:val="000C5195"/>
    <w:rsid w:val="000C572F"/>
    <w:rsid w:val="000C6ED2"/>
    <w:rsid w:val="000D037A"/>
    <w:rsid w:val="000D105B"/>
    <w:rsid w:val="000D1680"/>
    <w:rsid w:val="000D33F6"/>
    <w:rsid w:val="000D3A62"/>
    <w:rsid w:val="000D5BA1"/>
    <w:rsid w:val="000D621F"/>
    <w:rsid w:val="000D747A"/>
    <w:rsid w:val="000D7803"/>
    <w:rsid w:val="000E00B9"/>
    <w:rsid w:val="000E0B28"/>
    <w:rsid w:val="000E243F"/>
    <w:rsid w:val="000E3304"/>
    <w:rsid w:val="000E34EA"/>
    <w:rsid w:val="000E38F7"/>
    <w:rsid w:val="000E3FCF"/>
    <w:rsid w:val="000E41DD"/>
    <w:rsid w:val="000E5BF1"/>
    <w:rsid w:val="000E6050"/>
    <w:rsid w:val="000E7672"/>
    <w:rsid w:val="000F1B81"/>
    <w:rsid w:val="000F1EC0"/>
    <w:rsid w:val="000F242C"/>
    <w:rsid w:val="000F47D8"/>
    <w:rsid w:val="000F4D77"/>
    <w:rsid w:val="000F770D"/>
    <w:rsid w:val="001015E5"/>
    <w:rsid w:val="0010176B"/>
    <w:rsid w:val="001018BF"/>
    <w:rsid w:val="00103D03"/>
    <w:rsid w:val="0010413E"/>
    <w:rsid w:val="00105319"/>
    <w:rsid w:val="00106AA4"/>
    <w:rsid w:val="0011006A"/>
    <w:rsid w:val="00111194"/>
    <w:rsid w:val="001115BF"/>
    <w:rsid w:val="00111B67"/>
    <w:rsid w:val="0011395D"/>
    <w:rsid w:val="001146DB"/>
    <w:rsid w:val="001157B7"/>
    <w:rsid w:val="00116E52"/>
    <w:rsid w:val="001175F1"/>
    <w:rsid w:val="00117D81"/>
    <w:rsid w:val="0012019A"/>
    <w:rsid w:val="00121777"/>
    <w:rsid w:val="001229F8"/>
    <w:rsid w:val="00122FE7"/>
    <w:rsid w:val="001233AF"/>
    <w:rsid w:val="00123AF1"/>
    <w:rsid w:val="00127CCF"/>
    <w:rsid w:val="00131C91"/>
    <w:rsid w:val="001326E2"/>
    <w:rsid w:val="00135D41"/>
    <w:rsid w:val="001407EB"/>
    <w:rsid w:val="00141A13"/>
    <w:rsid w:val="00141AE2"/>
    <w:rsid w:val="001434D5"/>
    <w:rsid w:val="001437E7"/>
    <w:rsid w:val="00143EE4"/>
    <w:rsid w:val="00144281"/>
    <w:rsid w:val="001442AA"/>
    <w:rsid w:val="00144D68"/>
    <w:rsid w:val="00144DA2"/>
    <w:rsid w:val="00145132"/>
    <w:rsid w:val="0015010A"/>
    <w:rsid w:val="0015058F"/>
    <w:rsid w:val="001506DC"/>
    <w:rsid w:val="00150A36"/>
    <w:rsid w:val="0015177B"/>
    <w:rsid w:val="001537AF"/>
    <w:rsid w:val="00154B07"/>
    <w:rsid w:val="00155FCA"/>
    <w:rsid w:val="00157445"/>
    <w:rsid w:val="00157803"/>
    <w:rsid w:val="00161207"/>
    <w:rsid w:val="00162176"/>
    <w:rsid w:val="0016293C"/>
    <w:rsid w:val="001636DD"/>
    <w:rsid w:val="00163A68"/>
    <w:rsid w:val="00164C0B"/>
    <w:rsid w:val="00164F41"/>
    <w:rsid w:val="00167BFF"/>
    <w:rsid w:val="00170081"/>
    <w:rsid w:val="00170B82"/>
    <w:rsid w:val="00170C4F"/>
    <w:rsid w:val="0017161A"/>
    <w:rsid w:val="00172D1C"/>
    <w:rsid w:val="00172E13"/>
    <w:rsid w:val="00172EE5"/>
    <w:rsid w:val="0017467D"/>
    <w:rsid w:val="00177247"/>
    <w:rsid w:val="00177480"/>
    <w:rsid w:val="00177AB9"/>
    <w:rsid w:val="00180EFE"/>
    <w:rsid w:val="00184030"/>
    <w:rsid w:val="00184779"/>
    <w:rsid w:val="001851A2"/>
    <w:rsid w:val="0018530E"/>
    <w:rsid w:val="001861C3"/>
    <w:rsid w:val="00186569"/>
    <w:rsid w:val="00186CDE"/>
    <w:rsid w:val="00187499"/>
    <w:rsid w:val="00190FE5"/>
    <w:rsid w:val="00191266"/>
    <w:rsid w:val="00191BEE"/>
    <w:rsid w:val="00191FD2"/>
    <w:rsid w:val="00192051"/>
    <w:rsid w:val="001941C3"/>
    <w:rsid w:val="0019448D"/>
    <w:rsid w:val="001953AA"/>
    <w:rsid w:val="00196493"/>
    <w:rsid w:val="001967B7"/>
    <w:rsid w:val="00197661"/>
    <w:rsid w:val="001A07E7"/>
    <w:rsid w:val="001A234C"/>
    <w:rsid w:val="001A31F8"/>
    <w:rsid w:val="001A42BF"/>
    <w:rsid w:val="001A49CD"/>
    <w:rsid w:val="001A4B7D"/>
    <w:rsid w:val="001A4F1C"/>
    <w:rsid w:val="001A4FEA"/>
    <w:rsid w:val="001A6A55"/>
    <w:rsid w:val="001A6D31"/>
    <w:rsid w:val="001A79F2"/>
    <w:rsid w:val="001B0797"/>
    <w:rsid w:val="001B0AAE"/>
    <w:rsid w:val="001B1699"/>
    <w:rsid w:val="001B3ECD"/>
    <w:rsid w:val="001B5C39"/>
    <w:rsid w:val="001B6C4D"/>
    <w:rsid w:val="001B725C"/>
    <w:rsid w:val="001B766D"/>
    <w:rsid w:val="001B7DF1"/>
    <w:rsid w:val="001C0017"/>
    <w:rsid w:val="001C04DA"/>
    <w:rsid w:val="001C2503"/>
    <w:rsid w:val="001C25A9"/>
    <w:rsid w:val="001C293D"/>
    <w:rsid w:val="001C2D5C"/>
    <w:rsid w:val="001C4F32"/>
    <w:rsid w:val="001C5385"/>
    <w:rsid w:val="001C54F4"/>
    <w:rsid w:val="001C6ED4"/>
    <w:rsid w:val="001D11EE"/>
    <w:rsid w:val="001D23B8"/>
    <w:rsid w:val="001D2BBA"/>
    <w:rsid w:val="001D41D4"/>
    <w:rsid w:val="001D4C7E"/>
    <w:rsid w:val="001D5F12"/>
    <w:rsid w:val="001D7027"/>
    <w:rsid w:val="001D7890"/>
    <w:rsid w:val="001D7C1B"/>
    <w:rsid w:val="001E0796"/>
    <w:rsid w:val="001E32A3"/>
    <w:rsid w:val="001E4654"/>
    <w:rsid w:val="001E6822"/>
    <w:rsid w:val="001E784A"/>
    <w:rsid w:val="001F2FB0"/>
    <w:rsid w:val="001F3004"/>
    <w:rsid w:val="001F3B63"/>
    <w:rsid w:val="001F40F3"/>
    <w:rsid w:val="001F43E4"/>
    <w:rsid w:val="001F58F9"/>
    <w:rsid w:val="001F75AA"/>
    <w:rsid w:val="001F771D"/>
    <w:rsid w:val="001F7747"/>
    <w:rsid w:val="001F7A1E"/>
    <w:rsid w:val="00201345"/>
    <w:rsid w:val="0020247B"/>
    <w:rsid w:val="00202F9A"/>
    <w:rsid w:val="002041F9"/>
    <w:rsid w:val="002045E4"/>
    <w:rsid w:val="002071C2"/>
    <w:rsid w:val="00210B33"/>
    <w:rsid w:val="00210DB4"/>
    <w:rsid w:val="0021248A"/>
    <w:rsid w:val="00212CCB"/>
    <w:rsid w:val="00215855"/>
    <w:rsid w:val="0022010B"/>
    <w:rsid w:val="00220A0F"/>
    <w:rsid w:val="00221D3F"/>
    <w:rsid w:val="002220E6"/>
    <w:rsid w:val="00222F92"/>
    <w:rsid w:val="00223B8A"/>
    <w:rsid w:val="00223BE6"/>
    <w:rsid w:val="002245EB"/>
    <w:rsid w:val="00227233"/>
    <w:rsid w:val="00227482"/>
    <w:rsid w:val="00227FE3"/>
    <w:rsid w:val="00230AE8"/>
    <w:rsid w:val="002328C0"/>
    <w:rsid w:val="002328C2"/>
    <w:rsid w:val="002338E4"/>
    <w:rsid w:val="0023430C"/>
    <w:rsid w:val="0023433E"/>
    <w:rsid w:val="002357E1"/>
    <w:rsid w:val="00235E72"/>
    <w:rsid w:val="00237592"/>
    <w:rsid w:val="002409F4"/>
    <w:rsid w:val="00240A80"/>
    <w:rsid w:val="0024168A"/>
    <w:rsid w:val="00241A30"/>
    <w:rsid w:val="0024278D"/>
    <w:rsid w:val="00245191"/>
    <w:rsid w:val="002457D4"/>
    <w:rsid w:val="00247855"/>
    <w:rsid w:val="002479F1"/>
    <w:rsid w:val="0025016C"/>
    <w:rsid w:val="00250854"/>
    <w:rsid w:val="00250A09"/>
    <w:rsid w:val="00250BFD"/>
    <w:rsid w:val="00253730"/>
    <w:rsid w:val="00253FC4"/>
    <w:rsid w:val="00254BE5"/>
    <w:rsid w:val="00254F0F"/>
    <w:rsid w:val="0025534D"/>
    <w:rsid w:val="002557F4"/>
    <w:rsid w:val="00255CB3"/>
    <w:rsid w:val="002566D5"/>
    <w:rsid w:val="00257354"/>
    <w:rsid w:val="002574C9"/>
    <w:rsid w:val="00257B76"/>
    <w:rsid w:val="002619EF"/>
    <w:rsid w:val="00261FE0"/>
    <w:rsid w:val="00263B7B"/>
    <w:rsid w:val="002650C8"/>
    <w:rsid w:val="0026527D"/>
    <w:rsid w:val="00265333"/>
    <w:rsid w:val="002654A5"/>
    <w:rsid w:val="00265B38"/>
    <w:rsid w:val="002701BE"/>
    <w:rsid w:val="00270E68"/>
    <w:rsid w:val="00270F90"/>
    <w:rsid w:val="002715BD"/>
    <w:rsid w:val="002735D2"/>
    <w:rsid w:val="0027391B"/>
    <w:rsid w:val="00273E0A"/>
    <w:rsid w:val="00276FED"/>
    <w:rsid w:val="00281831"/>
    <w:rsid w:val="002820EC"/>
    <w:rsid w:val="00282BFA"/>
    <w:rsid w:val="0028341D"/>
    <w:rsid w:val="002836FF"/>
    <w:rsid w:val="00283A3E"/>
    <w:rsid w:val="00284EA7"/>
    <w:rsid w:val="002866B5"/>
    <w:rsid w:val="0028696C"/>
    <w:rsid w:val="00286A49"/>
    <w:rsid w:val="00287AFB"/>
    <w:rsid w:val="00290886"/>
    <w:rsid w:val="00291CA5"/>
    <w:rsid w:val="0029240D"/>
    <w:rsid w:val="00292C39"/>
    <w:rsid w:val="00293375"/>
    <w:rsid w:val="00293E95"/>
    <w:rsid w:val="0029545B"/>
    <w:rsid w:val="002964F3"/>
    <w:rsid w:val="002967F6"/>
    <w:rsid w:val="00296A85"/>
    <w:rsid w:val="00296F71"/>
    <w:rsid w:val="00297DF5"/>
    <w:rsid w:val="002A0357"/>
    <w:rsid w:val="002A1F05"/>
    <w:rsid w:val="002A1F2E"/>
    <w:rsid w:val="002A2337"/>
    <w:rsid w:val="002A2F85"/>
    <w:rsid w:val="002A3D1F"/>
    <w:rsid w:val="002A6751"/>
    <w:rsid w:val="002A6F1D"/>
    <w:rsid w:val="002A7D91"/>
    <w:rsid w:val="002B11BB"/>
    <w:rsid w:val="002B1769"/>
    <w:rsid w:val="002B1CEE"/>
    <w:rsid w:val="002B22F8"/>
    <w:rsid w:val="002B26F8"/>
    <w:rsid w:val="002B30F5"/>
    <w:rsid w:val="002B3B56"/>
    <w:rsid w:val="002B4D4D"/>
    <w:rsid w:val="002B4E0C"/>
    <w:rsid w:val="002B5678"/>
    <w:rsid w:val="002B6662"/>
    <w:rsid w:val="002B7695"/>
    <w:rsid w:val="002C09F8"/>
    <w:rsid w:val="002C35E4"/>
    <w:rsid w:val="002C3CB2"/>
    <w:rsid w:val="002C425E"/>
    <w:rsid w:val="002C5B66"/>
    <w:rsid w:val="002C62DA"/>
    <w:rsid w:val="002C6786"/>
    <w:rsid w:val="002D0A1A"/>
    <w:rsid w:val="002D2930"/>
    <w:rsid w:val="002D2DF7"/>
    <w:rsid w:val="002D37DC"/>
    <w:rsid w:val="002D7531"/>
    <w:rsid w:val="002D7C8C"/>
    <w:rsid w:val="002E072C"/>
    <w:rsid w:val="002E2738"/>
    <w:rsid w:val="002E41D3"/>
    <w:rsid w:val="002E5997"/>
    <w:rsid w:val="002E6579"/>
    <w:rsid w:val="002E76B6"/>
    <w:rsid w:val="002F05C0"/>
    <w:rsid w:val="002F0A1F"/>
    <w:rsid w:val="002F0ABD"/>
    <w:rsid w:val="002F126F"/>
    <w:rsid w:val="002F279C"/>
    <w:rsid w:val="002F2ACB"/>
    <w:rsid w:val="002F3448"/>
    <w:rsid w:val="002F38CF"/>
    <w:rsid w:val="002F4F61"/>
    <w:rsid w:val="002F540F"/>
    <w:rsid w:val="003003FC"/>
    <w:rsid w:val="0030123B"/>
    <w:rsid w:val="003012DC"/>
    <w:rsid w:val="00301D1A"/>
    <w:rsid w:val="00302734"/>
    <w:rsid w:val="003028FF"/>
    <w:rsid w:val="00302A6B"/>
    <w:rsid w:val="00303560"/>
    <w:rsid w:val="003035ED"/>
    <w:rsid w:val="00304000"/>
    <w:rsid w:val="003051B8"/>
    <w:rsid w:val="0030540B"/>
    <w:rsid w:val="0030690A"/>
    <w:rsid w:val="003069FA"/>
    <w:rsid w:val="00306D24"/>
    <w:rsid w:val="0030704A"/>
    <w:rsid w:val="003073C4"/>
    <w:rsid w:val="00307B45"/>
    <w:rsid w:val="0031320A"/>
    <w:rsid w:val="00313E74"/>
    <w:rsid w:val="00315173"/>
    <w:rsid w:val="00317641"/>
    <w:rsid w:val="00317AF9"/>
    <w:rsid w:val="003207C2"/>
    <w:rsid w:val="00321100"/>
    <w:rsid w:val="00321279"/>
    <w:rsid w:val="00321E68"/>
    <w:rsid w:val="0032241D"/>
    <w:rsid w:val="00323BCC"/>
    <w:rsid w:val="00324CBF"/>
    <w:rsid w:val="00324E7C"/>
    <w:rsid w:val="00325168"/>
    <w:rsid w:val="003254A6"/>
    <w:rsid w:val="00326B4B"/>
    <w:rsid w:val="00326F8C"/>
    <w:rsid w:val="00327109"/>
    <w:rsid w:val="00327CFF"/>
    <w:rsid w:val="00331D16"/>
    <w:rsid w:val="00334E22"/>
    <w:rsid w:val="00336CBA"/>
    <w:rsid w:val="0033747C"/>
    <w:rsid w:val="00340E31"/>
    <w:rsid w:val="00341382"/>
    <w:rsid w:val="0034191E"/>
    <w:rsid w:val="00341FCA"/>
    <w:rsid w:val="00345094"/>
    <w:rsid w:val="0034729F"/>
    <w:rsid w:val="003476C3"/>
    <w:rsid w:val="003477C6"/>
    <w:rsid w:val="003501B1"/>
    <w:rsid w:val="00350728"/>
    <w:rsid w:val="00351AA8"/>
    <w:rsid w:val="00352E18"/>
    <w:rsid w:val="003540EB"/>
    <w:rsid w:val="00354EF0"/>
    <w:rsid w:val="003561AB"/>
    <w:rsid w:val="00356996"/>
    <w:rsid w:val="00357707"/>
    <w:rsid w:val="00357F0F"/>
    <w:rsid w:val="0036086A"/>
    <w:rsid w:val="0036158F"/>
    <w:rsid w:val="00361F8D"/>
    <w:rsid w:val="003629D1"/>
    <w:rsid w:val="0036320B"/>
    <w:rsid w:val="003641C7"/>
    <w:rsid w:val="0036528F"/>
    <w:rsid w:val="0036662D"/>
    <w:rsid w:val="00371232"/>
    <w:rsid w:val="0037146F"/>
    <w:rsid w:val="003721D5"/>
    <w:rsid w:val="00373C65"/>
    <w:rsid w:val="00374885"/>
    <w:rsid w:val="00374AC6"/>
    <w:rsid w:val="00375459"/>
    <w:rsid w:val="00376CD1"/>
    <w:rsid w:val="003777BC"/>
    <w:rsid w:val="0038044E"/>
    <w:rsid w:val="00380EDD"/>
    <w:rsid w:val="00381B84"/>
    <w:rsid w:val="00381FA5"/>
    <w:rsid w:val="00383132"/>
    <w:rsid w:val="003844C6"/>
    <w:rsid w:val="00384B07"/>
    <w:rsid w:val="0038525C"/>
    <w:rsid w:val="00385516"/>
    <w:rsid w:val="00387CF1"/>
    <w:rsid w:val="00392311"/>
    <w:rsid w:val="00393BC9"/>
    <w:rsid w:val="00393BD8"/>
    <w:rsid w:val="0039457C"/>
    <w:rsid w:val="003962B3"/>
    <w:rsid w:val="003971A9"/>
    <w:rsid w:val="003A0672"/>
    <w:rsid w:val="003A0C0C"/>
    <w:rsid w:val="003A0FA7"/>
    <w:rsid w:val="003A23D8"/>
    <w:rsid w:val="003A47D9"/>
    <w:rsid w:val="003A4FD2"/>
    <w:rsid w:val="003A54A3"/>
    <w:rsid w:val="003A5C80"/>
    <w:rsid w:val="003A6EFF"/>
    <w:rsid w:val="003A7E6E"/>
    <w:rsid w:val="003B1C4B"/>
    <w:rsid w:val="003B21F1"/>
    <w:rsid w:val="003B29DE"/>
    <w:rsid w:val="003B380D"/>
    <w:rsid w:val="003B4858"/>
    <w:rsid w:val="003B5DF3"/>
    <w:rsid w:val="003B66BD"/>
    <w:rsid w:val="003B6B5E"/>
    <w:rsid w:val="003C04A7"/>
    <w:rsid w:val="003C2C4F"/>
    <w:rsid w:val="003C4641"/>
    <w:rsid w:val="003C5C2D"/>
    <w:rsid w:val="003C6308"/>
    <w:rsid w:val="003C66ED"/>
    <w:rsid w:val="003C7240"/>
    <w:rsid w:val="003C7C86"/>
    <w:rsid w:val="003D14C0"/>
    <w:rsid w:val="003D232D"/>
    <w:rsid w:val="003D3B8A"/>
    <w:rsid w:val="003E032A"/>
    <w:rsid w:val="003E068C"/>
    <w:rsid w:val="003E113B"/>
    <w:rsid w:val="003E334C"/>
    <w:rsid w:val="003E3389"/>
    <w:rsid w:val="003E37E1"/>
    <w:rsid w:val="003E4AC6"/>
    <w:rsid w:val="003E4FFE"/>
    <w:rsid w:val="003E5199"/>
    <w:rsid w:val="003E7ADF"/>
    <w:rsid w:val="003F3997"/>
    <w:rsid w:val="003F5FBB"/>
    <w:rsid w:val="003F6F49"/>
    <w:rsid w:val="003F706F"/>
    <w:rsid w:val="003F7740"/>
    <w:rsid w:val="00401CFC"/>
    <w:rsid w:val="00404686"/>
    <w:rsid w:val="0040474A"/>
    <w:rsid w:val="004047E4"/>
    <w:rsid w:val="00404E01"/>
    <w:rsid w:val="00405B81"/>
    <w:rsid w:val="00405E4B"/>
    <w:rsid w:val="00406474"/>
    <w:rsid w:val="004069CD"/>
    <w:rsid w:val="00407CAE"/>
    <w:rsid w:val="00407CFA"/>
    <w:rsid w:val="00410691"/>
    <w:rsid w:val="00411412"/>
    <w:rsid w:val="004126C2"/>
    <w:rsid w:val="00412D0B"/>
    <w:rsid w:val="0041407D"/>
    <w:rsid w:val="00415629"/>
    <w:rsid w:val="00416418"/>
    <w:rsid w:val="0041707F"/>
    <w:rsid w:val="00417705"/>
    <w:rsid w:val="004211D5"/>
    <w:rsid w:val="0042213A"/>
    <w:rsid w:val="00423046"/>
    <w:rsid w:val="0042372D"/>
    <w:rsid w:val="00426071"/>
    <w:rsid w:val="00426E2C"/>
    <w:rsid w:val="00430036"/>
    <w:rsid w:val="004301E2"/>
    <w:rsid w:val="004307FB"/>
    <w:rsid w:val="00431498"/>
    <w:rsid w:val="004314AA"/>
    <w:rsid w:val="00431C26"/>
    <w:rsid w:val="00433746"/>
    <w:rsid w:val="00434B3B"/>
    <w:rsid w:val="00436AC5"/>
    <w:rsid w:val="00437B0D"/>
    <w:rsid w:val="00440572"/>
    <w:rsid w:val="00441A31"/>
    <w:rsid w:val="004430B6"/>
    <w:rsid w:val="004436A4"/>
    <w:rsid w:val="004446E8"/>
    <w:rsid w:val="00444A34"/>
    <w:rsid w:val="00445C12"/>
    <w:rsid w:val="00445E62"/>
    <w:rsid w:val="004460BA"/>
    <w:rsid w:val="004479C9"/>
    <w:rsid w:val="00450AA1"/>
    <w:rsid w:val="00451452"/>
    <w:rsid w:val="00452557"/>
    <w:rsid w:val="00452EB1"/>
    <w:rsid w:val="0045468D"/>
    <w:rsid w:val="00454B95"/>
    <w:rsid w:val="00455745"/>
    <w:rsid w:val="00457AD4"/>
    <w:rsid w:val="00460AC2"/>
    <w:rsid w:val="00461EAB"/>
    <w:rsid w:val="00462585"/>
    <w:rsid w:val="0046388E"/>
    <w:rsid w:val="00465627"/>
    <w:rsid w:val="00466560"/>
    <w:rsid w:val="00467401"/>
    <w:rsid w:val="00467E91"/>
    <w:rsid w:val="0047022A"/>
    <w:rsid w:val="004708F2"/>
    <w:rsid w:val="00470B43"/>
    <w:rsid w:val="004715DA"/>
    <w:rsid w:val="00471862"/>
    <w:rsid w:val="004728F0"/>
    <w:rsid w:val="00472A68"/>
    <w:rsid w:val="004737B7"/>
    <w:rsid w:val="00474965"/>
    <w:rsid w:val="00474B4D"/>
    <w:rsid w:val="0047663D"/>
    <w:rsid w:val="0048061E"/>
    <w:rsid w:val="00480874"/>
    <w:rsid w:val="004808E6"/>
    <w:rsid w:val="004846AF"/>
    <w:rsid w:val="00485DCE"/>
    <w:rsid w:val="004877B2"/>
    <w:rsid w:val="004902DF"/>
    <w:rsid w:val="00490594"/>
    <w:rsid w:val="0049098C"/>
    <w:rsid w:val="00490A85"/>
    <w:rsid w:val="004931D2"/>
    <w:rsid w:val="004931F8"/>
    <w:rsid w:val="00493400"/>
    <w:rsid w:val="00493712"/>
    <w:rsid w:val="00493E6E"/>
    <w:rsid w:val="004951FD"/>
    <w:rsid w:val="004A0A5C"/>
    <w:rsid w:val="004A17DB"/>
    <w:rsid w:val="004A20A2"/>
    <w:rsid w:val="004A37DE"/>
    <w:rsid w:val="004A40F3"/>
    <w:rsid w:val="004A4547"/>
    <w:rsid w:val="004A5762"/>
    <w:rsid w:val="004B0802"/>
    <w:rsid w:val="004B0A7C"/>
    <w:rsid w:val="004B12E4"/>
    <w:rsid w:val="004B1C97"/>
    <w:rsid w:val="004B20BA"/>
    <w:rsid w:val="004B26D1"/>
    <w:rsid w:val="004B2A01"/>
    <w:rsid w:val="004B3015"/>
    <w:rsid w:val="004B47E0"/>
    <w:rsid w:val="004B5130"/>
    <w:rsid w:val="004B6612"/>
    <w:rsid w:val="004B7CB8"/>
    <w:rsid w:val="004C159F"/>
    <w:rsid w:val="004C2550"/>
    <w:rsid w:val="004C27F0"/>
    <w:rsid w:val="004C30E9"/>
    <w:rsid w:val="004C57CA"/>
    <w:rsid w:val="004C61CF"/>
    <w:rsid w:val="004C7719"/>
    <w:rsid w:val="004D1807"/>
    <w:rsid w:val="004D239E"/>
    <w:rsid w:val="004D264A"/>
    <w:rsid w:val="004D4750"/>
    <w:rsid w:val="004D5A22"/>
    <w:rsid w:val="004D70F5"/>
    <w:rsid w:val="004D799A"/>
    <w:rsid w:val="004D7DE3"/>
    <w:rsid w:val="004E17BA"/>
    <w:rsid w:val="004E2DDB"/>
    <w:rsid w:val="004E2F0B"/>
    <w:rsid w:val="004E2F11"/>
    <w:rsid w:val="004E528F"/>
    <w:rsid w:val="004E54E7"/>
    <w:rsid w:val="004E6DFC"/>
    <w:rsid w:val="004E6E3E"/>
    <w:rsid w:val="004E77CD"/>
    <w:rsid w:val="004F08C4"/>
    <w:rsid w:val="004F1447"/>
    <w:rsid w:val="004F17A9"/>
    <w:rsid w:val="004F23B4"/>
    <w:rsid w:val="004F33F7"/>
    <w:rsid w:val="004F409D"/>
    <w:rsid w:val="004F58E9"/>
    <w:rsid w:val="004F61CC"/>
    <w:rsid w:val="004F6F26"/>
    <w:rsid w:val="004F74F0"/>
    <w:rsid w:val="004F76AF"/>
    <w:rsid w:val="004F78E6"/>
    <w:rsid w:val="0050072C"/>
    <w:rsid w:val="0050130D"/>
    <w:rsid w:val="00501AD0"/>
    <w:rsid w:val="00502517"/>
    <w:rsid w:val="00502E36"/>
    <w:rsid w:val="00503A88"/>
    <w:rsid w:val="00503D6E"/>
    <w:rsid w:val="005044ED"/>
    <w:rsid w:val="0050471E"/>
    <w:rsid w:val="00504F07"/>
    <w:rsid w:val="00506AD2"/>
    <w:rsid w:val="00507AB0"/>
    <w:rsid w:val="00507D75"/>
    <w:rsid w:val="00510571"/>
    <w:rsid w:val="00510F02"/>
    <w:rsid w:val="00512088"/>
    <w:rsid w:val="005122D4"/>
    <w:rsid w:val="00517BD2"/>
    <w:rsid w:val="00520029"/>
    <w:rsid w:val="00520961"/>
    <w:rsid w:val="00521BE4"/>
    <w:rsid w:val="0052265C"/>
    <w:rsid w:val="005228E1"/>
    <w:rsid w:val="00522EB6"/>
    <w:rsid w:val="00523B07"/>
    <w:rsid w:val="00523B11"/>
    <w:rsid w:val="00523DA1"/>
    <w:rsid w:val="00524CE6"/>
    <w:rsid w:val="00526083"/>
    <w:rsid w:val="005260B2"/>
    <w:rsid w:val="00526498"/>
    <w:rsid w:val="005303D8"/>
    <w:rsid w:val="00530821"/>
    <w:rsid w:val="00531991"/>
    <w:rsid w:val="00531CAD"/>
    <w:rsid w:val="005322D8"/>
    <w:rsid w:val="00532B76"/>
    <w:rsid w:val="00533833"/>
    <w:rsid w:val="0053393D"/>
    <w:rsid w:val="00533E99"/>
    <w:rsid w:val="00534C38"/>
    <w:rsid w:val="0053563E"/>
    <w:rsid w:val="005358EC"/>
    <w:rsid w:val="00537570"/>
    <w:rsid w:val="00540EA1"/>
    <w:rsid w:val="0054227E"/>
    <w:rsid w:val="00542C35"/>
    <w:rsid w:val="005434FF"/>
    <w:rsid w:val="00546F38"/>
    <w:rsid w:val="00550317"/>
    <w:rsid w:val="00550AA5"/>
    <w:rsid w:val="0055191A"/>
    <w:rsid w:val="00551D23"/>
    <w:rsid w:val="0055379A"/>
    <w:rsid w:val="005537A7"/>
    <w:rsid w:val="00553E25"/>
    <w:rsid w:val="005549AD"/>
    <w:rsid w:val="00554FB3"/>
    <w:rsid w:val="00555815"/>
    <w:rsid w:val="00556806"/>
    <w:rsid w:val="005573BA"/>
    <w:rsid w:val="005575DA"/>
    <w:rsid w:val="0055791B"/>
    <w:rsid w:val="00557D67"/>
    <w:rsid w:val="00560F7B"/>
    <w:rsid w:val="00561C24"/>
    <w:rsid w:val="00562579"/>
    <w:rsid w:val="00565A08"/>
    <w:rsid w:val="00565FA5"/>
    <w:rsid w:val="005673F3"/>
    <w:rsid w:val="00567801"/>
    <w:rsid w:val="00570022"/>
    <w:rsid w:val="005702A9"/>
    <w:rsid w:val="005706D1"/>
    <w:rsid w:val="00570856"/>
    <w:rsid w:val="00571672"/>
    <w:rsid w:val="005720A4"/>
    <w:rsid w:val="00573CCB"/>
    <w:rsid w:val="00574052"/>
    <w:rsid w:val="00576AE9"/>
    <w:rsid w:val="00577D59"/>
    <w:rsid w:val="00580034"/>
    <w:rsid w:val="00580654"/>
    <w:rsid w:val="005810D1"/>
    <w:rsid w:val="00582446"/>
    <w:rsid w:val="00584A97"/>
    <w:rsid w:val="00585921"/>
    <w:rsid w:val="00585DF2"/>
    <w:rsid w:val="00585F80"/>
    <w:rsid w:val="00587B5F"/>
    <w:rsid w:val="0059003A"/>
    <w:rsid w:val="00590C1A"/>
    <w:rsid w:val="00594361"/>
    <w:rsid w:val="00594659"/>
    <w:rsid w:val="00595CC5"/>
    <w:rsid w:val="005962D3"/>
    <w:rsid w:val="0059703B"/>
    <w:rsid w:val="005A252E"/>
    <w:rsid w:val="005A3674"/>
    <w:rsid w:val="005A4820"/>
    <w:rsid w:val="005A52CA"/>
    <w:rsid w:val="005A5F03"/>
    <w:rsid w:val="005A634F"/>
    <w:rsid w:val="005A7175"/>
    <w:rsid w:val="005A7F0A"/>
    <w:rsid w:val="005B1522"/>
    <w:rsid w:val="005B1BAF"/>
    <w:rsid w:val="005B1D71"/>
    <w:rsid w:val="005B1E61"/>
    <w:rsid w:val="005B2A20"/>
    <w:rsid w:val="005B2D11"/>
    <w:rsid w:val="005B2E7B"/>
    <w:rsid w:val="005B3E51"/>
    <w:rsid w:val="005B5738"/>
    <w:rsid w:val="005B610C"/>
    <w:rsid w:val="005B6ECA"/>
    <w:rsid w:val="005B7AB8"/>
    <w:rsid w:val="005B7B3E"/>
    <w:rsid w:val="005C02F2"/>
    <w:rsid w:val="005C113A"/>
    <w:rsid w:val="005C1601"/>
    <w:rsid w:val="005C1948"/>
    <w:rsid w:val="005C1E49"/>
    <w:rsid w:val="005C1F1F"/>
    <w:rsid w:val="005C275C"/>
    <w:rsid w:val="005C2F1E"/>
    <w:rsid w:val="005C3B8D"/>
    <w:rsid w:val="005C47C2"/>
    <w:rsid w:val="005C4808"/>
    <w:rsid w:val="005C529B"/>
    <w:rsid w:val="005C5D21"/>
    <w:rsid w:val="005D0454"/>
    <w:rsid w:val="005D1E54"/>
    <w:rsid w:val="005D421A"/>
    <w:rsid w:val="005D4961"/>
    <w:rsid w:val="005D4ED7"/>
    <w:rsid w:val="005D6591"/>
    <w:rsid w:val="005D6683"/>
    <w:rsid w:val="005D6BD6"/>
    <w:rsid w:val="005D72BB"/>
    <w:rsid w:val="005D75EA"/>
    <w:rsid w:val="005D79BF"/>
    <w:rsid w:val="005D7D7E"/>
    <w:rsid w:val="005E1B46"/>
    <w:rsid w:val="005E1C0B"/>
    <w:rsid w:val="005E2EB5"/>
    <w:rsid w:val="005E38BE"/>
    <w:rsid w:val="005E3CA7"/>
    <w:rsid w:val="005E3EF7"/>
    <w:rsid w:val="005E4E2D"/>
    <w:rsid w:val="005E6682"/>
    <w:rsid w:val="005E7E91"/>
    <w:rsid w:val="005E7EEC"/>
    <w:rsid w:val="005E7F17"/>
    <w:rsid w:val="005F0A31"/>
    <w:rsid w:val="005F14A1"/>
    <w:rsid w:val="005F2C3F"/>
    <w:rsid w:val="005F3097"/>
    <w:rsid w:val="005F3150"/>
    <w:rsid w:val="005F3D90"/>
    <w:rsid w:val="005F671E"/>
    <w:rsid w:val="005F7A83"/>
    <w:rsid w:val="005F7EFC"/>
    <w:rsid w:val="00601751"/>
    <w:rsid w:val="00602012"/>
    <w:rsid w:val="006028DD"/>
    <w:rsid w:val="00604526"/>
    <w:rsid w:val="006045D8"/>
    <w:rsid w:val="006047A5"/>
    <w:rsid w:val="0060486E"/>
    <w:rsid w:val="00606A0A"/>
    <w:rsid w:val="00611214"/>
    <w:rsid w:val="006112A6"/>
    <w:rsid w:val="00611ABB"/>
    <w:rsid w:val="00612E9A"/>
    <w:rsid w:val="00612FC5"/>
    <w:rsid w:val="00613119"/>
    <w:rsid w:val="006137FF"/>
    <w:rsid w:val="0061478F"/>
    <w:rsid w:val="00615935"/>
    <w:rsid w:val="006164AB"/>
    <w:rsid w:val="00625A55"/>
    <w:rsid w:val="00627283"/>
    <w:rsid w:val="006333E5"/>
    <w:rsid w:val="0063380B"/>
    <w:rsid w:val="00633C73"/>
    <w:rsid w:val="00637AB9"/>
    <w:rsid w:val="00637C74"/>
    <w:rsid w:val="0064048C"/>
    <w:rsid w:val="00641BB8"/>
    <w:rsid w:val="00641DF3"/>
    <w:rsid w:val="006424D1"/>
    <w:rsid w:val="00642733"/>
    <w:rsid w:val="006428E2"/>
    <w:rsid w:val="00643BF5"/>
    <w:rsid w:val="00646EA9"/>
    <w:rsid w:val="00647F6C"/>
    <w:rsid w:val="00647FE5"/>
    <w:rsid w:val="00651EB6"/>
    <w:rsid w:val="00651ED0"/>
    <w:rsid w:val="00653217"/>
    <w:rsid w:val="006553F9"/>
    <w:rsid w:val="0065680F"/>
    <w:rsid w:val="00657A55"/>
    <w:rsid w:val="006607A7"/>
    <w:rsid w:val="0066184A"/>
    <w:rsid w:val="00661879"/>
    <w:rsid w:val="00662EA4"/>
    <w:rsid w:val="006632FC"/>
    <w:rsid w:val="00663879"/>
    <w:rsid w:val="00663BA9"/>
    <w:rsid w:val="006679D6"/>
    <w:rsid w:val="006709C5"/>
    <w:rsid w:val="00670E8A"/>
    <w:rsid w:val="0067166C"/>
    <w:rsid w:val="006728E9"/>
    <w:rsid w:val="00673C00"/>
    <w:rsid w:val="00675F08"/>
    <w:rsid w:val="006774E3"/>
    <w:rsid w:val="006776BC"/>
    <w:rsid w:val="00677ED6"/>
    <w:rsid w:val="00680523"/>
    <w:rsid w:val="00680CF3"/>
    <w:rsid w:val="00682250"/>
    <w:rsid w:val="00683304"/>
    <w:rsid w:val="00683969"/>
    <w:rsid w:val="0068704A"/>
    <w:rsid w:val="00690ED8"/>
    <w:rsid w:val="00691EE1"/>
    <w:rsid w:val="00692729"/>
    <w:rsid w:val="00692A57"/>
    <w:rsid w:val="00692D17"/>
    <w:rsid w:val="00692E79"/>
    <w:rsid w:val="00693602"/>
    <w:rsid w:val="006945EE"/>
    <w:rsid w:val="00695DCE"/>
    <w:rsid w:val="00695EDD"/>
    <w:rsid w:val="006968D7"/>
    <w:rsid w:val="006973A2"/>
    <w:rsid w:val="00697998"/>
    <w:rsid w:val="00697A16"/>
    <w:rsid w:val="006A0547"/>
    <w:rsid w:val="006A05A5"/>
    <w:rsid w:val="006A08FF"/>
    <w:rsid w:val="006A096C"/>
    <w:rsid w:val="006A0FFD"/>
    <w:rsid w:val="006A56B0"/>
    <w:rsid w:val="006A5945"/>
    <w:rsid w:val="006A6105"/>
    <w:rsid w:val="006A693F"/>
    <w:rsid w:val="006B02C4"/>
    <w:rsid w:val="006B0831"/>
    <w:rsid w:val="006B1939"/>
    <w:rsid w:val="006B2658"/>
    <w:rsid w:val="006B56DB"/>
    <w:rsid w:val="006B692B"/>
    <w:rsid w:val="006C399F"/>
    <w:rsid w:val="006C44FD"/>
    <w:rsid w:val="006C6123"/>
    <w:rsid w:val="006C727E"/>
    <w:rsid w:val="006C7321"/>
    <w:rsid w:val="006C7E47"/>
    <w:rsid w:val="006D07BE"/>
    <w:rsid w:val="006D0972"/>
    <w:rsid w:val="006D1626"/>
    <w:rsid w:val="006D17E7"/>
    <w:rsid w:val="006D346F"/>
    <w:rsid w:val="006D563B"/>
    <w:rsid w:val="006D5B84"/>
    <w:rsid w:val="006D638B"/>
    <w:rsid w:val="006E1904"/>
    <w:rsid w:val="006E1B74"/>
    <w:rsid w:val="006E2FBB"/>
    <w:rsid w:val="006E6038"/>
    <w:rsid w:val="006E7247"/>
    <w:rsid w:val="006E75D4"/>
    <w:rsid w:val="006F00DA"/>
    <w:rsid w:val="006F01C6"/>
    <w:rsid w:val="006F07CD"/>
    <w:rsid w:val="006F31CE"/>
    <w:rsid w:val="006F3228"/>
    <w:rsid w:val="006F3556"/>
    <w:rsid w:val="006F3DC5"/>
    <w:rsid w:val="006F4D91"/>
    <w:rsid w:val="006F57A7"/>
    <w:rsid w:val="006F5D24"/>
    <w:rsid w:val="006F6545"/>
    <w:rsid w:val="006F6764"/>
    <w:rsid w:val="006F7CF2"/>
    <w:rsid w:val="0070074A"/>
    <w:rsid w:val="0070091F"/>
    <w:rsid w:val="007016EC"/>
    <w:rsid w:val="00702318"/>
    <w:rsid w:val="007034EE"/>
    <w:rsid w:val="0070359C"/>
    <w:rsid w:val="00703F00"/>
    <w:rsid w:val="007046EC"/>
    <w:rsid w:val="007048BC"/>
    <w:rsid w:val="007048E0"/>
    <w:rsid w:val="00704950"/>
    <w:rsid w:val="007058B9"/>
    <w:rsid w:val="00711E3E"/>
    <w:rsid w:val="007122A3"/>
    <w:rsid w:val="00712D36"/>
    <w:rsid w:val="00712D4B"/>
    <w:rsid w:val="00714ACC"/>
    <w:rsid w:val="00714CD0"/>
    <w:rsid w:val="00716977"/>
    <w:rsid w:val="007172B0"/>
    <w:rsid w:val="00720569"/>
    <w:rsid w:val="00720EB8"/>
    <w:rsid w:val="00721383"/>
    <w:rsid w:val="00722406"/>
    <w:rsid w:val="0072251B"/>
    <w:rsid w:val="00722A07"/>
    <w:rsid w:val="00722A7E"/>
    <w:rsid w:val="00722ED6"/>
    <w:rsid w:val="00723111"/>
    <w:rsid w:val="00723641"/>
    <w:rsid w:val="007248BD"/>
    <w:rsid w:val="007259A4"/>
    <w:rsid w:val="00725FF3"/>
    <w:rsid w:val="0072671F"/>
    <w:rsid w:val="007277E4"/>
    <w:rsid w:val="00727AB5"/>
    <w:rsid w:val="0073026C"/>
    <w:rsid w:val="007329E3"/>
    <w:rsid w:val="007337F4"/>
    <w:rsid w:val="007343DF"/>
    <w:rsid w:val="00735C95"/>
    <w:rsid w:val="0073635A"/>
    <w:rsid w:val="007363AE"/>
    <w:rsid w:val="007428C4"/>
    <w:rsid w:val="00742BA1"/>
    <w:rsid w:val="007431E6"/>
    <w:rsid w:val="007445C3"/>
    <w:rsid w:val="00744B10"/>
    <w:rsid w:val="00744F92"/>
    <w:rsid w:val="007457DA"/>
    <w:rsid w:val="007460E6"/>
    <w:rsid w:val="00746B7F"/>
    <w:rsid w:val="0075111C"/>
    <w:rsid w:val="00751A5B"/>
    <w:rsid w:val="00752BB3"/>
    <w:rsid w:val="007542E4"/>
    <w:rsid w:val="00754AEF"/>
    <w:rsid w:val="00755149"/>
    <w:rsid w:val="0075566F"/>
    <w:rsid w:val="00755A2E"/>
    <w:rsid w:val="00756471"/>
    <w:rsid w:val="007565D3"/>
    <w:rsid w:val="00756CCA"/>
    <w:rsid w:val="007600F0"/>
    <w:rsid w:val="007605AD"/>
    <w:rsid w:val="00760686"/>
    <w:rsid w:val="00763751"/>
    <w:rsid w:val="00763C72"/>
    <w:rsid w:val="007645EC"/>
    <w:rsid w:val="00765758"/>
    <w:rsid w:val="00765830"/>
    <w:rsid w:val="00767823"/>
    <w:rsid w:val="00770522"/>
    <w:rsid w:val="00773D95"/>
    <w:rsid w:val="00774913"/>
    <w:rsid w:val="00774A52"/>
    <w:rsid w:val="00775797"/>
    <w:rsid w:val="0077637F"/>
    <w:rsid w:val="00776524"/>
    <w:rsid w:val="00776AB1"/>
    <w:rsid w:val="00776D92"/>
    <w:rsid w:val="0077716C"/>
    <w:rsid w:val="00777D2F"/>
    <w:rsid w:val="007869EB"/>
    <w:rsid w:val="00787E37"/>
    <w:rsid w:val="007909D3"/>
    <w:rsid w:val="00790DFE"/>
    <w:rsid w:val="00792A07"/>
    <w:rsid w:val="00792C32"/>
    <w:rsid w:val="00793553"/>
    <w:rsid w:val="00793D77"/>
    <w:rsid w:val="00796665"/>
    <w:rsid w:val="00796707"/>
    <w:rsid w:val="00796E62"/>
    <w:rsid w:val="00797B40"/>
    <w:rsid w:val="00797F9F"/>
    <w:rsid w:val="007A022B"/>
    <w:rsid w:val="007A0B0A"/>
    <w:rsid w:val="007A0F06"/>
    <w:rsid w:val="007A1243"/>
    <w:rsid w:val="007A277A"/>
    <w:rsid w:val="007A5047"/>
    <w:rsid w:val="007A5B26"/>
    <w:rsid w:val="007A7E28"/>
    <w:rsid w:val="007B0D86"/>
    <w:rsid w:val="007B1333"/>
    <w:rsid w:val="007B1ED0"/>
    <w:rsid w:val="007B2D18"/>
    <w:rsid w:val="007B336D"/>
    <w:rsid w:val="007B43E4"/>
    <w:rsid w:val="007B4995"/>
    <w:rsid w:val="007B5CEB"/>
    <w:rsid w:val="007B78F3"/>
    <w:rsid w:val="007C2925"/>
    <w:rsid w:val="007C38F5"/>
    <w:rsid w:val="007C5549"/>
    <w:rsid w:val="007C6CC7"/>
    <w:rsid w:val="007C7B36"/>
    <w:rsid w:val="007D0319"/>
    <w:rsid w:val="007D0616"/>
    <w:rsid w:val="007D159A"/>
    <w:rsid w:val="007D1E78"/>
    <w:rsid w:val="007D2A77"/>
    <w:rsid w:val="007D2CC4"/>
    <w:rsid w:val="007D3E04"/>
    <w:rsid w:val="007D4D1A"/>
    <w:rsid w:val="007E0116"/>
    <w:rsid w:val="007E118D"/>
    <w:rsid w:val="007E2597"/>
    <w:rsid w:val="007E2BF9"/>
    <w:rsid w:val="007E3C8F"/>
    <w:rsid w:val="007E42D2"/>
    <w:rsid w:val="007E6766"/>
    <w:rsid w:val="007E7867"/>
    <w:rsid w:val="007F143D"/>
    <w:rsid w:val="007F21CB"/>
    <w:rsid w:val="007F310D"/>
    <w:rsid w:val="007F3D9C"/>
    <w:rsid w:val="007F425B"/>
    <w:rsid w:val="007F4B0F"/>
    <w:rsid w:val="007F5BE3"/>
    <w:rsid w:val="007F5D9D"/>
    <w:rsid w:val="007F6D7B"/>
    <w:rsid w:val="007F7FF2"/>
    <w:rsid w:val="0080007B"/>
    <w:rsid w:val="008000BF"/>
    <w:rsid w:val="008005E6"/>
    <w:rsid w:val="00800872"/>
    <w:rsid w:val="008010CB"/>
    <w:rsid w:val="00803C7A"/>
    <w:rsid w:val="00805211"/>
    <w:rsid w:val="00806408"/>
    <w:rsid w:val="00807542"/>
    <w:rsid w:val="00811667"/>
    <w:rsid w:val="00812404"/>
    <w:rsid w:val="00812F03"/>
    <w:rsid w:val="00814C4B"/>
    <w:rsid w:val="00815DF9"/>
    <w:rsid w:val="008163B9"/>
    <w:rsid w:val="00820A85"/>
    <w:rsid w:val="0082187B"/>
    <w:rsid w:val="00822C3B"/>
    <w:rsid w:val="00823768"/>
    <w:rsid w:val="008239EB"/>
    <w:rsid w:val="00823D93"/>
    <w:rsid w:val="008261C1"/>
    <w:rsid w:val="00826277"/>
    <w:rsid w:val="00827DE0"/>
    <w:rsid w:val="0083142B"/>
    <w:rsid w:val="0083266D"/>
    <w:rsid w:val="00833288"/>
    <w:rsid w:val="00833F4C"/>
    <w:rsid w:val="00833F76"/>
    <w:rsid w:val="00834117"/>
    <w:rsid w:val="00835563"/>
    <w:rsid w:val="0083786C"/>
    <w:rsid w:val="008423A6"/>
    <w:rsid w:val="00845399"/>
    <w:rsid w:val="00850B3D"/>
    <w:rsid w:val="00851045"/>
    <w:rsid w:val="0085199E"/>
    <w:rsid w:val="00852FA8"/>
    <w:rsid w:val="00853450"/>
    <w:rsid w:val="008535D7"/>
    <w:rsid w:val="008572B1"/>
    <w:rsid w:val="008577A5"/>
    <w:rsid w:val="00861419"/>
    <w:rsid w:val="008638BB"/>
    <w:rsid w:val="0086499D"/>
    <w:rsid w:val="00864B5C"/>
    <w:rsid w:val="0086540E"/>
    <w:rsid w:val="008673C6"/>
    <w:rsid w:val="00867830"/>
    <w:rsid w:val="008708A6"/>
    <w:rsid w:val="00871BE1"/>
    <w:rsid w:val="008720A4"/>
    <w:rsid w:val="0087218C"/>
    <w:rsid w:val="00872F18"/>
    <w:rsid w:val="00874789"/>
    <w:rsid w:val="008756DD"/>
    <w:rsid w:val="00876C36"/>
    <w:rsid w:val="00880CC3"/>
    <w:rsid w:val="00880E86"/>
    <w:rsid w:val="00881AE7"/>
    <w:rsid w:val="00882328"/>
    <w:rsid w:val="00882F81"/>
    <w:rsid w:val="0088393E"/>
    <w:rsid w:val="008847AF"/>
    <w:rsid w:val="0088512E"/>
    <w:rsid w:val="00886A06"/>
    <w:rsid w:val="00887470"/>
    <w:rsid w:val="008877CF"/>
    <w:rsid w:val="00891D08"/>
    <w:rsid w:val="00892268"/>
    <w:rsid w:val="0089264C"/>
    <w:rsid w:val="008938E4"/>
    <w:rsid w:val="00894070"/>
    <w:rsid w:val="0089494C"/>
    <w:rsid w:val="00894D41"/>
    <w:rsid w:val="008956A1"/>
    <w:rsid w:val="00895D52"/>
    <w:rsid w:val="00896FFF"/>
    <w:rsid w:val="008979F8"/>
    <w:rsid w:val="008A1494"/>
    <w:rsid w:val="008A17EE"/>
    <w:rsid w:val="008A19E2"/>
    <w:rsid w:val="008A3AD7"/>
    <w:rsid w:val="008A4243"/>
    <w:rsid w:val="008A584F"/>
    <w:rsid w:val="008A6E60"/>
    <w:rsid w:val="008B0BD5"/>
    <w:rsid w:val="008B3E10"/>
    <w:rsid w:val="008B4CD6"/>
    <w:rsid w:val="008B5274"/>
    <w:rsid w:val="008C05B6"/>
    <w:rsid w:val="008C1B1A"/>
    <w:rsid w:val="008C27FD"/>
    <w:rsid w:val="008C4424"/>
    <w:rsid w:val="008C4E70"/>
    <w:rsid w:val="008C5419"/>
    <w:rsid w:val="008C5702"/>
    <w:rsid w:val="008C716B"/>
    <w:rsid w:val="008D0AAB"/>
    <w:rsid w:val="008D2470"/>
    <w:rsid w:val="008E0EF8"/>
    <w:rsid w:val="008E307C"/>
    <w:rsid w:val="008E3DC8"/>
    <w:rsid w:val="008E532F"/>
    <w:rsid w:val="008E63FD"/>
    <w:rsid w:val="008E6CE1"/>
    <w:rsid w:val="008E7D35"/>
    <w:rsid w:val="008F18C4"/>
    <w:rsid w:val="008F38A6"/>
    <w:rsid w:val="008F4289"/>
    <w:rsid w:val="008F650F"/>
    <w:rsid w:val="0090058A"/>
    <w:rsid w:val="00900697"/>
    <w:rsid w:val="0090174F"/>
    <w:rsid w:val="009024F2"/>
    <w:rsid w:val="009032FC"/>
    <w:rsid w:val="009046EA"/>
    <w:rsid w:val="00910AAC"/>
    <w:rsid w:val="009115F2"/>
    <w:rsid w:val="009118F2"/>
    <w:rsid w:val="00912671"/>
    <w:rsid w:val="009139B3"/>
    <w:rsid w:val="00913E4D"/>
    <w:rsid w:val="00914615"/>
    <w:rsid w:val="00914BC9"/>
    <w:rsid w:val="009161DF"/>
    <w:rsid w:val="00917057"/>
    <w:rsid w:val="00917E30"/>
    <w:rsid w:val="00920841"/>
    <w:rsid w:val="00921C8C"/>
    <w:rsid w:val="00926114"/>
    <w:rsid w:val="00927222"/>
    <w:rsid w:val="009276B5"/>
    <w:rsid w:val="00927E6B"/>
    <w:rsid w:val="00930E60"/>
    <w:rsid w:val="00931878"/>
    <w:rsid w:val="009338CC"/>
    <w:rsid w:val="00934051"/>
    <w:rsid w:val="00934270"/>
    <w:rsid w:val="00935465"/>
    <w:rsid w:val="00936A39"/>
    <w:rsid w:val="00937745"/>
    <w:rsid w:val="0094196C"/>
    <w:rsid w:val="0094348C"/>
    <w:rsid w:val="00943F11"/>
    <w:rsid w:val="00945108"/>
    <w:rsid w:val="00945258"/>
    <w:rsid w:val="00945877"/>
    <w:rsid w:val="00946A6C"/>
    <w:rsid w:val="00947836"/>
    <w:rsid w:val="00950760"/>
    <w:rsid w:val="00951A6B"/>
    <w:rsid w:val="00952297"/>
    <w:rsid w:val="009526AE"/>
    <w:rsid w:val="009527E2"/>
    <w:rsid w:val="00953716"/>
    <w:rsid w:val="00953D93"/>
    <w:rsid w:val="00953FD8"/>
    <w:rsid w:val="0095499A"/>
    <w:rsid w:val="00955530"/>
    <w:rsid w:val="00957301"/>
    <w:rsid w:val="009579E9"/>
    <w:rsid w:val="00957D0B"/>
    <w:rsid w:val="009601E0"/>
    <w:rsid w:val="00960C61"/>
    <w:rsid w:val="00960C90"/>
    <w:rsid w:val="0096191B"/>
    <w:rsid w:val="00962AE7"/>
    <w:rsid w:val="009633CD"/>
    <w:rsid w:val="00963AE8"/>
    <w:rsid w:val="00964718"/>
    <w:rsid w:val="00965DC6"/>
    <w:rsid w:val="009660E9"/>
    <w:rsid w:val="009663B7"/>
    <w:rsid w:val="00966D88"/>
    <w:rsid w:val="00967AA6"/>
    <w:rsid w:val="009701F0"/>
    <w:rsid w:val="00971CE6"/>
    <w:rsid w:val="00972ABF"/>
    <w:rsid w:val="009737E8"/>
    <w:rsid w:val="00974508"/>
    <w:rsid w:val="00974BB1"/>
    <w:rsid w:val="009761B3"/>
    <w:rsid w:val="00976CAF"/>
    <w:rsid w:val="00977367"/>
    <w:rsid w:val="00981B58"/>
    <w:rsid w:val="00981E72"/>
    <w:rsid w:val="00985069"/>
    <w:rsid w:val="00985A70"/>
    <w:rsid w:val="009901E7"/>
    <w:rsid w:val="00992CFA"/>
    <w:rsid w:val="00994DC8"/>
    <w:rsid w:val="00995542"/>
    <w:rsid w:val="00995884"/>
    <w:rsid w:val="00995991"/>
    <w:rsid w:val="00995D47"/>
    <w:rsid w:val="0099776A"/>
    <w:rsid w:val="00997832"/>
    <w:rsid w:val="00997CB1"/>
    <w:rsid w:val="009A01D2"/>
    <w:rsid w:val="009A0AF9"/>
    <w:rsid w:val="009A13A6"/>
    <w:rsid w:val="009A1436"/>
    <w:rsid w:val="009A2BD2"/>
    <w:rsid w:val="009A318E"/>
    <w:rsid w:val="009A3684"/>
    <w:rsid w:val="009A3889"/>
    <w:rsid w:val="009A38D3"/>
    <w:rsid w:val="009A3EB7"/>
    <w:rsid w:val="009A4A99"/>
    <w:rsid w:val="009A4F13"/>
    <w:rsid w:val="009A742D"/>
    <w:rsid w:val="009A752B"/>
    <w:rsid w:val="009A7EE1"/>
    <w:rsid w:val="009B028E"/>
    <w:rsid w:val="009B04DF"/>
    <w:rsid w:val="009B074F"/>
    <w:rsid w:val="009B07AA"/>
    <w:rsid w:val="009B1FD6"/>
    <w:rsid w:val="009B3161"/>
    <w:rsid w:val="009B35DF"/>
    <w:rsid w:val="009B46DA"/>
    <w:rsid w:val="009B4BCE"/>
    <w:rsid w:val="009B5380"/>
    <w:rsid w:val="009B6B36"/>
    <w:rsid w:val="009B6F4A"/>
    <w:rsid w:val="009B7CC1"/>
    <w:rsid w:val="009C01BE"/>
    <w:rsid w:val="009C21B2"/>
    <w:rsid w:val="009C31C1"/>
    <w:rsid w:val="009C36DF"/>
    <w:rsid w:val="009C38D8"/>
    <w:rsid w:val="009C4A05"/>
    <w:rsid w:val="009C51FC"/>
    <w:rsid w:val="009C7C5F"/>
    <w:rsid w:val="009D04C5"/>
    <w:rsid w:val="009D306D"/>
    <w:rsid w:val="009D3A3B"/>
    <w:rsid w:val="009D3AD2"/>
    <w:rsid w:val="009D56E1"/>
    <w:rsid w:val="009D5B66"/>
    <w:rsid w:val="009D790B"/>
    <w:rsid w:val="009D79BF"/>
    <w:rsid w:val="009D7CA7"/>
    <w:rsid w:val="009E0010"/>
    <w:rsid w:val="009E07FD"/>
    <w:rsid w:val="009E230B"/>
    <w:rsid w:val="009E29FD"/>
    <w:rsid w:val="009E2F6C"/>
    <w:rsid w:val="009E3FF1"/>
    <w:rsid w:val="009E4E34"/>
    <w:rsid w:val="009E6205"/>
    <w:rsid w:val="009E7079"/>
    <w:rsid w:val="009E72D7"/>
    <w:rsid w:val="009E739A"/>
    <w:rsid w:val="009F0ADC"/>
    <w:rsid w:val="009F237E"/>
    <w:rsid w:val="009F2DE3"/>
    <w:rsid w:val="009F466E"/>
    <w:rsid w:val="009F505B"/>
    <w:rsid w:val="009F516B"/>
    <w:rsid w:val="009F5B56"/>
    <w:rsid w:val="009F676C"/>
    <w:rsid w:val="009F7318"/>
    <w:rsid w:val="009F74E3"/>
    <w:rsid w:val="00A014EB"/>
    <w:rsid w:val="00A01A1B"/>
    <w:rsid w:val="00A024FC"/>
    <w:rsid w:val="00A03772"/>
    <w:rsid w:val="00A03815"/>
    <w:rsid w:val="00A03C77"/>
    <w:rsid w:val="00A0444D"/>
    <w:rsid w:val="00A047E4"/>
    <w:rsid w:val="00A05EA9"/>
    <w:rsid w:val="00A10899"/>
    <w:rsid w:val="00A10D57"/>
    <w:rsid w:val="00A120CF"/>
    <w:rsid w:val="00A126CB"/>
    <w:rsid w:val="00A12F71"/>
    <w:rsid w:val="00A1537F"/>
    <w:rsid w:val="00A155CC"/>
    <w:rsid w:val="00A15E62"/>
    <w:rsid w:val="00A165BD"/>
    <w:rsid w:val="00A1763D"/>
    <w:rsid w:val="00A20CC3"/>
    <w:rsid w:val="00A2131D"/>
    <w:rsid w:val="00A21C2B"/>
    <w:rsid w:val="00A22071"/>
    <w:rsid w:val="00A226BA"/>
    <w:rsid w:val="00A239C1"/>
    <w:rsid w:val="00A245D9"/>
    <w:rsid w:val="00A24EC1"/>
    <w:rsid w:val="00A2505D"/>
    <w:rsid w:val="00A26BF0"/>
    <w:rsid w:val="00A27A1E"/>
    <w:rsid w:val="00A30AC8"/>
    <w:rsid w:val="00A30DEB"/>
    <w:rsid w:val="00A31C6A"/>
    <w:rsid w:val="00A33E5D"/>
    <w:rsid w:val="00A36A84"/>
    <w:rsid w:val="00A37A37"/>
    <w:rsid w:val="00A37FBE"/>
    <w:rsid w:val="00A4086F"/>
    <w:rsid w:val="00A41E1C"/>
    <w:rsid w:val="00A422C1"/>
    <w:rsid w:val="00A4247F"/>
    <w:rsid w:val="00A42913"/>
    <w:rsid w:val="00A44C10"/>
    <w:rsid w:val="00A44CB8"/>
    <w:rsid w:val="00A45295"/>
    <w:rsid w:val="00A47B74"/>
    <w:rsid w:val="00A50AA2"/>
    <w:rsid w:val="00A52CD3"/>
    <w:rsid w:val="00A53415"/>
    <w:rsid w:val="00A5418E"/>
    <w:rsid w:val="00A556CD"/>
    <w:rsid w:val="00A55BD4"/>
    <w:rsid w:val="00A56167"/>
    <w:rsid w:val="00A60AFE"/>
    <w:rsid w:val="00A61096"/>
    <w:rsid w:val="00A6291F"/>
    <w:rsid w:val="00A65C7C"/>
    <w:rsid w:val="00A67A76"/>
    <w:rsid w:val="00A72038"/>
    <w:rsid w:val="00A7296C"/>
    <w:rsid w:val="00A7354F"/>
    <w:rsid w:val="00A736A6"/>
    <w:rsid w:val="00A75425"/>
    <w:rsid w:val="00A75BD9"/>
    <w:rsid w:val="00A76846"/>
    <w:rsid w:val="00A76C5E"/>
    <w:rsid w:val="00A80820"/>
    <w:rsid w:val="00A80F41"/>
    <w:rsid w:val="00A822FA"/>
    <w:rsid w:val="00A8337A"/>
    <w:rsid w:val="00A836C2"/>
    <w:rsid w:val="00A84000"/>
    <w:rsid w:val="00A85345"/>
    <w:rsid w:val="00A8726B"/>
    <w:rsid w:val="00A8729F"/>
    <w:rsid w:val="00A907EA"/>
    <w:rsid w:val="00A90961"/>
    <w:rsid w:val="00A91166"/>
    <w:rsid w:val="00A941F4"/>
    <w:rsid w:val="00A9485E"/>
    <w:rsid w:val="00A94908"/>
    <w:rsid w:val="00A94FEE"/>
    <w:rsid w:val="00A97339"/>
    <w:rsid w:val="00A97AB5"/>
    <w:rsid w:val="00A97AE8"/>
    <w:rsid w:val="00AA034F"/>
    <w:rsid w:val="00AA1F7B"/>
    <w:rsid w:val="00AA3216"/>
    <w:rsid w:val="00AA353F"/>
    <w:rsid w:val="00AA40AA"/>
    <w:rsid w:val="00AA54AC"/>
    <w:rsid w:val="00AA5C1B"/>
    <w:rsid w:val="00AA7D00"/>
    <w:rsid w:val="00AB02C8"/>
    <w:rsid w:val="00AB0FA7"/>
    <w:rsid w:val="00AB132D"/>
    <w:rsid w:val="00AB1648"/>
    <w:rsid w:val="00AB269D"/>
    <w:rsid w:val="00AB30E2"/>
    <w:rsid w:val="00AB3A95"/>
    <w:rsid w:val="00AB5139"/>
    <w:rsid w:val="00AB5E39"/>
    <w:rsid w:val="00AB649B"/>
    <w:rsid w:val="00AB7D83"/>
    <w:rsid w:val="00AC0918"/>
    <w:rsid w:val="00AC1403"/>
    <w:rsid w:val="00AC148F"/>
    <w:rsid w:val="00AC199D"/>
    <w:rsid w:val="00AC3C74"/>
    <w:rsid w:val="00AC43B7"/>
    <w:rsid w:val="00AC4617"/>
    <w:rsid w:val="00AC5977"/>
    <w:rsid w:val="00AC6C48"/>
    <w:rsid w:val="00AC6CAC"/>
    <w:rsid w:val="00AC6F8B"/>
    <w:rsid w:val="00AD12C8"/>
    <w:rsid w:val="00AD1466"/>
    <w:rsid w:val="00AD152C"/>
    <w:rsid w:val="00AD1DA5"/>
    <w:rsid w:val="00AD2CAB"/>
    <w:rsid w:val="00AD3A05"/>
    <w:rsid w:val="00AD3EBF"/>
    <w:rsid w:val="00AD7AA2"/>
    <w:rsid w:val="00AD7C9C"/>
    <w:rsid w:val="00AE08DF"/>
    <w:rsid w:val="00AE0F6E"/>
    <w:rsid w:val="00AE27C1"/>
    <w:rsid w:val="00AE397A"/>
    <w:rsid w:val="00AE43D8"/>
    <w:rsid w:val="00AE447B"/>
    <w:rsid w:val="00AF1814"/>
    <w:rsid w:val="00AF254D"/>
    <w:rsid w:val="00AF2CB1"/>
    <w:rsid w:val="00AF3430"/>
    <w:rsid w:val="00AF3A1C"/>
    <w:rsid w:val="00AF421B"/>
    <w:rsid w:val="00AF43DF"/>
    <w:rsid w:val="00AF43F0"/>
    <w:rsid w:val="00AF4781"/>
    <w:rsid w:val="00AF6560"/>
    <w:rsid w:val="00AF69EC"/>
    <w:rsid w:val="00AF773A"/>
    <w:rsid w:val="00AF7BE1"/>
    <w:rsid w:val="00B03B0E"/>
    <w:rsid w:val="00B1453B"/>
    <w:rsid w:val="00B1486B"/>
    <w:rsid w:val="00B151DE"/>
    <w:rsid w:val="00B20650"/>
    <w:rsid w:val="00B20730"/>
    <w:rsid w:val="00B215F6"/>
    <w:rsid w:val="00B21781"/>
    <w:rsid w:val="00B23AB4"/>
    <w:rsid w:val="00B23CFC"/>
    <w:rsid w:val="00B24D1C"/>
    <w:rsid w:val="00B25919"/>
    <w:rsid w:val="00B271EB"/>
    <w:rsid w:val="00B27D5D"/>
    <w:rsid w:val="00B30A00"/>
    <w:rsid w:val="00B317EE"/>
    <w:rsid w:val="00B31ACF"/>
    <w:rsid w:val="00B31FAB"/>
    <w:rsid w:val="00B324A6"/>
    <w:rsid w:val="00B35EBE"/>
    <w:rsid w:val="00B3619E"/>
    <w:rsid w:val="00B4038E"/>
    <w:rsid w:val="00B40B66"/>
    <w:rsid w:val="00B422D6"/>
    <w:rsid w:val="00B4304A"/>
    <w:rsid w:val="00B4314F"/>
    <w:rsid w:val="00B43D6C"/>
    <w:rsid w:val="00B45964"/>
    <w:rsid w:val="00B45DD6"/>
    <w:rsid w:val="00B475EB"/>
    <w:rsid w:val="00B52023"/>
    <w:rsid w:val="00B52683"/>
    <w:rsid w:val="00B530C6"/>
    <w:rsid w:val="00B535D8"/>
    <w:rsid w:val="00B53BF4"/>
    <w:rsid w:val="00B53DE1"/>
    <w:rsid w:val="00B54605"/>
    <w:rsid w:val="00B56D8C"/>
    <w:rsid w:val="00B574D4"/>
    <w:rsid w:val="00B600D4"/>
    <w:rsid w:val="00B604A6"/>
    <w:rsid w:val="00B62B52"/>
    <w:rsid w:val="00B63CED"/>
    <w:rsid w:val="00B65470"/>
    <w:rsid w:val="00B65BE1"/>
    <w:rsid w:val="00B70362"/>
    <w:rsid w:val="00B70B43"/>
    <w:rsid w:val="00B70EBD"/>
    <w:rsid w:val="00B726B5"/>
    <w:rsid w:val="00B77801"/>
    <w:rsid w:val="00B8039C"/>
    <w:rsid w:val="00B8065D"/>
    <w:rsid w:val="00B8241B"/>
    <w:rsid w:val="00B828E3"/>
    <w:rsid w:val="00B8495B"/>
    <w:rsid w:val="00B8554E"/>
    <w:rsid w:val="00B8572C"/>
    <w:rsid w:val="00B85D01"/>
    <w:rsid w:val="00B86B6D"/>
    <w:rsid w:val="00B86FE2"/>
    <w:rsid w:val="00B871BD"/>
    <w:rsid w:val="00B90D66"/>
    <w:rsid w:val="00B918F2"/>
    <w:rsid w:val="00B927D1"/>
    <w:rsid w:val="00B96253"/>
    <w:rsid w:val="00B96EDF"/>
    <w:rsid w:val="00B978E8"/>
    <w:rsid w:val="00BA0BA1"/>
    <w:rsid w:val="00BA2AC2"/>
    <w:rsid w:val="00BA3870"/>
    <w:rsid w:val="00BA4A56"/>
    <w:rsid w:val="00BA5B73"/>
    <w:rsid w:val="00BA5B9C"/>
    <w:rsid w:val="00BA5DDE"/>
    <w:rsid w:val="00BA5FEF"/>
    <w:rsid w:val="00BA77D8"/>
    <w:rsid w:val="00BB0291"/>
    <w:rsid w:val="00BB1910"/>
    <w:rsid w:val="00BB2868"/>
    <w:rsid w:val="00BB2CE6"/>
    <w:rsid w:val="00BB4156"/>
    <w:rsid w:val="00BB4F47"/>
    <w:rsid w:val="00BB5649"/>
    <w:rsid w:val="00BB7140"/>
    <w:rsid w:val="00BC118F"/>
    <w:rsid w:val="00BC1F97"/>
    <w:rsid w:val="00BC3F50"/>
    <w:rsid w:val="00BC3F5A"/>
    <w:rsid w:val="00BC406D"/>
    <w:rsid w:val="00BC4793"/>
    <w:rsid w:val="00BC5A9F"/>
    <w:rsid w:val="00BC7641"/>
    <w:rsid w:val="00BC7FE9"/>
    <w:rsid w:val="00BD123F"/>
    <w:rsid w:val="00BD2E70"/>
    <w:rsid w:val="00BD6FA6"/>
    <w:rsid w:val="00BD7F0A"/>
    <w:rsid w:val="00BE0D60"/>
    <w:rsid w:val="00BE1FC0"/>
    <w:rsid w:val="00BE25FD"/>
    <w:rsid w:val="00BE2683"/>
    <w:rsid w:val="00BE4650"/>
    <w:rsid w:val="00BE46F2"/>
    <w:rsid w:val="00BE49D1"/>
    <w:rsid w:val="00BE7D42"/>
    <w:rsid w:val="00BF0919"/>
    <w:rsid w:val="00BF22AC"/>
    <w:rsid w:val="00BF2BD5"/>
    <w:rsid w:val="00BF7820"/>
    <w:rsid w:val="00C00134"/>
    <w:rsid w:val="00C00BE1"/>
    <w:rsid w:val="00C026FD"/>
    <w:rsid w:val="00C02E7E"/>
    <w:rsid w:val="00C02E8E"/>
    <w:rsid w:val="00C031CE"/>
    <w:rsid w:val="00C059FD"/>
    <w:rsid w:val="00C05D62"/>
    <w:rsid w:val="00C10BAE"/>
    <w:rsid w:val="00C10E9C"/>
    <w:rsid w:val="00C11F8D"/>
    <w:rsid w:val="00C13080"/>
    <w:rsid w:val="00C136BE"/>
    <w:rsid w:val="00C15F96"/>
    <w:rsid w:val="00C16891"/>
    <w:rsid w:val="00C17488"/>
    <w:rsid w:val="00C2052F"/>
    <w:rsid w:val="00C2460C"/>
    <w:rsid w:val="00C2495A"/>
    <w:rsid w:val="00C26DCF"/>
    <w:rsid w:val="00C30179"/>
    <w:rsid w:val="00C30750"/>
    <w:rsid w:val="00C30D27"/>
    <w:rsid w:val="00C31B42"/>
    <w:rsid w:val="00C32592"/>
    <w:rsid w:val="00C33229"/>
    <w:rsid w:val="00C359D6"/>
    <w:rsid w:val="00C35A46"/>
    <w:rsid w:val="00C37C1B"/>
    <w:rsid w:val="00C407EF"/>
    <w:rsid w:val="00C40839"/>
    <w:rsid w:val="00C42B58"/>
    <w:rsid w:val="00C42C28"/>
    <w:rsid w:val="00C432A9"/>
    <w:rsid w:val="00C445B2"/>
    <w:rsid w:val="00C44771"/>
    <w:rsid w:val="00C44809"/>
    <w:rsid w:val="00C44D40"/>
    <w:rsid w:val="00C4570E"/>
    <w:rsid w:val="00C4598D"/>
    <w:rsid w:val="00C46660"/>
    <w:rsid w:val="00C4787F"/>
    <w:rsid w:val="00C50AAA"/>
    <w:rsid w:val="00C50D20"/>
    <w:rsid w:val="00C51AF6"/>
    <w:rsid w:val="00C51EF6"/>
    <w:rsid w:val="00C52115"/>
    <w:rsid w:val="00C532DD"/>
    <w:rsid w:val="00C55442"/>
    <w:rsid w:val="00C570EF"/>
    <w:rsid w:val="00C57E06"/>
    <w:rsid w:val="00C60504"/>
    <w:rsid w:val="00C62DD4"/>
    <w:rsid w:val="00C62FF2"/>
    <w:rsid w:val="00C64B2E"/>
    <w:rsid w:val="00C6568C"/>
    <w:rsid w:val="00C7186E"/>
    <w:rsid w:val="00C7350C"/>
    <w:rsid w:val="00C739AA"/>
    <w:rsid w:val="00C73CFA"/>
    <w:rsid w:val="00C73EBE"/>
    <w:rsid w:val="00C740BE"/>
    <w:rsid w:val="00C75DB1"/>
    <w:rsid w:val="00C7691C"/>
    <w:rsid w:val="00C811BE"/>
    <w:rsid w:val="00C815D1"/>
    <w:rsid w:val="00C81756"/>
    <w:rsid w:val="00C81925"/>
    <w:rsid w:val="00C81F0D"/>
    <w:rsid w:val="00C8208E"/>
    <w:rsid w:val="00C82108"/>
    <w:rsid w:val="00C83797"/>
    <w:rsid w:val="00C83BF9"/>
    <w:rsid w:val="00C842D6"/>
    <w:rsid w:val="00C84553"/>
    <w:rsid w:val="00C84F8F"/>
    <w:rsid w:val="00C8634C"/>
    <w:rsid w:val="00C86A32"/>
    <w:rsid w:val="00C87333"/>
    <w:rsid w:val="00C91743"/>
    <w:rsid w:val="00C91847"/>
    <w:rsid w:val="00C925F4"/>
    <w:rsid w:val="00C93277"/>
    <w:rsid w:val="00C937FC"/>
    <w:rsid w:val="00C93E1A"/>
    <w:rsid w:val="00C949C2"/>
    <w:rsid w:val="00C9675D"/>
    <w:rsid w:val="00C9704B"/>
    <w:rsid w:val="00C97FB9"/>
    <w:rsid w:val="00CA09C8"/>
    <w:rsid w:val="00CA110A"/>
    <w:rsid w:val="00CA2C8E"/>
    <w:rsid w:val="00CA52A3"/>
    <w:rsid w:val="00CA53BF"/>
    <w:rsid w:val="00CA6402"/>
    <w:rsid w:val="00CA6CF8"/>
    <w:rsid w:val="00CA783F"/>
    <w:rsid w:val="00CA7A25"/>
    <w:rsid w:val="00CB220C"/>
    <w:rsid w:val="00CB280B"/>
    <w:rsid w:val="00CB4C24"/>
    <w:rsid w:val="00CB6780"/>
    <w:rsid w:val="00CC05AA"/>
    <w:rsid w:val="00CC1806"/>
    <w:rsid w:val="00CC18F5"/>
    <w:rsid w:val="00CC1A1D"/>
    <w:rsid w:val="00CC2067"/>
    <w:rsid w:val="00CC237C"/>
    <w:rsid w:val="00CC42AB"/>
    <w:rsid w:val="00CC4674"/>
    <w:rsid w:val="00CC4BA0"/>
    <w:rsid w:val="00CC5285"/>
    <w:rsid w:val="00CC6521"/>
    <w:rsid w:val="00CC68A6"/>
    <w:rsid w:val="00CD2DD9"/>
    <w:rsid w:val="00CD2F54"/>
    <w:rsid w:val="00CD5296"/>
    <w:rsid w:val="00CD56A0"/>
    <w:rsid w:val="00CD6AFA"/>
    <w:rsid w:val="00CE0217"/>
    <w:rsid w:val="00CE0793"/>
    <w:rsid w:val="00CE0DAA"/>
    <w:rsid w:val="00CE1668"/>
    <w:rsid w:val="00CE2510"/>
    <w:rsid w:val="00CE5741"/>
    <w:rsid w:val="00CE5967"/>
    <w:rsid w:val="00CE6BBD"/>
    <w:rsid w:val="00CE6E80"/>
    <w:rsid w:val="00CE7392"/>
    <w:rsid w:val="00CF3F4D"/>
    <w:rsid w:val="00CF5D49"/>
    <w:rsid w:val="00CF5F52"/>
    <w:rsid w:val="00CF6314"/>
    <w:rsid w:val="00D00494"/>
    <w:rsid w:val="00D005C4"/>
    <w:rsid w:val="00D00CE4"/>
    <w:rsid w:val="00D0392F"/>
    <w:rsid w:val="00D03C68"/>
    <w:rsid w:val="00D07260"/>
    <w:rsid w:val="00D079E4"/>
    <w:rsid w:val="00D10440"/>
    <w:rsid w:val="00D1066A"/>
    <w:rsid w:val="00D112DE"/>
    <w:rsid w:val="00D125D7"/>
    <w:rsid w:val="00D128DC"/>
    <w:rsid w:val="00D12B44"/>
    <w:rsid w:val="00D12D63"/>
    <w:rsid w:val="00D12D91"/>
    <w:rsid w:val="00D13D53"/>
    <w:rsid w:val="00D15E8F"/>
    <w:rsid w:val="00D16550"/>
    <w:rsid w:val="00D1768D"/>
    <w:rsid w:val="00D20588"/>
    <w:rsid w:val="00D207C3"/>
    <w:rsid w:val="00D20A54"/>
    <w:rsid w:val="00D216AD"/>
    <w:rsid w:val="00D22CD7"/>
    <w:rsid w:val="00D236F4"/>
    <w:rsid w:val="00D237A1"/>
    <w:rsid w:val="00D25739"/>
    <w:rsid w:val="00D26005"/>
    <w:rsid w:val="00D2607C"/>
    <w:rsid w:val="00D260D6"/>
    <w:rsid w:val="00D2689E"/>
    <w:rsid w:val="00D27746"/>
    <w:rsid w:val="00D31997"/>
    <w:rsid w:val="00D32F61"/>
    <w:rsid w:val="00D33243"/>
    <w:rsid w:val="00D341D5"/>
    <w:rsid w:val="00D34B7C"/>
    <w:rsid w:val="00D351C8"/>
    <w:rsid w:val="00D35873"/>
    <w:rsid w:val="00D3596A"/>
    <w:rsid w:val="00D35DAA"/>
    <w:rsid w:val="00D36D19"/>
    <w:rsid w:val="00D379F0"/>
    <w:rsid w:val="00D37C34"/>
    <w:rsid w:val="00D41679"/>
    <w:rsid w:val="00D41DAA"/>
    <w:rsid w:val="00D42D5B"/>
    <w:rsid w:val="00D432EC"/>
    <w:rsid w:val="00D44027"/>
    <w:rsid w:val="00D4459F"/>
    <w:rsid w:val="00D46163"/>
    <w:rsid w:val="00D46D67"/>
    <w:rsid w:val="00D47253"/>
    <w:rsid w:val="00D47423"/>
    <w:rsid w:val="00D47CB4"/>
    <w:rsid w:val="00D50A59"/>
    <w:rsid w:val="00D51A51"/>
    <w:rsid w:val="00D51DBA"/>
    <w:rsid w:val="00D52596"/>
    <w:rsid w:val="00D5313A"/>
    <w:rsid w:val="00D53896"/>
    <w:rsid w:val="00D5504A"/>
    <w:rsid w:val="00D550F1"/>
    <w:rsid w:val="00D55299"/>
    <w:rsid w:val="00D56871"/>
    <w:rsid w:val="00D57814"/>
    <w:rsid w:val="00D57BF5"/>
    <w:rsid w:val="00D61434"/>
    <w:rsid w:val="00D6208A"/>
    <w:rsid w:val="00D62CD2"/>
    <w:rsid w:val="00D635D6"/>
    <w:rsid w:val="00D65257"/>
    <w:rsid w:val="00D66082"/>
    <w:rsid w:val="00D67108"/>
    <w:rsid w:val="00D72124"/>
    <w:rsid w:val="00D72E85"/>
    <w:rsid w:val="00D738B1"/>
    <w:rsid w:val="00D746C2"/>
    <w:rsid w:val="00D751DC"/>
    <w:rsid w:val="00D80299"/>
    <w:rsid w:val="00D82EEC"/>
    <w:rsid w:val="00D84681"/>
    <w:rsid w:val="00D858B2"/>
    <w:rsid w:val="00D86E7F"/>
    <w:rsid w:val="00D87474"/>
    <w:rsid w:val="00D90FC9"/>
    <w:rsid w:val="00D914E7"/>
    <w:rsid w:val="00D92A55"/>
    <w:rsid w:val="00D92AF4"/>
    <w:rsid w:val="00D933DD"/>
    <w:rsid w:val="00D95EAC"/>
    <w:rsid w:val="00D9646C"/>
    <w:rsid w:val="00DA1481"/>
    <w:rsid w:val="00DA1F35"/>
    <w:rsid w:val="00DA2A84"/>
    <w:rsid w:val="00DA2B15"/>
    <w:rsid w:val="00DA33B1"/>
    <w:rsid w:val="00DA4214"/>
    <w:rsid w:val="00DA5B8D"/>
    <w:rsid w:val="00DA5BB3"/>
    <w:rsid w:val="00DA6D56"/>
    <w:rsid w:val="00DA704B"/>
    <w:rsid w:val="00DB0B9D"/>
    <w:rsid w:val="00DB162A"/>
    <w:rsid w:val="00DB16EE"/>
    <w:rsid w:val="00DB214A"/>
    <w:rsid w:val="00DB23A4"/>
    <w:rsid w:val="00DB280D"/>
    <w:rsid w:val="00DB3545"/>
    <w:rsid w:val="00DB5109"/>
    <w:rsid w:val="00DB51BF"/>
    <w:rsid w:val="00DB542F"/>
    <w:rsid w:val="00DB58EA"/>
    <w:rsid w:val="00DB6AFC"/>
    <w:rsid w:val="00DB7149"/>
    <w:rsid w:val="00DC0212"/>
    <w:rsid w:val="00DC14F6"/>
    <w:rsid w:val="00DC16A8"/>
    <w:rsid w:val="00DC17A3"/>
    <w:rsid w:val="00DC1A66"/>
    <w:rsid w:val="00DC2DD0"/>
    <w:rsid w:val="00DC3546"/>
    <w:rsid w:val="00DC3669"/>
    <w:rsid w:val="00DC5535"/>
    <w:rsid w:val="00DC7BAB"/>
    <w:rsid w:val="00DC7EB9"/>
    <w:rsid w:val="00DD1798"/>
    <w:rsid w:val="00DD1F43"/>
    <w:rsid w:val="00DD1F44"/>
    <w:rsid w:val="00DD200C"/>
    <w:rsid w:val="00DD2480"/>
    <w:rsid w:val="00DD2AC9"/>
    <w:rsid w:val="00DD3E81"/>
    <w:rsid w:val="00DD4611"/>
    <w:rsid w:val="00DD494C"/>
    <w:rsid w:val="00DD506D"/>
    <w:rsid w:val="00DD561F"/>
    <w:rsid w:val="00DD5878"/>
    <w:rsid w:val="00DD6C50"/>
    <w:rsid w:val="00DD6D91"/>
    <w:rsid w:val="00DE0B5F"/>
    <w:rsid w:val="00DE0D33"/>
    <w:rsid w:val="00DE2546"/>
    <w:rsid w:val="00DE340F"/>
    <w:rsid w:val="00DE3E91"/>
    <w:rsid w:val="00DE6DCD"/>
    <w:rsid w:val="00DE733B"/>
    <w:rsid w:val="00DE73CD"/>
    <w:rsid w:val="00DE7FF5"/>
    <w:rsid w:val="00DF01CC"/>
    <w:rsid w:val="00DF0958"/>
    <w:rsid w:val="00DF0C6A"/>
    <w:rsid w:val="00DF0D60"/>
    <w:rsid w:val="00DF153D"/>
    <w:rsid w:val="00DF2A0F"/>
    <w:rsid w:val="00DF3025"/>
    <w:rsid w:val="00DF3DA9"/>
    <w:rsid w:val="00DF655D"/>
    <w:rsid w:val="00DF6FFB"/>
    <w:rsid w:val="00E03225"/>
    <w:rsid w:val="00E0327C"/>
    <w:rsid w:val="00E03667"/>
    <w:rsid w:val="00E03AB4"/>
    <w:rsid w:val="00E05C85"/>
    <w:rsid w:val="00E071A9"/>
    <w:rsid w:val="00E078DE"/>
    <w:rsid w:val="00E10122"/>
    <w:rsid w:val="00E10571"/>
    <w:rsid w:val="00E10A85"/>
    <w:rsid w:val="00E12BAF"/>
    <w:rsid w:val="00E13566"/>
    <w:rsid w:val="00E1550A"/>
    <w:rsid w:val="00E16E8D"/>
    <w:rsid w:val="00E17B35"/>
    <w:rsid w:val="00E17CB3"/>
    <w:rsid w:val="00E17F2E"/>
    <w:rsid w:val="00E205AA"/>
    <w:rsid w:val="00E22701"/>
    <w:rsid w:val="00E227A3"/>
    <w:rsid w:val="00E2346D"/>
    <w:rsid w:val="00E23848"/>
    <w:rsid w:val="00E23F4C"/>
    <w:rsid w:val="00E24227"/>
    <w:rsid w:val="00E246C6"/>
    <w:rsid w:val="00E24D2D"/>
    <w:rsid w:val="00E258E2"/>
    <w:rsid w:val="00E26980"/>
    <w:rsid w:val="00E26A3A"/>
    <w:rsid w:val="00E27A97"/>
    <w:rsid w:val="00E30F60"/>
    <w:rsid w:val="00E31060"/>
    <w:rsid w:val="00E31AE4"/>
    <w:rsid w:val="00E32A61"/>
    <w:rsid w:val="00E33783"/>
    <w:rsid w:val="00E3379A"/>
    <w:rsid w:val="00E33ED8"/>
    <w:rsid w:val="00E34568"/>
    <w:rsid w:val="00E374B2"/>
    <w:rsid w:val="00E41F39"/>
    <w:rsid w:val="00E434B9"/>
    <w:rsid w:val="00E4417C"/>
    <w:rsid w:val="00E4448D"/>
    <w:rsid w:val="00E46BB4"/>
    <w:rsid w:val="00E476D2"/>
    <w:rsid w:val="00E47922"/>
    <w:rsid w:val="00E47CE4"/>
    <w:rsid w:val="00E505BD"/>
    <w:rsid w:val="00E515F4"/>
    <w:rsid w:val="00E51A9F"/>
    <w:rsid w:val="00E52D76"/>
    <w:rsid w:val="00E540AE"/>
    <w:rsid w:val="00E5451B"/>
    <w:rsid w:val="00E55DC2"/>
    <w:rsid w:val="00E57C3B"/>
    <w:rsid w:val="00E60FB6"/>
    <w:rsid w:val="00E61E09"/>
    <w:rsid w:val="00E6431F"/>
    <w:rsid w:val="00E66391"/>
    <w:rsid w:val="00E66E24"/>
    <w:rsid w:val="00E702E7"/>
    <w:rsid w:val="00E70F96"/>
    <w:rsid w:val="00E71E24"/>
    <w:rsid w:val="00E7279F"/>
    <w:rsid w:val="00E73589"/>
    <w:rsid w:val="00E73E6A"/>
    <w:rsid w:val="00E73ECC"/>
    <w:rsid w:val="00E7584F"/>
    <w:rsid w:val="00E75A9E"/>
    <w:rsid w:val="00E76486"/>
    <w:rsid w:val="00E76E93"/>
    <w:rsid w:val="00E8016B"/>
    <w:rsid w:val="00E81D60"/>
    <w:rsid w:val="00E82D92"/>
    <w:rsid w:val="00E8356F"/>
    <w:rsid w:val="00E83CEF"/>
    <w:rsid w:val="00E8420C"/>
    <w:rsid w:val="00E85A68"/>
    <w:rsid w:val="00E85D83"/>
    <w:rsid w:val="00E8609B"/>
    <w:rsid w:val="00E8613F"/>
    <w:rsid w:val="00E864F4"/>
    <w:rsid w:val="00E86E39"/>
    <w:rsid w:val="00E873BA"/>
    <w:rsid w:val="00E90DD4"/>
    <w:rsid w:val="00E90F7D"/>
    <w:rsid w:val="00E91661"/>
    <w:rsid w:val="00E92D07"/>
    <w:rsid w:val="00E93BC6"/>
    <w:rsid w:val="00E955E0"/>
    <w:rsid w:val="00E95EED"/>
    <w:rsid w:val="00E96912"/>
    <w:rsid w:val="00E96A19"/>
    <w:rsid w:val="00E97AD3"/>
    <w:rsid w:val="00E97D19"/>
    <w:rsid w:val="00EA069C"/>
    <w:rsid w:val="00EA1EBE"/>
    <w:rsid w:val="00EA2B43"/>
    <w:rsid w:val="00EA2B5F"/>
    <w:rsid w:val="00EA2F63"/>
    <w:rsid w:val="00EA50BF"/>
    <w:rsid w:val="00EA7075"/>
    <w:rsid w:val="00EB047B"/>
    <w:rsid w:val="00EB13B0"/>
    <w:rsid w:val="00EB2EBF"/>
    <w:rsid w:val="00EB304C"/>
    <w:rsid w:val="00EB379C"/>
    <w:rsid w:val="00EB401F"/>
    <w:rsid w:val="00EB4392"/>
    <w:rsid w:val="00EB67AE"/>
    <w:rsid w:val="00EB6C56"/>
    <w:rsid w:val="00EB7BF2"/>
    <w:rsid w:val="00EC0649"/>
    <w:rsid w:val="00EC0F86"/>
    <w:rsid w:val="00EC11CA"/>
    <w:rsid w:val="00EC2338"/>
    <w:rsid w:val="00EC45D3"/>
    <w:rsid w:val="00EC4678"/>
    <w:rsid w:val="00EC508D"/>
    <w:rsid w:val="00EC6A4D"/>
    <w:rsid w:val="00EC7516"/>
    <w:rsid w:val="00EC76A6"/>
    <w:rsid w:val="00ED01DA"/>
    <w:rsid w:val="00ED0FDD"/>
    <w:rsid w:val="00ED16AD"/>
    <w:rsid w:val="00ED18C0"/>
    <w:rsid w:val="00ED1DC6"/>
    <w:rsid w:val="00ED2094"/>
    <w:rsid w:val="00ED23C9"/>
    <w:rsid w:val="00ED4384"/>
    <w:rsid w:val="00ED5E3E"/>
    <w:rsid w:val="00ED6B01"/>
    <w:rsid w:val="00ED6C66"/>
    <w:rsid w:val="00ED7967"/>
    <w:rsid w:val="00ED7C70"/>
    <w:rsid w:val="00EE0A1E"/>
    <w:rsid w:val="00EE28BB"/>
    <w:rsid w:val="00EE5BFC"/>
    <w:rsid w:val="00EE6499"/>
    <w:rsid w:val="00EE7335"/>
    <w:rsid w:val="00EE7836"/>
    <w:rsid w:val="00EF03E5"/>
    <w:rsid w:val="00EF0614"/>
    <w:rsid w:val="00EF126C"/>
    <w:rsid w:val="00EF1D1E"/>
    <w:rsid w:val="00EF2620"/>
    <w:rsid w:val="00EF2D7B"/>
    <w:rsid w:val="00EF30E2"/>
    <w:rsid w:val="00EF438B"/>
    <w:rsid w:val="00EF4AB5"/>
    <w:rsid w:val="00EF4C1F"/>
    <w:rsid w:val="00EF5CF8"/>
    <w:rsid w:val="00EF5F8A"/>
    <w:rsid w:val="00EF610A"/>
    <w:rsid w:val="00EF6DA3"/>
    <w:rsid w:val="00EF7141"/>
    <w:rsid w:val="00F01C37"/>
    <w:rsid w:val="00F056A0"/>
    <w:rsid w:val="00F06249"/>
    <w:rsid w:val="00F06503"/>
    <w:rsid w:val="00F073AE"/>
    <w:rsid w:val="00F07517"/>
    <w:rsid w:val="00F07C39"/>
    <w:rsid w:val="00F07CD5"/>
    <w:rsid w:val="00F112F0"/>
    <w:rsid w:val="00F11413"/>
    <w:rsid w:val="00F13106"/>
    <w:rsid w:val="00F13551"/>
    <w:rsid w:val="00F14F30"/>
    <w:rsid w:val="00F16C30"/>
    <w:rsid w:val="00F21427"/>
    <w:rsid w:val="00F2159B"/>
    <w:rsid w:val="00F2163C"/>
    <w:rsid w:val="00F22539"/>
    <w:rsid w:val="00F2262F"/>
    <w:rsid w:val="00F22ABC"/>
    <w:rsid w:val="00F22F65"/>
    <w:rsid w:val="00F23D56"/>
    <w:rsid w:val="00F24211"/>
    <w:rsid w:val="00F24813"/>
    <w:rsid w:val="00F25A7F"/>
    <w:rsid w:val="00F26E8E"/>
    <w:rsid w:val="00F26F7D"/>
    <w:rsid w:val="00F2715F"/>
    <w:rsid w:val="00F27925"/>
    <w:rsid w:val="00F309DC"/>
    <w:rsid w:val="00F30A50"/>
    <w:rsid w:val="00F3112B"/>
    <w:rsid w:val="00F31DC3"/>
    <w:rsid w:val="00F33B7C"/>
    <w:rsid w:val="00F33D7C"/>
    <w:rsid w:val="00F34F70"/>
    <w:rsid w:val="00F36766"/>
    <w:rsid w:val="00F37AB1"/>
    <w:rsid w:val="00F40757"/>
    <w:rsid w:val="00F4253A"/>
    <w:rsid w:val="00F42631"/>
    <w:rsid w:val="00F42BF5"/>
    <w:rsid w:val="00F4650C"/>
    <w:rsid w:val="00F47584"/>
    <w:rsid w:val="00F5025D"/>
    <w:rsid w:val="00F50BCE"/>
    <w:rsid w:val="00F51282"/>
    <w:rsid w:val="00F53596"/>
    <w:rsid w:val="00F53BA0"/>
    <w:rsid w:val="00F545E1"/>
    <w:rsid w:val="00F54CF8"/>
    <w:rsid w:val="00F5504D"/>
    <w:rsid w:val="00F5736D"/>
    <w:rsid w:val="00F577C1"/>
    <w:rsid w:val="00F57CB5"/>
    <w:rsid w:val="00F60AC8"/>
    <w:rsid w:val="00F62359"/>
    <w:rsid w:val="00F624AA"/>
    <w:rsid w:val="00F63978"/>
    <w:rsid w:val="00F6725F"/>
    <w:rsid w:val="00F67A69"/>
    <w:rsid w:val="00F7071E"/>
    <w:rsid w:val="00F717C8"/>
    <w:rsid w:val="00F738C6"/>
    <w:rsid w:val="00F74277"/>
    <w:rsid w:val="00F748F9"/>
    <w:rsid w:val="00F752D2"/>
    <w:rsid w:val="00F753AB"/>
    <w:rsid w:val="00F75CC2"/>
    <w:rsid w:val="00F772CF"/>
    <w:rsid w:val="00F806EF"/>
    <w:rsid w:val="00F83107"/>
    <w:rsid w:val="00F83FBE"/>
    <w:rsid w:val="00F85926"/>
    <w:rsid w:val="00F86195"/>
    <w:rsid w:val="00F8650F"/>
    <w:rsid w:val="00F86ACD"/>
    <w:rsid w:val="00F87120"/>
    <w:rsid w:val="00F90607"/>
    <w:rsid w:val="00F90B8F"/>
    <w:rsid w:val="00F90E7E"/>
    <w:rsid w:val="00F917B5"/>
    <w:rsid w:val="00F91D04"/>
    <w:rsid w:val="00F949BC"/>
    <w:rsid w:val="00F955BE"/>
    <w:rsid w:val="00F959F6"/>
    <w:rsid w:val="00F95B18"/>
    <w:rsid w:val="00F96FDB"/>
    <w:rsid w:val="00FA04AB"/>
    <w:rsid w:val="00FA0FC5"/>
    <w:rsid w:val="00FA1375"/>
    <w:rsid w:val="00FA531B"/>
    <w:rsid w:val="00FA571E"/>
    <w:rsid w:val="00FA5A6F"/>
    <w:rsid w:val="00FA6C43"/>
    <w:rsid w:val="00FA7B54"/>
    <w:rsid w:val="00FB32AC"/>
    <w:rsid w:val="00FB3EC3"/>
    <w:rsid w:val="00FB40BE"/>
    <w:rsid w:val="00FB55C6"/>
    <w:rsid w:val="00FB632D"/>
    <w:rsid w:val="00FC05BC"/>
    <w:rsid w:val="00FC09A0"/>
    <w:rsid w:val="00FC0AA7"/>
    <w:rsid w:val="00FC1592"/>
    <w:rsid w:val="00FC159F"/>
    <w:rsid w:val="00FC19B4"/>
    <w:rsid w:val="00FC1CF1"/>
    <w:rsid w:val="00FC3DB1"/>
    <w:rsid w:val="00FC42EA"/>
    <w:rsid w:val="00FC5C2C"/>
    <w:rsid w:val="00FC6417"/>
    <w:rsid w:val="00FC6E4E"/>
    <w:rsid w:val="00FD095D"/>
    <w:rsid w:val="00FD1840"/>
    <w:rsid w:val="00FD197E"/>
    <w:rsid w:val="00FD3965"/>
    <w:rsid w:val="00FD3E7D"/>
    <w:rsid w:val="00FD458D"/>
    <w:rsid w:val="00FD5E45"/>
    <w:rsid w:val="00FE07EE"/>
    <w:rsid w:val="00FE0C9F"/>
    <w:rsid w:val="00FE0FB4"/>
    <w:rsid w:val="00FE56E4"/>
    <w:rsid w:val="00FE613B"/>
    <w:rsid w:val="00FE6C1A"/>
    <w:rsid w:val="00FE6CCB"/>
    <w:rsid w:val="00FE6D47"/>
    <w:rsid w:val="00FE7D5E"/>
    <w:rsid w:val="00FE7EFD"/>
    <w:rsid w:val="00FF02D5"/>
    <w:rsid w:val="00FF155F"/>
    <w:rsid w:val="00FF182F"/>
    <w:rsid w:val="00FF18AF"/>
    <w:rsid w:val="00FF26DD"/>
    <w:rsid w:val="00FF2E41"/>
    <w:rsid w:val="00FF32B0"/>
    <w:rsid w:val="00FF4F09"/>
    <w:rsid w:val="00FF51D2"/>
    <w:rsid w:val="00FF5CB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0727B"/>
  <w15:chartTrackingRefBased/>
  <w15:docId w15:val="{9E38354A-FAD7-4603-9BC9-AA1D695C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7C8C"/>
    <w:pPr>
      <w:spacing w:after="0" w:line="240" w:lineRule="auto"/>
    </w:pPr>
    <w:rPr>
      <w:rFonts w:ascii="Arial" w:eastAsia="Times New Roman" w:hAnsi="Arial" w:cs="Times New Roman"/>
      <w:sz w:val="20"/>
      <w:szCs w:val="24"/>
      <w:lang w:val="en-US"/>
    </w:rPr>
  </w:style>
  <w:style w:type="paragraph" w:styleId="Titre1">
    <w:name w:val="heading 1"/>
    <w:basedOn w:val="Normal"/>
    <w:next w:val="Normal"/>
    <w:link w:val="Titre1Car"/>
    <w:qFormat/>
    <w:rsid w:val="002D7C8C"/>
    <w:pPr>
      <w:keepNext/>
      <w:numPr>
        <w:numId w:val="9"/>
      </w:numPr>
      <w:spacing w:before="240" w:after="60"/>
      <w:outlineLvl w:val="0"/>
    </w:pPr>
    <w:rPr>
      <w:rFonts w:cs="Arial"/>
      <w:b/>
      <w:bCs/>
      <w:kern w:val="32"/>
      <w:sz w:val="32"/>
      <w:szCs w:val="32"/>
    </w:rPr>
  </w:style>
  <w:style w:type="paragraph" w:styleId="Titre2">
    <w:name w:val="heading 2"/>
    <w:basedOn w:val="Normal"/>
    <w:next w:val="Normal"/>
    <w:link w:val="Titre2Car"/>
    <w:uiPriority w:val="9"/>
    <w:unhideWhenUsed/>
    <w:qFormat/>
    <w:rsid w:val="002D7C8C"/>
    <w:pPr>
      <w:keepNext/>
      <w:keepLines/>
      <w:numPr>
        <w:ilvl w:val="1"/>
        <w:numId w:val="9"/>
      </w:numPr>
      <w:spacing w:before="200"/>
      <w:outlineLvl w:val="1"/>
    </w:pPr>
    <w:rPr>
      <w:rFonts w:eastAsiaTheme="majorEastAsia" w:cstheme="majorBidi"/>
      <w:b/>
      <w:bCs/>
      <w:sz w:val="28"/>
      <w:szCs w:val="26"/>
    </w:rPr>
  </w:style>
  <w:style w:type="paragraph" w:styleId="Titre3">
    <w:name w:val="heading 3"/>
    <w:basedOn w:val="Normal"/>
    <w:next w:val="Normal"/>
    <w:link w:val="Titre3Car"/>
    <w:uiPriority w:val="9"/>
    <w:unhideWhenUsed/>
    <w:qFormat/>
    <w:rsid w:val="002D7C8C"/>
    <w:pPr>
      <w:keepNext/>
      <w:keepLines/>
      <w:numPr>
        <w:ilvl w:val="2"/>
        <w:numId w:val="9"/>
      </w:numPr>
      <w:spacing w:before="200"/>
      <w:outlineLvl w:val="2"/>
    </w:pPr>
    <w:rPr>
      <w:rFonts w:eastAsiaTheme="majorEastAsia" w:cstheme="majorBidi"/>
      <w:b/>
      <w:bCs/>
      <w:sz w:val="24"/>
    </w:rPr>
  </w:style>
  <w:style w:type="paragraph" w:styleId="Titre4">
    <w:name w:val="heading 4"/>
    <w:basedOn w:val="Normal"/>
    <w:next w:val="Normal"/>
    <w:link w:val="Titre4Car"/>
    <w:uiPriority w:val="9"/>
    <w:unhideWhenUsed/>
    <w:qFormat/>
    <w:rsid w:val="00B871BD"/>
    <w:pPr>
      <w:keepNext/>
      <w:keepLines/>
      <w:numPr>
        <w:ilvl w:val="3"/>
        <w:numId w:val="9"/>
      </w:numPr>
      <w:spacing w:before="40"/>
      <w:outlineLvl w:val="3"/>
    </w:pPr>
    <w:rPr>
      <w:rFonts w:asciiTheme="majorHAnsi" w:eastAsiaTheme="majorEastAsia" w:hAnsiTheme="majorHAnsi" w:cstheme="majorBidi"/>
      <w:i/>
      <w:iCs/>
      <w:color w:val="2F5496" w:themeColor="accent1" w:themeShade="BF"/>
      <w:sz w:val="24"/>
    </w:rPr>
  </w:style>
  <w:style w:type="paragraph" w:styleId="Titre5">
    <w:name w:val="heading 5"/>
    <w:basedOn w:val="Normal"/>
    <w:next w:val="Normal"/>
    <w:link w:val="Titre5Car"/>
    <w:uiPriority w:val="9"/>
    <w:semiHidden/>
    <w:unhideWhenUsed/>
    <w:qFormat/>
    <w:rsid w:val="00641BB8"/>
    <w:pPr>
      <w:keepNext/>
      <w:keepLines/>
      <w:numPr>
        <w:ilvl w:val="4"/>
        <w:numId w:val="9"/>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641BB8"/>
    <w:pPr>
      <w:keepNext/>
      <w:keepLines/>
      <w:numPr>
        <w:ilvl w:val="5"/>
        <w:numId w:val="9"/>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641BB8"/>
    <w:pPr>
      <w:keepNext/>
      <w:keepLines/>
      <w:numPr>
        <w:ilvl w:val="6"/>
        <w:numId w:val="9"/>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641BB8"/>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41BB8"/>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2D7C8C"/>
    <w:rPr>
      <w:rFonts w:ascii="Arial" w:eastAsia="Times New Roman" w:hAnsi="Arial" w:cs="Arial"/>
      <w:b/>
      <w:bCs/>
      <w:kern w:val="32"/>
      <w:sz w:val="32"/>
      <w:szCs w:val="32"/>
      <w:lang w:val="en-US"/>
    </w:rPr>
  </w:style>
  <w:style w:type="character" w:customStyle="1" w:styleId="Titre2Car">
    <w:name w:val="Titre 2 Car"/>
    <w:basedOn w:val="Policepardfaut"/>
    <w:link w:val="Titre2"/>
    <w:uiPriority w:val="9"/>
    <w:rsid w:val="002D7C8C"/>
    <w:rPr>
      <w:rFonts w:ascii="Arial" w:eastAsiaTheme="majorEastAsia" w:hAnsi="Arial" w:cstheme="majorBidi"/>
      <w:b/>
      <w:bCs/>
      <w:sz w:val="28"/>
      <w:szCs w:val="26"/>
      <w:lang w:val="en-US"/>
    </w:rPr>
  </w:style>
  <w:style w:type="character" w:customStyle="1" w:styleId="Titre3Car">
    <w:name w:val="Titre 3 Car"/>
    <w:basedOn w:val="Policepardfaut"/>
    <w:link w:val="Titre3"/>
    <w:uiPriority w:val="9"/>
    <w:rsid w:val="002D7C8C"/>
    <w:rPr>
      <w:rFonts w:ascii="Arial" w:eastAsiaTheme="majorEastAsia" w:hAnsi="Arial" w:cstheme="majorBidi"/>
      <w:b/>
      <w:bCs/>
      <w:sz w:val="24"/>
      <w:szCs w:val="24"/>
      <w:lang w:val="en-US"/>
    </w:rPr>
  </w:style>
  <w:style w:type="character" w:customStyle="1" w:styleId="Titre4Car">
    <w:name w:val="Titre 4 Car"/>
    <w:basedOn w:val="Policepardfaut"/>
    <w:link w:val="Titre4"/>
    <w:uiPriority w:val="9"/>
    <w:rsid w:val="00B871BD"/>
    <w:rPr>
      <w:rFonts w:asciiTheme="majorHAnsi" w:eastAsiaTheme="majorEastAsia" w:hAnsiTheme="majorHAnsi" w:cstheme="majorBidi"/>
      <w:i/>
      <w:iCs/>
      <w:color w:val="2F5496" w:themeColor="accent1" w:themeShade="BF"/>
      <w:sz w:val="24"/>
      <w:szCs w:val="24"/>
      <w:lang w:val="en-US"/>
    </w:rPr>
  </w:style>
  <w:style w:type="character" w:customStyle="1" w:styleId="Titre5Car">
    <w:name w:val="Titre 5 Car"/>
    <w:basedOn w:val="Policepardfaut"/>
    <w:link w:val="Titre5"/>
    <w:uiPriority w:val="9"/>
    <w:semiHidden/>
    <w:rsid w:val="00641BB8"/>
    <w:rPr>
      <w:rFonts w:asciiTheme="majorHAnsi" w:eastAsiaTheme="majorEastAsia" w:hAnsiTheme="majorHAnsi" w:cstheme="majorBidi"/>
      <w:color w:val="2F5496" w:themeColor="accent1" w:themeShade="BF"/>
      <w:sz w:val="20"/>
      <w:szCs w:val="24"/>
      <w:lang w:val="en-US"/>
    </w:rPr>
  </w:style>
  <w:style w:type="character" w:customStyle="1" w:styleId="Titre6Car">
    <w:name w:val="Titre 6 Car"/>
    <w:basedOn w:val="Policepardfaut"/>
    <w:link w:val="Titre6"/>
    <w:uiPriority w:val="9"/>
    <w:semiHidden/>
    <w:rsid w:val="00641BB8"/>
    <w:rPr>
      <w:rFonts w:asciiTheme="majorHAnsi" w:eastAsiaTheme="majorEastAsia" w:hAnsiTheme="majorHAnsi" w:cstheme="majorBidi"/>
      <w:color w:val="1F3763" w:themeColor="accent1" w:themeShade="7F"/>
      <w:sz w:val="20"/>
      <w:szCs w:val="24"/>
      <w:lang w:val="en-US"/>
    </w:rPr>
  </w:style>
  <w:style w:type="character" w:customStyle="1" w:styleId="Titre7Car">
    <w:name w:val="Titre 7 Car"/>
    <w:basedOn w:val="Policepardfaut"/>
    <w:link w:val="Titre7"/>
    <w:uiPriority w:val="9"/>
    <w:semiHidden/>
    <w:rsid w:val="00641BB8"/>
    <w:rPr>
      <w:rFonts w:asciiTheme="majorHAnsi" w:eastAsiaTheme="majorEastAsia" w:hAnsiTheme="majorHAnsi" w:cstheme="majorBidi"/>
      <w:i/>
      <w:iCs/>
      <w:color w:val="1F3763" w:themeColor="accent1" w:themeShade="7F"/>
      <w:sz w:val="20"/>
      <w:szCs w:val="24"/>
      <w:lang w:val="en-US"/>
    </w:rPr>
  </w:style>
  <w:style w:type="character" w:customStyle="1" w:styleId="Titre8Car">
    <w:name w:val="Titre 8 Car"/>
    <w:basedOn w:val="Policepardfaut"/>
    <w:link w:val="Titre8"/>
    <w:uiPriority w:val="9"/>
    <w:semiHidden/>
    <w:rsid w:val="00641BB8"/>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641BB8"/>
    <w:rPr>
      <w:rFonts w:asciiTheme="majorHAnsi" w:eastAsiaTheme="majorEastAsia" w:hAnsiTheme="majorHAnsi" w:cstheme="majorBidi"/>
      <w:i/>
      <w:iCs/>
      <w:color w:val="272727" w:themeColor="text1" w:themeTint="D8"/>
      <w:sz w:val="21"/>
      <w:szCs w:val="21"/>
      <w:lang w:val="en-US"/>
    </w:rPr>
  </w:style>
  <w:style w:type="paragraph" w:styleId="En-tte">
    <w:name w:val="header"/>
    <w:basedOn w:val="Normal"/>
    <w:link w:val="En-tteCar"/>
    <w:semiHidden/>
    <w:rsid w:val="002D7C8C"/>
    <w:pPr>
      <w:tabs>
        <w:tab w:val="center" w:pos="4320"/>
        <w:tab w:val="right" w:pos="8640"/>
      </w:tabs>
    </w:pPr>
  </w:style>
  <w:style w:type="character" w:customStyle="1" w:styleId="En-tteCar">
    <w:name w:val="En-tête Car"/>
    <w:basedOn w:val="Policepardfaut"/>
    <w:link w:val="En-tte"/>
    <w:semiHidden/>
    <w:rsid w:val="002D7C8C"/>
    <w:rPr>
      <w:rFonts w:ascii="Arial" w:eastAsia="Times New Roman" w:hAnsi="Arial" w:cs="Times New Roman"/>
      <w:sz w:val="20"/>
      <w:szCs w:val="24"/>
      <w:lang w:val="en-US"/>
    </w:rPr>
  </w:style>
  <w:style w:type="paragraph" w:styleId="Corpsdetexte3">
    <w:name w:val="Body Text 3"/>
    <w:basedOn w:val="Normal"/>
    <w:link w:val="Corpsdetexte3Car"/>
    <w:semiHidden/>
    <w:rsid w:val="002D7C8C"/>
    <w:rPr>
      <w:i/>
      <w:iCs/>
      <w:color w:val="000000"/>
      <w:sz w:val="18"/>
    </w:rPr>
  </w:style>
  <w:style w:type="character" w:customStyle="1" w:styleId="Corpsdetexte3Car">
    <w:name w:val="Corps de texte 3 Car"/>
    <w:basedOn w:val="Policepardfaut"/>
    <w:link w:val="Corpsdetexte3"/>
    <w:semiHidden/>
    <w:rsid w:val="002D7C8C"/>
    <w:rPr>
      <w:rFonts w:ascii="Arial" w:eastAsia="Times New Roman" w:hAnsi="Arial" w:cs="Times New Roman"/>
      <w:i/>
      <w:iCs/>
      <w:color w:val="000000"/>
      <w:sz w:val="18"/>
      <w:szCs w:val="24"/>
      <w:lang w:val="en-US"/>
    </w:rPr>
  </w:style>
  <w:style w:type="paragraph" w:styleId="TM1">
    <w:name w:val="toc 1"/>
    <w:basedOn w:val="Normal"/>
    <w:next w:val="Normal"/>
    <w:autoRedefine/>
    <w:uiPriority w:val="39"/>
    <w:rsid w:val="002D7C8C"/>
    <w:pPr>
      <w:tabs>
        <w:tab w:val="right" w:leader="dot" w:pos="8630"/>
      </w:tabs>
      <w:spacing w:before="120" w:after="120"/>
      <w:jc w:val="center"/>
    </w:pPr>
    <w:rPr>
      <w:rFonts w:cs="Tahoma"/>
      <w:b/>
      <w:caps/>
      <w:sz w:val="24"/>
      <w:szCs w:val="20"/>
    </w:rPr>
  </w:style>
  <w:style w:type="paragraph" w:styleId="Pieddepage">
    <w:name w:val="footer"/>
    <w:basedOn w:val="Normal"/>
    <w:link w:val="PieddepageCar"/>
    <w:uiPriority w:val="99"/>
    <w:unhideWhenUsed/>
    <w:rsid w:val="002D7C8C"/>
    <w:pPr>
      <w:tabs>
        <w:tab w:val="center" w:pos="4680"/>
        <w:tab w:val="right" w:pos="9360"/>
      </w:tabs>
    </w:pPr>
  </w:style>
  <w:style w:type="character" w:customStyle="1" w:styleId="PieddepageCar">
    <w:name w:val="Pied de page Car"/>
    <w:basedOn w:val="Policepardfaut"/>
    <w:link w:val="Pieddepage"/>
    <w:uiPriority w:val="99"/>
    <w:rsid w:val="002D7C8C"/>
    <w:rPr>
      <w:rFonts w:ascii="Arial" w:eastAsia="Times New Roman" w:hAnsi="Arial" w:cs="Times New Roman"/>
      <w:sz w:val="20"/>
      <w:szCs w:val="24"/>
      <w:lang w:val="en-US"/>
    </w:rPr>
  </w:style>
  <w:style w:type="paragraph" w:customStyle="1" w:styleId="Z-cvr-docinfo">
    <w:name w:val="Z-cvr-docinfo"/>
    <w:basedOn w:val="Normal"/>
    <w:rsid w:val="002D7C8C"/>
    <w:pPr>
      <w:tabs>
        <w:tab w:val="center" w:pos="4680"/>
        <w:tab w:val="right" w:pos="9360"/>
      </w:tabs>
      <w:spacing w:before="1280" w:after="100" w:afterAutospacing="1"/>
      <w:jc w:val="right"/>
    </w:pPr>
    <w:rPr>
      <w:rFonts w:ascii="Arial Narrow" w:hAnsi="Arial Narrow" w:cs="Arial"/>
      <w:bCs/>
      <w:sz w:val="28"/>
    </w:rPr>
  </w:style>
  <w:style w:type="paragraph" w:customStyle="1" w:styleId="Z-cvr-Title">
    <w:name w:val="Z-cvr-Title"/>
    <w:basedOn w:val="Normal"/>
    <w:rsid w:val="002D7C8C"/>
    <w:pPr>
      <w:tabs>
        <w:tab w:val="center" w:pos="4680"/>
        <w:tab w:val="right" w:pos="9360"/>
      </w:tabs>
      <w:spacing w:before="1560"/>
      <w:jc w:val="right"/>
    </w:pPr>
    <w:rPr>
      <w:rFonts w:ascii="Arial Black" w:hAnsi="Arial Black" w:cs="Arial"/>
      <w:bCs/>
      <w:sz w:val="68"/>
    </w:rPr>
  </w:style>
  <w:style w:type="paragraph" w:customStyle="1" w:styleId="Z-cvr-SubTitle">
    <w:name w:val="Z-cvr-SubTitle"/>
    <w:basedOn w:val="Z-cvr-Title"/>
    <w:rsid w:val="002D7C8C"/>
    <w:pPr>
      <w:spacing w:before="120"/>
    </w:pPr>
    <w:rPr>
      <w:rFonts w:ascii="Arial" w:hAnsi="Arial"/>
      <w:color w:val="B40000"/>
      <w:sz w:val="56"/>
    </w:rPr>
  </w:style>
  <w:style w:type="character" w:styleId="Textedelespacerserv">
    <w:name w:val="Placeholder Text"/>
    <w:basedOn w:val="Policepardfaut"/>
    <w:uiPriority w:val="99"/>
    <w:semiHidden/>
    <w:rsid w:val="002D7C8C"/>
    <w:rPr>
      <w:color w:val="808080"/>
    </w:rPr>
  </w:style>
  <w:style w:type="paragraph" w:customStyle="1" w:styleId="FDOTTemplateHeader1">
    <w:name w:val="FDOT Template Header 1"/>
    <w:basedOn w:val="En-tte"/>
    <w:link w:val="FDOTTemplateHeader1Char"/>
    <w:qFormat/>
    <w:rsid w:val="002D7C8C"/>
    <w:pPr>
      <w:pBdr>
        <w:bottom w:val="dotted" w:sz="4" w:space="3" w:color="B40000"/>
      </w:pBdr>
      <w:tabs>
        <w:tab w:val="clear" w:pos="4320"/>
        <w:tab w:val="clear" w:pos="8640"/>
        <w:tab w:val="center" w:pos="4680"/>
        <w:tab w:val="right" w:pos="9360"/>
      </w:tabs>
      <w:spacing w:after="200" w:line="276" w:lineRule="auto"/>
      <w:jc w:val="right"/>
    </w:pPr>
    <w:rPr>
      <w:rFonts w:asciiTheme="minorHAnsi" w:eastAsiaTheme="minorEastAsia" w:hAnsiTheme="minorHAnsi" w:cstheme="minorBidi"/>
      <w:color w:val="FF0000"/>
      <w:sz w:val="22"/>
      <w:szCs w:val="22"/>
    </w:rPr>
  </w:style>
  <w:style w:type="character" w:customStyle="1" w:styleId="FDOTTemplateHeader1Char">
    <w:name w:val="FDOT Template Header 1 Char"/>
    <w:basedOn w:val="Policepardfaut"/>
    <w:link w:val="FDOTTemplateHeader1"/>
    <w:rsid w:val="002D7C8C"/>
    <w:rPr>
      <w:rFonts w:eastAsiaTheme="minorEastAsia"/>
      <w:color w:val="FF0000"/>
      <w:lang w:val="en-US"/>
    </w:rPr>
  </w:style>
  <w:style w:type="paragraph" w:styleId="En-ttedetabledesmatires">
    <w:name w:val="TOC Heading"/>
    <w:basedOn w:val="Titre1"/>
    <w:next w:val="Normal"/>
    <w:uiPriority w:val="39"/>
    <w:unhideWhenUsed/>
    <w:qFormat/>
    <w:rsid w:val="002D7C8C"/>
    <w:pPr>
      <w:keepLines/>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2">
    <w:name w:val="toc 2"/>
    <w:basedOn w:val="Normal"/>
    <w:next w:val="Normal"/>
    <w:autoRedefine/>
    <w:uiPriority w:val="39"/>
    <w:unhideWhenUsed/>
    <w:rsid w:val="002D7C8C"/>
    <w:pPr>
      <w:spacing w:after="100"/>
      <w:ind w:left="200"/>
    </w:pPr>
  </w:style>
  <w:style w:type="paragraph" w:styleId="TM3">
    <w:name w:val="toc 3"/>
    <w:basedOn w:val="Normal"/>
    <w:next w:val="Normal"/>
    <w:autoRedefine/>
    <w:uiPriority w:val="39"/>
    <w:unhideWhenUsed/>
    <w:rsid w:val="002D7C8C"/>
    <w:pPr>
      <w:spacing w:after="100"/>
      <w:ind w:left="400"/>
    </w:pPr>
  </w:style>
  <w:style w:type="character" w:styleId="Lienhypertexte">
    <w:name w:val="Hyperlink"/>
    <w:basedOn w:val="Policepardfaut"/>
    <w:uiPriority w:val="99"/>
    <w:unhideWhenUsed/>
    <w:rsid w:val="002D7C8C"/>
    <w:rPr>
      <w:color w:val="0563C1" w:themeColor="hyperlink"/>
      <w:u w:val="single"/>
    </w:rPr>
  </w:style>
  <w:style w:type="paragraph" w:customStyle="1" w:styleId="Z-FooterNote">
    <w:name w:val="Z-FooterNote"/>
    <w:basedOn w:val="Normal"/>
    <w:rsid w:val="002D7C8C"/>
    <w:pPr>
      <w:tabs>
        <w:tab w:val="center" w:pos="4680"/>
        <w:tab w:val="right" w:pos="9360"/>
      </w:tabs>
      <w:spacing w:after="120"/>
      <w:jc w:val="right"/>
    </w:pPr>
    <w:rPr>
      <w:rFonts w:cs="Arial"/>
      <w:color w:val="B40000"/>
    </w:rPr>
  </w:style>
  <w:style w:type="paragraph" w:customStyle="1" w:styleId="PDMTemplateHeader2">
    <w:name w:val="PDM Template Header 2"/>
    <w:basedOn w:val="Normal"/>
    <w:link w:val="PDMTemplateHeader2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TemplateHeader2Char">
    <w:name w:val="PDM Template Header 2 Char"/>
    <w:basedOn w:val="Policepardfaut"/>
    <w:link w:val="PDMTemplateHeader2"/>
    <w:rsid w:val="002D7C8C"/>
    <w:rPr>
      <w:lang w:val="en-US"/>
    </w:rPr>
  </w:style>
  <w:style w:type="paragraph" w:customStyle="1" w:styleId="PDMContentHeader">
    <w:name w:val="PDM Content Header"/>
    <w:basedOn w:val="Normal"/>
    <w:link w:val="PDMContentHeaderChar"/>
    <w:qFormat/>
    <w:rsid w:val="002D7C8C"/>
    <w:pPr>
      <w:tabs>
        <w:tab w:val="center" w:pos="4680"/>
        <w:tab w:val="right" w:pos="9360"/>
      </w:tabs>
    </w:pPr>
    <w:rPr>
      <w:rFonts w:asciiTheme="minorHAnsi" w:eastAsiaTheme="minorHAnsi" w:hAnsiTheme="minorHAnsi" w:cstheme="minorBidi"/>
      <w:sz w:val="22"/>
      <w:szCs w:val="22"/>
    </w:rPr>
  </w:style>
  <w:style w:type="character" w:customStyle="1" w:styleId="PDMContentHeaderChar">
    <w:name w:val="PDM Content Header Char"/>
    <w:basedOn w:val="Policepardfaut"/>
    <w:link w:val="PDMContentHeader"/>
    <w:rsid w:val="002D7C8C"/>
    <w:rPr>
      <w:lang w:val="en-US"/>
    </w:rPr>
  </w:style>
  <w:style w:type="paragraph" w:styleId="NormalWeb">
    <w:name w:val="Normal (Web)"/>
    <w:basedOn w:val="Normal"/>
    <w:uiPriority w:val="99"/>
    <w:semiHidden/>
    <w:unhideWhenUsed/>
    <w:rsid w:val="002D7C8C"/>
    <w:pPr>
      <w:spacing w:before="100" w:beforeAutospacing="1" w:after="100" w:afterAutospacing="1"/>
    </w:pPr>
    <w:rPr>
      <w:rFonts w:ascii="Times New Roman" w:eastAsiaTheme="minorEastAsia" w:hAnsi="Times New Roman"/>
      <w:sz w:val="24"/>
      <w:lang w:val="fr-FR" w:eastAsia="fr-FR"/>
    </w:rPr>
  </w:style>
  <w:style w:type="paragraph" w:styleId="Paragraphedeliste">
    <w:name w:val="List Paragraph"/>
    <w:basedOn w:val="Normal"/>
    <w:uiPriority w:val="34"/>
    <w:qFormat/>
    <w:rsid w:val="003035ED"/>
    <w:pPr>
      <w:ind w:left="720"/>
      <w:contextualSpacing/>
    </w:pPr>
  </w:style>
  <w:style w:type="paragraph" w:styleId="Lgende">
    <w:name w:val="caption"/>
    <w:basedOn w:val="Normal"/>
    <w:next w:val="Normal"/>
    <w:uiPriority w:val="35"/>
    <w:unhideWhenUsed/>
    <w:qFormat/>
    <w:rsid w:val="00D20A54"/>
    <w:pPr>
      <w:spacing w:after="200"/>
    </w:pPr>
    <w:rPr>
      <w:i/>
      <w:iCs/>
      <w:color w:val="44546A" w:themeColor="text2"/>
      <w:sz w:val="18"/>
      <w:szCs w:val="18"/>
    </w:rPr>
  </w:style>
  <w:style w:type="character" w:styleId="Mentionnonrsolue">
    <w:name w:val="Unresolved Mention"/>
    <w:basedOn w:val="Policepardfaut"/>
    <w:uiPriority w:val="99"/>
    <w:semiHidden/>
    <w:unhideWhenUsed/>
    <w:rsid w:val="007A0B0A"/>
    <w:rPr>
      <w:color w:val="808080"/>
      <w:shd w:val="clear" w:color="auto" w:fill="E6E6E6"/>
    </w:rPr>
  </w:style>
  <w:style w:type="character" w:styleId="Lienhypertextesuivivisit">
    <w:name w:val="FollowedHyperlink"/>
    <w:basedOn w:val="Policepardfaut"/>
    <w:uiPriority w:val="99"/>
    <w:semiHidden/>
    <w:unhideWhenUsed/>
    <w:rsid w:val="00172EE5"/>
    <w:rPr>
      <w:color w:val="954F72" w:themeColor="followedHyperlink"/>
      <w:u w:val="single"/>
    </w:rPr>
  </w:style>
  <w:style w:type="paragraph" w:styleId="TM4">
    <w:name w:val="toc 4"/>
    <w:basedOn w:val="Normal"/>
    <w:next w:val="Normal"/>
    <w:autoRedefine/>
    <w:uiPriority w:val="39"/>
    <w:unhideWhenUsed/>
    <w:rsid w:val="003971A9"/>
    <w:pPr>
      <w:spacing w:after="100" w:line="259" w:lineRule="auto"/>
      <w:ind w:left="660"/>
    </w:pPr>
    <w:rPr>
      <w:rFonts w:asciiTheme="minorHAnsi" w:eastAsiaTheme="minorEastAsia" w:hAnsiTheme="minorHAnsi" w:cstheme="minorBidi"/>
      <w:sz w:val="22"/>
      <w:szCs w:val="22"/>
      <w:lang w:val="fr-FR" w:eastAsia="fr-FR"/>
    </w:rPr>
  </w:style>
  <w:style w:type="paragraph" w:styleId="TM5">
    <w:name w:val="toc 5"/>
    <w:basedOn w:val="Normal"/>
    <w:next w:val="Normal"/>
    <w:autoRedefine/>
    <w:uiPriority w:val="39"/>
    <w:unhideWhenUsed/>
    <w:rsid w:val="003971A9"/>
    <w:pPr>
      <w:spacing w:after="100" w:line="259" w:lineRule="auto"/>
      <w:ind w:left="880"/>
    </w:pPr>
    <w:rPr>
      <w:rFonts w:asciiTheme="minorHAnsi" w:eastAsiaTheme="minorEastAsia" w:hAnsiTheme="minorHAnsi" w:cstheme="minorBidi"/>
      <w:sz w:val="22"/>
      <w:szCs w:val="22"/>
      <w:lang w:val="fr-FR" w:eastAsia="fr-FR"/>
    </w:rPr>
  </w:style>
  <w:style w:type="paragraph" w:styleId="TM6">
    <w:name w:val="toc 6"/>
    <w:basedOn w:val="Normal"/>
    <w:next w:val="Normal"/>
    <w:autoRedefine/>
    <w:uiPriority w:val="39"/>
    <w:unhideWhenUsed/>
    <w:rsid w:val="003971A9"/>
    <w:pPr>
      <w:spacing w:after="100" w:line="259" w:lineRule="auto"/>
      <w:ind w:left="1100"/>
    </w:pPr>
    <w:rPr>
      <w:rFonts w:asciiTheme="minorHAnsi" w:eastAsiaTheme="minorEastAsia" w:hAnsiTheme="minorHAnsi" w:cstheme="minorBidi"/>
      <w:sz w:val="22"/>
      <w:szCs w:val="22"/>
      <w:lang w:val="fr-FR" w:eastAsia="fr-FR"/>
    </w:rPr>
  </w:style>
  <w:style w:type="paragraph" w:styleId="TM7">
    <w:name w:val="toc 7"/>
    <w:basedOn w:val="Normal"/>
    <w:next w:val="Normal"/>
    <w:autoRedefine/>
    <w:uiPriority w:val="39"/>
    <w:unhideWhenUsed/>
    <w:rsid w:val="003971A9"/>
    <w:pPr>
      <w:spacing w:after="100" w:line="259" w:lineRule="auto"/>
      <w:ind w:left="1320"/>
    </w:pPr>
    <w:rPr>
      <w:rFonts w:asciiTheme="minorHAnsi" w:eastAsiaTheme="minorEastAsia" w:hAnsiTheme="minorHAnsi" w:cstheme="minorBidi"/>
      <w:sz w:val="22"/>
      <w:szCs w:val="22"/>
      <w:lang w:val="fr-FR" w:eastAsia="fr-FR"/>
    </w:rPr>
  </w:style>
  <w:style w:type="paragraph" w:styleId="TM8">
    <w:name w:val="toc 8"/>
    <w:basedOn w:val="Normal"/>
    <w:next w:val="Normal"/>
    <w:autoRedefine/>
    <w:uiPriority w:val="39"/>
    <w:unhideWhenUsed/>
    <w:rsid w:val="003971A9"/>
    <w:pPr>
      <w:spacing w:after="100" w:line="259" w:lineRule="auto"/>
      <w:ind w:left="1540"/>
    </w:pPr>
    <w:rPr>
      <w:rFonts w:asciiTheme="minorHAnsi" w:eastAsiaTheme="minorEastAsia" w:hAnsiTheme="minorHAnsi" w:cstheme="minorBidi"/>
      <w:sz w:val="22"/>
      <w:szCs w:val="22"/>
      <w:lang w:val="fr-FR" w:eastAsia="fr-FR"/>
    </w:rPr>
  </w:style>
  <w:style w:type="paragraph" w:styleId="TM9">
    <w:name w:val="toc 9"/>
    <w:basedOn w:val="Normal"/>
    <w:next w:val="Normal"/>
    <w:autoRedefine/>
    <w:uiPriority w:val="39"/>
    <w:unhideWhenUsed/>
    <w:rsid w:val="003971A9"/>
    <w:pPr>
      <w:spacing w:after="100" w:line="259" w:lineRule="auto"/>
      <w:ind w:left="1760"/>
    </w:pPr>
    <w:rPr>
      <w:rFonts w:asciiTheme="minorHAnsi" w:eastAsiaTheme="minorEastAsia" w:hAnsiTheme="minorHAnsi" w:cstheme="minorBidi"/>
      <w:sz w:val="22"/>
      <w:szCs w:val="22"/>
      <w:lang w:val="fr-FR" w:eastAsia="fr-FR"/>
    </w:rPr>
  </w:style>
  <w:style w:type="character" w:customStyle="1" w:styleId="Mentionnonrsolue1">
    <w:name w:val="Mention non résolue1"/>
    <w:basedOn w:val="Policepardfaut"/>
    <w:uiPriority w:val="99"/>
    <w:semiHidden/>
    <w:unhideWhenUsed/>
    <w:rsid w:val="007E2BF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448688">
      <w:bodyDiv w:val="1"/>
      <w:marLeft w:val="0"/>
      <w:marRight w:val="0"/>
      <w:marTop w:val="0"/>
      <w:marBottom w:val="0"/>
      <w:divBdr>
        <w:top w:val="none" w:sz="0" w:space="0" w:color="auto"/>
        <w:left w:val="none" w:sz="0" w:space="0" w:color="auto"/>
        <w:bottom w:val="none" w:sz="0" w:space="0" w:color="auto"/>
        <w:right w:val="none" w:sz="0" w:space="0" w:color="auto"/>
      </w:divBdr>
    </w:div>
    <w:div w:id="97919593">
      <w:bodyDiv w:val="1"/>
      <w:marLeft w:val="0"/>
      <w:marRight w:val="0"/>
      <w:marTop w:val="0"/>
      <w:marBottom w:val="0"/>
      <w:divBdr>
        <w:top w:val="none" w:sz="0" w:space="0" w:color="auto"/>
        <w:left w:val="none" w:sz="0" w:space="0" w:color="auto"/>
        <w:bottom w:val="none" w:sz="0" w:space="0" w:color="auto"/>
        <w:right w:val="none" w:sz="0" w:space="0" w:color="auto"/>
      </w:divBdr>
    </w:div>
    <w:div w:id="149450306">
      <w:bodyDiv w:val="1"/>
      <w:marLeft w:val="0"/>
      <w:marRight w:val="0"/>
      <w:marTop w:val="0"/>
      <w:marBottom w:val="0"/>
      <w:divBdr>
        <w:top w:val="none" w:sz="0" w:space="0" w:color="auto"/>
        <w:left w:val="none" w:sz="0" w:space="0" w:color="auto"/>
        <w:bottom w:val="none" w:sz="0" w:space="0" w:color="auto"/>
        <w:right w:val="none" w:sz="0" w:space="0" w:color="auto"/>
      </w:divBdr>
    </w:div>
    <w:div w:id="242298328">
      <w:bodyDiv w:val="1"/>
      <w:marLeft w:val="0"/>
      <w:marRight w:val="0"/>
      <w:marTop w:val="0"/>
      <w:marBottom w:val="0"/>
      <w:divBdr>
        <w:top w:val="none" w:sz="0" w:space="0" w:color="auto"/>
        <w:left w:val="none" w:sz="0" w:space="0" w:color="auto"/>
        <w:bottom w:val="none" w:sz="0" w:space="0" w:color="auto"/>
        <w:right w:val="none" w:sz="0" w:space="0" w:color="auto"/>
      </w:divBdr>
    </w:div>
    <w:div w:id="636764534">
      <w:bodyDiv w:val="1"/>
      <w:marLeft w:val="0"/>
      <w:marRight w:val="0"/>
      <w:marTop w:val="0"/>
      <w:marBottom w:val="0"/>
      <w:divBdr>
        <w:top w:val="none" w:sz="0" w:space="0" w:color="auto"/>
        <w:left w:val="none" w:sz="0" w:space="0" w:color="auto"/>
        <w:bottom w:val="none" w:sz="0" w:space="0" w:color="auto"/>
        <w:right w:val="none" w:sz="0" w:space="0" w:color="auto"/>
      </w:divBdr>
    </w:div>
    <w:div w:id="862551232">
      <w:bodyDiv w:val="1"/>
      <w:marLeft w:val="0"/>
      <w:marRight w:val="0"/>
      <w:marTop w:val="0"/>
      <w:marBottom w:val="0"/>
      <w:divBdr>
        <w:top w:val="none" w:sz="0" w:space="0" w:color="auto"/>
        <w:left w:val="none" w:sz="0" w:space="0" w:color="auto"/>
        <w:bottom w:val="none" w:sz="0" w:space="0" w:color="auto"/>
        <w:right w:val="none" w:sz="0" w:space="0" w:color="auto"/>
      </w:divBdr>
    </w:div>
    <w:div w:id="917517948">
      <w:bodyDiv w:val="1"/>
      <w:marLeft w:val="0"/>
      <w:marRight w:val="0"/>
      <w:marTop w:val="0"/>
      <w:marBottom w:val="0"/>
      <w:divBdr>
        <w:top w:val="none" w:sz="0" w:space="0" w:color="auto"/>
        <w:left w:val="none" w:sz="0" w:space="0" w:color="auto"/>
        <w:bottom w:val="none" w:sz="0" w:space="0" w:color="auto"/>
        <w:right w:val="none" w:sz="0" w:space="0" w:color="auto"/>
      </w:divBdr>
    </w:div>
    <w:div w:id="1090782293">
      <w:bodyDiv w:val="1"/>
      <w:marLeft w:val="0"/>
      <w:marRight w:val="0"/>
      <w:marTop w:val="0"/>
      <w:marBottom w:val="0"/>
      <w:divBdr>
        <w:top w:val="none" w:sz="0" w:space="0" w:color="auto"/>
        <w:left w:val="none" w:sz="0" w:space="0" w:color="auto"/>
        <w:bottom w:val="none" w:sz="0" w:space="0" w:color="auto"/>
        <w:right w:val="none" w:sz="0" w:space="0" w:color="auto"/>
      </w:divBdr>
    </w:div>
    <w:div w:id="1127771993">
      <w:bodyDiv w:val="1"/>
      <w:marLeft w:val="0"/>
      <w:marRight w:val="0"/>
      <w:marTop w:val="0"/>
      <w:marBottom w:val="0"/>
      <w:divBdr>
        <w:top w:val="none" w:sz="0" w:space="0" w:color="auto"/>
        <w:left w:val="none" w:sz="0" w:space="0" w:color="auto"/>
        <w:bottom w:val="none" w:sz="0" w:space="0" w:color="auto"/>
        <w:right w:val="none" w:sz="0" w:space="0" w:color="auto"/>
      </w:divBdr>
    </w:div>
    <w:div w:id="1549730075">
      <w:bodyDiv w:val="1"/>
      <w:marLeft w:val="0"/>
      <w:marRight w:val="0"/>
      <w:marTop w:val="0"/>
      <w:marBottom w:val="0"/>
      <w:divBdr>
        <w:top w:val="none" w:sz="0" w:space="0" w:color="auto"/>
        <w:left w:val="none" w:sz="0" w:space="0" w:color="auto"/>
        <w:bottom w:val="none" w:sz="0" w:space="0" w:color="auto"/>
        <w:right w:val="none" w:sz="0" w:space="0" w:color="auto"/>
      </w:divBdr>
    </w:div>
    <w:div w:id="1703050205">
      <w:bodyDiv w:val="1"/>
      <w:marLeft w:val="0"/>
      <w:marRight w:val="0"/>
      <w:marTop w:val="0"/>
      <w:marBottom w:val="0"/>
      <w:divBdr>
        <w:top w:val="none" w:sz="0" w:space="0" w:color="auto"/>
        <w:left w:val="none" w:sz="0" w:space="0" w:color="auto"/>
        <w:bottom w:val="none" w:sz="0" w:space="0" w:color="auto"/>
        <w:right w:val="none" w:sz="0" w:space="0" w:color="auto"/>
      </w:divBdr>
    </w:div>
    <w:div w:id="1927112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docker.com/engine/admin/logging/gelf/" TargetMode="External"/><Relationship Id="rId21" Type="http://schemas.openxmlformats.org/officeDocument/2006/relationships/hyperlink" Target="http://fiware.github.io/context.Orion/api/v2/stable/" TargetMode="External"/><Relationship Id="rId63" Type="http://schemas.openxmlformats.org/officeDocument/2006/relationships/hyperlink" Target="https://catalogue.fiware.org/enablers/bigdata-analysis-cosmos" TargetMode="External"/><Relationship Id="rId159" Type="http://schemas.openxmlformats.org/officeDocument/2006/relationships/hyperlink" Target="https://github.com/telefonicaid/fiware-pep-steelskin" TargetMode="External"/><Relationship Id="rId170" Type="http://schemas.openxmlformats.org/officeDocument/2006/relationships/hyperlink" Target="https://www.mongodb.com/" TargetMode="External"/><Relationship Id="rId226" Type="http://schemas.openxmlformats.org/officeDocument/2006/relationships/hyperlink" Target="https://hub.docker.com/r/fiware/wirecloud/" TargetMode="External"/><Relationship Id="rId107" Type="http://schemas.openxmlformats.org/officeDocument/2006/relationships/hyperlink" Target="http://www.keycloak.org/" TargetMode="External"/><Relationship Id="rId11" Type="http://schemas.openxmlformats.org/officeDocument/2006/relationships/header" Target="header1.xml"/><Relationship Id="rId32" Type="http://schemas.openxmlformats.org/officeDocument/2006/relationships/hyperlink" Target="https://www.vmware.com/fr/products/openstack.html" TargetMode="External"/><Relationship Id="rId53" Type="http://schemas.openxmlformats.org/officeDocument/2006/relationships/image" Target="media/image13.jpg"/><Relationship Id="rId74" Type="http://schemas.openxmlformats.org/officeDocument/2006/relationships/hyperlink" Target="https://github.com/telefonicaid/lightweightm2m-iotagent" TargetMode="External"/><Relationship Id="rId128" Type="http://schemas.openxmlformats.org/officeDocument/2006/relationships/hyperlink" Target="https://hub.docker.com/r/fiware/gisdataprovider/" TargetMode="External"/><Relationship Id="rId149" Type="http://schemas.openxmlformats.org/officeDocument/2006/relationships/image" Target="media/image15.png"/><Relationship Id="rId5" Type="http://schemas.openxmlformats.org/officeDocument/2006/relationships/webSettings" Target="webSettings.xml"/><Relationship Id="rId95" Type="http://schemas.openxmlformats.org/officeDocument/2006/relationships/hyperlink" Target="https://github.com/telefonicaid/perseo-core" TargetMode="External"/><Relationship Id="rId160" Type="http://schemas.openxmlformats.org/officeDocument/2006/relationships/hyperlink" Target="https://fiware-orion.readthedocs.io/en/develop/user/security/index.html" TargetMode="External"/><Relationship Id="rId181" Type="http://schemas.openxmlformats.org/officeDocument/2006/relationships/image" Target="media/image23.png"/><Relationship Id="rId216" Type="http://schemas.openxmlformats.org/officeDocument/2006/relationships/image" Target="media/image28.png"/><Relationship Id="rId237" Type="http://schemas.openxmlformats.org/officeDocument/2006/relationships/hyperlink" Target="https://docs.docker.com/engine/admin/logging/overview/" TargetMode="External"/><Relationship Id="rId258" Type="http://schemas.openxmlformats.org/officeDocument/2006/relationships/hyperlink" Target="http://iot.testnca.org:8003" TargetMode="External"/><Relationship Id="rId22" Type="http://schemas.openxmlformats.org/officeDocument/2006/relationships/hyperlink" Target="https://www.docker.com/" TargetMode="External"/><Relationship Id="rId43" Type="http://schemas.openxmlformats.org/officeDocument/2006/relationships/hyperlink" Target="http://puma.io/" TargetMode="External"/><Relationship Id="rId64" Type="http://schemas.openxmlformats.org/officeDocument/2006/relationships/hyperlink" Target="http://fiware-cosmos.readthedocs.io/en/latest/" TargetMode="External"/><Relationship Id="rId118" Type="http://schemas.openxmlformats.org/officeDocument/2006/relationships/hyperlink" Target="https://catalogue.fiware.org/enablers/poi-data-provider" TargetMode="External"/><Relationship Id="rId139" Type="http://schemas.openxmlformats.org/officeDocument/2006/relationships/hyperlink" Target="https://catalogue.fiware.org/enablers/bigdata-analysis-cosmos" TargetMode="External"/><Relationship Id="rId85" Type="http://schemas.openxmlformats.org/officeDocument/2006/relationships/hyperlink" Target="https://catalogue.fiware.org/enablers/iot-broker" TargetMode="External"/><Relationship Id="rId150" Type="http://schemas.openxmlformats.org/officeDocument/2006/relationships/image" Target="media/image16.png"/><Relationship Id="rId171" Type="http://schemas.openxmlformats.org/officeDocument/2006/relationships/hyperlink" Target="https://docs.mongodb.com/manual/core/wiredtiger/" TargetMode="External"/><Relationship Id="rId192" Type="http://schemas.openxmlformats.org/officeDocument/2006/relationships/hyperlink" Target="http://hadoop.apache.org/" TargetMode="External"/><Relationship Id="rId206" Type="http://schemas.openxmlformats.org/officeDocument/2006/relationships/hyperlink" Target="http://docs.ckan.org/en/latest/maintaining/installing/index.html" TargetMode="External"/><Relationship Id="rId227" Type="http://schemas.openxmlformats.org/officeDocument/2006/relationships/hyperlink" Target="https://github.com/linaro-technologies/freeboard-docker" TargetMode="External"/><Relationship Id="rId248" Type="http://schemas.openxmlformats.org/officeDocument/2006/relationships/hyperlink" Target="https://www.fiware.org/category/apis/" TargetMode="External"/><Relationship Id="rId12" Type="http://schemas.openxmlformats.org/officeDocument/2006/relationships/footer" Target="footer1.xml"/><Relationship Id="rId33" Type="http://schemas.openxmlformats.org/officeDocument/2006/relationships/image" Target="media/image11.png"/><Relationship Id="rId108" Type="http://schemas.openxmlformats.org/officeDocument/2006/relationships/hyperlink" Target="https://portainer.io/" TargetMode="External"/><Relationship Id="rId129" Type="http://schemas.openxmlformats.org/officeDocument/2006/relationships/hyperlink" Target="http://xml3d.org/" TargetMode="External"/><Relationship Id="rId54" Type="http://schemas.openxmlformats.org/officeDocument/2006/relationships/hyperlink" Target="https://fiware-orion.readthedocs.io/en/master/admin/rush/index.html" TargetMode="External"/><Relationship Id="rId75" Type="http://schemas.openxmlformats.org/officeDocument/2006/relationships/hyperlink" Target="https://github.com/telefonicaid/sigfox-iotagent" TargetMode="External"/><Relationship Id="rId96" Type="http://schemas.openxmlformats.org/officeDocument/2006/relationships/hyperlink" Target="https://github.com/telefonicaid/perseo-fe" TargetMode="External"/><Relationship Id="rId140" Type="http://schemas.openxmlformats.org/officeDocument/2006/relationships/hyperlink" Target="https://github.com/SUSE/Portus" TargetMode="External"/><Relationship Id="rId161" Type="http://schemas.openxmlformats.org/officeDocument/2006/relationships/hyperlink" Target="https://fiware-orion.readthedocs.io/en/develop/admin/diagnosis/index.html" TargetMode="External"/><Relationship Id="rId182" Type="http://schemas.openxmlformats.org/officeDocument/2006/relationships/hyperlink" Target="http://catalogue.fiware.org/enablers/bigdata-analysis-cosmos" TargetMode="External"/><Relationship Id="rId217" Type="http://schemas.openxmlformats.org/officeDocument/2006/relationships/hyperlink" Target="https://github.com/telefonicaid/orchestrator" TargetMode="External"/><Relationship Id="rId6" Type="http://schemas.openxmlformats.org/officeDocument/2006/relationships/footnotes" Target="footnotes.xml"/><Relationship Id="rId238" Type="http://schemas.openxmlformats.org/officeDocument/2006/relationships/hyperlink" Target="https://docs.docker.com/engine/admin/logging/gelf/" TargetMode="External"/><Relationship Id="rId259" Type="http://schemas.openxmlformats.org/officeDocument/2006/relationships/hyperlink" Target="http://iot.testnca.org:9000" TargetMode="External"/><Relationship Id="rId23" Type="http://schemas.openxmlformats.org/officeDocument/2006/relationships/hyperlink" Target="https://docs.docker.com/" TargetMode="External"/><Relationship Id="rId119" Type="http://schemas.openxmlformats.org/officeDocument/2006/relationships/hyperlink" Target="http://postgis.net/" TargetMode="External"/><Relationship Id="rId44" Type="http://schemas.openxmlformats.org/officeDocument/2006/relationships/hyperlink" Target="https://docs.docker.com/registry/deploying/" TargetMode="External"/><Relationship Id="rId65" Type="http://schemas.openxmlformats.org/officeDocument/2006/relationships/hyperlink" Target="http://forge.fiware.org/plugins/mediawiki/wiki/fiware/index.php/FIWARE.ArchitectureDescription.Data.BigData" TargetMode="External"/><Relationship Id="rId86" Type="http://schemas.openxmlformats.org/officeDocument/2006/relationships/hyperlink" Target="https://github.com/Aeronbroker/Aeron" TargetMode="External"/><Relationship Id="rId130" Type="http://schemas.openxmlformats.org/officeDocument/2006/relationships/hyperlink" Target="https://www.fiware.org/2017/07/28/apinf-contributes-top-class-api-management-technologies-to-fiware-platform/" TargetMode="External"/><Relationship Id="rId151" Type="http://schemas.openxmlformats.org/officeDocument/2006/relationships/image" Target="media/image17.png"/><Relationship Id="rId172" Type="http://schemas.openxmlformats.org/officeDocument/2006/relationships/hyperlink" Target="http://www.wiredtiger.com/" TargetMode="External"/><Relationship Id="rId193" Type="http://schemas.openxmlformats.org/officeDocument/2006/relationships/hyperlink" Target="https://www.mysql.com/" TargetMode="External"/><Relationship Id="rId207" Type="http://schemas.openxmlformats.org/officeDocument/2006/relationships/hyperlink" Target="http://fiware-ckan-extensions.readthedocs.io/en/latest/installation-administration-guide.html" TargetMode="External"/><Relationship Id="rId228" Type="http://schemas.openxmlformats.org/officeDocument/2006/relationships/hyperlink" Target="https://github.com/telefonicaid/fiware-connectors/tree/master/FreeBoard-Orion-Plugin" TargetMode="External"/><Relationship Id="rId249" Type="http://schemas.openxmlformats.org/officeDocument/2006/relationships/hyperlink" Target="https://gstreamer.freedesktop.org/" TargetMode="External"/><Relationship Id="rId13" Type="http://schemas.openxmlformats.org/officeDocument/2006/relationships/image" Target="media/image6.png"/><Relationship Id="rId109" Type="http://schemas.openxmlformats.org/officeDocument/2006/relationships/hyperlink" Target="https://github.com/portainer/portainer/blob/develop/README.md" TargetMode="External"/><Relationship Id="rId260" Type="http://schemas.openxmlformats.org/officeDocument/2006/relationships/hyperlink" Target="http://iot.testnca.org:8080" TargetMode="External"/><Relationship Id="rId34" Type="http://schemas.openxmlformats.org/officeDocument/2006/relationships/image" Target="media/image12.png"/><Relationship Id="rId55" Type="http://schemas.openxmlformats.org/officeDocument/2006/relationships/hyperlink" Target="https://github.com/telefonicaid/Rush" TargetMode="External"/><Relationship Id="rId76" Type="http://schemas.openxmlformats.org/officeDocument/2006/relationships/hyperlink" Target="https://github.com/telefonicaid/iotagent-node-lib" TargetMode="External"/><Relationship Id="rId97" Type="http://schemas.openxmlformats.org/officeDocument/2006/relationships/hyperlink" Target="https://catalogue.fiware.org/enablers/application-mashup-wirecloud" TargetMode="External"/><Relationship Id="rId120" Type="http://schemas.openxmlformats.org/officeDocument/2006/relationships/hyperlink" Target="http://www.w3ds.org/doku.php" TargetMode="External"/><Relationship Id="rId141" Type="http://schemas.openxmlformats.org/officeDocument/2006/relationships/hyperlink" Target="http://port.us.org/features/2_LDAP-support.html" TargetMode="External"/><Relationship Id="rId7" Type="http://schemas.openxmlformats.org/officeDocument/2006/relationships/endnotes" Target="endnotes.xml"/><Relationship Id="rId162" Type="http://schemas.openxmlformats.org/officeDocument/2006/relationships/hyperlink" Target="https://fiware-orion.readthedocs.io/en/develop/user/docker/index.html" TargetMode="External"/><Relationship Id="rId183" Type="http://schemas.openxmlformats.org/officeDocument/2006/relationships/hyperlink" Target="https://github.com/telefonicaid/fiware-cosmos/blob/master/cosmos-admin" TargetMode="External"/><Relationship Id="rId218" Type="http://schemas.openxmlformats.org/officeDocument/2006/relationships/hyperlink" Target="https://nodered.org/" TargetMode="External"/><Relationship Id="rId239" Type="http://schemas.openxmlformats.org/officeDocument/2006/relationships/hyperlink" Target="https://www.elastic.co/products/logstash" TargetMode="External"/><Relationship Id="rId250" Type="http://schemas.openxmlformats.org/officeDocument/2006/relationships/hyperlink" Target="http://iot.testnca.org:8000" TargetMode="External"/><Relationship Id="rId24" Type="http://schemas.openxmlformats.org/officeDocument/2006/relationships/hyperlink" Target="https://docs.docker.com/engine/swarm/" TargetMode="External"/><Relationship Id="rId45" Type="http://schemas.openxmlformats.org/officeDocument/2006/relationships/hyperlink" Target="https://github.com/SUSE/Portus/blob/master/examples/compose/docker-compose.yml" TargetMode="External"/><Relationship Id="rId66" Type="http://schemas.openxmlformats.org/officeDocument/2006/relationships/hyperlink" Target="https://catalogue.fiware.org/enablers/data-visualization-knowage" TargetMode="External"/><Relationship Id="rId87" Type="http://schemas.openxmlformats.org/officeDocument/2006/relationships/hyperlink" Target="http://fiware-iot-broker.readthedocs.io/en/master/index.html" TargetMode="External"/><Relationship Id="rId110" Type="http://schemas.openxmlformats.org/officeDocument/2006/relationships/hyperlink" Target="https://github.com/telefonicaid?utf8=%E2%9C%93&amp;q=Monitoring&amp;type=&amp;language=" TargetMode="External"/><Relationship Id="rId131" Type="http://schemas.openxmlformats.org/officeDocument/2006/relationships/hyperlink" Target="https://www.apinf.com/" TargetMode="External"/><Relationship Id="rId152" Type="http://schemas.openxmlformats.org/officeDocument/2006/relationships/hyperlink" Target="https://docs.openstack.org/keystone/pike/admin/identity-integrate-with-ldap.html" TargetMode="External"/><Relationship Id="rId173" Type="http://schemas.openxmlformats.org/officeDocument/2006/relationships/hyperlink" Target="https://www.torodb.com/stampede/" TargetMode="External"/><Relationship Id="rId194" Type="http://schemas.openxmlformats.org/officeDocument/2006/relationships/hyperlink" Target="http://ckan.org/" TargetMode="External"/><Relationship Id="rId208" Type="http://schemas.openxmlformats.org/officeDocument/2006/relationships/hyperlink" Target="https://catalogue.fiware.org/enablers/backend-device-management-idas" TargetMode="External"/><Relationship Id="rId229" Type="http://schemas.openxmlformats.org/officeDocument/2006/relationships/header" Target="header2.xml"/><Relationship Id="rId240" Type="http://schemas.openxmlformats.org/officeDocument/2006/relationships/hyperlink" Target="https://www.elastic.co/products/elasticsearch" TargetMode="External"/><Relationship Id="rId261" Type="http://schemas.openxmlformats.org/officeDocument/2006/relationships/hyperlink" Target="http://rancher.com/" TargetMode="External"/><Relationship Id="rId14" Type="http://schemas.openxmlformats.org/officeDocument/2006/relationships/hyperlink" Target="https://www.fiware.org/" TargetMode="External"/><Relationship Id="rId35" Type="http://schemas.openxmlformats.org/officeDocument/2006/relationships/hyperlink" Target="https://blog.docker.com/2017/02/docker-secrets-management/" TargetMode="External"/><Relationship Id="rId56" Type="http://schemas.openxmlformats.org/officeDocument/2006/relationships/hyperlink" Target="https://github.com/Geonovum/sospilot/tree/master/src/fiware/docker/orionrush" TargetMode="External"/><Relationship Id="rId77" Type="http://schemas.openxmlformats.org/officeDocument/2006/relationships/hyperlink" Target="https://github.com/telefonicaid/orchestrator" TargetMode="External"/><Relationship Id="rId100" Type="http://schemas.openxmlformats.org/officeDocument/2006/relationships/hyperlink" Target="https://www.fiware.org/2015/07/13/fiware-orion-data-source-now-available-for-freeboard/" TargetMode="External"/><Relationship Id="rId8" Type="http://schemas.openxmlformats.org/officeDocument/2006/relationships/image" Target="media/image1.png"/><Relationship Id="rId98" Type="http://schemas.openxmlformats.org/officeDocument/2006/relationships/hyperlink" Target="https://wirecloud.readthedocs.io/en/stable/" TargetMode="External"/><Relationship Id="rId121" Type="http://schemas.openxmlformats.org/officeDocument/2006/relationships/hyperlink" Target="http://docs.opengeospatial.org/is/15-001r4/15-001r4.html" TargetMode="External"/><Relationship Id="rId142" Type="http://schemas.openxmlformats.org/officeDocument/2006/relationships/hyperlink" Target="https://github.com/SUSE/Portus/blob/master/examples/compose/docker-compose.yml" TargetMode="External"/><Relationship Id="rId163" Type="http://schemas.openxmlformats.org/officeDocument/2006/relationships/hyperlink" Target="https://fiware-orion.readthedocs.io/en/develop/admin/perf_tuning/index.html" TargetMode="External"/><Relationship Id="rId184" Type="http://schemas.openxmlformats.org/officeDocument/2006/relationships/hyperlink" Target="https://github.com/telefonicaid/fiware-cosmos/blob/master/cosmos-auth" TargetMode="External"/><Relationship Id="rId219" Type="http://schemas.openxmlformats.org/officeDocument/2006/relationships/hyperlink" Target="https://catalogue.fiware.org/enablers/complex-event-processing-cep-proactive-technology-online" TargetMode="External"/><Relationship Id="rId230" Type="http://schemas.openxmlformats.org/officeDocument/2006/relationships/image" Target="media/image31.jpeg"/><Relationship Id="rId251" Type="http://schemas.openxmlformats.org/officeDocument/2006/relationships/hyperlink" Target="http://iot.testnca.org:5000" TargetMode="External"/><Relationship Id="rId25" Type="http://schemas.openxmlformats.org/officeDocument/2006/relationships/image" Target="media/image7.png"/><Relationship Id="rId46" Type="http://schemas.openxmlformats.org/officeDocument/2006/relationships/hyperlink" Target="http://rancher.com/" TargetMode="External"/><Relationship Id="rId67" Type="http://schemas.openxmlformats.org/officeDocument/2006/relationships/hyperlink" Target="http://knowage.readthedocs.io/en/latest/" TargetMode="External"/><Relationship Id="rId88" Type="http://schemas.openxmlformats.org/officeDocument/2006/relationships/hyperlink" Target="https://iotbrokerngsiinterface.docs.apiary.io" TargetMode="External"/><Relationship Id="rId111" Type="http://schemas.openxmlformats.org/officeDocument/2006/relationships/hyperlink" Target="https://www.centreon.com/" TargetMode="External"/><Relationship Id="rId132" Type="http://schemas.openxmlformats.org/officeDocument/2006/relationships/hyperlink" Target="https://apiumbrella.io/" TargetMode="External"/><Relationship Id="rId153" Type="http://schemas.openxmlformats.org/officeDocument/2006/relationships/hyperlink" Target="https://wiki.openstack.org/wiki/HowtoIntegrateKeystonewithAD" TargetMode="External"/><Relationship Id="rId174" Type="http://schemas.openxmlformats.org/officeDocument/2006/relationships/hyperlink" Target="https://citusdata.github.io/cstore_fdw/" TargetMode="External"/><Relationship Id="rId195" Type="http://schemas.openxmlformats.org/officeDocument/2006/relationships/hyperlink" Target="https://www.mongodb.org/" TargetMode="External"/><Relationship Id="rId209" Type="http://schemas.openxmlformats.org/officeDocument/2006/relationships/hyperlink" Target="https://fiware-iot-stack.readthedocs.io/en/latest/" TargetMode="External"/><Relationship Id="rId220" Type="http://schemas.openxmlformats.org/officeDocument/2006/relationships/hyperlink" Target="http://fiware-iot-stack.readthedocs.io/en/latest/cep/" TargetMode="External"/><Relationship Id="rId241" Type="http://schemas.openxmlformats.org/officeDocument/2006/relationships/hyperlink" Target="https://www.elastic.co/products/kibana" TargetMode="External"/><Relationship Id="rId15" Type="http://schemas.openxmlformats.org/officeDocument/2006/relationships/hyperlink" Target="http://www.openmobilealliance.org/" TargetMode="External"/><Relationship Id="rId36" Type="http://schemas.openxmlformats.org/officeDocument/2006/relationships/hyperlink" Target="https://mariadb.org/" TargetMode="External"/><Relationship Id="rId57" Type="http://schemas.openxmlformats.org/officeDocument/2006/relationships/hyperlink" Target="https://www.mongodb.com/" TargetMode="External"/><Relationship Id="rId262" Type="http://schemas.openxmlformats.org/officeDocument/2006/relationships/image" Target="media/image36.png"/><Relationship Id="rId78" Type="http://schemas.openxmlformats.org/officeDocument/2006/relationships/hyperlink" Target="http://mosquitto.org/" TargetMode="External"/><Relationship Id="rId99" Type="http://schemas.openxmlformats.org/officeDocument/2006/relationships/hyperlink" Target="https://github.com/Freeboard/freeboard" TargetMode="External"/><Relationship Id="rId101" Type="http://schemas.openxmlformats.org/officeDocument/2006/relationships/hyperlink" Target="https://github.com/telefonicaid/fiware-connectors/tree/master/FreeBoard-Orion-Plugin" TargetMode="External"/><Relationship Id="rId122" Type="http://schemas.openxmlformats.org/officeDocument/2006/relationships/hyperlink" Target="http://www.opengeospatial.org/" TargetMode="External"/><Relationship Id="rId143" Type="http://schemas.openxmlformats.org/officeDocument/2006/relationships/hyperlink" Target="http://docs.gitlab.com/ce/user/project/container_registry.html" TargetMode="External"/><Relationship Id="rId164" Type="http://schemas.openxmlformats.org/officeDocument/2006/relationships/image" Target="media/image20.png"/><Relationship Id="rId185" Type="http://schemas.openxmlformats.org/officeDocument/2006/relationships/hyperlink" Target="https://github.com/telefonicaid/fiware-cosmos/blob/master/cosmos-gui" TargetMode="External"/><Relationship Id="rId9" Type="http://schemas.openxmlformats.org/officeDocument/2006/relationships/image" Target="media/image2.png"/><Relationship Id="rId210" Type="http://schemas.openxmlformats.org/officeDocument/2006/relationships/hyperlink" Target="https://github.com/telefonicaid/iotagent-ul" TargetMode="External"/><Relationship Id="rId26" Type="http://schemas.openxmlformats.org/officeDocument/2006/relationships/image" Target="media/image8.png"/><Relationship Id="rId231" Type="http://schemas.openxmlformats.org/officeDocument/2006/relationships/image" Target="media/image32.jpg"/><Relationship Id="rId252" Type="http://schemas.openxmlformats.org/officeDocument/2006/relationships/hyperlink" Target="http://iot.testnca.org:8081" TargetMode="External"/><Relationship Id="rId47" Type="http://schemas.openxmlformats.org/officeDocument/2006/relationships/hyperlink" Target="https://catalogue.fiware.org/enablers/identity-management-keyrock" TargetMode="External"/><Relationship Id="rId68" Type="http://schemas.openxmlformats.org/officeDocument/2006/relationships/hyperlink" Target="https://catalogue.fiware.org/enablers/ckan" TargetMode="External"/><Relationship Id="rId89" Type="http://schemas.openxmlformats.org/officeDocument/2006/relationships/hyperlink" Target="https://catalogue.fiware.org/enablers/iot-discovery" TargetMode="External"/><Relationship Id="rId112" Type="http://schemas.openxmlformats.org/officeDocument/2006/relationships/hyperlink" Target="https://www.consul.io/" TargetMode="External"/><Relationship Id="rId133" Type="http://schemas.openxmlformats.org/officeDocument/2006/relationships/hyperlink" Target="https://github.com/apinf" TargetMode="External"/><Relationship Id="rId154" Type="http://schemas.openxmlformats.org/officeDocument/2006/relationships/image" Target="media/image18.png"/><Relationship Id="rId175" Type="http://schemas.openxmlformats.org/officeDocument/2006/relationships/image" Target="media/image21.png"/><Relationship Id="rId196" Type="http://schemas.openxmlformats.org/officeDocument/2006/relationships/hyperlink" Target="https://github.com/telefonicaid/IoT-STH" TargetMode="External"/><Relationship Id="rId200" Type="http://schemas.openxmlformats.org/officeDocument/2006/relationships/hyperlink" Target="http://www.postgresql.org/" TargetMode="External"/><Relationship Id="rId16" Type="http://schemas.openxmlformats.org/officeDocument/2006/relationships/hyperlink" Target="https://www.tmforum.org/" TargetMode="External"/><Relationship Id="rId221" Type="http://schemas.openxmlformats.org/officeDocument/2006/relationships/hyperlink" Target="https://catalogue.fiware.org/enablers/iot-data-edge-consolidation-ge-cepheus" TargetMode="External"/><Relationship Id="rId242" Type="http://schemas.openxmlformats.org/officeDocument/2006/relationships/hyperlink" Target="https://www.elastic.co/products/beats" TargetMode="External"/><Relationship Id="rId263" Type="http://schemas.openxmlformats.org/officeDocument/2006/relationships/image" Target="media/image37.png"/><Relationship Id="rId37" Type="http://schemas.openxmlformats.org/officeDocument/2006/relationships/hyperlink" Target="https://flocker.readthedocs.io/en/latest/supported/index.html" TargetMode="External"/><Relationship Id="rId58" Type="http://schemas.openxmlformats.org/officeDocument/2006/relationships/hyperlink" Target="https://www.postgresql.org/" TargetMode="External"/><Relationship Id="rId79" Type="http://schemas.openxmlformats.org/officeDocument/2006/relationships/hyperlink" Target="https://nodered.org/" TargetMode="External"/><Relationship Id="rId102" Type="http://schemas.openxmlformats.org/officeDocument/2006/relationships/hyperlink" Target="https://freeboard.io/" TargetMode="External"/><Relationship Id="rId123" Type="http://schemas.openxmlformats.org/officeDocument/2006/relationships/hyperlink" Target="https://catalogue.fiware.org/enablers/gis-data-provider-geoserver3d" TargetMode="External"/><Relationship Id="rId144" Type="http://schemas.openxmlformats.org/officeDocument/2006/relationships/hyperlink" Target="https://www.opensuse.org/" TargetMode="External"/><Relationship Id="rId90" Type="http://schemas.openxmlformats.org/officeDocument/2006/relationships/hyperlink" Target="http://fiware-iot-discovery-ngsi9.readthedocs.io/en/latest/admin/admin/index.html" TargetMode="External"/><Relationship Id="rId165" Type="http://schemas.openxmlformats.org/officeDocument/2006/relationships/hyperlink" Target="http://www.onem2m.org/" TargetMode="External"/><Relationship Id="rId186" Type="http://schemas.openxmlformats.org/officeDocument/2006/relationships/hyperlink" Target="https://github.com/telefonicaid/fiware-cosmos/blob/master/cosmos-hive-auth-provider" TargetMode="External"/><Relationship Id="rId211" Type="http://schemas.openxmlformats.org/officeDocument/2006/relationships/hyperlink" Target="https://github.com/telefonicaid/iotagent-json" TargetMode="External"/><Relationship Id="rId232" Type="http://schemas.openxmlformats.org/officeDocument/2006/relationships/image" Target="media/image33.png"/><Relationship Id="rId253" Type="http://schemas.openxmlformats.org/officeDocument/2006/relationships/hyperlink" Target="http://iot.testnca.org:1026" TargetMode="External"/><Relationship Id="rId27" Type="http://schemas.openxmlformats.org/officeDocument/2006/relationships/hyperlink" Target="https://www.fiware.org/" TargetMode="External"/><Relationship Id="rId48" Type="http://schemas.openxmlformats.org/officeDocument/2006/relationships/hyperlink" Target="https://catalogue.fiware.org/enablers/authorization-pdp-authzforce" TargetMode="External"/><Relationship Id="rId69" Type="http://schemas.openxmlformats.org/officeDocument/2006/relationships/hyperlink" Target="https://github.com/okfn/docker-fiware-ckan" TargetMode="External"/><Relationship Id="rId113" Type="http://schemas.openxmlformats.org/officeDocument/2006/relationships/hyperlink" Target="https://documentation.centreon.com/docs/centreon-auto-discovery/en/latest/" TargetMode="External"/><Relationship Id="rId134" Type="http://schemas.openxmlformats.org/officeDocument/2006/relationships/hyperlink" Target="http://www.haproxy.org/" TargetMode="External"/><Relationship Id="rId80" Type="http://schemas.openxmlformats.org/officeDocument/2006/relationships/hyperlink" Target="https://github.com/telefonicaid/iotagent-manager" TargetMode="External"/><Relationship Id="rId155" Type="http://schemas.openxmlformats.org/officeDocument/2006/relationships/hyperlink" Target="https://docs.openstack.org/keystone/latest/" TargetMode="External"/><Relationship Id="rId176" Type="http://schemas.openxmlformats.org/officeDocument/2006/relationships/image" Target="media/image22.png"/><Relationship Id="rId197" Type="http://schemas.openxmlformats.org/officeDocument/2006/relationships/hyperlink" Target="http://kafka.apache.org/" TargetMode="External"/><Relationship Id="rId201" Type="http://schemas.openxmlformats.org/officeDocument/2006/relationships/hyperlink" Target="https://carto.com/" TargetMode="External"/><Relationship Id="rId222" Type="http://schemas.openxmlformats.org/officeDocument/2006/relationships/hyperlink" Target="https://github.com/telefonicaid/perseo-fe/blob/master/documentation/architecture.md" TargetMode="External"/><Relationship Id="rId243" Type="http://schemas.openxmlformats.org/officeDocument/2006/relationships/hyperlink" Target="https://www.elastic.co/products/beats/metricbeat" TargetMode="External"/><Relationship Id="rId264" Type="http://schemas.openxmlformats.org/officeDocument/2006/relationships/fontTable" Target="fontTable.xml"/><Relationship Id="rId17" Type="http://schemas.openxmlformats.org/officeDocument/2006/relationships/hyperlink" Target="https://en.wikipedia.org/wiki/Representational_state_transfer" TargetMode="External"/><Relationship Id="rId38" Type="http://schemas.openxmlformats.org/officeDocument/2006/relationships/hyperlink" Target="http://rexray.readthedocs.io/en/stable/user-guide/storage-providers/" TargetMode="External"/><Relationship Id="rId59" Type="http://schemas.openxmlformats.org/officeDocument/2006/relationships/hyperlink" Target="https://www.citusdata.com/product/community" TargetMode="External"/><Relationship Id="rId103" Type="http://schemas.openxmlformats.org/officeDocument/2006/relationships/hyperlink" Target="https://catalogue.fiware.org/enablers/business-api-ecosystem-biz-ecosystem-ri" TargetMode="External"/><Relationship Id="rId124" Type="http://schemas.openxmlformats.org/officeDocument/2006/relationships/hyperlink" Target="http://gisdataprovider.readthedocs.io/en/latest/index.html" TargetMode="External"/><Relationship Id="rId70" Type="http://schemas.openxmlformats.org/officeDocument/2006/relationships/hyperlink" Target="http://docs.ckan.org/en/ckan-2.3.5/maintaining/installing/install-using-docker.html" TargetMode="External"/><Relationship Id="rId91" Type="http://schemas.openxmlformats.org/officeDocument/2006/relationships/hyperlink" Target="https://github.com/UniSurreyIoT/fiware-iot-discovery-ngsi9" TargetMode="External"/><Relationship Id="rId145" Type="http://schemas.openxmlformats.org/officeDocument/2006/relationships/hyperlink" Target="https://docs.gitlab.com/ee/administration/container_registry.html" TargetMode="External"/><Relationship Id="rId166" Type="http://schemas.openxmlformats.org/officeDocument/2006/relationships/hyperlink" Target="https://fiware-orion.readthedocs.io/en/master/admin/rush/index.html" TargetMode="External"/><Relationship Id="rId187" Type="http://schemas.openxmlformats.org/officeDocument/2006/relationships/hyperlink" Target="https://github.com/telefonicaid/fiware-cosmos/blob/master/cosmos-tidoop-api" TargetMode="External"/><Relationship Id="rId1" Type="http://schemas.openxmlformats.org/officeDocument/2006/relationships/customXml" Target="../customXml/item1.xml"/><Relationship Id="rId212" Type="http://schemas.openxmlformats.org/officeDocument/2006/relationships/hyperlink" Target="https://github.com/telefonicaid/sigfox-iotagent" TargetMode="External"/><Relationship Id="rId233" Type="http://schemas.openxmlformats.org/officeDocument/2006/relationships/image" Target="media/image34.png"/><Relationship Id="rId254" Type="http://schemas.openxmlformats.org/officeDocument/2006/relationships/hyperlink" Target="http://iot.testnca.org:4041" TargetMode="External"/><Relationship Id="rId28" Type="http://schemas.openxmlformats.org/officeDocument/2006/relationships/hyperlink" Target="https://catalogue.fiware.org/" TargetMode="External"/><Relationship Id="rId49" Type="http://schemas.openxmlformats.org/officeDocument/2006/relationships/hyperlink" Target="https://catalogue.fiware.org/enablers/pep-proxy-wilma" TargetMode="External"/><Relationship Id="rId114" Type="http://schemas.openxmlformats.org/officeDocument/2006/relationships/hyperlink" Target="https://github.com/Centreon-Community/centreon-discovery" TargetMode="External"/><Relationship Id="rId60" Type="http://schemas.openxmlformats.org/officeDocument/2006/relationships/hyperlink" Target="https://www.postgresql.org/docs/10/static/warm-standby.html" TargetMode="External"/><Relationship Id="rId81" Type="http://schemas.openxmlformats.org/officeDocument/2006/relationships/hyperlink" Target="https://github.com/telefonicaid" TargetMode="External"/><Relationship Id="rId135" Type="http://schemas.openxmlformats.org/officeDocument/2006/relationships/hyperlink" Target="http://www.haproxy.org/" TargetMode="External"/><Relationship Id="rId156" Type="http://schemas.openxmlformats.org/officeDocument/2006/relationships/image" Target="media/image19.png"/><Relationship Id="rId177" Type="http://schemas.openxmlformats.org/officeDocument/2006/relationships/hyperlink" Target="https://github.com/citusdata/docker" TargetMode="External"/><Relationship Id="rId198" Type="http://schemas.openxmlformats.org/officeDocument/2006/relationships/hyperlink" Target="https://aws.amazon.com/dynamodb/" TargetMode="External"/><Relationship Id="rId202" Type="http://schemas.openxmlformats.org/officeDocument/2006/relationships/image" Target="media/image26.png"/><Relationship Id="rId223" Type="http://schemas.openxmlformats.org/officeDocument/2006/relationships/image" Target="media/image29.png"/><Relationship Id="rId244" Type="http://schemas.openxmlformats.org/officeDocument/2006/relationships/hyperlink" Target="https://www.elastic.co/products/beats/heartbeat" TargetMode="External"/><Relationship Id="rId18" Type="http://schemas.openxmlformats.org/officeDocument/2006/relationships/hyperlink" Target="https://en.wikipedia.org/wiki/SOAP" TargetMode="External"/><Relationship Id="rId39" Type="http://schemas.openxmlformats.org/officeDocument/2006/relationships/hyperlink" Target="https://www.fiware.org/data-models/" TargetMode="External"/><Relationship Id="rId265" Type="http://schemas.openxmlformats.org/officeDocument/2006/relationships/glossaryDocument" Target="glossary/document.xml"/><Relationship Id="rId50" Type="http://schemas.openxmlformats.org/officeDocument/2006/relationships/hyperlink" Target="http://fiware.github.io/context.Orion/api/v2/stable/" TargetMode="External"/><Relationship Id="rId104" Type="http://schemas.openxmlformats.org/officeDocument/2006/relationships/hyperlink" Target="http://business-api-ecosystem.readthedocs.io/en/latest/" TargetMode="External"/><Relationship Id="rId125" Type="http://schemas.openxmlformats.org/officeDocument/2006/relationships/hyperlink" Target="http://postgis.net/" TargetMode="External"/><Relationship Id="rId146" Type="http://schemas.openxmlformats.org/officeDocument/2006/relationships/image" Target="media/image14.png"/><Relationship Id="rId167" Type="http://schemas.openxmlformats.org/officeDocument/2006/relationships/hyperlink" Target="https://github.com/telefonicaid/Rush" TargetMode="External"/><Relationship Id="rId188" Type="http://schemas.openxmlformats.org/officeDocument/2006/relationships/hyperlink" Target="https://github.com/telefonicaid/fiware-cosmos/blob/master/cosmos-proxy" TargetMode="External"/><Relationship Id="rId71" Type="http://schemas.openxmlformats.org/officeDocument/2006/relationships/hyperlink" Target="https://catalogue.fiware.org/enablers/backend-device-management-idas" TargetMode="External"/><Relationship Id="rId92" Type="http://schemas.openxmlformats.org/officeDocument/2006/relationships/hyperlink" Target="https://github.com/UniSurreyIoT/fiware-iot-discovery-s2w" TargetMode="External"/><Relationship Id="rId213" Type="http://schemas.openxmlformats.org/officeDocument/2006/relationships/hyperlink" Target="https://github.com/telefonicaid/lightweightm2m-iotagent" TargetMode="External"/><Relationship Id="rId234" Type="http://schemas.openxmlformats.org/officeDocument/2006/relationships/hyperlink" Target="https://gitlab.nicecotedazur.org/" TargetMode="External"/><Relationship Id="rId2" Type="http://schemas.openxmlformats.org/officeDocument/2006/relationships/numbering" Target="numbering.xml"/><Relationship Id="rId29" Type="http://schemas.openxmlformats.org/officeDocument/2006/relationships/image" Target="media/image9.png"/><Relationship Id="rId255" Type="http://schemas.openxmlformats.org/officeDocument/2006/relationships/hyperlink" Target="http://iot.testnca.org:7896" TargetMode="External"/><Relationship Id="rId40" Type="http://schemas.openxmlformats.org/officeDocument/2006/relationships/hyperlink" Target="https://github.com/fiware/dataModels" TargetMode="External"/><Relationship Id="rId115" Type="http://schemas.openxmlformats.org/officeDocument/2006/relationships/hyperlink" Target="http://rancher.com/" TargetMode="External"/><Relationship Id="rId136" Type="http://schemas.openxmlformats.org/officeDocument/2006/relationships/hyperlink" Target="https://catalogue.fiware.org/enablers/stream-oriented-kurento" TargetMode="External"/><Relationship Id="rId157" Type="http://schemas.openxmlformats.org/officeDocument/2006/relationships/hyperlink" Target="https://forge.fiware.org/plugins/mediawiki/wiki/fiware/index.php/FIWARE.OpenSpecification.Security.PEP_Proxy_Generic_Enabler" TargetMode="External"/><Relationship Id="rId178" Type="http://schemas.openxmlformats.org/officeDocument/2006/relationships/hyperlink" Target="https://wiki.postgresql.org/wiki/Clustering" TargetMode="External"/><Relationship Id="rId61" Type="http://schemas.openxmlformats.org/officeDocument/2006/relationships/hyperlink" Target="http://galeracluster.com/products/" TargetMode="External"/><Relationship Id="rId82" Type="http://schemas.openxmlformats.org/officeDocument/2006/relationships/hyperlink" Target="https://github.com/telefonicaid/orchestrator" TargetMode="External"/><Relationship Id="rId199" Type="http://schemas.openxmlformats.org/officeDocument/2006/relationships/hyperlink" Target="https://aws.amazon.com/" TargetMode="External"/><Relationship Id="rId203" Type="http://schemas.openxmlformats.org/officeDocument/2006/relationships/hyperlink" Target="https://hbase.apache.org/" TargetMode="External"/><Relationship Id="rId19" Type="http://schemas.openxmlformats.org/officeDocument/2006/relationships/hyperlink" Target="http://www.openmobilealliance.org/release/NGSI/" TargetMode="External"/><Relationship Id="rId224" Type="http://schemas.openxmlformats.org/officeDocument/2006/relationships/image" Target="media/image30.png"/><Relationship Id="rId245" Type="http://schemas.openxmlformats.org/officeDocument/2006/relationships/hyperlink" Target="https://github.com/floragunncom/search-guard" TargetMode="External"/><Relationship Id="rId266" Type="http://schemas.openxmlformats.org/officeDocument/2006/relationships/theme" Target="theme/theme1.xml"/><Relationship Id="rId30" Type="http://schemas.openxmlformats.org/officeDocument/2006/relationships/image" Target="media/image10.png"/><Relationship Id="rId105" Type="http://schemas.openxmlformats.org/officeDocument/2006/relationships/hyperlink" Target="https://fusionforge.org/" TargetMode="External"/><Relationship Id="rId126" Type="http://schemas.openxmlformats.org/officeDocument/2006/relationships/hyperlink" Target="http://geoserver.org/" TargetMode="External"/><Relationship Id="rId147" Type="http://schemas.openxmlformats.org/officeDocument/2006/relationships/hyperlink" Target="http://rancher.com/" TargetMode="External"/><Relationship Id="rId168" Type="http://schemas.openxmlformats.org/officeDocument/2006/relationships/hyperlink" Target="https://github.com/Geonovum/sospilot/tree/master/src/fiware/docker/orionrush" TargetMode="External"/><Relationship Id="rId51" Type="http://schemas.openxmlformats.org/officeDocument/2006/relationships/hyperlink" Target="https://catalogue.fiware.org/enablers/publishsubscribe-context-broker-orion-context-broker" TargetMode="External"/><Relationship Id="rId72" Type="http://schemas.openxmlformats.org/officeDocument/2006/relationships/hyperlink" Target="https://fiware-iot-stack.readthedocs.io/en/latest/" TargetMode="External"/><Relationship Id="rId93" Type="http://schemas.openxmlformats.org/officeDocument/2006/relationships/hyperlink" Target="https://catalogue.fiware.org/enablers/complex-event-processing-cep-proactive-technology-online" TargetMode="External"/><Relationship Id="rId189" Type="http://schemas.openxmlformats.org/officeDocument/2006/relationships/image" Target="media/image24.png"/><Relationship Id="rId3" Type="http://schemas.openxmlformats.org/officeDocument/2006/relationships/styles" Target="styles.xml"/><Relationship Id="rId214" Type="http://schemas.openxmlformats.org/officeDocument/2006/relationships/hyperlink" Target="https://github.com/telefonicaid/iotagent-node-lib" TargetMode="External"/><Relationship Id="rId235" Type="http://schemas.openxmlformats.org/officeDocument/2006/relationships/hyperlink" Target="https://github.com/julienmathis/centreon-docker" TargetMode="External"/><Relationship Id="rId256" Type="http://schemas.openxmlformats.org/officeDocument/2006/relationships/hyperlink" Target="http://iot.testnca.org:27017" TargetMode="External"/><Relationship Id="rId116" Type="http://schemas.openxmlformats.org/officeDocument/2006/relationships/hyperlink" Target="https://docs.docker.com/engine/admin/logging/overview/" TargetMode="External"/><Relationship Id="rId137" Type="http://schemas.openxmlformats.org/officeDocument/2006/relationships/hyperlink" Target="http://kurento.readthedocs.io/en/latest/doc/user_guide.html" TargetMode="External"/><Relationship Id="rId158" Type="http://schemas.openxmlformats.org/officeDocument/2006/relationships/hyperlink" Target="http://catalogue.fiware.org/enablers/pep-proxy-wilma" TargetMode="External"/><Relationship Id="rId20" Type="http://schemas.openxmlformats.org/officeDocument/2006/relationships/hyperlink" Target="https://forge.fiware.org/plugins/mediawiki/wiki/fiware/index.php/NGSI-9/NGSI-10_information_model" TargetMode="External"/><Relationship Id="rId41" Type="http://schemas.openxmlformats.org/officeDocument/2006/relationships/hyperlink" Target="https://ico.org.uk/media/for-organisations/documents/1546/data-controllers-and-data-processors-dp-guidance.pdf" TargetMode="External"/><Relationship Id="rId62" Type="http://schemas.openxmlformats.org/officeDocument/2006/relationships/hyperlink" Target="https://mariadb.com/kb/en/library/galera-cluster/" TargetMode="External"/><Relationship Id="rId83" Type="http://schemas.openxmlformats.org/officeDocument/2006/relationships/hyperlink" Target="https://en.wikipedia.org/wiki/OPC_Unified_Architecture" TargetMode="External"/><Relationship Id="rId179" Type="http://schemas.openxmlformats.org/officeDocument/2006/relationships/hyperlink" Target="https://www.postgres-xl.org/" TargetMode="External"/><Relationship Id="rId190" Type="http://schemas.openxmlformats.org/officeDocument/2006/relationships/image" Target="media/image25.png"/><Relationship Id="rId204" Type="http://schemas.openxmlformats.org/officeDocument/2006/relationships/hyperlink" Target="https://flume.apache.org/FlumeUserGuide.html" TargetMode="External"/><Relationship Id="rId225" Type="http://schemas.openxmlformats.org/officeDocument/2006/relationships/hyperlink" Target="https://github.com/Wirecloud/docker-wirecloud/" TargetMode="External"/><Relationship Id="rId246" Type="http://schemas.openxmlformats.org/officeDocument/2006/relationships/image" Target="media/image35.png"/><Relationship Id="rId106" Type="http://schemas.openxmlformats.org/officeDocument/2006/relationships/hyperlink" Target="https://www.eclipse.org/che/" TargetMode="External"/><Relationship Id="rId127" Type="http://schemas.openxmlformats.org/officeDocument/2006/relationships/hyperlink" Target="https://hub.docker.com/r/neowaylabs/geoserver/" TargetMode="External"/><Relationship Id="rId10" Type="http://schemas.openxmlformats.org/officeDocument/2006/relationships/image" Target="media/image3.png"/><Relationship Id="rId31" Type="http://schemas.openxmlformats.org/officeDocument/2006/relationships/hyperlink" Target="https://thenewstack.io/docker-fully-embraces-kubernetes/" TargetMode="External"/><Relationship Id="rId52" Type="http://schemas.openxmlformats.org/officeDocument/2006/relationships/hyperlink" Target="https://fiware-orion.readthedocs.io/en/master/" TargetMode="External"/><Relationship Id="rId73" Type="http://schemas.openxmlformats.org/officeDocument/2006/relationships/hyperlink" Target="https://github.com/telefonicaid/iotagent-ul" TargetMode="External"/><Relationship Id="rId94" Type="http://schemas.openxmlformats.org/officeDocument/2006/relationships/hyperlink" Target="https://github.com/telefonicaid?utf8=%E2%9C%93&amp;q=perseo&amp;type=&amp;language=" TargetMode="External"/><Relationship Id="rId148" Type="http://schemas.openxmlformats.org/officeDocument/2006/relationships/hyperlink" Target="https://platform9.com/blog/kubernetes-docker-swarm-compared/" TargetMode="External"/><Relationship Id="rId169" Type="http://schemas.openxmlformats.org/officeDocument/2006/relationships/hyperlink" Target="http://fiware-orion.readthedocs.io/en/1.4.1/admin/perf_tuning/index.html" TargetMode="External"/><Relationship Id="rId4" Type="http://schemas.openxmlformats.org/officeDocument/2006/relationships/settings" Target="settings.xml"/><Relationship Id="rId180" Type="http://schemas.openxmlformats.org/officeDocument/2006/relationships/hyperlink" Target="https://www.postgresql.org/docs/9.6/static/warm-standby.html" TargetMode="External"/><Relationship Id="rId215" Type="http://schemas.openxmlformats.org/officeDocument/2006/relationships/image" Target="media/image27.png"/><Relationship Id="rId236" Type="http://schemas.openxmlformats.org/officeDocument/2006/relationships/hyperlink" Target="https://docs.docker.com/engine/admin/logging/gelf/" TargetMode="External"/><Relationship Id="rId257" Type="http://schemas.openxmlformats.org/officeDocument/2006/relationships/hyperlink" Target="http://iot.testnca.org:8002" TargetMode="External"/><Relationship Id="rId42" Type="http://schemas.openxmlformats.org/officeDocument/2006/relationships/hyperlink" Target="http://port.us.org/" TargetMode="External"/><Relationship Id="rId84" Type="http://schemas.openxmlformats.org/officeDocument/2006/relationships/hyperlink" Target="https://github.com/BEinCPPS/idas-opcua-agent" TargetMode="External"/><Relationship Id="rId138" Type="http://schemas.openxmlformats.org/officeDocument/2006/relationships/hyperlink" Target="https://opencv.org/" TargetMode="External"/><Relationship Id="rId191" Type="http://schemas.openxmlformats.org/officeDocument/2006/relationships/hyperlink" Target="http://hadoop.apache.org/docs/current/hadoop-project-dist/hadoop-hdfs/HdfsUserGuide.html" TargetMode="External"/><Relationship Id="rId205" Type="http://schemas.openxmlformats.org/officeDocument/2006/relationships/hyperlink" Target="https://spark.apache.org/" TargetMode="External"/><Relationship Id="rId247" Type="http://schemas.openxmlformats.org/officeDocument/2006/relationships/hyperlink" Target="https://www.meteor.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5.jpg"/><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924BE6814DB459FAE85EEB2B17D04E9"/>
        <w:category>
          <w:name w:val="Général"/>
          <w:gallery w:val="placeholder"/>
        </w:category>
        <w:types>
          <w:type w:val="bbPlcHdr"/>
        </w:types>
        <w:behaviors>
          <w:behavior w:val="content"/>
        </w:behaviors>
        <w:guid w:val="{3834F111-50B7-4CB5-BFD9-069382565E29}"/>
      </w:docPartPr>
      <w:docPartBody>
        <w:p w:rsidR="00557654" w:rsidRDefault="00130EA3" w:rsidP="00130EA3">
          <w:pPr>
            <w:pStyle w:val="6924BE6814DB459FAE85EEB2B17D04E9"/>
          </w:pPr>
          <w:r w:rsidRPr="005B6788">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Bold">
    <w:altName w:val="Arial"/>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iti SC">
    <w:altName w:val="Microsoft YaHei"/>
    <w:charset w:val="86"/>
    <w:family w:val="auto"/>
    <w:pitch w:val="variable"/>
    <w:sig w:usb0="8000002F" w:usb1="080E004A" w:usb2="00000010" w:usb3="00000000" w:csb0="003E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EA3"/>
    <w:rsid w:val="000953E5"/>
    <w:rsid w:val="00130EA3"/>
    <w:rsid w:val="00277174"/>
    <w:rsid w:val="002957B0"/>
    <w:rsid w:val="002A7D09"/>
    <w:rsid w:val="002D1658"/>
    <w:rsid w:val="003773C1"/>
    <w:rsid w:val="004C61FF"/>
    <w:rsid w:val="00557654"/>
    <w:rsid w:val="006E1D07"/>
    <w:rsid w:val="007601D3"/>
    <w:rsid w:val="009F774A"/>
    <w:rsid w:val="00A6211A"/>
    <w:rsid w:val="00B509C6"/>
    <w:rsid w:val="00E5324E"/>
    <w:rsid w:val="00EC718E"/>
    <w:rsid w:val="00ED0F8B"/>
    <w:rsid w:val="00EE704C"/>
    <w:rsid w:val="00EF59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42547603"/>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130EA3"/>
    <w:rPr>
      <w:color w:val="808080"/>
    </w:rPr>
  </w:style>
  <w:style w:type="paragraph" w:customStyle="1" w:styleId="2DB3B7EE6F6E425690B9535C75C017AE">
    <w:name w:val="2DB3B7EE6F6E425690B9535C75C017AE"/>
    <w:rsid w:val="00130EA3"/>
  </w:style>
  <w:style w:type="paragraph" w:customStyle="1" w:styleId="6924BE6814DB459FAE85EEB2B17D04E9">
    <w:name w:val="6924BE6814DB459FAE85EEB2B17D04E9"/>
    <w:rsid w:val="00130EA3"/>
  </w:style>
  <w:style w:type="paragraph" w:customStyle="1" w:styleId="47E810656BAD46939576BC4BF3A54D02">
    <w:name w:val="47E810656BAD46939576BC4BF3A54D02"/>
    <w:rsid w:val="00130EA3"/>
  </w:style>
  <w:style w:type="paragraph" w:customStyle="1" w:styleId="C828DDB2C10C4BF9917E07C02EB1189F">
    <w:name w:val="C828DDB2C10C4BF9917E07C02EB1189F"/>
    <w:rsid w:val="00130EA3"/>
  </w:style>
  <w:style w:type="paragraph" w:customStyle="1" w:styleId="81FDDD5207664E83AC82B77ECC2A65BB">
    <w:name w:val="81FDDD5207664E83AC82B77ECC2A65BB"/>
    <w:rsid w:val="00130EA3"/>
  </w:style>
  <w:style w:type="paragraph" w:customStyle="1" w:styleId="4E78589894C84803B641896A6AF07829">
    <w:name w:val="4E78589894C84803B641896A6AF07829"/>
    <w:rsid w:val="00130E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1C584-D467-4232-91F9-1196398F7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86615</TotalTime>
  <Pages>66</Pages>
  <Words>23027</Words>
  <Characters>126650</Characters>
  <Application>Microsoft Office Word</Application>
  <DocSecurity>0</DocSecurity>
  <Lines>1055</Lines>
  <Paragraphs>298</Paragraphs>
  <ScaleCrop>false</ScaleCrop>
  <HeadingPairs>
    <vt:vector size="2" baseType="variant">
      <vt:variant>
        <vt:lpstr>Titre</vt:lpstr>
      </vt:variant>
      <vt:variant>
        <vt:i4>1</vt:i4>
      </vt:variant>
    </vt:vector>
  </HeadingPairs>
  <TitlesOfParts>
    <vt:vector size="1" baseType="lpstr">
      <vt:lpstr>MNCA IOT SmartCity Technical Architecture</vt:lpstr>
    </vt:vector>
  </TitlesOfParts>
  <Company/>
  <LinksUpToDate>false</LinksUpToDate>
  <CharactersWithSpaces>149379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MNCA IOT SmartCity Technical Architecture</dc:title>
  <dc:subject/>
  <dc:creator>Alain Galdemas</dc:creator>
  <cp:keywords/>
  <dc:description/>
  <cp:lastModifiedBy>Alain Galdemas</cp:lastModifiedBy>
  <cp:revision>1619</cp:revision>
  <dcterms:created xsi:type="dcterms:W3CDTF">2017-09-20T09:03:00Z</dcterms:created>
  <dcterms:modified xsi:type="dcterms:W3CDTF">2018-02-16T09:03:00Z</dcterms:modified>
</cp:coreProperties>
</file>