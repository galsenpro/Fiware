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B64DC" w14:textId="77777777"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eastAsia="fr-FR"/>
        </w:rPr>
        <w:drawing>
          <wp:anchor distT="0" distB="0" distL="114300" distR="114300" simplePos="0" relativeHeight="251658240"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Arial Black" w:hAnsi="Arial Black" w:cs="Arial"/>
              <w:b/>
              <w:sz w:val="36"/>
              <w:szCs w:val="36"/>
            </w:rPr>
            <w:t xml:space="preserve">MNCA IOT </w:t>
          </w:r>
          <w:proofErr w:type="spellStart"/>
          <w:r>
            <w:rPr>
              <w:rFonts w:ascii="Arial Black" w:hAnsi="Arial Black" w:cs="Arial"/>
              <w:b/>
              <w:sz w:val="36"/>
              <w:szCs w:val="36"/>
            </w:rPr>
            <w:t>SmartC</w:t>
          </w:r>
          <w:r w:rsidR="00540EA1">
            <w:rPr>
              <w:rFonts w:ascii="Arial Black" w:hAnsi="Arial Black" w:cs="Arial"/>
              <w:b/>
              <w:sz w:val="36"/>
              <w:szCs w:val="36"/>
            </w:rPr>
            <w:t>ity</w:t>
          </w:r>
          <w:proofErr w:type="spellEnd"/>
          <w:r w:rsidR="00540EA1">
            <w:rPr>
              <w:rFonts w:ascii="Arial Black" w:hAnsi="Arial Black" w:cs="Arial"/>
              <w:b/>
              <w:sz w:val="36"/>
              <w:szCs w:val="36"/>
            </w:rPr>
            <w:t xml:space="preserve"> Technical Architecture</w:t>
          </w:r>
        </w:sdtContent>
      </w:sdt>
    </w:p>
    <w:p w14:paraId="7AF910C7" w14:textId="77777777"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14:paraId="40059FB9" w14:textId="77777777"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noProof/>
          <w:sz w:val="36"/>
          <w:szCs w:val="36"/>
          <w:lang w:val="fr-FR" w:eastAsia="fr-FR"/>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9"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14:paraId="32CD58BF" w14:textId="77777777"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eastAsia="fr-FR"/>
        </w:rPr>
        <w:drawing>
          <wp:anchor distT="0" distB="0" distL="114300" distR="114300" simplePos="0" relativeHeight="251658241"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14:paraId="0AD25761" w14:textId="77777777"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14:paraId="426EDC5C" w14:textId="77777777"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14:paraId="32089123" w14:textId="77777777"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14:paraId="0AF134FB" w14:textId="77777777" w:rsidTr="00AD2CAB">
        <w:trPr>
          <w:trHeight w:val="144"/>
          <w:jc w:val="center"/>
        </w:trPr>
        <w:tc>
          <w:tcPr>
            <w:tcW w:w="3060" w:type="dxa"/>
            <w:hideMark/>
          </w:tcPr>
          <w:p w14:paraId="0DB4ABC8" w14:textId="77777777" w:rsidR="002D7C8C" w:rsidRPr="00281338" w:rsidRDefault="002D7C8C" w:rsidP="00AD2CAB">
            <w:pPr>
              <w:spacing w:after="200" w:line="300" w:lineRule="exact"/>
              <w:jc w:val="center"/>
            </w:pPr>
            <w:r w:rsidRPr="00281338">
              <w:t xml:space="preserve">VERSION: </w:t>
            </w:r>
            <w:r>
              <w:t>draft</w:t>
            </w:r>
          </w:p>
        </w:tc>
        <w:tc>
          <w:tcPr>
            <w:tcW w:w="3420" w:type="dxa"/>
            <w:hideMark/>
          </w:tcPr>
          <w:p w14:paraId="672ED6BE" w14:textId="77777777" w:rsidR="002D7C8C" w:rsidRPr="00281338" w:rsidRDefault="002D7C8C" w:rsidP="00AD2CAB">
            <w:pPr>
              <w:spacing w:after="200" w:line="300" w:lineRule="exact"/>
              <w:jc w:val="center"/>
            </w:pPr>
            <w:r w:rsidRPr="00281338">
              <w:t xml:space="preserve">REVISION DATE: </w:t>
            </w:r>
            <w:r w:rsidR="00FF2E41">
              <w:t>02/11</w:t>
            </w:r>
            <w:r>
              <w:t>/2017</w:t>
            </w:r>
          </w:p>
        </w:tc>
      </w:tr>
    </w:tbl>
    <w:p w14:paraId="628A419F" w14:textId="77777777"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w:t>
      </w:r>
      <w:proofErr w:type="gramStart"/>
      <w:r w:rsidRPr="00281338">
        <w:rPr>
          <w:iCs/>
        </w:rPr>
        <w:t>each individual</w:t>
      </w:r>
      <w:proofErr w:type="gramEnd"/>
      <w:r w:rsidRPr="00281338">
        <w:rPr>
          <w:iCs/>
        </w:rPr>
        <w:t xml:space="preserve">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14:paraId="1380DC0F"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14:paraId="6D0452B1" w14:textId="77777777"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14:paraId="59E539A6" w14:textId="77777777"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49E17E21" w14:textId="77777777"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AB0963F" w14:textId="77777777" w:rsidR="002D7C8C" w:rsidRPr="00281338" w:rsidRDefault="002D7C8C" w:rsidP="00AD2CAB">
            <w:pPr>
              <w:spacing w:line="220" w:lineRule="exact"/>
              <w:rPr>
                <w:b/>
                <w:bCs/>
                <w:sz w:val="16"/>
              </w:rPr>
            </w:pPr>
            <w:r w:rsidRPr="00281338">
              <w:rPr>
                <w:b/>
                <w:bCs/>
                <w:sz w:val="16"/>
              </w:rPr>
              <w:t>Date</w:t>
            </w:r>
          </w:p>
        </w:tc>
      </w:tr>
      <w:tr w:rsidR="002D7C8C" w:rsidRPr="00281338" w14:paraId="1E79CF1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5186F7E0" w14:textId="77777777"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41E030B4" w14:textId="77777777"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0B94B8C"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F9411BF" w14:textId="77777777" w:rsidR="002D7C8C" w:rsidRPr="00281338" w:rsidRDefault="002D7C8C" w:rsidP="00AD2CAB">
            <w:pPr>
              <w:spacing w:line="220" w:lineRule="exact"/>
              <w:rPr>
                <w:sz w:val="18"/>
              </w:rPr>
            </w:pPr>
          </w:p>
        </w:tc>
      </w:tr>
      <w:tr w:rsidR="002D7C8C" w:rsidRPr="00281338" w14:paraId="4130C095"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42096A42" w14:textId="77777777"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7E3E50D2" w14:textId="77777777" w:rsidR="002D7C8C" w:rsidRPr="00281338" w:rsidRDefault="00BA5DDE" w:rsidP="00AD2CAB">
            <w:pPr>
              <w:spacing w:line="220" w:lineRule="exact"/>
              <w:rPr>
                <w:sz w:val="18"/>
              </w:rPr>
            </w:pPr>
            <w:proofErr w:type="spellStart"/>
            <w:r w:rsidRPr="00BA5DDE">
              <w:rPr>
                <w:sz w:val="18"/>
              </w:rPr>
              <w:t>Responsable</w:t>
            </w:r>
            <w:proofErr w:type="spellEnd"/>
            <w:r w:rsidRPr="00BA5DDE">
              <w:rPr>
                <w:sz w:val="18"/>
              </w:rPr>
              <w:t xml:space="preserv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7AF893E"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430DA3A" w14:textId="77777777" w:rsidR="002D7C8C" w:rsidRPr="00281338" w:rsidRDefault="002D7C8C" w:rsidP="00AD2CAB">
            <w:pPr>
              <w:spacing w:line="220" w:lineRule="exact"/>
              <w:rPr>
                <w:sz w:val="18"/>
              </w:rPr>
            </w:pPr>
          </w:p>
        </w:tc>
      </w:tr>
      <w:tr w:rsidR="002D7C8C" w:rsidRPr="00281338" w14:paraId="6D26C32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658E1FC" w14:textId="77777777" w:rsidR="002D7C8C" w:rsidRPr="00281338" w:rsidRDefault="007A5047" w:rsidP="00AD2CAB">
            <w:pPr>
              <w:spacing w:line="220" w:lineRule="exact"/>
              <w:rPr>
                <w:sz w:val="18"/>
              </w:rPr>
            </w:pPr>
            <w:r>
              <w:rPr>
                <w:sz w:val="18"/>
              </w:rPr>
              <w:t xml:space="preserve">Serge </w:t>
            </w:r>
            <w:proofErr w:type="spellStart"/>
            <w:r>
              <w:rPr>
                <w:sz w:val="18"/>
              </w:rPr>
              <w:t>Massiera</w:t>
            </w:r>
            <w:proofErr w:type="spellEnd"/>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1AE22976" w14:textId="77777777" w:rsidR="002D7C8C" w:rsidRPr="00281338" w:rsidRDefault="007A5047" w:rsidP="00AD2CAB">
            <w:pPr>
              <w:spacing w:line="220" w:lineRule="exact"/>
              <w:rPr>
                <w:sz w:val="18"/>
              </w:rPr>
            </w:pPr>
            <w:r w:rsidRPr="007A5047">
              <w:rPr>
                <w:sz w:val="18"/>
              </w:rPr>
              <w:t xml:space="preserve">Directeur des </w:t>
            </w:r>
            <w:proofErr w:type="spellStart"/>
            <w:r w:rsidRPr="007A5047">
              <w:rPr>
                <w:sz w:val="18"/>
              </w:rPr>
              <w:t>Systèmes</w:t>
            </w:r>
            <w:proofErr w:type="spellEnd"/>
            <w:r w:rsidRPr="007A5047">
              <w:rPr>
                <w:sz w:val="18"/>
              </w:rPr>
              <w:t xml:space="preserve"> </w:t>
            </w:r>
            <w:proofErr w:type="spellStart"/>
            <w:r w:rsidRPr="007A5047">
              <w:rPr>
                <w:sz w:val="18"/>
              </w:rPr>
              <w:t>d'Information</w:t>
            </w:r>
            <w:proofErr w:type="spellEnd"/>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715D4E15"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3898101" w14:textId="77777777" w:rsidR="002D7C8C" w:rsidRPr="00281338" w:rsidRDefault="002D7C8C" w:rsidP="00AD2CAB">
            <w:pPr>
              <w:spacing w:line="220" w:lineRule="exact"/>
              <w:rPr>
                <w:sz w:val="18"/>
              </w:rPr>
            </w:pPr>
          </w:p>
        </w:tc>
      </w:tr>
      <w:tr w:rsidR="002D7C8C" w:rsidRPr="00281338" w14:paraId="21291369"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3189292"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60BBACE6"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1AE4E6CD"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5A76F886" w14:textId="77777777" w:rsidR="002D7C8C" w:rsidRPr="00281338" w:rsidRDefault="002D7C8C" w:rsidP="00AD2CAB">
            <w:pPr>
              <w:spacing w:line="220" w:lineRule="exact"/>
              <w:rPr>
                <w:sz w:val="18"/>
              </w:rPr>
            </w:pPr>
          </w:p>
        </w:tc>
      </w:tr>
      <w:tr w:rsidR="002D7C8C" w:rsidRPr="00281338" w14:paraId="093B9E0C"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3FDA57BF"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3665017F"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BF72712"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33A2D7C0" w14:textId="77777777" w:rsidR="002D7C8C" w:rsidRPr="00281338" w:rsidRDefault="002D7C8C" w:rsidP="00AD2CAB">
            <w:pPr>
              <w:spacing w:line="220" w:lineRule="exact"/>
              <w:rPr>
                <w:sz w:val="18"/>
              </w:rPr>
            </w:pPr>
          </w:p>
        </w:tc>
      </w:tr>
    </w:tbl>
    <w:p w14:paraId="4F2AD5CD" w14:textId="77777777"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14:paraId="7A5EDE39" w14:textId="375494D2" w:rsidR="005D0454"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499654965" w:history="1">
            <w:r w:rsidR="005D0454" w:rsidRPr="0014693F">
              <w:rPr>
                <w:rStyle w:val="Lienhypertexte"/>
                <w:noProof/>
              </w:rPr>
              <w:t>1</w:t>
            </w:r>
            <w:r w:rsidR="005D0454">
              <w:rPr>
                <w:rFonts w:asciiTheme="minorHAnsi" w:eastAsiaTheme="minorEastAsia" w:hAnsiTheme="minorHAnsi" w:cstheme="minorBidi"/>
                <w:b w:val="0"/>
                <w:caps w:val="0"/>
                <w:noProof/>
                <w:sz w:val="22"/>
                <w:szCs w:val="22"/>
                <w:lang w:val="fr-FR" w:eastAsia="fr-FR"/>
              </w:rPr>
              <w:tab/>
            </w:r>
            <w:r w:rsidR="005D0454" w:rsidRPr="0014693F">
              <w:rPr>
                <w:rStyle w:val="Lienhypertexte"/>
                <w:noProof/>
              </w:rPr>
              <w:t>Section 1 DOCUMENT SCOPE</w:t>
            </w:r>
            <w:r w:rsidR="005D0454">
              <w:rPr>
                <w:noProof/>
                <w:webHidden/>
              </w:rPr>
              <w:tab/>
            </w:r>
            <w:r w:rsidR="005D0454">
              <w:rPr>
                <w:noProof/>
                <w:webHidden/>
              </w:rPr>
              <w:fldChar w:fldCharType="begin"/>
            </w:r>
            <w:r w:rsidR="005D0454">
              <w:rPr>
                <w:noProof/>
                <w:webHidden/>
              </w:rPr>
              <w:instrText xml:space="preserve"> PAGEREF _Toc499654965 \h </w:instrText>
            </w:r>
            <w:r w:rsidR="005D0454">
              <w:rPr>
                <w:noProof/>
                <w:webHidden/>
              </w:rPr>
            </w:r>
            <w:r w:rsidR="005D0454">
              <w:rPr>
                <w:noProof/>
                <w:webHidden/>
              </w:rPr>
              <w:fldChar w:fldCharType="separate"/>
            </w:r>
            <w:r w:rsidR="005D0454">
              <w:rPr>
                <w:noProof/>
                <w:webHidden/>
              </w:rPr>
              <w:t>6</w:t>
            </w:r>
            <w:r w:rsidR="005D0454">
              <w:rPr>
                <w:noProof/>
                <w:webHidden/>
              </w:rPr>
              <w:fldChar w:fldCharType="end"/>
            </w:r>
          </w:hyperlink>
        </w:p>
        <w:p w14:paraId="24803A94" w14:textId="4A95B73D"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4966" w:history="1">
            <w:r w:rsidRPr="0014693F">
              <w:rPr>
                <w:rStyle w:val="Lienhypertexte"/>
                <w:noProof/>
              </w:rPr>
              <w:t>1.1</w:t>
            </w:r>
            <w:r>
              <w:rPr>
                <w:rFonts w:asciiTheme="minorHAnsi" w:eastAsiaTheme="minorEastAsia" w:hAnsiTheme="minorHAnsi" w:cstheme="minorBidi"/>
                <w:noProof/>
                <w:sz w:val="22"/>
                <w:szCs w:val="22"/>
                <w:lang w:val="fr-FR" w:eastAsia="fr-FR"/>
              </w:rPr>
              <w:tab/>
            </w:r>
            <w:r w:rsidRPr="0014693F">
              <w:rPr>
                <w:rStyle w:val="Lienhypertexte"/>
                <w:noProof/>
              </w:rPr>
              <w:t>Context</w:t>
            </w:r>
            <w:r>
              <w:rPr>
                <w:noProof/>
                <w:webHidden/>
              </w:rPr>
              <w:tab/>
            </w:r>
            <w:r>
              <w:rPr>
                <w:noProof/>
                <w:webHidden/>
              </w:rPr>
              <w:fldChar w:fldCharType="begin"/>
            </w:r>
            <w:r>
              <w:rPr>
                <w:noProof/>
                <w:webHidden/>
              </w:rPr>
              <w:instrText xml:space="preserve"> PAGEREF _Toc499654966 \h </w:instrText>
            </w:r>
            <w:r>
              <w:rPr>
                <w:noProof/>
                <w:webHidden/>
              </w:rPr>
            </w:r>
            <w:r>
              <w:rPr>
                <w:noProof/>
                <w:webHidden/>
              </w:rPr>
              <w:fldChar w:fldCharType="separate"/>
            </w:r>
            <w:r>
              <w:rPr>
                <w:noProof/>
                <w:webHidden/>
              </w:rPr>
              <w:t>6</w:t>
            </w:r>
            <w:r>
              <w:rPr>
                <w:noProof/>
                <w:webHidden/>
              </w:rPr>
              <w:fldChar w:fldCharType="end"/>
            </w:r>
          </w:hyperlink>
        </w:p>
        <w:p w14:paraId="6653FBA2" w14:textId="16DE9A44"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4967" w:history="1">
            <w:r w:rsidRPr="0014693F">
              <w:rPr>
                <w:rStyle w:val="Lienhypertexte"/>
                <w:noProof/>
              </w:rPr>
              <w:t>1.2</w:t>
            </w:r>
            <w:r>
              <w:rPr>
                <w:rFonts w:asciiTheme="minorHAnsi" w:eastAsiaTheme="minorEastAsia" w:hAnsiTheme="minorHAnsi" w:cstheme="minorBidi"/>
                <w:noProof/>
                <w:sz w:val="22"/>
                <w:szCs w:val="22"/>
                <w:lang w:val="fr-FR" w:eastAsia="fr-FR"/>
              </w:rPr>
              <w:tab/>
            </w:r>
            <w:r w:rsidRPr="0014693F">
              <w:rPr>
                <w:rStyle w:val="Lienhypertexte"/>
                <w:noProof/>
              </w:rPr>
              <w:t>Glossary</w:t>
            </w:r>
            <w:r>
              <w:rPr>
                <w:noProof/>
                <w:webHidden/>
              </w:rPr>
              <w:tab/>
            </w:r>
            <w:r>
              <w:rPr>
                <w:noProof/>
                <w:webHidden/>
              </w:rPr>
              <w:fldChar w:fldCharType="begin"/>
            </w:r>
            <w:r>
              <w:rPr>
                <w:noProof/>
                <w:webHidden/>
              </w:rPr>
              <w:instrText xml:space="preserve"> PAGEREF _Toc499654967 \h </w:instrText>
            </w:r>
            <w:r>
              <w:rPr>
                <w:noProof/>
                <w:webHidden/>
              </w:rPr>
            </w:r>
            <w:r>
              <w:rPr>
                <w:noProof/>
                <w:webHidden/>
              </w:rPr>
              <w:fldChar w:fldCharType="separate"/>
            </w:r>
            <w:r>
              <w:rPr>
                <w:noProof/>
                <w:webHidden/>
              </w:rPr>
              <w:t>8</w:t>
            </w:r>
            <w:r>
              <w:rPr>
                <w:noProof/>
                <w:webHidden/>
              </w:rPr>
              <w:fldChar w:fldCharType="end"/>
            </w:r>
          </w:hyperlink>
        </w:p>
        <w:p w14:paraId="3EE954B6" w14:textId="77836824" w:rsidR="005D0454" w:rsidRDefault="005D0454">
          <w:pPr>
            <w:pStyle w:val="TM1"/>
            <w:tabs>
              <w:tab w:val="left" w:pos="660"/>
            </w:tabs>
            <w:rPr>
              <w:rFonts w:asciiTheme="minorHAnsi" w:eastAsiaTheme="minorEastAsia" w:hAnsiTheme="minorHAnsi" w:cstheme="minorBidi"/>
              <w:b w:val="0"/>
              <w:caps w:val="0"/>
              <w:noProof/>
              <w:sz w:val="22"/>
              <w:szCs w:val="22"/>
              <w:lang w:val="fr-FR" w:eastAsia="fr-FR"/>
            </w:rPr>
          </w:pPr>
          <w:hyperlink w:anchor="_Toc499654968" w:history="1">
            <w:r w:rsidRPr="0014693F">
              <w:rPr>
                <w:rStyle w:val="Lienhypertexte"/>
                <w:noProof/>
                <w:lang w:val="en-GB"/>
              </w:rPr>
              <w:t>2</w:t>
            </w:r>
            <w:r>
              <w:rPr>
                <w:rFonts w:asciiTheme="minorHAnsi" w:eastAsiaTheme="minorEastAsia" w:hAnsiTheme="minorHAnsi" w:cstheme="minorBidi"/>
                <w:b w:val="0"/>
                <w:caps w:val="0"/>
                <w:noProof/>
                <w:sz w:val="22"/>
                <w:szCs w:val="22"/>
                <w:lang w:val="fr-FR" w:eastAsia="fr-FR"/>
              </w:rPr>
              <w:tab/>
            </w:r>
            <w:r w:rsidRPr="0014693F">
              <w:rPr>
                <w:rStyle w:val="Lienhypertexte"/>
                <w:noProof/>
              </w:rPr>
              <w:t>Section 2 OVERALL TECHNICAL ARCHITECTURE</w:t>
            </w:r>
            <w:r>
              <w:rPr>
                <w:noProof/>
                <w:webHidden/>
              </w:rPr>
              <w:tab/>
            </w:r>
            <w:r>
              <w:rPr>
                <w:noProof/>
                <w:webHidden/>
              </w:rPr>
              <w:fldChar w:fldCharType="begin"/>
            </w:r>
            <w:r>
              <w:rPr>
                <w:noProof/>
                <w:webHidden/>
              </w:rPr>
              <w:instrText xml:space="preserve"> PAGEREF _Toc499654968 \h </w:instrText>
            </w:r>
            <w:r>
              <w:rPr>
                <w:noProof/>
                <w:webHidden/>
              </w:rPr>
            </w:r>
            <w:r>
              <w:rPr>
                <w:noProof/>
                <w:webHidden/>
              </w:rPr>
              <w:fldChar w:fldCharType="separate"/>
            </w:r>
            <w:r>
              <w:rPr>
                <w:noProof/>
                <w:webHidden/>
              </w:rPr>
              <w:t>9</w:t>
            </w:r>
            <w:r>
              <w:rPr>
                <w:noProof/>
                <w:webHidden/>
              </w:rPr>
              <w:fldChar w:fldCharType="end"/>
            </w:r>
          </w:hyperlink>
        </w:p>
        <w:p w14:paraId="1863A24F" w14:textId="4EF2E371" w:rsidR="005D0454" w:rsidRDefault="005D0454">
          <w:pPr>
            <w:pStyle w:val="TM2"/>
            <w:tabs>
              <w:tab w:val="right" w:leader="dot" w:pos="9530"/>
            </w:tabs>
            <w:rPr>
              <w:rFonts w:asciiTheme="minorHAnsi" w:eastAsiaTheme="minorEastAsia" w:hAnsiTheme="minorHAnsi" w:cstheme="minorBidi"/>
              <w:noProof/>
              <w:sz w:val="22"/>
              <w:szCs w:val="22"/>
              <w:lang w:val="fr-FR" w:eastAsia="fr-FR"/>
            </w:rPr>
          </w:pPr>
          <w:hyperlink w:anchor="_Toc499654969" w:history="1">
            <w:r w:rsidRPr="0014693F">
              <w:rPr>
                <w:rStyle w:val="Lienhypertexte"/>
                <w:noProof/>
              </w:rPr>
              <w:t>2.1 System Architecture Context Diagram</w:t>
            </w:r>
            <w:r>
              <w:rPr>
                <w:noProof/>
                <w:webHidden/>
              </w:rPr>
              <w:tab/>
            </w:r>
            <w:r>
              <w:rPr>
                <w:noProof/>
                <w:webHidden/>
              </w:rPr>
              <w:fldChar w:fldCharType="begin"/>
            </w:r>
            <w:r>
              <w:rPr>
                <w:noProof/>
                <w:webHidden/>
              </w:rPr>
              <w:instrText xml:space="preserve"> PAGEREF _Toc499654969 \h </w:instrText>
            </w:r>
            <w:r>
              <w:rPr>
                <w:noProof/>
                <w:webHidden/>
              </w:rPr>
            </w:r>
            <w:r>
              <w:rPr>
                <w:noProof/>
                <w:webHidden/>
              </w:rPr>
              <w:fldChar w:fldCharType="separate"/>
            </w:r>
            <w:r>
              <w:rPr>
                <w:noProof/>
                <w:webHidden/>
              </w:rPr>
              <w:t>9</w:t>
            </w:r>
            <w:r>
              <w:rPr>
                <w:noProof/>
                <w:webHidden/>
              </w:rPr>
              <w:fldChar w:fldCharType="end"/>
            </w:r>
          </w:hyperlink>
        </w:p>
        <w:p w14:paraId="41568285" w14:textId="20F0B648"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4970" w:history="1">
            <w:r w:rsidRPr="0014693F">
              <w:rPr>
                <w:rStyle w:val="Lienhypertexte"/>
                <w:noProof/>
              </w:rPr>
              <w:t>2.2</w:t>
            </w:r>
            <w:r>
              <w:rPr>
                <w:rFonts w:asciiTheme="minorHAnsi" w:eastAsiaTheme="minorEastAsia" w:hAnsiTheme="minorHAnsi" w:cstheme="minorBidi"/>
                <w:noProof/>
                <w:sz w:val="22"/>
                <w:szCs w:val="22"/>
                <w:lang w:val="fr-FR" w:eastAsia="fr-FR"/>
              </w:rPr>
              <w:tab/>
            </w:r>
            <w:r w:rsidRPr="0014693F">
              <w:rPr>
                <w:rStyle w:val="Lienhypertexte"/>
                <w:noProof/>
              </w:rPr>
              <w:t>System Architecture Model</w:t>
            </w:r>
            <w:r>
              <w:rPr>
                <w:noProof/>
                <w:webHidden/>
              </w:rPr>
              <w:tab/>
            </w:r>
            <w:r>
              <w:rPr>
                <w:noProof/>
                <w:webHidden/>
              </w:rPr>
              <w:fldChar w:fldCharType="begin"/>
            </w:r>
            <w:r>
              <w:rPr>
                <w:noProof/>
                <w:webHidden/>
              </w:rPr>
              <w:instrText xml:space="preserve"> PAGEREF _Toc499654970 \h </w:instrText>
            </w:r>
            <w:r>
              <w:rPr>
                <w:noProof/>
                <w:webHidden/>
              </w:rPr>
            </w:r>
            <w:r>
              <w:rPr>
                <w:noProof/>
                <w:webHidden/>
              </w:rPr>
              <w:fldChar w:fldCharType="separate"/>
            </w:r>
            <w:r>
              <w:rPr>
                <w:noProof/>
                <w:webHidden/>
              </w:rPr>
              <w:t>13</w:t>
            </w:r>
            <w:r>
              <w:rPr>
                <w:noProof/>
                <w:webHidden/>
              </w:rPr>
              <w:fldChar w:fldCharType="end"/>
            </w:r>
          </w:hyperlink>
        </w:p>
        <w:p w14:paraId="2EDA0FA5" w14:textId="13360E53" w:rsidR="005D0454" w:rsidRDefault="005D0454">
          <w:pPr>
            <w:pStyle w:val="TM3"/>
            <w:tabs>
              <w:tab w:val="right" w:leader="dot" w:pos="9530"/>
            </w:tabs>
            <w:rPr>
              <w:rFonts w:asciiTheme="minorHAnsi" w:eastAsiaTheme="minorEastAsia" w:hAnsiTheme="minorHAnsi" w:cstheme="minorBidi"/>
              <w:noProof/>
              <w:sz w:val="22"/>
              <w:szCs w:val="22"/>
              <w:lang w:val="fr-FR" w:eastAsia="fr-FR"/>
            </w:rPr>
          </w:pPr>
          <w:hyperlink w:anchor="_Toc499654971" w:history="1">
            <w:r w:rsidRPr="0014693F">
              <w:rPr>
                <w:rStyle w:val="Lienhypertexte"/>
                <w:noProof/>
              </w:rPr>
              <w:t>2.2.1 Overall Architectural Considerations</w:t>
            </w:r>
            <w:r>
              <w:rPr>
                <w:noProof/>
                <w:webHidden/>
              </w:rPr>
              <w:tab/>
            </w:r>
            <w:r>
              <w:rPr>
                <w:noProof/>
                <w:webHidden/>
              </w:rPr>
              <w:fldChar w:fldCharType="begin"/>
            </w:r>
            <w:r>
              <w:rPr>
                <w:noProof/>
                <w:webHidden/>
              </w:rPr>
              <w:instrText xml:space="preserve"> PAGEREF _Toc499654971 \h </w:instrText>
            </w:r>
            <w:r>
              <w:rPr>
                <w:noProof/>
                <w:webHidden/>
              </w:rPr>
            </w:r>
            <w:r>
              <w:rPr>
                <w:noProof/>
                <w:webHidden/>
              </w:rPr>
              <w:fldChar w:fldCharType="separate"/>
            </w:r>
            <w:r>
              <w:rPr>
                <w:noProof/>
                <w:webHidden/>
              </w:rPr>
              <w:t>14</w:t>
            </w:r>
            <w:r>
              <w:rPr>
                <w:noProof/>
                <w:webHidden/>
              </w:rPr>
              <w:fldChar w:fldCharType="end"/>
            </w:r>
          </w:hyperlink>
        </w:p>
        <w:p w14:paraId="7E96F2EC" w14:textId="041C6731"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4976" w:history="1">
            <w:r w:rsidRPr="0014693F">
              <w:rPr>
                <w:rStyle w:val="Lienhypertexte"/>
                <w:noProof/>
              </w:rPr>
              <w:t>2.3</w:t>
            </w:r>
            <w:r>
              <w:rPr>
                <w:rFonts w:asciiTheme="minorHAnsi" w:eastAsiaTheme="minorEastAsia" w:hAnsiTheme="minorHAnsi" w:cstheme="minorBidi"/>
                <w:noProof/>
                <w:sz w:val="22"/>
                <w:szCs w:val="22"/>
                <w:lang w:val="fr-FR" w:eastAsia="fr-FR"/>
              </w:rPr>
              <w:tab/>
            </w:r>
            <w:r w:rsidRPr="0014693F">
              <w:rPr>
                <w:rStyle w:val="Lienhypertexte"/>
                <w:noProof/>
              </w:rPr>
              <w:t>System Architecture Component Definitions</w:t>
            </w:r>
            <w:r>
              <w:rPr>
                <w:noProof/>
                <w:webHidden/>
              </w:rPr>
              <w:tab/>
            </w:r>
            <w:r>
              <w:rPr>
                <w:noProof/>
                <w:webHidden/>
              </w:rPr>
              <w:fldChar w:fldCharType="begin"/>
            </w:r>
            <w:r>
              <w:rPr>
                <w:noProof/>
                <w:webHidden/>
              </w:rPr>
              <w:instrText xml:space="preserve"> PAGEREF _Toc499654976 \h </w:instrText>
            </w:r>
            <w:r>
              <w:rPr>
                <w:noProof/>
                <w:webHidden/>
              </w:rPr>
            </w:r>
            <w:r>
              <w:rPr>
                <w:noProof/>
                <w:webHidden/>
              </w:rPr>
              <w:fldChar w:fldCharType="separate"/>
            </w:r>
            <w:r>
              <w:rPr>
                <w:noProof/>
                <w:webHidden/>
              </w:rPr>
              <w:t>17</w:t>
            </w:r>
            <w:r>
              <w:rPr>
                <w:noProof/>
                <w:webHidden/>
              </w:rPr>
              <w:fldChar w:fldCharType="end"/>
            </w:r>
          </w:hyperlink>
        </w:p>
        <w:p w14:paraId="7FF23A99" w14:textId="587263B9"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4977" w:history="1">
            <w:r w:rsidRPr="0014693F">
              <w:rPr>
                <w:rStyle w:val="Lienhypertexte"/>
                <w:noProof/>
              </w:rPr>
              <w:t>2.3.1</w:t>
            </w:r>
            <w:r>
              <w:rPr>
                <w:rFonts w:asciiTheme="minorHAnsi" w:eastAsiaTheme="minorEastAsia" w:hAnsiTheme="minorHAnsi" w:cstheme="minorBidi"/>
                <w:noProof/>
                <w:sz w:val="22"/>
                <w:szCs w:val="22"/>
                <w:lang w:val="fr-FR" w:eastAsia="fr-FR"/>
              </w:rPr>
              <w:tab/>
            </w:r>
            <w:r w:rsidRPr="0014693F">
              <w:rPr>
                <w:rStyle w:val="Lienhypertexte"/>
                <w:noProof/>
              </w:rPr>
              <w:t>Docker Images Management Components</w:t>
            </w:r>
            <w:r>
              <w:rPr>
                <w:noProof/>
                <w:webHidden/>
              </w:rPr>
              <w:tab/>
            </w:r>
            <w:r>
              <w:rPr>
                <w:noProof/>
                <w:webHidden/>
              </w:rPr>
              <w:fldChar w:fldCharType="begin"/>
            </w:r>
            <w:r>
              <w:rPr>
                <w:noProof/>
                <w:webHidden/>
              </w:rPr>
              <w:instrText xml:space="preserve"> PAGEREF _Toc499654977 \h </w:instrText>
            </w:r>
            <w:r>
              <w:rPr>
                <w:noProof/>
                <w:webHidden/>
              </w:rPr>
            </w:r>
            <w:r>
              <w:rPr>
                <w:noProof/>
                <w:webHidden/>
              </w:rPr>
              <w:fldChar w:fldCharType="separate"/>
            </w:r>
            <w:r>
              <w:rPr>
                <w:noProof/>
                <w:webHidden/>
              </w:rPr>
              <w:t>17</w:t>
            </w:r>
            <w:r>
              <w:rPr>
                <w:noProof/>
                <w:webHidden/>
              </w:rPr>
              <w:fldChar w:fldCharType="end"/>
            </w:r>
          </w:hyperlink>
        </w:p>
        <w:p w14:paraId="0ABEEAF5" w14:textId="5AED6E49"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4978" w:history="1">
            <w:r w:rsidRPr="0014693F">
              <w:rPr>
                <w:rStyle w:val="Lienhypertexte"/>
                <w:noProof/>
              </w:rPr>
              <w:t>2.3.2</w:t>
            </w:r>
            <w:r>
              <w:rPr>
                <w:rFonts w:asciiTheme="minorHAnsi" w:eastAsiaTheme="minorEastAsia" w:hAnsiTheme="minorHAnsi" w:cstheme="minorBidi"/>
                <w:noProof/>
                <w:sz w:val="22"/>
                <w:szCs w:val="22"/>
                <w:lang w:val="fr-FR" w:eastAsia="fr-FR"/>
              </w:rPr>
              <w:tab/>
            </w:r>
            <w:r w:rsidRPr="0014693F">
              <w:rPr>
                <w:rStyle w:val="Lienhypertexte"/>
                <w:noProof/>
              </w:rPr>
              <w:t>Docker Swarm Management Component</w:t>
            </w:r>
            <w:r>
              <w:rPr>
                <w:noProof/>
                <w:webHidden/>
              </w:rPr>
              <w:tab/>
            </w:r>
            <w:r>
              <w:rPr>
                <w:noProof/>
                <w:webHidden/>
              </w:rPr>
              <w:fldChar w:fldCharType="begin"/>
            </w:r>
            <w:r>
              <w:rPr>
                <w:noProof/>
                <w:webHidden/>
              </w:rPr>
              <w:instrText xml:space="preserve"> PAGEREF _Toc499654978 \h </w:instrText>
            </w:r>
            <w:r>
              <w:rPr>
                <w:noProof/>
                <w:webHidden/>
              </w:rPr>
            </w:r>
            <w:r>
              <w:rPr>
                <w:noProof/>
                <w:webHidden/>
              </w:rPr>
              <w:fldChar w:fldCharType="separate"/>
            </w:r>
            <w:r>
              <w:rPr>
                <w:noProof/>
                <w:webHidden/>
              </w:rPr>
              <w:t>18</w:t>
            </w:r>
            <w:r>
              <w:rPr>
                <w:noProof/>
                <w:webHidden/>
              </w:rPr>
              <w:fldChar w:fldCharType="end"/>
            </w:r>
          </w:hyperlink>
        </w:p>
        <w:p w14:paraId="594877B8" w14:textId="7D9ACB7C"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4979" w:history="1">
            <w:r w:rsidRPr="0014693F">
              <w:rPr>
                <w:rStyle w:val="Lienhypertexte"/>
                <w:noProof/>
              </w:rPr>
              <w:t>2.3.3</w:t>
            </w:r>
            <w:r>
              <w:rPr>
                <w:rFonts w:asciiTheme="minorHAnsi" w:eastAsiaTheme="minorEastAsia" w:hAnsiTheme="minorHAnsi" w:cstheme="minorBidi"/>
                <w:noProof/>
                <w:sz w:val="22"/>
                <w:szCs w:val="22"/>
                <w:lang w:val="fr-FR" w:eastAsia="fr-FR"/>
              </w:rPr>
              <w:tab/>
            </w:r>
            <w:r w:rsidRPr="0014693F">
              <w:rPr>
                <w:rStyle w:val="Lienhypertexte"/>
                <w:noProof/>
              </w:rPr>
              <w:t>Security Component IDM GE</w:t>
            </w:r>
            <w:r>
              <w:rPr>
                <w:noProof/>
                <w:webHidden/>
              </w:rPr>
              <w:tab/>
            </w:r>
            <w:r>
              <w:rPr>
                <w:noProof/>
                <w:webHidden/>
              </w:rPr>
              <w:fldChar w:fldCharType="begin"/>
            </w:r>
            <w:r>
              <w:rPr>
                <w:noProof/>
                <w:webHidden/>
              </w:rPr>
              <w:instrText xml:space="preserve"> PAGEREF _Toc499654979 \h </w:instrText>
            </w:r>
            <w:r>
              <w:rPr>
                <w:noProof/>
                <w:webHidden/>
              </w:rPr>
            </w:r>
            <w:r>
              <w:rPr>
                <w:noProof/>
                <w:webHidden/>
              </w:rPr>
              <w:fldChar w:fldCharType="separate"/>
            </w:r>
            <w:r>
              <w:rPr>
                <w:noProof/>
                <w:webHidden/>
              </w:rPr>
              <w:t>18</w:t>
            </w:r>
            <w:r>
              <w:rPr>
                <w:noProof/>
                <w:webHidden/>
              </w:rPr>
              <w:fldChar w:fldCharType="end"/>
            </w:r>
          </w:hyperlink>
        </w:p>
        <w:p w14:paraId="4C25A8F5" w14:textId="33FC5017"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4980" w:history="1">
            <w:r w:rsidRPr="0014693F">
              <w:rPr>
                <w:rStyle w:val="Lienhypertexte"/>
                <w:noProof/>
              </w:rPr>
              <w:t>2.3.4</w:t>
            </w:r>
            <w:r>
              <w:rPr>
                <w:rFonts w:asciiTheme="minorHAnsi" w:eastAsiaTheme="minorEastAsia" w:hAnsiTheme="minorHAnsi" w:cstheme="minorBidi"/>
                <w:noProof/>
                <w:sz w:val="22"/>
                <w:szCs w:val="22"/>
                <w:lang w:val="fr-FR" w:eastAsia="fr-FR"/>
              </w:rPr>
              <w:tab/>
            </w:r>
            <w:r w:rsidRPr="0014693F">
              <w:rPr>
                <w:rStyle w:val="Lienhypertexte"/>
                <w:noProof/>
              </w:rPr>
              <w:t>Orion Context Broker Component</w:t>
            </w:r>
            <w:r>
              <w:rPr>
                <w:noProof/>
                <w:webHidden/>
              </w:rPr>
              <w:tab/>
            </w:r>
            <w:r>
              <w:rPr>
                <w:noProof/>
                <w:webHidden/>
              </w:rPr>
              <w:fldChar w:fldCharType="begin"/>
            </w:r>
            <w:r>
              <w:rPr>
                <w:noProof/>
                <w:webHidden/>
              </w:rPr>
              <w:instrText xml:space="preserve"> PAGEREF _Toc499654980 \h </w:instrText>
            </w:r>
            <w:r>
              <w:rPr>
                <w:noProof/>
                <w:webHidden/>
              </w:rPr>
            </w:r>
            <w:r>
              <w:rPr>
                <w:noProof/>
                <w:webHidden/>
              </w:rPr>
              <w:fldChar w:fldCharType="separate"/>
            </w:r>
            <w:r>
              <w:rPr>
                <w:noProof/>
                <w:webHidden/>
              </w:rPr>
              <w:t>19</w:t>
            </w:r>
            <w:r>
              <w:rPr>
                <w:noProof/>
                <w:webHidden/>
              </w:rPr>
              <w:fldChar w:fldCharType="end"/>
            </w:r>
          </w:hyperlink>
        </w:p>
        <w:p w14:paraId="5BCF940C" w14:textId="110436E3"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4981" w:history="1">
            <w:r w:rsidRPr="0014693F">
              <w:rPr>
                <w:rStyle w:val="Lienhypertexte"/>
                <w:noProof/>
              </w:rPr>
              <w:t>2.3.5</w:t>
            </w:r>
            <w:r>
              <w:rPr>
                <w:rFonts w:asciiTheme="minorHAnsi" w:eastAsiaTheme="minorEastAsia" w:hAnsiTheme="minorHAnsi" w:cstheme="minorBidi"/>
                <w:noProof/>
                <w:sz w:val="22"/>
                <w:szCs w:val="22"/>
                <w:lang w:val="fr-FR" w:eastAsia="fr-FR"/>
              </w:rPr>
              <w:tab/>
            </w:r>
            <w:r w:rsidRPr="0014693F">
              <w:rPr>
                <w:rStyle w:val="Lienhypertexte"/>
                <w:noProof/>
              </w:rPr>
              <w:t>MongoDB Cluster Component</w:t>
            </w:r>
            <w:r>
              <w:rPr>
                <w:noProof/>
                <w:webHidden/>
              </w:rPr>
              <w:tab/>
            </w:r>
            <w:r>
              <w:rPr>
                <w:noProof/>
                <w:webHidden/>
              </w:rPr>
              <w:fldChar w:fldCharType="begin"/>
            </w:r>
            <w:r>
              <w:rPr>
                <w:noProof/>
                <w:webHidden/>
              </w:rPr>
              <w:instrText xml:space="preserve"> PAGEREF _Toc499654981 \h </w:instrText>
            </w:r>
            <w:r>
              <w:rPr>
                <w:noProof/>
                <w:webHidden/>
              </w:rPr>
            </w:r>
            <w:r>
              <w:rPr>
                <w:noProof/>
                <w:webHidden/>
              </w:rPr>
              <w:fldChar w:fldCharType="separate"/>
            </w:r>
            <w:r>
              <w:rPr>
                <w:noProof/>
                <w:webHidden/>
              </w:rPr>
              <w:t>19</w:t>
            </w:r>
            <w:r>
              <w:rPr>
                <w:noProof/>
                <w:webHidden/>
              </w:rPr>
              <w:fldChar w:fldCharType="end"/>
            </w:r>
          </w:hyperlink>
        </w:p>
        <w:p w14:paraId="456F706B" w14:textId="64B178A9"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4982" w:history="1">
            <w:r w:rsidRPr="0014693F">
              <w:rPr>
                <w:rStyle w:val="Lienhypertexte"/>
                <w:noProof/>
              </w:rPr>
              <w:t>2.3.6</w:t>
            </w:r>
            <w:r>
              <w:rPr>
                <w:rFonts w:asciiTheme="minorHAnsi" w:eastAsiaTheme="minorEastAsia" w:hAnsiTheme="minorHAnsi" w:cstheme="minorBidi"/>
                <w:noProof/>
                <w:sz w:val="22"/>
                <w:szCs w:val="22"/>
                <w:lang w:val="fr-FR" w:eastAsia="fr-FR"/>
              </w:rPr>
              <w:tab/>
            </w:r>
            <w:r w:rsidRPr="0014693F">
              <w:rPr>
                <w:rStyle w:val="Lienhypertexte"/>
                <w:noProof/>
              </w:rPr>
              <w:t>Citus/PostgreSQL Cluster Component</w:t>
            </w:r>
            <w:r>
              <w:rPr>
                <w:noProof/>
                <w:webHidden/>
              </w:rPr>
              <w:tab/>
            </w:r>
            <w:r>
              <w:rPr>
                <w:noProof/>
                <w:webHidden/>
              </w:rPr>
              <w:fldChar w:fldCharType="begin"/>
            </w:r>
            <w:r>
              <w:rPr>
                <w:noProof/>
                <w:webHidden/>
              </w:rPr>
              <w:instrText xml:space="preserve"> PAGEREF _Toc499654982 \h </w:instrText>
            </w:r>
            <w:r>
              <w:rPr>
                <w:noProof/>
                <w:webHidden/>
              </w:rPr>
            </w:r>
            <w:r>
              <w:rPr>
                <w:noProof/>
                <w:webHidden/>
              </w:rPr>
              <w:fldChar w:fldCharType="separate"/>
            </w:r>
            <w:r>
              <w:rPr>
                <w:noProof/>
                <w:webHidden/>
              </w:rPr>
              <w:t>20</w:t>
            </w:r>
            <w:r>
              <w:rPr>
                <w:noProof/>
                <w:webHidden/>
              </w:rPr>
              <w:fldChar w:fldCharType="end"/>
            </w:r>
          </w:hyperlink>
        </w:p>
        <w:p w14:paraId="5F388D77" w14:textId="0D10A30B"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4983" w:history="1">
            <w:r w:rsidRPr="0014693F">
              <w:rPr>
                <w:rStyle w:val="Lienhypertexte"/>
                <w:noProof/>
              </w:rPr>
              <w:t>2.3.7</w:t>
            </w:r>
            <w:r>
              <w:rPr>
                <w:rFonts w:asciiTheme="minorHAnsi" w:eastAsiaTheme="minorEastAsia" w:hAnsiTheme="minorHAnsi" w:cstheme="minorBidi"/>
                <w:noProof/>
                <w:sz w:val="22"/>
                <w:szCs w:val="22"/>
                <w:lang w:val="fr-FR" w:eastAsia="fr-FR"/>
              </w:rPr>
              <w:tab/>
            </w:r>
            <w:r w:rsidRPr="0014693F">
              <w:rPr>
                <w:rStyle w:val="Lienhypertexte"/>
                <w:noProof/>
              </w:rPr>
              <w:t>Galera/MySQL Cluster Component</w:t>
            </w:r>
            <w:r>
              <w:rPr>
                <w:noProof/>
                <w:webHidden/>
              </w:rPr>
              <w:tab/>
            </w:r>
            <w:r>
              <w:rPr>
                <w:noProof/>
                <w:webHidden/>
              </w:rPr>
              <w:fldChar w:fldCharType="begin"/>
            </w:r>
            <w:r>
              <w:rPr>
                <w:noProof/>
                <w:webHidden/>
              </w:rPr>
              <w:instrText xml:space="preserve"> PAGEREF _Toc499654983 \h </w:instrText>
            </w:r>
            <w:r>
              <w:rPr>
                <w:noProof/>
                <w:webHidden/>
              </w:rPr>
            </w:r>
            <w:r>
              <w:rPr>
                <w:noProof/>
                <w:webHidden/>
              </w:rPr>
              <w:fldChar w:fldCharType="separate"/>
            </w:r>
            <w:r>
              <w:rPr>
                <w:noProof/>
                <w:webHidden/>
              </w:rPr>
              <w:t>20</w:t>
            </w:r>
            <w:r>
              <w:rPr>
                <w:noProof/>
                <w:webHidden/>
              </w:rPr>
              <w:fldChar w:fldCharType="end"/>
            </w:r>
          </w:hyperlink>
        </w:p>
        <w:p w14:paraId="1797EAD8" w14:textId="78ABB426"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4984" w:history="1">
            <w:r w:rsidRPr="0014693F">
              <w:rPr>
                <w:rStyle w:val="Lienhypertexte"/>
                <w:noProof/>
              </w:rPr>
              <w:t>2.3.8</w:t>
            </w:r>
            <w:r>
              <w:rPr>
                <w:rFonts w:asciiTheme="minorHAnsi" w:eastAsiaTheme="minorEastAsia" w:hAnsiTheme="minorHAnsi" w:cstheme="minorBidi"/>
                <w:noProof/>
                <w:sz w:val="22"/>
                <w:szCs w:val="22"/>
                <w:lang w:val="fr-FR" w:eastAsia="fr-FR"/>
              </w:rPr>
              <w:tab/>
            </w:r>
            <w:r w:rsidRPr="0014693F">
              <w:rPr>
                <w:rStyle w:val="Lienhypertexte"/>
                <w:noProof/>
              </w:rPr>
              <w:t>Cosmos Big Data Component</w:t>
            </w:r>
            <w:r>
              <w:rPr>
                <w:noProof/>
                <w:webHidden/>
              </w:rPr>
              <w:tab/>
            </w:r>
            <w:r>
              <w:rPr>
                <w:noProof/>
                <w:webHidden/>
              </w:rPr>
              <w:fldChar w:fldCharType="begin"/>
            </w:r>
            <w:r>
              <w:rPr>
                <w:noProof/>
                <w:webHidden/>
              </w:rPr>
              <w:instrText xml:space="preserve"> PAGEREF _Toc499654984 \h </w:instrText>
            </w:r>
            <w:r>
              <w:rPr>
                <w:noProof/>
                <w:webHidden/>
              </w:rPr>
            </w:r>
            <w:r>
              <w:rPr>
                <w:noProof/>
                <w:webHidden/>
              </w:rPr>
              <w:fldChar w:fldCharType="separate"/>
            </w:r>
            <w:r>
              <w:rPr>
                <w:noProof/>
                <w:webHidden/>
              </w:rPr>
              <w:t>20</w:t>
            </w:r>
            <w:r>
              <w:rPr>
                <w:noProof/>
                <w:webHidden/>
              </w:rPr>
              <w:fldChar w:fldCharType="end"/>
            </w:r>
          </w:hyperlink>
        </w:p>
        <w:p w14:paraId="3A19276D" w14:textId="72D57170"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4985" w:history="1">
            <w:r w:rsidRPr="0014693F">
              <w:rPr>
                <w:rStyle w:val="Lienhypertexte"/>
                <w:noProof/>
              </w:rPr>
              <w:t>2.3.9</w:t>
            </w:r>
            <w:r>
              <w:rPr>
                <w:rFonts w:asciiTheme="minorHAnsi" w:eastAsiaTheme="minorEastAsia" w:hAnsiTheme="minorHAnsi" w:cstheme="minorBidi"/>
                <w:noProof/>
                <w:sz w:val="22"/>
                <w:szCs w:val="22"/>
                <w:lang w:val="fr-FR" w:eastAsia="fr-FR"/>
              </w:rPr>
              <w:tab/>
            </w:r>
            <w:r w:rsidRPr="0014693F">
              <w:rPr>
                <w:rStyle w:val="Lienhypertexte"/>
                <w:noProof/>
              </w:rPr>
              <w:t>Knowage Analytics Component</w:t>
            </w:r>
            <w:r>
              <w:rPr>
                <w:noProof/>
                <w:webHidden/>
              </w:rPr>
              <w:tab/>
            </w:r>
            <w:r>
              <w:rPr>
                <w:noProof/>
                <w:webHidden/>
              </w:rPr>
              <w:fldChar w:fldCharType="begin"/>
            </w:r>
            <w:r>
              <w:rPr>
                <w:noProof/>
                <w:webHidden/>
              </w:rPr>
              <w:instrText xml:space="preserve"> PAGEREF _Toc499654985 \h </w:instrText>
            </w:r>
            <w:r>
              <w:rPr>
                <w:noProof/>
                <w:webHidden/>
              </w:rPr>
            </w:r>
            <w:r>
              <w:rPr>
                <w:noProof/>
                <w:webHidden/>
              </w:rPr>
              <w:fldChar w:fldCharType="separate"/>
            </w:r>
            <w:r>
              <w:rPr>
                <w:noProof/>
                <w:webHidden/>
              </w:rPr>
              <w:t>21</w:t>
            </w:r>
            <w:r>
              <w:rPr>
                <w:noProof/>
                <w:webHidden/>
              </w:rPr>
              <w:fldChar w:fldCharType="end"/>
            </w:r>
          </w:hyperlink>
        </w:p>
        <w:p w14:paraId="720A5AF5" w14:textId="764E94DC"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4986" w:history="1">
            <w:r w:rsidRPr="0014693F">
              <w:rPr>
                <w:rStyle w:val="Lienhypertexte"/>
                <w:noProof/>
              </w:rPr>
              <w:t>2.3.10</w:t>
            </w:r>
            <w:r>
              <w:rPr>
                <w:rFonts w:asciiTheme="minorHAnsi" w:eastAsiaTheme="minorEastAsia" w:hAnsiTheme="minorHAnsi" w:cstheme="minorBidi"/>
                <w:noProof/>
                <w:sz w:val="22"/>
                <w:szCs w:val="22"/>
                <w:lang w:val="fr-FR" w:eastAsia="fr-FR"/>
              </w:rPr>
              <w:tab/>
            </w:r>
            <w:r w:rsidRPr="0014693F">
              <w:rPr>
                <w:rStyle w:val="Lienhypertexte"/>
                <w:noProof/>
              </w:rPr>
              <w:t>CKAN Open Data Component</w:t>
            </w:r>
            <w:r>
              <w:rPr>
                <w:noProof/>
                <w:webHidden/>
              </w:rPr>
              <w:tab/>
            </w:r>
            <w:r>
              <w:rPr>
                <w:noProof/>
                <w:webHidden/>
              </w:rPr>
              <w:fldChar w:fldCharType="begin"/>
            </w:r>
            <w:r>
              <w:rPr>
                <w:noProof/>
                <w:webHidden/>
              </w:rPr>
              <w:instrText xml:space="preserve"> PAGEREF _Toc499654986 \h </w:instrText>
            </w:r>
            <w:r>
              <w:rPr>
                <w:noProof/>
                <w:webHidden/>
              </w:rPr>
            </w:r>
            <w:r>
              <w:rPr>
                <w:noProof/>
                <w:webHidden/>
              </w:rPr>
              <w:fldChar w:fldCharType="separate"/>
            </w:r>
            <w:r>
              <w:rPr>
                <w:noProof/>
                <w:webHidden/>
              </w:rPr>
              <w:t>21</w:t>
            </w:r>
            <w:r>
              <w:rPr>
                <w:noProof/>
                <w:webHidden/>
              </w:rPr>
              <w:fldChar w:fldCharType="end"/>
            </w:r>
          </w:hyperlink>
        </w:p>
        <w:p w14:paraId="12506B75" w14:textId="4FEDD3B8"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4987" w:history="1">
            <w:r w:rsidRPr="0014693F">
              <w:rPr>
                <w:rStyle w:val="Lienhypertexte"/>
                <w:noProof/>
              </w:rPr>
              <w:t>2.3.11</w:t>
            </w:r>
            <w:r>
              <w:rPr>
                <w:rFonts w:asciiTheme="minorHAnsi" w:eastAsiaTheme="minorEastAsia" w:hAnsiTheme="minorHAnsi" w:cstheme="minorBidi"/>
                <w:noProof/>
                <w:sz w:val="22"/>
                <w:szCs w:val="22"/>
                <w:lang w:val="fr-FR" w:eastAsia="fr-FR"/>
              </w:rPr>
              <w:tab/>
            </w:r>
            <w:r w:rsidRPr="0014693F">
              <w:rPr>
                <w:rStyle w:val="Lienhypertexte"/>
                <w:noProof/>
              </w:rPr>
              <w:t>IDAS IOT Component</w:t>
            </w:r>
            <w:r>
              <w:rPr>
                <w:noProof/>
                <w:webHidden/>
              </w:rPr>
              <w:tab/>
            </w:r>
            <w:r>
              <w:rPr>
                <w:noProof/>
                <w:webHidden/>
              </w:rPr>
              <w:fldChar w:fldCharType="begin"/>
            </w:r>
            <w:r>
              <w:rPr>
                <w:noProof/>
                <w:webHidden/>
              </w:rPr>
              <w:instrText xml:space="preserve"> PAGEREF _Toc499654987 \h </w:instrText>
            </w:r>
            <w:r>
              <w:rPr>
                <w:noProof/>
                <w:webHidden/>
              </w:rPr>
            </w:r>
            <w:r>
              <w:rPr>
                <w:noProof/>
                <w:webHidden/>
              </w:rPr>
              <w:fldChar w:fldCharType="separate"/>
            </w:r>
            <w:r>
              <w:rPr>
                <w:noProof/>
                <w:webHidden/>
              </w:rPr>
              <w:t>22</w:t>
            </w:r>
            <w:r>
              <w:rPr>
                <w:noProof/>
                <w:webHidden/>
              </w:rPr>
              <w:fldChar w:fldCharType="end"/>
            </w:r>
          </w:hyperlink>
        </w:p>
        <w:p w14:paraId="3237241F" w14:textId="419C7D70"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4988" w:history="1">
            <w:r w:rsidRPr="0014693F">
              <w:rPr>
                <w:rStyle w:val="Lienhypertexte"/>
                <w:noProof/>
              </w:rPr>
              <w:t>2.3.12</w:t>
            </w:r>
            <w:r>
              <w:rPr>
                <w:rFonts w:asciiTheme="minorHAnsi" w:eastAsiaTheme="minorEastAsia" w:hAnsiTheme="minorHAnsi" w:cstheme="minorBidi"/>
                <w:noProof/>
                <w:sz w:val="22"/>
                <w:szCs w:val="22"/>
                <w:lang w:val="fr-FR" w:eastAsia="fr-FR"/>
              </w:rPr>
              <w:tab/>
            </w:r>
            <w:r w:rsidRPr="0014693F">
              <w:rPr>
                <w:rStyle w:val="Lienhypertexte"/>
                <w:noProof/>
              </w:rPr>
              <w:t>CEP Component</w:t>
            </w:r>
            <w:r>
              <w:rPr>
                <w:noProof/>
                <w:webHidden/>
              </w:rPr>
              <w:tab/>
            </w:r>
            <w:r>
              <w:rPr>
                <w:noProof/>
                <w:webHidden/>
              </w:rPr>
              <w:fldChar w:fldCharType="begin"/>
            </w:r>
            <w:r>
              <w:rPr>
                <w:noProof/>
                <w:webHidden/>
              </w:rPr>
              <w:instrText xml:space="preserve"> PAGEREF _Toc499654988 \h </w:instrText>
            </w:r>
            <w:r>
              <w:rPr>
                <w:noProof/>
                <w:webHidden/>
              </w:rPr>
            </w:r>
            <w:r>
              <w:rPr>
                <w:noProof/>
                <w:webHidden/>
              </w:rPr>
              <w:fldChar w:fldCharType="separate"/>
            </w:r>
            <w:r>
              <w:rPr>
                <w:noProof/>
                <w:webHidden/>
              </w:rPr>
              <w:t>23</w:t>
            </w:r>
            <w:r>
              <w:rPr>
                <w:noProof/>
                <w:webHidden/>
              </w:rPr>
              <w:fldChar w:fldCharType="end"/>
            </w:r>
          </w:hyperlink>
        </w:p>
        <w:p w14:paraId="08719115" w14:textId="40398A42"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4989" w:history="1">
            <w:r w:rsidRPr="0014693F">
              <w:rPr>
                <w:rStyle w:val="Lienhypertexte"/>
                <w:noProof/>
              </w:rPr>
              <w:t>2.3.13</w:t>
            </w:r>
            <w:r>
              <w:rPr>
                <w:rFonts w:asciiTheme="minorHAnsi" w:eastAsiaTheme="minorEastAsia" w:hAnsiTheme="minorHAnsi" w:cstheme="minorBidi"/>
                <w:noProof/>
                <w:sz w:val="22"/>
                <w:szCs w:val="22"/>
                <w:lang w:val="fr-FR" w:eastAsia="fr-FR"/>
              </w:rPr>
              <w:tab/>
            </w:r>
            <w:r w:rsidRPr="0014693F">
              <w:rPr>
                <w:rStyle w:val="Lienhypertexte"/>
                <w:noProof/>
              </w:rPr>
              <w:t>Application Mashup Components</w:t>
            </w:r>
            <w:r>
              <w:rPr>
                <w:noProof/>
                <w:webHidden/>
              </w:rPr>
              <w:tab/>
            </w:r>
            <w:r>
              <w:rPr>
                <w:noProof/>
                <w:webHidden/>
              </w:rPr>
              <w:fldChar w:fldCharType="begin"/>
            </w:r>
            <w:r>
              <w:rPr>
                <w:noProof/>
                <w:webHidden/>
              </w:rPr>
              <w:instrText xml:space="preserve"> PAGEREF _Toc499654989 \h </w:instrText>
            </w:r>
            <w:r>
              <w:rPr>
                <w:noProof/>
                <w:webHidden/>
              </w:rPr>
            </w:r>
            <w:r>
              <w:rPr>
                <w:noProof/>
                <w:webHidden/>
              </w:rPr>
              <w:fldChar w:fldCharType="separate"/>
            </w:r>
            <w:r>
              <w:rPr>
                <w:noProof/>
                <w:webHidden/>
              </w:rPr>
              <w:t>23</w:t>
            </w:r>
            <w:r>
              <w:rPr>
                <w:noProof/>
                <w:webHidden/>
              </w:rPr>
              <w:fldChar w:fldCharType="end"/>
            </w:r>
          </w:hyperlink>
        </w:p>
        <w:p w14:paraId="07D7819D" w14:textId="78DA7C75"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4990" w:history="1">
            <w:r w:rsidRPr="0014693F">
              <w:rPr>
                <w:rStyle w:val="Lienhypertexte"/>
                <w:noProof/>
              </w:rPr>
              <w:t>2.3.14</w:t>
            </w:r>
            <w:r>
              <w:rPr>
                <w:rFonts w:asciiTheme="minorHAnsi" w:eastAsiaTheme="minorEastAsia" w:hAnsiTheme="minorHAnsi" w:cstheme="minorBidi"/>
                <w:noProof/>
                <w:sz w:val="22"/>
                <w:szCs w:val="22"/>
                <w:lang w:val="fr-FR" w:eastAsia="fr-FR"/>
              </w:rPr>
              <w:tab/>
            </w:r>
            <w:r w:rsidRPr="0014693F">
              <w:rPr>
                <w:rStyle w:val="Lienhypertexte"/>
                <w:noProof/>
              </w:rPr>
              <w:t>Business Ecosystem Component</w:t>
            </w:r>
            <w:r>
              <w:rPr>
                <w:noProof/>
                <w:webHidden/>
              </w:rPr>
              <w:tab/>
            </w:r>
            <w:r>
              <w:rPr>
                <w:noProof/>
                <w:webHidden/>
              </w:rPr>
              <w:fldChar w:fldCharType="begin"/>
            </w:r>
            <w:r>
              <w:rPr>
                <w:noProof/>
                <w:webHidden/>
              </w:rPr>
              <w:instrText xml:space="preserve"> PAGEREF _Toc499654990 \h </w:instrText>
            </w:r>
            <w:r>
              <w:rPr>
                <w:noProof/>
                <w:webHidden/>
              </w:rPr>
            </w:r>
            <w:r>
              <w:rPr>
                <w:noProof/>
                <w:webHidden/>
              </w:rPr>
              <w:fldChar w:fldCharType="separate"/>
            </w:r>
            <w:r>
              <w:rPr>
                <w:noProof/>
                <w:webHidden/>
              </w:rPr>
              <w:t>24</w:t>
            </w:r>
            <w:r>
              <w:rPr>
                <w:noProof/>
                <w:webHidden/>
              </w:rPr>
              <w:fldChar w:fldCharType="end"/>
            </w:r>
          </w:hyperlink>
        </w:p>
        <w:p w14:paraId="7194133D" w14:textId="4B2BD3D6"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4991" w:history="1">
            <w:r w:rsidRPr="0014693F">
              <w:rPr>
                <w:rStyle w:val="Lienhypertexte"/>
                <w:noProof/>
              </w:rPr>
              <w:t>2.3.15</w:t>
            </w:r>
            <w:r>
              <w:rPr>
                <w:rFonts w:asciiTheme="minorHAnsi" w:eastAsiaTheme="minorEastAsia" w:hAnsiTheme="minorHAnsi" w:cstheme="minorBidi"/>
                <w:noProof/>
                <w:sz w:val="22"/>
                <w:szCs w:val="22"/>
                <w:lang w:val="fr-FR" w:eastAsia="fr-FR"/>
              </w:rPr>
              <w:tab/>
            </w:r>
            <w:r w:rsidRPr="0014693F">
              <w:rPr>
                <w:rStyle w:val="Lienhypertexte"/>
                <w:noProof/>
              </w:rPr>
              <w:t>Development Components</w:t>
            </w:r>
            <w:r>
              <w:rPr>
                <w:noProof/>
                <w:webHidden/>
              </w:rPr>
              <w:tab/>
            </w:r>
            <w:r>
              <w:rPr>
                <w:noProof/>
                <w:webHidden/>
              </w:rPr>
              <w:fldChar w:fldCharType="begin"/>
            </w:r>
            <w:r>
              <w:rPr>
                <w:noProof/>
                <w:webHidden/>
              </w:rPr>
              <w:instrText xml:space="preserve"> PAGEREF _Toc499654991 \h </w:instrText>
            </w:r>
            <w:r>
              <w:rPr>
                <w:noProof/>
                <w:webHidden/>
              </w:rPr>
            </w:r>
            <w:r>
              <w:rPr>
                <w:noProof/>
                <w:webHidden/>
              </w:rPr>
              <w:fldChar w:fldCharType="separate"/>
            </w:r>
            <w:r>
              <w:rPr>
                <w:noProof/>
                <w:webHidden/>
              </w:rPr>
              <w:t>24</w:t>
            </w:r>
            <w:r>
              <w:rPr>
                <w:noProof/>
                <w:webHidden/>
              </w:rPr>
              <w:fldChar w:fldCharType="end"/>
            </w:r>
          </w:hyperlink>
        </w:p>
        <w:p w14:paraId="58B2F5A2" w14:textId="7F31ACC2"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4992" w:history="1">
            <w:r w:rsidRPr="0014693F">
              <w:rPr>
                <w:rStyle w:val="Lienhypertexte"/>
                <w:noProof/>
              </w:rPr>
              <w:t>2.3.16</w:t>
            </w:r>
            <w:r>
              <w:rPr>
                <w:rFonts w:asciiTheme="minorHAnsi" w:eastAsiaTheme="minorEastAsia" w:hAnsiTheme="minorHAnsi" w:cstheme="minorBidi"/>
                <w:noProof/>
                <w:sz w:val="22"/>
                <w:szCs w:val="22"/>
                <w:lang w:val="fr-FR" w:eastAsia="fr-FR"/>
              </w:rPr>
              <w:tab/>
            </w:r>
            <w:r w:rsidRPr="0014693F">
              <w:rPr>
                <w:rStyle w:val="Lienhypertexte"/>
                <w:noProof/>
              </w:rPr>
              <w:t>Monitoring Components</w:t>
            </w:r>
            <w:r>
              <w:rPr>
                <w:noProof/>
                <w:webHidden/>
              </w:rPr>
              <w:tab/>
            </w:r>
            <w:r>
              <w:rPr>
                <w:noProof/>
                <w:webHidden/>
              </w:rPr>
              <w:fldChar w:fldCharType="begin"/>
            </w:r>
            <w:r>
              <w:rPr>
                <w:noProof/>
                <w:webHidden/>
              </w:rPr>
              <w:instrText xml:space="preserve"> PAGEREF _Toc499654992 \h </w:instrText>
            </w:r>
            <w:r>
              <w:rPr>
                <w:noProof/>
                <w:webHidden/>
              </w:rPr>
            </w:r>
            <w:r>
              <w:rPr>
                <w:noProof/>
                <w:webHidden/>
              </w:rPr>
              <w:fldChar w:fldCharType="separate"/>
            </w:r>
            <w:r>
              <w:rPr>
                <w:noProof/>
                <w:webHidden/>
              </w:rPr>
              <w:t>25</w:t>
            </w:r>
            <w:r>
              <w:rPr>
                <w:noProof/>
                <w:webHidden/>
              </w:rPr>
              <w:fldChar w:fldCharType="end"/>
            </w:r>
          </w:hyperlink>
        </w:p>
        <w:p w14:paraId="64862609" w14:textId="056D925F"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4993" w:history="1">
            <w:r w:rsidRPr="0014693F">
              <w:rPr>
                <w:rStyle w:val="Lienhypertexte"/>
                <w:noProof/>
              </w:rPr>
              <w:t>2.3.17</w:t>
            </w:r>
            <w:r>
              <w:rPr>
                <w:rFonts w:asciiTheme="minorHAnsi" w:eastAsiaTheme="minorEastAsia" w:hAnsiTheme="minorHAnsi" w:cstheme="minorBidi"/>
                <w:noProof/>
                <w:sz w:val="22"/>
                <w:szCs w:val="22"/>
                <w:lang w:val="fr-FR" w:eastAsia="fr-FR"/>
              </w:rPr>
              <w:tab/>
            </w:r>
            <w:r w:rsidRPr="0014693F">
              <w:rPr>
                <w:rStyle w:val="Lienhypertexte"/>
                <w:noProof/>
              </w:rPr>
              <w:t>Poi Data Provider Component</w:t>
            </w:r>
            <w:r>
              <w:rPr>
                <w:noProof/>
                <w:webHidden/>
              </w:rPr>
              <w:tab/>
            </w:r>
            <w:r>
              <w:rPr>
                <w:noProof/>
                <w:webHidden/>
              </w:rPr>
              <w:fldChar w:fldCharType="begin"/>
            </w:r>
            <w:r>
              <w:rPr>
                <w:noProof/>
                <w:webHidden/>
              </w:rPr>
              <w:instrText xml:space="preserve"> PAGEREF _Toc499654993 \h </w:instrText>
            </w:r>
            <w:r>
              <w:rPr>
                <w:noProof/>
                <w:webHidden/>
              </w:rPr>
            </w:r>
            <w:r>
              <w:rPr>
                <w:noProof/>
                <w:webHidden/>
              </w:rPr>
              <w:fldChar w:fldCharType="separate"/>
            </w:r>
            <w:r>
              <w:rPr>
                <w:noProof/>
                <w:webHidden/>
              </w:rPr>
              <w:t>25</w:t>
            </w:r>
            <w:r>
              <w:rPr>
                <w:noProof/>
                <w:webHidden/>
              </w:rPr>
              <w:fldChar w:fldCharType="end"/>
            </w:r>
          </w:hyperlink>
        </w:p>
        <w:p w14:paraId="096E0D7A" w14:textId="1C495924"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4994" w:history="1">
            <w:r w:rsidRPr="0014693F">
              <w:rPr>
                <w:rStyle w:val="Lienhypertexte"/>
                <w:noProof/>
              </w:rPr>
              <w:t>2.3.18</w:t>
            </w:r>
            <w:r>
              <w:rPr>
                <w:rFonts w:asciiTheme="minorHAnsi" w:eastAsiaTheme="minorEastAsia" w:hAnsiTheme="minorHAnsi" w:cstheme="minorBidi"/>
                <w:noProof/>
                <w:sz w:val="22"/>
                <w:szCs w:val="22"/>
                <w:lang w:val="fr-FR" w:eastAsia="fr-FR"/>
              </w:rPr>
              <w:tab/>
            </w:r>
            <w:r w:rsidRPr="0014693F">
              <w:rPr>
                <w:rStyle w:val="Lienhypertexte"/>
                <w:noProof/>
              </w:rPr>
              <w:t>GIS Data Provider Component</w:t>
            </w:r>
            <w:r>
              <w:rPr>
                <w:noProof/>
                <w:webHidden/>
              </w:rPr>
              <w:tab/>
            </w:r>
            <w:r>
              <w:rPr>
                <w:noProof/>
                <w:webHidden/>
              </w:rPr>
              <w:fldChar w:fldCharType="begin"/>
            </w:r>
            <w:r>
              <w:rPr>
                <w:noProof/>
                <w:webHidden/>
              </w:rPr>
              <w:instrText xml:space="preserve"> PAGEREF _Toc499654994 \h </w:instrText>
            </w:r>
            <w:r>
              <w:rPr>
                <w:noProof/>
                <w:webHidden/>
              </w:rPr>
            </w:r>
            <w:r>
              <w:rPr>
                <w:noProof/>
                <w:webHidden/>
              </w:rPr>
              <w:fldChar w:fldCharType="separate"/>
            </w:r>
            <w:r>
              <w:rPr>
                <w:noProof/>
                <w:webHidden/>
              </w:rPr>
              <w:t>26</w:t>
            </w:r>
            <w:r>
              <w:rPr>
                <w:noProof/>
                <w:webHidden/>
              </w:rPr>
              <w:fldChar w:fldCharType="end"/>
            </w:r>
          </w:hyperlink>
        </w:p>
        <w:p w14:paraId="5E07AB81" w14:textId="59C7DAE2" w:rsidR="005D0454" w:rsidRDefault="005D0454">
          <w:pPr>
            <w:pStyle w:val="TM1"/>
            <w:tabs>
              <w:tab w:val="left" w:pos="660"/>
            </w:tabs>
            <w:rPr>
              <w:rFonts w:asciiTheme="minorHAnsi" w:eastAsiaTheme="minorEastAsia" w:hAnsiTheme="minorHAnsi" w:cstheme="minorBidi"/>
              <w:b w:val="0"/>
              <w:caps w:val="0"/>
              <w:noProof/>
              <w:sz w:val="22"/>
              <w:szCs w:val="22"/>
              <w:lang w:val="fr-FR" w:eastAsia="fr-FR"/>
            </w:rPr>
          </w:pPr>
          <w:hyperlink w:anchor="_Toc499654995" w:history="1">
            <w:r w:rsidRPr="0014693F">
              <w:rPr>
                <w:rStyle w:val="Lienhypertexte"/>
                <w:noProof/>
              </w:rPr>
              <w:t>3</w:t>
            </w:r>
            <w:r>
              <w:rPr>
                <w:rFonts w:asciiTheme="minorHAnsi" w:eastAsiaTheme="minorEastAsia" w:hAnsiTheme="minorHAnsi" w:cstheme="minorBidi"/>
                <w:b w:val="0"/>
                <w:caps w:val="0"/>
                <w:noProof/>
                <w:sz w:val="22"/>
                <w:szCs w:val="22"/>
                <w:lang w:val="fr-FR" w:eastAsia="fr-FR"/>
              </w:rPr>
              <w:tab/>
            </w:r>
            <w:r w:rsidRPr="0014693F">
              <w:rPr>
                <w:rStyle w:val="Lienhypertexte"/>
                <w:noProof/>
              </w:rPr>
              <w:t>Section 3 SYSTEM ARCHITECTURE DESIGN</w:t>
            </w:r>
            <w:r>
              <w:rPr>
                <w:noProof/>
                <w:webHidden/>
              </w:rPr>
              <w:tab/>
            </w:r>
            <w:r>
              <w:rPr>
                <w:noProof/>
                <w:webHidden/>
              </w:rPr>
              <w:fldChar w:fldCharType="begin"/>
            </w:r>
            <w:r>
              <w:rPr>
                <w:noProof/>
                <w:webHidden/>
              </w:rPr>
              <w:instrText xml:space="preserve"> PAGEREF _Toc499654995 \h </w:instrText>
            </w:r>
            <w:r>
              <w:rPr>
                <w:noProof/>
                <w:webHidden/>
              </w:rPr>
            </w:r>
            <w:r>
              <w:rPr>
                <w:noProof/>
                <w:webHidden/>
              </w:rPr>
              <w:fldChar w:fldCharType="separate"/>
            </w:r>
            <w:r>
              <w:rPr>
                <w:noProof/>
                <w:webHidden/>
              </w:rPr>
              <w:t>26</w:t>
            </w:r>
            <w:r>
              <w:rPr>
                <w:noProof/>
                <w:webHidden/>
              </w:rPr>
              <w:fldChar w:fldCharType="end"/>
            </w:r>
          </w:hyperlink>
        </w:p>
        <w:p w14:paraId="674B57D1" w14:textId="3EC816D5"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4996" w:history="1">
            <w:r w:rsidRPr="0014693F">
              <w:rPr>
                <w:rStyle w:val="Lienhypertexte"/>
                <w:noProof/>
              </w:rPr>
              <w:t>3.1</w:t>
            </w:r>
            <w:r>
              <w:rPr>
                <w:rFonts w:asciiTheme="minorHAnsi" w:eastAsiaTheme="minorEastAsia" w:hAnsiTheme="minorHAnsi" w:cstheme="minorBidi"/>
                <w:noProof/>
                <w:sz w:val="22"/>
                <w:szCs w:val="22"/>
                <w:lang w:val="fr-FR" w:eastAsia="fr-FR"/>
              </w:rPr>
              <w:tab/>
            </w:r>
            <w:r w:rsidRPr="0014693F">
              <w:rPr>
                <w:rStyle w:val="Lienhypertexte"/>
                <w:noProof/>
              </w:rPr>
              <w:t>Docker Images Management Component</w:t>
            </w:r>
            <w:r>
              <w:rPr>
                <w:noProof/>
                <w:webHidden/>
              </w:rPr>
              <w:tab/>
            </w:r>
            <w:r>
              <w:rPr>
                <w:noProof/>
                <w:webHidden/>
              </w:rPr>
              <w:fldChar w:fldCharType="begin"/>
            </w:r>
            <w:r>
              <w:rPr>
                <w:noProof/>
                <w:webHidden/>
              </w:rPr>
              <w:instrText xml:space="preserve"> PAGEREF _Toc499654996 \h </w:instrText>
            </w:r>
            <w:r>
              <w:rPr>
                <w:noProof/>
                <w:webHidden/>
              </w:rPr>
            </w:r>
            <w:r>
              <w:rPr>
                <w:noProof/>
                <w:webHidden/>
              </w:rPr>
              <w:fldChar w:fldCharType="separate"/>
            </w:r>
            <w:r>
              <w:rPr>
                <w:noProof/>
                <w:webHidden/>
              </w:rPr>
              <w:t>26</w:t>
            </w:r>
            <w:r>
              <w:rPr>
                <w:noProof/>
                <w:webHidden/>
              </w:rPr>
              <w:fldChar w:fldCharType="end"/>
            </w:r>
          </w:hyperlink>
        </w:p>
        <w:p w14:paraId="5074D29A" w14:textId="00F3783C"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4997" w:history="1">
            <w:r w:rsidRPr="0014693F">
              <w:rPr>
                <w:rStyle w:val="Lienhypertexte"/>
                <w:noProof/>
              </w:rPr>
              <w:t>3.1.1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_Toc499654997 \h </w:instrText>
            </w:r>
            <w:r>
              <w:rPr>
                <w:noProof/>
                <w:webHidden/>
              </w:rPr>
            </w:r>
            <w:r>
              <w:rPr>
                <w:noProof/>
                <w:webHidden/>
              </w:rPr>
              <w:fldChar w:fldCharType="separate"/>
            </w:r>
            <w:r>
              <w:rPr>
                <w:noProof/>
                <w:webHidden/>
              </w:rPr>
              <w:t>26</w:t>
            </w:r>
            <w:r>
              <w:rPr>
                <w:noProof/>
                <w:webHidden/>
              </w:rPr>
              <w:fldChar w:fldCharType="end"/>
            </w:r>
          </w:hyperlink>
        </w:p>
        <w:p w14:paraId="2CC04A71" w14:textId="7701DC83"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4998" w:history="1">
            <w:r w:rsidRPr="0014693F">
              <w:rPr>
                <w:rStyle w:val="Lienhypertexte"/>
                <w:noProof/>
              </w:rPr>
              <w:t>3.1.2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_Toc499654998 \h </w:instrText>
            </w:r>
            <w:r>
              <w:rPr>
                <w:noProof/>
                <w:webHidden/>
              </w:rPr>
            </w:r>
            <w:r>
              <w:rPr>
                <w:noProof/>
                <w:webHidden/>
              </w:rPr>
              <w:fldChar w:fldCharType="separate"/>
            </w:r>
            <w:r>
              <w:rPr>
                <w:noProof/>
                <w:webHidden/>
              </w:rPr>
              <w:t>26</w:t>
            </w:r>
            <w:r>
              <w:rPr>
                <w:noProof/>
                <w:webHidden/>
              </w:rPr>
              <w:fldChar w:fldCharType="end"/>
            </w:r>
          </w:hyperlink>
        </w:p>
        <w:p w14:paraId="67F4AB7D" w14:textId="4256CEDE"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4999" w:history="1">
            <w:r w:rsidRPr="0014693F">
              <w:rPr>
                <w:rStyle w:val="Lienhypertexte"/>
                <w:noProof/>
              </w:rPr>
              <w:t>3.1.3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_Toc499654999 \h </w:instrText>
            </w:r>
            <w:r>
              <w:rPr>
                <w:noProof/>
                <w:webHidden/>
              </w:rPr>
            </w:r>
            <w:r>
              <w:rPr>
                <w:noProof/>
                <w:webHidden/>
              </w:rPr>
              <w:fldChar w:fldCharType="separate"/>
            </w:r>
            <w:r>
              <w:rPr>
                <w:noProof/>
                <w:webHidden/>
              </w:rPr>
              <w:t>27</w:t>
            </w:r>
            <w:r>
              <w:rPr>
                <w:noProof/>
                <w:webHidden/>
              </w:rPr>
              <w:fldChar w:fldCharType="end"/>
            </w:r>
          </w:hyperlink>
        </w:p>
        <w:p w14:paraId="3063BD77" w14:textId="24EB268D"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00" w:history="1">
            <w:r w:rsidRPr="0014693F">
              <w:rPr>
                <w:rStyle w:val="Lienhypertexte"/>
                <w:noProof/>
              </w:rPr>
              <w:t>3.1.4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_Toc499655000 \h </w:instrText>
            </w:r>
            <w:r>
              <w:rPr>
                <w:noProof/>
                <w:webHidden/>
              </w:rPr>
            </w:r>
            <w:r>
              <w:rPr>
                <w:noProof/>
                <w:webHidden/>
              </w:rPr>
              <w:fldChar w:fldCharType="separate"/>
            </w:r>
            <w:r>
              <w:rPr>
                <w:noProof/>
                <w:webHidden/>
              </w:rPr>
              <w:t>27</w:t>
            </w:r>
            <w:r>
              <w:rPr>
                <w:noProof/>
                <w:webHidden/>
              </w:rPr>
              <w:fldChar w:fldCharType="end"/>
            </w:r>
          </w:hyperlink>
        </w:p>
        <w:p w14:paraId="7D685D03" w14:textId="0DC624D2"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01" w:history="1">
            <w:r w:rsidRPr="0014693F">
              <w:rPr>
                <w:rStyle w:val="Lienhypertexte"/>
                <w:noProof/>
              </w:rPr>
              <w:t>3.1.5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_Toc499655001 \h </w:instrText>
            </w:r>
            <w:r>
              <w:rPr>
                <w:noProof/>
                <w:webHidden/>
              </w:rPr>
            </w:r>
            <w:r>
              <w:rPr>
                <w:noProof/>
                <w:webHidden/>
              </w:rPr>
              <w:fldChar w:fldCharType="separate"/>
            </w:r>
            <w:r>
              <w:rPr>
                <w:noProof/>
                <w:webHidden/>
              </w:rPr>
              <w:t>27</w:t>
            </w:r>
            <w:r>
              <w:rPr>
                <w:noProof/>
                <w:webHidden/>
              </w:rPr>
              <w:fldChar w:fldCharType="end"/>
            </w:r>
          </w:hyperlink>
        </w:p>
        <w:p w14:paraId="27C533AD" w14:textId="6FFFDCB8"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02" w:history="1">
            <w:r w:rsidRPr="0014693F">
              <w:rPr>
                <w:rStyle w:val="Lienhypertexte"/>
                <w:noProof/>
              </w:rPr>
              <w:t>3.2</w:t>
            </w:r>
            <w:r>
              <w:rPr>
                <w:rFonts w:asciiTheme="minorHAnsi" w:eastAsiaTheme="minorEastAsia" w:hAnsiTheme="minorHAnsi" w:cstheme="minorBidi"/>
                <w:noProof/>
                <w:sz w:val="22"/>
                <w:szCs w:val="22"/>
                <w:lang w:val="fr-FR" w:eastAsia="fr-FR"/>
              </w:rPr>
              <w:tab/>
            </w:r>
            <w:r w:rsidRPr="0014693F">
              <w:rPr>
                <w:rStyle w:val="Lienhypertexte"/>
                <w:noProof/>
              </w:rPr>
              <w:t>Docker Swarm Manager Component</w:t>
            </w:r>
            <w:r>
              <w:rPr>
                <w:noProof/>
                <w:webHidden/>
              </w:rPr>
              <w:tab/>
            </w:r>
            <w:r>
              <w:rPr>
                <w:noProof/>
                <w:webHidden/>
              </w:rPr>
              <w:fldChar w:fldCharType="begin"/>
            </w:r>
            <w:r>
              <w:rPr>
                <w:noProof/>
                <w:webHidden/>
              </w:rPr>
              <w:instrText xml:space="preserve"> PAGEREF _Toc499655002 \h </w:instrText>
            </w:r>
            <w:r>
              <w:rPr>
                <w:noProof/>
                <w:webHidden/>
              </w:rPr>
            </w:r>
            <w:r>
              <w:rPr>
                <w:noProof/>
                <w:webHidden/>
              </w:rPr>
              <w:fldChar w:fldCharType="separate"/>
            </w:r>
            <w:r>
              <w:rPr>
                <w:noProof/>
                <w:webHidden/>
              </w:rPr>
              <w:t>27</w:t>
            </w:r>
            <w:r>
              <w:rPr>
                <w:noProof/>
                <w:webHidden/>
              </w:rPr>
              <w:fldChar w:fldCharType="end"/>
            </w:r>
          </w:hyperlink>
        </w:p>
        <w:p w14:paraId="535C49CA" w14:textId="1D8B30CF"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03" w:history="1">
            <w:r w:rsidRPr="0014693F">
              <w:rPr>
                <w:rStyle w:val="Lienhypertexte"/>
                <w:noProof/>
              </w:rPr>
              <w:t>3.2.1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_Toc499655003 \h </w:instrText>
            </w:r>
            <w:r>
              <w:rPr>
                <w:noProof/>
                <w:webHidden/>
              </w:rPr>
            </w:r>
            <w:r>
              <w:rPr>
                <w:noProof/>
                <w:webHidden/>
              </w:rPr>
              <w:fldChar w:fldCharType="separate"/>
            </w:r>
            <w:r>
              <w:rPr>
                <w:noProof/>
                <w:webHidden/>
              </w:rPr>
              <w:t>27</w:t>
            </w:r>
            <w:r>
              <w:rPr>
                <w:noProof/>
                <w:webHidden/>
              </w:rPr>
              <w:fldChar w:fldCharType="end"/>
            </w:r>
          </w:hyperlink>
        </w:p>
        <w:p w14:paraId="1687B156" w14:textId="52D40B3D"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04" w:history="1">
            <w:r w:rsidRPr="0014693F">
              <w:rPr>
                <w:rStyle w:val="Lienhypertexte"/>
                <w:noProof/>
              </w:rPr>
              <w:t>3.2.2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_Toc499655004 \h </w:instrText>
            </w:r>
            <w:r>
              <w:rPr>
                <w:noProof/>
                <w:webHidden/>
              </w:rPr>
            </w:r>
            <w:r>
              <w:rPr>
                <w:noProof/>
                <w:webHidden/>
              </w:rPr>
              <w:fldChar w:fldCharType="separate"/>
            </w:r>
            <w:r>
              <w:rPr>
                <w:noProof/>
                <w:webHidden/>
              </w:rPr>
              <w:t>27</w:t>
            </w:r>
            <w:r>
              <w:rPr>
                <w:noProof/>
                <w:webHidden/>
              </w:rPr>
              <w:fldChar w:fldCharType="end"/>
            </w:r>
          </w:hyperlink>
        </w:p>
        <w:p w14:paraId="6EAAF9BF" w14:textId="353AEB29"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05" w:history="1">
            <w:r w:rsidRPr="0014693F">
              <w:rPr>
                <w:rStyle w:val="Lienhypertexte"/>
                <w:noProof/>
              </w:rPr>
              <w:t>3.2.3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_Toc499655005 \h </w:instrText>
            </w:r>
            <w:r>
              <w:rPr>
                <w:noProof/>
                <w:webHidden/>
              </w:rPr>
            </w:r>
            <w:r>
              <w:rPr>
                <w:noProof/>
                <w:webHidden/>
              </w:rPr>
              <w:fldChar w:fldCharType="separate"/>
            </w:r>
            <w:r>
              <w:rPr>
                <w:noProof/>
                <w:webHidden/>
              </w:rPr>
              <w:t>27</w:t>
            </w:r>
            <w:r>
              <w:rPr>
                <w:noProof/>
                <w:webHidden/>
              </w:rPr>
              <w:fldChar w:fldCharType="end"/>
            </w:r>
          </w:hyperlink>
        </w:p>
        <w:p w14:paraId="303BF57F" w14:textId="16F21A3B"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06" w:history="1">
            <w:r w:rsidRPr="0014693F">
              <w:rPr>
                <w:rStyle w:val="Lienhypertexte"/>
                <w:noProof/>
              </w:rPr>
              <w:t>3.2.4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_Toc499655006 \h </w:instrText>
            </w:r>
            <w:r>
              <w:rPr>
                <w:noProof/>
                <w:webHidden/>
              </w:rPr>
            </w:r>
            <w:r>
              <w:rPr>
                <w:noProof/>
                <w:webHidden/>
              </w:rPr>
              <w:fldChar w:fldCharType="separate"/>
            </w:r>
            <w:r>
              <w:rPr>
                <w:noProof/>
                <w:webHidden/>
              </w:rPr>
              <w:t>27</w:t>
            </w:r>
            <w:r>
              <w:rPr>
                <w:noProof/>
                <w:webHidden/>
              </w:rPr>
              <w:fldChar w:fldCharType="end"/>
            </w:r>
          </w:hyperlink>
        </w:p>
        <w:p w14:paraId="0745CC34" w14:textId="50F89BDD"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07" w:history="1">
            <w:r w:rsidRPr="0014693F">
              <w:rPr>
                <w:rStyle w:val="Lienhypertexte"/>
                <w:noProof/>
              </w:rPr>
              <w:t>3.2.5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_Toc499655007 \h </w:instrText>
            </w:r>
            <w:r>
              <w:rPr>
                <w:noProof/>
                <w:webHidden/>
              </w:rPr>
            </w:r>
            <w:r>
              <w:rPr>
                <w:noProof/>
                <w:webHidden/>
              </w:rPr>
              <w:fldChar w:fldCharType="separate"/>
            </w:r>
            <w:r>
              <w:rPr>
                <w:noProof/>
                <w:webHidden/>
              </w:rPr>
              <w:t>27</w:t>
            </w:r>
            <w:r>
              <w:rPr>
                <w:noProof/>
                <w:webHidden/>
              </w:rPr>
              <w:fldChar w:fldCharType="end"/>
            </w:r>
          </w:hyperlink>
        </w:p>
        <w:p w14:paraId="1BB789CF" w14:textId="6FD71D0F"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08" w:history="1">
            <w:r w:rsidRPr="0014693F">
              <w:rPr>
                <w:rStyle w:val="Lienhypertexte"/>
                <w:noProof/>
              </w:rPr>
              <w:t>3.3</w:t>
            </w:r>
            <w:r>
              <w:rPr>
                <w:rFonts w:asciiTheme="minorHAnsi" w:eastAsiaTheme="minorEastAsia" w:hAnsiTheme="minorHAnsi" w:cstheme="minorBidi"/>
                <w:noProof/>
                <w:sz w:val="22"/>
                <w:szCs w:val="22"/>
                <w:lang w:val="fr-FR" w:eastAsia="fr-FR"/>
              </w:rPr>
              <w:tab/>
            </w:r>
            <w:r w:rsidRPr="0014693F">
              <w:rPr>
                <w:rStyle w:val="Lienhypertexte"/>
                <w:noProof/>
              </w:rPr>
              <w:t>Security Component IDM GE</w:t>
            </w:r>
            <w:r>
              <w:rPr>
                <w:noProof/>
                <w:webHidden/>
              </w:rPr>
              <w:tab/>
            </w:r>
            <w:r>
              <w:rPr>
                <w:noProof/>
                <w:webHidden/>
              </w:rPr>
              <w:fldChar w:fldCharType="begin"/>
            </w:r>
            <w:r>
              <w:rPr>
                <w:noProof/>
                <w:webHidden/>
              </w:rPr>
              <w:instrText xml:space="preserve"> PAGEREF _Toc499655008 \h </w:instrText>
            </w:r>
            <w:r>
              <w:rPr>
                <w:noProof/>
                <w:webHidden/>
              </w:rPr>
            </w:r>
            <w:r>
              <w:rPr>
                <w:noProof/>
                <w:webHidden/>
              </w:rPr>
              <w:fldChar w:fldCharType="separate"/>
            </w:r>
            <w:r>
              <w:rPr>
                <w:noProof/>
                <w:webHidden/>
              </w:rPr>
              <w:t>27</w:t>
            </w:r>
            <w:r>
              <w:rPr>
                <w:noProof/>
                <w:webHidden/>
              </w:rPr>
              <w:fldChar w:fldCharType="end"/>
            </w:r>
          </w:hyperlink>
        </w:p>
        <w:p w14:paraId="6B2E9666" w14:textId="0F6CBA88"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09" w:history="1">
            <w:r w:rsidRPr="0014693F">
              <w:rPr>
                <w:rStyle w:val="Lienhypertexte"/>
                <w:noProof/>
              </w:rPr>
              <w:t>3.3.1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_Toc499655009 \h </w:instrText>
            </w:r>
            <w:r>
              <w:rPr>
                <w:noProof/>
                <w:webHidden/>
              </w:rPr>
            </w:r>
            <w:r>
              <w:rPr>
                <w:noProof/>
                <w:webHidden/>
              </w:rPr>
              <w:fldChar w:fldCharType="separate"/>
            </w:r>
            <w:r>
              <w:rPr>
                <w:noProof/>
                <w:webHidden/>
              </w:rPr>
              <w:t>27</w:t>
            </w:r>
            <w:r>
              <w:rPr>
                <w:noProof/>
                <w:webHidden/>
              </w:rPr>
              <w:fldChar w:fldCharType="end"/>
            </w:r>
          </w:hyperlink>
        </w:p>
        <w:p w14:paraId="754CBCD7" w14:textId="49BBBCA9"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10" w:history="1">
            <w:r w:rsidRPr="0014693F">
              <w:rPr>
                <w:rStyle w:val="Lienhypertexte"/>
                <w:noProof/>
              </w:rPr>
              <w:t>3.3.2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_Toc499655010 \h </w:instrText>
            </w:r>
            <w:r>
              <w:rPr>
                <w:noProof/>
                <w:webHidden/>
              </w:rPr>
            </w:r>
            <w:r>
              <w:rPr>
                <w:noProof/>
                <w:webHidden/>
              </w:rPr>
              <w:fldChar w:fldCharType="separate"/>
            </w:r>
            <w:r>
              <w:rPr>
                <w:noProof/>
                <w:webHidden/>
              </w:rPr>
              <w:t>29</w:t>
            </w:r>
            <w:r>
              <w:rPr>
                <w:noProof/>
                <w:webHidden/>
              </w:rPr>
              <w:fldChar w:fldCharType="end"/>
            </w:r>
          </w:hyperlink>
        </w:p>
        <w:p w14:paraId="1BF572A1" w14:textId="595DA205"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11" w:history="1">
            <w:r w:rsidRPr="0014693F">
              <w:rPr>
                <w:rStyle w:val="Lienhypertexte"/>
                <w:noProof/>
              </w:rPr>
              <w:t>3.3.3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_Toc499655011 \h </w:instrText>
            </w:r>
            <w:r>
              <w:rPr>
                <w:noProof/>
                <w:webHidden/>
              </w:rPr>
            </w:r>
            <w:r>
              <w:rPr>
                <w:noProof/>
                <w:webHidden/>
              </w:rPr>
              <w:fldChar w:fldCharType="separate"/>
            </w:r>
            <w:r>
              <w:rPr>
                <w:noProof/>
                <w:webHidden/>
              </w:rPr>
              <w:t>30</w:t>
            </w:r>
            <w:r>
              <w:rPr>
                <w:noProof/>
                <w:webHidden/>
              </w:rPr>
              <w:fldChar w:fldCharType="end"/>
            </w:r>
          </w:hyperlink>
        </w:p>
        <w:p w14:paraId="323B3AF8" w14:textId="401FC940"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12" w:history="1">
            <w:r w:rsidRPr="0014693F">
              <w:rPr>
                <w:rStyle w:val="Lienhypertexte"/>
                <w:noProof/>
              </w:rPr>
              <w:t>3.3.4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_Toc499655012 \h </w:instrText>
            </w:r>
            <w:r>
              <w:rPr>
                <w:noProof/>
                <w:webHidden/>
              </w:rPr>
            </w:r>
            <w:r>
              <w:rPr>
                <w:noProof/>
                <w:webHidden/>
              </w:rPr>
              <w:fldChar w:fldCharType="separate"/>
            </w:r>
            <w:r>
              <w:rPr>
                <w:noProof/>
                <w:webHidden/>
              </w:rPr>
              <w:t>30</w:t>
            </w:r>
            <w:r>
              <w:rPr>
                <w:noProof/>
                <w:webHidden/>
              </w:rPr>
              <w:fldChar w:fldCharType="end"/>
            </w:r>
          </w:hyperlink>
        </w:p>
        <w:p w14:paraId="25520394" w14:textId="534EF937"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13" w:history="1">
            <w:r w:rsidRPr="0014693F">
              <w:rPr>
                <w:rStyle w:val="Lienhypertexte"/>
                <w:noProof/>
              </w:rPr>
              <w:t>3.3.5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_Toc499655013 \h </w:instrText>
            </w:r>
            <w:r>
              <w:rPr>
                <w:noProof/>
                <w:webHidden/>
              </w:rPr>
            </w:r>
            <w:r>
              <w:rPr>
                <w:noProof/>
                <w:webHidden/>
              </w:rPr>
              <w:fldChar w:fldCharType="separate"/>
            </w:r>
            <w:r>
              <w:rPr>
                <w:noProof/>
                <w:webHidden/>
              </w:rPr>
              <w:t>30</w:t>
            </w:r>
            <w:r>
              <w:rPr>
                <w:noProof/>
                <w:webHidden/>
              </w:rPr>
              <w:fldChar w:fldCharType="end"/>
            </w:r>
          </w:hyperlink>
        </w:p>
        <w:p w14:paraId="5660032E" w14:textId="51909BC2"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14" w:history="1">
            <w:r w:rsidRPr="0014693F">
              <w:rPr>
                <w:rStyle w:val="Lienhypertexte"/>
                <w:noProof/>
              </w:rPr>
              <w:t>3.4</w:t>
            </w:r>
            <w:r>
              <w:rPr>
                <w:rFonts w:asciiTheme="minorHAnsi" w:eastAsiaTheme="minorEastAsia" w:hAnsiTheme="minorHAnsi" w:cstheme="minorBidi"/>
                <w:noProof/>
                <w:sz w:val="22"/>
                <w:szCs w:val="22"/>
                <w:lang w:val="fr-FR" w:eastAsia="fr-FR"/>
              </w:rPr>
              <w:tab/>
            </w:r>
            <w:r w:rsidRPr="0014693F">
              <w:rPr>
                <w:rStyle w:val="Lienhypertexte"/>
                <w:noProof/>
              </w:rPr>
              <w:t>Orion Context Broker Component</w:t>
            </w:r>
            <w:r>
              <w:rPr>
                <w:noProof/>
                <w:webHidden/>
              </w:rPr>
              <w:tab/>
            </w:r>
            <w:r>
              <w:rPr>
                <w:noProof/>
                <w:webHidden/>
              </w:rPr>
              <w:fldChar w:fldCharType="begin"/>
            </w:r>
            <w:r>
              <w:rPr>
                <w:noProof/>
                <w:webHidden/>
              </w:rPr>
              <w:instrText xml:space="preserve"> PAGEREF _Toc499655014 \h </w:instrText>
            </w:r>
            <w:r>
              <w:rPr>
                <w:noProof/>
                <w:webHidden/>
              </w:rPr>
            </w:r>
            <w:r>
              <w:rPr>
                <w:noProof/>
                <w:webHidden/>
              </w:rPr>
              <w:fldChar w:fldCharType="separate"/>
            </w:r>
            <w:r>
              <w:rPr>
                <w:noProof/>
                <w:webHidden/>
              </w:rPr>
              <w:t>30</w:t>
            </w:r>
            <w:r>
              <w:rPr>
                <w:noProof/>
                <w:webHidden/>
              </w:rPr>
              <w:fldChar w:fldCharType="end"/>
            </w:r>
          </w:hyperlink>
        </w:p>
        <w:p w14:paraId="3C66E150" w14:textId="03C7E5B8"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15" w:history="1">
            <w:r w:rsidRPr="0014693F">
              <w:rPr>
                <w:rStyle w:val="Lienhypertexte"/>
                <w:noProof/>
              </w:rPr>
              <w:t>3.4.1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_Toc499655015 \h </w:instrText>
            </w:r>
            <w:r>
              <w:rPr>
                <w:noProof/>
                <w:webHidden/>
              </w:rPr>
            </w:r>
            <w:r>
              <w:rPr>
                <w:noProof/>
                <w:webHidden/>
              </w:rPr>
              <w:fldChar w:fldCharType="separate"/>
            </w:r>
            <w:r>
              <w:rPr>
                <w:noProof/>
                <w:webHidden/>
              </w:rPr>
              <w:t>30</w:t>
            </w:r>
            <w:r>
              <w:rPr>
                <w:noProof/>
                <w:webHidden/>
              </w:rPr>
              <w:fldChar w:fldCharType="end"/>
            </w:r>
          </w:hyperlink>
        </w:p>
        <w:p w14:paraId="51DE9F97" w14:textId="33E17A64"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16" w:history="1">
            <w:r w:rsidRPr="0014693F">
              <w:rPr>
                <w:rStyle w:val="Lienhypertexte"/>
                <w:noProof/>
              </w:rPr>
              <w:t>3.4.2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_Toc499655016 \h </w:instrText>
            </w:r>
            <w:r>
              <w:rPr>
                <w:noProof/>
                <w:webHidden/>
              </w:rPr>
            </w:r>
            <w:r>
              <w:rPr>
                <w:noProof/>
                <w:webHidden/>
              </w:rPr>
              <w:fldChar w:fldCharType="separate"/>
            </w:r>
            <w:r>
              <w:rPr>
                <w:noProof/>
                <w:webHidden/>
              </w:rPr>
              <w:t>30</w:t>
            </w:r>
            <w:r>
              <w:rPr>
                <w:noProof/>
                <w:webHidden/>
              </w:rPr>
              <w:fldChar w:fldCharType="end"/>
            </w:r>
          </w:hyperlink>
        </w:p>
        <w:p w14:paraId="649D426A" w14:textId="1F1BF41B"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17" w:history="1">
            <w:r w:rsidRPr="0014693F">
              <w:rPr>
                <w:rStyle w:val="Lienhypertexte"/>
                <w:noProof/>
              </w:rPr>
              <w:t>3.4.3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_Toc499655017 \h </w:instrText>
            </w:r>
            <w:r>
              <w:rPr>
                <w:noProof/>
                <w:webHidden/>
              </w:rPr>
            </w:r>
            <w:r>
              <w:rPr>
                <w:noProof/>
                <w:webHidden/>
              </w:rPr>
              <w:fldChar w:fldCharType="separate"/>
            </w:r>
            <w:r>
              <w:rPr>
                <w:noProof/>
                <w:webHidden/>
              </w:rPr>
              <w:t>31</w:t>
            </w:r>
            <w:r>
              <w:rPr>
                <w:noProof/>
                <w:webHidden/>
              </w:rPr>
              <w:fldChar w:fldCharType="end"/>
            </w:r>
          </w:hyperlink>
        </w:p>
        <w:p w14:paraId="0009BF31" w14:textId="4850ED66"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18" w:history="1">
            <w:r w:rsidRPr="0014693F">
              <w:rPr>
                <w:rStyle w:val="Lienhypertexte"/>
                <w:noProof/>
              </w:rPr>
              <w:t>3.4.4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_Toc499655018 \h </w:instrText>
            </w:r>
            <w:r>
              <w:rPr>
                <w:noProof/>
                <w:webHidden/>
              </w:rPr>
            </w:r>
            <w:r>
              <w:rPr>
                <w:noProof/>
                <w:webHidden/>
              </w:rPr>
              <w:fldChar w:fldCharType="separate"/>
            </w:r>
            <w:r>
              <w:rPr>
                <w:noProof/>
                <w:webHidden/>
              </w:rPr>
              <w:t>31</w:t>
            </w:r>
            <w:r>
              <w:rPr>
                <w:noProof/>
                <w:webHidden/>
              </w:rPr>
              <w:fldChar w:fldCharType="end"/>
            </w:r>
          </w:hyperlink>
        </w:p>
        <w:p w14:paraId="10F876BF" w14:textId="218A848E"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19" w:history="1">
            <w:r w:rsidRPr="0014693F">
              <w:rPr>
                <w:rStyle w:val="Lienhypertexte"/>
                <w:noProof/>
              </w:rPr>
              <w:t>3.4.5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_Toc499655019 \h </w:instrText>
            </w:r>
            <w:r>
              <w:rPr>
                <w:noProof/>
                <w:webHidden/>
              </w:rPr>
            </w:r>
            <w:r>
              <w:rPr>
                <w:noProof/>
                <w:webHidden/>
              </w:rPr>
              <w:fldChar w:fldCharType="separate"/>
            </w:r>
            <w:r>
              <w:rPr>
                <w:noProof/>
                <w:webHidden/>
              </w:rPr>
              <w:t>31</w:t>
            </w:r>
            <w:r>
              <w:rPr>
                <w:noProof/>
                <w:webHidden/>
              </w:rPr>
              <w:fldChar w:fldCharType="end"/>
            </w:r>
          </w:hyperlink>
        </w:p>
        <w:p w14:paraId="26F03CDB" w14:textId="112A3C85"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20" w:history="1">
            <w:r w:rsidRPr="0014693F">
              <w:rPr>
                <w:rStyle w:val="Lienhypertexte"/>
                <w:noProof/>
              </w:rPr>
              <w:t>3.5</w:t>
            </w:r>
            <w:r>
              <w:rPr>
                <w:rFonts w:asciiTheme="minorHAnsi" w:eastAsiaTheme="minorEastAsia" w:hAnsiTheme="minorHAnsi" w:cstheme="minorBidi"/>
                <w:noProof/>
                <w:sz w:val="22"/>
                <w:szCs w:val="22"/>
                <w:lang w:val="fr-FR" w:eastAsia="fr-FR"/>
              </w:rPr>
              <w:tab/>
            </w:r>
            <w:r w:rsidRPr="0014693F">
              <w:rPr>
                <w:rStyle w:val="Lienhypertexte"/>
                <w:noProof/>
              </w:rPr>
              <w:t>MongoDB Component</w:t>
            </w:r>
            <w:r>
              <w:rPr>
                <w:noProof/>
                <w:webHidden/>
              </w:rPr>
              <w:tab/>
            </w:r>
            <w:r>
              <w:rPr>
                <w:noProof/>
                <w:webHidden/>
              </w:rPr>
              <w:fldChar w:fldCharType="begin"/>
            </w:r>
            <w:r>
              <w:rPr>
                <w:noProof/>
                <w:webHidden/>
              </w:rPr>
              <w:instrText xml:space="preserve"> PAGEREF _Toc499655020 \h </w:instrText>
            </w:r>
            <w:r>
              <w:rPr>
                <w:noProof/>
                <w:webHidden/>
              </w:rPr>
            </w:r>
            <w:r>
              <w:rPr>
                <w:noProof/>
                <w:webHidden/>
              </w:rPr>
              <w:fldChar w:fldCharType="separate"/>
            </w:r>
            <w:r>
              <w:rPr>
                <w:noProof/>
                <w:webHidden/>
              </w:rPr>
              <w:t>31</w:t>
            </w:r>
            <w:r>
              <w:rPr>
                <w:noProof/>
                <w:webHidden/>
              </w:rPr>
              <w:fldChar w:fldCharType="end"/>
            </w:r>
          </w:hyperlink>
        </w:p>
        <w:p w14:paraId="695B58EB" w14:textId="3C0A9A71"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21" w:history="1">
            <w:r w:rsidRPr="0014693F">
              <w:rPr>
                <w:rStyle w:val="Lienhypertexte"/>
                <w:noProof/>
              </w:rPr>
              <w:t>3.5.1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_Toc499655021 \h </w:instrText>
            </w:r>
            <w:r>
              <w:rPr>
                <w:noProof/>
                <w:webHidden/>
              </w:rPr>
            </w:r>
            <w:r>
              <w:rPr>
                <w:noProof/>
                <w:webHidden/>
              </w:rPr>
              <w:fldChar w:fldCharType="separate"/>
            </w:r>
            <w:r>
              <w:rPr>
                <w:noProof/>
                <w:webHidden/>
              </w:rPr>
              <w:t>31</w:t>
            </w:r>
            <w:r>
              <w:rPr>
                <w:noProof/>
                <w:webHidden/>
              </w:rPr>
              <w:fldChar w:fldCharType="end"/>
            </w:r>
          </w:hyperlink>
        </w:p>
        <w:p w14:paraId="706F224F" w14:textId="207C285A"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22" w:history="1">
            <w:r w:rsidRPr="0014693F">
              <w:rPr>
                <w:rStyle w:val="Lienhypertexte"/>
                <w:noProof/>
              </w:rPr>
              <w:t>3.5.2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_Toc499655022 \h </w:instrText>
            </w:r>
            <w:r>
              <w:rPr>
                <w:noProof/>
                <w:webHidden/>
              </w:rPr>
            </w:r>
            <w:r>
              <w:rPr>
                <w:noProof/>
                <w:webHidden/>
              </w:rPr>
              <w:fldChar w:fldCharType="separate"/>
            </w:r>
            <w:r>
              <w:rPr>
                <w:noProof/>
                <w:webHidden/>
              </w:rPr>
              <w:t>31</w:t>
            </w:r>
            <w:r>
              <w:rPr>
                <w:noProof/>
                <w:webHidden/>
              </w:rPr>
              <w:fldChar w:fldCharType="end"/>
            </w:r>
          </w:hyperlink>
        </w:p>
        <w:p w14:paraId="728422F6" w14:textId="0B1D46EF"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23" w:history="1">
            <w:r w:rsidRPr="0014693F">
              <w:rPr>
                <w:rStyle w:val="Lienhypertexte"/>
                <w:noProof/>
              </w:rPr>
              <w:t>3.5.3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_Toc499655023 \h </w:instrText>
            </w:r>
            <w:r>
              <w:rPr>
                <w:noProof/>
                <w:webHidden/>
              </w:rPr>
            </w:r>
            <w:r>
              <w:rPr>
                <w:noProof/>
                <w:webHidden/>
              </w:rPr>
              <w:fldChar w:fldCharType="separate"/>
            </w:r>
            <w:r>
              <w:rPr>
                <w:noProof/>
                <w:webHidden/>
              </w:rPr>
              <w:t>31</w:t>
            </w:r>
            <w:r>
              <w:rPr>
                <w:noProof/>
                <w:webHidden/>
              </w:rPr>
              <w:fldChar w:fldCharType="end"/>
            </w:r>
          </w:hyperlink>
        </w:p>
        <w:p w14:paraId="523E37B8" w14:textId="09CF9618"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24" w:history="1">
            <w:r w:rsidRPr="0014693F">
              <w:rPr>
                <w:rStyle w:val="Lienhypertexte"/>
                <w:noProof/>
              </w:rPr>
              <w:t>3.5.4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_Toc499655024 \h </w:instrText>
            </w:r>
            <w:r>
              <w:rPr>
                <w:noProof/>
                <w:webHidden/>
              </w:rPr>
            </w:r>
            <w:r>
              <w:rPr>
                <w:noProof/>
                <w:webHidden/>
              </w:rPr>
              <w:fldChar w:fldCharType="separate"/>
            </w:r>
            <w:r>
              <w:rPr>
                <w:noProof/>
                <w:webHidden/>
              </w:rPr>
              <w:t>31</w:t>
            </w:r>
            <w:r>
              <w:rPr>
                <w:noProof/>
                <w:webHidden/>
              </w:rPr>
              <w:fldChar w:fldCharType="end"/>
            </w:r>
          </w:hyperlink>
        </w:p>
        <w:p w14:paraId="37EC6D87" w14:textId="24FA5AD5"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25" w:history="1">
            <w:r w:rsidRPr="0014693F">
              <w:rPr>
                <w:rStyle w:val="Lienhypertexte"/>
                <w:noProof/>
              </w:rPr>
              <w:t>3.5.5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_Toc499655025 \h </w:instrText>
            </w:r>
            <w:r>
              <w:rPr>
                <w:noProof/>
                <w:webHidden/>
              </w:rPr>
            </w:r>
            <w:r>
              <w:rPr>
                <w:noProof/>
                <w:webHidden/>
              </w:rPr>
              <w:fldChar w:fldCharType="separate"/>
            </w:r>
            <w:r>
              <w:rPr>
                <w:noProof/>
                <w:webHidden/>
              </w:rPr>
              <w:t>31</w:t>
            </w:r>
            <w:r>
              <w:rPr>
                <w:noProof/>
                <w:webHidden/>
              </w:rPr>
              <w:fldChar w:fldCharType="end"/>
            </w:r>
          </w:hyperlink>
        </w:p>
        <w:p w14:paraId="0432AC2A" w14:textId="4D6BBCC0"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26" w:history="1">
            <w:r w:rsidRPr="0014693F">
              <w:rPr>
                <w:rStyle w:val="Lienhypertexte"/>
                <w:noProof/>
              </w:rPr>
              <w:t>3.6</w:t>
            </w:r>
            <w:r>
              <w:rPr>
                <w:rFonts w:asciiTheme="minorHAnsi" w:eastAsiaTheme="minorEastAsia" w:hAnsiTheme="minorHAnsi" w:cstheme="minorBidi"/>
                <w:noProof/>
                <w:sz w:val="22"/>
                <w:szCs w:val="22"/>
                <w:lang w:val="fr-FR" w:eastAsia="fr-FR"/>
              </w:rPr>
              <w:tab/>
            </w:r>
            <w:r w:rsidRPr="0014693F">
              <w:rPr>
                <w:rStyle w:val="Lienhypertexte"/>
                <w:noProof/>
              </w:rPr>
              <w:t>Citus/PostgreSQL cluster Component</w:t>
            </w:r>
            <w:r>
              <w:rPr>
                <w:noProof/>
                <w:webHidden/>
              </w:rPr>
              <w:tab/>
            </w:r>
            <w:r>
              <w:rPr>
                <w:noProof/>
                <w:webHidden/>
              </w:rPr>
              <w:fldChar w:fldCharType="begin"/>
            </w:r>
            <w:r>
              <w:rPr>
                <w:noProof/>
                <w:webHidden/>
              </w:rPr>
              <w:instrText xml:space="preserve"> PAGEREF _Toc499655026 \h </w:instrText>
            </w:r>
            <w:r>
              <w:rPr>
                <w:noProof/>
                <w:webHidden/>
              </w:rPr>
            </w:r>
            <w:r>
              <w:rPr>
                <w:noProof/>
                <w:webHidden/>
              </w:rPr>
              <w:fldChar w:fldCharType="separate"/>
            </w:r>
            <w:r>
              <w:rPr>
                <w:noProof/>
                <w:webHidden/>
              </w:rPr>
              <w:t>32</w:t>
            </w:r>
            <w:r>
              <w:rPr>
                <w:noProof/>
                <w:webHidden/>
              </w:rPr>
              <w:fldChar w:fldCharType="end"/>
            </w:r>
          </w:hyperlink>
        </w:p>
        <w:p w14:paraId="27036BC0" w14:textId="17F5B380"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27" w:history="1">
            <w:r w:rsidRPr="0014693F">
              <w:rPr>
                <w:rStyle w:val="Lienhypertexte"/>
                <w:noProof/>
              </w:rPr>
              <w:t>3.6.1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_Toc499655027 \h </w:instrText>
            </w:r>
            <w:r>
              <w:rPr>
                <w:noProof/>
                <w:webHidden/>
              </w:rPr>
            </w:r>
            <w:r>
              <w:rPr>
                <w:noProof/>
                <w:webHidden/>
              </w:rPr>
              <w:fldChar w:fldCharType="separate"/>
            </w:r>
            <w:r>
              <w:rPr>
                <w:noProof/>
                <w:webHidden/>
              </w:rPr>
              <w:t>32</w:t>
            </w:r>
            <w:r>
              <w:rPr>
                <w:noProof/>
                <w:webHidden/>
              </w:rPr>
              <w:fldChar w:fldCharType="end"/>
            </w:r>
          </w:hyperlink>
        </w:p>
        <w:p w14:paraId="494969D5" w14:textId="5DDE0357"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28" w:history="1">
            <w:r w:rsidRPr="0014693F">
              <w:rPr>
                <w:rStyle w:val="Lienhypertexte"/>
                <w:noProof/>
              </w:rPr>
              <w:t>3.6.2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_Toc499655028 \h </w:instrText>
            </w:r>
            <w:r>
              <w:rPr>
                <w:noProof/>
                <w:webHidden/>
              </w:rPr>
            </w:r>
            <w:r>
              <w:rPr>
                <w:noProof/>
                <w:webHidden/>
              </w:rPr>
              <w:fldChar w:fldCharType="separate"/>
            </w:r>
            <w:r>
              <w:rPr>
                <w:noProof/>
                <w:webHidden/>
              </w:rPr>
              <w:t>32</w:t>
            </w:r>
            <w:r>
              <w:rPr>
                <w:noProof/>
                <w:webHidden/>
              </w:rPr>
              <w:fldChar w:fldCharType="end"/>
            </w:r>
          </w:hyperlink>
        </w:p>
        <w:p w14:paraId="206DFC5A" w14:textId="43123F21"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29" w:history="1">
            <w:r w:rsidRPr="0014693F">
              <w:rPr>
                <w:rStyle w:val="Lienhypertexte"/>
                <w:noProof/>
              </w:rPr>
              <w:t>3.6.3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_Toc499655029 \h </w:instrText>
            </w:r>
            <w:r>
              <w:rPr>
                <w:noProof/>
                <w:webHidden/>
              </w:rPr>
            </w:r>
            <w:r>
              <w:rPr>
                <w:noProof/>
                <w:webHidden/>
              </w:rPr>
              <w:fldChar w:fldCharType="separate"/>
            </w:r>
            <w:r>
              <w:rPr>
                <w:noProof/>
                <w:webHidden/>
              </w:rPr>
              <w:t>32</w:t>
            </w:r>
            <w:r>
              <w:rPr>
                <w:noProof/>
                <w:webHidden/>
              </w:rPr>
              <w:fldChar w:fldCharType="end"/>
            </w:r>
          </w:hyperlink>
        </w:p>
        <w:p w14:paraId="3676D8B8" w14:textId="0FF9AF44"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30" w:history="1">
            <w:r w:rsidRPr="0014693F">
              <w:rPr>
                <w:rStyle w:val="Lienhypertexte"/>
                <w:noProof/>
              </w:rPr>
              <w:t>3.6.4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_Toc499655030 \h </w:instrText>
            </w:r>
            <w:r>
              <w:rPr>
                <w:noProof/>
                <w:webHidden/>
              </w:rPr>
            </w:r>
            <w:r>
              <w:rPr>
                <w:noProof/>
                <w:webHidden/>
              </w:rPr>
              <w:fldChar w:fldCharType="separate"/>
            </w:r>
            <w:r>
              <w:rPr>
                <w:noProof/>
                <w:webHidden/>
              </w:rPr>
              <w:t>32</w:t>
            </w:r>
            <w:r>
              <w:rPr>
                <w:noProof/>
                <w:webHidden/>
              </w:rPr>
              <w:fldChar w:fldCharType="end"/>
            </w:r>
          </w:hyperlink>
        </w:p>
        <w:p w14:paraId="0864E463" w14:textId="2AC773A6"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31" w:history="1">
            <w:r w:rsidRPr="0014693F">
              <w:rPr>
                <w:rStyle w:val="Lienhypertexte"/>
                <w:noProof/>
              </w:rPr>
              <w:t>3.6.5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_Toc499655031 \h </w:instrText>
            </w:r>
            <w:r>
              <w:rPr>
                <w:noProof/>
                <w:webHidden/>
              </w:rPr>
            </w:r>
            <w:r>
              <w:rPr>
                <w:noProof/>
                <w:webHidden/>
              </w:rPr>
              <w:fldChar w:fldCharType="separate"/>
            </w:r>
            <w:r>
              <w:rPr>
                <w:noProof/>
                <w:webHidden/>
              </w:rPr>
              <w:t>32</w:t>
            </w:r>
            <w:r>
              <w:rPr>
                <w:noProof/>
                <w:webHidden/>
              </w:rPr>
              <w:fldChar w:fldCharType="end"/>
            </w:r>
          </w:hyperlink>
        </w:p>
        <w:p w14:paraId="219A5FC4" w14:textId="75F86657"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32" w:history="1">
            <w:r w:rsidRPr="0014693F">
              <w:rPr>
                <w:rStyle w:val="Lienhypertexte"/>
                <w:noProof/>
              </w:rPr>
              <w:t>3.7</w:t>
            </w:r>
            <w:r>
              <w:rPr>
                <w:rFonts w:asciiTheme="minorHAnsi" w:eastAsiaTheme="minorEastAsia" w:hAnsiTheme="minorHAnsi" w:cstheme="minorBidi"/>
                <w:noProof/>
                <w:sz w:val="22"/>
                <w:szCs w:val="22"/>
                <w:lang w:val="fr-FR" w:eastAsia="fr-FR"/>
              </w:rPr>
              <w:tab/>
            </w:r>
            <w:r w:rsidRPr="0014693F">
              <w:rPr>
                <w:rStyle w:val="Lienhypertexte"/>
                <w:noProof/>
              </w:rPr>
              <w:t>Galera/MySQL cluster Component</w:t>
            </w:r>
            <w:r>
              <w:rPr>
                <w:noProof/>
                <w:webHidden/>
              </w:rPr>
              <w:tab/>
            </w:r>
            <w:r>
              <w:rPr>
                <w:noProof/>
                <w:webHidden/>
              </w:rPr>
              <w:fldChar w:fldCharType="begin"/>
            </w:r>
            <w:r>
              <w:rPr>
                <w:noProof/>
                <w:webHidden/>
              </w:rPr>
              <w:instrText xml:space="preserve"> PAGEREF _Toc499655032 \h </w:instrText>
            </w:r>
            <w:r>
              <w:rPr>
                <w:noProof/>
                <w:webHidden/>
              </w:rPr>
            </w:r>
            <w:r>
              <w:rPr>
                <w:noProof/>
                <w:webHidden/>
              </w:rPr>
              <w:fldChar w:fldCharType="separate"/>
            </w:r>
            <w:r>
              <w:rPr>
                <w:noProof/>
                <w:webHidden/>
              </w:rPr>
              <w:t>32</w:t>
            </w:r>
            <w:r>
              <w:rPr>
                <w:noProof/>
                <w:webHidden/>
              </w:rPr>
              <w:fldChar w:fldCharType="end"/>
            </w:r>
          </w:hyperlink>
        </w:p>
        <w:p w14:paraId="3A58A5B7" w14:textId="08125CB1"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33" w:history="1">
            <w:r w:rsidRPr="0014693F">
              <w:rPr>
                <w:rStyle w:val="Lienhypertexte"/>
                <w:noProof/>
              </w:rPr>
              <w:t>3.7.1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_Toc499655033 \h </w:instrText>
            </w:r>
            <w:r>
              <w:rPr>
                <w:noProof/>
                <w:webHidden/>
              </w:rPr>
            </w:r>
            <w:r>
              <w:rPr>
                <w:noProof/>
                <w:webHidden/>
              </w:rPr>
              <w:fldChar w:fldCharType="separate"/>
            </w:r>
            <w:r>
              <w:rPr>
                <w:noProof/>
                <w:webHidden/>
              </w:rPr>
              <w:t>32</w:t>
            </w:r>
            <w:r>
              <w:rPr>
                <w:noProof/>
                <w:webHidden/>
              </w:rPr>
              <w:fldChar w:fldCharType="end"/>
            </w:r>
          </w:hyperlink>
        </w:p>
        <w:p w14:paraId="75DA2A34" w14:textId="6928DF0D"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34" w:history="1">
            <w:r w:rsidRPr="0014693F">
              <w:rPr>
                <w:rStyle w:val="Lienhypertexte"/>
                <w:noProof/>
              </w:rPr>
              <w:t>3.7.2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_Toc499655034 \h </w:instrText>
            </w:r>
            <w:r>
              <w:rPr>
                <w:noProof/>
                <w:webHidden/>
              </w:rPr>
            </w:r>
            <w:r>
              <w:rPr>
                <w:noProof/>
                <w:webHidden/>
              </w:rPr>
              <w:fldChar w:fldCharType="separate"/>
            </w:r>
            <w:r>
              <w:rPr>
                <w:noProof/>
                <w:webHidden/>
              </w:rPr>
              <w:t>32</w:t>
            </w:r>
            <w:r>
              <w:rPr>
                <w:noProof/>
                <w:webHidden/>
              </w:rPr>
              <w:fldChar w:fldCharType="end"/>
            </w:r>
          </w:hyperlink>
        </w:p>
        <w:p w14:paraId="4D920D18" w14:textId="20BB83E3"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35" w:history="1">
            <w:r w:rsidRPr="0014693F">
              <w:rPr>
                <w:rStyle w:val="Lienhypertexte"/>
                <w:noProof/>
              </w:rPr>
              <w:t>3.7.3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_Toc499655035 \h </w:instrText>
            </w:r>
            <w:r>
              <w:rPr>
                <w:noProof/>
                <w:webHidden/>
              </w:rPr>
            </w:r>
            <w:r>
              <w:rPr>
                <w:noProof/>
                <w:webHidden/>
              </w:rPr>
              <w:fldChar w:fldCharType="separate"/>
            </w:r>
            <w:r>
              <w:rPr>
                <w:noProof/>
                <w:webHidden/>
              </w:rPr>
              <w:t>32</w:t>
            </w:r>
            <w:r>
              <w:rPr>
                <w:noProof/>
                <w:webHidden/>
              </w:rPr>
              <w:fldChar w:fldCharType="end"/>
            </w:r>
          </w:hyperlink>
        </w:p>
        <w:p w14:paraId="770D2376" w14:textId="5F5EEE5B"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36" w:history="1">
            <w:r w:rsidRPr="0014693F">
              <w:rPr>
                <w:rStyle w:val="Lienhypertexte"/>
                <w:noProof/>
              </w:rPr>
              <w:t>3.7.4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_Toc499655036 \h </w:instrText>
            </w:r>
            <w:r>
              <w:rPr>
                <w:noProof/>
                <w:webHidden/>
              </w:rPr>
            </w:r>
            <w:r>
              <w:rPr>
                <w:noProof/>
                <w:webHidden/>
              </w:rPr>
              <w:fldChar w:fldCharType="separate"/>
            </w:r>
            <w:r>
              <w:rPr>
                <w:noProof/>
                <w:webHidden/>
              </w:rPr>
              <w:t>32</w:t>
            </w:r>
            <w:r>
              <w:rPr>
                <w:noProof/>
                <w:webHidden/>
              </w:rPr>
              <w:fldChar w:fldCharType="end"/>
            </w:r>
          </w:hyperlink>
        </w:p>
        <w:p w14:paraId="4E166C96" w14:textId="3096412E"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37" w:history="1">
            <w:r w:rsidRPr="0014693F">
              <w:rPr>
                <w:rStyle w:val="Lienhypertexte"/>
                <w:noProof/>
              </w:rPr>
              <w:t>3.7.5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_Toc499655037 \h </w:instrText>
            </w:r>
            <w:r>
              <w:rPr>
                <w:noProof/>
                <w:webHidden/>
              </w:rPr>
            </w:r>
            <w:r>
              <w:rPr>
                <w:noProof/>
                <w:webHidden/>
              </w:rPr>
              <w:fldChar w:fldCharType="separate"/>
            </w:r>
            <w:r>
              <w:rPr>
                <w:noProof/>
                <w:webHidden/>
              </w:rPr>
              <w:t>32</w:t>
            </w:r>
            <w:r>
              <w:rPr>
                <w:noProof/>
                <w:webHidden/>
              </w:rPr>
              <w:fldChar w:fldCharType="end"/>
            </w:r>
          </w:hyperlink>
        </w:p>
        <w:p w14:paraId="4D50A71C" w14:textId="0FE929E1"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38" w:history="1">
            <w:r w:rsidRPr="0014693F">
              <w:rPr>
                <w:rStyle w:val="Lienhypertexte"/>
                <w:noProof/>
              </w:rPr>
              <w:t>3.8</w:t>
            </w:r>
            <w:r>
              <w:rPr>
                <w:rFonts w:asciiTheme="minorHAnsi" w:eastAsiaTheme="minorEastAsia" w:hAnsiTheme="minorHAnsi" w:cstheme="minorBidi"/>
                <w:noProof/>
                <w:sz w:val="22"/>
                <w:szCs w:val="22"/>
                <w:lang w:val="fr-FR" w:eastAsia="fr-FR"/>
              </w:rPr>
              <w:tab/>
            </w:r>
            <w:r w:rsidRPr="0014693F">
              <w:rPr>
                <w:rStyle w:val="Lienhypertexte"/>
                <w:noProof/>
              </w:rPr>
              <w:t>Cosmos Big Data Component with Cygnus &amp; Comet</w:t>
            </w:r>
            <w:r>
              <w:rPr>
                <w:noProof/>
                <w:webHidden/>
              </w:rPr>
              <w:tab/>
            </w:r>
            <w:r>
              <w:rPr>
                <w:noProof/>
                <w:webHidden/>
              </w:rPr>
              <w:fldChar w:fldCharType="begin"/>
            </w:r>
            <w:r>
              <w:rPr>
                <w:noProof/>
                <w:webHidden/>
              </w:rPr>
              <w:instrText xml:space="preserve"> PAGEREF _Toc499655038 \h </w:instrText>
            </w:r>
            <w:r>
              <w:rPr>
                <w:noProof/>
                <w:webHidden/>
              </w:rPr>
            </w:r>
            <w:r>
              <w:rPr>
                <w:noProof/>
                <w:webHidden/>
              </w:rPr>
              <w:fldChar w:fldCharType="separate"/>
            </w:r>
            <w:r>
              <w:rPr>
                <w:noProof/>
                <w:webHidden/>
              </w:rPr>
              <w:t>32</w:t>
            </w:r>
            <w:r>
              <w:rPr>
                <w:noProof/>
                <w:webHidden/>
              </w:rPr>
              <w:fldChar w:fldCharType="end"/>
            </w:r>
          </w:hyperlink>
        </w:p>
        <w:p w14:paraId="2A27B73D" w14:textId="7F950131"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39" w:history="1">
            <w:r w:rsidRPr="0014693F">
              <w:rPr>
                <w:rStyle w:val="Lienhypertexte"/>
                <w:noProof/>
              </w:rPr>
              <w:t>3.8.1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_Toc499655039 \h </w:instrText>
            </w:r>
            <w:r>
              <w:rPr>
                <w:noProof/>
                <w:webHidden/>
              </w:rPr>
            </w:r>
            <w:r>
              <w:rPr>
                <w:noProof/>
                <w:webHidden/>
              </w:rPr>
              <w:fldChar w:fldCharType="separate"/>
            </w:r>
            <w:r>
              <w:rPr>
                <w:noProof/>
                <w:webHidden/>
              </w:rPr>
              <w:t>32</w:t>
            </w:r>
            <w:r>
              <w:rPr>
                <w:noProof/>
                <w:webHidden/>
              </w:rPr>
              <w:fldChar w:fldCharType="end"/>
            </w:r>
          </w:hyperlink>
        </w:p>
        <w:p w14:paraId="50AD5F5F" w14:textId="4514F8A8"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40" w:history="1">
            <w:r w:rsidRPr="0014693F">
              <w:rPr>
                <w:rStyle w:val="Lienhypertexte"/>
                <w:noProof/>
              </w:rPr>
              <w:t>3.8.2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_Toc499655040 \h </w:instrText>
            </w:r>
            <w:r>
              <w:rPr>
                <w:noProof/>
                <w:webHidden/>
              </w:rPr>
            </w:r>
            <w:r>
              <w:rPr>
                <w:noProof/>
                <w:webHidden/>
              </w:rPr>
              <w:fldChar w:fldCharType="separate"/>
            </w:r>
            <w:r>
              <w:rPr>
                <w:noProof/>
                <w:webHidden/>
              </w:rPr>
              <w:t>33</w:t>
            </w:r>
            <w:r>
              <w:rPr>
                <w:noProof/>
                <w:webHidden/>
              </w:rPr>
              <w:fldChar w:fldCharType="end"/>
            </w:r>
          </w:hyperlink>
        </w:p>
        <w:p w14:paraId="2630B2E7" w14:textId="4AFFC5DA"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41" w:history="1">
            <w:r w:rsidRPr="0014693F">
              <w:rPr>
                <w:rStyle w:val="Lienhypertexte"/>
                <w:noProof/>
              </w:rPr>
              <w:t>3.8.3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_Toc499655041 \h </w:instrText>
            </w:r>
            <w:r>
              <w:rPr>
                <w:noProof/>
                <w:webHidden/>
              </w:rPr>
            </w:r>
            <w:r>
              <w:rPr>
                <w:noProof/>
                <w:webHidden/>
              </w:rPr>
              <w:fldChar w:fldCharType="separate"/>
            </w:r>
            <w:r>
              <w:rPr>
                <w:noProof/>
                <w:webHidden/>
              </w:rPr>
              <w:t>33</w:t>
            </w:r>
            <w:r>
              <w:rPr>
                <w:noProof/>
                <w:webHidden/>
              </w:rPr>
              <w:fldChar w:fldCharType="end"/>
            </w:r>
          </w:hyperlink>
        </w:p>
        <w:p w14:paraId="354C1745" w14:textId="5CDE07F4"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42" w:history="1">
            <w:r w:rsidRPr="0014693F">
              <w:rPr>
                <w:rStyle w:val="Lienhypertexte"/>
                <w:noProof/>
              </w:rPr>
              <w:t>3.8.4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_Toc499655042 \h </w:instrText>
            </w:r>
            <w:r>
              <w:rPr>
                <w:noProof/>
                <w:webHidden/>
              </w:rPr>
            </w:r>
            <w:r>
              <w:rPr>
                <w:noProof/>
                <w:webHidden/>
              </w:rPr>
              <w:fldChar w:fldCharType="separate"/>
            </w:r>
            <w:r>
              <w:rPr>
                <w:noProof/>
                <w:webHidden/>
              </w:rPr>
              <w:t>33</w:t>
            </w:r>
            <w:r>
              <w:rPr>
                <w:noProof/>
                <w:webHidden/>
              </w:rPr>
              <w:fldChar w:fldCharType="end"/>
            </w:r>
          </w:hyperlink>
        </w:p>
        <w:p w14:paraId="43257341" w14:textId="278B7BCC"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43" w:history="1">
            <w:r w:rsidRPr="0014693F">
              <w:rPr>
                <w:rStyle w:val="Lienhypertexte"/>
                <w:noProof/>
              </w:rPr>
              <w:t>3.8.5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_Toc499655043 \h </w:instrText>
            </w:r>
            <w:r>
              <w:rPr>
                <w:noProof/>
                <w:webHidden/>
              </w:rPr>
            </w:r>
            <w:r>
              <w:rPr>
                <w:noProof/>
                <w:webHidden/>
              </w:rPr>
              <w:fldChar w:fldCharType="separate"/>
            </w:r>
            <w:r>
              <w:rPr>
                <w:noProof/>
                <w:webHidden/>
              </w:rPr>
              <w:t>33</w:t>
            </w:r>
            <w:r>
              <w:rPr>
                <w:noProof/>
                <w:webHidden/>
              </w:rPr>
              <w:fldChar w:fldCharType="end"/>
            </w:r>
          </w:hyperlink>
        </w:p>
        <w:p w14:paraId="0EC35F81" w14:textId="03314787"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44" w:history="1">
            <w:r w:rsidRPr="0014693F">
              <w:rPr>
                <w:rStyle w:val="Lienhypertexte"/>
                <w:noProof/>
              </w:rPr>
              <w:t>3.9</w:t>
            </w:r>
            <w:r>
              <w:rPr>
                <w:rFonts w:asciiTheme="minorHAnsi" w:eastAsiaTheme="minorEastAsia" w:hAnsiTheme="minorHAnsi" w:cstheme="minorBidi"/>
                <w:noProof/>
                <w:sz w:val="22"/>
                <w:szCs w:val="22"/>
                <w:lang w:val="fr-FR" w:eastAsia="fr-FR"/>
              </w:rPr>
              <w:tab/>
            </w:r>
            <w:r w:rsidRPr="0014693F">
              <w:rPr>
                <w:rStyle w:val="Lienhypertexte"/>
                <w:noProof/>
              </w:rPr>
              <w:t>Knowage Analytics Component</w:t>
            </w:r>
            <w:r>
              <w:rPr>
                <w:noProof/>
                <w:webHidden/>
              </w:rPr>
              <w:tab/>
            </w:r>
            <w:r>
              <w:rPr>
                <w:noProof/>
                <w:webHidden/>
              </w:rPr>
              <w:fldChar w:fldCharType="begin"/>
            </w:r>
            <w:r>
              <w:rPr>
                <w:noProof/>
                <w:webHidden/>
              </w:rPr>
              <w:instrText xml:space="preserve"> PAGEREF _Toc499655044 \h </w:instrText>
            </w:r>
            <w:r>
              <w:rPr>
                <w:noProof/>
                <w:webHidden/>
              </w:rPr>
            </w:r>
            <w:r>
              <w:rPr>
                <w:noProof/>
                <w:webHidden/>
              </w:rPr>
              <w:fldChar w:fldCharType="separate"/>
            </w:r>
            <w:r>
              <w:rPr>
                <w:noProof/>
                <w:webHidden/>
              </w:rPr>
              <w:t>33</w:t>
            </w:r>
            <w:r>
              <w:rPr>
                <w:noProof/>
                <w:webHidden/>
              </w:rPr>
              <w:fldChar w:fldCharType="end"/>
            </w:r>
          </w:hyperlink>
        </w:p>
        <w:p w14:paraId="78339800" w14:textId="5CA81757"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45" w:history="1">
            <w:r w:rsidRPr="0014693F">
              <w:rPr>
                <w:rStyle w:val="Lienhypertexte"/>
                <w:noProof/>
              </w:rPr>
              <w:t>3.9.1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_Toc499655045 \h </w:instrText>
            </w:r>
            <w:r>
              <w:rPr>
                <w:noProof/>
                <w:webHidden/>
              </w:rPr>
            </w:r>
            <w:r>
              <w:rPr>
                <w:noProof/>
                <w:webHidden/>
              </w:rPr>
              <w:fldChar w:fldCharType="separate"/>
            </w:r>
            <w:r>
              <w:rPr>
                <w:noProof/>
                <w:webHidden/>
              </w:rPr>
              <w:t>33</w:t>
            </w:r>
            <w:r>
              <w:rPr>
                <w:noProof/>
                <w:webHidden/>
              </w:rPr>
              <w:fldChar w:fldCharType="end"/>
            </w:r>
          </w:hyperlink>
        </w:p>
        <w:p w14:paraId="6E5B246B" w14:textId="1CF38D79"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46" w:history="1">
            <w:r w:rsidRPr="0014693F">
              <w:rPr>
                <w:rStyle w:val="Lienhypertexte"/>
                <w:noProof/>
              </w:rPr>
              <w:t>3.9.2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_Toc499655046 \h </w:instrText>
            </w:r>
            <w:r>
              <w:rPr>
                <w:noProof/>
                <w:webHidden/>
              </w:rPr>
            </w:r>
            <w:r>
              <w:rPr>
                <w:noProof/>
                <w:webHidden/>
              </w:rPr>
              <w:fldChar w:fldCharType="separate"/>
            </w:r>
            <w:r>
              <w:rPr>
                <w:noProof/>
                <w:webHidden/>
              </w:rPr>
              <w:t>33</w:t>
            </w:r>
            <w:r>
              <w:rPr>
                <w:noProof/>
                <w:webHidden/>
              </w:rPr>
              <w:fldChar w:fldCharType="end"/>
            </w:r>
          </w:hyperlink>
        </w:p>
        <w:p w14:paraId="399116C8" w14:textId="4CE0AC20"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47" w:history="1">
            <w:r w:rsidRPr="0014693F">
              <w:rPr>
                <w:rStyle w:val="Lienhypertexte"/>
                <w:noProof/>
              </w:rPr>
              <w:t>3.9.3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_Toc499655047 \h </w:instrText>
            </w:r>
            <w:r>
              <w:rPr>
                <w:noProof/>
                <w:webHidden/>
              </w:rPr>
            </w:r>
            <w:r>
              <w:rPr>
                <w:noProof/>
                <w:webHidden/>
              </w:rPr>
              <w:fldChar w:fldCharType="separate"/>
            </w:r>
            <w:r>
              <w:rPr>
                <w:noProof/>
                <w:webHidden/>
              </w:rPr>
              <w:t>33</w:t>
            </w:r>
            <w:r>
              <w:rPr>
                <w:noProof/>
                <w:webHidden/>
              </w:rPr>
              <w:fldChar w:fldCharType="end"/>
            </w:r>
          </w:hyperlink>
        </w:p>
        <w:p w14:paraId="0E23BE84" w14:textId="7320D816"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48" w:history="1">
            <w:r w:rsidRPr="0014693F">
              <w:rPr>
                <w:rStyle w:val="Lienhypertexte"/>
                <w:noProof/>
              </w:rPr>
              <w:t>3.9.4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_Toc499655048 \h </w:instrText>
            </w:r>
            <w:r>
              <w:rPr>
                <w:noProof/>
                <w:webHidden/>
              </w:rPr>
            </w:r>
            <w:r>
              <w:rPr>
                <w:noProof/>
                <w:webHidden/>
              </w:rPr>
              <w:fldChar w:fldCharType="separate"/>
            </w:r>
            <w:r>
              <w:rPr>
                <w:noProof/>
                <w:webHidden/>
              </w:rPr>
              <w:t>33</w:t>
            </w:r>
            <w:r>
              <w:rPr>
                <w:noProof/>
                <w:webHidden/>
              </w:rPr>
              <w:fldChar w:fldCharType="end"/>
            </w:r>
          </w:hyperlink>
        </w:p>
        <w:p w14:paraId="0C5088DA" w14:textId="5E6425CD"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49" w:history="1">
            <w:r w:rsidRPr="0014693F">
              <w:rPr>
                <w:rStyle w:val="Lienhypertexte"/>
                <w:noProof/>
              </w:rPr>
              <w:t>3.9.5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_Toc499655049 \h </w:instrText>
            </w:r>
            <w:r>
              <w:rPr>
                <w:noProof/>
                <w:webHidden/>
              </w:rPr>
            </w:r>
            <w:r>
              <w:rPr>
                <w:noProof/>
                <w:webHidden/>
              </w:rPr>
              <w:fldChar w:fldCharType="separate"/>
            </w:r>
            <w:r>
              <w:rPr>
                <w:noProof/>
                <w:webHidden/>
              </w:rPr>
              <w:t>33</w:t>
            </w:r>
            <w:r>
              <w:rPr>
                <w:noProof/>
                <w:webHidden/>
              </w:rPr>
              <w:fldChar w:fldCharType="end"/>
            </w:r>
          </w:hyperlink>
        </w:p>
        <w:p w14:paraId="089EBDD5" w14:textId="45396559"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50" w:history="1">
            <w:r w:rsidRPr="0014693F">
              <w:rPr>
                <w:rStyle w:val="Lienhypertexte"/>
                <w:noProof/>
              </w:rPr>
              <w:t>3.10</w:t>
            </w:r>
            <w:r>
              <w:rPr>
                <w:rFonts w:asciiTheme="minorHAnsi" w:eastAsiaTheme="minorEastAsia" w:hAnsiTheme="minorHAnsi" w:cstheme="minorBidi"/>
                <w:noProof/>
                <w:sz w:val="22"/>
                <w:szCs w:val="22"/>
                <w:lang w:val="fr-FR" w:eastAsia="fr-FR"/>
              </w:rPr>
              <w:tab/>
            </w:r>
            <w:r w:rsidRPr="0014693F">
              <w:rPr>
                <w:rStyle w:val="Lienhypertexte"/>
                <w:noProof/>
              </w:rPr>
              <w:t>CKAN Open Data Component</w:t>
            </w:r>
            <w:r>
              <w:rPr>
                <w:noProof/>
                <w:webHidden/>
              </w:rPr>
              <w:tab/>
            </w:r>
            <w:r>
              <w:rPr>
                <w:noProof/>
                <w:webHidden/>
              </w:rPr>
              <w:fldChar w:fldCharType="begin"/>
            </w:r>
            <w:r>
              <w:rPr>
                <w:noProof/>
                <w:webHidden/>
              </w:rPr>
              <w:instrText xml:space="preserve"> PAGEREF _Toc499655050 \h </w:instrText>
            </w:r>
            <w:r>
              <w:rPr>
                <w:noProof/>
                <w:webHidden/>
              </w:rPr>
            </w:r>
            <w:r>
              <w:rPr>
                <w:noProof/>
                <w:webHidden/>
              </w:rPr>
              <w:fldChar w:fldCharType="separate"/>
            </w:r>
            <w:r>
              <w:rPr>
                <w:noProof/>
                <w:webHidden/>
              </w:rPr>
              <w:t>33</w:t>
            </w:r>
            <w:r>
              <w:rPr>
                <w:noProof/>
                <w:webHidden/>
              </w:rPr>
              <w:fldChar w:fldCharType="end"/>
            </w:r>
          </w:hyperlink>
        </w:p>
        <w:p w14:paraId="4CE5556B" w14:textId="340D89DB"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51" w:history="1">
            <w:r w:rsidRPr="0014693F">
              <w:rPr>
                <w:rStyle w:val="Lienhypertexte"/>
                <w:noProof/>
              </w:rPr>
              <w:t>3.10.1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_Toc499655051 \h </w:instrText>
            </w:r>
            <w:r>
              <w:rPr>
                <w:noProof/>
                <w:webHidden/>
              </w:rPr>
            </w:r>
            <w:r>
              <w:rPr>
                <w:noProof/>
                <w:webHidden/>
              </w:rPr>
              <w:fldChar w:fldCharType="separate"/>
            </w:r>
            <w:r>
              <w:rPr>
                <w:noProof/>
                <w:webHidden/>
              </w:rPr>
              <w:t>33</w:t>
            </w:r>
            <w:r>
              <w:rPr>
                <w:noProof/>
                <w:webHidden/>
              </w:rPr>
              <w:fldChar w:fldCharType="end"/>
            </w:r>
          </w:hyperlink>
        </w:p>
        <w:p w14:paraId="150AB6D3" w14:textId="45082F2D"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52" w:history="1">
            <w:r w:rsidRPr="0014693F">
              <w:rPr>
                <w:rStyle w:val="Lienhypertexte"/>
                <w:noProof/>
              </w:rPr>
              <w:t>3.10.2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_Toc499655052 \h </w:instrText>
            </w:r>
            <w:r>
              <w:rPr>
                <w:noProof/>
                <w:webHidden/>
              </w:rPr>
            </w:r>
            <w:r>
              <w:rPr>
                <w:noProof/>
                <w:webHidden/>
              </w:rPr>
              <w:fldChar w:fldCharType="separate"/>
            </w:r>
            <w:r>
              <w:rPr>
                <w:noProof/>
                <w:webHidden/>
              </w:rPr>
              <w:t>33</w:t>
            </w:r>
            <w:r>
              <w:rPr>
                <w:noProof/>
                <w:webHidden/>
              </w:rPr>
              <w:fldChar w:fldCharType="end"/>
            </w:r>
          </w:hyperlink>
        </w:p>
        <w:p w14:paraId="57148508" w14:textId="6C6EDE7C"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53" w:history="1">
            <w:r w:rsidRPr="0014693F">
              <w:rPr>
                <w:rStyle w:val="Lienhypertexte"/>
                <w:noProof/>
              </w:rPr>
              <w:t>3.10.3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_Toc499655053 \h </w:instrText>
            </w:r>
            <w:r>
              <w:rPr>
                <w:noProof/>
                <w:webHidden/>
              </w:rPr>
            </w:r>
            <w:r>
              <w:rPr>
                <w:noProof/>
                <w:webHidden/>
              </w:rPr>
              <w:fldChar w:fldCharType="separate"/>
            </w:r>
            <w:r>
              <w:rPr>
                <w:noProof/>
                <w:webHidden/>
              </w:rPr>
              <w:t>33</w:t>
            </w:r>
            <w:r>
              <w:rPr>
                <w:noProof/>
                <w:webHidden/>
              </w:rPr>
              <w:fldChar w:fldCharType="end"/>
            </w:r>
          </w:hyperlink>
        </w:p>
        <w:p w14:paraId="49406F94" w14:textId="2AEF02E8"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54" w:history="1">
            <w:r w:rsidRPr="0014693F">
              <w:rPr>
                <w:rStyle w:val="Lienhypertexte"/>
                <w:noProof/>
              </w:rPr>
              <w:t>3.10.4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_Toc499655054 \h </w:instrText>
            </w:r>
            <w:r>
              <w:rPr>
                <w:noProof/>
                <w:webHidden/>
              </w:rPr>
            </w:r>
            <w:r>
              <w:rPr>
                <w:noProof/>
                <w:webHidden/>
              </w:rPr>
              <w:fldChar w:fldCharType="separate"/>
            </w:r>
            <w:r>
              <w:rPr>
                <w:noProof/>
                <w:webHidden/>
              </w:rPr>
              <w:t>33</w:t>
            </w:r>
            <w:r>
              <w:rPr>
                <w:noProof/>
                <w:webHidden/>
              </w:rPr>
              <w:fldChar w:fldCharType="end"/>
            </w:r>
          </w:hyperlink>
        </w:p>
        <w:p w14:paraId="48055B47" w14:textId="04E4D131"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55" w:history="1">
            <w:r w:rsidRPr="0014693F">
              <w:rPr>
                <w:rStyle w:val="Lienhypertexte"/>
                <w:noProof/>
              </w:rPr>
              <w:t>3.10.5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_Toc499655055 \h </w:instrText>
            </w:r>
            <w:r>
              <w:rPr>
                <w:noProof/>
                <w:webHidden/>
              </w:rPr>
            </w:r>
            <w:r>
              <w:rPr>
                <w:noProof/>
                <w:webHidden/>
              </w:rPr>
              <w:fldChar w:fldCharType="separate"/>
            </w:r>
            <w:r>
              <w:rPr>
                <w:noProof/>
                <w:webHidden/>
              </w:rPr>
              <w:t>33</w:t>
            </w:r>
            <w:r>
              <w:rPr>
                <w:noProof/>
                <w:webHidden/>
              </w:rPr>
              <w:fldChar w:fldCharType="end"/>
            </w:r>
          </w:hyperlink>
        </w:p>
        <w:p w14:paraId="108B9CD2" w14:textId="09FA0792"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56" w:history="1">
            <w:r w:rsidRPr="0014693F">
              <w:rPr>
                <w:rStyle w:val="Lienhypertexte"/>
                <w:noProof/>
              </w:rPr>
              <w:t>3.11</w:t>
            </w:r>
            <w:r>
              <w:rPr>
                <w:rFonts w:asciiTheme="minorHAnsi" w:eastAsiaTheme="minorEastAsia" w:hAnsiTheme="minorHAnsi" w:cstheme="minorBidi"/>
                <w:noProof/>
                <w:sz w:val="22"/>
                <w:szCs w:val="22"/>
                <w:lang w:val="fr-FR" w:eastAsia="fr-FR"/>
              </w:rPr>
              <w:tab/>
            </w:r>
            <w:r w:rsidRPr="0014693F">
              <w:rPr>
                <w:rStyle w:val="Lienhypertexte"/>
                <w:noProof/>
              </w:rPr>
              <w:t>IDAS IOT Component</w:t>
            </w:r>
            <w:r>
              <w:rPr>
                <w:noProof/>
                <w:webHidden/>
              </w:rPr>
              <w:tab/>
            </w:r>
            <w:r>
              <w:rPr>
                <w:noProof/>
                <w:webHidden/>
              </w:rPr>
              <w:fldChar w:fldCharType="begin"/>
            </w:r>
            <w:r>
              <w:rPr>
                <w:noProof/>
                <w:webHidden/>
              </w:rPr>
              <w:instrText xml:space="preserve"> PAGEREF _Toc499655056 \h </w:instrText>
            </w:r>
            <w:r>
              <w:rPr>
                <w:noProof/>
                <w:webHidden/>
              </w:rPr>
            </w:r>
            <w:r>
              <w:rPr>
                <w:noProof/>
                <w:webHidden/>
              </w:rPr>
              <w:fldChar w:fldCharType="separate"/>
            </w:r>
            <w:r>
              <w:rPr>
                <w:noProof/>
                <w:webHidden/>
              </w:rPr>
              <w:t>33</w:t>
            </w:r>
            <w:r>
              <w:rPr>
                <w:noProof/>
                <w:webHidden/>
              </w:rPr>
              <w:fldChar w:fldCharType="end"/>
            </w:r>
          </w:hyperlink>
        </w:p>
        <w:p w14:paraId="570BD897" w14:textId="17E07EF4"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57" w:history="1">
            <w:r w:rsidRPr="0014693F">
              <w:rPr>
                <w:rStyle w:val="Lienhypertexte"/>
                <w:noProof/>
              </w:rPr>
              <w:t>3.11.1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_Toc499655057 \h </w:instrText>
            </w:r>
            <w:r>
              <w:rPr>
                <w:noProof/>
                <w:webHidden/>
              </w:rPr>
            </w:r>
            <w:r>
              <w:rPr>
                <w:noProof/>
                <w:webHidden/>
              </w:rPr>
              <w:fldChar w:fldCharType="separate"/>
            </w:r>
            <w:r>
              <w:rPr>
                <w:noProof/>
                <w:webHidden/>
              </w:rPr>
              <w:t>34</w:t>
            </w:r>
            <w:r>
              <w:rPr>
                <w:noProof/>
                <w:webHidden/>
              </w:rPr>
              <w:fldChar w:fldCharType="end"/>
            </w:r>
          </w:hyperlink>
        </w:p>
        <w:p w14:paraId="7C80EA73" w14:textId="6BCC7710"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58" w:history="1">
            <w:r w:rsidRPr="0014693F">
              <w:rPr>
                <w:rStyle w:val="Lienhypertexte"/>
                <w:noProof/>
              </w:rPr>
              <w:t>3.11.2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_Toc499655058 \h </w:instrText>
            </w:r>
            <w:r>
              <w:rPr>
                <w:noProof/>
                <w:webHidden/>
              </w:rPr>
            </w:r>
            <w:r>
              <w:rPr>
                <w:noProof/>
                <w:webHidden/>
              </w:rPr>
              <w:fldChar w:fldCharType="separate"/>
            </w:r>
            <w:r>
              <w:rPr>
                <w:noProof/>
                <w:webHidden/>
              </w:rPr>
              <w:t>34</w:t>
            </w:r>
            <w:r>
              <w:rPr>
                <w:noProof/>
                <w:webHidden/>
              </w:rPr>
              <w:fldChar w:fldCharType="end"/>
            </w:r>
          </w:hyperlink>
        </w:p>
        <w:p w14:paraId="78AF368F" w14:textId="0D70B2BD"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59" w:history="1">
            <w:r w:rsidRPr="0014693F">
              <w:rPr>
                <w:rStyle w:val="Lienhypertexte"/>
                <w:noProof/>
              </w:rPr>
              <w:t>3.11.3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_Toc499655059 \h </w:instrText>
            </w:r>
            <w:r>
              <w:rPr>
                <w:noProof/>
                <w:webHidden/>
              </w:rPr>
            </w:r>
            <w:r>
              <w:rPr>
                <w:noProof/>
                <w:webHidden/>
              </w:rPr>
              <w:fldChar w:fldCharType="separate"/>
            </w:r>
            <w:r>
              <w:rPr>
                <w:noProof/>
                <w:webHidden/>
              </w:rPr>
              <w:t>34</w:t>
            </w:r>
            <w:r>
              <w:rPr>
                <w:noProof/>
                <w:webHidden/>
              </w:rPr>
              <w:fldChar w:fldCharType="end"/>
            </w:r>
          </w:hyperlink>
        </w:p>
        <w:p w14:paraId="74CD04A8" w14:textId="629FA1F0"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60" w:history="1">
            <w:r w:rsidRPr="0014693F">
              <w:rPr>
                <w:rStyle w:val="Lienhypertexte"/>
                <w:noProof/>
              </w:rPr>
              <w:t>3.11.4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_Toc499655060 \h </w:instrText>
            </w:r>
            <w:r>
              <w:rPr>
                <w:noProof/>
                <w:webHidden/>
              </w:rPr>
            </w:r>
            <w:r>
              <w:rPr>
                <w:noProof/>
                <w:webHidden/>
              </w:rPr>
              <w:fldChar w:fldCharType="separate"/>
            </w:r>
            <w:r>
              <w:rPr>
                <w:noProof/>
                <w:webHidden/>
              </w:rPr>
              <w:t>34</w:t>
            </w:r>
            <w:r>
              <w:rPr>
                <w:noProof/>
                <w:webHidden/>
              </w:rPr>
              <w:fldChar w:fldCharType="end"/>
            </w:r>
          </w:hyperlink>
        </w:p>
        <w:p w14:paraId="783892D8" w14:textId="35B0C075"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61" w:history="1">
            <w:r w:rsidRPr="0014693F">
              <w:rPr>
                <w:rStyle w:val="Lienhypertexte"/>
                <w:noProof/>
              </w:rPr>
              <w:t>3.11.5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_Toc499655061 \h </w:instrText>
            </w:r>
            <w:r>
              <w:rPr>
                <w:noProof/>
                <w:webHidden/>
              </w:rPr>
            </w:r>
            <w:r>
              <w:rPr>
                <w:noProof/>
                <w:webHidden/>
              </w:rPr>
              <w:fldChar w:fldCharType="separate"/>
            </w:r>
            <w:r>
              <w:rPr>
                <w:noProof/>
                <w:webHidden/>
              </w:rPr>
              <w:t>34</w:t>
            </w:r>
            <w:r>
              <w:rPr>
                <w:noProof/>
                <w:webHidden/>
              </w:rPr>
              <w:fldChar w:fldCharType="end"/>
            </w:r>
          </w:hyperlink>
        </w:p>
        <w:p w14:paraId="2D666560" w14:textId="7A196DCC"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62" w:history="1">
            <w:r w:rsidRPr="0014693F">
              <w:rPr>
                <w:rStyle w:val="Lienhypertexte"/>
                <w:noProof/>
              </w:rPr>
              <w:t>3.12</w:t>
            </w:r>
            <w:r>
              <w:rPr>
                <w:rFonts w:asciiTheme="minorHAnsi" w:eastAsiaTheme="minorEastAsia" w:hAnsiTheme="minorHAnsi" w:cstheme="minorBidi"/>
                <w:noProof/>
                <w:sz w:val="22"/>
                <w:szCs w:val="22"/>
                <w:lang w:val="fr-FR" w:eastAsia="fr-FR"/>
              </w:rPr>
              <w:tab/>
            </w:r>
            <w:r w:rsidRPr="0014693F">
              <w:rPr>
                <w:rStyle w:val="Lienhypertexte"/>
                <w:noProof/>
              </w:rPr>
              <w:t>CEP Component</w:t>
            </w:r>
            <w:r>
              <w:rPr>
                <w:noProof/>
                <w:webHidden/>
              </w:rPr>
              <w:tab/>
            </w:r>
            <w:r>
              <w:rPr>
                <w:noProof/>
                <w:webHidden/>
              </w:rPr>
              <w:fldChar w:fldCharType="begin"/>
            </w:r>
            <w:r>
              <w:rPr>
                <w:noProof/>
                <w:webHidden/>
              </w:rPr>
              <w:instrText xml:space="preserve"> PAGEREF _Toc499655062 \h </w:instrText>
            </w:r>
            <w:r>
              <w:rPr>
                <w:noProof/>
                <w:webHidden/>
              </w:rPr>
            </w:r>
            <w:r>
              <w:rPr>
                <w:noProof/>
                <w:webHidden/>
              </w:rPr>
              <w:fldChar w:fldCharType="separate"/>
            </w:r>
            <w:r>
              <w:rPr>
                <w:noProof/>
                <w:webHidden/>
              </w:rPr>
              <w:t>34</w:t>
            </w:r>
            <w:r>
              <w:rPr>
                <w:noProof/>
                <w:webHidden/>
              </w:rPr>
              <w:fldChar w:fldCharType="end"/>
            </w:r>
          </w:hyperlink>
        </w:p>
        <w:p w14:paraId="4C4BE5EC" w14:textId="31A3A74C"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63" w:history="1">
            <w:r w:rsidRPr="0014693F">
              <w:rPr>
                <w:rStyle w:val="Lienhypertexte"/>
                <w:noProof/>
              </w:rPr>
              <w:t>3.12.1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_Toc499655063 \h </w:instrText>
            </w:r>
            <w:r>
              <w:rPr>
                <w:noProof/>
                <w:webHidden/>
              </w:rPr>
            </w:r>
            <w:r>
              <w:rPr>
                <w:noProof/>
                <w:webHidden/>
              </w:rPr>
              <w:fldChar w:fldCharType="separate"/>
            </w:r>
            <w:r>
              <w:rPr>
                <w:noProof/>
                <w:webHidden/>
              </w:rPr>
              <w:t>34</w:t>
            </w:r>
            <w:r>
              <w:rPr>
                <w:noProof/>
                <w:webHidden/>
              </w:rPr>
              <w:fldChar w:fldCharType="end"/>
            </w:r>
          </w:hyperlink>
        </w:p>
        <w:p w14:paraId="16C0649B" w14:textId="5C708AA0"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64" w:history="1">
            <w:r w:rsidRPr="0014693F">
              <w:rPr>
                <w:rStyle w:val="Lienhypertexte"/>
                <w:noProof/>
              </w:rPr>
              <w:t>3.12.2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_Toc499655064 \h </w:instrText>
            </w:r>
            <w:r>
              <w:rPr>
                <w:noProof/>
                <w:webHidden/>
              </w:rPr>
            </w:r>
            <w:r>
              <w:rPr>
                <w:noProof/>
                <w:webHidden/>
              </w:rPr>
              <w:fldChar w:fldCharType="separate"/>
            </w:r>
            <w:r>
              <w:rPr>
                <w:noProof/>
                <w:webHidden/>
              </w:rPr>
              <w:t>34</w:t>
            </w:r>
            <w:r>
              <w:rPr>
                <w:noProof/>
                <w:webHidden/>
              </w:rPr>
              <w:fldChar w:fldCharType="end"/>
            </w:r>
          </w:hyperlink>
        </w:p>
        <w:p w14:paraId="6DE047ED" w14:textId="54680078"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65" w:history="1">
            <w:r w:rsidRPr="0014693F">
              <w:rPr>
                <w:rStyle w:val="Lienhypertexte"/>
                <w:noProof/>
              </w:rPr>
              <w:t>3.12.3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_Toc499655065 \h </w:instrText>
            </w:r>
            <w:r>
              <w:rPr>
                <w:noProof/>
                <w:webHidden/>
              </w:rPr>
            </w:r>
            <w:r>
              <w:rPr>
                <w:noProof/>
                <w:webHidden/>
              </w:rPr>
              <w:fldChar w:fldCharType="separate"/>
            </w:r>
            <w:r>
              <w:rPr>
                <w:noProof/>
                <w:webHidden/>
              </w:rPr>
              <w:t>34</w:t>
            </w:r>
            <w:r>
              <w:rPr>
                <w:noProof/>
                <w:webHidden/>
              </w:rPr>
              <w:fldChar w:fldCharType="end"/>
            </w:r>
          </w:hyperlink>
        </w:p>
        <w:p w14:paraId="50344316" w14:textId="22DBA8BE"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66" w:history="1">
            <w:r w:rsidRPr="0014693F">
              <w:rPr>
                <w:rStyle w:val="Lienhypertexte"/>
                <w:noProof/>
              </w:rPr>
              <w:t>3.12.4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_Toc499655066 \h </w:instrText>
            </w:r>
            <w:r>
              <w:rPr>
                <w:noProof/>
                <w:webHidden/>
              </w:rPr>
            </w:r>
            <w:r>
              <w:rPr>
                <w:noProof/>
                <w:webHidden/>
              </w:rPr>
              <w:fldChar w:fldCharType="separate"/>
            </w:r>
            <w:r>
              <w:rPr>
                <w:noProof/>
                <w:webHidden/>
              </w:rPr>
              <w:t>34</w:t>
            </w:r>
            <w:r>
              <w:rPr>
                <w:noProof/>
                <w:webHidden/>
              </w:rPr>
              <w:fldChar w:fldCharType="end"/>
            </w:r>
          </w:hyperlink>
        </w:p>
        <w:p w14:paraId="7FFE83B9" w14:textId="0AC5728E"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67" w:history="1">
            <w:r w:rsidRPr="0014693F">
              <w:rPr>
                <w:rStyle w:val="Lienhypertexte"/>
                <w:noProof/>
              </w:rPr>
              <w:t>3.12.5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_Toc499655067 \h </w:instrText>
            </w:r>
            <w:r>
              <w:rPr>
                <w:noProof/>
                <w:webHidden/>
              </w:rPr>
            </w:r>
            <w:r>
              <w:rPr>
                <w:noProof/>
                <w:webHidden/>
              </w:rPr>
              <w:fldChar w:fldCharType="separate"/>
            </w:r>
            <w:r>
              <w:rPr>
                <w:noProof/>
                <w:webHidden/>
              </w:rPr>
              <w:t>34</w:t>
            </w:r>
            <w:r>
              <w:rPr>
                <w:noProof/>
                <w:webHidden/>
              </w:rPr>
              <w:fldChar w:fldCharType="end"/>
            </w:r>
          </w:hyperlink>
        </w:p>
        <w:p w14:paraId="62103D27" w14:textId="054C9983"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68" w:history="1">
            <w:r w:rsidRPr="0014693F">
              <w:rPr>
                <w:rStyle w:val="Lienhypertexte"/>
                <w:noProof/>
              </w:rPr>
              <w:t>3.13</w:t>
            </w:r>
            <w:r>
              <w:rPr>
                <w:rFonts w:asciiTheme="minorHAnsi" w:eastAsiaTheme="minorEastAsia" w:hAnsiTheme="minorHAnsi" w:cstheme="minorBidi"/>
                <w:noProof/>
                <w:sz w:val="22"/>
                <w:szCs w:val="22"/>
                <w:lang w:val="fr-FR" w:eastAsia="fr-FR"/>
              </w:rPr>
              <w:tab/>
            </w:r>
            <w:r w:rsidRPr="0014693F">
              <w:rPr>
                <w:rStyle w:val="Lienhypertexte"/>
                <w:noProof/>
              </w:rPr>
              <w:t>Application Mashup Components</w:t>
            </w:r>
            <w:r>
              <w:rPr>
                <w:noProof/>
                <w:webHidden/>
              </w:rPr>
              <w:tab/>
            </w:r>
            <w:r>
              <w:rPr>
                <w:noProof/>
                <w:webHidden/>
              </w:rPr>
              <w:fldChar w:fldCharType="begin"/>
            </w:r>
            <w:r>
              <w:rPr>
                <w:noProof/>
                <w:webHidden/>
              </w:rPr>
              <w:instrText xml:space="preserve"> PAGEREF _Toc499655068 \h </w:instrText>
            </w:r>
            <w:r>
              <w:rPr>
                <w:noProof/>
                <w:webHidden/>
              </w:rPr>
            </w:r>
            <w:r>
              <w:rPr>
                <w:noProof/>
                <w:webHidden/>
              </w:rPr>
              <w:fldChar w:fldCharType="separate"/>
            </w:r>
            <w:r>
              <w:rPr>
                <w:noProof/>
                <w:webHidden/>
              </w:rPr>
              <w:t>34</w:t>
            </w:r>
            <w:r>
              <w:rPr>
                <w:noProof/>
                <w:webHidden/>
              </w:rPr>
              <w:fldChar w:fldCharType="end"/>
            </w:r>
          </w:hyperlink>
        </w:p>
        <w:p w14:paraId="2406DF34" w14:textId="0CC36DF1"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69" w:history="1">
            <w:r w:rsidRPr="0014693F">
              <w:rPr>
                <w:rStyle w:val="Lienhypertexte"/>
                <w:noProof/>
              </w:rPr>
              <w:t>3.13.1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_Toc499655069 \h </w:instrText>
            </w:r>
            <w:r>
              <w:rPr>
                <w:noProof/>
                <w:webHidden/>
              </w:rPr>
            </w:r>
            <w:r>
              <w:rPr>
                <w:noProof/>
                <w:webHidden/>
              </w:rPr>
              <w:fldChar w:fldCharType="separate"/>
            </w:r>
            <w:r>
              <w:rPr>
                <w:noProof/>
                <w:webHidden/>
              </w:rPr>
              <w:t>34</w:t>
            </w:r>
            <w:r>
              <w:rPr>
                <w:noProof/>
                <w:webHidden/>
              </w:rPr>
              <w:fldChar w:fldCharType="end"/>
            </w:r>
          </w:hyperlink>
        </w:p>
        <w:p w14:paraId="36ADA628" w14:textId="53981601"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70" w:history="1">
            <w:r w:rsidRPr="0014693F">
              <w:rPr>
                <w:rStyle w:val="Lienhypertexte"/>
                <w:noProof/>
              </w:rPr>
              <w:t>3.13.2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_Toc499655070 \h </w:instrText>
            </w:r>
            <w:r>
              <w:rPr>
                <w:noProof/>
                <w:webHidden/>
              </w:rPr>
            </w:r>
            <w:r>
              <w:rPr>
                <w:noProof/>
                <w:webHidden/>
              </w:rPr>
              <w:fldChar w:fldCharType="separate"/>
            </w:r>
            <w:r>
              <w:rPr>
                <w:noProof/>
                <w:webHidden/>
              </w:rPr>
              <w:t>34</w:t>
            </w:r>
            <w:r>
              <w:rPr>
                <w:noProof/>
                <w:webHidden/>
              </w:rPr>
              <w:fldChar w:fldCharType="end"/>
            </w:r>
          </w:hyperlink>
        </w:p>
        <w:p w14:paraId="3ECC2552" w14:textId="4F34E78C"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71" w:history="1">
            <w:r w:rsidRPr="0014693F">
              <w:rPr>
                <w:rStyle w:val="Lienhypertexte"/>
                <w:noProof/>
              </w:rPr>
              <w:t>3.13.3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_Toc499655071 \h </w:instrText>
            </w:r>
            <w:r>
              <w:rPr>
                <w:noProof/>
                <w:webHidden/>
              </w:rPr>
            </w:r>
            <w:r>
              <w:rPr>
                <w:noProof/>
                <w:webHidden/>
              </w:rPr>
              <w:fldChar w:fldCharType="separate"/>
            </w:r>
            <w:r>
              <w:rPr>
                <w:noProof/>
                <w:webHidden/>
              </w:rPr>
              <w:t>34</w:t>
            </w:r>
            <w:r>
              <w:rPr>
                <w:noProof/>
                <w:webHidden/>
              </w:rPr>
              <w:fldChar w:fldCharType="end"/>
            </w:r>
          </w:hyperlink>
        </w:p>
        <w:p w14:paraId="38C09DFF" w14:textId="417262AC"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72" w:history="1">
            <w:r w:rsidRPr="0014693F">
              <w:rPr>
                <w:rStyle w:val="Lienhypertexte"/>
                <w:noProof/>
              </w:rPr>
              <w:t>3.13.4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_Toc499655072 \h </w:instrText>
            </w:r>
            <w:r>
              <w:rPr>
                <w:noProof/>
                <w:webHidden/>
              </w:rPr>
            </w:r>
            <w:r>
              <w:rPr>
                <w:noProof/>
                <w:webHidden/>
              </w:rPr>
              <w:fldChar w:fldCharType="separate"/>
            </w:r>
            <w:r>
              <w:rPr>
                <w:noProof/>
                <w:webHidden/>
              </w:rPr>
              <w:t>34</w:t>
            </w:r>
            <w:r>
              <w:rPr>
                <w:noProof/>
                <w:webHidden/>
              </w:rPr>
              <w:fldChar w:fldCharType="end"/>
            </w:r>
          </w:hyperlink>
        </w:p>
        <w:p w14:paraId="507A05FE" w14:textId="2AB1F07D"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73" w:history="1">
            <w:r w:rsidRPr="0014693F">
              <w:rPr>
                <w:rStyle w:val="Lienhypertexte"/>
                <w:noProof/>
              </w:rPr>
              <w:t>3.13.5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_Toc499655073 \h </w:instrText>
            </w:r>
            <w:r>
              <w:rPr>
                <w:noProof/>
                <w:webHidden/>
              </w:rPr>
            </w:r>
            <w:r>
              <w:rPr>
                <w:noProof/>
                <w:webHidden/>
              </w:rPr>
              <w:fldChar w:fldCharType="separate"/>
            </w:r>
            <w:r>
              <w:rPr>
                <w:noProof/>
                <w:webHidden/>
              </w:rPr>
              <w:t>34</w:t>
            </w:r>
            <w:r>
              <w:rPr>
                <w:noProof/>
                <w:webHidden/>
              </w:rPr>
              <w:fldChar w:fldCharType="end"/>
            </w:r>
          </w:hyperlink>
        </w:p>
        <w:p w14:paraId="7444D09D" w14:textId="56FCB63C"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74" w:history="1">
            <w:r w:rsidRPr="0014693F">
              <w:rPr>
                <w:rStyle w:val="Lienhypertexte"/>
                <w:noProof/>
              </w:rPr>
              <w:t>3.14</w:t>
            </w:r>
            <w:r>
              <w:rPr>
                <w:rFonts w:asciiTheme="minorHAnsi" w:eastAsiaTheme="minorEastAsia" w:hAnsiTheme="minorHAnsi" w:cstheme="minorBidi"/>
                <w:noProof/>
                <w:sz w:val="22"/>
                <w:szCs w:val="22"/>
                <w:lang w:val="fr-FR" w:eastAsia="fr-FR"/>
              </w:rPr>
              <w:tab/>
            </w:r>
            <w:r w:rsidRPr="0014693F">
              <w:rPr>
                <w:rStyle w:val="Lienhypertexte"/>
                <w:noProof/>
              </w:rPr>
              <w:t>Business Ecosystem Component</w:t>
            </w:r>
            <w:r>
              <w:rPr>
                <w:noProof/>
                <w:webHidden/>
              </w:rPr>
              <w:tab/>
            </w:r>
            <w:r>
              <w:rPr>
                <w:noProof/>
                <w:webHidden/>
              </w:rPr>
              <w:fldChar w:fldCharType="begin"/>
            </w:r>
            <w:r>
              <w:rPr>
                <w:noProof/>
                <w:webHidden/>
              </w:rPr>
              <w:instrText xml:space="preserve"> PAGEREF _Toc499655074 \h </w:instrText>
            </w:r>
            <w:r>
              <w:rPr>
                <w:noProof/>
                <w:webHidden/>
              </w:rPr>
            </w:r>
            <w:r>
              <w:rPr>
                <w:noProof/>
                <w:webHidden/>
              </w:rPr>
              <w:fldChar w:fldCharType="separate"/>
            </w:r>
            <w:r>
              <w:rPr>
                <w:noProof/>
                <w:webHidden/>
              </w:rPr>
              <w:t>34</w:t>
            </w:r>
            <w:r>
              <w:rPr>
                <w:noProof/>
                <w:webHidden/>
              </w:rPr>
              <w:fldChar w:fldCharType="end"/>
            </w:r>
          </w:hyperlink>
        </w:p>
        <w:p w14:paraId="0F041418" w14:textId="777D4E1A"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75" w:history="1">
            <w:r w:rsidRPr="0014693F">
              <w:rPr>
                <w:rStyle w:val="Lienhypertexte"/>
                <w:noProof/>
              </w:rPr>
              <w:t>3.14.1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_Toc499655075 \h </w:instrText>
            </w:r>
            <w:r>
              <w:rPr>
                <w:noProof/>
                <w:webHidden/>
              </w:rPr>
            </w:r>
            <w:r>
              <w:rPr>
                <w:noProof/>
                <w:webHidden/>
              </w:rPr>
              <w:fldChar w:fldCharType="separate"/>
            </w:r>
            <w:r>
              <w:rPr>
                <w:noProof/>
                <w:webHidden/>
              </w:rPr>
              <w:t>35</w:t>
            </w:r>
            <w:r>
              <w:rPr>
                <w:noProof/>
                <w:webHidden/>
              </w:rPr>
              <w:fldChar w:fldCharType="end"/>
            </w:r>
          </w:hyperlink>
        </w:p>
        <w:p w14:paraId="2A839657" w14:textId="686017C1"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76" w:history="1">
            <w:r w:rsidRPr="0014693F">
              <w:rPr>
                <w:rStyle w:val="Lienhypertexte"/>
                <w:noProof/>
              </w:rPr>
              <w:t>3.14.2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_Toc499655076 \h </w:instrText>
            </w:r>
            <w:r>
              <w:rPr>
                <w:noProof/>
                <w:webHidden/>
              </w:rPr>
            </w:r>
            <w:r>
              <w:rPr>
                <w:noProof/>
                <w:webHidden/>
              </w:rPr>
              <w:fldChar w:fldCharType="separate"/>
            </w:r>
            <w:r>
              <w:rPr>
                <w:noProof/>
                <w:webHidden/>
              </w:rPr>
              <w:t>35</w:t>
            </w:r>
            <w:r>
              <w:rPr>
                <w:noProof/>
                <w:webHidden/>
              </w:rPr>
              <w:fldChar w:fldCharType="end"/>
            </w:r>
          </w:hyperlink>
        </w:p>
        <w:p w14:paraId="152B553C" w14:textId="1EF4AC6C"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77" w:history="1">
            <w:r w:rsidRPr="0014693F">
              <w:rPr>
                <w:rStyle w:val="Lienhypertexte"/>
                <w:noProof/>
              </w:rPr>
              <w:t>3.14.3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_Toc499655077 \h </w:instrText>
            </w:r>
            <w:r>
              <w:rPr>
                <w:noProof/>
                <w:webHidden/>
              </w:rPr>
            </w:r>
            <w:r>
              <w:rPr>
                <w:noProof/>
                <w:webHidden/>
              </w:rPr>
              <w:fldChar w:fldCharType="separate"/>
            </w:r>
            <w:r>
              <w:rPr>
                <w:noProof/>
                <w:webHidden/>
              </w:rPr>
              <w:t>35</w:t>
            </w:r>
            <w:r>
              <w:rPr>
                <w:noProof/>
                <w:webHidden/>
              </w:rPr>
              <w:fldChar w:fldCharType="end"/>
            </w:r>
          </w:hyperlink>
        </w:p>
        <w:p w14:paraId="3A71992B" w14:textId="6324A6AF"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78" w:history="1">
            <w:r w:rsidRPr="0014693F">
              <w:rPr>
                <w:rStyle w:val="Lienhypertexte"/>
                <w:noProof/>
              </w:rPr>
              <w:t>3.14.4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_Toc499655078 \h </w:instrText>
            </w:r>
            <w:r>
              <w:rPr>
                <w:noProof/>
                <w:webHidden/>
              </w:rPr>
            </w:r>
            <w:r>
              <w:rPr>
                <w:noProof/>
                <w:webHidden/>
              </w:rPr>
              <w:fldChar w:fldCharType="separate"/>
            </w:r>
            <w:r>
              <w:rPr>
                <w:noProof/>
                <w:webHidden/>
              </w:rPr>
              <w:t>35</w:t>
            </w:r>
            <w:r>
              <w:rPr>
                <w:noProof/>
                <w:webHidden/>
              </w:rPr>
              <w:fldChar w:fldCharType="end"/>
            </w:r>
          </w:hyperlink>
        </w:p>
        <w:p w14:paraId="330DCD34" w14:textId="0F91F71F"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79" w:history="1">
            <w:r w:rsidRPr="0014693F">
              <w:rPr>
                <w:rStyle w:val="Lienhypertexte"/>
                <w:noProof/>
              </w:rPr>
              <w:t>3.14.5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_Toc499655079 \h </w:instrText>
            </w:r>
            <w:r>
              <w:rPr>
                <w:noProof/>
                <w:webHidden/>
              </w:rPr>
            </w:r>
            <w:r>
              <w:rPr>
                <w:noProof/>
                <w:webHidden/>
              </w:rPr>
              <w:fldChar w:fldCharType="separate"/>
            </w:r>
            <w:r>
              <w:rPr>
                <w:noProof/>
                <w:webHidden/>
              </w:rPr>
              <w:t>35</w:t>
            </w:r>
            <w:r>
              <w:rPr>
                <w:noProof/>
                <w:webHidden/>
              </w:rPr>
              <w:fldChar w:fldCharType="end"/>
            </w:r>
          </w:hyperlink>
        </w:p>
        <w:p w14:paraId="338621C7" w14:textId="69F64FF3"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80" w:history="1">
            <w:r w:rsidRPr="0014693F">
              <w:rPr>
                <w:rStyle w:val="Lienhypertexte"/>
                <w:noProof/>
              </w:rPr>
              <w:t>3.15</w:t>
            </w:r>
            <w:r>
              <w:rPr>
                <w:rFonts w:asciiTheme="minorHAnsi" w:eastAsiaTheme="minorEastAsia" w:hAnsiTheme="minorHAnsi" w:cstheme="minorBidi"/>
                <w:noProof/>
                <w:sz w:val="22"/>
                <w:szCs w:val="22"/>
                <w:lang w:val="fr-FR" w:eastAsia="fr-FR"/>
              </w:rPr>
              <w:tab/>
            </w:r>
            <w:r w:rsidRPr="0014693F">
              <w:rPr>
                <w:rStyle w:val="Lienhypertexte"/>
                <w:noProof/>
              </w:rPr>
              <w:t>Development Components</w:t>
            </w:r>
            <w:r>
              <w:rPr>
                <w:noProof/>
                <w:webHidden/>
              </w:rPr>
              <w:tab/>
            </w:r>
            <w:r>
              <w:rPr>
                <w:noProof/>
                <w:webHidden/>
              </w:rPr>
              <w:fldChar w:fldCharType="begin"/>
            </w:r>
            <w:r>
              <w:rPr>
                <w:noProof/>
                <w:webHidden/>
              </w:rPr>
              <w:instrText xml:space="preserve"> PAGEREF _Toc499655080 \h </w:instrText>
            </w:r>
            <w:r>
              <w:rPr>
                <w:noProof/>
                <w:webHidden/>
              </w:rPr>
            </w:r>
            <w:r>
              <w:rPr>
                <w:noProof/>
                <w:webHidden/>
              </w:rPr>
              <w:fldChar w:fldCharType="separate"/>
            </w:r>
            <w:r>
              <w:rPr>
                <w:noProof/>
                <w:webHidden/>
              </w:rPr>
              <w:t>36</w:t>
            </w:r>
            <w:r>
              <w:rPr>
                <w:noProof/>
                <w:webHidden/>
              </w:rPr>
              <w:fldChar w:fldCharType="end"/>
            </w:r>
          </w:hyperlink>
        </w:p>
        <w:p w14:paraId="3BCA999F" w14:textId="774AE818"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81" w:history="1">
            <w:r w:rsidRPr="0014693F">
              <w:rPr>
                <w:rStyle w:val="Lienhypertexte"/>
                <w:noProof/>
              </w:rPr>
              <w:t>3.15.1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_Toc499655081 \h </w:instrText>
            </w:r>
            <w:r>
              <w:rPr>
                <w:noProof/>
                <w:webHidden/>
              </w:rPr>
            </w:r>
            <w:r>
              <w:rPr>
                <w:noProof/>
                <w:webHidden/>
              </w:rPr>
              <w:fldChar w:fldCharType="separate"/>
            </w:r>
            <w:r>
              <w:rPr>
                <w:noProof/>
                <w:webHidden/>
              </w:rPr>
              <w:t>36</w:t>
            </w:r>
            <w:r>
              <w:rPr>
                <w:noProof/>
                <w:webHidden/>
              </w:rPr>
              <w:fldChar w:fldCharType="end"/>
            </w:r>
          </w:hyperlink>
        </w:p>
        <w:p w14:paraId="667449CB" w14:textId="00F14202"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82" w:history="1">
            <w:r w:rsidRPr="0014693F">
              <w:rPr>
                <w:rStyle w:val="Lienhypertexte"/>
                <w:noProof/>
              </w:rPr>
              <w:t>3.15.2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_Toc499655082 \h </w:instrText>
            </w:r>
            <w:r>
              <w:rPr>
                <w:noProof/>
                <w:webHidden/>
              </w:rPr>
            </w:r>
            <w:r>
              <w:rPr>
                <w:noProof/>
                <w:webHidden/>
              </w:rPr>
              <w:fldChar w:fldCharType="separate"/>
            </w:r>
            <w:r>
              <w:rPr>
                <w:noProof/>
                <w:webHidden/>
              </w:rPr>
              <w:t>36</w:t>
            </w:r>
            <w:r>
              <w:rPr>
                <w:noProof/>
                <w:webHidden/>
              </w:rPr>
              <w:fldChar w:fldCharType="end"/>
            </w:r>
          </w:hyperlink>
        </w:p>
        <w:p w14:paraId="163FD334" w14:textId="2A28DC1F"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83" w:history="1">
            <w:r w:rsidRPr="0014693F">
              <w:rPr>
                <w:rStyle w:val="Lienhypertexte"/>
                <w:noProof/>
              </w:rPr>
              <w:t>3.15.3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_Toc499655083 \h </w:instrText>
            </w:r>
            <w:r>
              <w:rPr>
                <w:noProof/>
                <w:webHidden/>
              </w:rPr>
            </w:r>
            <w:r>
              <w:rPr>
                <w:noProof/>
                <w:webHidden/>
              </w:rPr>
              <w:fldChar w:fldCharType="separate"/>
            </w:r>
            <w:r>
              <w:rPr>
                <w:noProof/>
                <w:webHidden/>
              </w:rPr>
              <w:t>36</w:t>
            </w:r>
            <w:r>
              <w:rPr>
                <w:noProof/>
                <w:webHidden/>
              </w:rPr>
              <w:fldChar w:fldCharType="end"/>
            </w:r>
          </w:hyperlink>
        </w:p>
        <w:p w14:paraId="29963F4B" w14:textId="2825660F"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84" w:history="1">
            <w:r w:rsidRPr="0014693F">
              <w:rPr>
                <w:rStyle w:val="Lienhypertexte"/>
                <w:noProof/>
              </w:rPr>
              <w:t>3.15.4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_Toc499655084 \h </w:instrText>
            </w:r>
            <w:r>
              <w:rPr>
                <w:noProof/>
                <w:webHidden/>
              </w:rPr>
            </w:r>
            <w:r>
              <w:rPr>
                <w:noProof/>
                <w:webHidden/>
              </w:rPr>
              <w:fldChar w:fldCharType="separate"/>
            </w:r>
            <w:r>
              <w:rPr>
                <w:noProof/>
                <w:webHidden/>
              </w:rPr>
              <w:t>36</w:t>
            </w:r>
            <w:r>
              <w:rPr>
                <w:noProof/>
                <w:webHidden/>
              </w:rPr>
              <w:fldChar w:fldCharType="end"/>
            </w:r>
          </w:hyperlink>
        </w:p>
        <w:p w14:paraId="0406EC14" w14:textId="43B23793"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85" w:history="1">
            <w:r w:rsidRPr="0014693F">
              <w:rPr>
                <w:rStyle w:val="Lienhypertexte"/>
                <w:noProof/>
              </w:rPr>
              <w:t>3.15.5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_Toc499655085 \h </w:instrText>
            </w:r>
            <w:r>
              <w:rPr>
                <w:noProof/>
                <w:webHidden/>
              </w:rPr>
            </w:r>
            <w:r>
              <w:rPr>
                <w:noProof/>
                <w:webHidden/>
              </w:rPr>
              <w:fldChar w:fldCharType="separate"/>
            </w:r>
            <w:r>
              <w:rPr>
                <w:noProof/>
                <w:webHidden/>
              </w:rPr>
              <w:t>36</w:t>
            </w:r>
            <w:r>
              <w:rPr>
                <w:noProof/>
                <w:webHidden/>
              </w:rPr>
              <w:fldChar w:fldCharType="end"/>
            </w:r>
          </w:hyperlink>
        </w:p>
        <w:p w14:paraId="189B67DA" w14:textId="2589F326"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86" w:history="1">
            <w:r w:rsidRPr="0014693F">
              <w:rPr>
                <w:rStyle w:val="Lienhypertexte"/>
                <w:noProof/>
              </w:rPr>
              <w:t>3.16</w:t>
            </w:r>
            <w:r>
              <w:rPr>
                <w:rFonts w:asciiTheme="minorHAnsi" w:eastAsiaTheme="minorEastAsia" w:hAnsiTheme="minorHAnsi" w:cstheme="minorBidi"/>
                <w:noProof/>
                <w:sz w:val="22"/>
                <w:szCs w:val="22"/>
                <w:lang w:val="fr-FR" w:eastAsia="fr-FR"/>
              </w:rPr>
              <w:tab/>
            </w:r>
            <w:r w:rsidRPr="0014693F">
              <w:rPr>
                <w:rStyle w:val="Lienhypertexte"/>
                <w:noProof/>
              </w:rPr>
              <w:t>Monitoring Components</w:t>
            </w:r>
            <w:r>
              <w:rPr>
                <w:noProof/>
                <w:webHidden/>
              </w:rPr>
              <w:tab/>
            </w:r>
            <w:r>
              <w:rPr>
                <w:noProof/>
                <w:webHidden/>
              </w:rPr>
              <w:fldChar w:fldCharType="begin"/>
            </w:r>
            <w:r>
              <w:rPr>
                <w:noProof/>
                <w:webHidden/>
              </w:rPr>
              <w:instrText xml:space="preserve"> PAGEREF _Toc499655086 \h </w:instrText>
            </w:r>
            <w:r>
              <w:rPr>
                <w:noProof/>
                <w:webHidden/>
              </w:rPr>
            </w:r>
            <w:r>
              <w:rPr>
                <w:noProof/>
                <w:webHidden/>
              </w:rPr>
              <w:fldChar w:fldCharType="separate"/>
            </w:r>
            <w:r>
              <w:rPr>
                <w:noProof/>
                <w:webHidden/>
              </w:rPr>
              <w:t>36</w:t>
            </w:r>
            <w:r>
              <w:rPr>
                <w:noProof/>
                <w:webHidden/>
              </w:rPr>
              <w:fldChar w:fldCharType="end"/>
            </w:r>
          </w:hyperlink>
        </w:p>
        <w:p w14:paraId="1CEBCC99" w14:textId="79156F98"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87" w:history="1">
            <w:r w:rsidRPr="0014693F">
              <w:rPr>
                <w:rStyle w:val="Lienhypertexte"/>
                <w:noProof/>
              </w:rPr>
              <w:t>3.16.1</w:t>
            </w:r>
            <w:r>
              <w:rPr>
                <w:rFonts w:asciiTheme="minorHAnsi" w:eastAsiaTheme="minorEastAsia" w:hAnsiTheme="minorHAnsi" w:cstheme="minorBidi"/>
                <w:noProof/>
                <w:sz w:val="22"/>
                <w:szCs w:val="22"/>
                <w:lang w:val="fr-FR" w:eastAsia="fr-FR"/>
              </w:rPr>
              <w:tab/>
            </w:r>
            <w:r w:rsidRPr="0014693F">
              <w:rPr>
                <w:rStyle w:val="Lienhypertexte"/>
                <w:noProof/>
              </w:rPr>
              <w:t>Component Functions</w:t>
            </w:r>
            <w:r>
              <w:rPr>
                <w:noProof/>
                <w:webHidden/>
              </w:rPr>
              <w:tab/>
            </w:r>
            <w:r>
              <w:rPr>
                <w:noProof/>
                <w:webHidden/>
              </w:rPr>
              <w:fldChar w:fldCharType="begin"/>
            </w:r>
            <w:r>
              <w:rPr>
                <w:noProof/>
                <w:webHidden/>
              </w:rPr>
              <w:instrText xml:space="preserve"> PAGEREF _Toc499655087 \h </w:instrText>
            </w:r>
            <w:r>
              <w:rPr>
                <w:noProof/>
                <w:webHidden/>
              </w:rPr>
            </w:r>
            <w:r>
              <w:rPr>
                <w:noProof/>
                <w:webHidden/>
              </w:rPr>
              <w:fldChar w:fldCharType="separate"/>
            </w:r>
            <w:r>
              <w:rPr>
                <w:noProof/>
                <w:webHidden/>
              </w:rPr>
              <w:t>36</w:t>
            </w:r>
            <w:r>
              <w:rPr>
                <w:noProof/>
                <w:webHidden/>
              </w:rPr>
              <w:fldChar w:fldCharType="end"/>
            </w:r>
          </w:hyperlink>
        </w:p>
        <w:p w14:paraId="1D14B81D" w14:textId="5E7B8608"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88" w:history="1">
            <w:r w:rsidRPr="0014693F">
              <w:rPr>
                <w:rStyle w:val="Lienhypertexte"/>
                <w:noProof/>
              </w:rPr>
              <w:t>3.16.2</w:t>
            </w:r>
            <w:r>
              <w:rPr>
                <w:rFonts w:asciiTheme="minorHAnsi" w:eastAsiaTheme="minorEastAsia" w:hAnsiTheme="minorHAnsi" w:cstheme="minorBidi"/>
                <w:noProof/>
                <w:sz w:val="22"/>
                <w:szCs w:val="22"/>
                <w:lang w:val="fr-FR" w:eastAsia="fr-FR"/>
              </w:rPr>
              <w:tab/>
            </w:r>
            <w:r w:rsidRPr="0014693F">
              <w:rPr>
                <w:rStyle w:val="Lienhypertexte"/>
                <w:noProof/>
              </w:rPr>
              <w:t>Technical Considerations</w:t>
            </w:r>
            <w:r>
              <w:rPr>
                <w:noProof/>
                <w:webHidden/>
              </w:rPr>
              <w:tab/>
            </w:r>
            <w:r>
              <w:rPr>
                <w:noProof/>
                <w:webHidden/>
              </w:rPr>
              <w:fldChar w:fldCharType="begin"/>
            </w:r>
            <w:r>
              <w:rPr>
                <w:noProof/>
                <w:webHidden/>
              </w:rPr>
              <w:instrText xml:space="preserve"> PAGEREF _Toc499655088 \h </w:instrText>
            </w:r>
            <w:r>
              <w:rPr>
                <w:noProof/>
                <w:webHidden/>
              </w:rPr>
            </w:r>
            <w:r>
              <w:rPr>
                <w:noProof/>
                <w:webHidden/>
              </w:rPr>
              <w:fldChar w:fldCharType="separate"/>
            </w:r>
            <w:r>
              <w:rPr>
                <w:noProof/>
                <w:webHidden/>
              </w:rPr>
              <w:t>36</w:t>
            </w:r>
            <w:r>
              <w:rPr>
                <w:noProof/>
                <w:webHidden/>
              </w:rPr>
              <w:fldChar w:fldCharType="end"/>
            </w:r>
          </w:hyperlink>
        </w:p>
        <w:p w14:paraId="3EE802A8" w14:textId="0A13DB33"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89" w:history="1">
            <w:r w:rsidRPr="0014693F">
              <w:rPr>
                <w:rStyle w:val="Lienhypertexte"/>
                <w:noProof/>
              </w:rPr>
              <w:t>3.16.3</w:t>
            </w:r>
            <w:r>
              <w:rPr>
                <w:rFonts w:asciiTheme="minorHAnsi" w:eastAsiaTheme="minorEastAsia" w:hAnsiTheme="minorHAnsi" w:cstheme="minorBidi"/>
                <w:noProof/>
                <w:sz w:val="22"/>
                <w:szCs w:val="22"/>
                <w:lang w:val="fr-FR" w:eastAsia="fr-FR"/>
              </w:rPr>
              <w:tab/>
            </w:r>
            <w:r w:rsidRPr="0014693F">
              <w:rPr>
                <w:rStyle w:val="Lienhypertexte"/>
                <w:noProof/>
              </w:rPr>
              <w:t>Selected Product(s)</w:t>
            </w:r>
            <w:r>
              <w:rPr>
                <w:noProof/>
                <w:webHidden/>
              </w:rPr>
              <w:tab/>
            </w:r>
            <w:r>
              <w:rPr>
                <w:noProof/>
                <w:webHidden/>
              </w:rPr>
              <w:fldChar w:fldCharType="begin"/>
            </w:r>
            <w:r>
              <w:rPr>
                <w:noProof/>
                <w:webHidden/>
              </w:rPr>
              <w:instrText xml:space="preserve"> PAGEREF _Toc499655089 \h </w:instrText>
            </w:r>
            <w:r>
              <w:rPr>
                <w:noProof/>
                <w:webHidden/>
              </w:rPr>
            </w:r>
            <w:r>
              <w:rPr>
                <w:noProof/>
                <w:webHidden/>
              </w:rPr>
              <w:fldChar w:fldCharType="separate"/>
            </w:r>
            <w:r>
              <w:rPr>
                <w:noProof/>
                <w:webHidden/>
              </w:rPr>
              <w:t>36</w:t>
            </w:r>
            <w:r>
              <w:rPr>
                <w:noProof/>
                <w:webHidden/>
              </w:rPr>
              <w:fldChar w:fldCharType="end"/>
            </w:r>
          </w:hyperlink>
        </w:p>
        <w:p w14:paraId="65BAC3DE" w14:textId="48CD861A"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90" w:history="1">
            <w:r w:rsidRPr="0014693F">
              <w:rPr>
                <w:rStyle w:val="Lienhypertexte"/>
                <w:noProof/>
              </w:rPr>
              <w:t>3.16.4</w:t>
            </w:r>
            <w:r>
              <w:rPr>
                <w:rFonts w:asciiTheme="minorHAnsi" w:eastAsiaTheme="minorEastAsia" w:hAnsiTheme="minorHAnsi" w:cstheme="minorBidi"/>
                <w:noProof/>
                <w:sz w:val="22"/>
                <w:szCs w:val="22"/>
                <w:lang w:val="fr-FR" w:eastAsia="fr-FR"/>
              </w:rPr>
              <w:tab/>
            </w:r>
            <w:r w:rsidRPr="0014693F">
              <w:rPr>
                <w:rStyle w:val="Lienhypertexte"/>
                <w:noProof/>
              </w:rPr>
              <w:t>Selection Rationale</w:t>
            </w:r>
            <w:r>
              <w:rPr>
                <w:noProof/>
                <w:webHidden/>
              </w:rPr>
              <w:tab/>
            </w:r>
            <w:r>
              <w:rPr>
                <w:noProof/>
                <w:webHidden/>
              </w:rPr>
              <w:fldChar w:fldCharType="begin"/>
            </w:r>
            <w:r>
              <w:rPr>
                <w:noProof/>
                <w:webHidden/>
              </w:rPr>
              <w:instrText xml:space="preserve"> PAGEREF _Toc499655090 \h </w:instrText>
            </w:r>
            <w:r>
              <w:rPr>
                <w:noProof/>
                <w:webHidden/>
              </w:rPr>
            </w:r>
            <w:r>
              <w:rPr>
                <w:noProof/>
                <w:webHidden/>
              </w:rPr>
              <w:fldChar w:fldCharType="separate"/>
            </w:r>
            <w:r>
              <w:rPr>
                <w:noProof/>
                <w:webHidden/>
              </w:rPr>
              <w:t>36</w:t>
            </w:r>
            <w:r>
              <w:rPr>
                <w:noProof/>
                <w:webHidden/>
              </w:rPr>
              <w:fldChar w:fldCharType="end"/>
            </w:r>
          </w:hyperlink>
        </w:p>
        <w:p w14:paraId="48F8F783" w14:textId="4443E64C" w:rsidR="005D0454" w:rsidRDefault="005D0454">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655091" w:history="1">
            <w:r w:rsidRPr="0014693F">
              <w:rPr>
                <w:rStyle w:val="Lienhypertexte"/>
                <w:noProof/>
              </w:rPr>
              <w:t>3.16.5</w:t>
            </w:r>
            <w:r>
              <w:rPr>
                <w:rFonts w:asciiTheme="minorHAnsi" w:eastAsiaTheme="minorEastAsia" w:hAnsiTheme="minorHAnsi" w:cstheme="minorBidi"/>
                <w:noProof/>
                <w:sz w:val="22"/>
                <w:szCs w:val="22"/>
                <w:lang w:val="fr-FR" w:eastAsia="fr-FR"/>
              </w:rPr>
              <w:tab/>
            </w:r>
            <w:r w:rsidRPr="0014693F">
              <w:rPr>
                <w:rStyle w:val="Lienhypertexte"/>
                <w:noProof/>
              </w:rPr>
              <w:t>Architecture Risks</w:t>
            </w:r>
            <w:r>
              <w:rPr>
                <w:noProof/>
                <w:webHidden/>
              </w:rPr>
              <w:tab/>
            </w:r>
            <w:r>
              <w:rPr>
                <w:noProof/>
                <w:webHidden/>
              </w:rPr>
              <w:fldChar w:fldCharType="begin"/>
            </w:r>
            <w:r>
              <w:rPr>
                <w:noProof/>
                <w:webHidden/>
              </w:rPr>
              <w:instrText xml:space="preserve"> PAGEREF _Toc499655091 \h </w:instrText>
            </w:r>
            <w:r>
              <w:rPr>
                <w:noProof/>
                <w:webHidden/>
              </w:rPr>
            </w:r>
            <w:r>
              <w:rPr>
                <w:noProof/>
                <w:webHidden/>
              </w:rPr>
              <w:fldChar w:fldCharType="separate"/>
            </w:r>
            <w:r>
              <w:rPr>
                <w:noProof/>
                <w:webHidden/>
              </w:rPr>
              <w:t>36</w:t>
            </w:r>
            <w:r>
              <w:rPr>
                <w:noProof/>
                <w:webHidden/>
              </w:rPr>
              <w:fldChar w:fldCharType="end"/>
            </w:r>
          </w:hyperlink>
        </w:p>
        <w:p w14:paraId="123C2A98" w14:textId="37867336" w:rsidR="005D0454" w:rsidRDefault="005D0454">
          <w:pPr>
            <w:pStyle w:val="TM1"/>
            <w:tabs>
              <w:tab w:val="left" w:pos="660"/>
            </w:tabs>
            <w:rPr>
              <w:rFonts w:asciiTheme="minorHAnsi" w:eastAsiaTheme="minorEastAsia" w:hAnsiTheme="minorHAnsi" w:cstheme="minorBidi"/>
              <w:b w:val="0"/>
              <w:caps w:val="0"/>
              <w:noProof/>
              <w:sz w:val="22"/>
              <w:szCs w:val="22"/>
              <w:lang w:val="fr-FR" w:eastAsia="fr-FR"/>
            </w:rPr>
          </w:pPr>
          <w:hyperlink w:anchor="_Toc499655092" w:history="1">
            <w:r w:rsidRPr="0014693F">
              <w:rPr>
                <w:rStyle w:val="Lienhypertexte"/>
                <w:noProof/>
              </w:rPr>
              <w:t>4</w:t>
            </w:r>
            <w:r>
              <w:rPr>
                <w:rFonts w:asciiTheme="minorHAnsi" w:eastAsiaTheme="minorEastAsia" w:hAnsiTheme="minorHAnsi" w:cstheme="minorBidi"/>
                <w:b w:val="0"/>
                <w:caps w:val="0"/>
                <w:noProof/>
                <w:sz w:val="22"/>
                <w:szCs w:val="22"/>
                <w:lang w:val="fr-FR" w:eastAsia="fr-FR"/>
              </w:rPr>
              <w:tab/>
            </w:r>
            <w:r w:rsidRPr="0014693F">
              <w:rPr>
                <w:rStyle w:val="Lienhypertexte"/>
                <w:noProof/>
              </w:rPr>
              <w:t>Section 4 System Construction Environment</w:t>
            </w:r>
            <w:r>
              <w:rPr>
                <w:noProof/>
                <w:webHidden/>
              </w:rPr>
              <w:tab/>
            </w:r>
            <w:r>
              <w:rPr>
                <w:noProof/>
                <w:webHidden/>
              </w:rPr>
              <w:fldChar w:fldCharType="begin"/>
            </w:r>
            <w:r>
              <w:rPr>
                <w:noProof/>
                <w:webHidden/>
              </w:rPr>
              <w:instrText xml:space="preserve"> PAGEREF _Toc499655092 \h </w:instrText>
            </w:r>
            <w:r>
              <w:rPr>
                <w:noProof/>
                <w:webHidden/>
              </w:rPr>
            </w:r>
            <w:r>
              <w:rPr>
                <w:noProof/>
                <w:webHidden/>
              </w:rPr>
              <w:fldChar w:fldCharType="separate"/>
            </w:r>
            <w:r>
              <w:rPr>
                <w:noProof/>
                <w:webHidden/>
              </w:rPr>
              <w:t>36</w:t>
            </w:r>
            <w:r>
              <w:rPr>
                <w:noProof/>
                <w:webHidden/>
              </w:rPr>
              <w:fldChar w:fldCharType="end"/>
            </w:r>
          </w:hyperlink>
        </w:p>
        <w:p w14:paraId="293AC011" w14:textId="0705DCE1"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93" w:history="1">
            <w:r w:rsidRPr="0014693F">
              <w:rPr>
                <w:rStyle w:val="Lienhypertexte"/>
                <w:noProof/>
              </w:rPr>
              <w:t>4.1</w:t>
            </w:r>
            <w:r>
              <w:rPr>
                <w:rFonts w:asciiTheme="minorHAnsi" w:eastAsiaTheme="minorEastAsia" w:hAnsiTheme="minorHAnsi" w:cstheme="minorBidi"/>
                <w:noProof/>
                <w:sz w:val="22"/>
                <w:szCs w:val="22"/>
                <w:lang w:val="fr-FR" w:eastAsia="fr-FR"/>
              </w:rPr>
              <w:tab/>
            </w:r>
            <w:r w:rsidRPr="0014693F">
              <w:rPr>
                <w:rStyle w:val="Lienhypertexte"/>
                <w:noProof/>
              </w:rPr>
              <w:t>Preliminary test Environment</w:t>
            </w:r>
            <w:r>
              <w:rPr>
                <w:noProof/>
                <w:webHidden/>
              </w:rPr>
              <w:tab/>
            </w:r>
            <w:r>
              <w:rPr>
                <w:noProof/>
                <w:webHidden/>
              </w:rPr>
              <w:fldChar w:fldCharType="begin"/>
            </w:r>
            <w:r>
              <w:rPr>
                <w:noProof/>
                <w:webHidden/>
              </w:rPr>
              <w:instrText xml:space="preserve"> PAGEREF _Toc499655093 \h </w:instrText>
            </w:r>
            <w:r>
              <w:rPr>
                <w:noProof/>
                <w:webHidden/>
              </w:rPr>
            </w:r>
            <w:r>
              <w:rPr>
                <w:noProof/>
                <w:webHidden/>
              </w:rPr>
              <w:fldChar w:fldCharType="separate"/>
            </w:r>
            <w:r>
              <w:rPr>
                <w:noProof/>
                <w:webHidden/>
              </w:rPr>
              <w:t>36</w:t>
            </w:r>
            <w:r>
              <w:rPr>
                <w:noProof/>
                <w:webHidden/>
              </w:rPr>
              <w:fldChar w:fldCharType="end"/>
            </w:r>
          </w:hyperlink>
        </w:p>
        <w:p w14:paraId="4DE72484" w14:textId="4C33B80A"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94" w:history="1">
            <w:r w:rsidRPr="0014693F">
              <w:rPr>
                <w:rStyle w:val="Lienhypertexte"/>
                <w:noProof/>
              </w:rPr>
              <w:t>4.2</w:t>
            </w:r>
            <w:r>
              <w:rPr>
                <w:rFonts w:asciiTheme="minorHAnsi" w:eastAsiaTheme="minorEastAsia" w:hAnsiTheme="minorHAnsi" w:cstheme="minorBidi"/>
                <w:noProof/>
                <w:sz w:val="22"/>
                <w:szCs w:val="22"/>
                <w:lang w:val="fr-FR" w:eastAsia="fr-FR"/>
              </w:rPr>
              <w:tab/>
            </w:r>
            <w:r w:rsidRPr="0014693F">
              <w:rPr>
                <w:rStyle w:val="Lienhypertexte"/>
                <w:noProof/>
              </w:rPr>
              <w:t>Development Environment</w:t>
            </w:r>
            <w:r>
              <w:rPr>
                <w:noProof/>
                <w:webHidden/>
              </w:rPr>
              <w:tab/>
            </w:r>
            <w:r>
              <w:rPr>
                <w:noProof/>
                <w:webHidden/>
              </w:rPr>
              <w:fldChar w:fldCharType="begin"/>
            </w:r>
            <w:r>
              <w:rPr>
                <w:noProof/>
                <w:webHidden/>
              </w:rPr>
              <w:instrText xml:space="preserve"> PAGEREF _Toc499655094 \h </w:instrText>
            </w:r>
            <w:r>
              <w:rPr>
                <w:noProof/>
                <w:webHidden/>
              </w:rPr>
            </w:r>
            <w:r>
              <w:rPr>
                <w:noProof/>
                <w:webHidden/>
              </w:rPr>
              <w:fldChar w:fldCharType="separate"/>
            </w:r>
            <w:r>
              <w:rPr>
                <w:noProof/>
                <w:webHidden/>
              </w:rPr>
              <w:t>37</w:t>
            </w:r>
            <w:r>
              <w:rPr>
                <w:noProof/>
                <w:webHidden/>
              </w:rPr>
              <w:fldChar w:fldCharType="end"/>
            </w:r>
          </w:hyperlink>
        </w:p>
        <w:p w14:paraId="3770BBB6" w14:textId="2FE75545"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95" w:history="1">
            <w:r w:rsidRPr="0014693F">
              <w:rPr>
                <w:rStyle w:val="Lienhypertexte"/>
                <w:noProof/>
              </w:rPr>
              <w:t>4.2.1</w:t>
            </w:r>
            <w:r>
              <w:rPr>
                <w:rFonts w:asciiTheme="minorHAnsi" w:eastAsiaTheme="minorEastAsia" w:hAnsiTheme="minorHAnsi" w:cstheme="minorBidi"/>
                <w:noProof/>
                <w:sz w:val="22"/>
                <w:szCs w:val="22"/>
                <w:lang w:val="fr-FR" w:eastAsia="fr-FR"/>
              </w:rPr>
              <w:tab/>
            </w:r>
            <w:r w:rsidRPr="0014693F">
              <w:rPr>
                <w:rStyle w:val="Lienhypertexte"/>
                <w:noProof/>
              </w:rPr>
              <w:t>Developer Workstation Configuration</w:t>
            </w:r>
            <w:r>
              <w:rPr>
                <w:noProof/>
                <w:webHidden/>
              </w:rPr>
              <w:tab/>
            </w:r>
            <w:r>
              <w:rPr>
                <w:noProof/>
                <w:webHidden/>
              </w:rPr>
              <w:fldChar w:fldCharType="begin"/>
            </w:r>
            <w:r>
              <w:rPr>
                <w:noProof/>
                <w:webHidden/>
              </w:rPr>
              <w:instrText xml:space="preserve"> PAGEREF _Toc499655095 \h </w:instrText>
            </w:r>
            <w:r>
              <w:rPr>
                <w:noProof/>
                <w:webHidden/>
              </w:rPr>
            </w:r>
            <w:r>
              <w:rPr>
                <w:noProof/>
                <w:webHidden/>
              </w:rPr>
              <w:fldChar w:fldCharType="separate"/>
            </w:r>
            <w:r>
              <w:rPr>
                <w:noProof/>
                <w:webHidden/>
              </w:rPr>
              <w:t>37</w:t>
            </w:r>
            <w:r>
              <w:rPr>
                <w:noProof/>
                <w:webHidden/>
              </w:rPr>
              <w:fldChar w:fldCharType="end"/>
            </w:r>
          </w:hyperlink>
        </w:p>
        <w:p w14:paraId="7ADE1433" w14:textId="158B6147"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96" w:history="1">
            <w:r w:rsidRPr="0014693F">
              <w:rPr>
                <w:rStyle w:val="Lienhypertexte"/>
                <w:noProof/>
              </w:rPr>
              <w:t>4.2.2</w:t>
            </w:r>
            <w:r>
              <w:rPr>
                <w:rFonts w:asciiTheme="minorHAnsi" w:eastAsiaTheme="minorEastAsia" w:hAnsiTheme="minorHAnsi" w:cstheme="minorBidi"/>
                <w:noProof/>
                <w:sz w:val="22"/>
                <w:szCs w:val="22"/>
                <w:lang w:val="fr-FR" w:eastAsia="fr-FR"/>
              </w:rPr>
              <w:tab/>
            </w:r>
            <w:r w:rsidRPr="0014693F">
              <w:rPr>
                <w:rStyle w:val="Lienhypertexte"/>
                <w:noProof/>
              </w:rPr>
              <w:t>Supporting Development Infrastructure Configuration</w:t>
            </w:r>
            <w:r>
              <w:rPr>
                <w:noProof/>
                <w:webHidden/>
              </w:rPr>
              <w:tab/>
            </w:r>
            <w:r>
              <w:rPr>
                <w:noProof/>
                <w:webHidden/>
              </w:rPr>
              <w:fldChar w:fldCharType="begin"/>
            </w:r>
            <w:r>
              <w:rPr>
                <w:noProof/>
                <w:webHidden/>
              </w:rPr>
              <w:instrText xml:space="preserve"> PAGEREF _Toc499655096 \h </w:instrText>
            </w:r>
            <w:r>
              <w:rPr>
                <w:noProof/>
                <w:webHidden/>
              </w:rPr>
            </w:r>
            <w:r>
              <w:rPr>
                <w:noProof/>
                <w:webHidden/>
              </w:rPr>
              <w:fldChar w:fldCharType="separate"/>
            </w:r>
            <w:r>
              <w:rPr>
                <w:noProof/>
                <w:webHidden/>
              </w:rPr>
              <w:t>37</w:t>
            </w:r>
            <w:r>
              <w:rPr>
                <w:noProof/>
                <w:webHidden/>
              </w:rPr>
              <w:fldChar w:fldCharType="end"/>
            </w:r>
          </w:hyperlink>
        </w:p>
        <w:p w14:paraId="34B9D5A0" w14:textId="02E9E9AF"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097" w:history="1">
            <w:r w:rsidRPr="0014693F">
              <w:rPr>
                <w:rStyle w:val="Lienhypertexte"/>
                <w:noProof/>
              </w:rPr>
              <w:t>4.3</w:t>
            </w:r>
            <w:r>
              <w:rPr>
                <w:rFonts w:asciiTheme="minorHAnsi" w:eastAsiaTheme="minorEastAsia" w:hAnsiTheme="minorHAnsi" w:cstheme="minorBidi"/>
                <w:noProof/>
                <w:sz w:val="22"/>
                <w:szCs w:val="22"/>
                <w:lang w:val="fr-FR" w:eastAsia="fr-FR"/>
              </w:rPr>
              <w:tab/>
            </w:r>
            <w:r w:rsidRPr="0014693F">
              <w:rPr>
                <w:rStyle w:val="Lienhypertexte"/>
                <w:noProof/>
              </w:rPr>
              <w:t>QA Environment</w:t>
            </w:r>
            <w:r>
              <w:rPr>
                <w:noProof/>
                <w:webHidden/>
              </w:rPr>
              <w:tab/>
            </w:r>
            <w:r>
              <w:rPr>
                <w:noProof/>
                <w:webHidden/>
              </w:rPr>
              <w:fldChar w:fldCharType="begin"/>
            </w:r>
            <w:r>
              <w:rPr>
                <w:noProof/>
                <w:webHidden/>
              </w:rPr>
              <w:instrText xml:space="preserve"> PAGEREF _Toc499655097 \h </w:instrText>
            </w:r>
            <w:r>
              <w:rPr>
                <w:noProof/>
                <w:webHidden/>
              </w:rPr>
            </w:r>
            <w:r>
              <w:rPr>
                <w:noProof/>
                <w:webHidden/>
              </w:rPr>
              <w:fldChar w:fldCharType="separate"/>
            </w:r>
            <w:r>
              <w:rPr>
                <w:noProof/>
                <w:webHidden/>
              </w:rPr>
              <w:t>37</w:t>
            </w:r>
            <w:r>
              <w:rPr>
                <w:noProof/>
                <w:webHidden/>
              </w:rPr>
              <w:fldChar w:fldCharType="end"/>
            </w:r>
          </w:hyperlink>
        </w:p>
        <w:p w14:paraId="58452095" w14:textId="419E5453"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98" w:history="1">
            <w:r w:rsidRPr="0014693F">
              <w:rPr>
                <w:rStyle w:val="Lienhypertexte"/>
                <w:noProof/>
              </w:rPr>
              <w:t>4.3.1</w:t>
            </w:r>
            <w:r>
              <w:rPr>
                <w:rFonts w:asciiTheme="minorHAnsi" w:eastAsiaTheme="minorEastAsia" w:hAnsiTheme="minorHAnsi" w:cstheme="minorBidi"/>
                <w:noProof/>
                <w:sz w:val="22"/>
                <w:szCs w:val="22"/>
                <w:lang w:val="fr-FR" w:eastAsia="fr-FR"/>
              </w:rPr>
              <w:tab/>
            </w:r>
            <w:r w:rsidRPr="0014693F">
              <w:rPr>
                <w:rStyle w:val="Lienhypertexte"/>
                <w:noProof/>
              </w:rPr>
              <w:t>QA environment Configuration</w:t>
            </w:r>
            <w:r>
              <w:rPr>
                <w:noProof/>
                <w:webHidden/>
              </w:rPr>
              <w:tab/>
            </w:r>
            <w:r>
              <w:rPr>
                <w:noProof/>
                <w:webHidden/>
              </w:rPr>
              <w:fldChar w:fldCharType="begin"/>
            </w:r>
            <w:r>
              <w:rPr>
                <w:noProof/>
                <w:webHidden/>
              </w:rPr>
              <w:instrText xml:space="preserve"> PAGEREF _Toc499655098 \h </w:instrText>
            </w:r>
            <w:r>
              <w:rPr>
                <w:noProof/>
                <w:webHidden/>
              </w:rPr>
            </w:r>
            <w:r>
              <w:rPr>
                <w:noProof/>
                <w:webHidden/>
              </w:rPr>
              <w:fldChar w:fldCharType="separate"/>
            </w:r>
            <w:r>
              <w:rPr>
                <w:noProof/>
                <w:webHidden/>
              </w:rPr>
              <w:t>37</w:t>
            </w:r>
            <w:r>
              <w:rPr>
                <w:noProof/>
                <w:webHidden/>
              </w:rPr>
              <w:fldChar w:fldCharType="end"/>
            </w:r>
          </w:hyperlink>
        </w:p>
        <w:p w14:paraId="6EFFDC94" w14:textId="4A8AF6FE"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099" w:history="1">
            <w:r w:rsidRPr="0014693F">
              <w:rPr>
                <w:rStyle w:val="Lienhypertexte"/>
                <w:noProof/>
              </w:rPr>
              <w:t>4.3.2</w:t>
            </w:r>
            <w:r>
              <w:rPr>
                <w:rFonts w:asciiTheme="minorHAnsi" w:eastAsiaTheme="minorEastAsia" w:hAnsiTheme="minorHAnsi" w:cstheme="minorBidi"/>
                <w:noProof/>
                <w:sz w:val="22"/>
                <w:szCs w:val="22"/>
                <w:lang w:val="fr-FR" w:eastAsia="fr-FR"/>
              </w:rPr>
              <w:tab/>
            </w:r>
            <w:r w:rsidRPr="0014693F">
              <w:rPr>
                <w:rStyle w:val="Lienhypertexte"/>
                <w:noProof/>
              </w:rPr>
              <w:t>Supporting QA Infrastructure Configuration</w:t>
            </w:r>
            <w:r>
              <w:rPr>
                <w:noProof/>
                <w:webHidden/>
              </w:rPr>
              <w:tab/>
            </w:r>
            <w:r>
              <w:rPr>
                <w:noProof/>
                <w:webHidden/>
              </w:rPr>
              <w:fldChar w:fldCharType="begin"/>
            </w:r>
            <w:r>
              <w:rPr>
                <w:noProof/>
                <w:webHidden/>
              </w:rPr>
              <w:instrText xml:space="preserve"> PAGEREF _Toc499655099 \h </w:instrText>
            </w:r>
            <w:r>
              <w:rPr>
                <w:noProof/>
                <w:webHidden/>
              </w:rPr>
            </w:r>
            <w:r>
              <w:rPr>
                <w:noProof/>
                <w:webHidden/>
              </w:rPr>
              <w:fldChar w:fldCharType="separate"/>
            </w:r>
            <w:r>
              <w:rPr>
                <w:noProof/>
                <w:webHidden/>
              </w:rPr>
              <w:t>37</w:t>
            </w:r>
            <w:r>
              <w:rPr>
                <w:noProof/>
                <w:webHidden/>
              </w:rPr>
              <w:fldChar w:fldCharType="end"/>
            </w:r>
          </w:hyperlink>
        </w:p>
        <w:p w14:paraId="68BDFB8B" w14:textId="7D60A486" w:rsidR="005D0454" w:rsidRDefault="005D0454">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655100" w:history="1">
            <w:r w:rsidRPr="0014693F">
              <w:rPr>
                <w:rStyle w:val="Lienhypertexte"/>
                <w:noProof/>
              </w:rPr>
              <w:t>4.4</w:t>
            </w:r>
            <w:r>
              <w:rPr>
                <w:rFonts w:asciiTheme="minorHAnsi" w:eastAsiaTheme="minorEastAsia" w:hAnsiTheme="minorHAnsi" w:cstheme="minorBidi"/>
                <w:noProof/>
                <w:sz w:val="22"/>
                <w:szCs w:val="22"/>
                <w:lang w:val="fr-FR" w:eastAsia="fr-FR"/>
              </w:rPr>
              <w:tab/>
            </w:r>
            <w:r w:rsidRPr="0014693F">
              <w:rPr>
                <w:rStyle w:val="Lienhypertexte"/>
                <w:noProof/>
              </w:rPr>
              <w:t>Acceptance Environment</w:t>
            </w:r>
            <w:r>
              <w:rPr>
                <w:noProof/>
                <w:webHidden/>
              </w:rPr>
              <w:tab/>
            </w:r>
            <w:r>
              <w:rPr>
                <w:noProof/>
                <w:webHidden/>
              </w:rPr>
              <w:fldChar w:fldCharType="begin"/>
            </w:r>
            <w:r>
              <w:rPr>
                <w:noProof/>
                <w:webHidden/>
              </w:rPr>
              <w:instrText xml:space="preserve"> PAGEREF _Toc499655100 \h </w:instrText>
            </w:r>
            <w:r>
              <w:rPr>
                <w:noProof/>
                <w:webHidden/>
              </w:rPr>
            </w:r>
            <w:r>
              <w:rPr>
                <w:noProof/>
                <w:webHidden/>
              </w:rPr>
              <w:fldChar w:fldCharType="separate"/>
            </w:r>
            <w:r>
              <w:rPr>
                <w:noProof/>
                <w:webHidden/>
              </w:rPr>
              <w:t>37</w:t>
            </w:r>
            <w:r>
              <w:rPr>
                <w:noProof/>
                <w:webHidden/>
              </w:rPr>
              <w:fldChar w:fldCharType="end"/>
            </w:r>
          </w:hyperlink>
        </w:p>
        <w:p w14:paraId="5B680558" w14:textId="21052D4B"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101" w:history="1">
            <w:r w:rsidRPr="0014693F">
              <w:rPr>
                <w:rStyle w:val="Lienhypertexte"/>
                <w:noProof/>
              </w:rPr>
              <w:t>4.4.1</w:t>
            </w:r>
            <w:r>
              <w:rPr>
                <w:rFonts w:asciiTheme="minorHAnsi" w:eastAsiaTheme="minorEastAsia" w:hAnsiTheme="minorHAnsi" w:cstheme="minorBidi"/>
                <w:noProof/>
                <w:sz w:val="22"/>
                <w:szCs w:val="22"/>
                <w:lang w:val="fr-FR" w:eastAsia="fr-FR"/>
              </w:rPr>
              <w:tab/>
            </w:r>
            <w:r w:rsidRPr="0014693F">
              <w:rPr>
                <w:rStyle w:val="Lienhypertexte"/>
                <w:noProof/>
              </w:rPr>
              <w:t>Acceptance environment Configuration</w:t>
            </w:r>
            <w:r>
              <w:rPr>
                <w:noProof/>
                <w:webHidden/>
              </w:rPr>
              <w:tab/>
            </w:r>
            <w:r>
              <w:rPr>
                <w:noProof/>
                <w:webHidden/>
              </w:rPr>
              <w:fldChar w:fldCharType="begin"/>
            </w:r>
            <w:r>
              <w:rPr>
                <w:noProof/>
                <w:webHidden/>
              </w:rPr>
              <w:instrText xml:space="preserve"> PAGEREF _Toc499655101 \h </w:instrText>
            </w:r>
            <w:r>
              <w:rPr>
                <w:noProof/>
                <w:webHidden/>
              </w:rPr>
            </w:r>
            <w:r>
              <w:rPr>
                <w:noProof/>
                <w:webHidden/>
              </w:rPr>
              <w:fldChar w:fldCharType="separate"/>
            </w:r>
            <w:r>
              <w:rPr>
                <w:noProof/>
                <w:webHidden/>
              </w:rPr>
              <w:t>37</w:t>
            </w:r>
            <w:r>
              <w:rPr>
                <w:noProof/>
                <w:webHidden/>
              </w:rPr>
              <w:fldChar w:fldCharType="end"/>
            </w:r>
          </w:hyperlink>
        </w:p>
        <w:p w14:paraId="40A1F8DB" w14:textId="66DBBD9D" w:rsidR="005D0454" w:rsidRDefault="005D0454">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655102" w:history="1">
            <w:r w:rsidRPr="0014693F">
              <w:rPr>
                <w:rStyle w:val="Lienhypertexte"/>
                <w:noProof/>
              </w:rPr>
              <w:t>4.4.2</w:t>
            </w:r>
            <w:r>
              <w:rPr>
                <w:rFonts w:asciiTheme="minorHAnsi" w:eastAsiaTheme="minorEastAsia" w:hAnsiTheme="minorHAnsi" w:cstheme="minorBidi"/>
                <w:noProof/>
                <w:sz w:val="22"/>
                <w:szCs w:val="22"/>
                <w:lang w:val="fr-FR" w:eastAsia="fr-FR"/>
              </w:rPr>
              <w:tab/>
            </w:r>
            <w:r w:rsidRPr="0014693F">
              <w:rPr>
                <w:rStyle w:val="Lienhypertexte"/>
                <w:noProof/>
              </w:rPr>
              <w:t>Supporting Acceptance Infrastructure Configuration</w:t>
            </w:r>
            <w:r>
              <w:rPr>
                <w:noProof/>
                <w:webHidden/>
              </w:rPr>
              <w:tab/>
            </w:r>
            <w:r>
              <w:rPr>
                <w:noProof/>
                <w:webHidden/>
              </w:rPr>
              <w:fldChar w:fldCharType="begin"/>
            </w:r>
            <w:r>
              <w:rPr>
                <w:noProof/>
                <w:webHidden/>
              </w:rPr>
              <w:instrText xml:space="preserve"> PAGEREF _Toc499655102 \h </w:instrText>
            </w:r>
            <w:r>
              <w:rPr>
                <w:noProof/>
                <w:webHidden/>
              </w:rPr>
            </w:r>
            <w:r>
              <w:rPr>
                <w:noProof/>
                <w:webHidden/>
              </w:rPr>
              <w:fldChar w:fldCharType="separate"/>
            </w:r>
            <w:r>
              <w:rPr>
                <w:noProof/>
                <w:webHidden/>
              </w:rPr>
              <w:t>37</w:t>
            </w:r>
            <w:r>
              <w:rPr>
                <w:noProof/>
                <w:webHidden/>
              </w:rPr>
              <w:fldChar w:fldCharType="end"/>
            </w:r>
          </w:hyperlink>
        </w:p>
        <w:p w14:paraId="53C9482C" w14:textId="2C48A7EC" w:rsidR="002D7C8C" w:rsidRDefault="002D7C8C" w:rsidP="002D7C8C">
          <w:r>
            <w:fldChar w:fldCharType="end"/>
          </w:r>
        </w:p>
      </w:sdtContent>
    </w:sdt>
    <w:p w14:paraId="6BE28FC8" w14:textId="77777777" w:rsidR="002D7C8C" w:rsidRDefault="002D7C8C" w:rsidP="002D7C8C">
      <w:pPr>
        <w:keepNext/>
        <w:ind w:left="720"/>
      </w:pPr>
    </w:p>
    <w:p w14:paraId="6846EF8C" w14:textId="77777777" w:rsidR="002D7C8C" w:rsidRDefault="002D7C8C" w:rsidP="002D7C8C">
      <w:pPr>
        <w:keepNext/>
        <w:ind w:left="720"/>
        <w:sectPr w:rsidR="002D7C8C" w:rsidSect="00AD2CAB">
          <w:headerReference w:type="default" r:id="rId11"/>
          <w:footerReference w:type="default" r:id="rId12"/>
          <w:pgSz w:w="12240" w:h="15840"/>
          <w:pgMar w:top="1440" w:right="900" w:bottom="1440" w:left="1800" w:header="720" w:footer="720" w:gutter="0"/>
          <w:cols w:space="720"/>
          <w:docGrid w:linePitch="360"/>
        </w:sectPr>
      </w:pPr>
    </w:p>
    <w:p w14:paraId="0460C36D" w14:textId="77777777" w:rsidR="002D7C8C" w:rsidRDefault="002D7C8C" w:rsidP="002D7C8C">
      <w:pPr>
        <w:keepNext/>
        <w:ind w:left="720"/>
      </w:pPr>
    </w:p>
    <w:p w14:paraId="0F35DFDA" w14:textId="77777777" w:rsidR="002D7C8C" w:rsidRPr="00E90DD4" w:rsidRDefault="002D7C8C" w:rsidP="00E90DD4">
      <w:pPr>
        <w:pStyle w:val="Titre1"/>
        <w:numPr>
          <w:ilvl w:val="0"/>
          <w:numId w:val="16"/>
        </w:numPr>
      </w:pPr>
      <w:bookmarkStart w:id="1" w:name="_Toc443813170"/>
      <w:bookmarkStart w:id="2" w:name="_Toc490368956"/>
      <w:bookmarkStart w:id="3" w:name="_Toc25640886"/>
      <w:bookmarkStart w:id="4" w:name="_Toc499648735"/>
      <w:bookmarkStart w:id="5" w:name="_Toc499654965"/>
      <w:bookmarkEnd w:id="0"/>
      <w:r w:rsidRPr="00E90DD4">
        <w:t>Section 1 DOCUMENT SCOPE</w:t>
      </w:r>
      <w:bookmarkStart w:id="6" w:name="_Toc443813173"/>
      <w:bookmarkStart w:id="7" w:name="_Toc490368959"/>
      <w:bookmarkEnd w:id="1"/>
      <w:bookmarkEnd w:id="2"/>
      <w:bookmarkEnd w:id="3"/>
      <w:bookmarkEnd w:id="4"/>
      <w:bookmarkEnd w:id="5"/>
    </w:p>
    <w:p w14:paraId="20D96AF7" w14:textId="77777777" w:rsidR="00C2495A" w:rsidRDefault="00C2495A" w:rsidP="00C2495A">
      <w:pPr>
        <w:pStyle w:val="Titre2"/>
      </w:pPr>
      <w:bookmarkStart w:id="8" w:name="_Toc499648736"/>
      <w:bookmarkStart w:id="9" w:name="_Toc499654966"/>
      <w:r>
        <w:t>Context</w:t>
      </w:r>
      <w:bookmarkEnd w:id="8"/>
      <w:bookmarkEnd w:id="9"/>
    </w:p>
    <w:p w14:paraId="4FE9451F" w14:textId="77777777"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14:paraId="200DA7F0" w14:textId="77777777" w:rsidR="005C1948" w:rsidRDefault="005C1948" w:rsidP="002D7C8C"/>
    <w:p w14:paraId="430D835D" w14:textId="1AAAA877" w:rsidR="003035ED" w:rsidRDefault="002D7C8C" w:rsidP="002D7C8C">
      <w:r w:rsidRPr="0077092E">
        <w:t xml:space="preserve">This document describes the Technical </w:t>
      </w:r>
      <w:r w:rsidR="000D3A62">
        <w:t>Architecture of the IOT Smart City Platform</w:t>
      </w:r>
      <w:r w:rsidR="003035ED">
        <w:t xml:space="preserve"> that:</w:t>
      </w:r>
    </w:p>
    <w:p w14:paraId="78755D19" w14:textId="77777777" w:rsidR="007E118D" w:rsidRDefault="002D7C8C" w:rsidP="007E118D">
      <w:pPr>
        <w:pStyle w:val="Paragraphedeliste"/>
        <w:numPr>
          <w:ilvl w:val="0"/>
          <w:numId w:val="6"/>
        </w:numPr>
      </w:pPr>
      <w:r w:rsidRPr="0077092E">
        <w:t>satisfies business requirements as documen</w:t>
      </w:r>
      <w:r w:rsidR="003035ED">
        <w:t>ted in the r</w:t>
      </w:r>
      <w:r w:rsidR="00D25739">
        <w:t>oadmap</w:t>
      </w:r>
      <w:r w:rsidR="003035ED">
        <w:t xml:space="preserve"> (ref to provide)</w:t>
      </w:r>
      <w:r w:rsidR="007E118D">
        <w:t xml:space="preserve">, </w:t>
      </w:r>
    </w:p>
    <w:p w14:paraId="498191E0" w14:textId="77777777" w:rsidR="002D7C8C" w:rsidRDefault="002D7C8C" w:rsidP="007E118D">
      <w:pPr>
        <w:pStyle w:val="Paragraphedeliste"/>
        <w:numPr>
          <w:ilvl w:val="0"/>
          <w:numId w:val="6"/>
        </w:numPr>
      </w:pPr>
      <w:r w:rsidRPr="0077092E">
        <w:t>satisfies technical, operational and transitiona</w:t>
      </w:r>
      <w:r w:rsidR="00D25739">
        <w:t>l requirements</w:t>
      </w:r>
      <w:r w:rsidRPr="0077092E">
        <w:t>.</w:t>
      </w:r>
    </w:p>
    <w:p w14:paraId="204B4A0C" w14:textId="0BA502A9" w:rsidR="00594361" w:rsidRDefault="00594361" w:rsidP="002B11BB"/>
    <w:p w14:paraId="6B89A32E" w14:textId="27CB5DBB" w:rsidR="00594361" w:rsidRDefault="00594361" w:rsidP="00594361">
      <w:r>
        <w:t xml:space="preserve">New technologies, particularly digital technologies, allow the development of new services and new uses for improving the quality of life </w:t>
      </w:r>
      <w:r w:rsidR="00A941F4">
        <w:t>in the respect the environment</w:t>
      </w:r>
      <w:r w:rsidR="00690ED8">
        <w:t xml:space="preserve"> in </w:t>
      </w:r>
      <w:r w:rsidR="008163B9">
        <w:t>today’s metropolis</w:t>
      </w:r>
      <w:r w:rsidR="00A941F4">
        <w:t>.</w:t>
      </w:r>
    </w:p>
    <w:p w14:paraId="2E804EE7" w14:textId="2217ACE4" w:rsidR="00A941F4" w:rsidRDefault="00A941F4" w:rsidP="00594361">
      <w:r>
        <w:t>With the advent of IOT</w:t>
      </w:r>
      <w:r w:rsidR="008163B9">
        <w:t>, Big data and AI</w:t>
      </w:r>
      <w:r>
        <w:t>, the concept of smart city can come to reality</w:t>
      </w:r>
      <w:r w:rsidR="008163B9">
        <w:t>.</w:t>
      </w:r>
      <w:r>
        <w:t xml:space="preserve"> </w:t>
      </w:r>
    </w:p>
    <w:p w14:paraId="086C6F82" w14:textId="77777777" w:rsidR="00594361" w:rsidRDefault="00594361" w:rsidP="00594361"/>
    <w:p w14:paraId="1A58575A" w14:textId="24E008B6" w:rsidR="00594361" w:rsidRDefault="00594361" w:rsidP="00594361">
      <w:r>
        <w:t xml:space="preserve">To anticipate these paradigm shifts, the metropolis of Nice launched in 2008 under the leadership of </w:t>
      </w:r>
      <w:proofErr w:type="spellStart"/>
      <w:r>
        <w:t>Mr</w:t>
      </w:r>
      <w:proofErr w:type="spellEnd"/>
      <w:r>
        <w:t xml:space="preserve"> </w:t>
      </w:r>
      <w:proofErr w:type="spellStart"/>
      <w:r>
        <w:t>Estrosi</w:t>
      </w:r>
      <w:proofErr w:type="spellEnd"/>
      <w:r>
        <w:t>, an initiative multichannel scale that aims to achieve the digital transformation of th</w:t>
      </w:r>
      <w:r w:rsidR="00A941F4">
        <w:t>e territory in the PACA region.</w:t>
      </w:r>
    </w:p>
    <w:p w14:paraId="41BAFEE4" w14:textId="77777777" w:rsidR="00A941F4" w:rsidRDefault="00A941F4" w:rsidP="00594361"/>
    <w:p w14:paraId="0AAED52F" w14:textId="33D4DE56" w:rsidR="00594361" w:rsidRDefault="00594361" w:rsidP="00594361">
      <w:r>
        <w:t>The main idea behind this major initiative lies in the establishment of complex synergies between local authorities, the university (Research and education) and economic actors (industry and start-ups).</w:t>
      </w:r>
    </w:p>
    <w:p w14:paraId="086258BF" w14:textId="77777777" w:rsidR="00594361" w:rsidRDefault="00594361" w:rsidP="00594361"/>
    <w:p w14:paraId="6D1422AF" w14:textId="59B8CE3E" w:rsidR="00594361" w:rsidRDefault="00594361" w:rsidP="00594361">
      <w:r>
        <w:t xml:space="preserve">These synergies are intended to develop the best technologies and uses them more successful in the service </w:t>
      </w:r>
      <w:r w:rsidR="005C1948">
        <w:t>to citizens</w:t>
      </w:r>
      <w:r>
        <w:t xml:space="preserve">. </w:t>
      </w:r>
    </w:p>
    <w:p w14:paraId="28A1E4D7" w14:textId="1A06C97F" w:rsidR="00594361" w:rsidRDefault="00594361" w:rsidP="00594361">
      <w:r>
        <w:t>Indeed, advanced technologies and the use intelligent interest data should allow today</w:t>
      </w:r>
      <w:r w:rsidR="005C1948">
        <w:t>,</w:t>
      </w:r>
      <w:r>
        <w:t xml:space="preserve"> to improve the quality of living, well-being and the functioning of the urban unit in the constraints of sustainable development.</w:t>
      </w:r>
    </w:p>
    <w:p w14:paraId="2E5C0214" w14:textId="79C4168A" w:rsidR="00594361" w:rsidRDefault="00594361" w:rsidP="00594361">
      <w:r>
        <w:t>The challenge for the Nice metropolis is also to maintain control of these while promoting economic spin-offs and job creation.</w:t>
      </w:r>
    </w:p>
    <w:p w14:paraId="72A19614" w14:textId="77777777" w:rsidR="00594361" w:rsidRDefault="00594361" w:rsidP="00594361"/>
    <w:p w14:paraId="1BCCCF58" w14:textId="77777777" w:rsidR="00594361" w:rsidRDefault="00594361" w:rsidP="00594361">
      <w:r>
        <w:t xml:space="preserve">The recent obtaining of the label IDEX (January 2016) ideally positions the metropolis of Nice and the Côte d'Azur University (UCA) in the national pole of excellence and therefore European. </w:t>
      </w:r>
    </w:p>
    <w:p w14:paraId="2B567ACD" w14:textId="77777777" w:rsidR="00594361" w:rsidRDefault="00594361" w:rsidP="00594361"/>
    <w:p w14:paraId="210E5515" w14:textId="1843D37D" w:rsidR="00594361" w:rsidRDefault="00594361" w:rsidP="00594361">
      <w:r>
        <w:t xml:space="preserve">The IDEX and the Nice metropolis have chosen to strengthen, </w:t>
      </w:r>
      <w:proofErr w:type="gramStart"/>
      <w:r>
        <w:t>in particular three</w:t>
      </w:r>
      <w:proofErr w:type="gramEnd"/>
      <w:r>
        <w:t xml:space="preserve"> complementary axes: smart-city, health / silver economy and telco / electronics.</w:t>
      </w:r>
    </w:p>
    <w:p w14:paraId="56E937DB" w14:textId="77777777" w:rsidR="00594361" w:rsidRDefault="00594361" w:rsidP="00594361"/>
    <w:p w14:paraId="3DE2D5D4" w14:textId="0F2699DC" w:rsidR="00594361" w:rsidRDefault="00594361" w:rsidP="00594361">
      <w:r>
        <w:t>These cutting-edge technological and societal initiatives are part of an organization</w:t>
      </w:r>
    </w:p>
    <w:p w14:paraId="4231FFA1" w14:textId="77777777" w:rsidR="00594361" w:rsidRDefault="00594361" w:rsidP="00594361">
      <w:r>
        <w:t>rationality of the territory:</w:t>
      </w:r>
    </w:p>
    <w:p w14:paraId="1328A69F" w14:textId="2F717F1C" w:rsidR="00594361" w:rsidRDefault="00594361" w:rsidP="00594361">
      <w:pPr>
        <w:pStyle w:val="Paragraphedeliste"/>
        <w:numPr>
          <w:ilvl w:val="0"/>
          <w:numId w:val="40"/>
        </w:numPr>
      </w:pPr>
      <w:r>
        <w:t>The plain of Var for Eco-Valley / smart-city</w:t>
      </w:r>
    </w:p>
    <w:p w14:paraId="198CE127" w14:textId="797121AC" w:rsidR="00594361" w:rsidRDefault="00594361" w:rsidP="00594361">
      <w:pPr>
        <w:pStyle w:val="Paragraphedeliste"/>
        <w:numPr>
          <w:ilvl w:val="0"/>
          <w:numId w:val="40"/>
        </w:numPr>
      </w:pPr>
      <w:r>
        <w:t>Pasteur area for health / silver economy</w:t>
      </w:r>
    </w:p>
    <w:p w14:paraId="4CA66245" w14:textId="4EED5871" w:rsidR="00594361" w:rsidRDefault="007E2597" w:rsidP="00594361">
      <w:pPr>
        <w:pStyle w:val="Paragraphedeliste"/>
        <w:numPr>
          <w:ilvl w:val="0"/>
          <w:numId w:val="40"/>
        </w:numPr>
      </w:pPr>
      <w:r>
        <w:t>Sophia-</w:t>
      </w:r>
      <w:r w:rsidR="00594361">
        <w:t>Antipolis for electronics / Telco</w:t>
      </w:r>
      <w:r w:rsidR="0008019D">
        <w:t xml:space="preserve"> / Pharmaceutical /</w:t>
      </w:r>
    </w:p>
    <w:p w14:paraId="13DC4438" w14:textId="77777777" w:rsidR="00594361" w:rsidRDefault="00594361" w:rsidP="00594361">
      <w:pPr>
        <w:ind w:left="360"/>
      </w:pPr>
    </w:p>
    <w:p w14:paraId="421FB42B" w14:textId="28791470" w:rsidR="00594361" w:rsidRDefault="00594361" w:rsidP="00594361">
      <w:r>
        <w:t>The coherence and functionality of the whole are strategically driven by the public transport network including the T2 and T3 tram lines which will connect directly to the airport and train station, eco-valley and Arenas stadium.</w:t>
      </w:r>
    </w:p>
    <w:p w14:paraId="5463C79D" w14:textId="613864C0" w:rsidR="00594361" w:rsidRDefault="00594361" w:rsidP="00594361">
      <w:r>
        <w:t>Local and university authorities have therefore established a single framework facilitating the functional translation of the most advanced concepts from laboratories to the end user. Small and large businesses have all the keys to development of innovations and their economic projects.</w:t>
      </w:r>
    </w:p>
    <w:p w14:paraId="4B7DFA1B" w14:textId="5E2D5EC8" w:rsidR="00D41DAA" w:rsidRDefault="00D41DAA" w:rsidP="00594361"/>
    <w:p w14:paraId="0D330B88" w14:textId="4B7333E2" w:rsidR="007E2597" w:rsidRDefault="00D41DAA" w:rsidP="00594361">
      <w:r>
        <w:t>In order</w:t>
      </w:r>
      <w:r w:rsidR="002409F4">
        <w:t>,</w:t>
      </w:r>
      <w:r>
        <w:t xml:space="preserve"> to make this</w:t>
      </w:r>
      <w:r w:rsidR="004C57CA">
        <w:t xml:space="preserve"> transformation into a smart city,</w:t>
      </w:r>
      <w:r>
        <w:t xml:space="preserve"> a reality</w:t>
      </w:r>
      <w:r w:rsidR="004C57CA">
        <w:t>,</w:t>
      </w:r>
      <w:r>
        <w:t xml:space="preserve"> Nice Metropolis after a period of POC, have decided to </w:t>
      </w:r>
      <w:r w:rsidR="007E2597">
        <w:t>reach a new level.</w:t>
      </w:r>
    </w:p>
    <w:p w14:paraId="1D9A32CE" w14:textId="75270F24" w:rsidR="007E2597" w:rsidRDefault="007E2597" w:rsidP="00594361"/>
    <w:p w14:paraId="767CD7FA" w14:textId="63383FE5" w:rsidR="007E2597" w:rsidRDefault="007E2597" w:rsidP="00594361">
      <w:r>
        <w:t>The main objectives for this transformation are among:</w:t>
      </w:r>
    </w:p>
    <w:p w14:paraId="2DD7EAA2" w14:textId="338A76F7" w:rsidR="007E2597" w:rsidRDefault="007E2597" w:rsidP="007E2597">
      <w:pPr>
        <w:pStyle w:val="Paragraphedeliste"/>
        <w:numPr>
          <w:ilvl w:val="0"/>
          <w:numId w:val="42"/>
        </w:numPr>
      </w:pPr>
      <w:r>
        <w:t>Provide a coherent and efficient framework for application development</w:t>
      </w:r>
    </w:p>
    <w:p w14:paraId="174D19D4" w14:textId="279F3E3C" w:rsidR="007E2597" w:rsidRDefault="00DB58EA" w:rsidP="007E2597">
      <w:pPr>
        <w:pStyle w:val="Paragraphedeliste"/>
        <w:numPr>
          <w:ilvl w:val="0"/>
          <w:numId w:val="41"/>
        </w:numPr>
      </w:pPr>
      <w:r>
        <w:t>App store and Market Place</w:t>
      </w:r>
    </w:p>
    <w:p w14:paraId="03E498BC" w14:textId="77777777" w:rsidR="007E2597" w:rsidRDefault="007E2597" w:rsidP="007E2597">
      <w:pPr>
        <w:pStyle w:val="Paragraphedeliste"/>
        <w:numPr>
          <w:ilvl w:val="0"/>
          <w:numId w:val="41"/>
        </w:numPr>
      </w:pPr>
      <w:r>
        <w:t>Open data</w:t>
      </w:r>
    </w:p>
    <w:p w14:paraId="73C4190B" w14:textId="77777777" w:rsidR="007E2597" w:rsidRDefault="007E2597" w:rsidP="007E2597">
      <w:pPr>
        <w:pStyle w:val="Paragraphedeliste"/>
        <w:numPr>
          <w:ilvl w:val="0"/>
          <w:numId w:val="41"/>
        </w:numPr>
      </w:pPr>
      <w:r>
        <w:lastRenderedPageBreak/>
        <w:t>Labeling of applications</w:t>
      </w:r>
    </w:p>
    <w:p w14:paraId="4501B667" w14:textId="77777777" w:rsidR="007E2597" w:rsidRDefault="007E2597" w:rsidP="007E2597">
      <w:pPr>
        <w:pStyle w:val="Paragraphedeliste"/>
        <w:numPr>
          <w:ilvl w:val="0"/>
          <w:numId w:val="41"/>
        </w:numPr>
      </w:pPr>
      <w:r>
        <w:t>Better visibility for users</w:t>
      </w:r>
    </w:p>
    <w:p w14:paraId="6DBF6D8C" w14:textId="77777777" w:rsidR="007E2597" w:rsidRDefault="007E2597" w:rsidP="007E2597"/>
    <w:p w14:paraId="0EF34DD0" w14:textId="77777777" w:rsidR="00E33ED8" w:rsidRDefault="00E33ED8" w:rsidP="007E2597"/>
    <w:p w14:paraId="63DA95C8" w14:textId="7EA805CC" w:rsidR="007E2597" w:rsidRDefault="007E2597" w:rsidP="00E33ED8">
      <w:pPr>
        <w:pStyle w:val="Paragraphedeliste"/>
        <w:numPr>
          <w:ilvl w:val="0"/>
          <w:numId w:val="42"/>
        </w:numPr>
      </w:pPr>
      <w:r>
        <w:t>Aggregate the different sensor subnetworks into a metropolitan collection backbone network</w:t>
      </w:r>
    </w:p>
    <w:p w14:paraId="53B118A9" w14:textId="77777777" w:rsidR="007E2597" w:rsidRDefault="007E2597" w:rsidP="00E33ED8">
      <w:pPr>
        <w:pStyle w:val="Paragraphedeliste"/>
        <w:numPr>
          <w:ilvl w:val="0"/>
          <w:numId w:val="41"/>
        </w:numPr>
      </w:pPr>
      <w:r>
        <w:t>Adopt a logic of optimization and rationalization</w:t>
      </w:r>
    </w:p>
    <w:p w14:paraId="4C0BE0AA" w14:textId="18D28577" w:rsidR="007E2597" w:rsidRDefault="007E2597" w:rsidP="00E33ED8">
      <w:pPr>
        <w:pStyle w:val="Paragraphedeliste"/>
        <w:numPr>
          <w:ilvl w:val="0"/>
          <w:numId w:val="41"/>
        </w:numPr>
      </w:pPr>
      <w:r>
        <w:t>Capitalize on existing networks managed by the ISD (470 km of fiber optics, radio bridges, VPN-M2M)</w:t>
      </w:r>
    </w:p>
    <w:p w14:paraId="406599A7" w14:textId="77777777" w:rsidR="007E2597" w:rsidRDefault="007E2597" w:rsidP="00E33ED8">
      <w:pPr>
        <w:pStyle w:val="Paragraphedeliste"/>
        <w:numPr>
          <w:ilvl w:val="0"/>
          <w:numId w:val="42"/>
        </w:numPr>
      </w:pPr>
      <w:r>
        <w:t>Standardize and store information to facilitate collaboration between operational departments</w:t>
      </w:r>
    </w:p>
    <w:p w14:paraId="5072472C" w14:textId="77777777" w:rsidR="007E2597" w:rsidRDefault="007E2597" w:rsidP="00E33ED8">
      <w:pPr>
        <w:pStyle w:val="Paragraphedeliste"/>
        <w:numPr>
          <w:ilvl w:val="0"/>
          <w:numId w:val="42"/>
        </w:numPr>
      </w:pPr>
      <w:r>
        <w:t>Share and enrich these data by experimenting with industrialists, laboratories, researchers, communities, citizens, ...</w:t>
      </w:r>
    </w:p>
    <w:p w14:paraId="577761AF" w14:textId="77777777" w:rsidR="007E2597" w:rsidRDefault="007E2597" w:rsidP="00E33ED8">
      <w:pPr>
        <w:pStyle w:val="Paragraphedeliste"/>
        <w:numPr>
          <w:ilvl w:val="0"/>
          <w:numId w:val="42"/>
        </w:numPr>
      </w:pPr>
      <w:r>
        <w:t>Update continuously various predictions by integrating real-time data</w:t>
      </w:r>
    </w:p>
    <w:p w14:paraId="7FF81478" w14:textId="1E4E4A33" w:rsidR="007E2597" w:rsidRDefault="007E2597" w:rsidP="00E33ED8">
      <w:pPr>
        <w:pStyle w:val="Paragraphedeliste"/>
        <w:numPr>
          <w:ilvl w:val="0"/>
          <w:numId w:val="42"/>
        </w:numPr>
      </w:pPr>
      <w:r>
        <w:t xml:space="preserve">Develop </w:t>
      </w:r>
      <w:proofErr w:type="gramStart"/>
      <w:r>
        <w:t>a</w:t>
      </w:r>
      <w:r w:rsidR="00756471">
        <w:t>n</w:t>
      </w:r>
      <w:proofErr w:type="gramEnd"/>
      <w:r>
        <w:t xml:space="preserve"> </w:t>
      </w:r>
      <w:r w:rsidR="00756471">
        <w:t>hyper-vision</w:t>
      </w:r>
      <w:r>
        <w:t xml:space="preserve"> system for the management of exceptional events (floods, demonstrations, disorders, ...)</w:t>
      </w:r>
    </w:p>
    <w:p w14:paraId="049D01C7" w14:textId="77777777" w:rsidR="00AF2CB1" w:rsidRDefault="00AF2CB1" w:rsidP="00AF2CB1"/>
    <w:p w14:paraId="0D9A02D7" w14:textId="1C8C8DB8" w:rsidR="00D41DAA" w:rsidRDefault="007E2597" w:rsidP="00AF2CB1">
      <w:r>
        <w:t>T</w:t>
      </w:r>
      <w:r w:rsidR="006424D1">
        <w:t>herefore</w:t>
      </w:r>
      <w:r>
        <w:t>,</w:t>
      </w:r>
      <w:r w:rsidR="006424D1">
        <w:t xml:space="preserve"> after a study conducted by Eridanis on the state of art of IOT platform</w:t>
      </w:r>
      <w:r w:rsidR="00751A5B">
        <w:t>s</w:t>
      </w:r>
      <w:r w:rsidR="006424D1">
        <w:t xml:space="preserve"> for Smart City</w:t>
      </w:r>
      <w:r w:rsidR="002409F4">
        <w:t xml:space="preserve">, </w:t>
      </w:r>
      <w:r w:rsidR="00751A5B">
        <w:t>a r</w:t>
      </w:r>
      <w:r w:rsidR="002409F4">
        <w:t xml:space="preserve">oadmap </w:t>
      </w:r>
      <w:r w:rsidR="00751A5B">
        <w:t xml:space="preserve">has been provided </w:t>
      </w:r>
      <w:r w:rsidR="002409F4">
        <w:t>for the setup of such a system</w:t>
      </w:r>
      <w:r w:rsidR="0036158F">
        <w:t xml:space="preserve">, based mainly on </w:t>
      </w:r>
      <w:proofErr w:type="spellStart"/>
      <w:r w:rsidR="0036158F">
        <w:t>Fiware</w:t>
      </w:r>
      <w:proofErr w:type="spellEnd"/>
      <w:r w:rsidR="002409F4">
        <w:t>.</w:t>
      </w:r>
    </w:p>
    <w:p w14:paraId="76A60EDC" w14:textId="77777777" w:rsidR="00594361" w:rsidRDefault="00594361" w:rsidP="002B11BB"/>
    <w:p w14:paraId="6CD54510" w14:textId="67B04507" w:rsidR="002B11BB" w:rsidRDefault="002B11BB" w:rsidP="002B11BB">
      <w:r>
        <w:t>In the referenced roadmap document</w:t>
      </w:r>
      <w:r w:rsidR="008673C6">
        <w:t>,</w:t>
      </w:r>
      <w:r>
        <w:t xml:space="preserve"> </w:t>
      </w:r>
      <w:r w:rsidR="008673C6">
        <w:t>the needs have</w:t>
      </w:r>
      <w:r>
        <w:t xml:space="preserve"> been described through the following </w:t>
      </w:r>
      <w:r w:rsidR="00031F83">
        <w:t xml:space="preserve">global </w:t>
      </w:r>
      <w:r>
        <w:t>schema:</w:t>
      </w:r>
    </w:p>
    <w:p w14:paraId="4CC770DF" w14:textId="77777777" w:rsidR="002B11BB" w:rsidRDefault="002B11BB" w:rsidP="002B11BB"/>
    <w:p w14:paraId="1A41F0CF" w14:textId="77777777" w:rsidR="00031F83" w:rsidRDefault="002B11BB" w:rsidP="00031F83">
      <w:pPr>
        <w:keepNext/>
      </w:pPr>
      <w:r>
        <w:rPr>
          <w:noProof/>
          <w:lang w:val="fr-FR" w:eastAsia="fr-FR"/>
        </w:rPr>
        <w:drawing>
          <wp:inline distT="0" distB="0" distL="0" distR="0" wp14:editId="1AA7DF3D">
            <wp:extent cx="6000750" cy="294553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2945537"/>
                    </a:xfrm>
                    <a:prstGeom prst="rect">
                      <a:avLst/>
                    </a:prstGeom>
                  </pic:spPr>
                </pic:pic>
              </a:graphicData>
            </a:graphic>
          </wp:inline>
        </w:drawing>
      </w:r>
    </w:p>
    <w:p w14:paraId="6EBFE7D9" w14:textId="4FD965CD" w:rsidR="002B11BB" w:rsidRPr="0077092E" w:rsidRDefault="00031F83" w:rsidP="00031F83">
      <w:pPr>
        <w:pStyle w:val="Lgende"/>
      </w:pPr>
      <w:r>
        <w:t xml:space="preserve">Figure </w:t>
      </w:r>
      <w:r>
        <w:fldChar w:fldCharType="begin"/>
      </w:r>
      <w:r>
        <w:instrText xml:space="preserve"> SEQ Figure \* ARABIC </w:instrText>
      </w:r>
      <w:r>
        <w:fldChar w:fldCharType="separate"/>
      </w:r>
      <w:r w:rsidR="00DC1A66">
        <w:rPr>
          <w:noProof/>
        </w:rPr>
        <w:t>1</w:t>
      </w:r>
      <w:r>
        <w:fldChar w:fldCharType="end"/>
      </w:r>
      <w:r>
        <w:t>: Target Logical Smart City</w:t>
      </w:r>
      <w:r w:rsidR="004F409D">
        <w:t xml:space="preserve"> Platform</w:t>
      </w:r>
    </w:p>
    <w:p w14:paraId="532E67F1" w14:textId="77777777" w:rsidR="002D7C8C" w:rsidRPr="0077092E" w:rsidRDefault="002D7C8C" w:rsidP="002D7C8C"/>
    <w:p w14:paraId="365668FC" w14:textId="77777777"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14:paraId="2C065C9F" w14:textId="77777777" w:rsidR="002D7C8C" w:rsidRPr="0077092E" w:rsidRDefault="002D7C8C" w:rsidP="002D7C8C"/>
    <w:p w14:paraId="0B1C07C5" w14:textId="77777777" w:rsidR="002D7C8C" w:rsidRPr="0077092E" w:rsidRDefault="002D7C8C" w:rsidP="002D7C8C">
      <w:r w:rsidRPr="0077092E">
        <w:t>This document will also:</w:t>
      </w:r>
    </w:p>
    <w:p w14:paraId="4D62D965" w14:textId="77777777" w:rsidR="002D7C8C" w:rsidRPr="0077092E" w:rsidRDefault="002D7C8C" w:rsidP="003035ED">
      <w:pPr>
        <w:pStyle w:val="Paragraphedeliste"/>
        <w:numPr>
          <w:ilvl w:val="0"/>
          <w:numId w:val="5"/>
        </w:numPr>
      </w:pPr>
      <w:r w:rsidRPr="0077092E">
        <w:t>Identify and explain the risks inherent in this Technical Architecture;</w:t>
      </w:r>
    </w:p>
    <w:p w14:paraId="643AE6CF" w14:textId="77777777" w:rsidR="002D7C8C" w:rsidRPr="0077092E" w:rsidRDefault="002D7C8C" w:rsidP="003035ED">
      <w:pPr>
        <w:pStyle w:val="Paragraphedeliste"/>
        <w:numPr>
          <w:ilvl w:val="0"/>
          <w:numId w:val="5"/>
        </w:numPr>
      </w:pPr>
      <w:r w:rsidRPr="0077092E">
        <w:t>Define baseline sizing, archiving and performance requirements;</w:t>
      </w:r>
    </w:p>
    <w:p w14:paraId="42B57B5A" w14:textId="77777777" w:rsidR="002D7C8C" w:rsidRDefault="002D7C8C" w:rsidP="003035ED">
      <w:pPr>
        <w:pStyle w:val="Paragraphedeliste"/>
        <w:numPr>
          <w:ilvl w:val="0"/>
          <w:numId w:val="5"/>
        </w:numPr>
      </w:pPr>
      <w:r w:rsidRPr="0077092E">
        <w:t>Identify the hardware and software specifications for the Development, Testing, QA and Production environments;</w:t>
      </w:r>
    </w:p>
    <w:p w14:paraId="4749F19A" w14:textId="77777777" w:rsidR="007E118D" w:rsidRPr="0077092E" w:rsidRDefault="007E118D" w:rsidP="007E118D">
      <w:pPr>
        <w:pStyle w:val="Paragraphedeliste"/>
        <w:numPr>
          <w:ilvl w:val="0"/>
          <w:numId w:val="5"/>
        </w:numPr>
      </w:pPr>
      <w:r>
        <w:t xml:space="preserve">Identify monitoring and support tools for </w:t>
      </w:r>
      <w:r w:rsidRPr="007E118D">
        <w:t>maintenance in operational condition</w:t>
      </w:r>
    </w:p>
    <w:p w14:paraId="7AC68CD7" w14:textId="53FF373C" w:rsidR="002D7C8C" w:rsidRPr="0077092E" w:rsidRDefault="007E118D" w:rsidP="003035ED">
      <w:pPr>
        <w:pStyle w:val="Paragraphedeliste"/>
        <w:numPr>
          <w:ilvl w:val="0"/>
          <w:numId w:val="5"/>
        </w:numPr>
      </w:pPr>
      <w:r>
        <w:t xml:space="preserve">Define procedures for data </w:t>
      </w:r>
      <w:r w:rsidR="002D7C8C" w:rsidRPr="0077092E">
        <w:t>migration among the environments</w:t>
      </w:r>
      <w:r w:rsidR="005D6BD6">
        <w:t xml:space="preserve"> (current </w:t>
      </w:r>
      <w:r w:rsidR="00F5504D">
        <w:t>data warehouse</w:t>
      </w:r>
      <w:r w:rsidR="00C4570E">
        <w:t>)</w:t>
      </w:r>
      <w:r w:rsidR="002D7C8C" w:rsidRPr="0077092E">
        <w:t>.</w:t>
      </w:r>
    </w:p>
    <w:p w14:paraId="2E160386" w14:textId="77777777" w:rsidR="002D7C8C" w:rsidRPr="0077092E" w:rsidRDefault="002D7C8C" w:rsidP="002D7C8C"/>
    <w:p w14:paraId="51200779" w14:textId="77777777" w:rsidR="00D20A54" w:rsidRDefault="00D20A54">
      <w:pPr>
        <w:spacing w:after="160" w:line="259" w:lineRule="auto"/>
        <w:rPr>
          <w:lang w:val="en-GB"/>
        </w:rPr>
      </w:pPr>
    </w:p>
    <w:p w14:paraId="54CB85E5" w14:textId="77777777" w:rsidR="00C2495A" w:rsidRDefault="00C2495A" w:rsidP="00C2495A">
      <w:pPr>
        <w:pStyle w:val="Titre2"/>
      </w:pPr>
      <w:bookmarkStart w:id="10" w:name="_Toc499648737"/>
      <w:bookmarkStart w:id="11" w:name="_Toc499654967"/>
      <w:r>
        <w:t>G</w:t>
      </w:r>
      <w:r w:rsidRPr="00C2495A">
        <w:t>lossary</w:t>
      </w:r>
      <w:bookmarkEnd w:id="10"/>
      <w:bookmarkEnd w:id="11"/>
    </w:p>
    <w:p w14:paraId="1EDC9356" w14:textId="77777777" w:rsidR="00C2495A" w:rsidRDefault="00C2495A" w:rsidP="00C2495A"/>
    <w:p w14:paraId="7C327ABB" w14:textId="5AE6FA14" w:rsidR="00722406" w:rsidRDefault="00722406" w:rsidP="002F3448">
      <w:r>
        <w:rPr>
          <w:b/>
        </w:rPr>
        <w:t xml:space="preserve">SOA: </w:t>
      </w:r>
      <w:r>
        <w:t xml:space="preserve">Service Oriented Architecture, </w:t>
      </w:r>
      <w:r w:rsidRPr="00722406">
        <w:t>is a style of software design where services are provided to the other components by application components, through a communication protocol over a network.</w:t>
      </w:r>
    </w:p>
    <w:p w14:paraId="43236573" w14:textId="7236DE2C" w:rsidR="00722406" w:rsidRPr="00722406" w:rsidRDefault="00722406" w:rsidP="002F3448">
      <w:r w:rsidRPr="00722406">
        <w:rPr>
          <w:b/>
        </w:rPr>
        <w:t>Micro Services Architecture</w:t>
      </w:r>
      <w:r>
        <w:t xml:space="preserve">: </w:t>
      </w:r>
      <w:r w:rsidRPr="00722406">
        <w:t xml:space="preserve">Microservices is a variant of the </w:t>
      </w:r>
      <w:r w:rsidR="008E6CE1">
        <w:t>Service-Oriented A</w:t>
      </w:r>
      <w:r w:rsidRPr="00722406">
        <w:t xml:space="preserve">rchitecture (SOA) architectural style that structures an application as a collection of loosely coupled services. In a microservices architecture, services should be </w:t>
      </w:r>
      <w:proofErr w:type="gramStart"/>
      <w:r w:rsidRPr="00722406">
        <w:t>fine-grained</w:t>
      </w:r>
      <w:proofErr w:type="gramEnd"/>
      <w:r w:rsidRPr="00722406">
        <w:t xml:space="preserve"> and the protocols should be lightweight</w:t>
      </w:r>
      <w:r>
        <w:t>, it n</w:t>
      </w:r>
      <w:r w:rsidRPr="00722406">
        <w:t>aturally enforces a modular structure.</w:t>
      </w:r>
    </w:p>
    <w:p w14:paraId="0F0D085C" w14:textId="3637227A"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14:paraId="540DB486" w14:textId="11171C03" w:rsidR="000B0375" w:rsidRPr="000B0375" w:rsidRDefault="00293E95" w:rsidP="000B0375">
      <w:proofErr w:type="spellStart"/>
      <w:r w:rsidRPr="00293E95">
        <w:rPr>
          <w:b/>
        </w:rPr>
        <w:t>Fiware</w:t>
      </w:r>
      <w:proofErr w:type="spellEnd"/>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4" w:history="1">
        <w:r w:rsidR="002E6579" w:rsidRPr="002E6579">
          <w:rPr>
            <w:rStyle w:val="Lienhypertexte"/>
          </w:rPr>
          <w:t>https://www.fiware.org/</w:t>
        </w:r>
      </w:hyperlink>
      <w:r w:rsidR="000B0375">
        <w:rPr>
          <w:rStyle w:val="Lienhypertexte"/>
        </w:rPr>
        <w:t>,</w:t>
      </w:r>
      <w:r w:rsidR="000B0375">
        <w:rPr>
          <w:rStyle w:val="Lienhypertexte"/>
          <w:color w:val="auto"/>
          <w:u w:val="none"/>
        </w:rPr>
        <w:t xml:space="preserve"> it is based mainly on a Micro Services Architecture, where components expose RESTful APIs.</w:t>
      </w:r>
    </w:p>
    <w:p w14:paraId="4DAF56D1" w14:textId="77777777" w:rsidR="00C2495A" w:rsidRDefault="00C2495A" w:rsidP="00C2495A">
      <w:r w:rsidRPr="00293E95">
        <w:rPr>
          <w:b/>
        </w:rPr>
        <w:t>IOT</w:t>
      </w:r>
      <w:r>
        <w:t xml:space="preserve">: Internet </w:t>
      </w:r>
      <w:proofErr w:type="gramStart"/>
      <w:r>
        <w:t>Of</w:t>
      </w:r>
      <w:proofErr w:type="gramEnd"/>
      <w:r>
        <w:t xml:space="preserve"> Things</w:t>
      </w:r>
    </w:p>
    <w:p w14:paraId="5AA26CFD" w14:textId="77777777" w:rsidR="00C2495A" w:rsidRDefault="00C2495A" w:rsidP="00C2495A">
      <w:r w:rsidRPr="00293E95">
        <w:rPr>
          <w:b/>
        </w:rPr>
        <w:t>OMA</w:t>
      </w:r>
      <w:r>
        <w:t xml:space="preserve">: </w:t>
      </w:r>
      <w:hyperlink r:id="rId15"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14:paraId="243C0752" w14:textId="63A12FE8" w:rsidR="00CF6314" w:rsidRDefault="00CF6314" w:rsidP="00210DB4">
      <w:r w:rsidRPr="00CF6314">
        <w:rPr>
          <w:b/>
          <w:shd w:val="clear" w:color="auto" w:fill="FCFCFC"/>
        </w:rPr>
        <w:t>TM Forum</w:t>
      </w:r>
      <w:r>
        <w:rPr>
          <w:shd w:val="clear" w:color="auto" w:fill="FCFCFC"/>
        </w:rPr>
        <w:t xml:space="preserve">: </w:t>
      </w:r>
      <w:hyperlink r:id="rId16" w:history="1">
        <w:r w:rsidR="00B8065D" w:rsidRPr="009161DF">
          <w:rPr>
            <w:rStyle w:val="Lienhypertexte"/>
            <w:shd w:val="clear" w:color="auto" w:fill="FCFCFC"/>
          </w:rPr>
          <w:t>TM Forum</w:t>
        </w:r>
      </w:hyperlink>
      <w:r w:rsidR="00B8065D">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14:paraId="2DF18D5D" w14:textId="77777777" w:rsidR="009118F2" w:rsidRDefault="009118F2" w:rsidP="00C2495A">
      <w:r w:rsidRPr="00293E95">
        <w:rPr>
          <w:b/>
        </w:rPr>
        <w:t>GE</w:t>
      </w:r>
      <w:r w:rsidR="000F1B81">
        <w:t>: Generic</w:t>
      </w:r>
      <w:r>
        <w:t xml:space="preserve"> Enabler</w:t>
      </w:r>
      <w:r w:rsidR="00604526">
        <w:t xml:space="preserve">, </w:t>
      </w:r>
      <w:proofErr w:type="spellStart"/>
      <w:r w:rsidR="00604526">
        <w:t>Fiware</w:t>
      </w:r>
      <w:proofErr w:type="spellEnd"/>
      <w:r w:rsidR="00604526">
        <w:t xml:space="preserve"> </w:t>
      </w:r>
      <w:r w:rsidR="000F1B81">
        <w:t xml:space="preserve">used </w:t>
      </w:r>
      <w:r w:rsidR="00604526">
        <w:t>terminology to design an essential module of the platform</w:t>
      </w:r>
    </w:p>
    <w:p w14:paraId="26C8E195" w14:textId="0C099F7E" w:rsidR="00C2495A" w:rsidRDefault="00C2495A" w:rsidP="00C2495A">
      <w:r w:rsidRPr="00293E95">
        <w:rPr>
          <w:b/>
        </w:rPr>
        <w:t>API</w:t>
      </w:r>
      <w:r>
        <w:t>:</w:t>
      </w:r>
      <w:r w:rsidRPr="00C2495A">
        <w:t xml:space="preserve"> App</w:t>
      </w:r>
      <w:r w:rsidR="00C87333">
        <w:t>lication Programming Interface</w:t>
      </w:r>
    </w:p>
    <w:p w14:paraId="68384C7C" w14:textId="61777827" w:rsidR="00EA7075" w:rsidRDefault="00EA7075" w:rsidP="00C2495A">
      <w:r w:rsidRPr="008673C6">
        <w:rPr>
          <w:b/>
        </w:rPr>
        <w:t>RESTful API</w:t>
      </w:r>
      <w:r>
        <w:t xml:space="preserve">: </w:t>
      </w:r>
      <w:r w:rsidR="008673C6" w:rsidRPr="008673C6">
        <w:t>also referre</w:t>
      </w:r>
      <w:r w:rsidR="008673C6">
        <w:t>d to as a RESTful web service, it</w:t>
      </w:r>
      <w:r w:rsidR="008673C6" w:rsidRPr="008673C6">
        <w:t xml:space="preserve"> is based on representational state transfer (</w:t>
      </w:r>
      <w:hyperlink r:id="rId17" w:history="1">
        <w:r w:rsidR="008673C6" w:rsidRPr="008673C6">
          <w:rPr>
            <w:rStyle w:val="Lienhypertexte"/>
          </w:rPr>
          <w:t>REST</w:t>
        </w:r>
      </w:hyperlink>
      <w:r w:rsidR="008673C6" w:rsidRPr="008673C6">
        <w:t>) technology, an architectural style and approach to communications often used in web services development</w:t>
      </w:r>
      <w:r w:rsidR="008673C6">
        <w:t xml:space="preserve"> as an alternative to </w:t>
      </w:r>
      <w:hyperlink r:id="rId18" w:history="1">
        <w:r w:rsidR="008673C6" w:rsidRPr="008673C6">
          <w:rPr>
            <w:rStyle w:val="Lienhypertexte"/>
          </w:rPr>
          <w:t>SOAP</w:t>
        </w:r>
      </w:hyperlink>
      <w:r w:rsidR="008673C6" w:rsidRPr="008673C6">
        <w:t>.</w:t>
      </w:r>
    </w:p>
    <w:p w14:paraId="0382DED5" w14:textId="77777777" w:rsidR="00D914E7" w:rsidRDefault="00293E95" w:rsidP="00D914E7">
      <w:r w:rsidRPr="00697A16">
        <w:rPr>
          <w:b/>
        </w:rPr>
        <w:t>Context Broker</w:t>
      </w:r>
      <w:r>
        <w:t xml:space="preserve">: </w:t>
      </w:r>
      <w:r w:rsidR="00D914E7">
        <w:t>According to Gartner:</w:t>
      </w:r>
    </w:p>
    <w:p w14:paraId="4EAB52B7" w14:textId="77777777"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14:paraId="1D911F4F" w14:textId="6C0E09DA"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w:t>
      </w:r>
      <w:r w:rsidR="00C86A32">
        <w:t xml:space="preserve">access to </w:t>
      </w:r>
      <w:r w:rsidR="00210DB4">
        <w:t>context information</w:t>
      </w:r>
      <w:r w:rsidR="00C86A32">
        <w:t xml:space="preserve"> through publish/subscribe paradigm (this is kind of “MQTT” for context da</w:t>
      </w:r>
      <w:r w:rsidR="008163B9">
        <w:t>ta, through RESTful API</w:t>
      </w:r>
      <w:r w:rsidR="00C86A32">
        <w:t>)</w:t>
      </w:r>
      <w:r w:rsidR="00210DB4">
        <w:t>.</w:t>
      </w:r>
    </w:p>
    <w:p w14:paraId="636AD198" w14:textId="75BF2045" w:rsidR="00C2495A" w:rsidRDefault="00C2495A" w:rsidP="00C2495A">
      <w:r w:rsidRPr="00293E95">
        <w:rPr>
          <w:b/>
        </w:rPr>
        <w:t>NGSI</w:t>
      </w:r>
      <w:r>
        <w:t xml:space="preserve">: New Generation Services Interface, </w:t>
      </w:r>
      <w:hyperlink r:id="rId19"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20"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9161DF">
        <w:t xml:space="preserve"> by </w:t>
      </w:r>
      <w:proofErr w:type="spellStart"/>
      <w:r w:rsidR="009161DF">
        <w:t>Fiware</w:t>
      </w:r>
      <w:proofErr w:type="spellEnd"/>
      <w:r w:rsidR="009161DF">
        <w:t xml:space="preserve">, for use through </w:t>
      </w:r>
      <w:r w:rsidR="00293E95">
        <w:t>Context Bro</w:t>
      </w:r>
      <w:r w:rsidR="009161DF">
        <w:t>ker,</w:t>
      </w:r>
      <w:r w:rsidR="004F78E6">
        <w:t xml:space="preserve"> as the dorsal for the platform</w:t>
      </w:r>
      <w:r w:rsidR="009161DF">
        <w:t xml:space="preserve">: NGSI V1 and now </w:t>
      </w:r>
      <w:hyperlink r:id="rId21" w:history="1">
        <w:r w:rsidR="009161DF" w:rsidRPr="009161DF">
          <w:rPr>
            <w:rStyle w:val="Lienhypertexte"/>
          </w:rPr>
          <w:t>NGSI V2</w:t>
        </w:r>
      </w:hyperlink>
      <w:r w:rsidR="00C86A32">
        <w:t xml:space="preserve"> which now the reference </w:t>
      </w:r>
      <w:proofErr w:type="spellStart"/>
      <w:r w:rsidR="00C86A32">
        <w:t>api</w:t>
      </w:r>
      <w:proofErr w:type="spellEnd"/>
      <w:r w:rsidR="00C86A32">
        <w:t xml:space="preserve"> version</w:t>
      </w:r>
      <w:r w:rsidR="00EC2338">
        <w:t>.</w:t>
      </w:r>
    </w:p>
    <w:p w14:paraId="13F7A164" w14:textId="7B561AD5"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hyperlink r:id="rId22" w:history="1">
        <w:r w:rsidR="00F5504D" w:rsidRPr="00F5504D">
          <w:rPr>
            <w:rStyle w:val="Lienhypertexte"/>
          </w:rPr>
          <w:t>Docker site</w:t>
        </w:r>
      </w:hyperlink>
      <w:r w:rsidR="00F5504D">
        <w:t xml:space="preserve">, </w:t>
      </w:r>
      <w:hyperlink r:id="rId23" w:history="1">
        <w:r w:rsidR="00F5504D" w:rsidRPr="00F5504D">
          <w:rPr>
            <w:rStyle w:val="Lienhypertexte"/>
          </w:rPr>
          <w:t>Docker Documentation</w:t>
        </w:r>
      </w:hyperlink>
    </w:p>
    <w:p w14:paraId="1DF745C2" w14:textId="29DBBC96" w:rsidR="00697A16" w:rsidRDefault="00697A16" w:rsidP="00C2495A">
      <w:r w:rsidRPr="00697A16">
        <w:rPr>
          <w:b/>
        </w:rPr>
        <w:t>Swarm</w:t>
      </w:r>
      <w:r>
        <w:t>:</w:t>
      </w:r>
      <w:r w:rsidR="000B52C2">
        <w:t xml:space="preserve"> </w:t>
      </w:r>
      <w:hyperlink r:id="rId24" w:history="1">
        <w:r w:rsidR="000B52C2" w:rsidRPr="00F53BA0">
          <w:rPr>
            <w:rStyle w:val="Lienhypertexte"/>
          </w:rPr>
          <w:t>Docker Swarm</w:t>
        </w:r>
      </w:hyperlink>
      <w:r w:rsidR="000B52C2" w:rsidRPr="000B52C2">
        <w:t xml:space="preserve"> provides native clustering functionality for Docker containers, which turns a group of Docker engines into a single, virtual Docker engine</w:t>
      </w:r>
      <w:r w:rsidR="000B52C2">
        <w:t>.</w:t>
      </w:r>
    </w:p>
    <w:p w14:paraId="323BE172" w14:textId="77777777" w:rsidR="00697A16" w:rsidRDefault="00697A16" w:rsidP="00C2495A">
      <w:r w:rsidRPr="00697A16">
        <w:rPr>
          <w:b/>
        </w:rPr>
        <w:t>VRF</w:t>
      </w:r>
      <w:r>
        <w:t>: Virtual Routing and Forwarding</w:t>
      </w:r>
      <w:r w:rsidR="000B52C2">
        <w:t xml:space="preserve"> network component.</w:t>
      </w:r>
    </w:p>
    <w:p w14:paraId="3E448E35" w14:textId="77777777" w:rsidR="00C87333" w:rsidRDefault="00C87333" w:rsidP="00C2495A">
      <w:r w:rsidRPr="00C87333">
        <w:rPr>
          <w:b/>
        </w:rPr>
        <w:t>GDPR</w:t>
      </w:r>
      <w:r>
        <w:t>: General Data Protection Regulation</w:t>
      </w:r>
    </w:p>
    <w:p w14:paraId="67105F25" w14:textId="5F49259C" w:rsidR="00C87333" w:rsidRDefault="00C87333" w:rsidP="00C2495A">
      <w:r w:rsidRPr="00C87333">
        <w:rPr>
          <w:b/>
        </w:rPr>
        <w:t>RIA</w:t>
      </w:r>
      <w:r>
        <w:t>: Rich Internet Application</w:t>
      </w:r>
    </w:p>
    <w:p w14:paraId="1434ADB0" w14:textId="7C41F882" w:rsidR="00EA7075" w:rsidRDefault="00EA7075" w:rsidP="00C2495A">
      <w:r w:rsidRPr="00EA7075">
        <w:rPr>
          <w:b/>
        </w:rPr>
        <w:t>UI</w:t>
      </w:r>
      <w:r>
        <w:t>: User Interface</w:t>
      </w:r>
    </w:p>
    <w:p w14:paraId="09E7807A" w14:textId="2F5300AD" w:rsidR="00E75A9E" w:rsidRDefault="008D2470" w:rsidP="00C2495A">
      <w:r>
        <w:rPr>
          <w:b/>
        </w:rPr>
        <w:t>O</w:t>
      </w:r>
      <w:r w:rsidRPr="008D2470">
        <w:rPr>
          <w:b/>
        </w:rPr>
        <w:t>ntology</w:t>
      </w:r>
      <w:r w:rsidRPr="008D2470">
        <w:t>: formal specification of a conceptualization, used to explicitly capture the semantics of a certain reality</w:t>
      </w:r>
    </w:p>
    <w:p w14:paraId="7A1EEAC0" w14:textId="77777777" w:rsidR="002D7C8C" w:rsidRPr="00131C91" w:rsidRDefault="00F772CF" w:rsidP="00E90DD4">
      <w:pPr>
        <w:pStyle w:val="Titre1"/>
        <w:rPr>
          <w:lang w:val="en-GB"/>
        </w:rPr>
      </w:pPr>
      <w:r w:rsidRPr="00CE0217">
        <w:rPr>
          <w:lang w:val="en-GB"/>
        </w:rPr>
        <w:br w:type="page"/>
      </w:r>
      <w:bookmarkStart w:id="12" w:name="_Toc499648738"/>
      <w:bookmarkStart w:id="13" w:name="_Toc499654968"/>
      <w:r w:rsidR="002D7C8C">
        <w:lastRenderedPageBreak/>
        <w:t>Section 2 OVERALL TECHNICAL ARCHITECTURE</w:t>
      </w:r>
      <w:bookmarkEnd w:id="12"/>
      <w:bookmarkEnd w:id="13"/>
    </w:p>
    <w:p w14:paraId="0F20BF90" w14:textId="77777777" w:rsidR="002D7C8C" w:rsidRDefault="002D7C8C" w:rsidP="00416418">
      <w:pPr>
        <w:pStyle w:val="Titre2"/>
        <w:numPr>
          <w:ilvl w:val="0"/>
          <w:numId w:val="0"/>
        </w:numPr>
        <w:ind w:left="576" w:hanging="576"/>
      </w:pPr>
      <w:bookmarkStart w:id="14" w:name="_Toc499648739"/>
      <w:bookmarkStart w:id="15" w:name="_Toc499654969"/>
      <w:r>
        <w:t>2.1 System Architecture Context Diagram</w:t>
      </w:r>
      <w:bookmarkEnd w:id="14"/>
      <w:bookmarkEnd w:id="15"/>
    </w:p>
    <w:p w14:paraId="7661BBDE" w14:textId="3C06A4C9" w:rsidR="002D7C8C" w:rsidRDefault="002D7C8C" w:rsidP="002D7C8C">
      <w:r w:rsidRPr="0077092E">
        <w:t xml:space="preserve">The </w:t>
      </w:r>
      <w:r w:rsidR="00D12B44">
        <w:rPr>
          <w:b/>
          <w:bCs/>
        </w:rPr>
        <w:t xml:space="preserve">Smart city </w:t>
      </w:r>
      <w:proofErr w:type="spellStart"/>
      <w:r w:rsidR="00D12B44">
        <w:rPr>
          <w:b/>
          <w:bCs/>
        </w:rPr>
        <w:t>plarform</w:t>
      </w:r>
      <w:proofErr w:type="spellEnd"/>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14:paraId="65EC7A33" w14:textId="1ADDCAD3" w:rsidR="006E1904" w:rsidRDefault="006E1904" w:rsidP="002D7C8C"/>
    <w:p w14:paraId="670FA087" w14:textId="77777777" w:rsidR="006E1904" w:rsidRDefault="006E1904" w:rsidP="006E1904">
      <w:r>
        <w:t>The MNCA IOT Smart City Platform will be deployed upon the 3 data centers owned and managed by the MNCA DSI</w:t>
      </w:r>
    </w:p>
    <w:p w14:paraId="5D8E3A46" w14:textId="77777777" w:rsidR="006E1904" w:rsidRDefault="006E1904" w:rsidP="006E1904">
      <w:pPr>
        <w:pStyle w:val="Paragraphedeliste"/>
        <w:numPr>
          <w:ilvl w:val="0"/>
          <w:numId w:val="8"/>
        </w:numPr>
      </w:pPr>
      <w:r>
        <w:t xml:space="preserve">The main data center is Phoenix, </w:t>
      </w:r>
    </w:p>
    <w:p w14:paraId="345E8A77" w14:textId="77777777" w:rsidR="006E1904" w:rsidRDefault="006E1904" w:rsidP="006E1904">
      <w:pPr>
        <w:pStyle w:val="Paragraphedeliste"/>
        <w:numPr>
          <w:ilvl w:val="0"/>
          <w:numId w:val="8"/>
        </w:numPr>
      </w:pPr>
      <w:r>
        <w:t xml:space="preserve">The secondary is </w:t>
      </w:r>
      <w:proofErr w:type="spellStart"/>
      <w:r>
        <w:t>Bosio</w:t>
      </w:r>
      <w:proofErr w:type="spellEnd"/>
      <w:r>
        <w:t xml:space="preserve"> (currently underworks for revamping for 6 months),</w:t>
      </w:r>
    </w:p>
    <w:p w14:paraId="29F2B473" w14:textId="77777777" w:rsidR="006E1904" w:rsidRDefault="006E1904" w:rsidP="006E1904">
      <w:pPr>
        <w:pStyle w:val="Paragraphedeliste"/>
        <w:numPr>
          <w:ilvl w:val="0"/>
          <w:numId w:val="8"/>
        </w:numPr>
      </w:pPr>
      <w:r>
        <w:t xml:space="preserve">The third one (the smallest) is </w:t>
      </w:r>
      <w:proofErr w:type="spellStart"/>
      <w:r>
        <w:t>Biscarra</w:t>
      </w:r>
      <w:proofErr w:type="spellEnd"/>
      <w:r>
        <w:t xml:space="preserve">, (the configuration has to be reconsidered but after </w:t>
      </w:r>
      <w:proofErr w:type="spellStart"/>
      <w:proofErr w:type="gramStart"/>
      <w:r>
        <w:t>Bosio</w:t>
      </w:r>
      <w:proofErr w:type="spellEnd"/>
      <w:r>
        <w:t xml:space="preserve"> .</w:t>
      </w:r>
      <w:proofErr w:type="gramEnd"/>
    </w:p>
    <w:p w14:paraId="5F01629D" w14:textId="77777777" w:rsidR="006E1904" w:rsidRDefault="006E1904" w:rsidP="006E1904"/>
    <w:p w14:paraId="5330FBC6" w14:textId="77777777" w:rsidR="006E1904" w:rsidRDefault="006E1904" w:rsidP="006E1904">
      <w:pPr>
        <w:pStyle w:val="Paragraphedeliste"/>
        <w:numPr>
          <w:ilvl w:val="0"/>
          <w:numId w:val="8"/>
        </w:numPr>
      </w:pPr>
      <w:r>
        <w:t>The hardware infrastructure is based on bare metal servers (Cisco and a few remaining HP)</w:t>
      </w:r>
    </w:p>
    <w:p w14:paraId="1937B37F" w14:textId="77777777" w:rsidR="006E1904" w:rsidRDefault="006E1904" w:rsidP="006E1904">
      <w:pPr>
        <w:pStyle w:val="Paragraphedeliste"/>
        <w:numPr>
          <w:ilvl w:val="0"/>
          <w:numId w:val="8"/>
        </w:numPr>
      </w:pPr>
      <w:r>
        <w:t>The servers are blades in enclosures, 3 enclosures per cabinet</w:t>
      </w:r>
    </w:p>
    <w:p w14:paraId="08EDDD71" w14:textId="15146C43" w:rsidR="006E1904" w:rsidRDefault="006E1904" w:rsidP="006E1904">
      <w:pPr>
        <w:pStyle w:val="Paragraphedeliste"/>
        <w:numPr>
          <w:ilvl w:val="0"/>
          <w:numId w:val="8"/>
        </w:numPr>
      </w:pPr>
      <w:r>
        <w:t xml:space="preserve">The machines are managed with </w:t>
      </w:r>
      <w:r w:rsidR="006D638B">
        <w:t xml:space="preserve">vSphere and </w:t>
      </w:r>
      <w:r>
        <w:t xml:space="preserve">VMWare ESX as virtualization layer, </w:t>
      </w:r>
      <w:proofErr w:type="spellStart"/>
      <w:r>
        <w:t>vCenter</w:t>
      </w:r>
      <w:proofErr w:type="spellEnd"/>
      <w:r>
        <w:t>,</w:t>
      </w:r>
      <w:r w:rsidRPr="002D2930">
        <w:t xml:space="preserve"> </w:t>
      </w:r>
      <w:proofErr w:type="spellStart"/>
      <w:r w:rsidRPr="002D2930">
        <w:t>vMotion</w:t>
      </w:r>
      <w:proofErr w:type="spellEnd"/>
      <w:r w:rsidR="0080007B">
        <w:t>.</w:t>
      </w:r>
    </w:p>
    <w:p w14:paraId="2854E469" w14:textId="6A226B72" w:rsidR="006E1904" w:rsidRDefault="006E1904" w:rsidP="006E1904">
      <w:pPr>
        <w:pStyle w:val="Paragraphedeliste"/>
        <w:numPr>
          <w:ilvl w:val="0"/>
          <w:numId w:val="8"/>
        </w:numPr>
      </w:pPr>
      <w:r>
        <w:t>There is a redundant SAN (EMC), dispatched in main and secondary DC.</w:t>
      </w:r>
      <w:r w:rsidR="006D638B">
        <w:t xml:space="preserve"> (</w:t>
      </w:r>
      <w:proofErr w:type="gramStart"/>
      <w:r w:rsidR="006D638B">
        <w:t>capacity ?</w:t>
      </w:r>
      <w:proofErr w:type="gramEnd"/>
      <w:r w:rsidR="006D638B">
        <w:t>)</w:t>
      </w:r>
    </w:p>
    <w:p w14:paraId="5BCB5800" w14:textId="77777777" w:rsidR="006E1904" w:rsidRDefault="006E1904" w:rsidP="006E1904">
      <w:pPr>
        <w:pStyle w:val="Paragraphedeliste"/>
        <w:numPr>
          <w:ilvl w:val="0"/>
          <w:numId w:val="8"/>
        </w:numPr>
      </w:pPr>
      <w:r>
        <w:t>It exists also a redundant NAS system for low I/O file storage.</w:t>
      </w:r>
    </w:p>
    <w:p w14:paraId="22FBD942" w14:textId="77777777" w:rsidR="006E1904" w:rsidRDefault="006E1904" w:rsidP="006E1904"/>
    <w:p w14:paraId="32CA89FA" w14:textId="77777777" w:rsidR="006E1904" w:rsidRDefault="006E1904" w:rsidP="006E1904">
      <w:r>
        <w:t>MNCA Network is managed with a cluster of firewall/routers, managing the separation in 4 different virtual networks</w:t>
      </w:r>
    </w:p>
    <w:p w14:paraId="1F1BFCDC" w14:textId="77777777" w:rsidR="006E1904" w:rsidRPr="00CE0217" w:rsidRDefault="006E1904" w:rsidP="006E1904">
      <w:pPr>
        <w:pStyle w:val="Paragraphedeliste"/>
        <w:numPr>
          <w:ilvl w:val="0"/>
          <w:numId w:val="7"/>
        </w:numPr>
        <w:rPr>
          <w:lang w:val="en-GB"/>
        </w:rPr>
      </w:pPr>
      <w:r w:rsidRPr="00CE0217">
        <w:rPr>
          <w:lang w:val="en-GB"/>
        </w:rPr>
        <w:t>Public DMZ for applications</w:t>
      </w:r>
    </w:p>
    <w:p w14:paraId="0FC050E0" w14:textId="77777777" w:rsidR="006E1904" w:rsidRPr="00CE0217" w:rsidRDefault="006E1904" w:rsidP="006E1904">
      <w:pPr>
        <w:pStyle w:val="Paragraphedeliste"/>
        <w:numPr>
          <w:ilvl w:val="0"/>
          <w:numId w:val="7"/>
        </w:numPr>
        <w:rPr>
          <w:lang w:val="en-GB"/>
        </w:rPr>
      </w:pPr>
      <w:r w:rsidRPr="00CE0217">
        <w:rPr>
          <w:lang w:val="en-GB"/>
        </w:rPr>
        <w:t>Private DMZ</w:t>
      </w:r>
    </w:p>
    <w:p w14:paraId="5FEB69C1" w14:textId="77777777" w:rsidR="006E1904" w:rsidRPr="00CE0217" w:rsidRDefault="006E1904" w:rsidP="006E1904">
      <w:pPr>
        <w:pStyle w:val="Paragraphedeliste"/>
        <w:numPr>
          <w:ilvl w:val="0"/>
          <w:numId w:val="7"/>
        </w:numPr>
        <w:rPr>
          <w:lang w:val="en-GB"/>
        </w:rPr>
      </w:pPr>
      <w:r w:rsidRPr="00CE0217">
        <w:rPr>
          <w:lang w:val="en-GB"/>
        </w:rPr>
        <w:t>LAN</w:t>
      </w:r>
    </w:p>
    <w:p w14:paraId="6544FCC9" w14:textId="6024A7DE" w:rsidR="006E1904" w:rsidRPr="00CE0217" w:rsidRDefault="006E1904" w:rsidP="006E1904">
      <w:pPr>
        <w:pStyle w:val="Paragraphedeliste"/>
        <w:numPr>
          <w:ilvl w:val="0"/>
          <w:numId w:val="7"/>
        </w:numPr>
        <w:rPr>
          <w:lang w:val="en-GB"/>
        </w:rPr>
      </w:pPr>
      <w:r w:rsidRPr="00CE0217">
        <w:rPr>
          <w:lang w:val="en-GB"/>
        </w:rPr>
        <w:t xml:space="preserve">Field </w:t>
      </w:r>
      <w:r w:rsidR="00714ACC">
        <w:rPr>
          <w:lang w:val="en-GB"/>
        </w:rPr>
        <w:t>V</w:t>
      </w:r>
      <w:r w:rsidRPr="00CE0217">
        <w:rPr>
          <w:lang w:val="en-GB"/>
        </w:rPr>
        <w:t>LAN</w:t>
      </w:r>
      <w:r w:rsidR="00714ACC">
        <w:rPr>
          <w:lang w:val="en-GB"/>
        </w:rPr>
        <w:t>s</w:t>
      </w:r>
      <w:r w:rsidRPr="00CE0217">
        <w:rPr>
          <w:lang w:val="en-GB"/>
        </w:rPr>
        <w:t xml:space="preserve"> for IOT gateways, devices and sensors</w:t>
      </w:r>
    </w:p>
    <w:p w14:paraId="22A28589" w14:textId="77777777" w:rsidR="006E1904" w:rsidRDefault="006E1904" w:rsidP="006E1904">
      <w:pPr>
        <w:rPr>
          <w:lang w:val="en-GB"/>
        </w:rPr>
      </w:pPr>
    </w:p>
    <w:p w14:paraId="4FE99C6E" w14:textId="77777777" w:rsidR="006E1904" w:rsidRDefault="006E1904" w:rsidP="006E1904">
      <w:pPr>
        <w:rPr>
          <w:lang w:val="en-GB"/>
        </w:rPr>
      </w:pPr>
      <w:r>
        <w:rPr>
          <w:lang w:val="en-GB"/>
        </w:rPr>
        <w:t>There’s several Load balancing F5 Big IP appliances at strategic points to distribute load to data centres.</w:t>
      </w:r>
    </w:p>
    <w:p w14:paraId="49BAB6FA" w14:textId="77777777" w:rsidR="006E1904" w:rsidRPr="006E1904" w:rsidRDefault="006E1904" w:rsidP="002D7C8C">
      <w:pPr>
        <w:rPr>
          <w:lang w:val="en-GB"/>
        </w:rPr>
      </w:pPr>
    </w:p>
    <w:p w14:paraId="1E713B92" w14:textId="77777777" w:rsidR="00AC1403" w:rsidRDefault="00AC1403" w:rsidP="002D7C8C"/>
    <w:p w14:paraId="790716B1" w14:textId="77777777" w:rsidR="00AC1403" w:rsidRPr="0077092E" w:rsidRDefault="00AC1403" w:rsidP="002D7C8C"/>
    <w:p w14:paraId="1FFE8F85" w14:textId="77777777" w:rsidR="0055791B" w:rsidRDefault="0055791B" w:rsidP="0055791B">
      <w:pPr>
        <w:keepNext/>
      </w:pPr>
      <w:r>
        <w:rPr>
          <w:noProof/>
          <w:lang w:val="fr-FR" w:eastAsia="fr-FR"/>
        </w:rPr>
        <w:lastRenderedPageBreak/>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5">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14:paraId="03D4A7AE" w14:textId="6FE23269"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DC1A66">
        <w:rPr>
          <w:noProof/>
          <w:lang w:val="en-GB"/>
        </w:rPr>
        <w:t>2</w:t>
      </w:r>
      <w:r>
        <w:fldChar w:fldCharType="end"/>
      </w:r>
      <w:r w:rsidRPr="00DA5B8D">
        <w:rPr>
          <w:lang w:val="en-GB"/>
        </w:rPr>
        <w:t>: MNCA Infrastructure Global View</w:t>
      </w:r>
    </w:p>
    <w:p w14:paraId="103160D5" w14:textId="067D7123" w:rsidR="00CA6402" w:rsidRPr="00C8208E" w:rsidRDefault="00CA6402" w:rsidP="0055791B">
      <w:pPr>
        <w:rPr>
          <w:lang w:val="en-GB"/>
        </w:rPr>
      </w:pPr>
      <w:r w:rsidRPr="00C8208E">
        <w:rPr>
          <w:lang w:val="en-GB"/>
        </w:rPr>
        <w:t xml:space="preserve">The </w:t>
      </w:r>
      <w:r w:rsidR="00714ACC">
        <w:rPr>
          <w:lang w:val="en-GB"/>
        </w:rPr>
        <w:t>previous</w:t>
      </w:r>
      <w:r w:rsidR="00C8208E" w:rsidRPr="00C8208E">
        <w:rPr>
          <w:lang w:val="en-GB"/>
        </w:rPr>
        <w:t xml:space="preser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14:paraId="515C7BB5" w14:textId="77777777"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14:paraId="6402AEA9" w14:textId="77777777" w:rsidR="007D0616" w:rsidRDefault="007D0616" w:rsidP="0055791B"/>
    <w:p w14:paraId="55F3766A" w14:textId="3297C312" w:rsidR="00AC1403" w:rsidRDefault="00D12B44" w:rsidP="0055791B">
      <w:r>
        <w:t xml:space="preserve">The </w:t>
      </w:r>
      <w:r w:rsidR="00702318">
        <w:t xml:space="preserve">existing </w:t>
      </w:r>
      <w:r>
        <w:t>IT services for MNCA are deployed through this available infrastructure.</w:t>
      </w:r>
    </w:p>
    <w:p w14:paraId="03235C6A" w14:textId="77777777" w:rsidR="005E7EEC" w:rsidRDefault="005E7EEC" w:rsidP="0055791B"/>
    <w:p w14:paraId="7812A55C" w14:textId="3E665CA1" w:rsidR="00452EB1" w:rsidRDefault="005E7EEC" w:rsidP="0055791B">
      <w:r>
        <w:t>The Smart C</w:t>
      </w:r>
      <w:r w:rsidR="00452EB1">
        <w:t xml:space="preserve">ity platform will as well be deployed on the </w:t>
      </w:r>
      <w:r w:rsidR="001F75AA">
        <w:t xml:space="preserve">same data center infrastructure, </w:t>
      </w:r>
      <w:r w:rsidR="001C4F32">
        <w:t xml:space="preserve">but </w:t>
      </w:r>
      <w:r w:rsidR="001F75AA">
        <w:t xml:space="preserve">a new DMZ network </w:t>
      </w:r>
      <w:r>
        <w:t>will be created to host most of the Smart City platform components.</w:t>
      </w:r>
    </w:p>
    <w:p w14:paraId="77FC51F2" w14:textId="4FE00DBC" w:rsidR="005E7EEC" w:rsidRDefault="005E7EEC" w:rsidP="0055791B">
      <w:r>
        <w:t>IOT components such as IOT agents</w:t>
      </w:r>
      <w:r w:rsidR="00C91743">
        <w:t xml:space="preserve">, will be </w:t>
      </w:r>
      <w:r w:rsidR="009F5B56">
        <w:t xml:space="preserve">deployed </w:t>
      </w:r>
      <w:r w:rsidR="00C91743">
        <w:t>under the IOT field dedicated VLANs (industrial VRF).</w:t>
      </w:r>
    </w:p>
    <w:p w14:paraId="7E5EA6FD" w14:textId="306F9A53" w:rsidR="00452EB1" w:rsidRDefault="005E7EEC" w:rsidP="0055791B">
      <w:r>
        <w:t xml:space="preserve">Nevertheless, </w:t>
      </w:r>
      <w:r w:rsidR="00452EB1">
        <w:t xml:space="preserve">some new hardware </w:t>
      </w:r>
      <w:r>
        <w:t xml:space="preserve">infrastructure </w:t>
      </w:r>
      <w:r w:rsidR="00452EB1">
        <w:t xml:space="preserve">will </w:t>
      </w:r>
      <w:r>
        <w:t xml:space="preserve">most probably </w:t>
      </w:r>
      <w:r w:rsidR="00452EB1">
        <w:t>be required</w:t>
      </w:r>
      <w:r>
        <w:t>, to provide network, computing power and storage.</w:t>
      </w:r>
    </w:p>
    <w:p w14:paraId="10393FC2" w14:textId="77777777" w:rsidR="00452EB1" w:rsidRDefault="00452EB1" w:rsidP="0055791B"/>
    <w:p w14:paraId="7F4FB516" w14:textId="77777777"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14:paraId="2FE3155D" w14:textId="77777777" w:rsidR="00452EB1" w:rsidRDefault="00452EB1" w:rsidP="00452EB1">
      <w:pPr>
        <w:pStyle w:val="Paragraphedeliste"/>
        <w:numPr>
          <w:ilvl w:val="0"/>
          <w:numId w:val="9"/>
        </w:numPr>
      </w:pPr>
      <w:r>
        <w:t>use MNCA mail services (outgoing/incoming)</w:t>
      </w:r>
    </w:p>
    <w:p w14:paraId="35B75ABE" w14:textId="77777777" w:rsidR="00452EB1" w:rsidRDefault="00452EB1" w:rsidP="00452EB1">
      <w:pPr>
        <w:pStyle w:val="Paragraphedeliste"/>
        <w:numPr>
          <w:ilvl w:val="0"/>
          <w:numId w:val="9"/>
        </w:numPr>
      </w:pPr>
      <w:r>
        <w:t>connect existing data sources to the new system instead of the current used data warehouse</w:t>
      </w:r>
    </w:p>
    <w:p w14:paraId="5620E937" w14:textId="723F60E4" w:rsidR="00702318" w:rsidRDefault="00702318" w:rsidP="00452EB1">
      <w:pPr>
        <w:pStyle w:val="Paragraphedeliste"/>
        <w:numPr>
          <w:ilvl w:val="0"/>
          <w:numId w:val="9"/>
        </w:numPr>
      </w:pPr>
      <w:r>
        <w:t>use</w:t>
      </w:r>
      <w:r w:rsidR="00D12B44">
        <w:t xml:space="preserve"> global MNCA security system based on Microsoft Adam (LDAP server)</w:t>
      </w:r>
      <w:r w:rsidR="00B20730">
        <w:t>, when possible</w:t>
      </w:r>
    </w:p>
    <w:p w14:paraId="6E5133D7" w14:textId="1CF0E2B5" w:rsidR="003E37E1" w:rsidRDefault="00141AE2" w:rsidP="00141AE2">
      <w:pPr>
        <w:pStyle w:val="Paragraphedeliste"/>
        <w:numPr>
          <w:ilvl w:val="0"/>
          <w:numId w:val="9"/>
        </w:numPr>
      </w:pPr>
      <w:r>
        <w:t xml:space="preserve">the platform will interface to several industrial networks to gather information from field such as: road traffic, water management, </w:t>
      </w:r>
      <w:r w:rsidRPr="00141AE2">
        <w:t>sanitation network</w:t>
      </w:r>
      <w:r>
        <w:t xml:space="preserve">, environmental monitoring (noise, air quality, </w:t>
      </w:r>
      <w:r w:rsidR="005E7EEC">
        <w:t xml:space="preserve">ozone), </w:t>
      </w:r>
      <w:r>
        <w:t>public transport (buses, tram), weather</w:t>
      </w:r>
      <w:r w:rsidR="005E7EEC">
        <w:t>, video monitoring, citizens, buildings monitoring...</w:t>
      </w:r>
    </w:p>
    <w:p w14:paraId="479FB3AE" w14:textId="77777777" w:rsidR="007D0616" w:rsidRDefault="007D0616" w:rsidP="00452EB1">
      <w:pPr>
        <w:pStyle w:val="Paragraphedeliste"/>
      </w:pPr>
    </w:p>
    <w:p w14:paraId="54BCE5BD" w14:textId="77777777"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6" w:history="1">
        <w:r w:rsidR="00250A09" w:rsidRPr="00250A09">
          <w:rPr>
            <w:rStyle w:val="Lienhypertexte"/>
          </w:rPr>
          <w:t>FIWARE</w:t>
        </w:r>
      </w:hyperlink>
    </w:p>
    <w:p w14:paraId="6DC66118" w14:textId="77777777" w:rsidR="00E17CB3" w:rsidRDefault="00250A09" w:rsidP="0055791B">
      <w:r>
        <w:t xml:space="preserve">The </w:t>
      </w:r>
      <w:proofErr w:type="spellStart"/>
      <w:r>
        <w:t>Fiware</w:t>
      </w:r>
      <w:proofErr w:type="spellEnd"/>
      <w:r>
        <w:t xml:space="preserv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14:paraId="6E87C2F6" w14:textId="77777777" w:rsidR="00AB269D" w:rsidRDefault="00AB269D" w:rsidP="0055791B">
      <w:r>
        <w:t xml:space="preserve">The FIWARE architecture is by nature open, and based on open source modules available in a </w:t>
      </w:r>
      <w:hyperlink r:id="rId27" w:history="1">
        <w:r w:rsidRPr="00AB269D">
          <w:rPr>
            <w:rStyle w:val="Lienhypertexte"/>
          </w:rPr>
          <w:t>dedicated catalog</w:t>
        </w:r>
      </w:hyperlink>
    </w:p>
    <w:p w14:paraId="694F5146" w14:textId="77777777" w:rsidR="00250A09" w:rsidRDefault="00250A09" w:rsidP="0055791B">
      <w:r>
        <w:t xml:space="preserve"> </w:t>
      </w:r>
    </w:p>
    <w:p w14:paraId="22EDD8A7" w14:textId="35E6191E" w:rsidR="007D0616" w:rsidRDefault="00A836C2" w:rsidP="0055791B">
      <w:r>
        <w:lastRenderedPageBreak/>
        <w:t xml:space="preserve">The most important to mention is that </w:t>
      </w:r>
      <w:r w:rsidR="00E17CB3">
        <w:t>FIWARE</w:t>
      </w:r>
      <w:r>
        <w:t xml:space="preserve"> has deliberately chosen to go towards a container based architecture</w:t>
      </w:r>
      <w:r w:rsidR="00E476D2">
        <w:t xml:space="preserve">, this </w:t>
      </w:r>
      <w:r w:rsidR="00154B07">
        <w:t>limits</w:t>
      </w:r>
      <w:r w:rsidR="00E476D2">
        <w:t xml:space="preserve"> the dependency with </w:t>
      </w:r>
      <w:proofErr w:type="spellStart"/>
      <w:r w:rsidR="00E476D2">
        <w:t>Openstack</w:t>
      </w:r>
      <w:proofErr w:type="spellEnd"/>
      <w:r w:rsidR="00E476D2">
        <w:t xml:space="preserve"> initially thought as the preferred cloud stack for deploying </w:t>
      </w:r>
      <w:proofErr w:type="spellStart"/>
      <w:r w:rsidR="00E476D2">
        <w:t>Fiware</w:t>
      </w:r>
      <w:proofErr w:type="spellEnd"/>
      <w:r w:rsidR="00E476D2">
        <w:t xml:space="preserve"> platforms</w:t>
      </w:r>
      <w:r w:rsidR="004C61CF">
        <w:t xml:space="preserve"> using virtual machines</w:t>
      </w:r>
      <w:r w:rsidR="00E476D2">
        <w:t>.</w:t>
      </w:r>
    </w:p>
    <w:p w14:paraId="5DC01BA0" w14:textId="77777777" w:rsidR="004C61CF" w:rsidRDefault="004C61CF" w:rsidP="0055791B"/>
    <w:p w14:paraId="199D3990" w14:textId="401AC338" w:rsidR="00E476D2" w:rsidRDefault="00E476D2" w:rsidP="0055791B">
      <w:proofErr w:type="spellStart"/>
      <w:r>
        <w:t>Fiware</w:t>
      </w:r>
      <w:proofErr w:type="spellEnd"/>
      <w:r>
        <w:t xml:space="preserve"> started in 2014, which was </w:t>
      </w:r>
      <w:r w:rsidR="002B3B56">
        <w:t xml:space="preserve">just </w:t>
      </w:r>
      <w:r>
        <w:t>the beginning of the “</w:t>
      </w:r>
      <w:proofErr w:type="spellStart"/>
      <w:r>
        <w:t>Dockerization</w:t>
      </w:r>
      <w:proofErr w:type="spellEnd"/>
      <w:r>
        <w:t xml:space="preserve">” of the </w:t>
      </w:r>
      <w:r w:rsidR="00D34B7C">
        <w:t xml:space="preserve">server </w:t>
      </w:r>
      <w:r>
        <w:t>software world,</w:t>
      </w:r>
      <w:r w:rsidR="002B3B56">
        <w:t xml:space="preserve"> the </w:t>
      </w:r>
      <w:proofErr w:type="spellStart"/>
      <w:r w:rsidR="002B3B56">
        <w:t>Fiware</w:t>
      </w:r>
      <w:proofErr w:type="spellEnd"/>
      <w:r w:rsidR="002B3B56">
        <w:t xml:space="preserve"> consortium couldn’t stay without going towards container based deployment, </w:t>
      </w:r>
      <w:r w:rsidR="00D34B7C">
        <w:t>Docker</w:t>
      </w:r>
      <w:r w:rsidR="002B3B56">
        <w:t xml:space="preserve"> is now an officially supported way to deploy </w:t>
      </w:r>
      <w:proofErr w:type="spellStart"/>
      <w:r w:rsidR="002B3B56">
        <w:t>Fiware</w:t>
      </w:r>
      <w:proofErr w:type="spellEnd"/>
      <w:r w:rsidR="002B3B56">
        <w:t xml:space="preserve"> components in a very clear and easy way.</w:t>
      </w:r>
    </w:p>
    <w:p w14:paraId="7540D9CF" w14:textId="56A8E7DA" w:rsidR="00DC1A66" w:rsidRDefault="00DC1A66" w:rsidP="0055791B"/>
    <w:p w14:paraId="64F8CF8A" w14:textId="77777777" w:rsidR="00DC1A66" w:rsidRDefault="00DC1A66" w:rsidP="00DC1A66">
      <w:pPr>
        <w:keepNext/>
      </w:pPr>
      <w:r>
        <w:rPr>
          <w:noProof/>
          <w:lang w:val="fr-FR" w:eastAsia="fr-FR"/>
        </w:rPr>
        <w:drawing>
          <wp:inline distT="0" distB="0" distL="0" distR="0" wp14:anchorId="1D6ABDC6" wp14:editId="6FF0D360">
            <wp:extent cx="4432528" cy="2870348"/>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ker-vs-vm.png"/>
                    <pic:cNvPicPr/>
                  </pic:nvPicPr>
                  <pic:blipFill>
                    <a:blip r:embed="rId28">
                      <a:extLst>
                        <a:ext uri="{28A0092B-C50C-407E-A947-70E740481C1C}">
                          <a14:useLocalDpi xmlns:a14="http://schemas.microsoft.com/office/drawing/2010/main" val="0"/>
                        </a:ext>
                      </a:extLst>
                    </a:blip>
                    <a:stretch>
                      <a:fillRect/>
                    </a:stretch>
                  </pic:blipFill>
                  <pic:spPr>
                    <a:xfrm>
                      <a:off x="0" y="0"/>
                      <a:ext cx="4432528" cy="2870348"/>
                    </a:xfrm>
                    <a:prstGeom prst="rect">
                      <a:avLst/>
                    </a:prstGeom>
                  </pic:spPr>
                </pic:pic>
              </a:graphicData>
            </a:graphic>
          </wp:inline>
        </w:drawing>
      </w:r>
    </w:p>
    <w:p w14:paraId="28D384F1" w14:textId="2015861C" w:rsidR="00DC1A66" w:rsidRDefault="00DC1A66" w:rsidP="00DC1A66">
      <w:pPr>
        <w:pStyle w:val="Lgende"/>
      </w:pPr>
      <w:r>
        <w:t xml:space="preserve">Figure </w:t>
      </w:r>
      <w:r>
        <w:fldChar w:fldCharType="begin"/>
      </w:r>
      <w:r>
        <w:instrText xml:space="preserve"> SEQ Figure \* ARABIC </w:instrText>
      </w:r>
      <w:r>
        <w:fldChar w:fldCharType="separate"/>
      </w:r>
      <w:r>
        <w:rPr>
          <w:noProof/>
        </w:rPr>
        <w:t>3</w:t>
      </w:r>
      <w:r>
        <w:fldChar w:fldCharType="end"/>
      </w:r>
      <w:r>
        <w:t>: Docker compared to Virtual Machines</w:t>
      </w:r>
    </w:p>
    <w:p w14:paraId="3FB61A4F" w14:textId="77777777" w:rsidR="00E17CB3" w:rsidRDefault="00E17CB3" w:rsidP="0055791B"/>
    <w:p w14:paraId="481C301A" w14:textId="77777777" w:rsidR="002B3B56" w:rsidRDefault="00A37FBE" w:rsidP="0055791B">
      <w:r>
        <w:t xml:space="preserve">MNCA </w:t>
      </w:r>
      <w:proofErr w:type="gramStart"/>
      <w:r>
        <w:t>have the opportunity to</w:t>
      </w:r>
      <w:proofErr w:type="gramEnd"/>
      <w:r>
        <w:t xml:space="preserve"> introduce new way to use its infrastructure using container based architecture, by choosing to use Docker to deploy its own </w:t>
      </w:r>
      <w:proofErr w:type="spellStart"/>
      <w:r>
        <w:t>Fiware</w:t>
      </w:r>
      <w:proofErr w:type="spellEnd"/>
      <w:r>
        <w:t xml:space="preserve"> </w:t>
      </w:r>
      <w:proofErr w:type="spellStart"/>
      <w:r>
        <w:t>plarform</w:t>
      </w:r>
      <w:proofErr w:type="spellEnd"/>
      <w:r>
        <w:t xml:space="preserve"> as a reference Smart City Platform.</w:t>
      </w:r>
    </w:p>
    <w:p w14:paraId="7C6E2265" w14:textId="77777777" w:rsidR="00C64B2E" w:rsidRDefault="00A37FBE" w:rsidP="0055791B">
      <w:r>
        <w:t xml:space="preserve">The global architecture of the MNCA </w:t>
      </w:r>
      <w:proofErr w:type="spellStart"/>
      <w:r>
        <w:t>Fiware</w:t>
      </w:r>
      <w:proofErr w:type="spellEnd"/>
      <w:r>
        <w:t xml:space="preserve"> platform will rely on a Docker Swarm composed of nodes dispatched in the different VLANs</w:t>
      </w:r>
      <w:r w:rsidR="003073C4">
        <w:t>.</w:t>
      </w:r>
    </w:p>
    <w:p w14:paraId="282A6B70" w14:textId="77777777" w:rsidR="00A37FBE" w:rsidRPr="0055791B" w:rsidRDefault="00A37FBE" w:rsidP="0055791B">
      <w:r>
        <w:t xml:space="preserve"> </w:t>
      </w:r>
    </w:p>
    <w:p w14:paraId="7E686D24" w14:textId="77777777" w:rsidR="003073C4" w:rsidRDefault="0055791B" w:rsidP="003073C4">
      <w:pPr>
        <w:keepNext/>
      </w:pPr>
      <w:r>
        <w:rPr>
          <w:noProof/>
          <w:lang w:val="fr-FR" w:eastAsia="fr-FR"/>
        </w:rPr>
        <w:lastRenderedPageBreak/>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29">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14:paraId="07300CE5" w14:textId="773A8945" w:rsidR="0055791B" w:rsidRPr="0055791B" w:rsidRDefault="003073C4" w:rsidP="003073C4">
      <w:pPr>
        <w:pStyle w:val="Lgende"/>
      </w:pPr>
      <w:r>
        <w:t xml:space="preserve">Figure </w:t>
      </w:r>
      <w:r>
        <w:fldChar w:fldCharType="begin"/>
      </w:r>
      <w:r>
        <w:instrText xml:space="preserve"> SEQ Figure \* ARABIC </w:instrText>
      </w:r>
      <w:r>
        <w:fldChar w:fldCharType="separate"/>
      </w:r>
      <w:r w:rsidR="00DC1A66">
        <w:rPr>
          <w:noProof/>
        </w:rPr>
        <w:t>4</w:t>
      </w:r>
      <w:r>
        <w:fldChar w:fldCharType="end"/>
      </w:r>
      <w:r>
        <w:t xml:space="preserve">: Docker swarm deployment for </w:t>
      </w:r>
      <w:r w:rsidR="00032B68">
        <w:t xml:space="preserve">MNCA Smart city </w:t>
      </w:r>
      <w:proofErr w:type="spellStart"/>
      <w:r>
        <w:t>Fiware</w:t>
      </w:r>
      <w:proofErr w:type="spellEnd"/>
      <w:r w:rsidR="00032B68">
        <w:t xml:space="preserve"> platform</w:t>
      </w:r>
    </w:p>
    <w:p w14:paraId="596B68C2" w14:textId="3E712FAE" w:rsidR="002D7C8C" w:rsidRDefault="00032B68" w:rsidP="002D7C8C">
      <w:r>
        <w:t>A Docker swarm</w:t>
      </w:r>
      <w:r w:rsidR="00F62359">
        <w:t xml:space="preserve"> (</w:t>
      </w:r>
      <w:r w:rsidR="00F62359" w:rsidRPr="00F62359">
        <w:t>Cluster management integrated with Docker Engine</w:t>
      </w:r>
      <w:r w:rsidR="00F62359">
        <w:t>)</w:t>
      </w:r>
      <w:r w:rsidR="00C64B2E">
        <w:t xml:space="preserve"> solution has been chosen in a first step because of the </w:t>
      </w:r>
      <w:r w:rsidR="00D34B7C">
        <w:t>ease</w:t>
      </w:r>
      <w:r w:rsidR="00C64B2E">
        <w:t xml:space="preserve"> of use and configuration.</w:t>
      </w:r>
    </w:p>
    <w:p w14:paraId="089EC3D4" w14:textId="77777777" w:rsidR="00C64B2E" w:rsidRDefault="00C64B2E" w:rsidP="002D7C8C">
      <w:r>
        <w:t>The learning curve of Docker container orchestration tool: Swarm, is less sloppy than other solution like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14:paraId="4DCB5E54" w14:textId="77777777" w:rsidR="00D005C4" w:rsidRDefault="00D005C4" w:rsidP="002D7C8C"/>
    <w:p w14:paraId="0DEE8CD8" w14:textId="77777777"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30"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14:paraId="139DE328" w14:textId="77777777" w:rsidR="00D005C4" w:rsidRDefault="00D005C4" w:rsidP="002D7C8C"/>
    <w:p w14:paraId="2B204136" w14:textId="77777777" w:rsidR="00775797" w:rsidRDefault="00D005C4" w:rsidP="002D7C8C">
      <w:r>
        <w:t>Then</w:t>
      </w:r>
      <w:r w:rsidR="00775797">
        <w:t xml:space="preserve"> the MNCA FIWARE smart city platform will be deployed in a global docker swarm covering the 3 data centers.</w:t>
      </w:r>
    </w:p>
    <w:p w14:paraId="0F7279A1" w14:textId="77777777" w:rsidR="00D5504A" w:rsidRDefault="00D5504A" w:rsidP="002D7C8C">
      <w:r>
        <w:t xml:space="preserve">The repartition </w:t>
      </w:r>
      <w:r w:rsidR="00633C73">
        <w:t xml:space="preserve">of the traffic </w:t>
      </w:r>
      <w:r>
        <w:t>between the data centers</w:t>
      </w:r>
      <w:r w:rsidR="00633C73">
        <w:t xml:space="preserve"> will be managed by F5 </w:t>
      </w:r>
      <w:proofErr w:type="spellStart"/>
      <w:r w:rsidR="00633C73">
        <w:t>BigIP</w:t>
      </w:r>
      <w:proofErr w:type="spellEnd"/>
      <w:r w:rsidR="00633C73">
        <w:t xml:space="preserve"> load balancing appliance.</w:t>
      </w:r>
    </w:p>
    <w:p w14:paraId="35B0D421" w14:textId="0EE9F68B" w:rsidR="008F4289" w:rsidRDefault="008F4289" w:rsidP="002D7C8C">
      <w:r>
        <w:t>However</w:t>
      </w:r>
      <w:r w:rsidR="005C47C2">
        <w:t>,</w:t>
      </w:r>
      <w:r>
        <w:t xml:space="preserve"> </w:t>
      </w:r>
      <w:r w:rsidR="004B0A7C">
        <w:t xml:space="preserve">to minimize configuration task on load balancer (limit to load repartition between data centers of main categories of 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14:paraId="40A3E4B3" w14:textId="7A98156B" w:rsidR="00FA6C43" w:rsidRDefault="00FA6C43" w:rsidP="002D7C8C"/>
    <w:p w14:paraId="377AAFFE" w14:textId="13D7C396" w:rsidR="00FA6C43" w:rsidRDefault="006553F9" w:rsidP="002D7C8C">
      <w:r>
        <w:t>For the deployment of the platform over a Swarm, we still need</w:t>
      </w:r>
      <w:r w:rsidR="008979F8">
        <w:t xml:space="preserve"> to provision virtual machines </w:t>
      </w:r>
      <w:r>
        <w:t>or bare metal server</w:t>
      </w:r>
      <w:r w:rsidR="008979F8">
        <w:t>s</w:t>
      </w:r>
      <w:r>
        <w:t xml:space="preserve"> and add it to the swarm.</w:t>
      </w:r>
    </w:p>
    <w:p w14:paraId="3B75A030" w14:textId="348204C9" w:rsidR="006553F9" w:rsidRDefault="006553F9" w:rsidP="002D7C8C"/>
    <w:p w14:paraId="7AFE540E" w14:textId="6B3ADD77" w:rsidR="006553F9" w:rsidRDefault="006553F9" w:rsidP="002D7C8C">
      <w:r>
        <w:t>For the moment VM are created using VMWare</w:t>
      </w:r>
      <w:r w:rsidR="00EF7141">
        <w:t xml:space="preserve"> vSphere, </w:t>
      </w:r>
      <w:r w:rsidR="008979F8">
        <w:t xml:space="preserve">it’s </w:t>
      </w:r>
      <w:r w:rsidR="00EF7141">
        <w:t>simple, but it comes with a cost per each created VM…</w:t>
      </w:r>
    </w:p>
    <w:p w14:paraId="06919B21" w14:textId="51C804DA" w:rsidR="006553F9" w:rsidRDefault="00EF7141" w:rsidP="002D7C8C">
      <w:r w:rsidRPr="00EF7141">
        <w:t xml:space="preserve">VMware </w:t>
      </w:r>
      <w:r>
        <w:t xml:space="preserve">proposes </w:t>
      </w:r>
      <w:r w:rsidRPr="00EF7141">
        <w:t>vSphere® Integrated Containers</w:t>
      </w:r>
      <w:r>
        <w:t>, which allows to manage containers from vSphere, but it doesn’t change the cost for the deployed VM</w:t>
      </w:r>
      <w:r w:rsidR="00D079E4">
        <w:t>s a license fee is still applied</w:t>
      </w:r>
      <w:r>
        <w:t>.</w:t>
      </w:r>
    </w:p>
    <w:p w14:paraId="016F1330" w14:textId="77777777" w:rsidR="008979F8" w:rsidRDefault="008979F8" w:rsidP="002D7C8C"/>
    <w:p w14:paraId="70C00989" w14:textId="3D461D65" w:rsidR="006553F9" w:rsidRDefault="00D079E4" w:rsidP="002D7C8C">
      <w:r>
        <w:lastRenderedPageBreak/>
        <w:t>A</w:t>
      </w:r>
      <w:r w:rsidR="00EF7141">
        <w:t xml:space="preserve"> solution is proposed: </w:t>
      </w:r>
      <w:hyperlink r:id="rId31" w:history="1">
        <w:r w:rsidR="006553F9" w:rsidRPr="00EF7141">
          <w:rPr>
            <w:rStyle w:val="Lienhypertexte"/>
          </w:rPr>
          <w:t>VMWARE INTEGRATED OP</w:t>
        </w:r>
        <w:r w:rsidR="00EF7141" w:rsidRPr="00EF7141">
          <w:rPr>
            <w:rStyle w:val="Lienhypertexte"/>
          </w:rPr>
          <w:t>ENSTACK</w:t>
        </w:r>
      </w:hyperlink>
      <w:r w:rsidR="00EF7141">
        <w:t>,</w:t>
      </w:r>
      <w:r w:rsidR="00680CF3">
        <w:t xml:space="preserve"> (VIO),</w:t>
      </w:r>
      <w:r w:rsidR="00EF7141">
        <w:t xml:space="preserve"> which allows to leverage OpenStack from VMWare vSphere</w:t>
      </w:r>
      <w:r>
        <w:t xml:space="preserve">, the infrastructure </w:t>
      </w:r>
      <w:r w:rsidR="00680CF3">
        <w:t xml:space="preserve">is managed </w:t>
      </w:r>
      <w:r>
        <w:t xml:space="preserve">using OpenStack tools, but there’s still license fee to pay </w:t>
      </w:r>
      <w:r w:rsidR="00680CF3">
        <w:t>per CPU (</w:t>
      </w:r>
      <w:r w:rsidR="00680CF3" w:rsidRPr="00680CF3">
        <w:t>VIO 4.0 per-CPU license and Support and Subscriptions (</w:t>
      </w:r>
      <w:proofErr w:type="spellStart"/>
      <w:r w:rsidR="00680CF3" w:rsidRPr="00680CF3">
        <w:t>SnS</w:t>
      </w:r>
      <w:proofErr w:type="spellEnd"/>
      <w:r w:rsidR="00680CF3" w:rsidRPr="00680CF3">
        <w:t>)</w:t>
      </w:r>
      <w:r w:rsidR="00680CF3">
        <w:t>).</w:t>
      </w:r>
    </w:p>
    <w:p w14:paraId="45E277EE" w14:textId="77777777" w:rsidR="003561AB" w:rsidRDefault="003561AB" w:rsidP="002D7C8C"/>
    <w:p w14:paraId="758838C2" w14:textId="0963B323" w:rsidR="00A0444D" w:rsidRDefault="00680CF3" w:rsidP="00A0444D">
      <w:r>
        <w:t xml:space="preserve">Despite this license </w:t>
      </w:r>
      <w:r w:rsidR="003561AB">
        <w:t xml:space="preserve">fees </w:t>
      </w:r>
      <w:r>
        <w:t xml:space="preserve">issue, </w:t>
      </w:r>
      <w:r w:rsidR="003561AB">
        <w:t xml:space="preserve">VIO offers </w:t>
      </w:r>
      <w:r w:rsidR="00A0444D">
        <w:t>Container execution on OpenStack: for customers seeking to modernize</w:t>
      </w:r>
      <w:r w:rsidR="003561AB">
        <w:t xml:space="preserve"> </w:t>
      </w:r>
      <w:r w:rsidR="00A0444D">
        <w:t>their traditional applications or to design new ones, based on</w:t>
      </w:r>
      <w:r w:rsidR="003561AB">
        <w:t xml:space="preserve"> </w:t>
      </w:r>
      <w:r w:rsidR="00A0444D">
        <w:t xml:space="preserve">containers, VMware Integrated OpenStack offers </w:t>
      </w:r>
      <w:r w:rsidR="00A0444D" w:rsidRPr="003561AB">
        <w:rPr>
          <w:b/>
        </w:rPr>
        <w:t>Kubernetes</w:t>
      </w:r>
      <w:r w:rsidR="00A0444D">
        <w:t xml:space="preserve"> support ready for</w:t>
      </w:r>
      <w:r w:rsidR="003561AB">
        <w:t xml:space="preserve"> </w:t>
      </w:r>
      <w:r w:rsidR="00A0444D">
        <w:t>production with pooling and persistent storage (volumes). This solution</w:t>
      </w:r>
      <w:r w:rsidR="003561AB">
        <w:t xml:space="preserve"> </w:t>
      </w:r>
      <w:r w:rsidR="00A0444D">
        <w:t>rea</w:t>
      </w:r>
      <w:r w:rsidR="003561AB">
        <w:t>dy for use for</w:t>
      </w:r>
      <w:r w:rsidR="00A0444D">
        <w:t xml:space="preserve"> who want to run containers</w:t>
      </w:r>
      <w:r w:rsidR="003561AB">
        <w:t xml:space="preserve"> </w:t>
      </w:r>
      <w:r w:rsidR="00A0444D">
        <w:t xml:space="preserve">on OpenStack and exploit </w:t>
      </w:r>
      <w:r w:rsidR="003561AB">
        <w:t>V</w:t>
      </w:r>
      <w:r w:rsidR="00A0444D">
        <w:t>Mware's virtualization technologies.</w:t>
      </w:r>
    </w:p>
    <w:p w14:paraId="55AA12DD" w14:textId="1D33B38F" w:rsidR="003561AB" w:rsidRDefault="003561AB" w:rsidP="00A0444D"/>
    <w:p w14:paraId="637C3490" w14:textId="61B2A9D5" w:rsidR="003561AB" w:rsidRDefault="003561AB" w:rsidP="00A0444D">
      <w:r>
        <w:t>The choice to use the current way or VIO with vSphere, to manage the platform infrastructure need to be assessed with induced costs.</w:t>
      </w:r>
    </w:p>
    <w:p w14:paraId="5250110B" w14:textId="21FFDA69" w:rsidR="003561AB" w:rsidRDefault="003561AB" w:rsidP="00A0444D">
      <w:r>
        <w:t>Anyway, using only pure OpenStack tools to manage the platform infrastructure is a solution to consider at least to lower TCO in terms of license fees.</w:t>
      </w:r>
    </w:p>
    <w:p w14:paraId="1E2A3B3B" w14:textId="7BDC6D0A" w:rsidR="003561AB" w:rsidRDefault="003561AB" w:rsidP="00A0444D">
      <w:r>
        <w:t xml:space="preserve"> </w:t>
      </w:r>
    </w:p>
    <w:p w14:paraId="5BC6CA22" w14:textId="77777777" w:rsidR="002D7C8C" w:rsidRDefault="002D7C8C" w:rsidP="002D7C8C">
      <w:pPr>
        <w:pStyle w:val="Titre2"/>
        <w:numPr>
          <w:ilvl w:val="1"/>
          <w:numId w:val="3"/>
        </w:numPr>
      </w:pPr>
      <w:bookmarkStart w:id="16" w:name="_Toc499648740"/>
      <w:bookmarkStart w:id="17" w:name="_Toc499654970"/>
      <w:r>
        <w:t>System Architecture Model</w:t>
      </w:r>
      <w:bookmarkEnd w:id="16"/>
      <w:bookmarkEnd w:id="17"/>
    </w:p>
    <w:p w14:paraId="74455383" w14:textId="77777777"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14:paraId="22A1CEA4" w14:textId="77777777" w:rsidR="000F4D77" w:rsidRPr="0077092E" w:rsidRDefault="000F4D77" w:rsidP="002D7C8C"/>
    <w:p w14:paraId="34811B68" w14:textId="77777777" w:rsidR="000F4D77" w:rsidRDefault="000F4D77" w:rsidP="000F4D77">
      <w:pPr>
        <w:keepNext/>
      </w:pPr>
      <w:r>
        <w:rPr>
          <w:noProof/>
          <w:lang w:val="fr-FR" w:eastAsia="fr-FR"/>
        </w:rPr>
        <w:drawing>
          <wp:inline distT="0" distB="0" distL="0" distR="0">
            <wp:extent cx="6000750" cy="432276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32">
                      <a:extLst>
                        <a:ext uri="{28A0092B-C50C-407E-A947-70E740481C1C}">
                          <a14:useLocalDpi xmlns:a14="http://schemas.microsoft.com/office/drawing/2010/main" val="0"/>
                        </a:ext>
                      </a:extLst>
                    </a:blip>
                    <a:stretch>
                      <a:fillRect/>
                    </a:stretch>
                  </pic:blipFill>
                  <pic:spPr>
                    <a:xfrm>
                      <a:off x="0" y="0"/>
                      <a:ext cx="6000750" cy="4322762"/>
                    </a:xfrm>
                    <a:prstGeom prst="rect">
                      <a:avLst/>
                    </a:prstGeom>
                  </pic:spPr>
                </pic:pic>
              </a:graphicData>
            </a:graphic>
          </wp:inline>
        </w:drawing>
      </w:r>
    </w:p>
    <w:p w14:paraId="5805369A" w14:textId="123275F3" w:rsidR="002D7C8C" w:rsidRPr="0077092E" w:rsidRDefault="000F4D77" w:rsidP="000F4D77">
      <w:pPr>
        <w:pStyle w:val="Lgende"/>
      </w:pPr>
      <w:r>
        <w:t xml:space="preserve">Figure </w:t>
      </w:r>
      <w:r>
        <w:fldChar w:fldCharType="begin"/>
      </w:r>
      <w:r>
        <w:instrText xml:space="preserve"> SEQ Figure \* ARABIC </w:instrText>
      </w:r>
      <w:r>
        <w:fldChar w:fldCharType="separate"/>
      </w:r>
      <w:r w:rsidR="00DC1A66">
        <w:rPr>
          <w:noProof/>
        </w:rPr>
        <w:t>5</w:t>
      </w:r>
      <w:r>
        <w:fldChar w:fldCharType="end"/>
      </w:r>
      <w:r>
        <w:t>: MNCA IOT Smart City Platform logical architecture</w:t>
      </w:r>
    </w:p>
    <w:p w14:paraId="5B0C9945" w14:textId="477B5113" w:rsidR="002D7C8C" w:rsidRDefault="00D35DAA" w:rsidP="009A13A6">
      <w:pPr>
        <w:pStyle w:val="Paragraphedeliste"/>
        <w:numPr>
          <w:ilvl w:val="0"/>
          <w:numId w:val="10"/>
        </w:numPr>
      </w:pPr>
      <w:r>
        <w:t>Not all the relations between components have been represented in the above schema</w:t>
      </w:r>
      <w:r w:rsidR="00FE7EFD">
        <w:t xml:space="preserve"> to preserve readability.</w:t>
      </w:r>
    </w:p>
    <w:p w14:paraId="60E227AF" w14:textId="7A10DD4E" w:rsidR="000B1714" w:rsidRDefault="000B1714" w:rsidP="009A13A6">
      <w:pPr>
        <w:pStyle w:val="Paragraphedeliste"/>
        <w:numPr>
          <w:ilvl w:val="0"/>
          <w:numId w:val="10"/>
        </w:numPr>
      </w:pPr>
      <w:r>
        <w:t xml:space="preserve">Most of the components </w:t>
      </w:r>
      <w:r w:rsidR="00722406">
        <w:t xml:space="preserve">provide interfaces through RESTful API over HTTP/HTTPS, so that the platform is SOA (Service Oriented Architecture), and micro services based. </w:t>
      </w:r>
    </w:p>
    <w:p w14:paraId="0D60D86B" w14:textId="47C96EB8" w:rsidR="008005E6" w:rsidRDefault="00D35DAA" w:rsidP="009A13A6">
      <w:pPr>
        <w:pStyle w:val="Paragraphedeliste"/>
        <w:numPr>
          <w:ilvl w:val="0"/>
          <w:numId w:val="10"/>
        </w:numPr>
      </w:pPr>
      <w:r>
        <w:t xml:space="preserve">The central component that provides the main </w:t>
      </w:r>
      <w:r w:rsidR="00542C35">
        <w:t>“</w:t>
      </w:r>
      <w:r w:rsidR="00AB1648">
        <w:t xml:space="preserve">context </w:t>
      </w:r>
      <w:r>
        <w:t xml:space="preserve">data </w:t>
      </w:r>
      <w:r w:rsidR="00AB1648">
        <w:t xml:space="preserve">exchange </w:t>
      </w:r>
      <w:r>
        <w:t>bus</w:t>
      </w:r>
      <w:r w:rsidR="005B3E51">
        <w:t>”</w:t>
      </w:r>
      <w:r>
        <w:t xml:space="preserve"> is</w:t>
      </w:r>
      <w:r w:rsidR="005B3E51">
        <w:t xml:space="preserve"> the Orion Context Broker, </w:t>
      </w:r>
      <w:r w:rsidR="00AB1648">
        <w:t xml:space="preserve">this is the </w:t>
      </w:r>
      <w:proofErr w:type="spellStart"/>
      <w:r w:rsidR="00AB1648">
        <w:t>Fiware</w:t>
      </w:r>
      <w:proofErr w:type="spellEnd"/>
      <w:r w:rsidR="00AB1648">
        <w:t xml:space="preserve"> Generic</w:t>
      </w:r>
      <w:r w:rsidR="00F2163C">
        <w:t xml:space="preserve"> Enabler (GE)</w:t>
      </w:r>
      <w:r w:rsidR="00AB1648">
        <w:t xml:space="preserve"> to consider as the cornerstone of the platform.</w:t>
      </w:r>
    </w:p>
    <w:p w14:paraId="575B2702" w14:textId="2452B9B7" w:rsidR="00D35DAA" w:rsidRDefault="008005E6" w:rsidP="009A13A6">
      <w:pPr>
        <w:pStyle w:val="Paragraphedeliste"/>
        <w:numPr>
          <w:ilvl w:val="0"/>
          <w:numId w:val="10"/>
        </w:numPr>
      </w:pPr>
      <w:r>
        <w:lastRenderedPageBreak/>
        <w:t xml:space="preserve">As </w:t>
      </w:r>
      <w:r w:rsidR="005B3E51">
        <w:t xml:space="preserve">any interaction with this component is done using NGSI </w:t>
      </w:r>
      <w:r w:rsidR="005303D8">
        <w:t>REST</w:t>
      </w:r>
      <w:r w:rsidR="00722406">
        <w:t>ful</w:t>
      </w:r>
      <w:r w:rsidR="005303D8">
        <w:t xml:space="preserve">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14:paraId="5EF46306" w14:textId="77777777" w:rsidR="009A13A6" w:rsidRDefault="009A13A6" w:rsidP="009A13A6">
      <w:pPr>
        <w:pStyle w:val="Paragraphedeliste"/>
        <w:numPr>
          <w:ilvl w:val="0"/>
          <w:numId w:val="10"/>
        </w:numPr>
      </w:pPr>
      <w:r>
        <w:t>As well the transversal arrow to Biz ecosystem</w:t>
      </w:r>
      <w:r w:rsidR="007048E0">
        <w:t xml:space="preserve"> GE</w:t>
      </w:r>
      <w:r>
        <w:t>, represent the link of each component to it for platform asset</w:t>
      </w:r>
      <w:r w:rsidR="009A1436">
        <w:t>s</w:t>
      </w:r>
      <w:r>
        <w:t xml:space="preserve"> </w:t>
      </w:r>
      <w:r w:rsidR="009A1436">
        <w:t xml:space="preserve">catalog </w:t>
      </w:r>
      <w:r>
        <w:t>management and monetization.</w:t>
      </w:r>
    </w:p>
    <w:p w14:paraId="6087BB37" w14:textId="77777777" w:rsidR="005303D8" w:rsidRDefault="009E29FD" w:rsidP="009A13A6">
      <w:pPr>
        <w:pStyle w:val="Paragraphedeliste"/>
        <w:numPr>
          <w:ilvl w:val="0"/>
          <w:numId w:val="10"/>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14:paraId="5226053F" w14:textId="6345397A" w:rsidR="009E29FD" w:rsidRDefault="009E29FD" w:rsidP="009A13A6">
      <w:pPr>
        <w:pStyle w:val="Paragraphedeliste"/>
        <w:numPr>
          <w:ilvl w:val="0"/>
          <w:numId w:val="10"/>
        </w:numPr>
      </w:pPr>
      <w:r>
        <w:t xml:space="preserve">The aim with the IDM </w:t>
      </w:r>
      <w:r w:rsidR="00B21781">
        <w:t xml:space="preserve">(Identity Management) </w:t>
      </w:r>
      <w:r>
        <w:t>component, is to try to offer a centralized SSO management over the whole platform</w:t>
      </w:r>
      <w:r w:rsidR="007D2CC4">
        <w:t xml:space="preserve">, allowing the </w:t>
      </w:r>
      <w:r w:rsidR="00D34B7C">
        <w:t>central control of access authorization to platform components.</w:t>
      </w:r>
    </w:p>
    <w:p w14:paraId="17A41AAE" w14:textId="77777777" w:rsidR="00D44027" w:rsidRDefault="009E29FD" w:rsidP="009A13A6">
      <w:pPr>
        <w:pStyle w:val="Paragraphedeliste"/>
        <w:numPr>
          <w:ilvl w:val="0"/>
          <w:numId w:val="10"/>
        </w:numPr>
      </w:pPr>
      <w:r>
        <w:t xml:space="preserve">The </w:t>
      </w:r>
      <w:r w:rsidR="00F2163C">
        <w:t xml:space="preserve">data storage component is not </w:t>
      </w:r>
      <w:r w:rsidR="007D2CC4">
        <w:t xml:space="preserve">a </w:t>
      </w:r>
      <w:proofErr w:type="spellStart"/>
      <w:r w:rsidR="007D2CC4">
        <w:t>Fiware</w:t>
      </w:r>
      <w:proofErr w:type="spellEnd"/>
      <w:r w:rsidR="007D2CC4">
        <w:t xml:space="preserve"> component, this should be the SQL data tank of any </w:t>
      </w:r>
      <w:proofErr w:type="spellStart"/>
      <w:r w:rsidR="007D2CC4">
        <w:t>Fiware</w:t>
      </w:r>
      <w:proofErr w:type="spellEnd"/>
      <w:r w:rsidR="007D2CC4">
        <w:t xml:space="preserve"> module using </w:t>
      </w:r>
      <w:r w:rsidR="00D44027">
        <w:t xml:space="preserve">SQL database, in case it’s </w:t>
      </w:r>
      <w:r w:rsidR="00253FC4">
        <w:t xml:space="preserve">impossible to change (a lot of </w:t>
      </w:r>
      <w:proofErr w:type="spellStart"/>
      <w:r w:rsidR="00253FC4">
        <w:t>F</w:t>
      </w:r>
      <w:r w:rsidR="00D44027">
        <w:t>iware</w:t>
      </w:r>
      <w:proofErr w:type="spellEnd"/>
      <w:r w:rsidR="00D44027">
        <w:t xml:space="preserve"> modules rely on MySQL database) to PostgreSQL, we </w:t>
      </w:r>
      <w:r w:rsidR="009A13A6">
        <w:t>can</w:t>
      </w:r>
      <w:r w:rsidR="00D44027">
        <w:t xml:space="preserve"> use MariaDB.</w:t>
      </w:r>
    </w:p>
    <w:p w14:paraId="0DA0420E" w14:textId="77777777" w:rsidR="005B3E51" w:rsidRDefault="00D44027" w:rsidP="009A13A6">
      <w:pPr>
        <w:pStyle w:val="Paragraphedeliste"/>
        <w:numPr>
          <w:ilvl w:val="0"/>
          <w:numId w:val="10"/>
        </w:numPr>
      </w:pPr>
      <w:r>
        <w:t>The general idea with the data storage component</w:t>
      </w:r>
      <w:r w:rsidR="00B86FE2">
        <w:t>s</w:t>
      </w:r>
      <w:r>
        <w:t xml:space="preserve"> in the representation is to emphasis the fact that all the databases used by </w:t>
      </w:r>
      <w:proofErr w:type="spellStart"/>
      <w:r>
        <w:t>Fiware</w:t>
      </w:r>
      <w:proofErr w:type="spellEnd"/>
      <w:r>
        <w:t xml:space="preserve"> modules </w:t>
      </w:r>
      <w:r w:rsidR="009A13A6">
        <w:t>should be centralized in some clusters based on needed database server, which is true for SQL database and NoSQL database, so that relation links have not been represented on the above schema</w:t>
      </w:r>
    </w:p>
    <w:p w14:paraId="5812D971" w14:textId="77777777" w:rsidR="00B535D8" w:rsidRDefault="00B86FE2" w:rsidP="00B535D8">
      <w:pPr>
        <w:pStyle w:val="Paragraphedeliste"/>
        <w:numPr>
          <w:ilvl w:val="0"/>
          <w:numId w:val="10"/>
        </w:numPr>
      </w:pPr>
      <w:r>
        <w:t>Inside</w:t>
      </w:r>
      <w:r w:rsidR="006E75D4">
        <w:t xml:space="preserve"> the DEV component on the </w:t>
      </w:r>
      <w:r>
        <w:t xml:space="preserve">above </w:t>
      </w:r>
      <w:r w:rsidR="00B535D8">
        <w:t>figure are</w:t>
      </w:r>
      <w:r w:rsidR="006E75D4">
        <w:t xml:space="preserve"> the </w:t>
      </w:r>
      <w:proofErr w:type="spellStart"/>
      <w:r w:rsidR="006E75D4">
        <w:t>Paas</w:t>
      </w:r>
      <w:proofErr w:type="spellEnd"/>
      <w:r w:rsidR="006E75D4">
        <w:t xml:space="preserve"> and the tools needed to develop applications that will use the </w:t>
      </w:r>
      <w:proofErr w:type="spellStart"/>
      <w:r w:rsidR="006E75D4">
        <w:t>Fiware</w:t>
      </w:r>
      <w:proofErr w:type="spellEnd"/>
      <w:r w:rsidR="006E75D4">
        <w:t xml:space="preserv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Most probably for development and QA, it will be required to deploy some </w:t>
      </w:r>
      <w:proofErr w:type="spellStart"/>
      <w:r w:rsidR="00B535D8">
        <w:t>Fiware</w:t>
      </w:r>
      <w:proofErr w:type="spellEnd"/>
      <w:r w:rsidR="00B535D8">
        <w:t xml:space="preserve"> components or even a complete platform for staging.</w:t>
      </w:r>
    </w:p>
    <w:p w14:paraId="662CB364" w14:textId="77777777" w:rsidR="001F7747" w:rsidRDefault="001F7747" w:rsidP="00B535D8">
      <w:pPr>
        <w:pStyle w:val="Paragraphedeliste"/>
        <w:numPr>
          <w:ilvl w:val="0"/>
          <w:numId w:val="10"/>
        </w:numPr>
      </w:pPr>
      <w:r>
        <w:t xml:space="preserve">A global reverse proxy and load balancer (F5 </w:t>
      </w:r>
      <w:proofErr w:type="spellStart"/>
      <w:r>
        <w:t>BigIP</w:t>
      </w:r>
      <w:proofErr w:type="spellEnd"/>
      <w:r>
        <w:t>) will be the main entry point to the smart city platform.</w:t>
      </w:r>
    </w:p>
    <w:p w14:paraId="5BEB0062" w14:textId="77777777" w:rsidR="005B3E51" w:rsidRDefault="005B3E51" w:rsidP="002D7C8C"/>
    <w:p w14:paraId="617A8F82" w14:textId="77777777" w:rsidR="002D7C8C" w:rsidRDefault="002D7C8C" w:rsidP="00641BB8">
      <w:pPr>
        <w:pStyle w:val="Titre3"/>
        <w:numPr>
          <w:ilvl w:val="0"/>
          <w:numId w:val="0"/>
        </w:numPr>
        <w:ind w:left="720" w:hanging="720"/>
        <w:rPr>
          <w:i/>
        </w:rPr>
      </w:pPr>
      <w:bookmarkStart w:id="18" w:name="_Toc499648741"/>
      <w:bookmarkStart w:id="19" w:name="_Toc499654971"/>
      <w:r>
        <w:t>2.2.1 Overall Architectural Considerations</w:t>
      </w:r>
      <w:bookmarkEnd w:id="18"/>
      <w:bookmarkEnd w:id="19"/>
    </w:p>
    <w:p w14:paraId="35E05B40" w14:textId="77777777"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14:paraId="7B1964BD" w14:textId="77777777" w:rsidR="00B535D8" w:rsidRDefault="00B535D8" w:rsidP="002D7C8C">
      <w:pPr>
        <w:numPr>
          <w:ilvl w:val="0"/>
          <w:numId w:val="1"/>
        </w:numPr>
        <w:rPr>
          <w:i/>
          <w:iCs/>
        </w:rPr>
      </w:pPr>
      <w:r>
        <w:rPr>
          <w:i/>
          <w:iCs/>
        </w:rPr>
        <w:t>Deployment strategy</w:t>
      </w:r>
    </w:p>
    <w:p w14:paraId="183A933C" w14:textId="77777777" w:rsidR="002D7C8C" w:rsidRDefault="002D7C8C" w:rsidP="002D7C8C">
      <w:pPr>
        <w:numPr>
          <w:ilvl w:val="0"/>
          <w:numId w:val="1"/>
        </w:numPr>
        <w:rPr>
          <w:i/>
          <w:iCs/>
        </w:rPr>
      </w:pPr>
      <w:r w:rsidRPr="0077092E">
        <w:rPr>
          <w:i/>
          <w:iCs/>
        </w:rPr>
        <w:t>Security Strategy</w:t>
      </w:r>
    </w:p>
    <w:p w14:paraId="1A2F1FEB" w14:textId="77777777" w:rsidR="009D7CA7" w:rsidRPr="0077092E" w:rsidRDefault="009D7CA7" w:rsidP="002D7C8C">
      <w:pPr>
        <w:numPr>
          <w:ilvl w:val="0"/>
          <w:numId w:val="1"/>
        </w:numPr>
        <w:rPr>
          <w:i/>
          <w:iCs/>
        </w:rPr>
      </w:pPr>
      <w:r>
        <w:rPr>
          <w:i/>
          <w:iCs/>
        </w:rPr>
        <w:t xml:space="preserve">Availability </w:t>
      </w:r>
      <w:r w:rsidRPr="0077092E">
        <w:rPr>
          <w:i/>
          <w:iCs/>
        </w:rPr>
        <w:t>requirements</w:t>
      </w:r>
    </w:p>
    <w:p w14:paraId="1CE839EA" w14:textId="77777777" w:rsidR="002D7C8C" w:rsidRPr="0077092E" w:rsidRDefault="002D7C8C" w:rsidP="002D7C8C">
      <w:pPr>
        <w:numPr>
          <w:ilvl w:val="0"/>
          <w:numId w:val="1"/>
        </w:numPr>
        <w:rPr>
          <w:i/>
          <w:iCs/>
        </w:rPr>
      </w:pPr>
      <w:r w:rsidRPr="0077092E">
        <w:rPr>
          <w:i/>
          <w:iCs/>
        </w:rPr>
        <w:t>Performance requirements</w:t>
      </w:r>
    </w:p>
    <w:p w14:paraId="14027AAF" w14:textId="77777777" w:rsidR="002D7C8C" w:rsidRPr="0077092E" w:rsidRDefault="002D7C8C" w:rsidP="002D7C8C">
      <w:pPr>
        <w:numPr>
          <w:ilvl w:val="0"/>
          <w:numId w:val="1"/>
        </w:numPr>
        <w:rPr>
          <w:i/>
          <w:iCs/>
        </w:rPr>
      </w:pPr>
      <w:r w:rsidRPr="0077092E">
        <w:rPr>
          <w:i/>
          <w:iCs/>
        </w:rPr>
        <w:t>Accessibility</w:t>
      </w:r>
    </w:p>
    <w:p w14:paraId="3E2959A6" w14:textId="77777777" w:rsidR="002D7C8C" w:rsidRPr="0077092E" w:rsidRDefault="009A13A6" w:rsidP="002D7C8C">
      <w:pPr>
        <w:numPr>
          <w:ilvl w:val="0"/>
          <w:numId w:val="1"/>
        </w:numPr>
        <w:rPr>
          <w:i/>
          <w:iCs/>
        </w:rPr>
      </w:pPr>
      <w:r>
        <w:rPr>
          <w:i/>
          <w:iCs/>
        </w:rPr>
        <w:t>Database management</w:t>
      </w:r>
    </w:p>
    <w:p w14:paraId="5361197C" w14:textId="77777777" w:rsidR="002D7C8C" w:rsidRPr="0077092E" w:rsidRDefault="002D7C8C" w:rsidP="002D7C8C">
      <w:pPr>
        <w:numPr>
          <w:ilvl w:val="0"/>
          <w:numId w:val="1"/>
        </w:numPr>
        <w:rPr>
          <w:i/>
          <w:iCs/>
        </w:rPr>
      </w:pPr>
      <w:r w:rsidRPr="0077092E">
        <w:rPr>
          <w:i/>
          <w:iCs/>
        </w:rPr>
        <w:t>Transaction volumes</w:t>
      </w:r>
    </w:p>
    <w:p w14:paraId="4F1B7E44" w14:textId="77777777"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14:paraId="6CC7D6D5" w14:textId="77777777" w:rsidR="002D7C8C" w:rsidRPr="0077092E" w:rsidRDefault="002D7C8C" w:rsidP="002D7C8C">
      <w:pPr>
        <w:numPr>
          <w:ilvl w:val="0"/>
          <w:numId w:val="1"/>
        </w:numPr>
        <w:rPr>
          <w:i/>
          <w:iCs/>
        </w:rPr>
      </w:pPr>
      <w:r w:rsidRPr="0077092E">
        <w:rPr>
          <w:i/>
          <w:iCs/>
        </w:rPr>
        <w:t>Data import and export</w:t>
      </w:r>
    </w:p>
    <w:p w14:paraId="4989AB4E" w14:textId="77777777" w:rsidR="002D7C8C" w:rsidRDefault="002D7C8C" w:rsidP="002D7C8C">
      <w:pPr>
        <w:numPr>
          <w:ilvl w:val="0"/>
          <w:numId w:val="1"/>
        </w:numPr>
        <w:rPr>
          <w:i/>
          <w:iCs/>
        </w:rPr>
      </w:pPr>
      <w:r w:rsidRPr="0077092E">
        <w:rPr>
          <w:i/>
          <w:iCs/>
        </w:rPr>
        <w:t>Disaster recovery</w:t>
      </w:r>
    </w:p>
    <w:p w14:paraId="417DA7FA" w14:textId="77777777" w:rsidR="005E7F17" w:rsidRPr="0077092E" w:rsidRDefault="004E528F" w:rsidP="002D7C8C">
      <w:pPr>
        <w:numPr>
          <w:ilvl w:val="0"/>
          <w:numId w:val="1"/>
        </w:numPr>
        <w:rPr>
          <w:i/>
          <w:iCs/>
        </w:rPr>
      </w:pPr>
      <w:r>
        <w:rPr>
          <w:i/>
          <w:iCs/>
        </w:rPr>
        <w:t>GDPR</w:t>
      </w:r>
    </w:p>
    <w:p w14:paraId="0CA1F718" w14:textId="77777777" w:rsidR="002D7C8C" w:rsidRDefault="002D7C8C" w:rsidP="00B535D8"/>
    <w:p w14:paraId="3C90FBF5" w14:textId="77777777" w:rsidR="00B535D8" w:rsidRDefault="00B535D8" w:rsidP="00B535D8">
      <w:pPr>
        <w:pStyle w:val="Titre4"/>
      </w:pPr>
      <w:r>
        <w:t>Deployment</w:t>
      </w:r>
      <w:r w:rsidRPr="00641BB8">
        <w:t xml:space="preserve"> Strategy</w:t>
      </w:r>
    </w:p>
    <w:p w14:paraId="211EAE3D" w14:textId="77777777"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14:paraId="310F1189" w14:textId="2A34F150" w:rsidR="003F3997" w:rsidRDefault="00C42C28" w:rsidP="00B535D8">
      <w:r>
        <w:t>In this first step Docker engines will be deployed on Virtual machines dispatched on the 3 data centers</w:t>
      </w:r>
      <w:r w:rsidR="001D4C7E">
        <w:t xml:space="preserve"> (when they will be available</w:t>
      </w:r>
      <w:r w:rsidR="00F90B8F">
        <w:t xml:space="preserve">, </w:t>
      </w:r>
      <w:r w:rsidR="00AF254D">
        <w:t>for the first step installation the platform will be deployed on the main data center</w:t>
      </w:r>
      <w:r w:rsidR="001D4C7E">
        <w:t>)</w:t>
      </w:r>
      <w:r>
        <w:t>.</w:t>
      </w:r>
    </w:p>
    <w:p w14:paraId="2A20712A" w14:textId="77777777"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14:paraId="39A21B2B" w14:textId="77777777" w:rsidR="003E068C" w:rsidRDefault="001D4C7E" w:rsidP="00B535D8">
      <w:r>
        <w:t xml:space="preserve">Only Database servers, </w:t>
      </w:r>
      <w:r w:rsidR="003E068C">
        <w:t>will be deployed in clusters, at disposal for use by other components of the platform.</w:t>
      </w:r>
    </w:p>
    <w:p w14:paraId="1AF92255" w14:textId="77777777" w:rsidR="00BC3F50" w:rsidRDefault="00B535D8" w:rsidP="00B535D8">
      <w:r>
        <w:t xml:space="preserve"> </w:t>
      </w:r>
    </w:p>
    <w:p w14:paraId="62A6C4F5" w14:textId="77777777"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20" w:name="_Toc496618778"/>
      <w:bookmarkStart w:id="21" w:name="_Toc496618951"/>
      <w:bookmarkStart w:id="22" w:name="_Toc496619010"/>
      <w:bookmarkStart w:id="23" w:name="_Toc496711837"/>
      <w:bookmarkStart w:id="24" w:name="_Toc496712340"/>
      <w:bookmarkStart w:id="25" w:name="_Toc496721317"/>
      <w:bookmarkStart w:id="26" w:name="_Toc497140555"/>
      <w:bookmarkStart w:id="27" w:name="_Toc497322727"/>
      <w:bookmarkStart w:id="28" w:name="_Toc497335759"/>
      <w:bookmarkStart w:id="29" w:name="_Toc497335895"/>
      <w:bookmarkStart w:id="30" w:name="_Toc497400324"/>
      <w:bookmarkStart w:id="31" w:name="_Toc497476810"/>
      <w:bookmarkStart w:id="32" w:name="_Toc497654484"/>
      <w:bookmarkStart w:id="33" w:name="_Toc498000593"/>
      <w:bookmarkStart w:id="34" w:name="_Toc498526828"/>
      <w:bookmarkStart w:id="35" w:name="_Toc498526967"/>
      <w:bookmarkStart w:id="36" w:name="_Toc498962926"/>
      <w:bookmarkStart w:id="37" w:name="_Toc499305481"/>
      <w:bookmarkStart w:id="38" w:name="_Toc499305877"/>
      <w:bookmarkStart w:id="39" w:name="_Toc499539490"/>
      <w:bookmarkStart w:id="40" w:name="_Toc499648742"/>
      <w:bookmarkStart w:id="41" w:name="_Toc499649954"/>
      <w:bookmarkStart w:id="42" w:name="_Toc499650092"/>
      <w:bookmarkStart w:id="43" w:name="_Toc499652561"/>
      <w:bookmarkStart w:id="44" w:name="_Toc499654972"/>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32DEE00B" w14:textId="77777777"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45" w:name="_Toc497322728"/>
      <w:bookmarkStart w:id="46" w:name="_Toc497335760"/>
      <w:bookmarkStart w:id="47" w:name="_Toc497335896"/>
      <w:bookmarkStart w:id="48" w:name="_Toc497400325"/>
      <w:bookmarkStart w:id="49" w:name="_Toc497476811"/>
      <w:bookmarkStart w:id="50" w:name="_Toc497654485"/>
      <w:bookmarkStart w:id="51" w:name="_Toc498000594"/>
      <w:bookmarkStart w:id="52" w:name="_Toc498526829"/>
      <w:bookmarkStart w:id="53" w:name="_Toc498526968"/>
      <w:bookmarkStart w:id="54" w:name="_Toc498962927"/>
      <w:bookmarkStart w:id="55" w:name="_Toc499305482"/>
      <w:bookmarkStart w:id="56" w:name="_Toc499305878"/>
      <w:bookmarkStart w:id="57" w:name="_Toc499539491"/>
      <w:bookmarkStart w:id="58" w:name="_Toc499648743"/>
      <w:bookmarkStart w:id="59" w:name="_Toc499649955"/>
      <w:bookmarkStart w:id="60" w:name="_Toc499650093"/>
      <w:bookmarkStart w:id="61" w:name="_Toc499652562"/>
      <w:bookmarkStart w:id="62" w:name="_Toc499654973"/>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2B45D532" w14:textId="77777777"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63" w:name="_Toc497322729"/>
      <w:bookmarkStart w:id="64" w:name="_Toc497335761"/>
      <w:bookmarkStart w:id="65" w:name="_Toc497335897"/>
      <w:bookmarkStart w:id="66" w:name="_Toc497400326"/>
      <w:bookmarkStart w:id="67" w:name="_Toc497476812"/>
      <w:bookmarkStart w:id="68" w:name="_Toc497654486"/>
      <w:bookmarkStart w:id="69" w:name="_Toc498000595"/>
      <w:bookmarkStart w:id="70" w:name="_Toc498526830"/>
      <w:bookmarkStart w:id="71" w:name="_Toc498526969"/>
      <w:bookmarkStart w:id="72" w:name="_Toc498962928"/>
      <w:bookmarkStart w:id="73" w:name="_Toc499305483"/>
      <w:bookmarkStart w:id="74" w:name="_Toc499305879"/>
      <w:bookmarkStart w:id="75" w:name="_Toc499539492"/>
      <w:bookmarkStart w:id="76" w:name="_Toc499648744"/>
      <w:bookmarkStart w:id="77" w:name="_Toc499649956"/>
      <w:bookmarkStart w:id="78" w:name="_Toc499650094"/>
      <w:bookmarkStart w:id="79" w:name="_Toc499652563"/>
      <w:bookmarkStart w:id="80" w:name="_Toc49965497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3110B8C8" w14:textId="77777777" w:rsidR="00B535D8" w:rsidRPr="00B535D8" w:rsidRDefault="00B535D8" w:rsidP="00B535D8">
      <w:pPr>
        <w:pStyle w:val="Paragraphedeliste"/>
        <w:keepNext/>
        <w:keepLines/>
        <w:numPr>
          <w:ilvl w:val="2"/>
          <w:numId w:val="11"/>
        </w:numPr>
        <w:spacing w:before="200"/>
        <w:contextualSpacing w:val="0"/>
        <w:outlineLvl w:val="2"/>
        <w:rPr>
          <w:rFonts w:eastAsiaTheme="majorEastAsia" w:cstheme="majorBidi"/>
          <w:b/>
          <w:bCs/>
          <w:vanish/>
          <w:sz w:val="24"/>
        </w:rPr>
      </w:pPr>
      <w:bookmarkStart w:id="81" w:name="_Toc497322730"/>
      <w:bookmarkStart w:id="82" w:name="_Toc497335762"/>
      <w:bookmarkStart w:id="83" w:name="_Toc497335898"/>
      <w:bookmarkStart w:id="84" w:name="_Toc497400327"/>
      <w:bookmarkStart w:id="85" w:name="_Toc497476813"/>
      <w:bookmarkStart w:id="86" w:name="_Toc497654487"/>
      <w:bookmarkStart w:id="87" w:name="_Toc498000596"/>
      <w:bookmarkStart w:id="88" w:name="_Toc498526831"/>
      <w:bookmarkStart w:id="89" w:name="_Toc498526970"/>
      <w:bookmarkStart w:id="90" w:name="_Toc498962929"/>
      <w:bookmarkStart w:id="91" w:name="_Toc499305484"/>
      <w:bookmarkStart w:id="92" w:name="_Toc499305880"/>
      <w:bookmarkStart w:id="93" w:name="_Toc499539493"/>
      <w:bookmarkStart w:id="94" w:name="_Toc499648745"/>
      <w:bookmarkStart w:id="95" w:name="_Toc499649957"/>
      <w:bookmarkStart w:id="96" w:name="_Toc499650095"/>
      <w:bookmarkStart w:id="97" w:name="_Toc499652564"/>
      <w:bookmarkStart w:id="98" w:name="_Toc499654975"/>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698D8D6C" w14:textId="77777777" w:rsidR="00B535D8" w:rsidRPr="00B535D8" w:rsidRDefault="00B535D8" w:rsidP="00B535D8">
      <w:pPr>
        <w:pStyle w:val="Paragraphedeliste"/>
        <w:keepNext/>
        <w:keepLines/>
        <w:numPr>
          <w:ilvl w:val="3"/>
          <w:numId w:val="11"/>
        </w:numPr>
        <w:spacing w:before="40"/>
        <w:contextualSpacing w:val="0"/>
        <w:outlineLvl w:val="3"/>
        <w:rPr>
          <w:rFonts w:asciiTheme="majorHAnsi" w:eastAsiaTheme="majorEastAsia" w:hAnsiTheme="majorHAnsi" w:cstheme="majorBidi"/>
          <w:i/>
          <w:iCs/>
          <w:vanish/>
          <w:color w:val="2F5496" w:themeColor="accent1" w:themeShade="BF"/>
          <w:sz w:val="24"/>
        </w:rPr>
      </w:pPr>
    </w:p>
    <w:p w14:paraId="76774DFC" w14:textId="77777777" w:rsidR="00B535D8" w:rsidRDefault="00B535D8" w:rsidP="00B535D8">
      <w:pPr>
        <w:pStyle w:val="Titre4"/>
      </w:pPr>
      <w:r w:rsidRPr="00641BB8">
        <w:t>Security Strategy</w:t>
      </w:r>
    </w:p>
    <w:p w14:paraId="59F7B003" w14:textId="0BDCB10A" w:rsidR="00641BB8" w:rsidRDefault="00090207" w:rsidP="00B535D8">
      <w:r>
        <w:t>Application s</w:t>
      </w:r>
      <w:r w:rsidR="00B535D8">
        <w:t xml:space="preserve">ecurity is achieved through a global identity and access rights management component the </w:t>
      </w:r>
      <w:proofErr w:type="spellStart"/>
      <w:r w:rsidR="00B535D8">
        <w:t>Fiware</w:t>
      </w:r>
      <w:proofErr w:type="spellEnd"/>
      <w:r w:rsidR="00B535D8">
        <w:t xml:space="preserve"> </w:t>
      </w:r>
      <w:r w:rsidR="00304000">
        <w:t>Identity Management GE</w:t>
      </w:r>
      <w:r w:rsidR="00641BB8">
        <w:t>, providing SSO</w:t>
      </w:r>
      <w:r w:rsidR="003207C2">
        <w:t xml:space="preserve"> and secure access to other components of the platform, according to requester authorizations.</w:t>
      </w:r>
    </w:p>
    <w:p w14:paraId="2C8090D2" w14:textId="0993E078" w:rsidR="00090207" w:rsidRDefault="00090207" w:rsidP="00B535D8">
      <w:r>
        <w:t>The identity management component will be connected to the MNCA LDAP (MS ADAM based).</w:t>
      </w:r>
    </w:p>
    <w:p w14:paraId="6EC2A394" w14:textId="3517544C" w:rsidR="006774E3" w:rsidRDefault="00826277" w:rsidP="00B535D8">
      <w:r>
        <w:lastRenderedPageBreak/>
        <w:t xml:space="preserve">By using </w:t>
      </w:r>
      <w:hyperlink r:id="rId33" w:history="1">
        <w:r w:rsidRPr="00F24211">
          <w:rPr>
            <w:rStyle w:val="Lienhypertexte"/>
          </w:rPr>
          <w:t>Docker Swarm's secrets</w:t>
        </w:r>
      </w:hyperlink>
      <w:r>
        <w:t xml:space="preserve">, component’s secrets (passwords, tokens, </w:t>
      </w:r>
      <w:r w:rsidR="00090207">
        <w:t xml:space="preserve">SSH private </w:t>
      </w:r>
      <w:r>
        <w:t>keys</w:t>
      </w:r>
      <w:r w:rsidR="00090207">
        <w:t>, certificates</w:t>
      </w:r>
      <w:r>
        <w:t xml:space="preserve">) can be safely stored and used </w:t>
      </w:r>
      <w:r w:rsidR="00E10122">
        <w:t>in services composition files without compromising security.</w:t>
      </w:r>
    </w:p>
    <w:p w14:paraId="5B09B469" w14:textId="0F21E231" w:rsidR="00090207" w:rsidRDefault="00090207" w:rsidP="00B535D8">
      <w:r>
        <w:t>Docker Images used for the platform will be locally managed in a secured registry</w:t>
      </w:r>
      <w:r w:rsidR="00995542">
        <w:t>.</w:t>
      </w:r>
    </w:p>
    <w:p w14:paraId="0E28397C" w14:textId="77777777" w:rsidR="003207C2" w:rsidRPr="00641BB8" w:rsidRDefault="003207C2" w:rsidP="00641BB8"/>
    <w:p w14:paraId="38320E15" w14:textId="77777777" w:rsidR="009D7CA7" w:rsidRDefault="009D7CA7" w:rsidP="00641BB8">
      <w:pPr>
        <w:pStyle w:val="Titre4"/>
      </w:pPr>
      <w:r w:rsidRPr="00641BB8">
        <w:t>Availability requirements</w:t>
      </w:r>
    </w:p>
    <w:p w14:paraId="735312C5" w14:textId="77777777" w:rsidR="003207C2" w:rsidRDefault="003207C2" w:rsidP="003207C2">
      <w:r>
        <w:t>All the components used in the platform will be deployed in a way providing high availability</w:t>
      </w:r>
      <w:r w:rsidR="00302734">
        <w:t>.</w:t>
      </w:r>
    </w:p>
    <w:p w14:paraId="5503F2EC" w14:textId="77777777" w:rsidR="00302734" w:rsidRDefault="001B766D" w:rsidP="003207C2">
      <w:r>
        <w:t>The services and the associated databases should ideally be deployed on the 3 data centers</w:t>
      </w:r>
      <w:r w:rsidR="00627283">
        <w:t>,</w:t>
      </w:r>
    </w:p>
    <w:p w14:paraId="138B1C2E" w14:textId="77777777"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14:paraId="5AC4DF62" w14:textId="77777777"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14:paraId="4DBAA82A" w14:textId="77777777" w:rsidR="001F40F3" w:rsidRPr="003207C2" w:rsidRDefault="001F40F3" w:rsidP="003207C2"/>
    <w:p w14:paraId="0CD22CE0" w14:textId="77777777" w:rsidR="009D7CA7" w:rsidRDefault="009D7CA7" w:rsidP="00641BB8">
      <w:pPr>
        <w:pStyle w:val="Titre4"/>
      </w:pPr>
      <w:r w:rsidRPr="00641BB8">
        <w:t>Performance requirements</w:t>
      </w:r>
    </w:p>
    <w:p w14:paraId="76104A24" w14:textId="77777777"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14:paraId="69F92CD4" w14:textId="77777777" w:rsidR="003207C2" w:rsidRDefault="00064CC9" w:rsidP="003207C2">
      <w:r>
        <w:t>T</w:t>
      </w:r>
      <w:r w:rsidR="00EF4C1F">
        <w:t xml:space="preserve">hrough the use of </w:t>
      </w:r>
      <w:proofErr w:type="gramStart"/>
      <w:r w:rsidR="00EF4C1F">
        <w:t>Docker</w:t>
      </w:r>
      <w:proofErr w:type="gramEnd"/>
      <w:r w:rsidR="00627283">
        <w:t xml:space="preserve"> it is very easy to achieve</w:t>
      </w:r>
      <w:r w:rsidR="00B871BD">
        <w:t xml:space="preserve"> by changing services configuration on the fly</w:t>
      </w:r>
      <w:r w:rsidR="001F40F3">
        <w:t>.</w:t>
      </w:r>
    </w:p>
    <w:p w14:paraId="1739B4A2" w14:textId="77777777" w:rsidR="002964F3" w:rsidRDefault="002964F3" w:rsidP="003207C2"/>
    <w:p w14:paraId="1BD368BF" w14:textId="77777777" w:rsidR="001F40F3" w:rsidRPr="003207C2" w:rsidRDefault="001F40F3" w:rsidP="003207C2"/>
    <w:p w14:paraId="18661C37" w14:textId="77777777" w:rsidR="009D7CA7" w:rsidRDefault="009D7CA7" w:rsidP="00641BB8">
      <w:pPr>
        <w:pStyle w:val="Titre4"/>
      </w:pPr>
      <w:r w:rsidRPr="00641BB8">
        <w:t>Accessibility</w:t>
      </w:r>
    </w:p>
    <w:p w14:paraId="20551FA2" w14:textId="77777777" w:rsidR="001F40F3" w:rsidRDefault="001F40F3" w:rsidP="001F40F3">
      <w:r>
        <w:t xml:space="preserve">Nothing specific is included in </w:t>
      </w:r>
      <w:proofErr w:type="spellStart"/>
      <w:r>
        <w:t>Fiware</w:t>
      </w:r>
      <w:proofErr w:type="spellEnd"/>
      <w:r>
        <w:t xml:space="preserv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14:paraId="7CAB3F6C" w14:textId="77777777" w:rsidR="001F40F3" w:rsidRPr="001F40F3" w:rsidRDefault="001F40F3" w:rsidP="001F40F3"/>
    <w:p w14:paraId="50AD0D91" w14:textId="77777777" w:rsidR="009D7CA7" w:rsidRDefault="009D7CA7" w:rsidP="00641BB8">
      <w:pPr>
        <w:pStyle w:val="Titre4"/>
      </w:pPr>
      <w:r w:rsidRPr="00641BB8">
        <w:t>Database management</w:t>
      </w:r>
    </w:p>
    <w:p w14:paraId="19EE4CEB" w14:textId="77777777" w:rsidR="001F40F3" w:rsidRDefault="001F40F3" w:rsidP="001F40F3">
      <w:r>
        <w:t>Different kind of databases are u</w:t>
      </w:r>
      <w:r w:rsidR="00EF4C1F">
        <w:t xml:space="preserve">sed among the </w:t>
      </w:r>
      <w:proofErr w:type="spellStart"/>
      <w:r w:rsidR="00EF4C1F">
        <w:t>Fiware</w:t>
      </w:r>
      <w:proofErr w:type="spellEnd"/>
      <w:r w:rsidR="00EF4C1F">
        <w:t xml:space="preserve"> components</w:t>
      </w:r>
      <w:r>
        <w:t>:</w:t>
      </w:r>
    </w:p>
    <w:p w14:paraId="660993A8" w14:textId="3963FA3F" w:rsidR="001F40F3" w:rsidRDefault="001F40F3" w:rsidP="001F40F3">
      <w:r>
        <w:t>PostgreSQL, MySQL, Mongo</w:t>
      </w:r>
      <w:r w:rsidR="001C54F4">
        <w:t xml:space="preserve">DB, and </w:t>
      </w:r>
      <w:r w:rsidR="00EF4C1F">
        <w:t>Hadoop cluster.</w:t>
      </w:r>
    </w:p>
    <w:p w14:paraId="18728E64" w14:textId="77777777" w:rsidR="00EF4C1F" w:rsidRDefault="00EF4C1F" w:rsidP="001F40F3">
      <w:r>
        <w:t xml:space="preserve">To simplify the maintenance: </w:t>
      </w:r>
    </w:p>
    <w:p w14:paraId="7DCD5D8D" w14:textId="5CBE8E2B" w:rsidR="00EF4C1F" w:rsidRDefault="00EF4C1F" w:rsidP="001F40F3">
      <w:r>
        <w:t xml:space="preserve">PostgreSQL </w:t>
      </w:r>
      <w:r w:rsidR="000F242C">
        <w:t xml:space="preserve">will </w:t>
      </w:r>
      <w:r>
        <w:t xml:space="preserve">replace MySQL in each component where it’s possible, </w:t>
      </w:r>
      <w:r w:rsidR="00C35A46">
        <w:t>unless</w:t>
      </w:r>
      <w:r>
        <w:t xml:space="preserve"> it’s not possible </w:t>
      </w:r>
      <w:r w:rsidR="000F242C">
        <w:t xml:space="preserve">to change easily to PostgreSQL, </w:t>
      </w:r>
      <w:hyperlink r:id="rId34" w:history="1">
        <w:r w:rsidRPr="00EF2620">
          <w:rPr>
            <w:rStyle w:val="Lienhypertexte"/>
          </w:rPr>
          <w:t>MariaDB</w:t>
        </w:r>
      </w:hyperlink>
      <w:r>
        <w:t xml:space="preserve"> should replace MySQL without </w:t>
      </w:r>
      <w:r w:rsidR="00C35A46">
        <w:t xml:space="preserve">any </w:t>
      </w:r>
      <w:r>
        <w:t>change.</w:t>
      </w:r>
    </w:p>
    <w:p w14:paraId="5624968A" w14:textId="77777777" w:rsidR="00C35A46" w:rsidRDefault="00C35A46" w:rsidP="001F40F3"/>
    <w:p w14:paraId="4A8AF883" w14:textId="0C669310" w:rsidR="00C51AF6" w:rsidRDefault="00C51AF6" w:rsidP="001F40F3">
      <w:r>
        <w:t>To rationalize the architecture, each kind of database service will be deployed once in the platform, share</w:t>
      </w:r>
      <w:r w:rsidR="00B63CED">
        <w:t>d</w:t>
      </w:r>
      <w:r>
        <w:t xml:space="preserve"> by the client components.</w:t>
      </w:r>
    </w:p>
    <w:p w14:paraId="506C9108" w14:textId="77777777" w:rsidR="00C51AF6" w:rsidRDefault="00C51AF6" w:rsidP="001F40F3">
      <w:r>
        <w:t>Each of the database service will be based on a cluster</w:t>
      </w:r>
      <w:r w:rsidR="00DF2A0F">
        <w:t>:</w:t>
      </w:r>
    </w:p>
    <w:p w14:paraId="7004B8C5" w14:textId="77777777" w:rsidR="00C51AF6" w:rsidRDefault="00C51AF6" w:rsidP="00B63CED">
      <w:pPr>
        <w:pStyle w:val="Paragraphedeliste"/>
        <w:numPr>
          <w:ilvl w:val="0"/>
          <w:numId w:val="20"/>
        </w:numPr>
      </w:pPr>
      <w:r>
        <w:t>This is native architecture for MongoDB</w:t>
      </w:r>
    </w:p>
    <w:p w14:paraId="003147BE" w14:textId="6BE653A8" w:rsidR="00EF4C1F" w:rsidRDefault="00EF4C1F" w:rsidP="00B63CED">
      <w:pPr>
        <w:pStyle w:val="Paragraphedeliste"/>
        <w:numPr>
          <w:ilvl w:val="0"/>
          <w:numId w:val="20"/>
        </w:numPr>
      </w:pPr>
      <w:r>
        <w:t>PostgreSQL database</w:t>
      </w:r>
      <w:r w:rsidR="00DF2A0F">
        <w:t>s</w:t>
      </w:r>
      <w:r>
        <w:t xml:space="preserve"> will be based on a </w:t>
      </w:r>
      <w:proofErr w:type="spellStart"/>
      <w:r>
        <w:t>Citus</w:t>
      </w:r>
      <w:proofErr w:type="spellEnd"/>
      <w:r>
        <w:t xml:space="preserve"> </w:t>
      </w:r>
      <w:r w:rsidR="00EF2620">
        <w:t xml:space="preserve">database </w:t>
      </w:r>
      <w:r>
        <w:t>cluster</w:t>
      </w:r>
    </w:p>
    <w:p w14:paraId="7D9A0655" w14:textId="1ED0DCE6" w:rsidR="00C51AF6" w:rsidRDefault="00C51AF6" w:rsidP="00B63CED">
      <w:pPr>
        <w:pStyle w:val="Paragraphedeliste"/>
        <w:numPr>
          <w:ilvl w:val="0"/>
          <w:numId w:val="20"/>
        </w:numPr>
      </w:pPr>
      <w:r>
        <w:t>MySQL</w:t>
      </w:r>
      <w:r w:rsidR="00EF2620">
        <w:t>/MariaDB</w:t>
      </w:r>
      <w:r>
        <w:t xml:space="preserve"> database</w:t>
      </w:r>
      <w:r w:rsidR="00DF2A0F">
        <w:t>s</w:t>
      </w:r>
      <w:r>
        <w:t xml:space="preserve"> will be based on a </w:t>
      </w:r>
      <w:proofErr w:type="spellStart"/>
      <w:r>
        <w:t>Galera</w:t>
      </w:r>
      <w:proofErr w:type="spellEnd"/>
      <w:r>
        <w:t xml:space="preserve"> </w:t>
      </w:r>
      <w:r w:rsidR="00EF2620">
        <w:t xml:space="preserve">database </w:t>
      </w:r>
      <w:r>
        <w:t>cluster</w:t>
      </w:r>
    </w:p>
    <w:p w14:paraId="18F1E192" w14:textId="77777777" w:rsidR="0094348C" w:rsidRDefault="007058B9" w:rsidP="0094348C">
      <w:r>
        <w:t xml:space="preserve">May be thinking to master data management </w:t>
      </w:r>
      <w:r w:rsidR="00805211">
        <w:t>at the occasion of this project is an opportunity to consider</w:t>
      </w:r>
    </w:p>
    <w:p w14:paraId="1267551D" w14:textId="2AB98C80" w:rsidR="00805211" w:rsidRDefault="00805211" w:rsidP="0094348C">
      <w:proofErr w:type="gramStart"/>
      <w:r>
        <w:t>In particular</w:t>
      </w:r>
      <w:r w:rsidR="00C35A46">
        <w:t>,</w:t>
      </w:r>
      <w:r>
        <w:t xml:space="preserve"> to</w:t>
      </w:r>
      <w:proofErr w:type="gramEnd"/>
      <w:r>
        <w:t xml:space="preserve"> reach GDPR conformity more easily, by using appropriate tools to manage data and the access rights.</w:t>
      </w:r>
    </w:p>
    <w:p w14:paraId="2139006B" w14:textId="77777777" w:rsidR="00EF4C1F" w:rsidRPr="001F40F3" w:rsidRDefault="00EF4C1F" w:rsidP="001F40F3"/>
    <w:p w14:paraId="22D1DC45" w14:textId="77777777" w:rsidR="009D7CA7" w:rsidRDefault="009D7CA7" w:rsidP="00641BB8">
      <w:pPr>
        <w:pStyle w:val="Titre4"/>
      </w:pPr>
      <w:r w:rsidRPr="00641BB8">
        <w:t>Transaction volumes</w:t>
      </w:r>
    </w:p>
    <w:p w14:paraId="6FA60E0C" w14:textId="2AEE61B6" w:rsidR="00683969" w:rsidRDefault="00B86B6D" w:rsidP="00C51AF6">
      <w:r>
        <w:t>Write transactions volume:</w:t>
      </w:r>
    </w:p>
    <w:p w14:paraId="316FC600" w14:textId="05C2A792" w:rsidR="00683969" w:rsidRDefault="00683969" w:rsidP="00C51AF6">
      <w:r>
        <w:t>In the excel document about data input traffic, the number of transaction</w:t>
      </w:r>
      <w:r w:rsidR="001326E2">
        <w:t>s</w:t>
      </w:r>
      <w:r>
        <w:t xml:space="preserve"> per day </w:t>
      </w:r>
      <w:r w:rsidR="001326E2">
        <w:t xml:space="preserve">for data acquisition </w:t>
      </w:r>
      <w:r>
        <w:t xml:space="preserve">has been evaluated around </w:t>
      </w:r>
      <w:r w:rsidR="001326E2" w:rsidRPr="001326E2">
        <w:t>62</w:t>
      </w:r>
      <w:r w:rsidR="001326E2">
        <w:t>0 000</w:t>
      </w:r>
      <w:r>
        <w:t>, this is a very low traffic.</w:t>
      </w:r>
    </w:p>
    <w:p w14:paraId="17A335C7" w14:textId="3AA84963" w:rsidR="00B86B6D" w:rsidRDefault="00B86B6D" w:rsidP="00C51AF6">
      <w:r>
        <w:t xml:space="preserve">A data acquisition transaction consists in the transformation of the message to NGSI, the update of </w:t>
      </w:r>
      <w:r w:rsidR="00281831">
        <w:t>the data in real time storage and insert it in history data store.</w:t>
      </w:r>
    </w:p>
    <w:p w14:paraId="6AC639DE" w14:textId="17CA09DC" w:rsidR="001326E2" w:rsidRDefault="00880E86" w:rsidP="00C51AF6">
      <w:r>
        <w:t>the top peak known demand is for tramway data (216 data/28 trains/every minute), for existing T1 line,</w:t>
      </w:r>
    </w:p>
    <w:p w14:paraId="0B00A094" w14:textId="2E4FE19E" w:rsidR="00880E86" w:rsidRDefault="00880E86" w:rsidP="00C51AF6">
      <w:r>
        <w:t>even we project to 100 trains with the 3 lines</w:t>
      </w:r>
      <w:r w:rsidR="00B86B6D">
        <w:t xml:space="preserve"> working, it’s less than 2 transactions per seconds</w:t>
      </w:r>
      <w:r w:rsidR="00281831">
        <w:t>.</w:t>
      </w:r>
    </w:p>
    <w:p w14:paraId="498F328E" w14:textId="77777777" w:rsidR="00281831" w:rsidRDefault="00281831" w:rsidP="00C51AF6"/>
    <w:p w14:paraId="4F1078AF" w14:textId="791042A7" w:rsidR="00683969" w:rsidRDefault="00281831" w:rsidP="00C51AF6">
      <w:r>
        <w:t>Read transaction volume:</w:t>
      </w:r>
    </w:p>
    <w:p w14:paraId="7FD9EC90" w14:textId="3ECB64ED" w:rsidR="00281831" w:rsidRDefault="00281831" w:rsidP="00C51AF6">
      <w:r>
        <w:t>To give a global evaluation at this step of the project is not easy, since it depends mostly on the type of application, and the traffic they should gen</w:t>
      </w:r>
      <w:r w:rsidR="000732DC">
        <w:t>e</w:t>
      </w:r>
      <w:r>
        <w:t>rate</w:t>
      </w:r>
    </w:p>
    <w:p w14:paraId="29BE522B" w14:textId="41F1D840" w:rsidR="00281831" w:rsidRDefault="00281831" w:rsidP="00281831">
      <w:r>
        <w:t xml:space="preserve">The database clusters will be easily </w:t>
      </w:r>
      <w:r w:rsidR="007F5D9D">
        <w:t xml:space="preserve">horizontally </w:t>
      </w:r>
      <w:r>
        <w:t xml:space="preserve">scalable, to support </w:t>
      </w:r>
      <w:r w:rsidR="000732DC">
        <w:t xml:space="preserve">read </w:t>
      </w:r>
      <w:r>
        <w:t>transaction increase in case of need.</w:t>
      </w:r>
    </w:p>
    <w:p w14:paraId="45C3E7B8" w14:textId="5B989E3F" w:rsidR="009B3161" w:rsidRDefault="009B3161" w:rsidP="00C51AF6"/>
    <w:p w14:paraId="2E15C04F" w14:textId="4C852916" w:rsidR="00C33229" w:rsidRDefault="00C33229" w:rsidP="00C33229">
      <w:pPr>
        <w:pStyle w:val="Titre4"/>
      </w:pPr>
      <w:r>
        <w:lastRenderedPageBreak/>
        <w:t>Storage Sizing</w:t>
      </w:r>
    </w:p>
    <w:p w14:paraId="353D77F6" w14:textId="77777777" w:rsidR="007431E6" w:rsidRDefault="00C33229" w:rsidP="00C51AF6">
      <w:r>
        <w:t xml:space="preserve">Depending on the component, some storage volumes </w:t>
      </w:r>
      <w:proofErr w:type="gramStart"/>
      <w:r>
        <w:t>have to</w:t>
      </w:r>
      <w:proofErr w:type="gramEnd"/>
      <w:r>
        <w:t xml:space="preserve"> be used, </w:t>
      </w:r>
      <w:r w:rsidR="007431E6">
        <w:t>to persist data outside of the container itself.</w:t>
      </w:r>
    </w:p>
    <w:p w14:paraId="222955C6" w14:textId="77777777" w:rsidR="00FC1592" w:rsidRDefault="00FC1592" w:rsidP="00C51AF6"/>
    <w:p w14:paraId="6242077F" w14:textId="6B841C0B" w:rsidR="006B2658" w:rsidRDefault="005D4ED7" w:rsidP="00C51AF6">
      <w:r>
        <w:t>F</w:t>
      </w:r>
      <w:r w:rsidR="007431E6">
        <w:t>or most of components except database servers, the storage needs are</w:t>
      </w:r>
      <w:r w:rsidR="006B2658">
        <w:t xml:space="preserve"> limited to the container image</w:t>
      </w:r>
      <w:r w:rsidR="007C5549">
        <w:t xml:space="preserve"> </w:t>
      </w:r>
      <w:r w:rsidR="006B2658">
        <w:t>footprint</w:t>
      </w:r>
      <w:r w:rsidR="007C5549">
        <w:t xml:space="preserve"> (from 40MB</w:t>
      </w:r>
      <w:r w:rsidR="006112A6">
        <w:t xml:space="preserve"> for simple</w:t>
      </w:r>
      <w:r w:rsidR="007C5549">
        <w:t xml:space="preserve"> to 1GB</w:t>
      </w:r>
      <w:r w:rsidR="00281831">
        <w:t xml:space="preserve"> for very complex images</w:t>
      </w:r>
      <w:r w:rsidR="007C5549">
        <w:t>)</w:t>
      </w:r>
      <w:r w:rsidR="006B2658">
        <w:t xml:space="preserve">, and some configuration files (important for the container, </w:t>
      </w:r>
      <w:r w:rsidR="006B2658" w:rsidRPr="006B2658">
        <w:t>negligible</w:t>
      </w:r>
      <w:r w:rsidR="006B2658">
        <w:t xml:space="preserve"> in size).</w:t>
      </w:r>
    </w:p>
    <w:p w14:paraId="08FBC70F" w14:textId="7DAC85F0" w:rsidR="00C33229" w:rsidRDefault="006B2658" w:rsidP="00C51AF6">
      <w:r>
        <w:t xml:space="preserve">In section 3, for each component indication about the storage </w:t>
      </w:r>
      <w:r w:rsidR="00952297">
        <w:t>requirements</w:t>
      </w:r>
      <w:r>
        <w:t xml:space="preserve"> will be assessed.</w:t>
      </w:r>
    </w:p>
    <w:p w14:paraId="5C518DF8" w14:textId="77777777" w:rsidR="00FC1592" w:rsidRDefault="00FC1592" w:rsidP="00C51AF6"/>
    <w:p w14:paraId="70E07F05" w14:textId="56A3932A" w:rsidR="006B2658" w:rsidRDefault="006B2658" w:rsidP="00C51AF6">
      <w:r>
        <w:t>For database cluster</w:t>
      </w:r>
      <w:r w:rsidR="006F7CF2">
        <w:t>s</w:t>
      </w:r>
      <w:r w:rsidR="00952297">
        <w:t>, the problematic is different</w:t>
      </w:r>
      <w:r w:rsidR="00DD3E81">
        <w:t xml:space="preserve"> and is described in section 3 as well.</w:t>
      </w:r>
    </w:p>
    <w:p w14:paraId="4736B916" w14:textId="77777777" w:rsidR="00281831" w:rsidRDefault="00281831" w:rsidP="00C51AF6"/>
    <w:p w14:paraId="40581721" w14:textId="77777777" w:rsidR="00C33229" w:rsidRPr="00C51AF6" w:rsidRDefault="00C33229" w:rsidP="00C51AF6"/>
    <w:p w14:paraId="079D458E" w14:textId="77777777" w:rsidR="009D7CA7" w:rsidRDefault="009B3161" w:rsidP="00641BB8">
      <w:pPr>
        <w:pStyle w:val="Titre4"/>
      </w:pPr>
      <w:r>
        <w:t>Concurrent user</w:t>
      </w:r>
      <w:r w:rsidR="0036086A">
        <w:t xml:space="preserve"> &amp; devices</w:t>
      </w:r>
    </w:p>
    <w:p w14:paraId="121B7EBD" w14:textId="5C33E2F8" w:rsidR="009B3161" w:rsidRDefault="00E13566" w:rsidP="009B3161">
      <w:r>
        <w:t>T</w:t>
      </w:r>
      <w:r w:rsidR="00B27D5D">
        <w:t>he</w:t>
      </w:r>
      <w:r w:rsidR="002964F3">
        <w:t xml:space="preserve"> scalability </w:t>
      </w:r>
      <w:r w:rsidR="00B27D5D">
        <w:t>of the platform</w:t>
      </w:r>
      <w:r w:rsidR="00721383">
        <w:t xml:space="preserve"> using containers,</w:t>
      </w:r>
      <w:r w:rsidR="00B27D5D">
        <w:t xml:space="preserve">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w:t>
      </w:r>
      <w:r w:rsidR="00FC1592">
        <w:t xml:space="preserve">by deploying more instances of services, </w:t>
      </w:r>
      <w:r>
        <w:t xml:space="preserve">providing </w:t>
      </w:r>
      <w:r w:rsidR="00551D23">
        <w:t xml:space="preserve">the provisioning of enough computing nodes </w:t>
      </w:r>
      <w:r w:rsidR="00FC1592">
        <w:t>as virtual machines or</w:t>
      </w:r>
      <w:r w:rsidR="00551D23">
        <w:t xml:space="preserve"> bare metal servers</w:t>
      </w:r>
      <w:r w:rsidR="0036086A">
        <w:t xml:space="preserve"> to absorb the load</w:t>
      </w:r>
      <w:r w:rsidR="00551D23">
        <w:t>.</w:t>
      </w:r>
    </w:p>
    <w:p w14:paraId="4D972A4C" w14:textId="5382CABF" w:rsidR="00721383" w:rsidRPr="00C51AF6" w:rsidRDefault="00721383" w:rsidP="009B3161">
      <w:r>
        <w:t xml:space="preserve">By starting with a simple configuration on 3 or 4 nodes, we will evaluate performance through some simple use cases scenarios, with a monitoring system </w:t>
      </w:r>
      <w:proofErr w:type="gramStart"/>
      <w:r w:rsidR="00D10440">
        <w:t>beside,</w:t>
      </w:r>
      <w:proofErr w:type="gramEnd"/>
      <w:r w:rsidR="00D10440">
        <w:t xml:space="preserve"> which store history.</w:t>
      </w:r>
    </w:p>
    <w:p w14:paraId="43D9D8F3" w14:textId="77777777" w:rsidR="009B3161" w:rsidRPr="009B3161" w:rsidRDefault="009B3161" w:rsidP="009B3161"/>
    <w:p w14:paraId="1764B646" w14:textId="77777777" w:rsidR="009D7CA7" w:rsidRDefault="00692D17" w:rsidP="00641BB8">
      <w:pPr>
        <w:pStyle w:val="Titre4"/>
      </w:pPr>
      <w:r>
        <w:t xml:space="preserve">Data import, </w:t>
      </w:r>
      <w:r w:rsidR="009D7CA7" w:rsidRPr="00641BB8">
        <w:t>export</w:t>
      </w:r>
      <w:r>
        <w:t xml:space="preserve"> and models</w:t>
      </w:r>
    </w:p>
    <w:p w14:paraId="0DB166A9" w14:textId="77777777" w:rsidR="00692D17" w:rsidRDefault="00C51AF6" w:rsidP="00C51AF6">
      <w:r>
        <w:t>Data existing in the current data warehouse will be imported into the new platform</w:t>
      </w:r>
      <w:r w:rsidR="00DF2A0F">
        <w:t xml:space="preserve">, </w:t>
      </w:r>
    </w:p>
    <w:p w14:paraId="69BC22F4" w14:textId="77777777" w:rsidR="00C51AF6" w:rsidRDefault="00692D17" w:rsidP="00C51AF6">
      <w:r>
        <w:t>T</w:t>
      </w:r>
      <w:r w:rsidR="00DF2A0F">
        <w:t xml:space="preserve">he main concern remains the current data model adaptation to </w:t>
      </w:r>
      <w:r w:rsidR="00DB3545">
        <w:t xml:space="preserve">existing </w:t>
      </w:r>
      <w:hyperlink r:id="rId35" w:history="1">
        <w:proofErr w:type="spellStart"/>
        <w:r w:rsidR="00DF2A0F" w:rsidRPr="00CE1668">
          <w:rPr>
            <w:rStyle w:val="Lienhypertexte"/>
          </w:rPr>
          <w:t>Fiware</w:t>
        </w:r>
        <w:proofErr w:type="spellEnd"/>
        <w:r w:rsidR="00DF2A0F" w:rsidRPr="00CE1668">
          <w:rPr>
            <w:rStyle w:val="Lienhypertexte"/>
          </w:rPr>
          <w:t xml:space="preserve"> data models</w:t>
        </w:r>
      </w:hyperlink>
      <w:r w:rsidR="00DB3545">
        <w:t xml:space="preserve"> and eventually propose amendment</w:t>
      </w:r>
      <w:r w:rsidR="00CE1668">
        <w:t>s when needed</w:t>
      </w:r>
      <w:r w:rsidR="00DF2A0F">
        <w:t>.</w:t>
      </w:r>
    </w:p>
    <w:p w14:paraId="7195E85E" w14:textId="77777777" w:rsidR="00DB3545" w:rsidRDefault="00DB3545" w:rsidP="00C51AF6">
      <w:r>
        <w:t xml:space="preserve">This is currently under study, </w:t>
      </w:r>
      <w:proofErr w:type="gramStart"/>
      <w:r>
        <w:t>in order to</w:t>
      </w:r>
      <w:proofErr w:type="gramEnd"/>
      <w:r>
        <w:t xml:space="preserve">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w:t>
      </w:r>
      <w:proofErr w:type="spellStart"/>
      <w:r w:rsidR="00CE1668">
        <w:t>Fiware</w:t>
      </w:r>
      <w:proofErr w:type="spellEnd"/>
      <w:r w:rsidR="00CE1668">
        <w:t xml:space="preserve"> data model</w:t>
      </w:r>
      <w:r w:rsidR="007F5BE3">
        <w:t>.</w:t>
      </w:r>
    </w:p>
    <w:p w14:paraId="1F005669" w14:textId="187AD6AA" w:rsidR="009B3161" w:rsidRDefault="001A234C" w:rsidP="00C51AF6">
      <w:r>
        <w:t xml:space="preserve">In case new attributes need to be added to a </w:t>
      </w:r>
      <w:proofErr w:type="spellStart"/>
      <w:r>
        <w:t>Fiware</w:t>
      </w:r>
      <w:proofErr w:type="spellEnd"/>
      <w:r>
        <w:t xml:space="preserve"> proposed model, or new data model, the proposal should be sent to </w:t>
      </w:r>
      <w:proofErr w:type="spellStart"/>
      <w:r>
        <w:t>Fiware</w:t>
      </w:r>
      <w:proofErr w:type="spellEnd"/>
      <w:r>
        <w:t xml:space="preserve"> for validation, respecting the given guidelines on </w:t>
      </w:r>
      <w:hyperlink r:id="rId36" w:anchor="how-to-contribute" w:history="1">
        <w:r w:rsidRPr="001A234C">
          <w:rPr>
            <w:rStyle w:val="Lienhypertexte"/>
          </w:rPr>
          <w:t xml:space="preserve">How </w:t>
        </w:r>
        <w:proofErr w:type="gramStart"/>
        <w:r w:rsidRPr="001A234C">
          <w:rPr>
            <w:rStyle w:val="Lienhypertexte"/>
          </w:rPr>
          <w:t>To</w:t>
        </w:r>
        <w:proofErr w:type="gramEnd"/>
        <w:r w:rsidRPr="001A234C">
          <w:rPr>
            <w:rStyle w:val="Lienhypertexte"/>
          </w:rPr>
          <w:t xml:space="preserve"> Contribute</w:t>
        </w:r>
      </w:hyperlink>
      <w:r>
        <w:t>.</w:t>
      </w:r>
    </w:p>
    <w:p w14:paraId="3B89F5B9" w14:textId="77777777" w:rsidR="00C35A46" w:rsidRPr="00C51AF6" w:rsidRDefault="00C35A46" w:rsidP="00C51AF6"/>
    <w:p w14:paraId="6AFFC226" w14:textId="77777777" w:rsidR="009D7CA7" w:rsidRDefault="009D7CA7" w:rsidP="00641BB8">
      <w:pPr>
        <w:pStyle w:val="Titre4"/>
      </w:pPr>
      <w:r w:rsidRPr="00641BB8">
        <w:t>Disaster recovery</w:t>
      </w:r>
    </w:p>
    <w:p w14:paraId="70C81AFF" w14:textId="77777777"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14:paraId="47C097C1" w14:textId="77777777"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14:paraId="428AAF57" w14:textId="77777777" w:rsidR="00E13566" w:rsidRPr="00302734" w:rsidRDefault="00E13566" w:rsidP="00302734"/>
    <w:p w14:paraId="5D75697B" w14:textId="77777777" w:rsidR="009D7CA7" w:rsidRDefault="009D7CA7" w:rsidP="00641BB8">
      <w:pPr>
        <w:pStyle w:val="Titre4"/>
      </w:pPr>
      <w:r w:rsidRPr="00641BB8">
        <w:t>GDPR</w:t>
      </w:r>
    </w:p>
    <w:p w14:paraId="7C5C7B75" w14:textId="77777777"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proofErr w:type="gramStart"/>
      <w:r w:rsidR="005B2D11">
        <w:t xml:space="preserve"> </w:t>
      </w:r>
      <w:r>
        <w:t>2018</w:t>
      </w:r>
      <w:proofErr w:type="gramEnd"/>
      <w:r w:rsidR="00FE6CCB">
        <w:t>, it’s a</w:t>
      </w:r>
      <w:r w:rsidR="00014B9D">
        <w:t xml:space="preserve"> recent</w:t>
      </w:r>
      <w:r w:rsidR="00FE6CCB">
        <w:t xml:space="preserve"> European directive </w:t>
      </w:r>
      <w:r w:rsidR="002F4F61">
        <w:t>defining</w:t>
      </w:r>
      <w:r w:rsidR="00DF0958">
        <w:t xml:space="preserve"> new rules for personal data management.</w:t>
      </w:r>
    </w:p>
    <w:p w14:paraId="02F9274D" w14:textId="77777777" w:rsidR="00DF0958" w:rsidRDefault="00DF0958" w:rsidP="00E13566"/>
    <w:p w14:paraId="2B6568C0" w14:textId="77777777" w:rsidR="00DF0958" w:rsidRDefault="00DF0958" w:rsidP="00E13566">
      <w:r w:rsidRPr="00DF0958">
        <w:t>Here are the major changes that are mentioned in this new legislation:</w:t>
      </w:r>
    </w:p>
    <w:p w14:paraId="6C7054EF" w14:textId="77777777" w:rsidR="00DF0958" w:rsidRDefault="00DF0958" w:rsidP="00E70F96">
      <w:pPr>
        <w:pStyle w:val="Paragraphedeliste"/>
        <w:numPr>
          <w:ilvl w:val="0"/>
          <w:numId w:val="27"/>
        </w:numPr>
      </w:pPr>
      <w:r w:rsidRPr="00E70F96">
        <w:rPr>
          <w:b/>
        </w:rPr>
        <w:t xml:space="preserve">Consent: </w:t>
      </w:r>
      <w:r>
        <w:t>Consent of personal data must be freely given, specific, informed and unambiguous. Consent is not freely given if a person is unable to freely refuse consent without detriment.</w:t>
      </w:r>
    </w:p>
    <w:p w14:paraId="2C7734BC" w14:textId="77777777" w:rsidR="00DF0958" w:rsidRDefault="00DF0958" w:rsidP="00DF0958"/>
    <w:p w14:paraId="742ED6F4" w14:textId="7628303B" w:rsidR="00DF0958" w:rsidRDefault="00DF0958" w:rsidP="00E70F96">
      <w:pPr>
        <w:pStyle w:val="Paragraphedeliste"/>
        <w:numPr>
          <w:ilvl w:val="0"/>
          <w:numId w:val="27"/>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r w:rsidR="0036320B">
        <w:t>minimization</w:t>
      </w:r>
      <w:r>
        <w:t>.</w:t>
      </w:r>
    </w:p>
    <w:p w14:paraId="43F9337F" w14:textId="77777777" w:rsidR="00DF0958" w:rsidRDefault="00DF0958" w:rsidP="00DF0958"/>
    <w:p w14:paraId="4A39557E" w14:textId="77777777" w:rsidR="00DF0958" w:rsidRDefault="00DF0958" w:rsidP="00E70F96">
      <w:pPr>
        <w:pStyle w:val="Paragraphedeliste"/>
        <w:numPr>
          <w:ilvl w:val="0"/>
          <w:numId w:val="27"/>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14:paraId="1491B21F" w14:textId="77777777" w:rsidR="00DF0958" w:rsidRDefault="00DF0958" w:rsidP="00DF0958"/>
    <w:p w14:paraId="346AFF97" w14:textId="77777777" w:rsidR="00DF0958" w:rsidRDefault="00DF0958" w:rsidP="00E70F96">
      <w:pPr>
        <w:pStyle w:val="Paragraphedeliste"/>
        <w:numPr>
          <w:ilvl w:val="0"/>
          <w:numId w:val="27"/>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14:paraId="07DC23C4" w14:textId="77777777" w:rsidR="00DF0958" w:rsidRDefault="00DF0958" w:rsidP="00DF0958"/>
    <w:p w14:paraId="2354DCDD" w14:textId="77777777" w:rsidR="00DF0958" w:rsidRDefault="00DF0958" w:rsidP="00E70F96">
      <w:pPr>
        <w:pStyle w:val="Paragraphedeliste"/>
        <w:numPr>
          <w:ilvl w:val="0"/>
          <w:numId w:val="27"/>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w:t>
      </w:r>
      <w:proofErr w:type="spellStart"/>
      <w:r>
        <w:t>organisation</w:t>
      </w:r>
      <w:proofErr w:type="spellEnd"/>
      <w:r>
        <w:t xml:space="preserve"> measures to ensure data protection, this could include appointing a </w:t>
      </w:r>
      <w:r w:rsidRPr="00876C36">
        <w:rPr>
          <w:b/>
        </w:rPr>
        <w:t>Data Protection Officer</w:t>
      </w:r>
      <w:r>
        <w:t xml:space="preserve"> if needed.</w:t>
      </w:r>
    </w:p>
    <w:p w14:paraId="09A9C8C7" w14:textId="77777777" w:rsidR="00DF0958" w:rsidRDefault="00DF0958" w:rsidP="00DF0958"/>
    <w:p w14:paraId="51884080" w14:textId="77777777" w:rsidR="00DF0958" w:rsidRDefault="00DF0958" w:rsidP="00E70F96">
      <w:pPr>
        <w:pStyle w:val="Paragraphedeliste"/>
        <w:numPr>
          <w:ilvl w:val="0"/>
          <w:numId w:val="27"/>
        </w:numPr>
      </w:pPr>
      <w:r w:rsidRPr="00E70F96">
        <w:rPr>
          <w:b/>
        </w:rPr>
        <w:t xml:space="preserve">One stop shop: </w:t>
      </w:r>
      <w:r>
        <w:t>This legislation will be applicable in all EU states without the need of implementing national legislation. Having a single set of rules will benefit businesses as they will not need to comply with multiple authorities, streamlining the process and saving an estimate of €2.3 billion a year.</w:t>
      </w:r>
    </w:p>
    <w:p w14:paraId="731F4FE7" w14:textId="77777777" w:rsidR="00DF0958" w:rsidRDefault="00DF0958" w:rsidP="00DF0958"/>
    <w:p w14:paraId="13495638" w14:textId="77777777" w:rsidR="00DF0958" w:rsidRDefault="00DF0958" w:rsidP="00E70F96">
      <w:pPr>
        <w:pStyle w:val="Paragraphedeliste"/>
        <w:numPr>
          <w:ilvl w:val="0"/>
          <w:numId w:val="27"/>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14:paraId="7F7D5B36" w14:textId="77777777" w:rsidR="00DF0958" w:rsidRDefault="00DF0958" w:rsidP="00DF0958"/>
    <w:p w14:paraId="072121A7" w14:textId="77777777" w:rsidR="00DF0958" w:rsidRDefault="008C4424" w:rsidP="00D55299">
      <w:pPr>
        <w:pStyle w:val="Paragraphedeliste"/>
        <w:numPr>
          <w:ilvl w:val="0"/>
          <w:numId w:val="27"/>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 xml:space="preserve">the </w:t>
      </w:r>
      <w:proofErr w:type="spellStart"/>
      <w:r>
        <w:t>organis</w:t>
      </w:r>
      <w:r w:rsidR="00DF0958">
        <w:t>ation</w:t>
      </w:r>
      <w:proofErr w:type="spellEnd"/>
      <w:r w:rsidR="00DF0958">
        <w:t xml:space="preserve"> must also take appropriate steps to inform any third party that might have any links or copies of the data and request them to delete it.</w:t>
      </w:r>
    </w:p>
    <w:p w14:paraId="1D14C109" w14:textId="77777777" w:rsidR="00D55299" w:rsidRDefault="00D55299" w:rsidP="00D55299">
      <w:pPr>
        <w:pStyle w:val="Paragraphedeliste"/>
      </w:pPr>
    </w:p>
    <w:p w14:paraId="403E470B" w14:textId="77777777" w:rsidR="00D55299" w:rsidRDefault="00D55299" w:rsidP="00D55299">
      <w:pPr>
        <w:pStyle w:val="Paragraphedeliste"/>
        <w:numPr>
          <w:ilvl w:val="0"/>
          <w:numId w:val="27"/>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14:paraId="3038437E" w14:textId="77777777" w:rsidR="006A5945" w:rsidRDefault="006A5945" w:rsidP="006A5945">
      <w:pPr>
        <w:pStyle w:val="Paragraphedeliste"/>
      </w:pPr>
    </w:p>
    <w:p w14:paraId="79821216" w14:textId="77777777" w:rsidR="00084DF0" w:rsidRDefault="00084DF0" w:rsidP="00084DF0">
      <w:r>
        <w:t xml:space="preserve">Data Protection Act identifies Data controllers and Data Processors as separate jobs: </w:t>
      </w:r>
    </w:p>
    <w:p w14:paraId="0DFCC39E" w14:textId="77777777" w:rsidR="00084DF0" w:rsidRDefault="008069E1" w:rsidP="00084DF0">
      <w:pPr>
        <w:rPr>
          <w:rStyle w:val="Lienhypertexte"/>
        </w:rPr>
      </w:pPr>
      <w:hyperlink r:id="rId37" w:history="1">
        <w:r w:rsidR="00084DF0" w:rsidRPr="0053125C">
          <w:rPr>
            <w:rStyle w:val="Lienhypertexte"/>
          </w:rPr>
          <w:t>https://ico.org.uk/media/for-organisations/documents/1546/data-controllers-and-data-processors-dp-guidance.pdf</w:t>
        </w:r>
      </w:hyperlink>
    </w:p>
    <w:p w14:paraId="34E92DFC" w14:textId="77777777" w:rsidR="00084DF0" w:rsidRDefault="00084DF0" w:rsidP="00084DF0">
      <w:pPr>
        <w:rPr>
          <w:rStyle w:val="Lienhypertexte"/>
        </w:rPr>
      </w:pPr>
    </w:p>
    <w:p w14:paraId="7095EF1D" w14:textId="77777777" w:rsidR="006A5945" w:rsidRDefault="006A5945" w:rsidP="00084DF0">
      <w:r>
        <w:t xml:space="preserve">The </w:t>
      </w:r>
      <w:r w:rsidR="00084DF0">
        <w:t xml:space="preserve">new GDPR </w:t>
      </w:r>
      <w:r>
        <w:t>rules described above will have to be applied mostly in the applications involving the use of personal data (</w:t>
      </w:r>
      <w:proofErr w:type="gramStart"/>
      <w:r>
        <w:t xml:space="preserve">in particular </w:t>
      </w:r>
      <w:r w:rsidR="008C4424">
        <w:t>data</w:t>
      </w:r>
      <w:proofErr w:type="gramEnd"/>
      <w:r w:rsidR="008C4424">
        <w:t xml:space="preserve"> from </w:t>
      </w:r>
      <w:r>
        <w:t>citizens)</w:t>
      </w:r>
      <w:r w:rsidR="008C4424">
        <w:t>.</w:t>
      </w:r>
    </w:p>
    <w:p w14:paraId="4303322E" w14:textId="77777777" w:rsidR="008C4424" w:rsidRDefault="00AC148F" w:rsidP="006A5945">
      <w:r>
        <w:t>However</w:t>
      </w:r>
      <w:r w:rsidR="007F425B">
        <w:t>,</w:t>
      </w:r>
      <w:r>
        <w:t xml:space="preserve"> as the platform will be recipient of many different kind of data, it could be hard to embrace the complexity of the data sets possible </w:t>
      </w:r>
      <w:r w:rsidRPr="00AC148F">
        <w:t>entanglement</w:t>
      </w:r>
      <w:r w:rsidR="00014B9D">
        <w:t xml:space="preserve">, some data can be related to citizens, because coming from objects/sensors at home, even </w:t>
      </w:r>
      <w:proofErr w:type="spellStart"/>
      <w:r w:rsidR="00014B9D">
        <w:t>weared</w:t>
      </w:r>
      <w:proofErr w:type="spellEnd"/>
      <w:r w:rsidR="002B26F8">
        <w:t>, or simply published through applications</w:t>
      </w:r>
      <w:r w:rsidR="009F466E">
        <w:t>.</w:t>
      </w:r>
    </w:p>
    <w:p w14:paraId="6CA8F848" w14:textId="77777777"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14:paraId="2949DFBD" w14:textId="77777777" w:rsidR="00C84F8F" w:rsidRDefault="00C84F8F" w:rsidP="006A5945"/>
    <w:p w14:paraId="121919A0" w14:textId="77777777" w:rsidR="002B26F8" w:rsidRDefault="002B26F8" w:rsidP="006A5945">
      <w:r>
        <w:t xml:space="preserve">The multitenant nature of the </w:t>
      </w:r>
      <w:proofErr w:type="spellStart"/>
      <w:r>
        <w:t>Fiware</w:t>
      </w:r>
      <w:proofErr w:type="spellEnd"/>
      <w:r>
        <w:t xml:space="preserv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14:paraId="67F8B8EF" w14:textId="77777777"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14:paraId="30B57EA5" w14:textId="7A641785" w:rsidR="002D7C8C" w:rsidRDefault="002D7C8C" w:rsidP="00015DD1">
      <w:pPr>
        <w:pStyle w:val="Titre2"/>
        <w:numPr>
          <w:ilvl w:val="1"/>
          <w:numId w:val="29"/>
        </w:numPr>
      </w:pPr>
      <w:bookmarkStart w:id="99" w:name="_Toc499648746"/>
      <w:bookmarkStart w:id="100" w:name="_Toc499654976"/>
      <w:r>
        <w:t>System Architecture Component Definitions</w:t>
      </w:r>
      <w:bookmarkEnd w:id="99"/>
      <w:bookmarkEnd w:id="100"/>
    </w:p>
    <w:p w14:paraId="6CE7307E" w14:textId="40E5A50C" w:rsidR="00C17488" w:rsidRDefault="00C17488" w:rsidP="00C17488"/>
    <w:p w14:paraId="4383EBCD" w14:textId="154AA7A5" w:rsidR="00C17488" w:rsidRDefault="00C17488" w:rsidP="00C17488">
      <w:pPr>
        <w:pStyle w:val="Titre3"/>
      </w:pPr>
      <w:bookmarkStart w:id="101" w:name="_Toc499648747"/>
      <w:bookmarkStart w:id="102" w:name="_Toc499654977"/>
      <w:r>
        <w:t>Docker Images Management Component</w:t>
      </w:r>
      <w:r w:rsidR="00C91847">
        <w:t>s</w:t>
      </w:r>
      <w:bookmarkEnd w:id="101"/>
      <w:bookmarkEnd w:id="102"/>
    </w:p>
    <w:p w14:paraId="36F9FF06" w14:textId="389754A6" w:rsidR="00C17488" w:rsidRDefault="00C17488" w:rsidP="00C17488">
      <w:r>
        <w:t>MNCA needs to manage its own Docker images</w:t>
      </w:r>
      <w:r w:rsidR="00EF5CF8">
        <w:t xml:space="preserve"> in a local Docker Images Registry</w:t>
      </w:r>
      <w:r>
        <w:t xml:space="preserve">, </w:t>
      </w:r>
      <w:hyperlink r:id="rId38" w:history="1">
        <w:r w:rsidRPr="006F6545">
          <w:rPr>
            <w:rStyle w:val="Lienhypertexte"/>
          </w:rPr>
          <w:t>Portus</w:t>
        </w:r>
      </w:hyperlink>
      <w:r>
        <w:t xml:space="preserve"> has been chosen as the component for this role.</w:t>
      </w:r>
    </w:p>
    <w:p w14:paraId="086E379E" w14:textId="41880334" w:rsidR="00C17488" w:rsidRDefault="00C17488" w:rsidP="00C17488">
      <w:r>
        <w:t xml:space="preserve">It’s not a </w:t>
      </w:r>
      <w:proofErr w:type="spellStart"/>
      <w:r>
        <w:t>Fiware</w:t>
      </w:r>
      <w:proofErr w:type="spellEnd"/>
      <w:r>
        <w:t xml:space="preserve"> functional module, but an infrastructure </w:t>
      </w:r>
      <w:r w:rsidR="00222F92">
        <w:t>element</w:t>
      </w:r>
      <w:r w:rsidR="00F62359">
        <w:t xml:space="preserve"> to manage a Docker registry (</w:t>
      </w:r>
      <w:r w:rsidR="00E2346D">
        <w:t>Docker images storage)</w:t>
      </w:r>
      <w:r w:rsidR="00222F92">
        <w:t>.</w:t>
      </w:r>
    </w:p>
    <w:p w14:paraId="35AF0BC2" w14:textId="306AA549" w:rsidR="00FC6E4E" w:rsidRDefault="00FC6E4E"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FC6E4E" w14:paraId="1F883251" w14:textId="77777777" w:rsidTr="001C6ED4">
        <w:tc>
          <w:tcPr>
            <w:tcW w:w="2698" w:type="dxa"/>
          </w:tcPr>
          <w:p w14:paraId="532087EB" w14:textId="77777777" w:rsidR="00FC6E4E" w:rsidRDefault="00FC6E4E" w:rsidP="001C6ED4">
            <w:pPr>
              <w:rPr>
                <w:b/>
                <w:bCs/>
              </w:rPr>
            </w:pPr>
            <w:r>
              <w:rPr>
                <w:b/>
                <w:bCs/>
              </w:rPr>
              <w:t>Architecture Component</w:t>
            </w:r>
          </w:p>
        </w:tc>
        <w:tc>
          <w:tcPr>
            <w:tcW w:w="5661" w:type="dxa"/>
          </w:tcPr>
          <w:p w14:paraId="220B1DF0" w14:textId="77777777" w:rsidR="00FC6E4E" w:rsidRDefault="00FC6E4E" w:rsidP="001C6ED4">
            <w:pPr>
              <w:rPr>
                <w:b/>
                <w:bCs/>
              </w:rPr>
            </w:pPr>
            <w:r>
              <w:rPr>
                <w:b/>
                <w:bCs/>
              </w:rPr>
              <w:t>Component Elements</w:t>
            </w:r>
          </w:p>
        </w:tc>
      </w:tr>
      <w:tr w:rsidR="00FC6E4E" w14:paraId="2DF36A46" w14:textId="77777777" w:rsidTr="001C6ED4">
        <w:tc>
          <w:tcPr>
            <w:tcW w:w="2698" w:type="dxa"/>
          </w:tcPr>
          <w:p w14:paraId="46FF14C2" w14:textId="77777777" w:rsidR="00FC6E4E" w:rsidRDefault="00FC6E4E" w:rsidP="001C6ED4">
            <w:r>
              <w:t>Database Server</w:t>
            </w:r>
          </w:p>
        </w:tc>
        <w:tc>
          <w:tcPr>
            <w:tcW w:w="5661" w:type="dxa"/>
          </w:tcPr>
          <w:p w14:paraId="42CC2D52" w14:textId="068247D0" w:rsidR="00FC6E4E" w:rsidRDefault="00FC6E4E" w:rsidP="001C6ED4">
            <w:proofErr w:type="spellStart"/>
            <w:r>
              <w:t>Postgresql</w:t>
            </w:r>
            <w:proofErr w:type="spellEnd"/>
            <w:r w:rsidR="00B8572C">
              <w:t xml:space="preserve"> or </w:t>
            </w:r>
            <w:r>
              <w:t>MySQL</w:t>
            </w:r>
            <w:r w:rsidR="00B8572C">
              <w:t xml:space="preserve"> (default) =&gt; </w:t>
            </w:r>
            <w:proofErr w:type="spellStart"/>
            <w:r w:rsidR="00B8572C">
              <w:t>Citus</w:t>
            </w:r>
            <w:proofErr w:type="spellEnd"/>
            <w:r w:rsidR="00B8572C">
              <w:t>/PostgreSQL</w:t>
            </w:r>
          </w:p>
        </w:tc>
      </w:tr>
      <w:tr w:rsidR="00FC6E4E" w14:paraId="3EA61E20" w14:textId="77777777" w:rsidTr="001C6ED4">
        <w:tc>
          <w:tcPr>
            <w:tcW w:w="2698" w:type="dxa"/>
          </w:tcPr>
          <w:p w14:paraId="6E40BDD8" w14:textId="4A32D62E" w:rsidR="00FC6E4E" w:rsidRDefault="00FC6E4E" w:rsidP="001C6ED4">
            <w:r>
              <w:t>Application</w:t>
            </w:r>
          </w:p>
        </w:tc>
        <w:tc>
          <w:tcPr>
            <w:tcW w:w="5661" w:type="dxa"/>
          </w:tcPr>
          <w:p w14:paraId="787DA1C3" w14:textId="0561C90C" w:rsidR="00945258" w:rsidRDefault="00945258" w:rsidP="00B8572C">
            <w:r>
              <w:t>Docker Registry</w:t>
            </w:r>
          </w:p>
          <w:p w14:paraId="784EC710" w14:textId="1083A4C6" w:rsidR="00FC6E4E" w:rsidRDefault="00B8572C" w:rsidP="00B8572C">
            <w:r w:rsidRPr="00C91847">
              <w:t>NGINX</w:t>
            </w:r>
            <w:r w:rsidR="00C91847">
              <w:rPr>
                <w:b/>
              </w:rPr>
              <w:t xml:space="preserve"> </w:t>
            </w:r>
            <w:r w:rsidR="00C91847" w:rsidRPr="00C91847">
              <w:t>or</w:t>
            </w:r>
            <w:r w:rsidR="00C91847">
              <w:rPr>
                <w:b/>
              </w:rPr>
              <w:t xml:space="preserve"> </w:t>
            </w:r>
            <w:hyperlink r:id="rId39" w:history="1">
              <w:r w:rsidR="00C91847" w:rsidRPr="00EA7075">
                <w:rPr>
                  <w:rStyle w:val="Lienhypertexte"/>
                  <w:b/>
                </w:rPr>
                <w:t>Puma</w:t>
              </w:r>
            </w:hyperlink>
            <w:r w:rsidR="00C91847">
              <w:rPr>
                <w:b/>
              </w:rPr>
              <w:t xml:space="preserve"> </w:t>
            </w:r>
            <w:r w:rsidR="00C91847" w:rsidRPr="00C91847">
              <w:t>(Ruby web server)</w:t>
            </w:r>
          </w:p>
          <w:p w14:paraId="03DC89FB" w14:textId="38EB72A8" w:rsidR="00B8572C" w:rsidRDefault="00D67108" w:rsidP="00B8572C">
            <w:r>
              <w:t>Portus</w:t>
            </w:r>
            <w:r w:rsidR="00945258">
              <w:t xml:space="preserve"> web UI</w:t>
            </w:r>
            <w:r>
              <w:t xml:space="preserve"> (developed in Ruby)</w:t>
            </w:r>
          </w:p>
        </w:tc>
      </w:tr>
    </w:tbl>
    <w:p w14:paraId="0653A6AF" w14:textId="05DE9775" w:rsidR="00FC6E4E" w:rsidRDefault="00FC6E4E" w:rsidP="00C17488">
      <w:r>
        <w:lastRenderedPageBreak/>
        <w:br w:type="textWrapping" w:clear="all"/>
      </w:r>
    </w:p>
    <w:p w14:paraId="7640C6AD" w14:textId="0AD519B6" w:rsidR="00C17488" w:rsidRDefault="00945258" w:rsidP="00C17488">
      <w:r>
        <w:t>Portus provides mainly authentication towards a Docker registry, which ha</w:t>
      </w:r>
      <w:r w:rsidR="004E2F11">
        <w:t>ve</w:t>
      </w:r>
      <w:r>
        <w:t xml:space="preserve"> to be started in a container</w:t>
      </w:r>
      <w:r w:rsidR="00F90E7E">
        <w:t xml:space="preserve">: </w:t>
      </w:r>
      <w:hyperlink r:id="rId40" w:anchor="copy-an-image-from-docker-hub-to-your-registry" w:history="1">
        <w:r w:rsidR="00F90E7E" w:rsidRPr="00F90E7E">
          <w:rPr>
            <w:rStyle w:val="Lienhypertexte"/>
          </w:rPr>
          <w:t>Docker documentation</w:t>
        </w:r>
      </w:hyperlink>
      <w:r>
        <w:t>.</w:t>
      </w:r>
    </w:p>
    <w:p w14:paraId="2C4817A9" w14:textId="62ABAD4C" w:rsidR="00E73E6A" w:rsidRDefault="00E73E6A" w:rsidP="00C17488">
      <w:r>
        <w:t>Portus and the docker registry will be deployed as services, through a Docker compose or stack file</w:t>
      </w:r>
      <w:r w:rsidR="00EF5CF8">
        <w:t xml:space="preserve">: </w:t>
      </w:r>
      <w:hyperlink r:id="rId41" w:history="1">
        <w:r w:rsidR="00EF5CF8" w:rsidRPr="00EF5CF8">
          <w:rPr>
            <w:rStyle w:val="Lienhypertexte"/>
          </w:rPr>
          <w:t>exampl</w:t>
        </w:r>
        <w:r w:rsidR="00EF5CF8">
          <w:rPr>
            <w:rStyle w:val="Lienhypertexte"/>
          </w:rPr>
          <w:t>e of secure compose fil</w:t>
        </w:r>
        <w:r w:rsidR="00EF5CF8" w:rsidRPr="00EF5CF8">
          <w:rPr>
            <w:rStyle w:val="Lienhypertexte"/>
          </w:rPr>
          <w:t>e</w:t>
        </w:r>
      </w:hyperlink>
      <w:r w:rsidR="00EF5CF8">
        <w:t xml:space="preserve"> </w:t>
      </w:r>
    </w:p>
    <w:p w14:paraId="674C4528" w14:textId="6AB8EE01" w:rsidR="00945258" w:rsidRDefault="00945258" w:rsidP="00C17488"/>
    <w:p w14:paraId="538F8783" w14:textId="58D8C858" w:rsidR="00945258" w:rsidRDefault="00945258" w:rsidP="00C17488">
      <w:r>
        <w:t xml:space="preserve">There’s no </w:t>
      </w:r>
      <w:r w:rsidR="00B23CFC">
        <w:t xml:space="preserve">real </w:t>
      </w:r>
      <w:r>
        <w:t>need of scalability for this component, only fault tolerance and high availability</w:t>
      </w:r>
      <w:r w:rsidR="004E2F11">
        <w:t xml:space="preserve"> are required</w:t>
      </w:r>
      <w:r w:rsidR="00E7584F">
        <w:t>.</w:t>
      </w:r>
    </w:p>
    <w:p w14:paraId="7D8EC6FC" w14:textId="076E3762" w:rsidR="00EF5CF8" w:rsidRDefault="00EF5CF8" w:rsidP="00C17488">
      <w:r>
        <w:t xml:space="preserve">It should be installed on </w:t>
      </w:r>
      <w:r w:rsidR="00765830">
        <w:t>each</w:t>
      </w:r>
      <w:r>
        <w:t xml:space="preserve"> Swarm manager node</w:t>
      </w:r>
      <w:r w:rsidR="00C91847">
        <w:t>.</w:t>
      </w:r>
    </w:p>
    <w:p w14:paraId="2E12C745" w14:textId="77777777" w:rsidR="00C17488" w:rsidRDefault="00C17488" w:rsidP="00C17488">
      <w:pPr>
        <w:pStyle w:val="Titre3"/>
      </w:pPr>
      <w:bookmarkStart w:id="103" w:name="_Toc499648748"/>
      <w:bookmarkStart w:id="104" w:name="_Toc499654978"/>
      <w:r>
        <w:t>Docker Swarm Management Component</w:t>
      </w:r>
      <w:bookmarkEnd w:id="103"/>
      <w:bookmarkEnd w:id="104"/>
    </w:p>
    <w:p w14:paraId="2173759D" w14:textId="77777777" w:rsidR="00C17488" w:rsidRDefault="00C17488" w:rsidP="00C17488">
      <w:r>
        <w:t>Swarm manager is the orchestrator of the services based on the components of the platform.</w:t>
      </w:r>
    </w:p>
    <w:p w14:paraId="6573CFD1" w14:textId="42958C9B" w:rsidR="00C17488" w:rsidRDefault="00C17488" w:rsidP="00C17488">
      <w:r>
        <w:t>It’s part of Docker software suite.</w:t>
      </w:r>
    </w:p>
    <w:p w14:paraId="7E3FE44E" w14:textId="2C364EA1" w:rsidR="00F62359" w:rsidRDefault="00F62359" w:rsidP="00C17488">
      <w:r>
        <w:t>Swarm is c</w:t>
      </w:r>
      <w:r w:rsidRPr="00F62359">
        <w:t>luster management integrated with Docker Engine</w:t>
      </w:r>
      <w:r>
        <w:t xml:space="preserve"> (appeared in version 1.12)</w:t>
      </w:r>
    </w:p>
    <w:p w14:paraId="26F85F37" w14:textId="5976E936" w:rsidR="00C17488" w:rsidRDefault="00C17488" w:rsidP="00C17488">
      <w:r>
        <w:t>To insure high availabilit</w:t>
      </w:r>
      <w:r w:rsidR="00EE7836">
        <w:t>y several D</w:t>
      </w:r>
      <w:r>
        <w:t>ocker nodes should be swa</w:t>
      </w:r>
      <w:r w:rsidR="00E73E6A">
        <w:t>rm manager</w:t>
      </w:r>
      <w:r>
        <w:t>, at the minimum one in each of the 3 DCs, there’s no real need of scalability, since it’s an internal orchestration management interface.</w:t>
      </w:r>
    </w:p>
    <w:p w14:paraId="41DDA8F7" w14:textId="7E25DDD8" w:rsidR="004B2A01" w:rsidRDefault="004B2A01" w:rsidP="00C17488"/>
    <w:p w14:paraId="0DBCB40A" w14:textId="1CCF367E" w:rsidR="004B2A01" w:rsidRDefault="00DA2A84" w:rsidP="00C17488">
      <w:r>
        <w:t xml:space="preserve">Even </w:t>
      </w:r>
      <w:r w:rsidR="00127CCF">
        <w:t>the choice is to setup the platform using Docker Swarm</w:t>
      </w:r>
      <w:r w:rsidR="00D216AD">
        <w:t xml:space="preserve"> via Docker CLI</w:t>
      </w:r>
      <w:r w:rsidR="00127CCF">
        <w:t xml:space="preserve">, it could be valuable to use a container management solution such as </w:t>
      </w:r>
      <w:hyperlink r:id="rId42" w:history="1">
        <w:r w:rsidR="00127CCF" w:rsidRPr="00871BE1">
          <w:rPr>
            <w:rStyle w:val="Lienhypertexte"/>
          </w:rPr>
          <w:t>Rancher</w:t>
        </w:r>
      </w:hyperlink>
    </w:p>
    <w:p w14:paraId="2169961A" w14:textId="4BD4F63E" w:rsidR="00C17488" w:rsidRDefault="00871BE1" w:rsidP="00C17488">
      <w:r w:rsidRPr="00871BE1">
        <w:t xml:space="preserve">Rancher is a complete container management </w:t>
      </w:r>
      <w:r>
        <w:t xml:space="preserve">open-source </w:t>
      </w:r>
      <w:r w:rsidRPr="00871BE1">
        <w:t xml:space="preserve">platform that makes managing and using containers in production </w:t>
      </w:r>
      <w:proofErr w:type="gramStart"/>
      <w:r w:rsidRPr="00871BE1">
        <w:t>really easy</w:t>
      </w:r>
      <w:proofErr w:type="gramEnd"/>
      <w:r w:rsidRPr="00871BE1">
        <w:t>.</w:t>
      </w:r>
    </w:p>
    <w:p w14:paraId="43F782AA" w14:textId="729601A7" w:rsidR="00871BE1" w:rsidRDefault="008847AF" w:rsidP="00C17488">
      <w:r>
        <w:t>It allows to deploy services stacks over several Docker orchestration tools such as: Kubernetes, Swarm, Mesos.</w:t>
      </w:r>
    </w:p>
    <w:p w14:paraId="7FCA67B0" w14:textId="15B72A3F" w:rsidR="008847AF" w:rsidRDefault="008847AF" w:rsidP="00C17488">
      <w:r>
        <w:t xml:space="preserve">It allows </w:t>
      </w:r>
      <w:r w:rsidRPr="008847AF">
        <w:t>adding hosts directly from cloud providers or adding a host that’s already been prov</w:t>
      </w:r>
      <w:r>
        <w:t>isioned. For cloud providers, hos</w:t>
      </w:r>
      <w:r w:rsidR="00D10440">
        <w:t>t</w:t>
      </w:r>
      <w:r>
        <w:t xml:space="preserve"> are</w:t>
      </w:r>
      <w:r w:rsidRPr="008847AF">
        <w:t xml:space="preserve"> provision</w:t>
      </w:r>
      <w:r>
        <w:t>ed</w:t>
      </w:r>
      <w:r w:rsidRPr="008847AF">
        <w:t xml:space="preserve"> using docker-machine and support any images that docker-machine supports.</w:t>
      </w:r>
    </w:p>
    <w:p w14:paraId="01FEA87C" w14:textId="7935F0B4" w:rsidR="00DD6D91" w:rsidRDefault="00DD6D91"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DD6D91" w14:paraId="4B8CCFF7" w14:textId="77777777" w:rsidTr="00DD6D91">
        <w:tc>
          <w:tcPr>
            <w:tcW w:w="2698" w:type="dxa"/>
          </w:tcPr>
          <w:p w14:paraId="73D3C98D" w14:textId="77777777" w:rsidR="00DD6D91" w:rsidRDefault="00DD6D91" w:rsidP="00DD6D91">
            <w:pPr>
              <w:rPr>
                <w:b/>
                <w:bCs/>
              </w:rPr>
            </w:pPr>
            <w:r>
              <w:rPr>
                <w:b/>
                <w:bCs/>
              </w:rPr>
              <w:t>Architecture Component</w:t>
            </w:r>
          </w:p>
        </w:tc>
        <w:tc>
          <w:tcPr>
            <w:tcW w:w="5661" w:type="dxa"/>
          </w:tcPr>
          <w:p w14:paraId="1EE82980" w14:textId="77777777" w:rsidR="00DD6D91" w:rsidRDefault="00DD6D91" w:rsidP="00DD6D91">
            <w:pPr>
              <w:rPr>
                <w:b/>
                <w:bCs/>
              </w:rPr>
            </w:pPr>
            <w:r>
              <w:rPr>
                <w:b/>
                <w:bCs/>
              </w:rPr>
              <w:t>Component Elements</w:t>
            </w:r>
          </w:p>
        </w:tc>
      </w:tr>
      <w:tr w:rsidR="00DD6D91" w14:paraId="0F3406E5" w14:textId="77777777" w:rsidTr="00DD6D91">
        <w:tc>
          <w:tcPr>
            <w:tcW w:w="2698" w:type="dxa"/>
          </w:tcPr>
          <w:p w14:paraId="741326F8" w14:textId="77777777" w:rsidR="00DD6D91" w:rsidRDefault="00DD6D91" w:rsidP="00DD6D91">
            <w:r>
              <w:t>Database Server</w:t>
            </w:r>
          </w:p>
        </w:tc>
        <w:tc>
          <w:tcPr>
            <w:tcW w:w="5661" w:type="dxa"/>
          </w:tcPr>
          <w:p w14:paraId="1DCAFC0B" w14:textId="63717607" w:rsidR="00DD6D91" w:rsidRDefault="00DD6D91" w:rsidP="00DD6D91">
            <w:r>
              <w:t>MySQL</w:t>
            </w:r>
            <w:r w:rsidR="002650C8">
              <w:t xml:space="preserve"> (default)</w:t>
            </w:r>
          </w:p>
        </w:tc>
      </w:tr>
      <w:tr w:rsidR="00DD6D91" w14:paraId="6052D24C" w14:textId="77777777" w:rsidTr="00DD6D91">
        <w:tc>
          <w:tcPr>
            <w:tcW w:w="2698" w:type="dxa"/>
          </w:tcPr>
          <w:p w14:paraId="59F92AF3" w14:textId="77777777" w:rsidR="00DD6D91" w:rsidRDefault="00DD6D91" w:rsidP="00DD6D91">
            <w:r>
              <w:t>Applications</w:t>
            </w:r>
          </w:p>
        </w:tc>
        <w:tc>
          <w:tcPr>
            <w:tcW w:w="5661" w:type="dxa"/>
          </w:tcPr>
          <w:p w14:paraId="0B724334" w14:textId="77777777" w:rsidR="00DD6D91" w:rsidRDefault="00DD6D91" w:rsidP="00DD6D91">
            <w:r>
              <w:t>Rancher server</w:t>
            </w:r>
          </w:p>
          <w:p w14:paraId="149333BB" w14:textId="77777777" w:rsidR="00DD6D91" w:rsidRDefault="00DD6D91" w:rsidP="00DD6D91">
            <w:r>
              <w:t xml:space="preserve">Rancher UI </w:t>
            </w:r>
          </w:p>
          <w:p w14:paraId="3ADD8C0E" w14:textId="69377587" w:rsidR="00DD6D91" w:rsidRDefault="00DD6D91" w:rsidP="00DD6D91">
            <w:r>
              <w:t xml:space="preserve">all in one Docker container </w:t>
            </w:r>
          </w:p>
        </w:tc>
      </w:tr>
    </w:tbl>
    <w:p w14:paraId="25602506" w14:textId="77777777" w:rsidR="00DD6D91" w:rsidRDefault="00DD6D91" w:rsidP="00C17488"/>
    <w:p w14:paraId="256D12F7" w14:textId="77777777" w:rsidR="008847AF" w:rsidRDefault="008847AF" w:rsidP="00C17488"/>
    <w:p w14:paraId="0234926C" w14:textId="04C566B9" w:rsidR="008847AF" w:rsidRDefault="008847AF" w:rsidP="00C17488"/>
    <w:p w14:paraId="5C5B897B" w14:textId="078998E0" w:rsidR="00D10440" w:rsidRDefault="00D10440" w:rsidP="00C17488"/>
    <w:p w14:paraId="44BA7E59" w14:textId="44FCA8A2" w:rsidR="00D10440" w:rsidRDefault="00D10440" w:rsidP="00C17488"/>
    <w:p w14:paraId="2BDE2F83" w14:textId="77777777" w:rsidR="00D10440" w:rsidRDefault="00D10440" w:rsidP="00C17488"/>
    <w:p w14:paraId="4397D81C" w14:textId="1DC96C0F" w:rsidR="00D10440" w:rsidRDefault="00D10440" w:rsidP="00C17488"/>
    <w:p w14:paraId="3DC8555C" w14:textId="77777777" w:rsidR="002D7C8C" w:rsidRDefault="003F7740" w:rsidP="00C17488">
      <w:pPr>
        <w:pStyle w:val="Titre3"/>
        <w:numPr>
          <w:ilvl w:val="2"/>
          <w:numId w:val="23"/>
        </w:numPr>
      </w:pPr>
      <w:bookmarkStart w:id="105" w:name="_Toc499648749"/>
      <w:bookmarkStart w:id="106" w:name="_Toc499654979"/>
      <w:r>
        <w:t>Security Component</w:t>
      </w:r>
      <w:r w:rsidR="00F6725F">
        <w:t xml:space="preserve"> IDM GE</w:t>
      </w:r>
      <w:bookmarkEnd w:id="105"/>
      <w:bookmarkEnd w:id="106"/>
    </w:p>
    <w:p w14:paraId="497F86F5" w14:textId="77777777" w:rsidR="002D7C8C" w:rsidRDefault="003F7740" w:rsidP="002D7C8C">
      <w:r>
        <w:t xml:space="preserve">This component is </w:t>
      </w:r>
      <w:r w:rsidR="00416418">
        <w:t xml:space="preserve">the </w:t>
      </w:r>
      <w:proofErr w:type="spellStart"/>
      <w:r w:rsidR="00416418">
        <w:t>Fiware</w:t>
      </w:r>
      <w:proofErr w:type="spellEnd"/>
      <w:r w:rsidR="00416418">
        <w:t xml:space="preserve"> GE </w:t>
      </w:r>
      <w:r>
        <w:t xml:space="preserve">responsible for </w:t>
      </w:r>
      <w:proofErr w:type="spellStart"/>
      <w:r>
        <w:t>Fiware</w:t>
      </w:r>
      <w:proofErr w:type="spellEnd"/>
      <w:r>
        <w:t xml:space="preserve"> platform global user identity &amp; access rights management</w:t>
      </w:r>
    </w:p>
    <w:p w14:paraId="3C694B5B" w14:textId="77777777" w:rsidR="00416418" w:rsidRDefault="00416418" w:rsidP="002D7C8C">
      <w:r>
        <w:t xml:space="preserve">It is composed of 3 elements: </w:t>
      </w:r>
    </w:p>
    <w:p w14:paraId="2E7CC08B" w14:textId="77777777" w:rsidR="00416418" w:rsidRDefault="005B7B3E" w:rsidP="00ED7967">
      <w:pPr>
        <w:pStyle w:val="Paragraphedeliste"/>
        <w:numPr>
          <w:ilvl w:val="0"/>
          <w:numId w:val="17"/>
        </w:numPr>
      </w:pPr>
      <w:r>
        <w:t xml:space="preserve">the Identity Manager GE,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 xml:space="preserve">: </w:t>
      </w:r>
      <w:hyperlink r:id="rId43" w:history="1">
        <w:proofErr w:type="spellStart"/>
        <w:r w:rsidR="00D72124" w:rsidRPr="00D72124">
          <w:rPr>
            <w:rStyle w:val="Lienhypertexte"/>
            <w:lang w:val="en-GB"/>
          </w:rPr>
          <w:t>Keyrock</w:t>
        </w:r>
        <w:proofErr w:type="spellEnd"/>
      </w:hyperlink>
    </w:p>
    <w:p w14:paraId="02F37036" w14:textId="77777777" w:rsidR="00ED7967" w:rsidRDefault="00ED7967" w:rsidP="00ED7967">
      <w:pPr>
        <w:pStyle w:val="Paragraphedeliste"/>
        <w:numPr>
          <w:ilvl w:val="0"/>
          <w:numId w:val="17"/>
        </w:numPr>
      </w:pPr>
      <w:r>
        <w:t xml:space="preserve">the </w:t>
      </w:r>
      <w:r w:rsidR="00416418" w:rsidRPr="00416418">
        <w:t>Access Control GE</w:t>
      </w:r>
      <w:r>
        <w:t xml:space="preserv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w:t>
      </w:r>
      <w:r w:rsidR="00D72124">
        <w:rPr>
          <w:lang w:val="en-GB"/>
        </w:rPr>
        <w:t xml:space="preserve"> </w:t>
      </w:r>
      <w:hyperlink r:id="rId44" w:history="1">
        <w:proofErr w:type="spellStart"/>
        <w:r w:rsidR="00D72124" w:rsidRPr="00D72124">
          <w:rPr>
            <w:rStyle w:val="Lienhypertexte"/>
          </w:rPr>
          <w:t>AuthZForce</w:t>
        </w:r>
        <w:proofErr w:type="spellEnd"/>
      </w:hyperlink>
      <w:r>
        <w:rPr>
          <w:lang w:val="en-GB"/>
        </w:rPr>
        <w:t xml:space="preserve"> </w:t>
      </w:r>
      <w:r w:rsidR="00CB280B">
        <w:rPr>
          <w:lang w:val="en-GB"/>
        </w:rPr>
        <w:t>(works with PEP Proxy)</w:t>
      </w:r>
    </w:p>
    <w:p w14:paraId="502487AE" w14:textId="77777777" w:rsidR="00416418" w:rsidRDefault="00D72124" w:rsidP="00ED7967">
      <w:pPr>
        <w:pStyle w:val="Paragraphedeliste"/>
        <w:numPr>
          <w:ilvl w:val="0"/>
          <w:numId w:val="17"/>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proofErr w:type="spellStart"/>
      <w:r>
        <w:rPr>
          <w:lang w:val="en-GB"/>
        </w:rPr>
        <w:t>fiware</w:t>
      </w:r>
      <w:proofErr w:type="spellEnd"/>
      <w:r>
        <w:rPr>
          <w:lang w:val="en-GB"/>
        </w:rPr>
        <w:t xml:space="preserve"> </w:t>
      </w:r>
      <w:proofErr w:type="spellStart"/>
      <w:r>
        <w:rPr>
          <w:lang w:val="en-GB"/>
        </w:rPr>
        <w:t>catalog</w:t>
      </w:r>
      <w:proofErr w:type="spellEnd"/>
      <w:r w:rsidR="00ED7967">
        <w:t xml:space="preserve">: </w:t>
      </w:r>
      <w:hyperlink r:id="rId45" w:history="1">
        <w:r w:rsidRPr="00D72124">
          <w:rPr>
            <w:rStyle w:val="Lienhypertexte"/>
          </w:rPr>
          <w:t>PEP Proxy</w:t>
        </w:r>
      </w:hyperlink>
      <w:r>
        <w:t xml:space="preserve"> </w:t>
      </w:r>
    </w:p>
    <w:p w14:paraId="247603AB" w14:textId="77777777" w:rsidR="00ED7967" w:rsidRDefault="00ED7967" w:rsidP="00ED7967">
      <w:pPr>
        <w:ind w:left="360"/>
      </w:pPr>
    </w:p>
    <w:p w14:paraId="5E777F5A" w14:textId="77777777"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14:paraId="1377A0C2" w14:textId="77777777" w:rsidTr="008E0EF8">
        <w:tc>
          <w:tcPr>
            <w:tcW w:w="2698" w:type="dxa"/>
          </w:tcPr>
          <w:p w14:paraId="295D7D6F" w14:textId="77777777" w:rsidR="002D7C8C" w:rsidRDefault="002D7C8C" w:rsidP="0089494C">
            <w:pPr>
              <w:rPr>
                <w:b/>
                <w:bCs/>
              </w:rPr>
            </w:pPr>
            <w:r>
              <w:rPr>
                <w:b/>
                <w:bCs/>
              </w:rPr>
              <w:t>Architecture Component</w:t>
            </w:r>
          </w:p>
        </w:tc>
        <w:tc>
          <w:tcPr>
            <w:tcW w:w="5661" w:type="dxa"/>
          </w:tcPr>
          <w:p w14:paraId="02A1C7B8" w14:textId="77777777" w:rsidR="002D7C8C" w:rsidRDefault="002D7C8C" w:rsidP="0089494C">
            <w:pPr>
              <w:rPr>
                <w:b/>
                <w:bCs/>
              </w:rPr>
            </w:pPr>
            <w:r>
              <w:rPr>
                <w:b/>
                <w:bCs/>
              </w:rPr>
              <w:t>Component Elements</w:t>
            </w:r>
          </w:p>
        </w:tc>
      </w:tr>
      <w:tr w:rsidR="002D7C8C" w14:paraId="6A7C246B" w14:textId="77777777" w:rsidTr="008E0EF8">
        <w:tc>
          <w:tcPr>
            <w:tcW w:w="2698" w:type="dxa"/>
          </w:tcPr>
          <w:p w14:paraId="6F5EEDD2" w14:textId="77777777" w:rsidR="002D7C8C" w:rsidRDefault="002D7C8C" w:rsidP="0089494C">
            <w:r>
              <w:t>Database Server</w:t>
            </w:r>
          </w:p>
        </w:tc>
        <w:tc>
          <w:tcPr>
            <w:tcW w:w="5661" w:type="dxa"/>
          </w:tcPr>
          <w:p w14:paraId="27D67CBD" w14:textId="77777777" w:rsidR="002D7C8C" w:rsidRDefault="009D7CA7" w:rsidP="0089494C">
            <w:r>
              <w:t xml:space="preserve">changed to </w:t>
            </w:r>
            <w:proofErr w:type="spellStart"/>
            <w:r>
              <w:t>Postgresql</w:t>
            </w:r>
            <w:proofErr w:type="spellEnd"/>
            <w:r w:rsidR="00090977">
              <w:t>/</w:t>
            </w:r>
            <w:proofErr w:type="spellStart"/>
            <w:r w:rsidR="00090977">
              <w:t>Citus</w:t>
            </w:r>
            <w:proofErr w:type="spellEnd"/>
            <w:r w:rsidR="008E0EF8">
              <w:t xml:space="preserve"> cluster</w:t>
            </w:r>
            <w:r>
              <w:t xml:space="preserve"> instead of MySQL</w:t>
            </w:r>
          </w:p>
        </w:tc>
      </w:tr>
      <w:tr w:rsidR="002D7C8C" w14:paraId="00A3635B" w14:textId="77777777" w:rsidTr="008E0EF8">
        <w:tc>
          <w:tcPr>
            <w:tcW w:w="2698" w:type="dxa"/>
          </w:tcPr>
          <w:p w14:paraId="378DFAD5" w14:textId="77777777" w:rsidR="002D7C8C" w:rsidRDefault="002D7C8C" w:rsidP="0089494C">
            <w:r>
              <w:t>Application</w:t>
            </w:r>
            <w:r w:rsidR="00E90DD4">
              <w:t>s</w:t>
            </w:r>
          </w:p>
        </w:tc>
        <w:tc>
          <w:tcPr>
            <w:tcW w:w="5661" w:type="dxa"/>
          </w:tcPr>
          <w:p w14:paraId="5CDC8EAD" w14:textId="77777777" w:rsidR="002D7C8C" w:rsidRDefault="009D7CA7" w:rsidP="0089494C">
            <w:proofErr w:type="spellStart"/>
            <w:r>
              <w:t>Keyrock</w:t>
            </w:r>
            <w:proofErr w:type="spellEnd"/>
            <w:r>
              <w:t xml:space="preserve"> (</w:t>
            </w:r>
            <w:r w:rsidR="00410691">
              <w:t xml:space="preserve">Keystone </w:t>
            </w:r>
            <w:r>
              <w:t xml:space="preserve">API backend + front-end: Horizon </w:t>
            </w:r>
            <w:r w:rsidR="009A38D3">
              <w:t>Django based application</w:t>
            </w:r>
            <w:r>
              <w:t>)</w:t>
            </w:r>
          </w:p>
          <w:p w14:paraId="145A5FC3" w14:textId="77777777" w:rsidR="009D7CA7" w:rsidRDefault="009D7CA7" w:rsidP="0089494C">
            <w:proofErr w:type="spellStart"/>
            <w:r>
              <w:t>AuthZforce</w:t>
            </w:r>
            <w:proofErr w:type="spellEnd"/>
          </w:p>
          <w:p w14:paraId="47CC3894" w14:textId="1626AFDB" w:rsidR="009D7CA7" w:rsidRDefault="008638BB" w:rsidP="0089494C">
            <w:r>
              <w:t>PEP Proxy</w:t>
            </w:r>
          </w:p>
        </w:tc>
      </w:tr>
    </w:tbl>
    <w:p w14:paraId="17274884" w14:textId="77777777" w:rsidR="002D7C8C" w:rsidRDefault="0089494C" w:rsidP="002D7C8C">
      <w:r>
        <w:br w:type="textWrapping" w:clear="all"/>
      </w:r>
    </w:p>
    <w:p w14:paraId="5915BB1B" w14:textId="5097AA36" w:rsidR="00FA7B54" w:rsidRDefault="00C739AA" w:rsidP="002D7C8C">
      <w:r>
        <w:t>The</w:t>
      </w:r>
      <w:r w:rsidR="00FA7B54">
        <w:t xml:space="preserve"> </w:t>
      </w:r>
      <w:r w:rsidR="00410691">
        <w:t xml:space="preserve">security </w:t>
      </w:r>
      <w:r w:rsidR="00FA7B54">
        <w:t xml:space="preserve">component </w:t>
      </w:r>
      <w:r w:rsidR="00410691">
        <w:t xml:space="preserve">is central to the platform, </w:t>
      </w:r>
      <w:r>
        <w:t xml:space="preserve">and so, </w:t>
      </w:r>
      <w:r w:rsidR="00FA7B54">
        <w:t>used b</w:t>
      </w:r>
      <w:r w:rsidR="00410691">
        <w:t>y most of other</w:t>
      </w:r>
      <w:r w:rsidR="00FA7B54">
        <w:t xml:space="preserve"> components from the platform to provide them authentication </w:t>
      </w:r>
      <w:r w:rsidR="00410691">
        <w:t xml:space="preserve">and authorization </w:t>
      </w:r>
      <w:r w:rsidR="00FA7B54">
        <w:t xml:space="preserve">management, such as Orion Context Broker, </w:t>
      </w:r>
      <w:proofErr w:type="spellStart"/>
      <w:r w:rsidR="00FA7B54">
        <w:t>Wirecloud</w:t>
      </w:r>
      <w:proofErr w:type="spellEnd"/>
      <w:r w:rsidR="00FA7B54">
        <w:t xml:space="preserve">, CKAN, CEP, </w:t>
      </w:r>
      <w:proofErr w:type="spellStart"/>
      <w:r w:rsidR="00FA7B54">
        <w:t>Spagobi</w:t>
      </w:r>
      <w:proofErr w:type="spellEnd"/>
      <w:r w:rsidR="00FA7B54">
        <w:t>/</w:t>
      </w:r>
      <w:proofErr w:type="spellStart"/>
      <w:r w:rsidR="00FA7B54">
        <w:t>Knowage</w:t>
      </w:r>
      <w:proofErr w:type="spellEnd"/>
      <w:r w:rsidR="00FA7B54">
        <w:t>, as well as Business ecosystem.</w:t>
      </w:r>
    </w:p>
    <w:p w14:paraId="31B7E745" w14:textId="77777777" w:rsidR="00410691" w:rsidRDefault="00410691" w:rsidP="002D7C8C"/>
    <w:p w14:paraId="773005CC" w14:textId="77777777" w:rsidR="00410691" w:rsidRDefault="00410691" w:rsidP="002D7C8C">
      <w:r>
        <w:lastRenderedPageBreak/>
        <w:t xml:space="preserve">The Keystone IDM, back-end of </w:t>
      </w:r>
      <w:proofErr w:type="spellStart"/>
      <w:r>
        <w:t>Keyrock</w:t>
      </w:r>
      <w:proofErr w:type="spellEnd"/>
      <w:r>
        <w:t xml:space="preserve">, can </w:t>
      </w:r>
      <w:r w:rsidR="00373C65">
        <w:t xml:space="preserve">easily </w:t>
      </w:r>
      <w:r>
        <w:t>connect to an external LDAP, to authenticate and authorize users registered in it</w:t>
      </w:r>
      <w:r w:rsidR="00373C65">
        <w:t xml:space="preserve">, new users can still be added and managed through </w:t>
      </w:r>
      <w:proofErr w:type="spellStart"/>
      <w:r w:rsidR="00373C65">
        <w:t>Keyrock</w:t>
      </w:r>
      <w:proofErr w:type="spellEnd"/>
      <w:r w:rsidR="00373C65">
        <w:t>, but not registered in the LDAP (read only)</w:t>
      </w:r>
      <w:r w:rsidR="000013BA">
        <w:t xml:space="preserve">, once a user has been identified through LDAP, the access rights are managed </w:t>
      </w:r>
      <w:r w:rsidR="00CB280B">
        <w:t xml:space="preserve">through </w:t>
      </w:r>
      <w:r w:rsidR="001F58F9">
        <w:t>the security component</w:t>
      </w:r>
      <w:r w:rsidR="00CB280B">
        <w:t>.</w:t>
      </w:r>
    </w:p>
    <w:p w14:paraId="085B6B1C" w14:textId="77777777" w:rsidR="00CB280B" w:rsidRDefault="00CB280B" w:rsidP="002D7C8C"/>
    <w:p w14:paraId="3628B85C" w14:textId="77777777" w:rsidR="00CB280B" w:rsidRDefault="001F58F9" w:rsidP="002D7C8C">
      <w:proofErr w:type="spellStart"/>
      <w:r>
        <w:t>AuthZForce</w:t>
      </w:r>
      <w:proofErr w:type="spellEnd"/>
      <w:r w:rsidRPr="00CB280B">
        <w:t xml:space="preserve"> </w:t>
      </w:r>
      <w:r>
        <w:t xml:space="preserve">is the </w:t>
      </w:r>
      <w:r w:rsidR="00CB280B">
        <w:t>PDP ((Policy Decision Point)</w:t>
      </w:r>
      <w:r>
        <w:t>,</w:t>
      </w:r>
      <w:r w:rsidR="00CB280B">
        <w:t xml:space="preserve"> </w:t>
      </w:r>
      <w:r>
        <w:t xml:space="preserve">PEP Proxy the </w:t>
      </w:r>
      <w:r w:rsidR="00CB280B" w:rsidRPr="00CB280B">
        <w:t>PEP (Policy Enforcement Point)</w:t>
      </w:r>
      <w:r>
        <w:t>.</w:t>
      </w:r>
    </w:p>
    <w:p w14:paraId="53357B2F" w14:textId="77777777" w:rsidR="00FA7B54" w:rsidRDefault="00FA7B54" w:rsidP="002D7C8C"/>
    <w:p w14:paraId="45C3AB24" w14:textId="6749403D" w:rsidR="008E0EF8" w:rsidRDefault="008E0EF8" w:rsidP="002D7C8C">
      <w:r>
        <w:t>Applications will be deployed through a service (in a Docker Stack file) providing high-av</w:t>
      </w:r>
      <w:r w:rsidR="00CB280B">
        <w:t>ailability and easy scalability, and will use the PostgreSQL/</w:t>
      </w:r>
      <w:proofErr w:type="spellStart"/>
      <w:r w:rsidR="00CB280B">
        <w:t>Citus</w:t>
      </w:r>
      <w:proofErr w:type="spellEnd"/>
      <w:r w:rsidR="00CB280B">
        <w:t xml:space="preserve"> cluster for data persistence.</w:t>
      </w:r>
    </w:p>
    <w:p w14:paraId="0032602C" w14:textId="77777777" w:rsidR="00034E14" w:rsidRDefault="00034E14" w:rsidP="002D7C8C"/>
    <w:p w14:paraId="5ED50E1A" w14:textId="77777777" w:rsidR="00090977" w:rsidRDefault="00E61E09" w:rsidP="008C5419">
      <w:pPr>
        <w:pStyle w:val="Titre3"/>
      </w:pPr>
      <w:bookmarkStart w:id="107" w:name="_Toc496618784"/>
      <w:bookmarkStart w:id="108" w:name="_Toc496618957"/>
      <w:bookmarkStart w:id="109" w:name="_Toc496619016"/>
      <w:bookmarkStart w:id="110" w:name="_Toc496711842"/>
      <w:bookmarkStart w:id="111" w:name="_Toc496712345"/>
      <w:bookmarkStart w:id="112" w:name="_Toc496721322"/>
      <w:bookmarkStart w:id="113" w:name="_Toc497140560"/>
      <w:bookmarkStart w:id="114" w:name="_Toc497322733"/>
      <w:bookmarkStart w:id="115" w:name="_Toc497335765"/>
      <w:bookmarkStart w:id="116" w:name="_Toc497335901"/>
      <w:bookmarkStart w:id="117" w:name="_Toc497400330"/>
      <w:bookmarkStart w:id="118" w:name="_Toc497476816"/>
      <w:bookmarkStart w:id="119" w:name="_Toc497654490"/>
      <w:bookmarkStart w:id="120" w:name="_Toc498000599"/>
      <w:bookmarkStart w:id="121" w:name="_Toc499648750"/>
      <w:bookmarkStart w:id="122" w:name="_Toc499654980"/>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t xml:space="preserve">Orion </w:t>
      </w:r>
      <w:r w:rsidR="00090977">
        <w:t>Context Broker Component</w:t>
      </w:r>
      <w:bookmarkEnd w:id="121"/>
      <w:bookmarkEnd w:id="122"/>
    </w:p>
    <w:p w14:paraId="2E8AE313" w14:textId="77777777" w:rsidR="00090977" w:rsidRDefault="00090977" w:rsidP="00090977">
      <w:r>
        <w:t>This component is</w:t>
      </w:r>
      <w:r w:rsidR="00E61E09">
        <w:t xml:space="preserve"> central to the </w:t>
      </w:r>
      <w:proofErr w:type="spellStart"/>
      <w:r w:rsidR="00E61E09">
        <w:t>Fiware</w:t>
      </w:r>
      <w:proofErr w:type="spellEnd"/>
      <w:r w:rsidR="00E61E09">
        <w:t xml:space="preserve"> platform</w:t>
      </w:r>
      <w:r>
        <w:t>: this is the data</w:t>
      </w:r>
      <w:r w:rsidR="00E61E09">
        <w:t xml:space="preserve"> exchange</w:t>
      </w:r>
      <w:r w:rsidR="00B63CED">
        <w:t xml:space="preserve"> bus of the </w:t>
      </w:r>
      <w:r>
        <w:t>platform</w:t>
      </w:r>
      <w:r w:rsidR="00E92D07">
        <w:t>.</w:t>
      </w:r>
    </w:p>
    <w:p w14:paraId="21360B66" w14:textId="77777777" w:rsidR="006A56B0" w:rsidRDefault="006A56B0" w:rsidP="00090977">
      <w:r>
        <w:t xml:space="preserve">The </w:t>
      </w:r>
      <w:r w:rsidRPr="006A56B0">
        <w:t>reference implementation of the Publish/Subscribe Context Broker GE</w:t>
      </w:r>
      <w:r>
        <w:t>.</w:t>
      </w:r>
    </w:p>
    <w:p w14:paraId="31600413" w14:textId="77777777" w:rsidR="006A56B0" w:rsidRDefault="006A56B0" w:rsidP="00090977">
      <w:r>
        <w:t xml:space="preserve">Orion Context Broker allows </w:t>
      </w:r>
      <w:r w:rsidRPr="006A56B0">
        <w:t xml:space="preserve">to manage the entire lifecycle of context information including updates, queries, registrations and subscriptions. </w:t>
      </w:r>
    </w:p>
    <w:p w14:paraId="4B891356" w14:textId="77777777" w:rsidR="006A56B0" w:rsidRDefault="006A56B0" w:rsidP="00090977">
      <w:r w:rsidRPr="006A56B0">
        <w:t xml:space="preserve">It is an </w:t>
      </w:r>
      <w:hyperlink r:id="rId46" w:history="1">
        <w:r w:rsidRPr="006A56B0">
          <w:rPr>
            <w:rStyle w:val="Lienhypertexte"/>
          </w:rPr>
          <w:t>NGSIv2</w:t>
        </w:r>
      </w:hyperlink>
      <w:r w:rsidRPr="006A56B0">
        <w:t xml:space="preserve"> server implementation to manage context information and its availability.</w:t>
      </w:r>
    </w:p>
    <w:p w14:paraId="64B79A30" w14:textId="77777777" w:rsidR="005A5F03" w:rsidRDefault="005A5F03" w:rsidP="005A5F03">
      <w:pPr>
        <w:rPr>
          <w:rStyle w:val="Lienhypertexte"/>
        </w:rPr>
      </w:pPr>
      <w:r>
        <w:t>O</w:t>
      </w:r>
      <w:r w:rsidR="006A56B0">
        <w:t xml:space="preserve">n </w:t>
      </w:r>
      <w:proofErr w:type="spellStart"/>
      <w:r w:rsidR="00E92D07">
        <w:t>Fiware</w:t>
      </w:r>
      <w:proofErr w:type="spellEnd"/>
      <w:r w:rsidR="00E92D07">
        <w:t xml:space="preserve"> catalog</w:t>
      </w:r>
      <w:r w:rsidR="00B63CED">
        <w:t xml:space="preserve">: </w:t>
      </w:r>
      <w:hyperlink r:id="rId47" w:history="1">
        <w:r w:rsidR="00B63CED" w:rsidRPr="00B63CED">
          <w:rPr>
            <w:rStyle w:val="Lienhypertexte"/>
          </w:rPr>
          <w:t>Orion Context Broker</w:t>
        </w:r>
      </w:hyperlink>
    </w:p>
    <w:p w14:paraId="72A31C5E" w14:textId="77777777" w:rsidR="005A5F03" w:rsidRPr="005A5F03" w:rsidRDefault="005A5F03" w:rsidP="005A5F03">
      <w:r>
        <w:t xml:space="preserve">On </w:t>
      </w:r>
      <w:proofErr w:type="spellStart"/>
      <w:r>
        <w:t>Readthedocs</w:t>
      </w:r>
      <w:proofErr w:type="spellEnd"/>
      <w:r>
        <w:t xml:space="preserve">: </w:t>
      </w:r>
      <w:hyperlink r:id="rId48" w:history="1">
        <w:r w:rsidRPr="005A5F03">
          <w:rPr>
            <w:rStyle w:val="Lienhypertexte"/>
          </w:rPr>
          <w:t>Orio</w:t>
        </w:r>
        <w:r w:rsidR="000A7C4C">
          <w:rPr>
            <w:rStyle w:val="Lienhypertexte"/>
          </w:rPr>
          <w:t>n documentatio</w:t>
        </w:r>
        <w:r w:rsidRPr="005A5F03">
          <w:rPr>
            <w:rStyle w:val="Lienhypertexte"/>
          </w:rPr>
          <w:t>n</w:t>
        </w:r>
      </w:hyperlink>
    </w:p>
    <w:p w14:paraId="768448CB" w14:textId="77777777" w:rsidR="006A56B0" w:rsidRDefault="006A56B0" w:rsidP="00090977"/>
    <w:p w14:paraId="4BE97D52" w14:textId="77777777"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14:paraId="2CDBC401" w14:textId="77777777" w:rsidTr="00E61E09">
        <w:tc>
          <w:tcPr>
            <w:tcW w:w="2698" w:type="dxa"/>
          </w:tcPr>
          <w:p w14:paraId="57798A14" w14:textId="77777777" w:rsidR="00E61E09" w:rsidRDefault="00E61E09" w:rsidP="00E61E09">
            <w:pPr>
              <w:rPr>
                <w:b/>
                <w:bCs/>
              </w:rPr>
            </w:pPr>
            <w:r>
              <w:rPr>
                <w:b/>
                <w:bCs/>
              </w:rPr>
              <w:t>Architecture Component</w:t>
            </w:r>
          </w:p>
        </w:tc>
        <w:tc>
          <w:tcPr>
            <w:tcW w:w="3818" w:type="dxa"/>
          </w:tcPr>
          <w:p w14:paraId="6CB3128E" w14:textId="77777777" w:rsidR="00E61E09" w:rsidRDefault="00E61E09" w:rsidP="00E61E09">
            <w:pPr>
              <w:rPr>
                <w:b/>
                <w:bCs/>
              </w:rPr>
            </w:pPr>
            <w:r>
              <w:rPr>
                <w:b/>
                <w:bCs/>
              </w:rPr>
              <w:t>Component Elements</w:t>
            </w:r>
          </w:p>
        </w:tc>
      </w:tr>
      <w:tr w:rsidR="00E61E09" w14:paraId="6348E920" w14:textId="77777777" w:rsidTr="00E61E09">
        <w:tc>
          <w:tcPr>
            <w:tcW w:w="2698" w:type="dxa"/>
          </w:tcPr>
          <w:p w14:paraId="05FB1BEE" w14:textId="77777777" w:rsidR="00E61E09" w:rsidRDefault="00E61E09" w:rsidP="00E61E09">
            <w:r>
              <w:t>Database Server</w:t>
            </w:r>
          </w:p>
        </w:tc>
        <w:tc>
          <w:tcPr>
            <w:tcW w:w="3818" w:type="dxa"/>
          </w:tcPr>
          <w:p w14:paraId="0D6B2A78" w14:textId="77777777" w:rsidR="00E61E09" w:rsidRDefault="00E61E09" w:rsidP="00E61E09">
            <w:r>
              <w:t>MongoDB</w:t>
            </w:r>
          </w:p>
        </w:tc>
      </w:tr>
      <w:tr w:rsidR="00E61E09" w14:paraId="24890F27" w14:textId="77777777" w:rsidTr="00E61E09">
        <w:tc>
          <w:tcPr>
            <w:tcW w:w="2698" w:type="dxa"/>
          </w:tcPr>
          <w:p w14:paraId="7F245EEA" w14:textId="0C5F9CC4" w:rsidR="00E61E09" w:rsidRDefault="00546F38" w:rsidP="00E61E09">
            <w:r>
              <w:t>Application</w:t>
            </w:r>
            <w:r w:rsidR="0001581B">
              <w:t>s</w:t>
            </w:r>
          </w:p>
        </w:tc>
        <w:tc>
          <w:tcPr>
            <w:tcW w:w="3818" w:type="dxa"/>
          </w:tcPr>
          <w:p w14:paraId="315A4599" w14:textId="4FF55613" w:rsidR="00E61E09" w:rsidRDefault="00E61E09" w:rsidP="00E61E09">
            <w:r>
              <w:t xml:space="preserve">Orion context </w:t>
            </w:r>
            <w:r w:rsidR="00184779">
              <w:t>broker</w:t>
            </w:r>
          </w:p>
          <w:p w14:paraId="6F2CCB88" w14:textId="0DC6B7EB" w:rsidR="00E61E09" w:rsidRDefault="0001581B" w:rsidP="00E61E09">
            <w:r>
              <w:t xml:space="preserve">Rush notification </w:t>
            </w:r>
            <w:proofErr w:type="spellStart"/>
            <w:r>
              <w:t>relayer</w:t>
            </w:r>
            <w:proofErr w:type="spellEnd"/>
            <w:r>
              <w:t xml:space="preserve"> (queue notifications to reduce load on Orion)</w:t>
            </w:r>
          </w:p>
        </w:tc>
      </w:tr>
    </w:tbl>
    <w:p w14:paraId="391710A1" w14:textId="3606CE7A" w:rsidR="00E61E09" w:rsidRDefault="00E61E09" w:rsidP="00090977"/>
    <w:p w14:paraId="3E2BF384" w14:textId="4F767C39" w:rsidR="002B4E0C" w:rsidRDefault="00B77801" w:rsidP="00090977">
      <w:r>
        <w:t>Context information follows the model presented in figure 5:</w:t>
      </w:r>
    </w:p>
    <w:p w14:paraId="366234C4" w14:textId="77777777" w:rsidR="00B77801" w:rsidRDefault="002B4E0C" w:rsidP="00B77801">
      <w:pPr>
        <w:keepNext/>
      </w:pPr>
      <w:r>
        <w:rPr>
          <w:noProof/>
          <w:lang w:val="fr-FR" w:eastAsia="fr-FR"/>
        </w:rPr>
        <w:drawing>
          <wp:inline distT="0" distB="0" distL="0" distR="0" wp14:anchorId="60AB38F2" wp14:editId="62CF0883">
            <wp:extent cx="6000750" cy="775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ware_Context_Element_Structure_Model.jpg"/>
                    <pic:cNvPicPr/>
                  </pic:nvPicPr>
                  <pic:blipFill>
                    <a:blip r:embed="rId49">
                      <a:extLst>
                        <a:ext uri="{28A0092B-C50C-407E-A947-70E740481C1C}">
                          <a14:useLocalDpi xmlns:a14="http://schemas.microsoft.com/office/drawing/2010/main" val="0"/>
                        </a:ext>
                      </a:extLst>
                    </a:blip>
                    <a:stretch>
                      <a:fillRect/>
                    </a:stretch>
                  </pic:blipFill>
                  <pic:spPr>
                    <a:xfrm>
                      <a:off x="0" y="0"/>
                      <a:ext cx="6000750" cy="775335"/>
                    </a:xfrm>
                    <a:prstGeom prst="rect">
                      <a:avLst/>
                    </a:prstGeom>
                  </pic:spPr>
                </pic:pic>
              </a:graphicData>
            </a:graphic>
          </wp:inline>
        </w:drawing>
      </w:r>
    </w:p>
    <w:p w14:paraId="5661010B" w14:textId="63945208" w:rsidR="002B4E0C" w:rsidRDefault="00B77801" w:rsidP="00B77801">
      <w:pPr>
        <w:pStyle w:val="Lgende"/>
      </w:pPr>
      <w:r>
        <w:t xml:space="preserve">Figure </w:t>
      </w:r>
      <w:r>
        <w:fldChar w:fldCharType="begin"/>
      </w:r>
      <w:r>
        <w:instrText xml:space="preserve"> SEQ Figure \* ARABIC </w:instrText>
      </w:r>
      <w:r>
        <w:fldChar w:fldCharType="separate"/>
      </w:r>
      <w:r w:rsidR="00DC1A66">
        <w:rPr>
          <w:noProof/>
        </w:rPr>
        <w:t>6</w:t>
      </w:r>
      <w:r>
        <w:fldChar w:fldCharType="end"/>
      </w:r>
      <w:r>
        <w:t>: Context Element Model</w:t>
      </w:r>
    </w:p>
    <w:p w14:paraId="711653B4" w14:textId="77777777" w:rsidR="00B77801" w:rsidRDefault="00B77801" w:rsidP="00090977">
      <w:r>
        <w:t>A context element must provide an Entity ID, and an Entity Type, it can have as many attributes as needed, and each attribute can have as many Meta-data as needed.</w:t>
      </w:r>
    </w:p>
    <w:p w14:paraId="3973F4D5" w14:textId="77777777" w:rsidR="00B77801" w:rsidRDefault="00B77801" w:rsidP="00090977"/>
    <w:p w14:paraId="05360A44" w14:textId="5B228C6E" w:rsidR="002B4E0C" w:rsidRDefault="00B77801" w:rsidP="00090977">
      <w:r>
        <w:t>The NGSI RESTful API manipulate context elements in JSON format.</w:t>
      </w:r>
    </w:p>
    <w:p w14:paraId="57723A57" w14:textId="04A62EC0" w:rsidR="00B77801" w:rsidRDefault="00B77801" w:rsidP="00090977"/>
    <w:p w14:paraId="765C1E10" w14:textId="4AA1B602" w:rsidR="00B77801" w:rsidRDefault="00B77801" w:rsidP="00090977">
      <w:r>
        <w:t>Context Broker as a central component interact with many other components</w:t>
      </w:r>
      <w:r w:rsidR="000E3304">
        <w:t xml:space="preserve"> such as IOT Agents, Cosmos (Cygnus and Comet),</w:t>
      </w:r>
      <w:r w:rsidR="00C00BE1">
        <w:t xml:space="preserve"> CEP</w:t>
      </w:r>
      <w:r w:rsidR="00D550F1">
        <w:t xml:space="preserve">, </w:t>
      </w:r>
      <w:proofErr w:type="spellStart"/>
      <w:r w:rsidR="00D550F1">
        <w:t>Wirecloud</w:t>
      </w:r>
      <w:proofErr w:type="spellEnd"/>
    </w:p>
    <w:p w14:paraId="402579AA" w14:textId="035926D2" w:rsidR="00C00BE1" w:rsidRDefault="00C00BE1" w:rsidP="00090977">
      <w:r>
        <w:t>Context Brok</w:t>
      </w:r>
      <w:r w:rsidR="0000053D">
        <w:t>er is secured through</w:t>
      </w:r>
      <w:r>
        <w:t xml:space="preserve"> the </w:t>
      </w:r>
      <w:proofErr w:type="spellStart"/>
      <w:r w:rsidR="00D550F1">
        <w:t>Keyrock</w:t>
      </w:r>
      <w:proofErr w:type="spellEnd"/>
      <w:r w:rsidR="00D550F1">
        <w:t xml:space="preserve"> </w:t>
      </w:r>
      <w:r>
        <w:t>IDM security component</w:t>
      </w:r>
      <w:r w:rsidR="00D550F1">
        <w:t xml:space="preserve"> and PEP proxy</w:t>
      </w:r>
      <w:r w:rsidR="0001581B">
        <w:t>.</w:t>
      </w:r>
    </w:p>
    <w:p w14:paraId="0E32F246" w14:textId="6C0519DF" w:rsidR="002071C2" w:rsidRDefault="002071C2" w:rsidP="00090977"/>
    <w:p w14:paraId="1ABE5E0D" w14:textId="647CF957" w:rsidR="002071C2" w:rsidRDefault="0083266D" w:rsidP="00090977">
      <w:r>
        <w:t>To provide high availability and scalability, the Orion component is deployed as a service through a Docker stack file, meaning that several container instances of Orion will run to provide HA, scalability.</w:t>
      </w:r>
    </w:p>
    <w:p w14:paraId="29766F86" w14:textId="3ECDA92D" w:rsidR="0083266D" w:rsidRDefault="0083266D" w:rsidP="00090977"/>
    <w:p w14:paraId="72E0074D" w14:textId="722F80C7" w:rsidR="0083266D" w:rsidRDefault="0083266D" w:rsidP="00090977">
      <w:r>
        <w:t xml:space="preserve">To reduce the load on Orion for managing notifications it’s possible to use a specific additional component: </w:t>
      </w:r>
      <w:hyperlink r:id="rId50" w:history="1">
        <w:r w:rsidRPr="0083266D">
          <w:rPr>
            <w:rStyle w:val="Lienhypertexte"/>
          </w:rPr>
          <w:t>Rush</w:t>
        </w:r>
      </w:hyperlink>
      <w:r>
        <w:t xml:space="preserve"> as a notification </w:t>
      </w:r>
      <w:proofErr w:type="spellStart"/>
      <w:r>
        <w:t>relayer</w:t>
      </w:r>
      <w:proofErr w:type="spellEnd"/>
      <w:r w:rsidR="006F3DC5">
        <w:t xml:space="preserve"> (</w:t>
      </w:r>
      <w:hyperlink r:id="rId51" w:history="1">
        <w:r w:rsidR="006F3DC5" w:rsidRPr="006F3DC5">
          <w:rPr>
            <w:rStyle w:val="Lienhypertexte"/>
          </w:rPr>
          <w:t>Rush on Telefonica github</w:t>
        </w:r>
      </w:hyperlink>
      <w:r w:rsidR="006F3DC5">
        <w:t>)</w:t>
      </w:r>
      <w:r w:rsidR="002C425E">
        <w:t xml:space="preserve">, a Docker file: </w:t>
      </w:r>
      <w:hyperlink r:id="rId52" w:history="1">
        <w:proofErr w:type="spellStart"/>
        <w:r w:rsidR="002C425E" w:rsidRPr="002C425E">
          <w:rPr>
            <w:rStyle w:val="Lienhypertexte"/>
          </w:rPr>
          <w:t>OrionRush</w:t>
        </w:r>
        <w:proofErr w:type="spellEnd"/>
        <w:r w:rsidR="002C425E" w:rsidRPr="002C425E">
          <w:rPr>
            <w:rStyle w:val="Lienhypertexte"/>
          </w:rPr>
          <w:t xml:space="preserve"> on github</w:t>
        </w:r>
      </w:hyperlink>
    </w:p>
    <w:p w14:paraId="053B23F8" w14:textId="77777777" w:rsidR="00B77801" w:rsidRPr="00F2163C" w:rsidRDefault="00B77801" w:rsidP="00090977"/>
    <w:p w14:paraId="44E5B293" w14:textId="77777777" w:rsidR="00090977" w:rsidRDefault="00090977" w:rsidP="006F6545">
      <w:pPr>
        <w:pStyle w:val="Titre3"/>
      </w:pPr>
      <w:bookmarkStart w:id="123" w:name="_Toc499648751"/>
      <w:bookmarkStart w:id="124" w:name="_Toc499654981"/>
      <w:r>
        <w:t xml:space="preserve">MongoDB </w:t>
      </w:r>
      <w:r w:rsidR="009F516B">
        <w:t xml:space="preserve">Cluster </w:t>
      </w:r>
      <w:r>
        <w:t>Component</w:t>
      </w:r>
      <w:bookmarkEnd w:id="123"/>
      <w:bookmarkEnd w:id="124"/>
    </w:p>
    <w:p w14:paraId="3B00932F" w14:textId="77777777" w:rsidR="00384B07" w:rsidRDefault="00B63CED" w:rsidP="00090977">
      <w:r>
        <w:t xml:space="preserve">This component is the </w:t>
      </w:r>
      <w:hyperlink r:id="rId53"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14:paraId="201B4D7D" w14:textId="77777777" w:rsidR="00AB5139" w:rsidRDefault="00914615" w:rsidP="00090977">
      <w:r>
        <w:t>S</w:t>
      </w:r>
      <w:r w:rsidR="00090977">
        <w:t xml:space="preserve">everal </w:t>
      </w:r>
      <w:proofErr w:type="spellStart"/>
      <w:r w:rsidR="00090977">
        <w:t>Fiware</w:t>
      </w:r>
      <w:proofErr w:type="spellEnd"/>
      <w:r w:rsidR="00090977">
        <w:t xml:space="preserve"> components use Mong</w:t>
      </w:r>
      <w:r w:rsidR="00184779">
        <w:t>oDB to persist data, among them</w:t>
      </w:r>
      <w:r w:rsidR="00090977">
        <w:t>: Orion, IDAS, Comet STH</w:t>
      </w:r>
      <w:r w:rsidR="009F516B">
        <w:t>.</w:t>
      </w:r>
    </w:p>
    <w:p w14:paraId="52787EF7" w14:textId="4787E8D8" w:rsidR="00FD458D" w:rsidRDefault="00FD458D" w:rsidP="00090977">
      <w:r>
        <w:t>Clustering is native in MongoDB</w:t>
      </w:r>
      <w:r w:rsidR="00D10440">
        <w:t>, a MongoDB cluster can be scaled horizontally</w:t>
      </w:r>
      <w:r w:rsidR="002328C0">
        <w:t xml:space="preserve">, </w:t>
      </w:r>
      <w:proofErr w:type="spellStart"/>
      <w:r w:rsidR="002328C0">
        <w:t>sharding</w:t>
      </w:r>
      <w:proofErr w:type="spellEnd"/>
      <w:r w:rsidR="002328C0">
        <w:t xml:space="preserve"> can be done on documents through replicas.</w:t>
      </w:r>
    </w:p>
    <w:p w14:paraId="73AB994D" w14:textId="3FA4E04C" w:rsidR="009F516B" w:rsidRDefault="00FD458D" w:rsidP="00090977">
      <w:r>
        <w:lastRenderedPageBreak/>
        <w:t>The component</w:t>
      </w:r>
      <w:r w:rsidR="008E0EF8">
        <w:t xml:space="preserve"> is deployed as a cluster of MongoDB nodes</w:t>
      </w:r>
      <w:r w:rsidR="002328C0">
        <w:t xml:space="preserve"> as containers in the swarm</w:t>
      </w:r>
      <w:r w:rsidR="008E0EF8">
        <w:t xml:space="preserve">, as a </w:t>
      </w:r>
      <w:r w:rsidR="00FB32AC">
        <w:t xml:space="preserve">Docker service through a </w:t>
      </w:r>
      <w:r w:rsidR="008E0EF8">
        <w:t>Stack file.</w:t>
      </w:r>
    </w:p>
    <w:p w14:paraId="4D73E39D" w14:textId="76188836" w:rsidR="002328C0" w:rsidRDefault="002328C0" w:rsidP="00090977">
      <w:r>
        <w:t>Each container should point to a volume on the host for data persistence.</w:t>
      </w:r>
    </w:p>
    <w:p w14:paraId="19251B6E" w14:textId="77777777" w:rsidR="008E0EF8" w:rsidRPr="00F2163C" w:rsidRDefault="008E0EF8" w:rsidP="00090977"/>
    <w:p w14:paraId="3F9A1990" w14:textId="77777777" w:rsidR="00090977" w:rsidRDefault="001115BF" w:rsidP="006F6545">
      <w:pPr>
        <w:pStyle w:val="Titre3"/>
      </w:pPr>
      <w:bookmarkStart w:id="125" w:name="_Toc499648752"/>
      <w:bookmarkStart w:id="126" w:name="_Toc499654982"/>
      <w:proofErr w:type="spellStart"/>
      <w:r>
        <w:t>Citus</w:t>
      </w:r>
      <w:proofErr w:type="spellEnd"/>
      <w:r>
        <w:t>/PostgreSQL Cluster</w:t>
      </w:r>
      <w:r w:rsidR="00090977">
        <w:t xml:space="preserve"> Component</w:t>
      </w:r>
      <w:bookmarkEnd w:id="125"/>
      <w:bookmarkEnd w:id="126"/>
    </w:p>
    <w:p w14:paraId="15D3718C" w14:textId="77777777" w:rsidR="00090977" w:rsidRDefault="00090977" w:rsidP="00090977">
      <w:r>
        <w:t xml:space="preserve">This component is </w:t>
      </w:r>
      <w:r w:rsidR="00B63CED">
        <w:t xml:space="preserve">the cluster of </w:t>
      </w:r>
      <w:hyperlink r:id="rId54" w:history="1">
        <w:r w:rsidR="00B63CED" w:rsidRPr="00793D77">
          <w:rPr>
            <w:rStyle w:val="Lienhypertexte"/>
          </w:rPr>
          <w:t>PostgreSQL</w:t>
        </w:r>
      </w:hyperlink>
      <w:r w:rsidR="00B63CED">
        <w:t xml:space="preserve"> database server</w:t>
      </w:r>
      <w:r w:rsidR="00793D77">
        <w:t>s</w:t>
      </w:r>
      <w:r w:rsidR="00B63CED">
        <w:t xml:space="preserve"> of</w:t>
      </w:r>
      <w:r>
        <w:t xml:space="preserve"> the </w:t>
      </w:r>
      <w:proofErr w:type="spellStart"/>
      <w:r>
        <w:t>Fiware</w:t>
      </w:r>
      <w:proofErr w:type="spellEnd"/>
      <w:r>
        <w:t xml:space="preserve"> platform</w:t>
      </w:r>
      <w:r w:rsidR="00B63CED">
        <w:t>.</w:t>
      </w:r>
    </w:p>
    <w:p w14:paraId="6BB7BF3B" w14:textId="77777777" w:rsidR="00B63CED" w:rsidRDefault="00B63CED" w:rsidP="00090977">
      <w:r>
        <w:t xml:space="preserve">The component is based on </w:t>
      </w:r>
      <w:hyperlink r:id="rId55" w:history="1">
        <w:proofErr w:type="spellStart"/>
        <w:r w:rsidRPr="00793D77">
          <w:rPr>
            <w:rStyle w:val="Lienhypertexte"/>
          </w:rPr>
          <w:t>Citus</w:t>
        </w:r>
        <w:proofErr w:type="spellEnd"/>
      </w:hyperlink>
      <w:r>
        <w:t>, an open source clustering solution for PostgreSQL.</w:t>
      </w:r>
    </w:p>
    <w:p w14:paraId="03301D31" w14:textId="77777777" w:rsidR="00AB5139" w:rsidRDefault="00AB5139" w:rsidP="00090977"/>
    <w:p w14:paraId="67DCA3DC" w14:textId="5C4FDA68" w:rsidR="00B63CED" w:rsidRDefault="00B63CED" w:rsidP="00090977">
      <w:r>
        <w:t>PostgreSQL is used by several components in the platform: such as CKAN</w:t>
      </w:r>
      <w:r w:rsidR="000F242C">
        <w:t xml:space="preserve">, </w:t>
      </w:r>
      <w:proofErr w:type="spellStart"/>
      <w:r w:rsidR="000F242C">
        <w:t>Wirecloud</w:t>
      </w:r>
      <w:proofErr w:type="spellEnd"/>
      <w:r>
        <w:t xml:space="preserve">, and those that will be changed from MySQL to PostgreSQL like </w:t>
      </w:r>
      <w:proofErr w:type="spellStart"/>
      <w:r>
        <w:t>Keyrock</w:t>
      </w:r>
      <w:proofErr w:type="spellEnd"/>
      <w:r>
        <w:t xml:space="preserve">, </w:t>
      </w:r>
      <w:r w:rsidR="00E03667">
        <w:t>Biz Eco System</w:t>
      </w:r>
      <w:r w:rsidR="00EF03E5">
        <w:t>.</w:t>
      </w:r>
    </w:p>
    <w:p w14:paraId="664254B7" w14:textId="5F5E8621" w:rsidR="00850B3D" w:rsidRDefault="00850B3D" w:rsidP="00090977"/>
    <w:p w14:paraId="484C7C3A" w14:textId="0FF37196" w:rsidR="00850B3D" w:rsidRDefault="00850B3D" w:rsidP="00090977">
      <w:proofErr w:type="spellStart"/>
      <w:r w:rsidRPr="00850B3D">
        <w:t>Citus</w:t>
      </w:r>
      <w:proofErr w:type="spellEnd"/>
      <w:r w:rsidRPr="00850B3D">
        <w:t xml:space="preserve"> extends PostgreSQL to support distributed SQL queries. On top of PostgreSQL, </w:t>
      </w:r>
      <w:proofErr w:type="spellStart"/>
      <w:r w:rsidRPr="00850B3D">
        <w:t>Citus</w:t>
      </w:r>
      <w:proofErr w:type="spellEnd"/>
      <w:r w:rsidRPr="00850B3D">
        <w:t xml:space="preserve"> comes with its own transparent </w:t>
      </w:r>
      <w:proofErr w:type="spellStart"/>
      <w:r w:rsidRPr="00850B3D">
        <w:t>sharding</w:t>
      </w:r>
      <w:proofErr w:type="spellEnd"/>
      <w:r w:rsidRPr="00850B3D">
        <w:t>, replication, distributed query planner and executor logic which enable execution of distributed SQL queries in parallel. This provides Hadoop-like fault tolerance, scalability and recovery from mid-query failures while allowing large datasets to be queried orders of magnitude faster than what has been possible on PostgreSQL before.</w:t>
      </w:r>
    </w:p>
    <w:p w14:paraId="16871E92" w14:textId="77777777" w:rsidR="00AB5139" w:rsidRDefault="00AB5139" w:rsidP="00090977"/>
    <w:p w14:paraId="58AC83E1" w14:textId="77777777" w:rsidR="00AB5139" w:rsidRDefault="00AB5139" w:rsidP="00090977">
      <w:r>
        <w:t xml:space="preserve">In </w:t>
      </w:r>
      <w:proofErr w:type="spellStart"/>
      <w:r>
        <w:t>Citus</w:t>
      </w:r>
      <w:proofErr w:type="spellEnd"/>
      <w:r>
        <w:t xml:space="preserve">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14:paraId="6D4C3B75" w14:textId="7AE8CBAA" w:rsidR="00034802" w:rsidRDefault="00034802" w:rsidP="00090977">
      <w:r>
        <w:t>Several</w:t>
      </w:r>
      <w:r w:rsidR="00FD458D">
        <w:t xml:space="preserve"> replication solutions exist</w:t>
      </w:r>
      <w:r>
        <w:t xml:space="preserve"> for PostgreSQL, the </w:t>
      </w:r>
      <w:r w:rsidR="00850B3D">
        <w:t>recommendation</w:t>
      </w:r>
      <w:r w:rsidR="00352E18">
        <w:t xml:space="preserve"> from </w:t>
      </w:r>
      <w:proofErr w:type="spellStart"/>
      <w:r w:rsidR="00352E18">
        <w:t>Citus</w:t>
      </w:r>
      <w:r w:rsidR="000F242C">
        <w:t>Data</w:t>
      </w:r>
      <w:proofErr w:type="spellEnd"/>
      <w:r w:rsidR="00850B3D">
        <w:t xml:space="preserve"> is </w:t>
      </w:r>
      <w:hyperlink r:id="rId56" w:anchor="STREAMING-REPLICATION" w:history="1">
        <w:r w:rsidR="00850B3D" w:rsidRPr="005E2EB5">
          <w:rPr>
            <w:rStyle w:val="Lienhypertexte"/>
          </w:rPr>
          <w:t>PostgreSQL integrated Streaming replication</w:t>
        </w:r>
      </w:hyperlink>
      <w:r w:rsidR="000F242C">
        <w:t>.</w:t>
      </w:r>
    </w:p>
    <w:p w14:paraId="2091E6D9" w14:textId="77777777" w:rsidR="00AB5139" w:rsidRPr="00F2163C" w:rsidRDefault="00AB5139" w:rsidP="00090977"/>
    <w:p w14:paraId="1851E9AD" w14:textId="77777777" w:rsidR="00F577C1" w:rsidRDefault="001115BF" w:rsidP="005F14A1">
      <w:pPr>
        <w:pStyle w:val="Titre3"/>
      </w:pPr>
      <w:bookmarkStart w:id="127" w:name="_Toc499648753"/>
      <w:bookmarkStart w:id="128" w:name="_Toc499654983"/>
      <w:proofErr w:type="spellStart"/>
      <w:r>
        <w:t>Galera</w:t>
      </w:r>
      <w:proofErr w:type="spellEnd"/>
      <w:r>
        <w:t>/MySQL Cluster</w:t>
      </w:r>
      <w:r w:rsidR="00F577C1">
        <w:t xml:space="preserve"> Component</w:t>
      </w:r>
      <w:bookmarkEnd w:id="127"/>
      <w:bookmarkEnd w:id="128"/>
    </w:p>
    <w:p w14:paraId="197E5955" w14:textId="77777777" w:rsidR="001115BF" w:rsidRDefault="006F6764" w:rsidP="00F577C1">
      <w:r>
        <w:t>This component should be</w:t>
      </w:r>
      <w:r w:rsidR="00F577C1">
        <w:t xml:space="preserve"> the cluster of </w:t>
      </w:r>
      <w:r w:rsidR="001115BF">
        <w:t xml:space="preserve">MySQL </w:t>
      </w:r>
      <w:r w:rsidR="00F577C1">
        <w:t xml:space="preserve">database servers of the </w:t>
      </w:r>
      <w:proofErr w:type="spellStart"/>
      <w:r w:rsidR="00F577C1">
        <w:t>Fiware</w:t>
      </w:r>
      <w:proofErr w:type="spellEnd"/>
      <w:r w:rsidR="00F577C1">
        <w:t xml:space="preserve"> platform.</w:t>
      </w:r>
    </w:p>
    <w:p w14:paraId="1F35D04C" w14:textId="77777777" w:rsidR="006F6764" w:rsidRDefault="006F6764" w:rsidP="00F577C1">
      <w:r>
        <w:t xml:space="preserve">This component will be installed only if changing from </w:t>
      </w:r>
      <w:proofErr w:type="spellStart"/>
      <w:r>
        <w:t>mySQL</w:t>
      </w:r>
      <w:proofErr w:type="spellEnd"/>
      <w:r>
        <w:t xml:space="preserve"> to PostgreSQL for a module is too complex or impossible.</w:t>
      </w:r>
    </w:p>
    <w:p w14:paraId="6E84B2D9" w14:textId="77777777" w:rsidR="000D037A" w:rsidRDefault="000D037A" w:rsidP="00F577C1"/>
    <w:p w14:paraId="73CE145B" w14:textId="77777777" w:rsidR="006F6764" w:rsidRDefault="006F6764" w:rsidP="00F577C1">
      <w:r>
        <w:t>Any MySQL database</w:t>
      </w:r>
      <w:r w:rsidR="001A49CD">
        <w:t xml:space="preserve"> that can’t be replace</w:t>
      </w:r>
      <w:r w:rsidR="004069CD">
        <w:t>d</w:t>
      </w:r>
      <w:r w:rsidR="001A49CD">
        <w:t xml:space="preserve"> with PostgreSQL</w:t>
      </w:r>
      <w:r w:rsidR="004069CD">
        <w:t>,</w:t>
      </w:r>
      <w:r>
        <w:t xml:space="preserve"> should be replaced by MariaDB, </w:t>
      </w:r>
    </w:p>
    <w:p w14:paraId="43EFEC0E" w14:textId="77777777"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57" w:history="1">
        <w:proofErr w:type="spellStart"/>
        <w:r w:rsidRPr="00EB401F">
          <w:rPr>
            <w:rStyle w:val="Lienhypertexte"/>
          </w:rPr>
          <w:t>Galera</w:t>
        </w:r>
        <w:proofErr w:type="spellEnd"/>
        <w:r w:rsidRPr="00EB401F">
          <w:rPr>
            <w:rStyle w:val="Lienhypertexte"/>
          </w:rPr>
          <w:t xml:space="preserve"> cluster</w:t>
        </w:r>
      </w:hyperlink>
      <w:r w:rsidR="00EF03E5">
        <w:rPr>
          <w:rStyle w:val="Lienhypertexte"/>
        </w:rPr>
        <w:t>.</w:t>
      </w:r>
    </w:p>
    <w:p w14:paraId="663FBECF" w14:textId="77777777" w:rsidR="006F6764" w:rsidRPr="006F6764" w:rsidRDefault="00EF03E5" w:rsidP="00EF03E5">
      <w:r>
        <w:t>There is a MariaDB</w:t>
      </w:r>
      <w:r w:rsidR="00B317EE">
        <w:t xml:space="preserve"> and</w:t>
      </w:r>
      <w:r>
        <w:t xml:space="preserve"> </w:t>
      </w:r>
      <w:proofErr w:type="spellStart"/>
      <w:r>
        <w:t>Galera</w:t>
      </w:r>
      <w:proofErr w:type="spellEnd"/>
      <w:r>
        <w:t xml:space="preserve"> integration chapter on </w:t>
      </w:r>
      <w:hyperlink r:id="rId58" w:history="1">
        <w:r w:rsidRPr="00EF03E5">
          <w:rPr>
            <w:rStyle w:val="Lienhypertexte"/>
          </w:rPr>
          <w:t>MariaDB web site</w:t>
        </w:r>
      </w:hyperlink>
      <w:r>
        <w:t>.</w:t>
      </w:r>
    </w:p>
    <w:p w14:paraId="3687F05A" w14:textId="24C44B15" w:rsidR="00A7296C" w:rsidRDefault="00A7296C" w:rsidP="00A7296C">
      <w:pPr>
        <w:pStyle w:val="Titre3"/>
      </w:pPr>
      <w:bookmarkStart w:id="129" w:name="_Toc499648754"/>
      <w:bookmarkStart w:id="130" w:name="_Toc499654984"/>
      <w:r>
        <w:t>Cosmos Big Data Component</w:t>
      </w:r>
      <w:bookmarkEnd w:id="129"/>
      <w:bookmarkEnd w:id="130"/>
    </w:p>
    <w:p w14:paraId="181C8EC7" w14:textId="77777777" w:rsidR="00651EB6" w:rsidRDefault="00090977" w:rsidP="00A7296C">
      <w:r>
        <w:t xml:space="preserve">This component is the Big Data </w:t>
      </w:r>
      <w:r w:rsidR="00172EE5">
        <w:t xml:space="preserve">and data history </w:t>
      </w:r>
      <w:r w:rsidR="00651EB6">
        <w:t xml:space="preserve">GE of the </w:t>
      </w:r>
      <w:proofErr w:type="spellStart"/>
      <w:r w:rsidR="00651EB6">
        <w:t>Fiware</w:t>
      </w:r>
      <w:proofErr w:type="spellEnd"/>
      <w:r w:rsidR="00651EB6">
        <w:t xml:space="preserve"> platform.</w:t>
      </w:r>
    </w:p>
    <w:p w14:paraId="1A9E3938" w14:textId="77777777" w:rsidR="00651EB6" w:rsidRDefault="00651EB6" w:rsidP="00A7296C"/>
    <w:p w14:paraId="4305D36A" w14:textId="77777777" w:rsidR="00A7296C" w:rsidRDefault="00EF03E5" w:rsidP="00A7296C">
      <w:r>
        <w:t xml:space="preserve">As the most complex component, </w:t>
      </w:r>
      <w:r w:rsidR="00090977">
        <w:t>it’s composed of many modules:</w:t>
      </w:r>
    </w:p>
    <w:p w14:paraId="518C5A94" w14:textId="77777777" w:rsidR="00E702E7" w:rsidRDefault="00C7350C" w:rsidP="000A7C4C">
      <w:pPr>
        <w:pStyle w:val="Paragraphedeliste"/>
        <w:numPr>
          <w:ilvl w:val="0"/>
          <w:numId w:val="31"/>
        </w:numPr>
      </w:pPr>
      <w:r>
        <w:t>Cygnus</w:t>
      </w:r>
      <w:r w:rsidR="00EF03E5">
        <w:t>, as an interface between the context broker and the different data history storages</w:t>
      </w:r>
    </w:p>
    <w:p w14:paraId="107BCE23" w14:textId="77777777" w:rsidR="00C7350C" w:rsidRDefault="00C7350C" w:rsidP="000A7C4C">
      <w:pPr>
        <w:pStyle w:val="Paragraphedeliste"/>
        <w:numPr>
          <w:ilvl w:val="0"/>
          <w:numId w:val="31"/>
        </w:numPr>
      </w:pPr>
      <w:r>
        <w:t>Comet STH</w:t>
      </w:r>
      <w:r w:rsidR="00A226BA">
        <w:t xml:space="preserve"> for Short Term History</w:t>
      </w:r>
      <w:r w:rsidR="000A7C4C">
        <w:t xml:space="preserve"> storage, uses MongoDB to persist the data sent through the context broker.</w:t>
      </w:r>
    </w:p>
    <w:p w14:paraId="789FDD8B" w14:textId="77777777" w:rsidR="00C7350C" w:rsidRDefault="00EF03E5" w:rsidP="000A7C4C">
      <w:pPr>
        <w:pStyle w:val="Paragraphedeliste"/>
        <w:numPr>
          <w:ilvl w:val="0"/>
          <w:numId w:val="31"/>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14:paraId="28030C9E" w14:textId="77777777" w:rsidR="00972ABF" w:rsidRDefault="00972ABF" w:rsidP="00972ABF">
      <w:pPr>
        <w:ind w:left="360"/>
      </w:pPr>
    </w:p>
    <w:p w14:paraId="1807CB43" w14:textId="77777777" w:rsidR="00E85A68" w:rsidRPr="00E85A68" w:rsidRDefault="00E85A68" w:rsidP="00E85A68">
      <w:pPr>
        <w:rPr>
          <w:lang w:val="en-GB"/>
        </w:rPr>
      </w:pPr>
      <w:r>
        <w:rPr>
          <w:lang w:val="en-GB"/>
        </w:rPr>
        <w:t xml:space="preserve">Hadoop HDFS provides </w:t>
      </w:r>
      <w:r w:rsidRPr="00E85A68">
        <w:rPr>
          <w:lang w:val="en-GB"/>
        </w:rPr>
        <w:t>Distributed storage.</w:t>
      </w:r>
    </w:p>
    <w:p w14:paraId="7E0D9636" w14:textId="77777777"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14:paraId="6A48A3C1" w14:textId="77777777"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proofErr w:type="spellStart"/>
      <w:r w:rsidR="004446E8">
        <w:rPr>
          <w:lang w:val="en-GB"/>
        </w:rPr>
        <w:t>Sinfonier</w:t>
      </w:r>
      <w:proofErr w:type="spellEnd"/>
      <w:r w:rsidR="004446E8">
        <w:rPr>
          <w:lang w:val="en-GB"/>
        </w:rPr>
        <w:t xml:space="preserve">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14:paraId="7FBF12FA" w14:textId="77777777" w:rsidR="00BB0291" w:rsidRDefault="00BB0291" w:rsidP="00E85A68"/>
    <w:p w14:paraId="6048084A" w14:textId="77777777"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14:paraId="4672E84F" w14:textId="77777777" w:rsidR="000A7C4C" w:rsidRPr="00E85A68" w:rsidRDefault="000A7C4C" w:rsidP="000A7C4C">
      <w:pPr>
        <w:rPr>
          <w:lang w:val="en-GB"/>
        </w:rPr>
      </w:pPr>
    </w:p>
    <w:p w14:paraId="4146E7FB" w14:textId="77777777" w:rsidR="000621EE" w:rsidRDefault="000621EE" w:rsidP="000A7C4C">
      <w:r>
        <w:t xml:space="preserve">On </w:t>
      </w:r>
      <w:proofErr w:type="spellStart"/>
      <w:r>
        <w:t>Fiware</w:t>
      </w:r>
      <w:proofErr w:type="spellEnd"/>
      <w:r>
        <w:t xml:space="preserve"> catalog: </w:t>
      </w:r>
      <w:hyperlink r:id="rId59" w:history="1">
        <w:r w:rsidRPr="000621EE">
          <w:rPr>
            <w:rStyle w:val="Lienhypertexte"/>
          </w:rPr>
          <w:t>Cosmos</w:t>
        </w:r>
      </w:hyperlink>
    </w:p>
    <w:p w14:paraId="583E5462" w14:textId="77777777" w:rsidR="000621EE" w:rsidRDefault="000621EE" w:rsidP="000A7C4C">
      <w:r>
        <w:t xml:space="preserve">On </w:t>
      </w:r>
      <w:proofErr w:type="spellStart"/>
      <w:r>
        <w:t>readthedocs</w:t>
      </w:r>
      <w:proofErr w:type="spellEnd"/>
      <w:r>
        <w:t xml:space="preserve">: </w:t>
      </w:r>
      <w:hyperlink r:id="rId60" w:history="1">
        <w:r w:rsidRPr="000621EE">
          <w:rPr>
            <w:rStyle w:val="Lienhypertexte"/>
          </w:rPr>
          <w:t>Cosmos documentation</w:t>
        </w:r>
      </w:hyperlink>
    </w:p>
    <w:p w14:paraId="6A382963" w14:textId="77777777" w:rsidR="005D1E54" w:rsidRDefault="005D1E54" w:rsidP="000A7C4C">
      <w:r>
        <w:t xml:space="preserve">On </w:t>
      </w:r>
      <w:proofErr w:type="spellStart"/>
      <w:r>
        <w:t>Fiware</w:t>
      </w:r>
      <w:proofErr w:type="spellEnd"/>
      <w:r>
        <w:t xml:space="preserve"> Forge: </w:t>
      </w:r>
      <w:hyperlink r:id="rId61" w:history="1">
        <w:r w:rsidRPr="005D1E54">
          <w:rPr>
            <w:rStyle w:val="Lienhypertexte"/>
          </w:rPr>
          <w:t>Architecture documentation</w:t>
        </w:r>
      </w:hyperlink>
    </w:p>
    <w:p w14:paraId="0798A97D" w14:textId="77777777"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14:paraId="0C798B97" w14:textId="77777777" w:rsidTr="00647F6C">
        <w:tc>
          <w:tcPr>
            <w:tcW w:w="2698" w:type="dxa"/>
          </w:tcPr>
          <w:p w14:paraId="06AAD0D1" w14:textId="77777777" w:rsidR="000A7C4C" w:rsidRDefault="000A7C4C" w:rsidP="00BB4F47">
            <w:pPr>
              <w:rPr>
                <w:b/>
                <w:bCs/>
              </w:rPr>
            </w:pPr>
            <w:r>
              <w:rPr>
                <w:b/>
                <w:bCs/>
              </w:rPr>
              <w:t>Architecture Component</w:t>
            </w:r>
          </w:p>
        </w:tc>
        <w:tc>
          <w:tcPr>
            <w:tcW w:w="5103" w:type="dxa"/>
          </w:tcPr>
          <w:p w14:paraId="6219A270" w14:textId="77777777" w:rsidR="000A7C4C" w:rsidRDefault="000A7C4C" w:rsidP="00BB4F47">
            <w:pPr>
              <w:rPr>
                <w:b/>
                <w:bCs/>
              </w:rPr>
            </w:pPr>
            <w:r>
              <w:rPr>
                <w:b/>
                <w:bCs/>
              </w:rPr>
              <w:t>Component Elements</w:t>
            </w:r>
          </w:p>
        </w:tc>
      </w:tr>
      <w:tr w:rsidR="000A7C4C" w14:paraId="0C061AFF" w14:textId="77777777" w:rsidTr="00647F6C">
        <w:tc>
          <w:tcPr>
            <w:tcW w:w="2698" w:type="dxa"/>
          </w:tcPr>
          <w:p w14:paraId="2DECDEB9" w14:textId="77777777" w:rsidR="000A7C4C" w:rsidRDefault="000A7C4C" w:rsidP="00BB4F47">
            <w:r>
              <w:t>Database Server</w:t>
            </w:r>
          </w:p>
        </w:tc>
        <w:tc>
          <w:tcPr>
            <w:tcW w:w="5103" w:type="dxa"/>
          </w:tcPr>
          <w:p w14:paraId="732921E4" w14:textId="77777777" w:rsidR="000A7C4C" w:rsidRDefault="000A7C4C" w:rsidP="00BB4F47">
            <w:r>
              <w:t>MongoDB</w:t>
            </w:r>
            <w:r w:rsidR="009F516B">
              <w:t xml:space="preserve"> cluster</w:t>
            </w:r>
          </w:p>
        </w:tc>
      </w:tr>
      <w:tr w:rsidR="000A7C4C" w14:paraId="54FCCDF6" w14:textId="77777777" w:rsidTr="00647F6C">
        <w:tc>
          <w:tcPr>
            <w:tcW w:w="2698" w:type="dxa"/>
          </w:tcPr>
          <w:p w14:paraId="61466327" w14:textId="77777777" w:rsidR="000A7C4C" w:rsidRDefault="000A7C4C" w:rsidP="00BB4F47">
            <w:r>
              <w:lastRenderedPageBreak/>
              <w:t>Applications</w:t>
            </w:r>
          </w:p>
        </w:tc>
        <w:tc>
          <w:tcPr>
            <w:tcW w:w="5103" w:type="dxa"/>
          </w:tcPr>
          <w:p w14:paraId="6456CA0C" w14:textId="77777777" w:rsidR="000A7C4C" w:rsidRDefault="000A7C4C" w:rsidP="00BB4F47">
            <w:r>
              <w:t>Cygnus</w:t>
            </w:r>
          </w:p>
          <w:p w14:paraId="70922A5D" w14:textId="77777777" w:rsidR="000A7C4C" w:rsidRDefault="000A7C4C" w:rsidP="00BB4F47">
            <w:r>
              <w:t>Comet STH</w:t>
            </w:r>
          </w:p>
          <w:p w14:paraId="3270233A" w14:textId="77777777"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14:paraId="13044236" w14:textId="77777777" w:rsidR="000621EE" w:rsidRDefault="003C7C86" w:rsidP="00BB4F47">
            <w:proofErr w:type="spellStart"/>
            <w:r>
              <w:t>Tidoop</w:t>
            </w:r>
            <w:proofErr w:type="spellEnd"/>
            <w:r w:rsidR="00972ABF">
              <w:t xml:space="preserve"> (MapReduce)</w:t>
            </w:r>
          </w:p>
          <w:p w14:paraId="256CD8CD" w14:textId="77777777" w:rsidR="003C7C86" w:rsidRDefault="003C7C86" w:rsidP="00BB4F47">
            <w:proofErr w:type="spellStart"/>
            <w:r>
              <w:t>Sinfonier</w:t>
            </w:r>
            <w:proofErr w:type="spellEnd"/>
            <w:r w:rsidR="00972ABF">
              <w:t xml:space="preserve"> (stream analytics</w:t>
            </w:r>
            <w:r w:rsidR="005D1E54">
              <w:t xml:space="preserve"> </w:t>
            </w:r>
            <w:r w:rsidR="00284EA7">
              <w:t xml:space="preserve">Apache </w:t>
            </w:r>
            <w:r w:rsidR="005D1E54">
              <w:t>storm based</w:t>
            </w:r>
            <w:r w:rsidR="00972ABF">
              <w:t>)</w:t>
            </w:r>
          </w:p>
          <w:p w14:paraId="5BC5F960" w14:textId="77777777" w:rsidR="004446E8" w:rsidRDefault="004446E8" w:rsidP="00BB4F47"/>
        </w:tc>
      </w:tr>
    </w:tbl>
    <w:p w14:paraId="01763A67" w14:textId="77777777" w:rsidR="000A7C4C" w:rsidRDefault="000A7C4C" w:rsidP="000A7C4C"/>
    <w:p w14:paraId="2FAB2157" w14:textId="77777777" w:rsidR="00090977" w:rsidRPr="00F2163C" w:rsidRDefault="00090977" w:rsidP="00A7296C"/>
    <w:p w14:paraId="532AC89E" w14:textId="77777777" w:rsidR="00A7296C" w:rsidRDefault="009A01D2" w:rsidP="00A7296C">
      <w:pPr>
        <w:pStyle w:val="Titre3"/>
      </w:pPr>
      <w:bookmarkStart w:id="131" w:name="_Toc499648755"/>
      <w:bookmarkStart w:id="132" w:name="_Toc499654985"/>
      <w:proofErr w:type="spellStart"/>
      <w:r>
        <w:t>Knowage</w:t>
      </w:r>
      <w:proofErr w:type="spellEnd"/>
      <w:r>
        <w:t xml:space="preserve"> </w:t>
      </w:r>
      <w:r w:rsidR="005F671E">
        <w:t>Analytics</w:t>
      </w:r>
      <w:r w:rsidR="00A7296C">
        <w:t xml:space="preserve"> Component</w:t>
      </w:r>
      <w:bookmarkEnd w:id="131"/>
      <w:bookmarkEnd w:id="132"/>
    </w:p>
    <w:p w14:paraId="2B5F3BB7" w14:textId="77777777" w:rsidR="00A7296C" w:rsidRDefault="004A17DB" w:rsidP="00A7296C">
      <w:r>
        <w:t xml:space="preserve">This component is for business intelligence, </w:t>
      </w:r>
      <w:proofErr w:type="spellStart"/>
      <w:r>
        <w:t>Fiware</w:t>
      </w:r>
      <w:proofErr w:type="spellEnd"/>
      <w:r>
        <w:t xml:space="preserve"> have </w:t>
      </w:r>
      <w:r w:rsidR="009A01D2">
        <w:t xml:space="preserve">originally </w:t>
      </w:r>
      <w:r>
        <w:t xml:space="preserve">chosen </w:t>
      </w:r>
      <w:proofErr w:type="spellStart"/>
      <w:r>
        <w:t>SpagoBI</w:t>
      </w:r>
      <w:proofErr w:type="spellEnd"/>
      <w:r>
        <w:t xml:space="preserve"> as the reference platform for this Analytics GE.</w:t>
      </w:r>
    </w:p>
    <w:p w14:paraId="7F82A342" w14:textId="77777777" w:rsidR="008010CB" w:rsidRDefault="00BE1FC0" w:rsidP="00A7296C">
      <w:r>
        <w:t xml:space="preserve">In the </w:t>
      </w:r>
      <w:proofErr w:type="spellStart"/>
      <w:r>
        <w:t>Fiware</w:t>
      </w:r>
      <w:proofErr w:type="spellEnd"/>
      <w:r>
        <w:t xml:space="preserve"> catalog is proposed the evolution of </w:t>
      </w:r>
      <w:proofErr w:type="spellStart"/>
      <w:r>
        <w:t>SpagoBI</w:t>
      </w:r>
      <w:proofErr w:type="spellEnd"/>
      <w:r>
        <w:t xml:space="preserve"> to a more integrated suite with all modules included</w:t>
      </w:r>
      <w:r w:rsidR="008010CB">
        <w:t xml:space="preserve"> </w:t>
      </w:r>
      <w:proofErr w:type="spellStart"/>
      <w:r w:rsidR="008010CB">
        <w:t>Knowage</w:t>
      </w:r>
      <w:proofErr w:type="spellEnd"/>
    </w:p>
    <w:p w14:paraId="51BE1BA1" w14:textId="77777777" w:rsidR="00A120CF" w:rsidRDefault="008010CB" w:rsidP="00A7296C">
      <w:pPr>
        <w:rPr>
          <w:rStyle w:val="Lienhypertexte"/>
        </w:rPr>
      </w:pPr>
      <w:r>
        <w:t xml:space="preserve">On </w:t>
      </w:r>
      <w:proofErr w:type="spellStart"/>
      <w:r>
        <w:t>Fiware</w:t>
      </w:r>
      <w:proofErr w:type="spellEnd"/>
      <w:r>
        <w:t xml:space="preserve"> catalog</w:t>
      </w:r>
      <w:r w:rsidR="00BE1FC0">
        <w:t xml:space="preserve">: </w:t>
      </w:r>
      <w:hyperlink r:id="rId62" w:history="1">
        <w:proofErr w:type="spellStart"/>
        <w:r w:rsidR="00BE1FC0" w:rsidRPr="00BE1FC0">
          <w:rPr>
            <w:rStyle w:val="Lienhypertexte"/>
          </w:rPr>
          <w:t>Knowage</w:t>
        </w:r>
        <w:proofErr w:type="spellEnd"/>
      </w:hyperlink>
    </w:p>
    <w:p w14:paraId="0536C4B0" w14:textId="77777777" w:rsidR="008010CB" w:rsidRDefault="00480874" w:rsidP="00A7296C">
      <w:r>
        <w:t xml:space="preserve">On </w:t>
      </w:r>
      <w:proofErr w:type="spellStart"/>
      <w:r>
        <w:t>readthedocs</w:t>
      </w:r>
      <w:proofErr w:type="spellEnd"/>
      <w:r w:rsidR="00561C24">
        <w:t xml:space="preserve">: </w:t>
      </w:r>
      <w:hyperlink r:id="rId63" w:history="1">
        <w:proofErr w:type="spellStart"/>
        <w:r w:rsidR="00561C24" w:rsidRPr="00561C24">
          <w:rPr>
            <w:rStyle w:val="Lienhypertexte"/>
          </w:rPr>
          <w:t>Knowage</w:t>
        </w:r>
        <w:proofErr w:type="spellEnd"/>
        <w:r w:rsidR="00561C24" w:rsidRPr="00561C24">
          <w:rPr>
            <w:rStyle w:val="Lienhypertexte"/>
          </w:rPr>
          <w:t xml:space="preserve"> in </w:t>
        </w:r>
        <w:proofErr w:type="spellStart"/>
        <w:r w:rsidR="00561C24" w:rsidRPr="00561C24">
          <w:rPr>
            <w:rStyle w:val="Lienhypertexte"/>
          </w:rPr>
          <w:t>Fiware</w:t>
        </w:r>
        <w:proofErr w:type="spellEnd"/>
      </w:hyperlink>
    </w:p>
    <w:p w14:paraId="21243535" w14:textId="77777777" w:rsidR="00561C24" w:rsidRDefault="00561C24" w:rsidP="00A7296C">
      <w:proofErr w:type="spellStart"/>
      <w:r>
        <w:t>Knowage</w:t>
      </w:r>
      <w:proofErr w:type="spellEnd"/>
      <w:r>
        <w:t xml:space="preserve"> is a</w:t>
      </w:r>
      <w:r w:rsidRPr="00561C24">
        <w:t xml:space="preserve"> professional open source suite for modern business analytics over traditional sources and big data systems.</w:t>
      </w:r>
    </w:p>
    <w:p w14:paraId="0519FE9C" w14:textId="77777777" w:rsidR="00B27D5D" w:rsidRDefault="00172EE5" w:rsidP="00B27D5D">
      <w:pPr>
        <w:keepNext/>
      </w:pPr>
      <w:r>
        <w:t>This GE provides the following features:</w:t>
      </w:r>
    </w:p>
    <w:p w14:paraId="51495DAB" w14:textId="77777777" w:rsidR="00172EE5" w:rsidRDefault="00172EE5" w:rsidP="00172EE5">
      <w:pPr>
        <w:pStyle w:val="Paragraphedeliste"/>
        <w:keepNext/>
        <w:numPr>
          <w:ilvl w:val="0"/>
          <w:numId w:val="24"/>
        </w:numPr>
      </w:pPr>
      <w:r>
        <w:t xml:space="preserve">BD (big data), to </w:t>
      </w:r>
      <w:proofErr w:type="spellStart"/>
      <w:r>
        <w:t>analyse</w:t>
      </w:r>
      <w:proofErr w:type="spellEnd"/>
      <w:r>
        <w:t xml:space="preserve"> data stored on big data clusters or NoSQL databases</w:t>
      </w:r>
    </w:p>
    <w:p w14:paraId="069B4F67" w14:textId="77777777" w:rsidR="00172EE5" w:rsidRDefault="00172EE5" w:rsidP="00172EE5">
      <w:pPr>
        <w:pStyle w:val="Paragraphedeliste"/>
        <w:keepNext/>
        <w:numPr>
          <w:ilvl w:val="0"/>
          <w:numId w:val="24"/>
        </w:numPr>
      </w:pPr>
      <w:r>
        <w:t>SI (smart intelligence), the usual business intelligence on structured data, but more oriented to self-service capabilities and agile prototyping</w:t>
      </w:r>
    </w:p>
    <w:p w14:paraId="0F41D393" w14:textId="77777777" w:rsidR="00172EE5" w:rsidRDefault="00172EE5" w:rsidP="00172EE5">
      <w:pPr>
        <w:pStyle w:val="Paragraphedeliste"/>
        <w:keepNext/>
        <w:numPr>
          <w:ilvl w:val="0"/>
          <w:numId w:val="24"/>
        </w:numPr>
      </w:pPr>
      <w:r>
        <w:t>ER (enterprise reporting), to produce and distribute static reports</w:t>
      </w:r>
    </w:p>
    <w:p w14:paraId="6B5E67DF" w14:textId="77777777" w:rsidR="00172EE5" w:rsidRDefault="00172EE5" w:rsidP="00172EE5">
      <w:pPr>
        <w:pStyle w:val="Paragraphedeliste"/>
        <w:keepNext/>
        <w:numPr>
          <w:ilvl w:val="0"/>
          <w:numId w:val="24"/>
        </w:numPr>
      </w:pPr>
      <w:r>
        <w:t>LI (location intelligence), to relate business data with spatial or geographical information</w:t>
      </w:r>
    </w:p>
    <w:p w14:paraId="1FC3BC11" w14:textId="77777777" w:rsidR="00172EE5" w:rsidRDefault="00172EE5" w:rsidP="00172EE5">
      <w:pPr>
        <w:pStyle w:val="Paragraphedeliste"/>
        <w:keepNext/>
        <w:numPr>
          <w:ilvl w:val="0"/>
          <w:numId w:val="24"/>
        </w:numPr>
      </w:pPr>
      <w:r>
        <w:t>PM (performance management), to manage KPIs and organize scorecards</w:t>
      </w:r>
    </w:p>
    <w:p w14:paraId="33129AF0" w14:textId="77777777" w:rsidR="00172EE5" w:rsidRDefault="00172EE5" w:rsidP="00172EE5">
      <w:pPr>
        <w:pStyle w:val="Paragraphedeliste"/>
        <w:keepNext/>
        <w:numPr>
          <w:ilvl w:val="0"/>
          <w:numId w:val="24"/>
        </w:numPr>
      </w:pPr>
      <w:r>
        <w:t>PA (predictive analysis), for more advanced analyses</w:t>
      </w:r>
    </w:p>
    <w:p w14:paraId="6BCEBCF4" w14:textId="77777777" w:rsidR="00172EE5" w:rsidRDefault="00172EE5" w:rsidP="00172EE5">
      <w:pPr>
        <w:pStyle w:val="Paragraphedeliste"/>
        <w:keepNext/>
        <w:numPr>
          <w:ilvl w:val="0"/>
          <w:numId w:val="24"/>
        </w:numPr>
      </w:pPr>
      <w:r>
        <w:t xml:space="preserve">EI (embedded intelligence), to link </w:t>
      </w:r>
      <w:proofErr w:type="spellStart"/>
      <w:r>
        <w:t>Knowage</w:t>
      </w:r>
      <w:proofErr w:type="spellEnd"/>
      <w:r>
        <w:t xml:space="preserve"> with external solutions provided by the customer or third parties.</w:t>
      </w:r>
    </w:p>
    <w:p w14:paraId="7D08DFF7" w14:textId="77777777" w:rsidR="00EA7075" w:rsidRDefault="00EA7075" w:rsidP="00DD494C"/>
    <w:p w14:paraId="7533DFB0" w14:textId="5B3AE24F" w:rsidR="007542E4" w:rsidRDefault="007542E4" w:rsidP="00DD494C">
      <w:proofErr w:type="spellStart"/>
      <w:r>
        <w:t>Knowage</w:t>
      </w:r>
      <w:proofErr w:type="spellEnd"/>
      <w:r>
        <w:t xml:space="preserve"> can connect to CKAN and show the catalog of data sets in it</w:t>
      </w:r>
      <w:r w:rsidR="00AC0918">
        <w:t xml:space="preserve">, </w:t>
      </w:r>
      <w:r w:rsidR="00DD494C">
        <w:t xml:space="preserve">allows to </w:t>
      </w:r>
      <w:r w:rsidR="00AC0918">
        <w:t>search in it</w:t>
      </w:r>
      <w:r>
        <w:t xml:space="preserve">, </w:t>
      </w:r>
      <w:proofErr w:type="gramStart"/>
      <w:r>
        <w:t>in order to</w:t>
      </w:r>
      <w:proofErr w:type="gramEnd"/>
      <w:r>
        <w:t xml:space="preserve"> be able to use it (only CSV &amp; XLS data source for the moment, other formats will be added later).</w:t>
      </w:r>
    </w:p>
    <w:p w14:paraId="6219574D" w14:textId="77777777" w:rsidR="00B20650" w:rsidRDefault="00B20650" w:rsidP="00DD494C">
      <w:proofErr w:type="spellStart"/>
      <w:r>
        <w:t>Knowage</w:t>
      </w:r>
      <w:proofErr w:type="spellEnd"/>
      <w:r>
        <w:t xml:space="preserve"> can also define an NGSI dataset (query data from the Orion Context Broker</w:t>
      </w:r>
    </w:p>
    <w:p w14:paraId="01370243" w14:textId="77777777" w:rsidR="006D0972" w:rsidRDefault="006D0972" w:rsidP="00DD494C">
      <w:r>
        <w:t xml:space="preserve">It will be configured to use the </w:t>
      </w:r>
      <w:proofErr w:type="spellStart"/>
      <w:r>
        <w:t>Keyrock</w:t>
      </w:r>
      <w:proofErr w:type="spellEnd"/>
      <w:r>
        <w:t xml:space="preserve"> IDM component</w:t>
      </w:r>
      <w:r w:rsidR="0029240D">
        <w:t xml:space="preserve"> for authentication</w:t>
      </w:r>
      <w:r>
        <w:t>.</w:t>
      </w:r>
    </w:p>
    <w:p w14:paraId="365E7D49" w14:textId="77777777" w:rsidR="00C359D6" w:rsidRDefault="00C359D6"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14:paraId="335E85B3" w14:textId="77777777" w:rsidTr="006D0972">
        <w:tc>
          <w:tcPr>
            <w:tcW w:w="3261" w:type="dxa"/>
          </w:tcPr>
          <w:p w14:paraId="61F93528" w14:textId="77777777" w:rsidR="00C359D6" w:rsidRDefault="00C359D6" w:rsidP="00714CD0">
            <w:pPr>
              <w:rPr>
                <w:b/>
                <w:bCs/>
              </w:rPr>
            </w:pPr>
            <w:r>
              <w:rPr>
                <w:b/>
                <w:bCs/>
              </w:rPr>
              <w:t>Architecture Component</w:t>
            </w:r>
          </w:p>
        </w:tc>
        <w:tc>
          <w:tcPr>
            <w:tcW w:w="5953" w:type="dxa"/>
          </w:tcPr>
          <w:p w14:paraId="30792A75" w14:textId="77777777" w:rsidR="00C359D6" w:rsidRDefault="00C359D6" w:rsidP="00714CD0">
            <w:pPr>
              <w:rPr>
                <w:b/>
                <w:bCs/>
              </w:rPr>
            </w:pPr>
            <w:r>
              <w:rPr>
                <w:b/>
                <w:bCs/>
              </w:rPr>
              <w:t>Component Elements</w:t>
            </w:r>
          </w:p>
        </w:tc>
      </w:tr>
      <w:tr w:rsidR="00C359D6" w14:paraId="17070E64" w14:textId="77777777" w:rsidTr="006D0972">
        <w:tc>
          <w:tcPr>
            <w:tcW w:w="3261" w:type="dxa"/>
          </w:tcPr>
          <w:p w14:paraId="4C3BEA89" w14:textId="77777777" w:rsidR="00C359D6" w:rsidRDefault="00C359D6" w:rsidP="00714CD0">
            <w:r>
              <w:t>Database Server</w:t>
            </w:r>
          </w:p>
        </w:tc>
        <w:tc>
          <w:tcPr>
            <w:tcW w:w="5953" w:type="dxa"/>
          </w:tcPr>
          <w:p w14:paraId="31A160B0" w14:textId="77777777" w:rsidR="00C359D6" w:rsidRDefault="00B20650" w:rsidP="00714CD0">
            <w:r>
              <w:t>PostgreSQL/</w:t>
            </w:r>
            <w:proofErr w:type="spellStart"/>
            <w:r>
              <w:t>Citus</w:t>
            </w:r>
            <w:proofErr w:type="spellEnd"/>
            <w:r>
              <w:t xml:space="preserve"> for metadata storage</w:t>
            </w:r>
          </w:p>
        </w:tc>
      </w:tr>
      <w:tr w:rsidR="00C359D6" w14:paraId="1D5F8B14" w14:textId="77777777" w:rsidTr="006D0972">
        <w:tc>
          <w:tcPr>
            <w:tcW w:w="3261" w:type="dxa"/>
          </w:tcPr>
          <w:p w14:paraId="04BFCCA0" w14:textId="77777777" w:rsidR="00C359D6" w:rsidRDefault="00C359D6" w:rsidP="00714CD0">
            <w:r>
              <w:t>Application</w:t>
            </w:r>
            <w:r w:rsidR="00B20650">
              <w:t>s</w:t>
            </w:r>
          </w:p>
        </w:tc>
        <w:tc>
          <w:tcPr>
            <w:tcW w:w="5953" w:type="dxa"/>
          </w:tcPr>
          <w:p w14:paraId="4D19D5BD" w14:textId="77777777" w:rsidR="00C359D6" w:rsidRDefault="0029240D" w:rsidP="00714CD0">
            <w:r>
              <w:t>A set of java modules deployed under a Tomcat</w:t>
            </w:r>
          </w:p>
          <w:p w14:paraId="732995AA" w14:textId="77777777" w:rsidR="00C359D6" w:rsidRDefault="00C359D6" w:rsidP="00714CD0"/>
        </w:tc>
      </w:tr>
    </w:tbl>
    <w:p w14:paraId="75673C87" w14:textId="77777777" w:rsidR="00C359D6" w:rsidRDefault="00C359D6" w:rsidP="00DD494C"/>
    <w:p w14:paraId="148A0513" w14:textId="77777777" w:rsidR="00953716" w:rsidRDefault="00953716" w:rsidP="00DD494C">
      <w:r>
        <w:t xml:space="preserve">The composer part of </w:t>
      </w:r>
      <w:proofErr w:type="spellStart"/>
      <w:r>
        <w:t>Knowage</w:t>
      </w:r>
      <w:proofErr w:type="spellEnd"/>
      <w:r>
        <w:t xml:space="preserve">, shouldn’t be exposed to public use, if some dashboards or reports visualization needs to be published, it need to be integrated in applications in an </w:t>
      </w:r>
      <w:proofErr w:type="spellStart"/>
      <w:r>
        <w:t>iframe</w:t>
      </w:r>
      <w:proofErr w:type="spellEnd"/>
      <w:r>
        <w:t xml:space="preserve"> component or by using the API to get the </w:t>
      </w:r>
      <w:proofErr w:type="spellStart"/>
      <w:r>
        <w:t>Knowage</w:t>
      </w:r>
      <w:proofErr w:type="spellEnd"/>
      <w:r>
        <w:t xml:space="preserve"> generated content.</w:t>
      </w:r>
    </w:p>
    <w:p w14:paraId="0DF17176" w14:textId="77777777" w:rsidR="007542E4" w:rsidRDefault="007542E4" w:rsidP="007542E4">
      <w:pPr>
        <w:keepNext/>
      </w:pPr>
    </w:p>
    <w:p w14:paraId="029A8141" w14:textId="77777777" w:rsidR="005F671E" w:rsidRDefault="005F671E" w:rsidP="005F671E">
      <w:pPr>
        <w:pStyle w:val="Titre3"/>
      </w:pPr>
      <w:bookmarkStart w:id="133" w:name="_Hlk497334190"/>
      <w:bookmarkStart w:id="134" w:name="_Toc499648756"/>
      <w:bookmarkStart w:id="135" w:name="_Toc499654986"/>
      <w:r>
        <w:t xml:space="preserve">CKAN Open Data </w:t>
      </w:r>
      <w:bookmarkEnd w:id="133"/>
      <w:r>
        <w:t>Component</w:t>
      </w:r>
      <w:bookmarkEnd w:id="134"/>
      <w:bookmarkEnd w:id="135"/>
    </w:p>
    <w:p w14:paraId="7C5D55BA" w14:textId="77777777" w:rsidR="005F671E" w:rsidRDefault="007460E6" w:rsidP="005F671E">
      <w:r>
        <w:t xml:space="preserve">This component is the chosen </w:t>
      </w:r>
      <w:proofErr w:type="spellStart"/>
      <w:r w:rsidR="00AE397A">
        <w:t>Fiware</w:t>
      </w:r>
      <w:proofErr w:type="spellEnd"/>
      <w:r w:rsidR="00AE397A">
        <w:t xml:space="preserve"> </w:t>
      </w:r>
      <w:r>
        <w:t>GE to manage Open Data</w:t>
      </w:r>
      <w:r w:rsidR="00AE397A">
        <w:t>.</w:t>
      </w:r>
    </w:p>
    <w:p w14:paraId="23AECCD7" w14:textId="77777777" w:rsidR="007460E6" w:rsidRDefault="007460E6" w:rsidP="005F671E">
      <w:r>
        <w:t>CKAN</w:t>
      </w:r>
      <w:r w:rsidR="00144281">
        <w:t xml:space="preserve"> GE at </w:t>
      </w:r>
      <w:proofErr w:type="spellStart"/>
      <w:r w:rsidR="00144281">
        <w:t>Fiware</w:t>
      </w:r>
      <w:proofErr w:type="spellEnd"/>
      <w:r w:rsidR="00144281">
        <w:t xml:space="preserve">: </w:t>
      </w:r>
      <w:hyperlink r:id="rId64" w:history="1">
        <w:r w:rsidR="00144281" w:rsidRPr="0053125C">
          <w:rPr>
            <w:rStyle w:val="Lienhypertexte"/>
          </w:rPr>
          <w:t>https://catalogue.fiware.org/enablers/ckan</w:t>
        </w:r>
      </w:hyperlink>
    </w:p>
    <w:p w14:paraId="03F51FDD" w14:textId="77777777" w:rsidR="00D52596" w:rsidRDefault="00D52596" w:rsidP="005F671E">
      <w:proofErr w:type="spellStart"/>
      <w:r>
        <w:t>Fiware</w:t>
      </w:r>
      <w:proofErr w:type="spellEnd"/>
      <w:r>
        <w:t xml:space="preserve"> Docker installation: </w:t>
      </w:r>
      <w:hyperlink r:id="rId65" w:history="1">
        <w:r w:rsidRPr="0053125C">
          <w:rPr>
            <w:rStyle w:val="Lienhypertexte"/>
          </w:rPr>
          <w:t>https://github.com/okfn/docker-fiware-ckan</w:t>
        </w:r>
      </w:hyperlink>
      <w:r>
        <w:t xml:space="preserve"> </w:t>
      </w:r>
    </w:p>
    <w:p w14:paraId="6DD406E6" w14:textId="77777777" w:rsidR="00935465" w:rsidRDefault="00935465" w:rsidP="005F671E">
      <w:r>
        <w:t xml:space="preserve">Official installation </w:t>
      </w:r>
      <w:proofErr w:type="gramStart"/>
      <w:r>
        <w:t>guide :</w:t>
      </w:r>
      <w:proofErr w:type="gramEnd"/>
      <w:r>
        <w:t xml:space="preserve"> </w:t>
      </w:r>
      <w:hyperlink r:id="rId66" w:history="1">
        <w:r w:rsidRPr="0053125C">
          <w:rPr>
            <w:rStyle w:val="Lienhypertexte"/>
          </w:rPr>
          <w:t>http://docs.ckan.org/en/ckan-2.3.5/maintaining/installing/install-using-docker.html</w:t>
        </w:r>
      </w:hyperlink>
    </w:p>
    <w:p w14:paraId="7A19866F" w14:textId="77777777" w:rsidR="00935465" w:rsidRDefault="009A01D2" w:rsidP="005F671E">
      <w:r>
        <w:t>The CKAN GE provides the following features:</w:t>
      </w:r>
    </w:p>
    <w:p w14:paraId="40474B48" w14:textId="77777777" w:rsidR="009A01D2" w:rsidRDefault="009A01D2" w:rsidP="009A01D2">
      <w:pPr>
        <w:pStyle w:val="Paragraphedeliste"/>
        <w:numPr>
          <w:ilvl w:val="0"/>
          <w:numId w:val="25"/>
        </w:numPr>
      </w:pPr>
      <w:r>
        <w:t>Complete catalog system with easy to use web interface and a powerful API</w:t>
      </w:r>
    </w:p>
    <w:p w14:paraId="0A1FE5D9" w14:textId="77777777" w:rsidR="009A01D2" w:rsidRDefault="009A01D2" w:rsidP="009A01D2">
      <w:pPr>
        <w:pStyle w:val="Paragraphedeliste"/>
        <w:numPr>
          <w:ilvl w:val="0"/>
          <w:numId w:val="25"/>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14:paraId="04C15D66" w14:textId="77777777" w:rsidR="009A01D2" w:rsidRDefault="009A01D2" w:rsidP="009A01D2">
      <w:pPr>
        <w:pStyle w:val="Paragraphedeliste"/>
        <w:numPr>
          <w:ilvl w:val="0"/>
          <w:numId w:val="25"/>
        </w:numPr>
      </w:pPr>
      <w:r>
        <w:t>Data visualization and analytics</w:t>
      </w:r>
    </w:p>
    <w:p w14:paraId="0928C1F0" w14:textId="77777777" w:rsidR="009A01D2" w:rsidRDefault="009A01D2" w:rsidP="009A01D2">
      <w:pPr>
        <w:pStyle w:val="Paragraphedeliste"/>
        <w:numPr>
          <w:ilvl w:val="0"/>
          <w:numId w:val="25"/>
        </w:numPr>
      </w:pPr>
      <w:r>
        <w:t>Workflow support lets departments or groups manage their own data publishing</w:t>
      </w:r>
    </w:p>
    <w:p w14:paraId="7BA4CA48" w14:textId="77777777" w:rsidR="009A01D2" w:rsidRDefault="009A01D2" w:rsidP="009A01D2">
      <w:pPr>
        <w:pStyle w:val="Paragraphedeliste"/>
        <w:numPr>
          <w:ilvl w:val="0"/>
          <w:numId w:val="25"/>
        </w:numPr>
      </w:pPr>
      <w:r>
        <w:t>Fine-grained access control</w:t>
      </w:r>
    </w:p>
    <w:p w14:paraId="7BF131E6" w14:textId="77777777" w:rsidR="009A01D2" w:rsidRDefault="009A01D2" w:rsidP="009A01D2">
      <w:pPr>
        <w:pStyle w:val="Paragraphedeliste"/>
        <w:numPr>
          <w:ilvl w:val="0"/>
          <w:numId w:val="25"/>
        </w:numPr>
      </w:pPr>
      <w:r>
        <w:lastRenderedPageBreak/>
        <w:t>Integrated data storage and full data API</w:t>
      </w:r>
    </w:p>
    <w:p w14:paraId="6F144D99" w14:textId="77777777" w:rsidR="009A01D2" w:rsidRDefault="009A01D2" w:rsidP="009A01D2">
      <w:pPr>
        <w:pStyle w:val="Paragraphedeliste"/>
        <w:numPr>
          <w:ilvl w:val="0"/>
          <w:numId w:val="25"/>
        </w:numPr>
      </w:pPr>
      <w:r>
        <w:t>Federated structure: easily set up new instances with common search</w:t>
      </w:r>
    </w:p>
    <w:p w14:paraId="78F1C8F6" w14:textId="77777777" w:rsidR="00144281" w:rsidRDefault="00144281" w:rsidP="005F671E"/>
    <w:p w14:paraId="6EB7723C" w14:textId="77777777"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14:paraId="6AD35CE6" w14:textId="77777777" w:rsidTr="00C7691C">
        <w:tc>
          <w:tcPr>
            <w:tcW w:w="2698" w:type="dxa"/>
          </w:tcPr>
          <w:p w14:paraId="0EA66528" w14:textId="77777777" w:rsidR="007460E6" w:rsidRDefault="007460E6" w:rsidP="00C7691C">
            <w:pPr>
              <w:rPr>
                <w:b/>
                <w:bCs/>
              </w:rPr>
            </w:pPr>
            <w:r>
              <w:rPr>
                <w:b/>
                <w:bCs/>
              </w:rPr>
              <w:t>Architecture Component</w:t>
            </w:r>
          </w:p>
        </w:tc>
        <w:tc>
          <w:tcPr>
            <w:tcW w:w="3818" w:type="dxa"/>
          </w:tcPr>
          <w:p w14:paraId="20835EAA" w14:textId="77777777" w:rsidR="007460E6" w:rsidRDefault="007460E6" w:rsidP="00C7691C">
            <w:pPr>
              <w:rPr>
                <w:b/>
                <w:bCs/>
              </w:rPr>
            </w:pPr>
            <w:r>
              <w:rPr>
                <w:b/>
                <w:bCs/>
              </w:rPr>
              <w:t>Component Elements</w:t>
            </w:r>
          </w:p>
        </w:tc>
      </w:tr>
      <w:tr w:rsidR="007460E6" w14:paraId="194005CD" w14:textId="77777777" w:rsidTr="00C7691C">
        <w:tc>
          <w:tcPr>
            <w:tcW w:w="2698" w:type="dxa"/>
          </w:tcPr>
          <w:p w14:paraId="499FC5C9" w14:textId="77777777" w:rsidR="007460E6" w:rsidRDefault="007460E6" w:rsidP="00C7691C">
            <w:r>
              <w:t>Database Server</w:t>
            </w:r>
          </w:p>
        </w:tc>
        <w:tc>
          <w:tcPr>
            <w:tcW w:w="3818" w:type="dxa"/>
          </w:tcPr>
          <w:p w14:paraId="687D8B97" w14:textId="77777777" w:rsidR="007460E6" w:rsidRDefault="007460E6" w:rsidP="00C7691C">
            <w:proofErr w:type="spellStart"/>
            <w:r>
              <w:t>Postgresql</w:t>
            </w:r>
            <w:proofErr w:type="spellEnd"/>
            <w:r>
              <w:t>/</w:t>
            </w:r>
            <w:proofErr w:type="spellStart"/>
            <w:r>
              <w:t>Citus</w:t>
            </w:r>
            <w:proofErr w:type="spellEnd"/>
            <w:r w:rsidR="009F516B">
              <w:t xml:space="preserve"> cluster</w:t>
            </w:r>
          </w:p>
          <w:p w14:paraId="11738EF5" w14:textId="0735CE6E" w:rsidR="00B8241B" w:rsidRDefault="00B8241B" w:rsidP="00C7691C">
            <w:r>
              <w:t xml:space="preserve">Apache </w:t>
            </w:r>
            <w:proofErr w:type="spellStart"/>
            <w:r>
              <w:t>Solr</w:t>
            </w:r>
            <w:proofErr w:type="spellEnd"/>
            <w:r>
              <w:t xml:space="preserve"> (for search feature)</w:t>
            </w:r>
          </w:p>
        </w:tc>
      </w:tr>
      <w:tr w:rsidR="007460E6" w14:paraId="60ED493B" w14:textId="77777777" w:rsidTr="00C7691C">
        <w:tc>
          <w:tcPr>
            <w:tcW w:w="2698" w:type="dxa"/>
          </w:tcPr>
          <w:p w14:paraId="482B572C" w14:textId="77777777" w:rsidR="007460E6" w:rsidRDefault="007460E6" w:rsidP="00C7691C">
            <w:r>
              <w:t>Applications</w:t>
            </w:r>
          </w:p>
        </w:tc>
        <w:tc>
          <w:tcPr>
            <w:tcW w:w="3818" w:type="dxa"/>
          </w:tcPr>
          <w:p w14:paraId="41BC1AAF" w14:textId="77777777" w:rsidR="007460E6" w:rsidRDefault="007460E6" w:rsidP="00C7691C">
            <w:proofErr w:type="spellStart"/>
            <w:r>
              <w:t>Api</w:t>
            </w:r>
            <w:proofErr w:type="spellEnd"/>
            <w:r w:rsidR="008B0BD5">
              <w:t xml:space="preserve"> and WEB UI</w:t>
            </w:r>
          </w:p>
          <w:p w14:paraId="68589466" w14:textId="77777777" w:rsidR="007460E6" w:rsidRDefault="007460E6" w:rsidP="00C7691C"/>
          <w:p w14:paraId="2941EB51" w14:textId="77777777" w:rsidR="007460E6" w:rsidRDefault="007460E6" w:rsidP="00C7691C"/>
        </w:tc>
      </w:tr>
    </w:tbl>
    <w:p w14:paraId="0A1F4F3A" w14:textId="77777777" w:rsidR="007460E6" w:rsidRDefault="007460E6" w:rsidP="005F671E"/>
    <w:p w14:paraId="6E2F2209" w14:textId="77777777" w:rsidR="00B27D5D" w:rsidRDefault="00B27D5D" w:rsidP="00B27D5D"/>
    <w:p w14:paraId="2139956E" w14:textId="59742F11" w:rsidR="001B6C4D" w:rsidRPr="001B6C4D" w:rsidRDefault="00D47423" w:rsidP="001B6C4D">
      <w:pPr>
        <w:pStyle w:val="Titre3"/>
        <w:rPr>
          <w:i/>
        </w:rPr>
      </w:pPr>
      <w:bookmarkStart w:id="136" w:name="_Toc499648757"/>
      <w:bookmarkStart w:id="137" w:name="_Toc499654987"/>
      <w:r>
        <w:t xml:space="preserve">IDAS </w:t>
      </w:r>
      <w:r w:rsidR="00C17488">
        <w:t xml:space="preserve">IOT </w:t>
      </w:r>
      <w:r>
        <w:t>Component</w:t>
      </w:r>
      <w:bookmarkEnd w:id="136"/>
      <w:bookmarkEnd w:id="137"/>
    </w:p>
    <w:p w14:paraId="39264EA4" w14:textId="77777777" w:rsidR="006709C5" w:rsidRDefault="00123AF1" w:rsidP="001B6C4D">
      <w:r w:rsidRPr="00123AF1">
        <w:t>The IDAS component is an implementation of the Backend Device Management GE.</w:t>
      </w:r>
    </w:p>
    <w:p w14:paraId="0DA3AD77" w14:textId="77777777" w:rsidR="0033747C" w:rsidRDefault="00D42D5B" w:rsidP="001B6C4D">
      <w:r>
        <w:t xml:space="preserve">It provides software for IOT use cases, </w:t>
      </w:r>
      <w:r w:rsidR="005F0A31">
        <w:t>like:</w:t>
      </w:r>
    </w:p>
    <w:p w14:paraId="5B42776F" w14:textId="01FCB8CE" w:rsidR="00B31FAB" w:rsidRDefault="00D42D5B" w:rsidP="005F0A31">
      <w:pPr>
        <w:pStyle w:val="Paragraphedeliste"/>
        <w:numPr>
          <w:ilvl w:val="0"/>
          <w:numId w:val="36"/>
        </w:numPr>
      </w:pPr>
      <w:r>
        <w:t xml:space="preserve">to manage communication between </w:t>
      </w:r>
      <w:r w:rsidR="005F0A31">
        <w:t>sensors</w:t>
      </w:r>
      <w:r w:rsidR="00850B3D">
        <w:t xml:space="preserve"> </w:t>
      </w:r>
      <w:r w:rsidR="005F0A31">
        <w:t>&amp;</w:t>
      </w:r>
      <w:r w:rsidR="00850B3D">
        <w:t xml:space="preserve"> </w:t>
      </w:r>
      <w:r w:rsidR="005F0A31">
        <w:t>actuators/</w:t>
      </w:r>
      <w:r>
        <w:t>devices</w:t>
      </w:r>
      <w:r w:rsidR="00B31FAB">
        <w:t>/gateways</w:t>
      </w:r>
      <w:r>
        <w:t xml:space="preserve"> and the data context broker</w:t>
      </w:r>
      <w:r w:rsidR="00850B3D">
        <w:t xml:space="preserve"> using NGSI REST API</w:t>
      </w:r>
      <w:r w:rsidR="00B31FAB">
        <w:t>.</w:t>
      </w:r>
    </w:p>
    <w:p w14:paraId="1FECC8EC" w14:textId="77777777" w:rsidR="00E66E24" w:rsidRDefault="0033747C" w:rsidP="005F0A31">
      <w:pPr>
        <w:pStyle w:val="Paragraphedeliste"/>
        <w:numPr>
          <w:ilvl w:val="0"/>
          <w:numId w:val="36"/>
        </w:numPr>
      </w:pPr>
      <w:r>
        <w:t xml:space="preserve">to </w:t>
      </w:r>
      <w:r w:rsidR="00E66E24">
        <w:t>manage provisioning of devices through a REST API</w:t>
      </w:r>
      <w:r>
        <w:t xml:space="preserve">, it is composed of several components organized </w:t>
      </w:r>
      <w:r w:rsidR="00E3379A">
        <w:t xml:space="preserve">by south bound protocols (UL2, JSON, LWM2M, </w:t>
      </w:r>
      <w:proofErr w:type="spellStart"/>
      <w:r w:rsidR="00E3379A">
        <w:t>Sigfox</w:t>
      </w:r>
      <w:proofErr w:type="spellEnd"/>
      <w:r w:rsidR="00E3379A">
        <w:t>)</w:t>
      </w:r>
    </w:p>
    <w:p w14:paraId="59E4D947" w14:textId="77777777" w:rsidR="005F0A31" w:rsidRDefault="005F0A31" w:rsidP="001B6C4D"/>
    <w:p w14:paraId="3B7066F0" w14:textId="77777777" w:rsidR="00B31FAB" w:rsidRPr="00DB16EE" w:rsidRDefault="00B31FAB" w:rsidP="001B6C4D">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67" w:history="1">
        <w:r w:rsidR="00D36D19" w:rsidRPr="00DB16EE">
          <w:rPr>
            <w:rStyle w:val="Lienhypertexte"/>
            <w:lang w:val="en-GB"/>
          </w:rPr>
          <w:t>IDAS</w:t>
        </w:r>
      </w:hyperlink>
    </w:p>
    <w:p w14:paraId="6229DF79" w14:textId="77777777" w:rsidR="005F0A31" w:rsidRPr="005F0A31" w:rsidRDefault="005F0A31" w:rsidP="005F0A31">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68" w:history="1">
        <w:r w:rsidRPr="005F0A31">
          <w:rPr>
            <w:rStyle w:val="Lienhypertexte"/>
            <w:lang w:val="en-GB"/>
          </w:rPr>
          <w:t>by Telefonica</w:t>
        </w:r>
      </w:hyperlink>
    </w:p>
    <w:p w14:paraId="7B6F2070" w14:textId="77777777" w:rsidR="00FE6D47" w:rsidRPr="005F0A31" w:rsidRDefault="00FE6D47" w:rsidP="001B6C4D">
      <w:pPr>
        <w:rPr>
          <w:lang w:val="en-GB"/>
        </w:rPr>
      </w:pPr>
    </w:p>
    <w:p w14:paraId="713C4FB6" w14:textId="77777777"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14:paraId="7C596DAF" w14:textId="77777777" w:rsidTr="00720EB8">
        <w:tc>
          <w:tcPr>
            <w:tcW w:w="2698" w:type="dxa"/>
          </w:tcPr>
          <w:p w14:paraId="31CAF008" w14:textId="77777777" w:rsidR="00E92D07" w:rsidRDefault="00E92D07" w:rsidP="00C7691C">
            <w:pPr>
              <w:rPr>
                <w:b/>
                <w:bCs/>
              </w:rPr>
            </w:pPr>
            <w:r>
              <w:rPr>
                <w:b/>
                <w:bCs/>
              </w:rPr>
              <w:t>Architecture Component</w:t>
            </w:r>
          </w:p>
        </w:tc>
        <w:tc>
          <w:tcPr>
            <w:tcW w:w="5244" w:type="dxa"/>
          </w:tcPr>
          <w:p w14:paraId="51672092" w14:textId="77777777" w:rsidR="00E92D07" w:rsidRDefault="00E92D07" w:rsidP="00C7691C">
            <w:pPr>
              <w:rPr>
                <w:b/>
                <w:bCs/>
              </w:rPr>
            </w:pPr>
            <w:r>
              <w:rPr>
                <w:b/>
                <w:bCs/>
              </w:rPr>
              <w:t>Component Elements</w:t>
            </w:r>
          </w:p>
        </w:tc>
      </w:tr>
      <w:tr w:rsidR="00E92D07" w14:paraId="42344CC3" w14:textId="77777777" w:rsidTr="00720EB8">
        <w:tc>
          <w:tcPr>
            <w:tcW w:w="2698" w:type="dxa"/>
          </w:tcPr>
          <w:p w14:paraId="0DD1BAF4" w14:textId="77777777" w:rsidR="00E92D07" w:rsidRDefault="00E92D07" w:rsidP="00C7691C">
            <w:r>
              <w:t>Database Server</w:t>
            </w:r>
          </w:p>
        </w:tc>
        <w:tc>
          <w:tcPr>
            <w:tcW w:w="5244" w:type="dxa"/>
          </w:tcPr>
          <w:p w14:paraId="41FDD72A" w14:textId="77777777" w:rsidR="00E92D07" w:rsidRDefault="00E92D07" w:rsidP="00C7691C">
            <w:r>
              <w:t>MongoDB</w:t>
            </w:r>
          </w:p>
        </w:tc>
      </w:tr>
      <w:tr w:rsidR="00E92D07" w14:paraId="4C1F7CBD" w14:textId="77777777" w:rsidTr="00720EB8">
        <w:tc>
          <w:tcPr>
            <w:tcW w:w="2698" w:type="dxa"/>
          </w:tcPr>
          <w:p w14:paraId="6B719AE5" w14:textId="77777777" w:rsidR="00E92D07" w:rsidRDefault="00E92D07" w:rsidP="00C7691C">
            <w:r>
              <w:t>Applications</w:t>
            </w:r>
          </w:p>
        </w:tc>
        <w:tc>
          <w:tcPr>
            <w:tcW w:w="5244" w:type="dxa"/>
          </w:tcPr>
          <w:p w14:paraId="00503D07" w14:textId="77777777" w:rsidR="00E92D07" w:rsidRDefault="008069E1" w:rsidP="00E92D07">
            <w:hyperlink r:id="rId69" w:history="1">
              <w:r w:rsidR="00E92D07" w:rsidRPr="001175F1">
                <w:rPr>
                  <w:rStyle w:val="Lienhypertexte"/>
                </w:rPr>
                <w:t>UL2.0 IOT Agent</w:t>
              </w:r>
            </w:hyperlink>
          </w:p>
          <w:p w14:paraId="2141F682" w14:textId="77777777"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IOT Agent</w:t>
            </w:r>
          </w:p>
          <w:p w14:paraId="7A9A9F35" w14:textId="77777777" w:rsidR="001175F1" w:rsidRDefault="00887470" w:rsidP="00E92D07">
            <w:r>
              <w:fldChar w:fldCharType="end"/>
            </w:r>
            <w:hyperlink r:id="rId70" w:history="1">
              <w:r w:rsidR="001175F1" w:rsidRPr="00887470">
                <w:rPr>
                  <w:rStyle w:val="Lienhypertexte"/>
                </w:rPr>
                <w:t>OMA L</w:t>
              </w:r>
              <w:r w:rsidRPr="00887470">
                <w:rPr>
                  <w:rStyle w:val="Lienhypertexte"/>
                </w:rPr>
                <w:t>WM2M IOT Agent</w:t>
              </w:r>
            </w:hyperlink>
          </w:p>
          <w:p w14:paraId="18DAB582" w14:textId="77777777" w:rsidR="00DD494C" w:rsidRDefault="008069E1" w:rsidP="00E92D07">
            <w:hyperlink r:id="rId71" w:history="1">
              <w:r w:rsidR="00DD494C" w:rsidRPr="00887470">
                <w:rPr>
                  <w:rStyle w:val="Lienhypertexte"/>
                </w:rPr>
                <w:t>SIGFOX IOT Agent</w:t>
              </w:r>
            </w:hyperlink>
          </w:p>
          <w:p w14:paraId="1971FC71" w14:textId="77777777" w:rsidR="00E92D07" w:rsidRDefault="008069E1" w:rsidP="00E92D07">
            <w:hyperlink r:id="rId72"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14:paraId="44EE4814" w14:textId="77777777" w:rsidR="0019448D" w:rsidRDefault="0019448D" w:rsidP="00E92D07">
            <w:r>
              <w:t xml:space="preserve">IOT Agent Manager (under upgrade for </w:t>
            </w:r>
            <w:r w:rsidR="00720EB8">
              <w:t>R</w:t>
            </w:r>
            <w:r>
              <w:t>5</w:t>
            </w:r>
            <w:r w:rsidR="00720EB8">
              <w:t xml:space="preserve"> release</w:t>
            </w:r>
            <w:r>
              <w:t>)</w:t>
            </w:r>
          </w:p>
          <w:p w14:paraId="044FF69E" w14:textId="77777777" w:rsidR="0019448D" w:rsidRDefault="00720EB8" w:rsidP="00E92D07">
            <w:r w:rsidRPr="00720EB8">
              <w:t>IoT Edge Manager</w:t>
            </w:r>
            <w:r>
              <w:t xml:space="preserve"> (forthcoming for R5)</w:t>
            </w:r>
          </w:p>
          <w:p w14:paraId="0AB4CC97" w14:textId="77777777" w:rsidR="00E92D07" w:rsidRDefault="008069E1" w:rsidP="00C7691C">
            <w:hyperlink r:id="rId73" w:history="1">
              <w:r w:rsidR="00720EB8" w:rsidRPr="00E66391">
                <w:rPr>
                  <w:rStyle w:val="Lienhypertexte"/>
                </w:rPr>
                <w:t>IOT Orchestrator with portal UI</w:t>
              </w:r>
            </w:hyperlink>
            <w:r w:rsidR="00720EB8">
              <w:t xml:space="preserve"> (from Telefonica)</w:t>
            </w:r>
          </w:p>
          <w:p w14:paraId="55197161" w14:textId="77777777" w:rsidR="00E66391" w:rsidRDefault="00E66391" w:rsidP="00C7691C">
            <w:r>
              <w:t xml:space="preserve">MQTT broker like </w:t>
            </w:r>
            <w:hyperlink r:id="rId74" w:history="1">
              <w:proofErr w:type="spellStart"/>
              <w:r w:rsidRPr="00E66391">
                <w:rPr>
                  <w:rStyle w:val="Lienhypertexte"/>
                </w:rPr>
                <w:t>Mosquitto</w:t>
              </w:r>
              <w:proofErr w:type="spellEnd"/>
            </w:hyperlink>
            <w:r>
              <w:t xml:space="preserve"> is needed for MQTT connectivity of IOT agents</w:t>
            </w:r>
            <w:r w:rsidR="0075566F">
              <w:t>.</w:t>
            </w:r>
          </w:p>
        </w:tc>
      </w:tr>
    </w:tbl>
    <w:p w14:paraId="6F014B14" w14:textId="77777777" w:rsidR="00E92D07" w:rsidRDefault="00E92D07" w:rsidP="001B6C4D"/>
    <w:p w14:paraId="1FAA381A" w14:textId="77777777" w:rsidR="00E92D07" w:rsidRDefault="00E66E24" w:rsidP="001B6C4D">
      <w:r>
        <w:t xml:space="preserve">As the IOT agent components provide only a REST API to interact with, it lacks a web user interface for device management in the current </w:t>
      </w:r>
      <w:proofErr w:type="spellStart"/>
      <w:r>
        <w:t>Fiware</w:t>
      </w:r>
      <w:proofErr w:type="spellEnd"/>
      <w:r>
        <w:t xml:space="preserve"> catalog.</w:t>
      </w:r>
    </w:p>
    <w:p w14:paraId="50FE3934" w14:textId="77777777" w:rsidR="00F87120" w:rsidRDefault="00F87120" w:rsidP="001B6C4D"/>
    <w:p w14:paraId="6036FE68" w14:textId="50D330A6" w:rsidR="00E66E24" w:rsidRDefault="00E66E24" w:rsidP="001B6C4D">
      <w:r>
        <w:t xml:space="preserve">The </w:t>
      </w:r>
      <w:hyperlink r:id="rId75" w:history="1">
        <w:r w:rsidRPr="0075566F">
          <w:rPr>
            <w:rStyle w:val="Lienhypertexte"/>
          </w:rPr>
          <w:t>IOT Agent Manager</w:t>
        </w:r>
      </w:hyperlink>
      <w:r>
        <w:t xml:space="preserve"> is under porting in Nodejs for release 5, it should provide the device management</w:t>
      </w:r>
      <w:r w:rsidR="00407CFA">
        <w:t xml:space="preserve"> layer.</w:t>
      </w:r>
    </w:p>
    <w:p w14:paraId="6888FAC0" w14:textId="77777777" w:rsidR="002F05C0" w:rsidRDefault="002F05C0" w:rsidP="001B6C4D"/>
    <w:p w14:paraId="38CAC821" w14:textId="6CBE5407" w:rsidR="00407CFA" w:rsidRDefault="00407CFA" w:rsidP="001B6C4D">
      <w:r>
        <w:t xml:space="preserve">Most of the IOT modules in </w:t>
      </w:r>
      <w:proofErr w:type="spellStart"/>
      <w:r>
        <w:t>Fiware</w:t>
      </w:r>
      <w:proofErr w:type="spellEnd"/>
      <w:r>
        <w:t xml:space="preserve"> catalog come from </w:t>
      </w:r>
      <w:hyperlink r:id="rId76" w:history="1">
        <w:r w:rsidRPr="00407CFA">
          <w:rPr>
            <w:rStyle w:val="Lienhypertexte"/>
          </w:rPr>
          <w:t>Telefonica, in their github</w:t>
        </w:r>
      </w:hyperlink>
      <w:r>
        <w:t xml:space="preserve">, they provide a component called </w:t>
      </w:r>
      <w:hyperlink r:id="rId77" w:history="1">
        <w:r w:rsidRPr="004708F2">
          <w:rPr>
            <w:rStyle w:val="Lienhypertexte"/>
          </w:rPr>
          <w:t>Orchestrator</w:t>
        </w:r>
      </w:hyperlink>
      <w:r>
        <w:t>, that allows to interact with the different modules: IOT agen</w:t>
      </w:r>
      <w:r w:rsidR="009A3889">
        <w:t xml:space="preserve">ts, </w:t>
      </w:r>
      <w:proofErr w:type="spellStart"/>
      <w:r w:rsidR="009A3889">
        <w:t>perseo</w:t>
      </w:r>
      <w:proofErr w:type="spellEnd"/>
      <w:r w:rsidR="009A3889">
        <w:t xml:space="preserve"> CEP, Orion, IDM, th</w:t>
      </w:r>
      <w:r w:rsidR="00D13D53">
        <w:t xml:space="preserve">is </w:t>
      </w:r>
      <w:r w:rsidR="00953FD8">
        <w:t xml:space="preserve">orchestrator </w:t>
      </w:r>
      <w:r w:rsidR="00D13D53">
        <w:t>component</w:t>
      </w:r>
      <w:r>
        <w:t xml:space="preserve"> also provide a web portal ready to use</w:t>
      </w:r>
      <w:r w:rsidR="00D13D53">
        <w:t>, but not open-source</w:t>
      </w:r>
      <w:r>
        <w:t>.</w:t>
      </w:r>
    </w:p>
    <w:p w14:paraId="45F47852" w14:textId="27A88560" w:rsidR="002F05C0" w:rsidRDefault="002F05C0" w:rsidP="001B6C4D"/>
    <w:p w14:paraId="239E49F6" w14:textId="77777777" w:rsidR="00D260D6" w:rsidRDefault="002F05C0" w:rsidP="001B6C4D">
      <w:r>
        <w:t xml:space="preserve">An IOT agent for </w:t>
      </w:r>
      <w:hyperlink r:id="rId78" w:history="1">
        <w:r w:rsidRPr="005F3097">
          <w:rPr>
            <w:rStyle w:val="Lienhypertexte"/>
          </w:rPr>
          <w:t>OPC</w:t>
        </w:r>
        <w:r w:rsidR="005F3097" w:rsidRPr="005F3097">
          <w:rPr>
            <w:rStyle w:val="Lienhypertexte"/>
          </w:rPr>
          <w:t xml:space="preserve"> UA</w:t>
        </w:r>
      </w:hyperlink>
      <w:r>
        <w:t xml:space="preserve"> is under development: </w:t>
      </w:r>
      <w:hyperlink r:id="rId79" w:history="1">
        <w:r w:rsidRPr="002A2C99">
          <w:rPr>
            <w:rStyle w:val="Lienhypertexte"/>
          </w:rPr>
          <w:t>https://github.com/BEinCPPS/idas-opcua-agent</w:t>
        </w:r>
      </w:hyperlink>
      <w:r>
        <w:t xml:space="preserve"> it shoul</w:t>
      </w:r>
      <w:r w:rsidR="005C3B8D">
        <w:t>d</w:t>
      </w:r>
      <w:r>
        <w:t xml:space="preserve"> allow to exchange information between an OPC server and an NGSI context broker.</w:t>
      </w:r>
    </w:p>
    <w:p w14:paraId="48713154" w14:textId="77777777" w:rsidR="00D260D6" w:rsidRDefault="00D260D6" w:rsidP="001B6C4D"/>
    <w:p w14:paraId="25E46373" w14:textId="61BBEC60" w:rsidR="006607A7" w:rsidRDefault="0089264C" w:rsidP="001B6C4D">
      <w:r>
        <w:t xml:space="preserve">After analysis of </w:t>
      </w:r>
      <w:r w:rsidR="00FB55C6">
        <w:t>already used</w:t>
      </w:r>
      <w:r w:rsidR="00B828E3">
        <w:t xml:space="preserve"> </w:t>
      </w:r>
      <w:r>
        <w:t>data sources</w:t>
      </w:r>
      <w:r w:rsidR="007909D3">
        <w:t xml:space="preserve">, it appears that </w:t>
      </w:r>
      <w:r w:rsidR="006607A7">
        <w:t xml:space="preserve">none is </w:t>
      </w:r>
      <w:r w:rsidR="00BF22AC">
        <w:t>immediately compatible with the proposed IOT agents</w:t>
      </w:r>
      <w:r w:rsidR="00CC5285">
        <w:t xml:space="preserve">, </w:t>
      </w:r>
      <w:r w:rsidR="007E7867">
        <w:t>then</w:t>
      </w:r>
      <w:r w:rsidR="00CC5285">
        <w:t xml:space="preserve"> some adapters </w:t>
      </w:r>
      <w:r w:rsidR="00770522">
        <w:t>need</w:t>
      </w:r>
      <w:r w:rsidR="00CC5285">
        <w:t xml:space="preserve"> to be </w:t>
      </w:r>
      <w:r w:rsidR="007E7867">
        <w:t xml:space="preserve">developed, </w:t>
      </w:r>
      <w:r w:rsidR="00490A85">
        <w:t>to be able to store</w:t>
      </w:r>
      <w:r w:rsidR="000A5D84">
        <w:t xml:space="preserve"> in </w:t>
      </w:r>
      <w:proofErr w:type="spellStart"/>
      <w:r w:rsidR="000A5D84">
        <w:t>Fiware</w:t>
      </w:r>
      <w:proofErr w:type="spellEnd"/>
      <w:r w:rsidR="000A5D84">
        <w:t>,</w:t>
      </w:r>
      <w:r w:rsidR="00490A85">
        <w:t xml:space="preserve"> </w:t>
      </w:r>
      <w:r w:rsidR="00080DF0">
        <w:t>the data coming from thos</w:t>
      </w:r>
      <w:r w:rsidR="00770522">
        <w:t>e</w:t>
      </w:r>
      <w:r w:rsidR="00080DF0">
        <w:t xml:space="preserve"> different</w:t>
      </w:r>
      <w:r w:rsidR="00770522">
        <w:t xml:space="preserve"> data sources.</w:t>
      </w:r>
    </w:p>
    <w:p w14:paraId="49DAF3A0" w14:textId="77777777" w:rsidR="005E3EF7" w:rsidRDefault="005E3EF7" w:rsidP="001B6C4D"/>
    <w:p w14:paraId="0E6A8E18" w14:textId="5811AB5C" w:rsidR="0030123B" w:rsidRDefault="000A5D84" w:rsidP="001B6C4D">
      <w:r>
        <w:t xml:space="preserve">The existing data sources </w:t>
      </w:r>
      <w:r w:rsidR="00DE2546">
        <w:t>are most of time files in different format</w:t>
      </w:r>
      <w:r w:rsidR="00F2159B">
        <w:t xml:space="preserve"> (XML, CSV, formatted text)</w:t>
      </w:r>
      <w:r w:rsidR="0030123B">
        <w:t>, coming through FTP</w:t>
      </w:r>
      <w:r w:rsidR="000E243F">
        <w:t xml:space="preserve">, </w:t>
      </w:r>
      <w:r w:rsidR="009B46DA">
        <w:t>or got through HTTP</w:t>
      </w:r>
    </w:p>
    <w:p w14:paraId="5A060B2A" w14:textId="28695B9A" w:rsidR="00565FA5" w:rsidRDefault="00957301" w:rsidP="001B6C4D">
      <w:r>
        <w:lastRenderedPageBreak/>
        <w:t>Those data</w:t>
      </w:r>
      <w:r w:rsidR="000E243F">
        <w:t xml:space="preserve"> should be converted to JSON</w:t>
      </w:r>
      <w:r w:rsidR="003E334C">
        <w:t xml:space="preserve"> in a first step, </w:t>
      </w:r>
      <w:r w:rsidR="00A50AA2">
        <w:t xml:space="preserve">and </w:t>
      </w:r>
      <w:r w:rsidR="003E334C">
        <w:t xml:space="preserve">posted to </w:t>
      </w:r>
      <w:r w:rsidR="00C811BE">
        <w:t xml:space="preserve">an MQTT broker, then a </w:t>
      </w:r>
      <w:r w:rsidR="00C811BE" w:rsidRPr="00565FA5">
        <w:rPr>
          <w:b/>
        </w:rPr>
        <w:t>JSON</w:t>
      </w:r>
      <w:r w:rsidR="001D5F12" w:rsidRPr="00565FA5">
        <w:rPr>
          <w:b/>
        </w:rPr>
        <w:t xml:space="preserve"> IOT Agent</w:t>
      </w:r>
      <w:r w:rsidR="001D5F12">
        <w:t xml:space="preserve"> </w:t>
      </w:r>
      <w:r w:rsidR="00D3596A">
        <w:t>subscribe</w:t>
      </w:r>
      <w:r w:rsidR="0003058E">
        <w:t>r</w:t>
      </w:r>
      <w:r w:rsidR="00D3596A">
        <w:t xml:space="preserve"> </w:t>
      </w:r>
      <w:r w:rsidR="0003058E">
        <w:t>to</w:t>
      </w:r>
      <w:r w:rsidR="00D3596A">
        <w:t xml:space="preserve"> the topic on the MQTT broker</w:t>
      </w:r>
      <w:r w:rsidR="00D26005">
        <w:t xml:space="preserve">, should convert </w:t>
      </w:r>
      <w:r w:rsidR="00103D03">
        <w:t>into NGSI</w:t>
      </w:r>
      <w:r w:rsidR="00565FA5">
        <w:t xml:space="preserve"> and post to the context broker.</w:t>
      </w:r>
    </w:p>
    <w:p w14:paraId="6CEBD85E" w14:textId="49C8CA86" w:rsidR="00601751" w:rsidRDefault="00601751" w:rsidP="001B6C4D">
      <w:r>
        <w:t>The first step (data acquisition, conversion to JSON and publish to MQTT) will be done through specific programs or scripts, one per type of data source.</w:t>
      </w:r>
    </w:p>
    <w:p w14:paraId="0411F341" w14:textId="77777777" w:rsidR="00523B07" w:rsidRDefault="00523B07" w:rsidP="001B6C4D"/>
    <w:p w14:paraId="7E180B86" w14:textId="3615178F" w:rsidR="00957301" w:rsidRDefault="00523B07" w:rsidP="001B6C4D">
      <w:r>
        <w:t>The components will be deployed as docker services through stack files.</w:t>
      </w:r>
    </w:p>
    <w:p w14:paraId="62358D6F" w14:textId="77777777" w:rsidR="00523B07" w:rsidRDefault="00523B07" w:rsidP="001B6C4D"/>
    <w:p w14:paraId="04679EAD" w14:textId="77777777" w:rsidR="00770522" w:rsidRDefault="00770522" w:rsidP="001B6C4D"/>
    <w:p w14:paraId="566C667D" w14:textId="77777777" w:rsidR="00C7691C" w:rsidRPr="00F75CC2" w:rsidRDefault="00C7691C" w:rsidP="003069FA">
      <w:pPr>
        <w:pStyle w:val="Titre3"/>
        <w:rPr>
          <w:i/>
        </w:rPr>
      </w:pPr>
      <w:bookmarkStart w:id="138" w:name="_Toc497140568"/>
      <w:bookmarkStart w:id="139" w:name="_Toc497322741"/>
      <w:bookmarkStart w:id="140" w:name="_Toc499648758"/>
      <w:bookmarkStart w:id="141" w:name="_Toc499654988"/>
      <w:bookmarkEnd w:id="138"/>
      <w:bookmarkEnd w:id="139"/>
      <w:r>
        <w:t>CEP Component</w:t>
      </w:r>
      <w:bookmarkEnd w:id="140"/>
      <w:bookmarkEnd w:id="141"/>
    </w:p>
    <w:p w14:paraId="17A4B4B6" w14:textId="77777777" w:rsidR="00C7691C" w:rsidRDefault="00F75CC2" w:rsidP="00C7691C">
      <w:r>
        <w:t xml:space="preserve">The CEP </w:t>
      </w:r>
      <w:r w:rsidR="00C7691C" w:rsidRPr="00123AF1">
        <w:t xml:space="preserve">component is </w:t>
      </w:r>
      <w:r>
        <w:t>the Complex Event Processing</w:t>
      </w:r>
      <w:r w:rsidR="00C7691C" w:rsidRPr="00123AF1">
        <w:t xml:space="preserve"> GE</w:t>
      </w:r>
      <w:r>
        <w:t xml:space="preserve"> from the </w:t>
      </w:r>
      <w:proofErr w:type="spellStart"/>
      <w:r>
        <w:t>Fiware</w:t>
      </w:r>
      <w:proofErr w:type="spellEnd"/>
      <w:r>
        <w:t xml:space="preserve"> platform</w:t>
      </w:r>
      <w:r w:rsidR="00C7691C" w:rsidRPr="00123AF1">
        <w:t>.</w:t>
      </w:r>
    </w:p>
    <w:p w14:paraId="24B561CA" w14:textId="77777777" w:rsidR="00F75CC2" w:rsidRDefault="00F75CC2" w:rsidP="00C7691C">
      <w:r>
        <w:t xml:space="preserve">In </w:t>
      </w:r>
      <w:proofErr w:type="spellStart"/>
      <w:r>
        <w:t>Fiware</w:t>
      </w:r>
      <w:proofErr w:type="spellEnd"/>
      <w:r>
        <w:t xml:space="preserve"> catalog is proposed an implementation from IBM of the CEP module</w:t>
      </w:r>
      <w:r w:rsidR="00EA50BF">
        <w:t xml:space="preserve">: </w:t>
      </w:r>
      <w:hyperlink r:id="rId80" w:history="1">
        <w:r w:rsidR="00EA50BF" w:rsidRPr="00EA50BF">
          <w:rPr>
            <w:rStyle w:val="Lienhypertexte"/>
          </w:rPr>
          <w:t>PROTON</w:t>
        </w:r>
      </w:hyperlink>
    </w:p>
    <w:p w14:paraId="5D755AA6" w14:textId="77777777" w:rsidR="00EA50BF" w:rsidRDefault="00EA50BF" w:rsidP="00C7691C">
      <w:r>
        <w:t xml:space="preserve">It </w:t>
      </w:r>
      <w:r w:rsidRPr="00EA50BF">
        <w:t>is a scalable integrated platform to support the development, deployment, and maintenance of event-driven applications</w:t>
      </w:r>
      <w:r>
        <w:t>.</w:t>
      </w:r>
    </w:p>
    <w:p w14:paraId="15ADDD7D" w14:textId="77777777" w:rsidR="000865C5" w:rsidRDefault="00823768" w:rsidP="00C7691C">
      <w:r>
        <w:t>To summarize</w:t>
      </w:r>
      <w:r w:rsidR="000865C5">
        <w:t>:</w:t>
      </w:r>
      <w:r>
        <w:t xml:space="preserve"> through the CEP component it’s possible to configure rules on incoming data</w:t>
      </w:r>
      <w:r w:rsidR="000865C5">
        <w:t xml:space="preserve"> (like: if a fridge temperature is higher than 4°C),</w:t>
      </w:r>
      <w:r>
        <w:t xml:space="preserve"> </w:t>
      </w:r>
    </w:p>
    <w:p w14:paraId="4A16B4BD" w14:textId="77777777" w:rsidR="00823768" w:rsidRDefault="00823768" w:rsidP="00C7691C">
      <w:r>
        <w:t xml:space="preserve">that if </w:t>
      </w:r>
      <w:r w:rsidR="000865C5">
        <w:t>verified, generate an event/action (an alarm is sent, mail, SMS, or displayed on a cockpit/dashboard)</w:t>
      </w:r>
    </w:p>
    <w:p w14:paraId="64209691" w14:textId="77777777" w:rsidR="00CA110A" w:rsidRDefault="00CA110A"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1B7DF1" w14:paraId="18FAE6EE" w14:textId="77777777" w:rsidTr="00A97AB5">
        <w:tc>
          <w:tcPr>
            <w:tcW w:w="2698" w:type="dxa"/>
          </w:tcPr>
          <w:p w14:paraId="60596E86" w14:textId="77777777" w:rsidR="001B7DF1" w:rsidRDefault="001B7DF1" w:rsidP="00A97AB5">
            <w:pPr>
              <w:rPr>
                <w:b/>
                <w:bCs/>
              </w:rPr>
            </w:pPr>
            <w:r>
              <w:rPr>
                <w:b/>
                <w:bCs/>
              </w:rPr>
              <w:t>Architecture Component</w:t>
            </w:r>
          </w:p>
        </w:tc>
        <w:tc>
          <w:tcPr>
            <w:tcW w:w="3818" w:type="dxa"/>
          </w:tcPr>
          <w:p w14:paraId="61F1EC16" w14:textId="77777777" w:rsidR="001B7DF1" w:rsidRDefault="001B7DF1" w:rsidP="00A97AB5">
            <w:pPr>
              <w:rPr>
                <w:b/>
                <w:bCs/>
              </w:rPr>
            </w:pPr>
            <w:r>
              <w:rPr>
                <w:b/>
                <w:bCs/>
              </w:rPr>
              <w:t>Component Elements</w:t>
            </w:r>
          </w:p>
        </w:tc>
      </w:tr>
      <w:tr w:rsidR="001B7DF1" w14:paraId="52565A9F" w14:textId="77777777" w:rsidTr="00A97AB5">
        <w:tc>
          <w:tcPr>
            <w:tcW w:w="2698" w:type="dxa"/>
          </w:tcPr>
          <w:p w14:paraId="6C79F141" w14:textId="77777777" w:rsidR="001B7DF1" w:rsidRDefault="001B7DF1" w:rsidP="00A97AB5">
            <w:r>
              <w:t>Database Server</w:t>
            </w:r>
          </w:p>
        </w:tc>
        <w:tc>
          <w:tcPr>
            <w:tcW w:w="3818" w:type="dxa"/>
          </w:tcPr>
          <w:p w14:paraId="1D293EAE" w14:textId="1C1C0F7B" w:rsidR="001B7DF1" w:rsidRDefault="00995542" w:rsidP="00A97AB5">
            <w:r>
              <w:t>None in this version</w:t>
            </w:r>
          </w:p>
        </w:tc>
      </w:tr>
      <w:tr w:rsidR="001B7DF1" w14:paraId="5080352B" w14:textId="77777777" w:rsidTr="00A97AB5">
        <w:tc>
          <w:tcPr>
            <w:tcW w:w="2698" w:type="dxa"/>
          </w:tcPr>
          <w:p w14:paraId="55DF758E" w14:textId="77777777" w:rsidR="001B7DF1" w:rsidRDefault="001B7DF1" w:rsidP="00A97AB5">
            <w:r>
              <w:t>Applications</w:t>
            </w:r>
          </w:p>
        </w:tc>
        <w:tc>
          <w:tcPr>
            <w:tcW w:w="3818" w:type="dxa"/>
          </w:tcPr>
          <w:p w14:paraId="459059AD" w14:textId="6380E0D6" w:rsidR="001B7DF1" w:rsidRDefault="00995542" w:rsidP="00A97AB5">
            <w:r>
              <w:t>Proton is based on Tomcat and uses 4 wars:</w:t>
            </w:r>
          </w:p>
          <w:p w14:paraId="623E7012" w14:textId="2A31AE76" w:rsidR="00995542" w:rsidRDefault="00995542" w:rsidP="00A97AB5">
            <w:proofErr w:type="spellStart"/>
            <w:r w:rsidRPr="00995542">
              <w:t>ProtonOnWebServerAdmin</w:t>
            </w:r>
            <w:proofErr w:type="spellEnd"/>
          </w:p>
          <w:p w14:paraId="6C2B220B" w14:textId="77777777" w:rsidR="00995542" w:rsidRDefault="00995542" w:rsidP="00A97AB5">
            <w:proofErr w:type="spellStart"/>
            <w:r w:rsidRPr="00995542">
              <w:t>ProtonOnWebServer</w:t>
            </w:r>
            <w:proofErr w:type="spellEnd"/>
          </w:p>
          <w:p w14:paraId="04A38075" w14:textId="77777777" w:rsidR="00995542" w:rsidRDefault="00995542" w:rsidP="00A97AB5">
            <w:proofErr w:type="spellStart"/>
            <w:r w:rsidRPr="00995542">
              <w:t>AuthoringTool</w:t>
            </w:r>
            <w:proofErr w:type="spellEnd"/>
          </w:p>
          <w:p w14:paraId="384880C1" w14:textId="4ED98781" w:rsidR="00995542" w:rsidRDefault="00995542" w:rsidP="00A97AB5">
            <w:proofErr w:type="spellStart"/>
            <w:r w:rsidRPr="00995542">
              <w:t>AuthoringToolWebServer</w:t>
            </w:r>
            <w:proofErr w:type="spellEnd"/>
          </w:p>
        </w:tc>
      </w:tr>
    </w:tbl>
    <w:p w14:paraId="61849048" w14:textId="13A0A18D" w:rsidR="001B7DF1" w:rsidRDefault="001B7DF1" w:rsidP="001B6C4D"/>
    <w:p w14:paraId="14624749" w14:textId="237C7B61" w:rsidR="001B1699" w:rsidRDefault="001B1699" w:rsidP="001B6C4D">
      <w:r>
        <w:t>The CEP Proton component will be deployed as a Docker service, using stack file.</w:t>
      </w:r>
    </w:p>
    <w:p w14:paraId="79960CFB" w14:textId="77777777" w:rsidR="001B1699" w:rsidRDefault="001B1699" w:rsidP="001B6C4D"/>
    <w:p w14:paraId="359FF5F2" w14:textId="77777777" w:rsidR="00B27D5D" w:rsidRDefault="00B27D5D" w:rsidP="00B27D5D"/>
    <w:p w14:paraId="54AB0BF2" w14:textId="77777777" w:rsidR="00D00CE4" w:rsidRPr="00D00CE4" w:rsidRDefault="00D00CE4" w:rsidP="00D00CE4">
      <w:pPr>
        <w:pStyle w:val="Titre3"/>
        <w:numPr>
          <w:ilvl w:val="2"/>
          <w:numId w:val="21"/>
        </w:numPr>
        <w:rPr>
          <w:i/>
        </w:rPr>
      </w:pPr>
      <w:bookmarkStart w:id="142" w:name="_Toc499648759"/>
      <w:bookmarkStart w:id="143" w:name="_Toc499654989"/>
      <w:r>
        <w:t>Application Mashup Component</w:t>
      </w:r>
      <w:r w:rsidR="00EA2F63">
        <w:t>s</w:t>
      </w:r>
      <w:bookmarkEnd w:id="142"/>
      <w:bookmarkEnd w:id="143"/>
    </w:p>
    <w:p w14:paraId="40F6243F" w14:textId="77777777" w:rsidR="00B27D5D" w:rsidRPr="00034802" w:rsidRDefault="00D00CE4" w:rsidP="00B27D5D">
      <w:proofErr w:type="spellStart"/>
      <w:r w:rsidRPr="00034802">
        <w:t>Wirecloud</w:t>
      </w:r>
      <w:proofErr w:type="spellEnd"/>
      <w:r w:rsidRPr="00034802">
        <w:t xml:space="preserve"> is the </w:t>
      </w:r>
      <w:proofErr w:type="spellStart"/>
      <w:r w:rsidRPr="00034802">
        <w:t>Fiware</w:t>
      </w:r>
      <w:proofErr w:type="spellEnd"/>
      <w:r w:rsidRPr="00034802">
        <w:t xml:space="preserv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14:paraId="3DD95CDA" w14:textId="77777777" w:rsidR="006045D8" w:rsidRPr="001407EB" w:rsidRDefault="00A75BD9" w:rsidP="00B27D5D">
      <w:pPr>
        <w:rPr>
          <w:rStyle w:val="Lienhypertexte"/>
          <w:lang w:val="fr-FR"/>
        </w:rPr>
      </w:pPr>
      <w:r>
        <w:rPr>
          <w:lang w:val="fr-FR"/>
        </w:rPr>
        <w:t xml:space="preserve">On </w:t>
      </w:r>
      <w:proofErr w:type="spellStart"/>
      <w:r w:rsidR="0055379A" w:rsidRPr="001407EB">
        <w:rPr>
          <w:lang w:val="fr-FR"/>
        </w:rPr>
        <w:t>Fiware</w:t>
      </w:r>
      <w:proofErr w:type="spellEnd"/>
      <w:r w:rsidR="0055379A" w:rsidRPr="001407EB">
        <w:rPr>
          <w:lang w:val="fr-FR"/>
        </w:rPr>
        <w:t xml:space="preserve"> </w:t>
      </w:r>
      <w:proofErr w:type="spellStart"/>
      <w:proofErr w:type="gramStart"/>
      <w:r w:rsidR="0055379A" w:rsidRPr="001407EB">
        <w:rPr>
          <w:lang w:val="fr-FR"/>
        </w:rPr>
        <w:t>Catalog</w:t>
      </w:r>
      <w:proofErr w:type="spellEnd"/>
      <w:r w:rsidR="0055379A" w:rsidRPr="001407EB">
        <w:rPr>
          <w:lang w:val="fr-FR"/>
        </w:rPr>
        <w:t>:</w:t>
      </w:r>
      <w:proofErr w:type="gramEnd"/>
      <w:r w:rsidR="0055379A" w:rsidRPr="001407EB">
        <w:rPr>
          <w:lang w:val="fr-FR"/>
        </w:rPr>
        <w:t xml:space="preserve"> </w:t>
      </w:r>
      <w:hyperlink r:id="rId81" w:history="1">
        <w:proofErr w:type="spellStart"/>
        <w:r w:rsidR="0055379A" w:rsidRPr="001407EB">
          <w:rPr>
            <w:rStyle w:val="Lienhypertexte"/>
            <w:lang w:val="fr-FR"/>
          </w:rPr>
          <w:t>Wirecloud</w:t>
        </w:r>
        <w:proofErr w:type="spellEnd"/>
      </w:hyperlink>
    </w:p>
    <w:p w14:paraId="56CBFA79" w14:textId="77777777" w:rsidR="006045D8" w:rsidRPr="006045D8" w:rsidRDefault="006045D8" w:rsidP="006045D8">
      <w:r>
        <w:t xml:space="preserve">On </w:t>
      </w:r>
      <w:proofErr w:type="spellStart"/>
      <w:proofErr w:type="gramStart"/>
      <w:r>
        <w:t>Readthedocs</w:t>
      </w:r>
      <w:proofErr w:type="spellEnd"/>
      <w:r>
        <w:t xml:space="preserve"> :</w:t>
      </w:r>
      <w:proofErr w:type="gramEnd"/>
      <w:r>
        <w:t xml:space="preserve"> </w:t>
      </w:r>
      <w:hyperlink r:id="rId82" w:history="1">
        <w:proofErr w:type="spellStart"/>
        <w:r w:rsidRPr="00A75BD9">
          <w:rPr>
            <w:rStyle w:val="Lienhypertexte"/>
          </w:rPr>
          <w:t>Wireclou</w:t>
        </w:r>
        <w:r w:rsidR="00A75BD9">
          <w:rPr>
            <w:rStyle w:val="Lienhypertexte"/>
          </w:rPr>
          <w:t>d</w:t>
        </w:r>
        <w:proofErr w:type="spellEnd"/>
        <w:r w:rsidR="00823768">
          <w:rPr>
            <w:rStyle w:val="Lienhypertexte"/>
          </w:rPr>
          <w:t xml:space="preserve"> </w:t>
        </w:r>
        <w:r w:rsidR="00A75BD9">
          <w:rPr>
            <w:rStyle w:val="Lienhypertexte"/>
          </w:rPr>
          <w:t>Documentation</w:t>
        </w:r>
      </w:hyperlink>
      <w:r>
        <w:t xml:space="preserve"> </w:t>
      </w:r>
    </w:p>
    <w:p w14:paraId="6A54E7A5" w14:textId="77777777"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14:paraId="4B98B68A" w14:textId="77777777" w:rsidTr="00CA6402">
        <w:tc>
          <w:tcPr>
            <w:tcW w:w="2698" w:type="dxa"/>
          </w:tcPr>
          <w:p w14:paraId="5647902A" w14:textId="77777777" w:rsidR="0055379A" w:rsidRDefault="0055379A" w:rsidP="00CA6402">
            <w:pPr>
              <w:rPr>
                <w:b/>
                <w:bCs/>
              </w:rPr>
            </w:pPr>
            <w:r>
              <w:rPr>
                <w:b/>
                <w:bCs/>
              </w:rPr>
              <w:t>Architecture Component</w:t>
            </w:r>
          </w:p>
        </w:tc>
        <w:tc>
          <w:tcPr>
            <w:tcW w:w="3818" w:type="dxa"/>
          </w:tcPr>
          <w:p w14:paraId="12727254" w14:textId="77777777" w:rsidR="0055379A" w:rsidRDefault="0055379A" w:rsidP="00CA6402">
            <w:pPr>
              <w:rPr>
                <w:b/>
                <w:bCs/>
              </w:rPr>
            </w:pPr>
            <w:r>
              <w:rPr>
                <w:b/>
                <w:bCs/>
              </w:rPr>
              <w:t>Component Elements</w:t>
            </w:r>
          </w:p>
        </w:tc>
      </w:tr>
      <w:tr w:rsidR="0055379A" w14:paraId="4F43D674" w14:textId="77777777" w:rsidTr="00CA6402">
        <w:tc>
          <w:tcPr>
            <w:tcW w:w="2698" w:type="dxa"/>
          </w:tcPr>
          <w:p w14:paraId="3C9FA48C" w14:textId="77777777" w:rsidR="0055379A" w:rsidRDefault="0055379A" w:rsidP="00CA6402">
            <w:r>
              <w:t>Database Server</w:t>
            </w:r>
          </w:p>
        </w:tc>
        <w:tc>
          <w:tcPr>
            <w:tcW w:w="3818" w:type="dxa"/>
          </w:tcPr>
          <w:p w14:paraId="53787596" w14:textId="77777777" w:rsidR="0055379A" w:rsidRDefault="0055379A" w:rsidP="00CA6402">
            <w:proofErr w:type="spellStart"/>
            <w:r>
              <w:t>Postgresql</w:t>
            </w:r>
            <w:proofErr w:type="spellEnd"/>
            <w:r>
              <w:t>/</w:t>
            </w:r>
            <w:proofErr w:type="spellStart"/>
            <w:r>
              <w:t>Citus</w:t>
            </w:r>
            <w:proofErr w:type="spellEnd"/>
          </w:p>
        </w:tc>
      </w:tr>
      <w:tr w:rsidR="0055379A" w14:paraId="52174AB4" w14:textId="77777777" w:rsidTr="00CA6402">
        <w:tc>
          <w:tcPr>
            <w:tcW w:w="2698" w:type="dxa"/>
          </w:tcPr>
          <w:p w14:paraId="78870D9C" w14:textId="77777777" w:rsidR="0055379A" w:rsidRDefault="0055379A" w:rsidP="00CA6402">
            <w:r>
              <w:t>Applications</w:t>
            </w:r>
          </w:p>
        </w:tc>
        <w:tc>
          <w:tcPr>
            <w:tcW w:w="3818" w:type="dxa"/>
          </w:tcPr>
          <w:p w14:paraId="702201F8" w14:textId="77777777" w:rsidR="0055379A" w:rsidRDefault="0055379A" w:rsidP="00CA6402">
            <w:r>
              <w:t>Web application</w:t>
            </w:r>
          </w:p>
          <w:p w14:paraId="63B2814D" w14:textId="77777777" w:rsidR="0055379A" w:rsidRDefault="0055379A" w:rsidP="00CA6402">
            <w:r>
              <w:t>back-end server</w:t>
            </w:r>
          </w:p>
        </w:tc>
      </w:tr>
    </w:tbl>
    <w:p w14:paraId="6299AC29" w14:textId="77777777" w:rsidR="00833288" w:rsidRDefault="00FA7B54" w:rsidP="00B27D5D">
      <w:proofErr w:type="spellStart"/>
      <w:r>
        <w:t>Wirecloud</w:t>
      </w:r>
      <w:proofErr w:type="spellEnd"/>
      <w:r w:rsidR="00755A2E">
        <w:t xml:space="preserve"> is a </w:t>
      </w:r>
      <w:r w:rsidR="00FF02D5" w:rsidRPr="00FF02D5">
        <w:t>web application mashup platform aimed at allowing end users without programming skills to easily create web applications and dashboards/cockpits</w:t>
      </w:r>
      <w:r w:rsidR="006F6545">
        <w:t>.</w:t>
      </w:r>
    </w:p>
    <w:p w14:paraId="3C6E99C1" w14:textId="77777777" w:rsidR="00755A2E" w:rsidRDefault="00755A2E" w:rsidP="00B27D5D">
      <w:r>
        <w:t>It</w:t>
      </w:r>
      <w:r w:rsidR="005E1B46">
        <w:t xml:space="preserve"> integrates complet</w:t>
      </w:r>
      <w:r>
        <w:t>e</w:t>
      </w:r>
      <w:r w:rsidR="005E1B46">
        <w:t>l</w:t>
      </w:r>
      <w:r>
        <w:t>y</w:t>
      </w:r>
      <w:r w:rsidR="005E1B46">
        <w:t xml:space="preserve"> to </w:t>
      </w:r>
      <w:proofErr w:type="spellStart"/>
      <w:r w:rsidR="005E1B46">
        <w:t>Fiware</w:t>
      </w:r>
      <w:proofErr w:type="spellEnd"/>
      <w:r w:rsidR="005E1B46">
        <w:t xml:space="preserve"> architecture, by connecting direct</w:t>
      </w:r>
      <w:r w:rsidR="00823768">
        <w:t>ly to Context Broker and historic data</w:t>
      </w:r>
      <w:r w:rsidR="00520029">
        <w:t xml:space="preserve"> storage </w:t>
      </w:r>
      <w:r w:rsidR="00823768">
        <w:t>components such as Comet STH</w:t>
      </w:r>
      <w:r w:rsidR="00445E62">
        <w:t>.</w:t>
      </w:r>
    </w:p>
    <w:p w14:paraId="7A0D5A6D" w14:textId="77777777" w:rsidR="00445E62" w:rsidRDefault="00445E62" w:rsidP="00B27D5D">
      <w:r>
        <w:t xml:space="preserve">Mashups and Dashboards made with </w:t>
      </w:r>
      <w:proofErr w:type="spellStart"/>
      <w:r>
        <w:t>Wirecloud</w:t>
      </w:r>
      <w:proofErr w:type="spellEnd"/>
      <w:r>
        <w:t xml:space="preserve">, can be monetized through the business ecosystem component </w:t>
      </w:r>
    </w:p>
    <w:p w14:paraId="6D52F537" w14:textId="77777777" w:rsidR="00CF6314" w:rsidRDefault="00CF6314" w:rsidP="00B27D5D"/>
    <w:p w14:paraId="2296354B" w14:textId="77777777" w:rsidR="00755A2E" w:rsidRPr="00755A2E" w:rsidRDefault="00CF6314" w:rsidP="00B27D5D">
      <w:pPr>
        <w:rPr>
          <w:rStyle w:val="Lienhypertexte"/>
        </w:rPr>
      </w:pPr>
      <w:r>
        <w:t xml:space="preserve">Alternatively a small </w:t>
      </w:r>
      <w:proofErr w:type="spellStart"/>
      <w:r>
        <w:t>javascript</w:t>
      </w:r>
      <w:proofErr w:type="spellEnd"/>
      <w:r>
        <w:t xml:space="preserve"> library like </w:t>
      </w:r>
      <w:hyperlink r:id="rId83" w:history="1">
        <w:r w:rsidRPr="00CF6314">
          <w:rPr>
            <w:rStyle w:val="Lienhypertexte"/>
          </w:rPr>
          <w:t>Freeboard</w:t>
        </w:r>
      </w:hyperlink>
      <w:r>
        <w:t xml:space="preserve"> can be used to visualize data coming from NGSI context broker: </w:t>
      </w:r>
      <w:hyperlink r:id="rId84" w:history="1">
        <w:r w:rsidRPr="00CF6314">
          <w:rPr>
            <w:rStyle w:val="Lienhypertexte"/>
          </w:rPr>
          <w:t xml:space="preserve">news on </w:t>
        </w:r>
        <w:proofErr w:type="spellStart"/>
        <w:r w:rsidRPr="00CF6314">
          <w:rPr>
            <w:rStyle w:val="Lienhypertexte"/>
          </w:rPr>
          <w:t>Fiware</w:t>
        </w:r>
        <w:proofErr w:type="spellEnd"/>
      </w:hyperlink>
      <w:r w:rsidR="00755A2E">
        <w:rPr>
          <w:rStyle w:val="Lienhypertexte"/>
        </w:rPr>
        <w:t xml:space="preserve">. </w:t>
      </w:r>
      <w:r w:rsidR="00755A2E">
        <w:rPr>
          <w:rStyle w:val="Lienhypertexte"/>
          <w:color w:val="auto"/>
          <w:u w:val="none"/>
        </w:rPr>
        <w:t xml:space="preserve">(an </w:t>
      </w:r>
      <w:hyperlink r:id="rId85" w:history="1">
        <w:r w:rsidR="00755A2E" w:rsidRPr="00714CD0">
          <w:rPr>
            <w:rStyle w:val="Lienhypertexte"/>
          </w:rPr>
          <w:t xml:space="preserve">Orion FIWARE </w:t>
        </w:r>
        <w:proofErr w:type="spellStart"/>
        <w:r w:rsidR="00755A2E" w:rsidRPr="00714CD0">
          <w:rPr>
            <w:rStyle w:val="Lienhypertexte"/>
          </w:rPr>
          <w:t>datasource</w:t>
        </w:r>
        <w:proofErr w:type="spellEnd"/>
      </w:hyperlink>
      <w:r w:rsidR="0028696C">
        <w:rPr>
          <w:rStyle w:val="Lienhypertexte"/>
          <w:color w:val="auto"/>
          <w:u w:val="none"/>
        </w:rPr>
        <w:t xml:space="preserve"> has been developed by Telefonica)</w:t>
      </w:r>
    </w:p>
    <w:p w14:paraId="778750E4" w14:textId="77777777" w:rsidR="0028696C" w:rsidRDefault="0028696C" w:rsidP="00B27D5D">
      <w:pPr>
        <w:rPr>
          <w:rStyle w:val="Lienhypertexte"/>
          <w:color w:val="auto"/>
          <w:u w:val="none"/>
        </w:rPr>
      </w:pPr>
    </w:p>
    <w:p w14:paraId="1D372215" w14:textId="77777777" w:rsidR="00C2052F" w:rsidRPr="00C2052F" w:rsidRDefault="00C2052F" w:rsidP="00B27D5D">
      <w:r>
        <w:rPr>
          <w:rStyle w:val="Lienhypertexte"/>
          <w:color w:val="auto"/>
          <w:u w:val="none"/>
        </w:rPr>
        <w:t xml:space="preserve">Freeboard can be used also from web where you can publish dashboards: </w:t>
      </w:r>
      <w:hyperlink r:id="rId86" w:history="1">
        <w:r w:rsidRPr="00C2052F">
          <w:rPr>
            <w:rStyle w:val="Lienhypertexte"/>
          </w:rPr>
          <w:t>Freeboard.io</w:t>
        </w:r>
      </w:hyperlink>
    </w:p>
    <w:p w14:paraId="67233ECB" w14:textId="77777777" w:rsidR="0028696C" w:rsidRDefault="0028696C" w:rsidP="00B27D5D"/>
    <w:p w14:paraId="4E2CD04E" w14:textId="77777777"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w:t>
      </w:r>
      <w:proofErr w:type="gramStart"/>
      <w:r w:rsidR="004C7719">
        <w:t>has to</w:t>
      </w:r>
      <w:proofErr w:type="gramEnd"/>
      <w:r w:rsidR="004C7719">
        <w:t xml:space="preserve"> be added, by </w:t>
      </w:r>
      <w:r w:rsidR="001157B7">
        <w:t>passing</w:t>
      </w:r>
      <w:r w:rsidR="004C7719">
        <w:t xml:space="preserve"> through a proxy.</w:t>
      </w:r>
    </w:p>
    <w:p w14:paraId="28402305" w14:textId="77777777" w:rsidR="0028696C" w:rsidRDefault="0028696C" w:rsidP="00B27D5D"/>
    <w:p w14:paraId="3F8C32C2" w14:textId="77777777" w:rsidR="00714CD0" w:rsidRDefault="00714CD0" w:rsidP="00B27D5D">
      <w:r>
        <w:lastRenderedPageBreak/>
        <w:t xml:space="preserve">As it’s pure </w:t>
      </w:r>
      <w:proofErr w:type="spellStart"/>
      <w:r>
        <w:t>javascript</w:t>
      </w:r>
      <w:proofErr w:type="spellEnd"/>
      <w:r>
        <w:t xml:space="preserve"> library and some </w:t>
      </w:r>
      <w:proofErr w:type="spellStart"/>
      <w:r>
        <w:t>json</w:t>
      </w:r>
      <w:proofErr w:type="spellEnd"/>
      <w:r>
        <w:t xml:space="preserve"> definition</w:t>
      </w:r>
      <w:r w:rsidR="0010413E">
        <w:t xml:space="preserve"> and configuration</w:t>
      </w:r>
      <w:r>
        <w:t>, it can be integrated in a web application</w:t>
      </w:r>
      <w:r w:rsidR="0010413E">
        <w:t xml:space="preserve"> that is proposed in the market place</w:t>
      </w:r>
      <w:r>
        <w:t>.</w:t>
      </w:r>
    </w:p>
    <w:p w14:paraId="0084224F" w14:textId="77777777" w:rsidR="00891D08" w:rsidRDefault="00891D08" w:rsidP="00B27D5D"/>
    <w:p w14:paraId="6824DE67" w14:textId="77777777" w:rsidR="00D47423" w:rsidRDefault="00FE6D47" w:rsidP="00D47423">
      <w:pPr>
        <w:pStyle w:val="Titre3"/>
        <w:rPr>
          <w:i/>
        </w:rPr>
      </w:pPr>
      <w:bookmarkStart w:id="144" w:name="_Toc499648760"/>
      <w:bookmarkStart w:id="145" w:name="_Toc499654990"/>
      <w:r>
        <w:t>Business</w:t>
      </w:r>
      <w:r w:rsidR="00D47423">
        <w:t xml:space="preserve"> Ecosystem Component</w:t>
      </w:r>
      <w:bookmarkEnd w:id="144"/>
      <w:bookmarkEnd w:id="145"/>
    </w:p>
    <w:p w14:paraId="69750DFA" w14:textId="77777777"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14:paraId="4AA61F17"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the management of catalogs, products, and offering</w:t>
      </w:r>
    </w:p>
    <w:p w14:paraId="62038514"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14:paraId="3C15344C"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accounting callbacks</w:t>
      </w:r>
    </w:p>
    <w:p w14:paraId="14840DE5"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billing and charging</w:t>
      </w:r>
    </w:p>
    <w:p w14:paraId="2915CC34"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14:paraId="4447C1B4" w14:textId="77777777" w:rsidR="00D36D19" w:rsidRPr="00D36D19" w:rsidRDefault="00D36D19" w:rsidP="00D36D19">
      <w:pPr>
        <w:pStyle w:val="Paragraphedeliste"/>
        <w:numPr>
          <w:ilvl w:val="0"/>
          <w:numId w:val="26"/>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14:paraId="0FDEF5ED" w14:textId="77777777" w:rsidR="00075C69" w:rsidRDefault="00075C69" w:rsidP="00D47423">
      <w:pPr>
        <w:rPr>
          <w:rFonts w:cs="Arial"/>
          <w:color w:val="404040"/>
          <w:shd w:val="clear" w:color="auto" w:fill="FCFCFC"/>
        </w:rPr>
      </w:pPr>
    </w:p>
    <w:p w14:paraId="778D4F46" w14:textId="77777777"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proofErr w:type="spellStart"/>
      <w:r w:rsidR="00D36D19" w:rsidRPr="00034802">
        <w:rPr>
          <w:rFonts w:cs="Arial"/>
          <w:color w:val="404040"/>
          <w:shd w:val="clear" w:color="auto" w:fill="FCFCFC"/>
        </w:rPr>
        <w:t>Fiware</w:t>
      </w:r>
      <w:proofErr w:type="spellEnd"/>
      <w:r w:rsidR="00D36D19" w:rsidRPr="00034802">
        <w:rPr>
          <w:rFonts w:cs="Arial"/>
          <w:color w:val="404040"/>
          <w:shd w:val="clear" w:color="auto" w:fill="FCFCFC"/>
        </w:rPr>
        <w:t xml:space="preserve"> catalog: </w:t>
      </w:r>
      <w:hyperlink r:id="rId87" w:history="1">
        <w:r w:rsidR="00D36D19" w:rsidRPr="00034802">
          <w:rPr>
            <w:rStyle w:val="Lienhypertexte"/>
            <w:rFonts w:cs="Arial"/>
            <w:shd w:val="clear" w:color="auto" w:fill="FCFCFC"/>
          </w:rPr>
          <w:t xml:space="preserve">Biz </w:t>
        </w:r>
        <w:proofErr w:type="spellStart"/>
        <w:r w:rsidR="00D36D19" w:rsidRPr="00034802">
          <w:rPr>
            <w:rStyle w:val="Lienhypertexte"/>
            <w:rFonts w:cs="Arial"/>
            <w:shd w:val="clear" w:color="auto" w:fill="FCFCFC"/>
          </w:rPr>
          <w:t>Api</w:t>
        </w:r>
        <w:proofErr w:type="spellEnd"/>
        <w:r w:rsidR="00D36D19" w:rsidRPr="00034802">
          <w:rPr>
            <w:rStyle w:val="Lienhypertexte"/>
            <w:rFonts w:cs="Arial"/>
            <w:shd w:val="clear" w:color="auto" w:fill="FCFCFC"/>
          </w:rPr>
          <w:t xml:space="preserve"> Ecosystem</w:t>
        </w:r>
      </w:hyperlink>
    </w:p>
    <w:p w14:paraId="032729E4" w14:textId="77777777"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88" w:history="1">
        <w:r w:rsidRPr="0053125C">
          <w:rPr>
            <w:rStyle w:val="Lienhypertexte"/>
            <w:rFonts w:ascii="Verdana" w:hAnsi="Verdana"/>
            <w:shd w:val="clear" w:color="auto" w:fill="FCFCFC"/>
          </w:rPr>
          <w:t>http://business-api-ecosystem.readthedocs.io/en/latest/</w:t>
        </w:r>
      </w:hyperlink>
    </w:p>
    <w:p w14:paraId="107ED43E" w14:textId="77777777" w:rsidR="00D47423" w:rsidRDefault="00D47423" w:rsidP="00D47423">
      <w:pPr>
        <w:rPr>
          <w:rFonts w:ascii="Verdana" w:hAnsi="Verdana"/>
          <w:color w:val="404040"/>
          <w:shd w:val="clear" w:color="auto" w:fill="FCFCFC"/>
        </w:rPr>
      </w:pPr>
    </w:p>
    <w:p w14:paraId="6CA0FBC8" w14:textId="77777777" w:rsidR="00692D17" w:rsidRDefault="00692D17" w:rsidP="00D47423">
      <w:pPr>
        <w:rPr>
          <w:rFonts w:ascii="Verdana" w:hAnsi="Verdana"/>
          <w:color w:val="404040"/>
          <w:shd w:val="clear" w:color="auto" w:fill="FCFCFC"/>
        </w:rPr>
      </w:pPr>
      <w:r>
        <w:rPr>
          <w:rFonts w:ascii="Verdana" w:hAnsi="Verdana"/>
          <w:color w:val="404040"/>
          <w:shd w:val="clear" w:color="auto" w:fill="FCFCFC"/>
        </w:rPr>
        <w:t>This component is the Market Place of the Smart City platform, it allows to leverage:</w:t>
      </w:r>
    </w:p>
    <w:p w14:paraId="76E80D68" w14:textId="77777777" w:rsidR="00692D17" w:rsidRDefault="00692D17" w:rsidP="00D47423">
      <w:pPr>
        <w:rPr>
          <w:rFonts w:ascii="Verdana" w:hAnsi="Verdana"/>
          <w:color w:val="404040"/>
          <w:shd w:val="clear" w:color="auto" w:fill="FCFCFC"/>
        </w:rPr>
      </w:pPr>
      <w:r>
        <w:rPr>
          <w:rFonts w:ascii="Verdana" w:hAnsi="Verdana"/>
          <w:color w:val="404040"/>
          <w:shd w:val="clear" w:color="auto" w:fill="FCFCFC"/>
        </w:rPr>
        <w:t>Authorization access to services, and their monetization</w:t>
      </w:r>
      <w:r w:rsidR="005F7EFC">
        <w:rPr>
          <w:rFonts w:ascii="Verdana" w:hAnsi="Verdana"/>
          <w:color w:val="404040"/>
          <w:shd w:val="clear" w:color="auto" w:fill="FCFCFC"/>
        </w:rPr>
        <w:t>,</w:t>
      </w:r>
      <w:r>
        <w:rPr>
          <w:rFonts w:ascii="Verdana" w:hAnsi="Verdana"/>
          <w:color w:val="404040"/>
          <w:shd w:val="clear" w:color="auto" w:fill="FCFCFC"/>
        </w:rPr>
        <w:t xml:space="preserve"> even with several stakeholde</w:t>
      </w:r>
      <w:r w:rsidR="0028696C">
        <w:rPr>
          <w:rFonts w:ascii="Verdana" w:hAnsi="Verdana"/>
          <w:color w:val="404040"/>
          <w:shd w:val="clear" w:color="auto" w:fill="FCFCFC"/>
        </w:rPr>
        <w:t>rs involved that share revenues,</w:t>
      </w:r>
    </w:p>
    <w:p w14:paraId="3F574265" w14:textId="77777777" w:rsidR="00692D17" w:rsidRDefault="0028696C" w:rsidP="00D47423">
      <w:pPr>
        <w:rPr>
          <w:rFonts w:ascii="Verdana" w:hAnsi="Verdana"/>
          <w:color w:val="404040"/>
          <w:shd w:val="clear" w:color="auto" w:fill="FCFCFC"/>
        </w:rPr>
      </w:pPr>
      <w:r>
        <w:rPr>
          <w:rFonts w:ascii="Verdana" w:hAnsi="Verdana"/>
          <w:color w:val="404040"/>
          <w:shd w:val="clear" w:color="auto" w:fill="FCFCFC"/>
        </w:rPr>
        <w:t>s</w:t>
      </w:r>
      <w:r w:rsidR="009F0ADC">
        <w:rPr>
          <w:rFonts w:ascii="Verdana" w:hAnsi="Verdana"/>
          <w:color w:val="404040"/>
          <w:shd w:val="clear" w:color="auto" w:fill="FCFCFC"/>
        </w:rPr>
        <w:t>ervices here</w:t>
      </w:r>
      <w:r w:rsidR="00692D17">
        <w:rPr>
          <w:rFonts w:ascii="Verdana" w:hAnsi="Verdana"/>
          <w:color w:val="404040"/>
          <w:shd w:val="clear" w:color="auto" w:fill="FCFCFC"/>
        </w:rPr>
        <w:t xml:space="preserve"> includes </w:t>
      </w:r>
      <w:r w:rsidR="009F0ADC">
        <w:rPr>
          <w:rFonts w:ascii="Verdana" w:hAnsi="Verdana"/>
          <w:color w:val="404040"/>
          <w:shd w:val="clear" w:color="auto" w:fill="FCFCFC"/>
        </w:rPr>
        <w:t>the applications available in the catalog, the data sets in CKAN, the available APIs.</w:t>
      </w:r>
    </w:p>
    <w:p w14:paraId="119B0106" w14:textId="77777777" w:rsidR="00D36D19" w:rsidRDefault="00D36D19" w:rsidP="00D36D19"/>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14:paraId="1EA228A6" w14:textId="77777777" w:rsidTr="00AD7AA2">
        <w:tc>
          <w:tcPr>
            <w:tcW w:w="3261" w:type="dxa"/>
          </w:tcPr>
          <w:p w14:paraId="0282FEFA" w14:textId="77777777" w:rsidR="00D36D19" w:rsidRDefault="00D36D19" w:rsidP="00CA6402">
            <w:pPr>
              <w:rPr>
                <w:b/>
                <w:bCs/>
              </w:rPr>
            </w:pPr>
            <w:r>
              <w:rPr>
                <w:b/>
                <w:bCs/>
              </w:rPr>
              <w:t>Architecture Component</w:t>
            </w:r>
          </w:p>
        </w:tc>
        <w:tc>
          <w:tcPr>
            <w:tcW w:w="5528" w:type="dxa"/>
          </w:tcPr>
          <w:p w14:paraId="767C6E58" w14:textId="77777777" w:rsidR="00D36D19" w:rsidRDefault="00D36D19" w:rsidP="00CA6402">
            <w:pPr>
              <w:rPr>
                <w:b/>
                <w:bCs/>
              </w:rPr>
            </w:pPr>
            <w:r>
              <w:rPr>
                <w:b/>
                <w:bCs/>
              </w:rPr>
              <w:t>Component Elements</w:t>
            </w:r>
          </w:p>
        </w:tc>
      </w:tr>
      <w:tr w:rsidR="00D36D19" w14:paraId="3CFC177A" w14:textId="77777777" w:rsidTr="00AD7AA2">
        <w:tc>
          <w:tcPr>
            <w:tcW w:w="3261" w:type="dxa"/>
          </w:tcPr>
          <w:p w14:paraId="4DFE2A77" w14:textId="77777777" w:rsidR="00D36D19" w:rsidRDefault="00D36D19" w:rsidP="00CA6402">
            <w:r>
              <w:t>Database Server</w:t>
            </w:r>
          </w:p>
        </w:tc>
        <w:tc>
          <w:tcPr>
            <w:tcW w:w="5528" w:type="dxa"/>
          </w:tcPr>
          <w:p w14:paraId="2AAFFFFB" w14:textId="77777777" w:rsidR="00D36D19" w:rsidRDefault="00D36D19" w:rsidP="00CA6402">
            <w:proofErr w:type="spellStart"/>
            <w:r>
              <w:t>Postgresql</w:t>
            </w:r>
            <w:proofErr w:type="spellEnd"/>
            <w:r>
              <w:t>/</w:t>
            </w:r>
            <w:proofErr w:type="spellStart"/>
            <w:r>
              <w:t>Citus</w:t>
            </w:r>
            <w:proofErr w:type="spellEnd"/>
            <w:r>
              <w:t xml:space="preserve"> (change from MySQL)</w:t>
            </w:r>
          </w:p>
        </w:tc>
      </w:tr>
      <w:tr w:rsidR="00D36D19" w14:paraId="084BAD13" w14:textId="77777777" w:rsidTr="00AD7AA2">
        <w:tc>
          <w:tcPr>
            <w:tcW w:w="3261" w:type="dxa"/>
          </w:tcPr>
          <w:p w14:paraId="2E1D6E40" w14:textId="77777777" w:rsidR="00D36D19" w:rsidRDefault="00D36D19" w:rsidP="00CA6402">
            <w:r>
              <w:t>Applications</w:t>
            </w:r>
          </w:p>
        </w:tc>
        <w:tc>
          <w:tcPr>
            <w:tcW w:w="5528" w:type="dxa"/>
          </w:tcPr>
          <w:p w14:paraId="3A1B594E" w14:textId="77777777" w:rsidR="00D36D19" w:rsidRDefault="00D36D19" w:rsidP="00CA6402">
            <w:r>
              <w:t>Web application</w:t>
            </w:r>
          </w:p>
          <w:p w14:paraId="463DC6D3" w14:textId="77777777" w:rsidR="00D36D19" w:rsidRDefault="00D36D19" w:rsidP="00CA6402">
            <w:r>
              <w:t>back-end server</w:t>
            </w:r>
            <w:r w:rsidR="001F3B63">
              <w:t>s:</w:t>
            </w:r>
          </w:p>
          <w:p w14:paraId="4B015D0D" w14:textId="77777777" w:rsidR="00D36D19" w:rsidRDefault="00AD7AA2" w:rsidP="00AD7AA2">
            <w:pPr>
              <w:pStyle w:val="Paragraphedeliste"/>
              <w:numPr>
                <w:ilvl w:val="0"/>
                <w:numId w:val="32"/>
              </w:numPr>
            </w:pPr>
            <w:r>
              <w:t xml:space="preserve">TM Forum APIs reference implementation (catalog, ordering, inventory, usage, billing, party </w:t>
            </w:r>
            <w:proofErr w:type="spellStart"/>
            <w:r>
              <w:t>Apis</w:t>
            </w:r>
            <w:proofErr w:type="spellEnd"/>
            <w:r>
              <w:t>)</w:t>
            </w:r>
          </w:p>
          <w:p w14:paraId="0E5B91BE" w14:textId="77777777" w:rsidR="00AD7AA2" w:rsidRDefault="00AD7AA2" w:rsidP="00AD7AA2">
            <w:pPr>
              <w:pStyle w:val="Paragraphedeliste"/>
              <w:numPr>
                <w:ilvl w:val="0"/>
                <w:numId w:val="32"/>
              </w:numPr>
            </w:pPr>
            <w:r>
              <w:t>Charging Backend,</w:t>
            </w:r>
          </w:p>
          <w:p w14:paraId="69F2ED94" w14:textId="77777777" w:rsidR="00AD7AA2" w:rsidRDefault="00AD7AA2" w:rsidP="00AD7AA2">
            <w:pPr>
              <w:pStyle w:val="Paragraphedeliste"/>
              <w:numPr>
                <w:ilvl w:val="0"/>
                <w:numId w:val="32"/>
              </w:numPr>
            </w:pPr>
            <w:r>
              <w:t>Revenue Sharing Service (RSS)</w:t>
            </w:r>
          </w:p>
          <w:p w14:paraId="27913284" w14:textId="77777777" w:rsidR="00AD7AA2" w:rsidRDefault="00AD7AA2" w:rsidP="00AD7AA2">
            <w:pPr>
              <w:pStyle w:val="Paragraphedeliste"/>
              <w:numPr>
                <w:ilvl w:val="0"/>
                <w:numId w:val="32"/>
              </w:numPr>
            </w:pPr>
            <w:r>
              <w:t>Logic Proxy</w:t>
            </w:r>
          </w:p>
        </w:tc>
      </w:tr>
    </w:tbl>
    <w:p w14:paraId="5A3B7171" w14:textId="77777777" w:rsidR="00D36D19" w:rsidRDefault="00D36D19" w:rsidP="00D36D19"/>
    <w:p w14:paraId="357BD717" w14:textId="77777777" w:rsidR="00695EDD" w:rsidRDefault="00695EDD" w:rsidP="00695EDD"/>
    <w:p w14:paraId="6AF75B6E" w14:textId="77777777" w:rsidR="00E90DD4" w:rsidRDefault="00E90DD4" w:rsidP="00E90DD4">
      <w:pPr>
        <w:pStyle w:val="Titre3"/>
      </w:pPr>
      <w:bookmarkStart w:id="146" w:name="_Toc499648761"/>
      <w:bookmarkStart w:id="147" w:name="_Toc499654991"/>
      <w:r>
        <w:t>Development Components</w:t>
      </w:r>
      <w:bookmarkEnd w:id="146"/>
      <w:bookmarkEnd w:id="147"/>
    </w:p>
    <w:p w14:paraId="2E7B6F24" w14:textId="77777777" w:rsidR="00E90DD4" w:rsidRDefault="0054227E" w:rsidP="00E90DD4">
      <w:proofErr w:type="spellStart"/>
      <w:r>
        <w:t>Fiware</w:t>
      </w:r>
      <w:proofErr w:type="spellEnd"/>
      <w:r>
        <w:t xml:space="preserve"> </w:t>
      </w:r>
      <w:r w:rsidR="006F4D91">
        <w:t>was proposing</w:t>
      </w:r>
      <w:r>
        <w:t xml:space="preserve"> to use </w:t>
      </w:r>
      <w:hyperlink r:id="rId89" w:history="1">
        <w:proofErr w:type="spellStart"/>
        <w:r w:rsidRPr="00714CD0">
          <w:rPr>
            <w:rStyle w:val="Lienhypertexte"/>
          </w:rPr>
          <w:t>FusionF</w:t>
        </w:r>
        <w:r w:rsidR="0042372D" w:rsidRPr="00714CD0">
          <w:rPr>
            <w:rStyle w:val="Lienhypertexte"/>
          </w:rPr>
          <w:t>orge</w:t>
        </w:r>
        <w:proofErr w:type="spellEnd"/>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14:paraId="50638C5F" w14:textId="77777777" w:rsidR="0037146F" w:rsidRDefault="0037146F" w:rsidP="00E90DD4"/>
    <w:p w14:paraId="730C266E" w14:textId="77777777" w:rsidR="005B5738"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90" w:history="1">
        <w:r w:rsidRPr="0085199E">
          <w:rPr>
            <w:rStyle w:val="Lienhypertexte"/>
          </w:rPr>
          <w:t>Eclipse Che</w:t>
        </w:r>
      </w:hyperlink>
      <w:r w:rsidR="0037146F">
        <w:t xml:space="preserve"> as an IDE &amp; Developer Workspace server</w:t>
      </w:r>
      <w:r w:rsidR="005B5738">
        <w:t xml:space="preserve"> that works with Docker.</w:t>
      </w:r>
    </w:p>
    <w:p w14:paraId="160CFF9E" w14:textId="617075E8" w:rsidR="0042372D" w:rsidRDefault="005B5738" w:rsidP="00E90DD4">
      <w:r>
        <w:t>It allows to develop Docker ready applications</w:t>
      </w:r>
      <w:r w:rsidR="0037146F">
        <w:t>, in addition it provides a RESTful API to interact with.</w:t>
      </w:r>
    </w:p>
    <w:p w14:paraId="0BB7017B" w14:textId="77777777" w:rsidR="0037146F" w:rsidRDefault="0037146F" w:rsidP="00E90DD4"/>
    <w:p w14:paraId="06C07E30" w14:textId="77777777" w:rsidR="00F06249" w:rsidRDefault="00F06249" w:rsidP="00E90DD4">
      <w:r>
        <w:t>If for many applications</w:t>
      </w:r>
      <w:r w:rsidR="00D6208A">
        <w:t xml:space="preserve"> like dashboards,</w:t>
      </w:r>
      <w:r>
        <w:t xml:space="preserve"> </w:t>
      </w:r>
      <w:r w:rsidR="009633CD">
        <w:t xml:space="preserve">using </w:t>
      </w:r>
      <w:proofErr w:type="spellStart"/>
      <w:r>
        <w:t>Wirecloud</w:t>
      </w:r>
      <w:proofErr w:type="spellEnd"/>
      <w:r>
        <w:t xml:space="preserve">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14:paraId="21B5BB40" w14:textId="77777777" w:rsidR="009633CD" w:rsidRDefault="009633CD" w:rsidP="00E90DD4"/>
    <w:p w14:paraId="53DD487C" w14:textId="77777777" w:rsidR="0037146F" w:rsidRDefault="00EF2D7B" w:rsidP="00E90DD4">
      <w:r>
        <w:t xml:space="preserve">Eclipse Che is the next generation of IDE, provides integrated connectors to git and SVN, so that it can be </w:t>
      </w:r>
      <w:r w:rsidR="00426071">
        <w:t xml:space="preserve">easily </w:t>
      </w:r>
      <w:r w:rsidR="009633CD">
        <w:t>connected to the</w:t>
      </w:r>
      <w:r>
        <w:t xml:space="preserve"> </w:t>
      </w:r>
      <w:proofErr w:type="spellStart"/>
      <w:r>
        <w:t>Gitlab</w:t>
      </w:r>
      <w:proofErr w:type="spellEnd"/>
      <w:r>
        <w:t xml:space="preserve"> of MNCA</w:t>
      </w:r>
      <w:r w:rsidR="00066145">
        <w:t>.</w:t>
      </w:r>
    </w:p>
    <w:p w14:paraId="77B082E1" w14:textId="77777777" w:rsidR="00D67108" w:rsidRDefault="00D67108" w:rsidP="00E90DD4"/>
    <w:p w14:paraId="6B32ACC3" w14:textId="6C8CFC1B" w:rsidR="00066145" w:rsidRDefault="00066145" w:rsidP="00E90DD4">
      <w:r>
        <w:t xml:space="preserve">An Eclipse Che server can be set in a multi-users environment, </w:t>
      </w:r>
      <w:r w:rsidR="00646EA9">
        <w:t xml:space="preserve">in standard installation </w:t>
      </w:r>
      <w:r>
        <w:t xml:space="preserve">it uses </w:t>
      </w:r>
      <w:proofErr w:type="spellStart"/>
      <w:r>
        <w:t>Keycloack</w:t>
      </w:r>
      <w:proofErr w:type="spellEnd"/>
      <w:r>
        <w:t xml:space="preserve"> as IDM provider</w:t>
      </w:r>
      <w:r w:rsidR="00D61434">
        <w:t>, and a PostgreSQL database</w:t>
      </w:r>
      <w:r w:rsidR="00D1066A">
        <w:t xml:space="preserve"> for metadata.</w:t>
      </w:r>
    </w:p>
    <w:p w14:paraId="121AAE60" w14:textId="77777777" w:rsidR="009633CD" w:rsidRDefault="009633CD" w:rsidP="00E90DD4"/>
    <w:p w14:paraId="24A06454" w14:textId="63C3527C" w:rsidR="000633F4" w:rsidRDefault="00646EA9" w:rsidP="00E90DD4">
      <w:r>
        <w:t xml:space="preserve">As </w:t>
      </w:r>
      <w:proofErr w:type="spellStart"/>
      <w:r w:rsidR="00D1066A">
        <w:t>Keycloak</w:t>
      </w:r>
      <w:proofErr w:type="spellEnd"/>
      <w:r w:rsidR="00D1066A">
        <w:t xml:space="preserve"> </w:t>
      </w:r>
      <w:r w:rsidR="00F07517">
        <w:t xml:space="preserve">can replace Keystone as an </w:t>
      </w:r>
      <w:r w:rsidR="00F07517" w:rsidRPr="00F07517">
        <w:t xml:space="preserve">authentication service </w:t>
      </w:r>
      <w:r w:rsidR="00F07517">
        <w:t xml:space="preserve">(OAuth provider), in OpenStack deployment, </w:t>
      </w:r>
      <w:r>
        <w:t xml:space="preserve">and </w:t>
      </w:r>
      <w:r w:rsidR="00F07517">
        <w:t xml:space="preserve">Eclipse Che can also use OAuth from GitLab or WSO2, </w:t>
      </w:r>
      <w:r w:rsidR="00864B5C">
        <w:t xml:space="preserve">if needed </w:t>
      </w:r>
      <w:proofErr w:type="spellStart"/>
      <w:r w:rsidR="00864B5C">
        <w:t>Keyrock</w:t>
      </w:r>
      <w:proofErr w:type="spellEnd"/>
      <w:r w:rsidR="00864B5C">
        <w:t xml:space="preserve"> can be also used as the OAuth provider giving SSO to developers using the Eclipse Che server</w:t>
      </w:r>
      <w:r w:rsidR="000633F4">
        <w:t>.</w:t>
      </w:r>
    </w:p>
    <w:p w14:paraId="61004B9E" w14:textId="77777777" w:rsidR="00D67108" w:rsidRDefault="00D67108" w:rsidP="00E90DD4"/>
    <w:p w14:paraId="57405B80" w14:textId="5182F5BC" w:rsidR="00D67108" w:rsidRDefault="00D67108" w:rsidP="00E90DD4">
      <w:proofErr w:type="spellStart"/>
      <w:r w:rsidRPr="00D67108">
        <w:lastRenderedPageBreak/>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3835C0FC" w14:textId="77777777" w:rsidR="009633CD" w:rsidRDefault="009633CD" w:rsidP="00E90DD4"/>
    <w:p w14:paraId="01394E8E" w14:textId="2D95D9CF" w:rsidR="00D1066A" w:rsidRDefault="000633F4" w:rsidP="00E90DD4">
      <w:r>
        <w:t xml:space="preserve">An Eclipse Che Server using the IDM component, is a good candidate for the </w:t>
      </w:r>
      <w:proofErr w:type="spellStart"/>
      <w:r>
        <w:t>Paas</w:t>
      </w:r>
      <w:proofErr w:type="spellEnd"/>
      <w:r>
        <w:t xml:space="preserve"> IDE</w:t>
      </w:r>
      <w:r w:rsidR="00510571">
        <w:t xml:space="preserve"> for </w:t>
      </w:r>
      <w:r>
        <w:t xml:space="preserve">IOE of the </w:t>
      </w:r>
      <w:r w:rsidR="009633CD">
        <w:t xml:space="preserve">MNCA </w:t>
      </w:r>
      <w:r>
        <w:t>smart city platform</w:t>
      </w:r>
      <w:r w:rsidR="00864B5C">
        <w:t>.</w:t>
      </w:r>
    </w:p>
    <w:p w14:paraId="68D1B3D0" w14:textId="069175AD" w:rsidR="002D2DF7" w:rsidRDefault="002D2DF7" w:rsidP="00E90DD4"/>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67108" w14:paraId="4BE4BA03" w14:textId="77777777" w:rsidTr="005D4ED7">
        <w:tc>
          <w:tcPr>
            <w:tcW w:w="2698" w:type="dxa"/>
          </w:tcPr>
          <w:p w14:paraId="3C4E3C89" w14:textId="77777777" w:rsidR="00D67108" w:rsidRDefault="00D67108" w:rsidP="005D4ED7">
            <w:pPr>
              <w:rPr>
                <w:b/>
                <w:bCs/>
              </w:rPr>
            </w:pPr>
            <w:r>
              <w:rPr>
                <w:b/>
                <w:bCs/>
              </w:rPr>
              <w:t>Architecture Component</w:t>
            </w:r>
          </w:p>
        </w:tc>
        <w:tc>
          <w:tcPr>
            <w:tcW w:w="3818" w:type="dxa"/>
          </w:tcPr>
          <w:p w14:paraId="207537A7" w14:textId="77777777" w:rsidR="00D67108" w:rsidRDefault="00D67108" w:rsidP="005D4ED7">
            <w:pPr>
              <w:rPr>
                <w:b/>
                <w:bCs/>
              </w:rPr>
            </w:pPr>
            <w:r>
              <w:rPr>
                <w:b/>
                <w:bCs/>
              </w:rPr>
              <w:t>Component Elements</w:t>
            </w:r>
          </w:p>
        </w:tc>
      </w:tr>
      <w:tr w:rsidR="00D67108" w14:paraId="5F090A80" w14:textId="77777777" w:rsidTr="005D4ED7">
        <w:tc>
          <w:tcPr>
            <w:tcW w:w="2698" w:type="dxa"/>
          </w:tcPr>
          <w:p w14:paraId="20C0F5B6" w14:textId="77777777" w:rsidR="00D67108" w:rsidRDefault="00D67108" w:rsidP="005D4ED7">
            <w:r>
              <w:t>Database Server</w:t>
            </w:r>
          </w:p>
        </w:tc>
        <w:tc>
          <w:tcPr>
            <w:tcW w:w="3818" w:type="dxa"/>
          </w:tcPr>
          <w:p w14:paraId="259EFAD2" w14:textId="71439B01" w:rsidR="00D67108" w:rsidRDefault="00D67108" w:rsidP="005D4ED7">
            <w:proofErr w:type="spellStart"/>
            <w:r>
              <w:t>Postgresql</w:t>
            </w:r>
            <w:proofErr w:type="spellEnd"/>
            <w:r>
              <w:t>/</w:t>
            </w:r>
            <w:proofErr w:type="spellStart"/>
            <w:r>
              <w:t>Citus</w:t>
            </w:r>
            <w:proofErr w:type="spellEnd"/>
          </w:p>
        </w:tc>
      </w:tr>
      <w:tr w:rsidR="00D67108" w14:paraId="36173C64" w14:textId="77777777" w:rsidTr="005D4ED7">
        <w:tc>
          <w:tcPr>
            <w:tcW w:w="2698" w:type="dxa"/>
          </w:tcPr>
          <w:p w14:paraId="78E4C3E3" w14:textId="77777777" w:rsidR="00D67108" w:rsidRDefault="00D67108" w:rsidP="005D4ED7">
            <w:r>
              <w:t>Applications</w:t>
            </w:r>
          </w:p>
        </w:tc>
        <w:tc>
          <w:tcPr>
            <w:tcW w:w="3818" w:type="dxa"/>
          </w:tcPr>
          <w:p w14:paraId="7B3BD12D" w14:textId="2C873463" w:rsidR="00D67108" w:rsidRDefault="00D67108" w:rsidP="005D4ED7">
            <w:proofErr w:type="spellStart"/>
            <w:r>
              <w:t>Elipse</w:t>
            </w:r>
            <w:proofErr w:type="spellEnd"/>
            <w:r>
              <w:t xml:space="preserve"> Che</w:t>
            </w:r>
          </w:p>
          <w:p w14:paraId="40D492F9" w14:textId="1AC73C05" w:rsidR="00D67108" w:rsidRDefault="00D67108" w:rsidP="005D4ED7"/>
        </w:tc>
      </w:tr>
    </w:tbl>
    <w:p w14:paraId="155C0EE5" w14:textId="77777777" w:rsidR="00D67108" w:rsidRDefault="00D67108" w:rsidP="00E90DD4"/>
    <w:p w14:paraId="0E874A3F" w14:textId="77777777" w:rsidR="00864B5C" w:rsidRDefault="00864B5C" w:rsidP="00E90DD4"/>
    <w:p w14:paraId="77381040" w14:textId="77777777" w:rsidR="00E90DD4" w:rsidRDefault="00E90DD4" w:rsidP="00E90DD4">
      <w:pPr>
        <w:pStyle w:val="Titre3"/>
      </w:pPr>
      <w:bookmarkStart w:id="148" w:name="_Toc499648762"/>
      <w:bookmarkStart w:id="149" w:name="_Toc499654992"/>
      <w:r>
        <w:t>Monitoring Components</w:t>
      </w:r>
      <w:bookmarkEnd w:id="148"/>
      <w:bookmarkEnd w:id="149"/>
    </w:p>
    <w:p w14:paraId="3CD469E3" w14:textId="77777777" w:rsidR="0022010B" w:rsidRPr="0022010B" w:rsidRDefault="0022010B" w:rsidP="0022010B"/>
    <w:p w14:paraId="3BEF0AA6" w14:textId="77777777" w:rsidR="006E7247" w:rsidRDefault="008069E1" w:rsidP="00E90DD4">
      <w:hyperlink r:id="rId91" w:history="1">
        <w:proofErr w:type="spellStart"/>
        <w:r w:rsidR="0042372D" w:rsidRPr="006E7247">
          <w:rPr>
            <w:rStyle w:val="Lienhypertexte"/>
          </w:rPr>
          <w:t>Portainer</w:t>
        </w:r>
        <w:proofErr w:type="spellEnd"/>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14:paraId="5C784C55" w14:textId="77777777" w:rsidR="00FE6D47" w:rsidRDefault="00FE6D47" w:rsidP="00E90DD4">
      <w:proofErr w:type="spellStart"/>
      <w:r>
        <w:t>Portainer</w:t>
      </w:r>
      <w:proofErr w:type="spellEnd"/>
      <w:r>
        <w:t xml:space="preserve"> on </w:t>
      </w:r>
      <w:hyperlink r:id="rId92" w:history="1">
        <w:r w:rsidRPr="00FE6D47">
          <w:rPr>
            <w:rStyle w:val="Lienhypertexte"/>
          </w:rPr>
          <w:t>Github</w:t>
        </w:r>
      </w:hyperlink>
      <w:r>
        <w:t>.</w:t>
      </w:r>
    </w:p>
    <w:p w14:paraId="0E154468" w14:textId="77777777" w:rsidR="00E90DD4" w:rsidRDefault="00186569" w:rsidP="00E90DD4">
      <w:proofErr w:type="spellStart"/>
      <w:r>
        <w:t>Portainer</w:t>
      </w:r>
      <w:proofErr w:type="spellEnd"/>
      <w:r>
        <w:t xml:space="preserve">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14:paraId="60EDEFFE" w14:textId="77777777" w:rsidR="006E7247" w:rsidRDefault="006E7247" w:rsidP="00E90DD4">
      <w:r>
        <w:t xml:space="preserve">As </w:t>
      </w:r>
      <w:proofErr w:type="spellStart"/>
      <w:r>
        <w:t>Portainer</w:t>
      </w:r>
      <w:proofErr w:type="spellEnd"/>
      <w:r>
        <w:t xml:space="preserve"> don’t use a Database, but store </w:t>
      </w:r>
      <w:proofErr w:type="gramStart"/>
      <w:r>
        <w:t>it’s</w:t>
      </w:r>
      <w:proofErr w:type="gramEnd"/>
      <w:r>
        <w:t xml:space="preserve"> configuration in files, mainly for user and dependencies management, so that those configuration files should be stored in a</w:t>
      </w:r>
      <w:r w:rsidR="00B23AB4">
        <w:t xml:space="preserve"> secured </w:t>
      </w:r>
      <w:r>
        <w:t>NFS storage volume, shared by all instances</w:t>
      </w:r>
      <w:r w:rsidR="00B23AB4">
        <w:t>.</w:t>
      </w:r>
    </w:p>
    <w:p w14:paraId="231CD58B" w14:textId="77777777" w:rsidR="00186569" w:rsidRDefault="00186569" w:rsidP="00E90DD4"/>
    <w:p w14:paraId="1CB5A703" w14:textId="77777777" w:rsidR="005C2F1E" w:rsidRDefault="008069E1" w:rsidP="00E90DD4">
      <w:hyperlink r:id="rId93" w:history="1">
        <w:proofErr w:type="spellStart"/>
        <w:r w:rsidR="00340E31" w:rsidRPr="005C2F1E">
          <w:rPr>
            <w:rStyle w:val="Lienhypertexte"/>
          </w:rPr>
          <w:t>Centreon</w:t>
        </w:r>
        <w:proofErr w:type="spellEnd"/>
      </w:hyperlink>
      <w:r w:rsidR="00340E31">
        <w:t xml:space="preserve"> is already in use </w:t>
      </w:r>
      <w:r w:rsidR="005C2F1E">
        <w:t>for monitoring at MNCA.</w:t>
      </w:r>
    </w:p>
    <w:p w14:paraId="2438E90C" w14:textId="59B1FFF8" w:rsidR="0042372D" w:rsidRDefault="00340E31" w:rsidP="00E90DD4">
      <w:r>
        <w:t xml:space="preserve">containers should be instrumented with </w:t>
      </w:r>
      <w:r w:rsidR="00AD7C9C">
        <w:t xml:space="preserve">needed </w:t>
      </w:r>
      <w:r w:rsidR="00186569">
        <w:t>check</w:t>
      </w:r>
      <w:r w:rsidR="00AD7C9C">
        <w:t xml:space="preserve"> modules to monitor services and nodes in the platform from the </w:t>
      </w:r>
      <w:proofErr w:type="spellStart"/>
      <w:r w:rsidR="00AD7C9C">
        <w:t>Centreon</w:t>
      </w:r>
      <w:proofErr w:type="spellEnd"/>
      <w:r w:rsidR="00AD7C9C">
        <w:t xml:space="preserve">, an additional </w:t>
      </w:r>
      <w:proofErr w:type="spellStart"/>
      <w:r w:rsidR="00AD7C9C">
        <w:t>Centreon</w:t>
      </w:r>
      <w:proofErr w:type="spellEnd"/>
      <w:r w:rsidR="00AD7C9C">
        <w:t xml:space="preserve"> service </w:t>
      </w:r>
      <w:r w:rsidR="005A634F">
        <w:t>could</w:t>
      </w:r>
      <w:r w:rsidR="00AD7C9C">
        <w:t xml:space="preserve"> be added in the platform</w:t>
      </w:r>
      <w:r w:rsidR="005A634F">
        <w:t xml:space="preserve"> if needed</w:t>
      </w:r>
      <w:r w:rsidR="00AD7C9C">
        <w:t>.</w:t>
      </w:r>
    </w:p>
    <w:p w14:paraId="36514A00" w14:textId="77777777" w:rsidR="00186569" w:rsidRDefault="00186569" w:rsidP="00E90DD4"/>
    <w:p w14:paraId="6790B744" w14:textId="77777777" w:rsidR="00321279" w:rsidRDefault="00321279" w:rsidP="00E90DD4">
      <w:r>
        <w:t>One thing to think about is the expansion of the platform, in terms of numbers of services deployed, this will lead to complexify the task of monitoring configuration if it remains manual, so that it’s worth to think about automatic services discovery to simplify and automate monitoring for OPS</w:t>
      </w:r>
    </w:p>
    <w:p w14:paraId="7A5FB71C" w14:textId="77777777" w:rsidR="006A6105" w:rsidRDefault="006A6105" w:rsidP="00E90DD4"/>
    <w:p w14:paraId="35D3A0AB" w14:textId="52827B93" w:rsidR="009633CD" w:rsidRDefault="009633CD" w:rsidP="00E90DD4">
      <w:pPr>
        <w:rPr>
          <w:rStyle w:val="Lienhypertexte"/>
        </w:rPr>
      </w:pPr>
      <w:r>
        <w:t>One solution should be to use</w:t>
      </w:r>
      <w:r w:rsidR="006A6105">
        <w:t xml:space="preserve"> </w:t>
      </w:r>
      <w:hyperlink r:id="rId94" w:history="1">
        <w:r w:rsidR="006A6105" w:rsidRPr="006A6105">
          <w:rPr>
            <w:rStyle w:val="Lienhypertexte"/>
          </w:rPr>
          <w:t>Consul</w:t>
        </w:r>
      </w:hyperlink>
      <w:r w:rsidR="006A6105">
        <w:t xml:space="preserve"> from </w:t>
      </w:r>
      <w:proofErr w:type="spellStart"/>
      <w:r w:rsidR="006A6105">
        <w:t>Hashicorp</w:t>
      </w:r>
      <w:proofErr w:type="spellEnd"/>
      <w:r w:rsidR="006A6105">
        <w:t xml:space="preserve"> for services discovery, but </w:t>
      </w:r>
      <w:proofErr w:type="spellStart"/>
      <w:r w:rsidR="006A6105">
        <w:t>Centreon</w:t>
      </w:r>
      <w:proofErr w:type="spellEnd"/>
      <w:r w:rsidR="006A6105">
        <w:t xml:space="preserve"> provides also a module for </w:t>
      </w:r>
      <w:hyperlink r:id="rId95" w:history="1">
        <w:r w:rsidR="006A6105" w:rsidRPr="006A6105">
          <w:rPr>
            <w:rStyle w:val="Lienhypertexte"/>
          </w:rPr>
          <w:t>auto discovery of services</w:t>
        </w:r>
      </w:hyperlink>
      <w:r w:rsidR="004B7CB8">
        <w:t xml:space="preserve"> (commercial) or a community version: </w:t>
      </w:r>
      <w:hyperlink r:id="rId96" w:history="1">
        <w:proofErr w:type="spellStart"/>
        <w:r w:rsidR="004B7CB8" w:rsidRPr="004B7CB8">
          <w:rPr>
            <w:rStyle w:val="Lienhypertexte"/>
          </w:rPr>
          <w:t>centreon</w:t>
        </w:r>
        <w:proofErr w:type="spellEnd"/>
        <w:r w:rsidR="004B7CB8" w:rsidRPr="004B7CB8">
          <w:rPr>
            <w:rStyle w:val="Lienhypertexte"/>
          </w:rPr>
          <w:t>-discovery</w:t>
        </w:r>
      </w:hyperlink>
    </w:p>
    <w:p w14:paraId="5B8D92A9" w14:textId="1B67111B" w:rsidR="0041407D" w:rsidRDefault="0041407D" w:rsidP="00E90DD4">
      <w:pPr>
        <w:rPr>
          <w:rStyle w:val="Lienhypertexte"/>
        </w:rPr>
      </w:pPr>
    </w:p>
    <w:p w14:paraId="5C07FDE4" w14:textId="64CA1986" w:rsidR="0041407D" w:rsidRPr="0041407D" w:rsidRDefault="0041407D" w:rsidP="0041407D">
      <w:r>
        <w:t xml:space="preserve">If Rancher is adopted it provides monitoring on containers and nodes, and in swarm mode, it deploys also a </w:t>
      </w:r>
      <w:proofErr w:type="spellStart"/>
      <w:r>
        <w:t>Portainer</w:t>
      </w:r>
      <w:proofErr w:type="spellEnd"/>
      <w:r>
        <w:t>.</w:t>
      </w:r>
    </w:p>
    <w:p w14:paraId="12C7885B" w14:textId="77777777" w:rsidR="00AD7C9C" w:rsidRDefault="00AD7C9C" w:rsidP="00E90DD4"/>
    <w:p w14:paraId="0A5D7E68" w14:textId="77777777" w:rsidR="00E83CEF" w:rsidRDefault="00E83CEF" w:rsidP="00E83CEF">
      <w:pPr>
        <w:pStyle w:val="Titre3"/>
      </w:pPr>
      <w:bookmarkStart w:id="150" w:name="_Toc497140578"/>
      <w:bookmarkStart w:id="151" w:name="_Toc497322751"/>
      <w:bookmarkStart w:id="152" w:name="_Toc499648763"/>
      <w:bookmarkStart w:id="153" w:name="_Toc499654993"/>
      <w:bookmarkEnd w:id="150"/>
      <w:bookmarkEnd w:id="151"/>
      <w:r>
        <w:t>Poi Data Provider Component</w:t>
      </w:r>
      <w:bookmarkEnd w:id="152"/>
      <w:bookmarkEnd w:id="153"/>
    </w:p>
    <w:p w14:paraId="3FC7201E" w14:textId="77777777" w:rsidR="00E83CEF" w:rsidRDefault="00E83CEF" w:rsidP="00E83CEF">
      <w:proofErr w:type="spellStart"/>
      <w:r>
        <w:t>Fiware</w:t>
      </w:r>
      <w:proofErr w:type="spellEnd"/>
      <w:r>
        <w:t xml:space="preserve"> GE to provide Point </w:t>
      </w:r>
      <w:proofErr w:type="gramStart"/>
      <w:r>
        <w:t>Of</w:t>
      </w:r>
      <w:proofErr w:type="gramEnd"/>
      <w:r>
        <w:t xml:space="preserve"> Interest (POI) management.</w:t>
      </w:r>
    </w:p>
    <w:p w14:paraId="5527EB8D" w14:textId="77777777" w:rsidR="007D0319" w:rsidRDefault="00E83CEF" w:rsidP="00015DD1">
      <w:r>
        <w:t xml:space="preserve">On </w:t>
      </w:r>
      <w:proofErr w:type="spellStart"/>
      <w:r>
        <w:t>Fiware</w:t>
      </w:r>
      <w:proofErr w:type="spellEnd"/>
      <w:r>
        <w:t xml:space="preserve"> Catalog: </w:t>
      </w:r>
      <w:hyperlink r:id="rId97" w:history="1">
        <w:r w:rsidRPr="00E83CEF">
          <w:rPr>
            <w:rStyle w:val="Lienhypertexte"/>
          </w:rPr>
          <w:t>POI Data Provider</w:t>
        </w:r>
      </w:hyperlink>
    </w:p>
    <w:p w14:paraId="77845317" w14:textId="77777777" w:rsidR="00374AC6" w:rsidRDefault="00374AC6" w:rsidP="00015DD1"/>
    <w:p w14:paraId="2A749583" w14:textId="77777777" w:rsidR="00374AC6" w:rsidRDefault="00374AC6" w:rsidP="00374AC6">
      <w:r>
        <w:t>POI (Points of interest) Generic Enabler is a web server kit that supports</w:t>
      </w:r>
    </w:p>
    <w:p w14:paraId="55989BAE" w14:textId="77777777" w:rsidR="00374AC6" w:rsidRDefault="00374AC6" w:rsidP="00374AC6">
      <w:pPr>
        <w:pStyle w:val="Paragraphedeliste"/>
        <w:numPr>
          <w:ilvl w:val="0"/>
          <w:numId w:val="39"/>
        </w:numPr>
      </w:pPr>
      <w:r>
        <w:t>storing information related to locations</w:t>
      </w:r>
    </w:p>
    <w:p w14:paraId="5A993AED" w14:textId="77777777" w:rsidR="00374AC6" w:rsidRDefault="00374AC6" w:rsidP="00374AC6">
      <w:pPr>
        <w:pStyle w:val="Paragraphedeliste"/>
        <w:numPr>
          <w:ilvl w:val="0"/>
          <w:numId w:val="39"/>
        </w:numPr>
      </w:pPr>
      <w:r>
        <w:t>serving queries by location and other criteria</w:t>
      </w:r>
    </w:p>
    <w:p w14:paraId="43767256" w14:textId="77777777" w:rsidR="00374AC6" w:rsidRDefault="00374AC6" w:rsidP="00374AC6">
      <w:pPr>
        <w:pStyle w:val="Paragraphedeliste"/>
        <w:numPr>
          <w:ilvl w:val="0"/>
          <w:numId w:val="39"/>
        </w:numPr>
      </w:pPr>
      <w:r>
        <w:t>can be configured to meet your data needs</w:t>
      </w:r>
    </w:p>
    <w:p w14:paraId="320D17B9" w14:textId="77777777"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14:paraId="252A2D72" w14:textId="77777777" w:rsidTr="006C6123">
        <w:tc>
          <w:tcPr>
            <w:tcW w:w="2698" w:type="dxa"/>
          </w:tcPr>
          <w:p w14:paraId="3B53DCD0" w14:textId="77777777" w:rsidR="00374AC6" w:rsidRDefault="00374AC6" w:rsidP="006C6123">
            <w:pPr>
              <w:rPr>
                <w:b/>
                <w:bCs/>
              </w:rPr>
            </w:pPr>
            <w:r>
              <w:rPr>
                <w:b/>
                <w:bCs/>
              </w:rPr>
              <w:t>Architecture Component</w:t>
            </w:r>
          </w:p>
        </w:tc>
        <w:tc>
          <w:tcPr>
            <w:tcW w:w="3818" w:type="dxa"/>
          </w:tcPr>
          <w:p w14:paraId="1B4AF1C7" w14:textId="77777777" w:rsidR="00374AC6" w:rsidRDefault="00374AC6" w:rsidP="006C6123">
            <w:pPr>
              <w:rPr>
                <w:b/>
                <w:bCs/>
              </w:rPr>
            </w:pPr>
            <w:r>
              <w:rPr>
                <w:b/>
                <w:bCs/>
              </w:rPr>
              <w:t>Component Elements</w:t>
            </w:r>
          </w:p>
        </w:tc>
      </w:tr>
      <w:tr w:rsidR="00374AC6" w14:paraId="500663E4" w14:textId="77777777" w:rsidTr="006C6123">
        <w:tc>
          <w:tcPr>
            <w:tcW w:w="2698" w:type="dxa"/>
          </w:tcPr>
          <w:p w14:paraId="5E1E3332" w14:textId="77777777" w:rsidR="00374AC6" w:rsidRDefault="00374AC6" w:rsidP="006C6123">
            <w:r>
              <w:t>Database Server</w:t>
            </w:r>
          </w:p>
        </w:tc>
        <w:tc>
          <w:tcPr>
            <w:tcW w:w="3818" w:type="dxa"/>
          </w:tcPr>
          <w:p w14:paraId="479EFBA0" w14:textId="77777777" w:rsidR="00374AC6" w:rsidRDefault="00374AC6" w:rsidP="006C6123">
            <w:proofErr w:type="spellStart"/>
            <w:r>
              <w:t>Postgresql</w:t>
            </w:r>
            <w:proofErr w:type="spellEnd"/>
            <w:r>
              <w:t>/</w:t>
            </w:r>
            <w:proofErr w:type="spellStart"/>
            <w:r>
              <w:t>Citus</w:t>
            </w:r>
            <w:proofErr w:type="spellEnd"/>
            <w:r>
              <w:t xml:space="preserve"> + </w:t>
            </w:r>
            <w:proofErr w:type="spellStart"/>
            <w:r>
              <w:t>PostGIS</w:t>
            </w:r>
            <w:proofErr w:type="spellEnd"/>
          </w:p>
          <w:p w14:paraId="392809A2" w14:textId="77777777" w:rsidR="00374AC6" w:rsidRDefault="00374AC6" w:rsidP="006C6123">
            <w:r>
              <w:t>MongoDB</w:t>
            </w:r>
          </w:p>
        </w:tc>
      </w:tr>
      <w:tr w:rsidR="00374AC6" w14:paraId="10035A59" w14:textId="77777777" w:rsidTr="006C6123">
        <w:tc>
          <w:tcPr>
            <w:tcW w:w="2698" w:type="dxa"/>
          </w:tcPr>
          <w:p w14:paraId="20330C14" w14:textId="77777777" w:rsidR="00374AC6" w:rsidRDefault="00374AC6" w:rsidP="006C6123">
            <w:r>
              <w:t>Applications</w:t>
            </w:r>
          </w:p>
        </w:tc>
        <w:tc>
          <w:tcPr>
            <w:tcW w:w="3818" w:type="dxa"/>
          </w:tcPr>
          <w:p w14:paraId="61632478" w14:textId="77777777" w:rsidR="00A52CD3" w:rsidRDefault="00374AC6" w:rsidP="006C6123">
            <w:r>
              <w:t>API back-end server</w:t>
            </w:r>
          </w:p>
          <w:p w14:paraId="337AFB31" w14:textId="77777777" w:rsidR="00374AC6" w:rsidRDefault="00A52CD3" w:rsidP="006C6123">
            <w:r>
              <w:t>PHP web application</w:t>
            </w:r>
          </w:p>
        </w:tc>
      </w:tr>
    </w:tbl>
    <w:p w14:paraId="6BADD01C" w14:textId="77777777" w:rsidR="00374AC6" w:rsidRDefault="00374AC6" w:rsidP="00374AC6"/>
    <w:p w14:paraId="0615C2D4" w14:textId="77777777" w:rsidR="00374AC6" w:rsidRDefault="00374AC6" w:rsidP="00374AC6"/>
    <w:p w14:paraId="0BDFEDD9" w14:textId="77777777" w:rsidR="00E83CEF" w:rsidRDefault="00E83CEF" w:rsidP="00E83CEF">
      <w:pPr>
        <w:pStyle w:val="Titre3"/>
      </w:pPr>
      <w:bookmarkStart w:id="154" w:name="_Toc499648764"/>
      <w:bookmarkStart w:id="155" w:name="_Toc499654994"/>
      <w:r>
        <w:lastRenderedPageBreak/>
        <w:t>GIS Data Provider Component</w:t>
      </w:r>
      <w:bookmarkEnd w:id="154"/>
      <w:bookmarkEnd w:id="155"/>
    </w:p>
    <w:p w14:paraId="28B46577" w14:textId="77777777" w:rsidR="00E83CEF" w:rsidRDefault="00E83CEF" w:rsidP="00E83CEF">
      <w:proofErr w:type="spellStart"/>
      <w:r>
        <w:t>Fiware</w:t>
      </w:r>
      <w:proofErr w:type="spellEnd"/>
      <w:r>
        <w:t xml:space="preserve"> GE to provide spatial data storage.</w:t>
      </w:r>
    </w:p>
    <w:p w14:paraId="2BA55295" w14:textId="77777777" w:rsidR="00E83CEF" w:rsidRDefault="00E83CEF" w:rsidP="00E83CEF">
      <w:r w:rsidRPr="00E83CEF">
        <w:t xml:space="preserve">This GE </w:t>
      </w:r>
      <w:proofErr w:type="gramStart"/>
      <w:r w:rsidRPr="00E83CEF">
        <w:t>is able to</w:t>
      </w:r>
      <w:proofErr w:type="gramEnd"/>
      <w:r w:rsidRPr="00E83CEF">
        <w:t xml:space="preserve"> host geographical data and serve it in 3D form (where </w:t>
      </w:r>
      <w:proofErr w:type="spellStart"/>
      <w:r w:rsidRPr="00E83CEF">
        <w:t>applicaple</w:t>
      </w:r>
      <w:proofErr w:type="spellEnd"/>
      <w:r w:rsidRPr="00E83CEF">
        <w:t xml:space="preserve">) to both mobile and web clients. The GE implementation is based on open source </w:t>
      </w:r>
      <w:proofErr w:type="spellStart"/>
      <w:r w:rsidRPr="00E83CEF">
        <w:t>Geoserver</w:t>
      </w:r>
      <w:proofErr w:type="spellEnd"/>
      <w:r w:rsidRPr="00E83CEF">
        <w:t xml:space="preserve"> project (GPL </w:t>
      </w:r>
      <w:proofErr w:type="spellStart"/>
      <w:r w:rsidRPr="00E83CEF">
        <w:t>licenced</w:t>
      </w:r>
      <w:proofErr w:type="spellEnd"/>
      <w:r w:rsidRPr="00E83CEF">
        <w:t>) and W3DS</w:t>
      </w:r>
      <w:r w:rsidR="000A3BC8">
        <w:t xml:space="preserve"> (Web 3D Service</w:t>
      </w:r>
      <w:r w:rsidR="004314AA">
        <w:t>)</w:t>
      </w:r>
      <w:r w:rsidRPr="00E83CEF">
        <w:t xml:space="preserve"> extension.</w:t>
      </w:r>
    </w:p>
    <w:p w14:paraId="005DFB7E" w14:textId="77777777" w:rsidR="00E83CEF" w:rsidRDefault="00E83CEF" w:rsidP="00E83CEF">
      <w:r>
        <w:t xml:space="preserve">On </w:t>
      </w:r>
      <w:proofErr w:type="spellStart"/>
      <w:r>
        <w:t>Fiware</w:t>
      </w:r>
      <w:proofErr w:type="spellEnd"/>
      <w:r>
        <w:t xml:space="preserve"> catalog: </w:t>
      </w:r>
      <w:hyperlink r:id="rId98" w:history="1">
        <w:r w:rsidRPr="00E83CEF">
          <w:rPr>
            <w:rStyle w:val="Lienhypertexte"/>
          </w:rPr>
          <w:t>GIS data Provider</w:t>
        </w:r>
      </w:hyperlink>
    </w:p>
    <w:p w14:paraId="3085D0B0" w14:textId="77777777" w:rsidR="00E83CEF" w:rsidRDefault="00E83CEF" w:rsidP="00E83CEF">
      <w:r>
        <w:t xml:space="preserve">On </w:t>
      </w:r>
      <w:proofErr w:type="spellStart"/>
      <w:r>
        <w:t>readthedocs</w:t>
      </w:r>
      <w:proofErr w:type="spellEnd"/>
      <w:r>
        <w:t xml:space="preserve">: </w:t>
      </w:r>
      <w:hyperlink r:id="rId99" w:history="1">
        <w:r w:rsidRPr="00E83CEF">
          <w:rPr>
            <w:rStyle w:val="Lienhypertexte"/>
          </w:rPr>
          <w:t>GIS Data Provider</w:t>
        </w:r>
      </w:hyperlink>
    </w:p>
    <w:p w14:paraId="18A3C775" w14:textId="77777777" w:rsidR="00A52CD3" w:rsidRDefault="00A52CD3"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14:paraId="389A5936" w14:textId="77777777" w:rsidTr="006C6123">
        <w:tc>
          <w:tcPr>
            <w:tcW w:w="2698" w:type="dxa"/>
          </w:tcPr>
          <w:p w14:paraId="5E279B5C" w14:textId="77777777" w:rsidR="00A52CD3" w:rsidRDefault="00A52CD3" w:rsidP="006C6123">
            <w:pPr>
              <w:rPr>
                <w:b/>
                <w:bCs/>
              </w:rPr>
            </w:pPr>
            <w:r>
              <w:rPr>
                <w:b/>
                <w:bCs/>
              </w:rPr>
              <w:t>Architecture Component</w:t>
            </w:r>
          </w:p>
        </w:tc>
        <w:tc>
          <w:tcPr>
            <w:tcW w:w="3818" w:type="dxa"/>
          </w:tcPr>
          <w:p w14:paraId="307FF9AE" w14:textId="77777777" w:rsidR="00A52CD3" w:rsidRDefault="00A52CD3" w:rsidP="006C6123">
            <w:pPr>
              <w:rPr>
                <w:b/>
                <w:bCs/>
              </w:rPr>
            </w:pPr>
            <w:r>
              <w:rPr>
                <w:b/>
                <w:bCs/>
              </w:rPr>
              <w:t>Component Elements</w:t>
            </w:r>
          </w:p>
        </w:tc>
      </w:tr>
      <w:tr w:rsidR="00A52CD3" w14:paraId="755555ED" w14:textId="77777777" w:rsidTr="006C6123">
        <w:tc>
          <w:tcPr>
            <w:tcW w:w="2698" w:type="dxa"/>
          </w:tcPr>
          <w:p w14:paraId="145D2DA8" w14:textId="77777777" w:rsidR="00A52CD3" w:rsidRDefault="00A52CD3" w:rsidP="006C6123">
            <w:r>
              <w:t>Database Server</w:t>
            </w:r>
          </w:p>
        </w:tc>
        <w:tc>
          <w:tcPr>
            <w:tcW w:w="3818" w:type="dxa"/>
          </w:tcPr>
          <w:p w14:paraId="55AD52FB" w14:textId="77777777" w:rsidR="00A52CD3" w:rsidRDefault="00A52CD3" w:rsidP="006C6123">
            <w:proofErr w:type="spellStart"/>
            <w:r>
              <w:t>Postgresql</w:t>
            </w:r>
            <w:proofErr w:type="spellEnd"/>
            <w:r>
              <w:t>/</w:t>
            </w:r>
            <w:proofErr w:type="spellStart"/>
            <w:r>
              <w:t>Citus</w:t>
            </w:r>
            <w:proofErr w:type="spellEnd"/>
            <w:r>
              <w:t xml:space="preserve"> + </w:t>
            </w:r>
            <w:proofErr w:type="spellStart"/>
            <w:r>
              <w:t>PostGIS</w:t>
            </w:r>
            <w:proofErr w:type="spellEnd"/>
          </w:p>
        </w:tc>
      </w:tr>
      <w:tr w:rsidR="00A52CD3" w14:paraId="1368F071" w14:textId="77777777" w:rsidTr="006C6123">
        <w:tc>
          <w:tcPr>
            <w:tcW w:w="2698" w:type="dxa"/>
          </w:tcPr>
          <w:p w14:paraId="65CE50C5" w14:textId="77777777" w:rsidR="00A52CD3" w:rsidRDefault="00A52CD3" w:rsidP="006C6123">
            <w:r>
              <w:t>Applications</w:t>
            </w:r>
          </w:p>
        </w:tc>
        <w:tc>
          <w:tcPr>
            <w:tcW w:w="3818" w:type="dxa"/>
          </w:tcPr>
          <w:p w14:paraId="36FD7028" w14:textId="77777777" w:rsidR="00A52CD3" w:rsidRDefault="00A52CD3" w:rsidP="006C6123">
            <w:proofErr w:type="spellStart"/>
            <w:r>
              <w:t>GeoServer</w:t>
            </w:r>
            <w:proofErr w:type="spellEnd"/>
          </w:p>
          <w:p w14:paraId="33C47929" w14:textId="77777777" w:rsidR="00A52CD3" w:rsidRDefault="00A52CD3" w:rsidP="006C6123"/>
        </w:tc>
      </w:tr>
    </w:tbl>
    <w:p w14:paraId="3BDCCAA9" w14:textId="77777777" w:rsidR="00A52CD3" w:rsidRDefault="00A52CD3" w:rsidP="00E83CEF"/>
    <w:p w14:paraId="2057844C" w14:textId="77777777" w:rsidR="00E83CEF" w:rsidRPr="00D47423" w:rsidRDefault="00E83CEF" w:rsidP="00015DD1"/>
    <w:p w14:paraId="587B1559" w14:textId="77777777" w:rsidR="00B27D5D" w:rsidRDefault="00B27D5D" w:rsidP="00B27D5D">
      <w:pPr>
        <w:keepNext/>
      </w:pPr>
    </w:p>
    <w:p w14:paraId="04EEEAF3" w14:textId="77777777" w:rsidR="002D7C8C" w:rsidRDefault="002D7C8C" w:rsidP="002D7C8C">
      <w:pPr>
        <w:pStyle w:val="Titre1"/>
      </w:pPr>
      <w:bookmarkStart w:id="156" w:name="_Toc499648765"/>
      <w:bookmarkStart w:id="157" w:name="_Toc499654995"/>
      <w:r>
        <w:t>Section 3 SYSTEM ARCHITECTURE DESIGN</w:t>
      </w:r>
      <w:bookmarkEnd w:id="156"/>
      <w:bookmarkEnd w:id="157"/>
    </w:p>
    <w:p w14:paraId="5CB82A2B" w14:textId="77777777"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14:paraId="20368ED0" w14:textId="77777777" w:rsidR="00060547" w:rsidRDefault="00060547" w:rsidP="00060547">
      <w:pPr>
        <w:rPr>
          <w:i/>
          <w:iCs/>
        </w:rPr>
      </w:pPr>
    </w:p>
    <w:p w14:paraId="68117736" w14:textId="77777777"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p>
    <w:p w14:paraId="01172E8F" w14:textId="77777777" w:rsidR="002D7C8C" w:rsidRDefault="002D7C8C" w:rsidP="002D7C8C"/>
    <w:p w14:paraId="231429A0" w14:textId="66A4ECCF" w:rsidR="00040A88" w:rsidRDefault="00040A88" w:rsidP="00040A88">
      <w:pPr>
        <w:pStyle w:val="Titre2"/>
      </w:pPr>
      <w:bookmarkStart w:id="158" w:name="_Toc499648766"/>
      <w:bookmarkStart w:id="159" w:name="_Toc499654996"/>
      <w:r>
        <w:t>Docker Images Management Component</w:t>
      </w:r>
      <w:bookmarkEnd w:id="158"/>
      <w:bookmarkEnd w:id="159"/>
    </w:p>
    <w:p w14:paraId="578D9AD7" w14:textId="77777777" w:rsidR="00040A88" w:rsidRDefault="00040A88" w:rsidP="00040A88"/>
    <w:p w14:paraId="6E7A2164" w14:textId="1FB97F01" w:rsidR="00040A88" w:rsidRDefault="00040A88" w:rsidP="00040A88">
      <w:pPr>
        <w:pStyle w:val="Titre3"/>
      </w:pPr>
      <w:bookmarkStart w:id="160" w:name="_Toc499648767"/>
      <w:bookmarkStart w:id="161" w:name="_Toc499654997"/>
      <w:r>
        <w:t>Component Functions</w:t>
      </w:r>
      <w:bookmarkEnd w:id="160"/>
      <w:bookmarkEnd w:id="161"/>
    </w:p>
    <w:p w14:paraId="2A4A18CA" w14:textId="7510B1B8" w:rsidR="00625A55" w:rsidRDefault="00625A55" w:rsidP="00625A55">
      <w:r>
        <w:t xml:space="preserve">This component is not a </w:t>
      </w:r>
      <w:proofErr w:type="spellStart"/>
      <w:r w:rsidR="00AC6CAC">
        <w:t>Fiware</w:t>
      </w:r>
      <w:proofErr w:type="spellEnd"/>
      <w:r w:rsidR="00AC6CAC">
        <w:t xml:space="preserve"> </w:t>
      </w:r>
      <w:r>
        <w:t xml:space="preserve">functional component, it is used to manage the </w:t>
      </w:r>
      <w:r w:rsidR="00796707">
        <w:t xml:space="preserve">access to </w:t>
      </w:r>
      <w:r>
        <w:t xml:space="preserve">Docker Images used </w:t>
      </w:r>
      <w:r w:rsidR="00465627">
        <w:t>to deploy</w:t>
      </w:r>
      <w:r>
        <w:t xml:space="preserve"> the smart city platform</w:t>
      </w:r>
      <w:r w:rsidR="001434D5">
        <w:t xml:space="preserve"> in production</w:t>
      </w:r>
      <w:r w:rsidR="00AC6CAC">
        <w:t>, in a Docker Images Registry</w:t>
      </w:r>
      <w:r w:rsidR="00C40839">
        <w:t>, generally private</w:t>
      </w:r>
      <w:r>
        <w:t>.</w:t>
      </w:r>
    </w:p>
    <w:p w14:paraId="1C00C8C6" w14:textId="0CF6CDDD" w:rsidR="00F752D2" w:rsidRDefault="00F752D2" w:rsidP="00625A55"/>
    <w:p w14:paraId="715F4EFF" w14:textId="5E2D3840" w:rsidR="00625A55" w:rsidRDefault="00625A55" w:rsidP="00625A55">
      <w:r>
        <w:t xml:space="preserve">It </w:t>
      </w:r>
      <w:r w:rsidR="00796707">
        <w:t>is a</w:t>
      </w:r>
      <w:r w:rsidR="00AC6CAC">
        <w:t xml:space="preserve"> manager over an installed Docker registry</w:t>
      </w:r>
      <w:r w:rsidR="00796707">
        <w:t>, that is</w:t>
      </w:r>
      <w:r>
        <w:t xml:space="preserve"> </w:t>
      </w:r>
      <w:r w:rsidR="00796707">
        <w:t xml:space="preserve">used mainly </w:t>
      </w:r>
      <w:r>
        <w:t xml:space="preserve">to authenticate users to authorize them to manipulate Docker Images files from </w:t>
      </w:r>
      <w:r w:rsidR="00212CCB">
        <w:t xml:space="preserve">the attached </w:t>
      </w:r>
      <w:r>
        <w:t>Registry.</w:t>
      </w:r>
    </w:p>
    <w:p w14:paraId="645CED8D" w14:textId="77777777" w:rsidR="00C40839" w:rsidRDefault="00C40839" w:rsidP="00625A55"/>
    <w:p w14:paraId="4977C432" w14:textId="31708EA6" w:rsidR="001434D5" w:rsidRDefault="001434D5" w:rsidP="00625A55">
      <w:r>
        <w:t xml:space="preserve">A Docker registry is a repository of built </w:t>
      </w:r>
      <w:r w:rsidR="00A21C2B">
        <w:t>D</w:t>
      </w:r>
      <w:r>
        <w:t>ocker images</w:t>
      </w:r>
      <w:r w:rsidR="00A21C2B">
        <w:t xml:space="preserve"> of containers</w:t>
      </w:r>
      <w:r w:rsidR="00C40839">
        <w:t xml:space="preserve"> (</w:t>
      </w:r>
      <w:proofErr w:type="spellStart"/>
      <w:r w:rsidR="00C40839">
        <w:t>DockeHub</w:t>
      </w:r>
      <w:proofErr w:type="spellEnd"/>
      <w:r w:rsidR="00C40839">
        <w:t xml:space="preserve"> is a public Docker registry)</w:t>
      </w:r>
      <w:r w:rsidR="00A21C2B">
        <w:t>.</w:t>
      </w:r>
    </w:p>
    <w:p w14:paraId="4677F4A3" w14:textId="77777777" w:rsidR="00212CCB" w:rsidRDefault="00212CCB" w:rsidP="00625A55"/>
    <w:p w14:paraId="0F55685F" w14:textId="1FB03898" w:rsidR="00212CCB" w:rsidRDefault="00212CCB" w:rsidP="00625A55">
      <w:r>
        <w:t>Registry management is needed in production, but also in development and QA steps of a project</w:t>
      </w:r>
    </w:p>
    <w:p w14:paraId="5C9AB898" w14:textId="77777777" w:rsidR="00C40839" w:rsidRDefault="00212CCB" w:rsidP="00625A55">
      <w:r>
        <w:t xml:space="preserve">If Portus is the choice for production container images management, </w:t>
      </w:r>
    </w:p>
    <w:p w14:paraId="152C06C3" w14:textId="5C44F5E8" w:rsidR="00212CCB" w:rsidRDefault="00212CCB" w:rsidP="00625A55">
      <w:r>
        <w:t>GitLab is the container images management to use while development and QA.</w:t>
      </w:r>
    </w:p>
    <w:p w14:paraId="7E80B63E" w14:textId="77777777" w:rsidR="00625A55" w:rsidRPr="00625A55" w:rsidRDefault="00625A55" w:rsidP="00625A55"/>
    <w:p w14:paraId="5E5FD9C2" w14:textId="7BD06AFB" w:rsidR="00040A88" w:rsidRDefault="00040A88" w:rsidP="00040A88">
      <w:pPr>
        <w:pStyle w:val="Titre3"/>
      </w:pPr>
      <w:bookmarkStart w:id="162" w:name="_Toc499648768"/>
      <w:bookmarkStart w:id="163" w:name="_Toc499654998"/>
      <w:r>
        <w:t>Technical Considerations</w:t>
      </w:r>
      <w:bookmarkEnd w:id="162"/>
      <w:bookmarkEnd w:id="163"/>
    </w:p>
    <w:p w14:paraId="41CE05F1" w14:textId="35156252" w:rsidR="00AC6CAC" w:rsidRDefault="00AC6CAC" w:rsidP="00AC6CAC">
      <w:r>
        <w:t xml:space="preserve">Portus an </w:t>
      </w:r>
      <w:hyperlink r:id="rId100" w:history="1">
        <w:r w:rsidRPr="00F06249">
          <w:rPr>
            <w:rStyle w:val="Lienhypertexte"/>
          </w:rPr>
          <w:t xml:space="preserve">open source software originated </w:t>
        </w:r>
        <w:r>
          <w:rPr>
            <w:rStyle w:val="Lienhypertexte"/>
          </w:rPr>
          <w:t>from</w:t>
        </w:r>
        <w:r w:rsidRPr="00F06249">
          <w:rPr>
            <w:rStyle w:val="Lienhypertexte"/>
          </w:rPr>
          <w:t xml:space="preserve"> </w:t>
        </w:r>
        <w:proofErr w:type="spellStart"/>
        <w:r>
          <w:rPr>
            <w:rStyle w:val="Lienhypertexte"/>
          </w:rPr>
          <w:t>Open</w:t>
        </w:r>
        <w:r w:rsidRPr="00F06249">
          <w:rPr>
            <w:rStyle w:val="Lienhypertexte"/>
          </w:rPr>
          <w:t>Suse</w:t>
        </w:r>
        <w:proofErr w:type="spellEnd"/>
      </w:hyperlink>
      <w:r>
        <w:t>, written in Ruby.</w:t>
      </w:r>
    </w:p>
    <w:p w14:paraId="17C6C758" w14:textId="77777777" w:rsidR="00AC6CAC" w:rsidRDefault="00AC6CAC" w:rsidP="00AC6CAC">
      <w:r>
        <w:t xml:space="preserve">It provides its own security access layer that can be </w:t>
      </w:r>
      <w:r w:rsidRPr="008C5419">
        <w:t>configured to use an LDAP server for the authentication</w:t>
      </w:r>
      <w:r>
        <w:t>, then it is possible to configure the component to use MNCA MS ADAM identity management.</w:t>
      </w:r>
    </w:p>
    <w:p w14:paraId="2797ED0F" w14:textId="77777777" w:rsidR="00AC6CAC" w:rsidRDefault="00AC6CAC" w:rsidP="00AC6CAC"/>
    <w:p w14:paraId="62AA014C" w14:textId="2D7A4E71" w:rsidR="00AC6CAC" w:rsidRDefault="00AC6CAC" w:rsidP="00AC6CAC">
      <w:r>
        <w:t xml:space="preserve">At least one local Docker registry must be installed </w:t>
      </w:r>
      <w:r w:rsidR="00A56167">
        <w:t>as a Docker cont</w:t>
      </w:r>
      <w:r w:rsidR="0034729F">
        <w:t>ainer.</w:t>
      </w:r>
    </w:p>
    <w:p w14:paraId="3CED5F04" w14:textId="77777777" w:rsidR="0034729F" w:rsidRDefault="0034729F" w:rsidP="00AC6CAC"/>
    <w:p w14:paraId="05A51679" w14:textId="4DFC5D40" w:rsidR="00625A55" w:rsidRDefault="00AC6CAC" w:rsidP="00625A55">
      <w:r>
        <w:t>Portus</w:t>
      </w:r>
      <w:r w:rsidR="00625A55">
        <w:t xml:space="preserve"> component needs a database</w:t>
      </w:r>
      <w:r w:rsidR="001C6ED4">
        <w:t xml:space="preserve">, MySQL is proposed by default, PostgreSQL is </w:t>
      </w:r>
      <w:r w:rsidR="005D4ED7">
        <w:t xml:space="preserve">also </w:t>
      </w:r>
      <w:r w:rsidR="001C6ED4">
        <w:t>supported</w:t>
      </w:r>
      <w:r w:rsidR="00465627">
        <w:t>.</w:t>
      </w:r>
    </w:p>
    <w:p w14:paraId="123E3092" w14:textId="2824250B" w:rsidR="00465627" w:rsidRDefault="00465627" w:rsidP="00625A55">
      <w:r>
        <w:t>The database is needed for user management.</w:t>
      </w:r>
    </w:p>
    <w:p w14:paraId="0DADCDC6" w14:textId="7F746EA9" w:rsidR="00465627" w:rsidRDefault="00465627" w:rsidP="00625A55">
      <w:r w:rsidRPr="00465627">
        <w:lastRenderedPageBreak/>
        <w:t>Portus can be configured to use an LDAP server for the authentication</w:t>
      </w:r>
      <w:r>
        <w:t xml:space="preserve">: </w:t>
      </w:r>
      <w:hyperlink r:id="rId101" w:history="1">
        <w:r w:rsidRPr="00465627">
          <w:rPr>
            <w:rStyle w:val="Lienhypertexte"/>
          </w:rPr>
          <w:t>Portus LDAP support</w:t>
        </w:r>
      </w:hyperlink>
      <w:r w:rsidR="0034729F">
        <w:t>, so it</w:t>
      </w:r>
      <w:r w:rsidR="0070091F">
        <w:t xml:space="preserve"> can be interfaced with the MNCA ADAM.</w:t>
      </w:r>
    </w:p>
    <w:p w14:paraId="64B5D72B" w14:textId="77777777" w:rsidR="00DB280D" w:rsidRDefault="00DB280D" w:rsidP="00DB280D"/>
    <w:p w14:paraId="67D06FCE" w14:textId="43844B63" w:rsidR="00DB280D" w:rsidRDefault="00DB280D" w:rsidP="00DB280D">
      <w:r>
        <w:t xml:space="preserve">Portus and the </w:t>
      </w:r>
      <w:r w:rsidR="00A21C2B">
        <w:t>D</w:t>
      </w:r>
      <w:r>
        <w:t xml:space="preserve">ocker registry will be deployed as services, through a Docker compose or stack file: </w:t>
      </w:r>
      <w:hyperlink r:id="rId102" w:history="1">
        <w:r w:rsidRPr="00EF5CF8">
          <w:rPr>
            <w:rStyle w:val="Lienhypertexte"/>
          </w:rPr>
          <w:t>exampl</w:t>
        </w:r>
        <w:r>
          <w:rPr>
            <w:rStyle w:val="Lienhypertexte"/>
          </w:rPr>
          <w:t>e of secure compose fil</w:t>
        </w:r>
        <w:r w:rsidRPr="00EF5CF8">
          <w:rPr>
            <w:rStyle w:val="Lienhypertexte"/>
          </w:rPr>
          <w:t>e</w:t>
        </w:r>
      </w:hyperlink>
    </w:p>
    <w:p w14:paraId="454CF58C" w14:textId="77777777" w:rsidR="00594659" w:rsidRDefault="00594659" w:rsidP="00DB280D"/>
    <w:p w14:paraId="425E224E" w14:textId="64468006" w:rsidR="00DB280D" w:rsidRDefault="00AF421B" w:rsidP="00DB280D">
      <w:r>
        <w:t>Incoming port: 3000</w:t>
      </w:r>
      <w:r w:rsidR="007A0F06">
        <w:t>/</w:t>
      </w:r>
      <w:r>
        <w:t>TCP</w:t>
      </w:r>
    </w:p>
    <w:p w14:paraId="526AE703" w14:textId="77777777" w:rsidR="00A10899" w:rsidRDefault="00A10899" w:rsidP="00DB280D"/>
    <w:p w14:paraId="24AD8392" w14:textId="77777777" w:rsidR="00465627" w:rsidRPr="00625A55" w:rsidRDefault="00465627" w:rsidP="00625A55"/>
    <w:p w14:paraId="1E31DEFD" w14:textId="550D2E9D" w:rsidR="00040A88" w:rsidRDefault="00040A88" w:rsidP="00040A88">
      <w:pPr>
        <w:pStyle w:val="Titre3"/>
      </w:pPr>
      <w:bookmarkStart w:id="164" w:name="_Toc499648769"/>
      <w:bookmarkStart w:id="165" w:name="_Toc499654999"/>
      <w:r>
        <w:t>Selected Product(s)</w:t>
      </w:r>
      <w:bookmarkEnd w:id="164"/>
      <w:bookmarkEnd w:id="165"/>
    </w:p>
    <w:p w14:paraId="75C21393" w14:textId="586F5BF1" w:rsidR="00625A55" w:rsidRDefault="00625A55" w:rsidP="00625A55">
      <w:r>
        <w:t xml:space="preserve">The </w:t>
      </w:r>
      <w:r w:rsidR="00796707">
        <w:t xml:space="preserve">selected product to manage </w:t>
      </w:r>
      <w:r w:rsidR="006776BC">
        <w:t xml:space="preserve">images in </w:t>
      </w:r>
      <w:r w:rsidR="00796707">
        <w:t xml:space="preserve">docker </w:t>
      </w:r>
      <w:r w:rsidR="006776BC">
        <w:t xml:space="preserve">registry </w:t>
      </w:r>
      <w:r w:rsidR="00796707">
        <w:t>is Portus</w:t>
      </w:r>
      <w:r w:rsidR="006776BC">
        <w:t xml:space="preserve">, but the registry </w:t>
      </w:r>
      <w:r w:rsidR="00286A49">
        <w:t xml:space="preserve">itself </w:t>
      </w:r>
      <w:r w:rsidR="006776BC">
        <w:t>is provided through</w:t>
      </w:r>
      <w:r w:rsidR="00286A49">
        <w:t xml:space="preserve"> a </w:t>
      </w:r>
      <w:r w:rsidR="006776BC">
        <w:t>Docker registry co</w:t>
      </w:r>
      <w:r w:rsidR="00286A49">
        <w:t>ntainer</w:t>
      </w:r>
      <w:r w:rsidR="006776BC">
        <w:t xml:space="preserve">, </w:t>
      </w:r>
      <w:r w:rsidR="00E51A9F">
        <w:t xml:space="preserve">so that </w:t>
      </w:r>
      <w:r w:rsidR="006776BC">
        <w:t xml:space="preserve">Portus mainly provides authentication to allow access to the images </w:t>
      </w:r>
    </w:p>
    <w:p w14:paraId="71D2E561" w14:textId="77777777" w:rsidR="000E3FCF" w:rsidRDefault="000E3FCF" w:rsidP="00625A55"/>
    <w:p w14:paraId="729FF25D" w14:textId="2DF7B398" w:rsidR="006A6105" w:rsidRDefault="006A6105" w:rsidP="00625A55">
      <w:r>
        <w:t>Git</w:t>
      </w:r>
      <w:r w:rsidR="000E3FCF">
        <w:t>L</w:t>
      </w:r>
      <w:r>
        <w:t>ab provides also</w:t>
      </w:r>
      <w:r w:rsidR="006776BC">
        <w:t xml:space="preserve"> Docker registry</w:t>
      </w:r>
      <w:r w:rsidR="000E3FCF">
        <w:t xml:space="preserve"> </w:t>
      </w:r>
      <w:r w:rsidR="0032241D">
        <w:t xml:space="preserve">management </w:t>
      </w:r>
      <w:r w:rsidR="000E3FCF">
        <w:t xml:space="preserve">for container images: </w:t>
      </w:r>
      <w:hyperlink r:id="rId103" w:history="1">
        <w:r w:rsidR="000E3FCF" w:rsidRPr="000E3FCF">
          <w:rPr>
            <w:rStyle w:val="Lienhypertexte"/>
          </w:rPr>
          <w:t>GitLab Container Registry</w:t>
        </w:r>
      </w:hyperlink>
      <w:r w:rsidR="000E3FCF">
        <w:t>.</w:t>
      </w:r>
    </w:p>
    <w:p w14:paraId="53BA4BDB" w14:textId="2902FBC4" w:rsidR="00E51A9F" w:rsidRPr="00625A55" w:rsidRDefault="00E51A9F" w:rsidP="00625A55">
      <w:r>
        <w:t xml:space="preserve">It allows the </w:t>
      </w:r>
      <w:r w:rsidR="00286A49">
        <w:t>management of Docker container images</w:t>
      </w:r>
      <w:r w:rsidR="00465627">
        <w:t xml:space="preserve"> in </w:t>
      </w:r>
      <w:proofErr w:type="spellStart"/>
      <w:r w:rsidR="00465627">
        <w:t>Gitlab</w:t>
      </w:r>
      <w:proofErr w:type="spellEnd"/>
      <w:r w:rsidR="00465627">
        <w:t xml:space="preserve"> this could be used in development and QA (testing), and keep Portus</w:t>
      </w:r>
      <w:r w:rsidR="00A21C2B">
        <w:t xml:space="preserve"> and the associated registry</w:t>
      </w:r>
      <w:r w:rsidR="00465627">
        <w:t xml:space="preserve"> as the registry</w:t>
      </w:r>
      <w:r w:rsidR="00A21C2B" w:rsidRPr="00A21C2B">
        <w:t xml:space="preserve"> </w:t>
      </w:r>
      <w:r w:rsidR="00A21C2B">
        <w:t>for production</w:t>
      </w:r>
      <w:r w:rsidR="00465627">
        <w:t>.</w:t>
      </w:r>
    </w:p>
    <w:p w14:paraId="7A445EE2" w14:textId="3E8753DE" w:rsidR="00040A88" w:rsidRDefault="00040A88" w:rsidP="00040A88">
      <w:pPr>
        <w:pStyle w:val="Titre3"/>
      </w:pPr>
      <w:bookmarkStart w:id="166" w:name="_Toc499648770"/>
      <w:bookmarkStart w:id="167" w:name="_Toc499655000"/>
      <w:r>
        <w:t>Selection Rationale</w:t>
      </w:r>
      <w:bookmarkEnd w:id="166"/>
      <w:bookmarkEnd w:id="167"/>
    </w:p>
    <w:p w14:paraId="68A94F3A" w14:textId="717146A9" w:rsidR="00792C32" w:rsidRDefault="00792C32" w:rsidP="00792C32">
      <w:r>
        <w:t>Several alternatives exist fo</w:t>
      </w:r>
      <w:r w:rsidR="0015058F">
        <w:t>r</w:t>
      </w:r>
      <w:r>
        <w:t xml:space="preserve"> Docker Images management UI, Portus is a well</w:t>
      </w:r>
      <w:r w:rsidR="00326B4B">
        <w:t>-</w:t>
      </w:r>
      <w:r>
        <w:t xml:space="preserve">known </w:t>
      </w:r>
      <w:r w:rsidR="0015058F">
        <w:t xml:space="preserve">open-source </w:t>
      </w:r>
      <w:r>
        <w:t>distribution</w:t>
      </w:r>
      <w:r w:rsidR="0015058F">
        <w:t xml:space="preserve"> provided by </w:t>
      </w:r>
      <w:hyperlink r:id="rId104" w:history="1">
        <w:proofErr w:type="spellStart"/>
        <w:r w:rsidR="00E2346D" w:rsidRPr="005D4ED7">
          <w:rPr>
            <w:rStyle w:val="Lienhypertexte"/>
          </w:rPr>
          <w:t>Open</w:t>
        </w:r>
        <w:r w:rsidR="0015058F" w:rsidRPr="005D4ED7">
          <w:rPr>
            <w:rStyle w:val="Lienhypertexte"/>
          </w:rPr>
          <w:t>Suse</w:t>
        </w:r>
        <w:proofErr w:type="spellEnd"/>
      </w:hyperlink>
      <w:r w:rsidR="00E2346D">
        <w:t>.</w:t>
      </w:r>
    </w:p>
    <w:p w14:paraId="04257FE3" w14:textId="6FC5D681" w:rsidR="00E2346D" w:rsidRDefault="00C02E7E" w:rsidP="00792C32">
      <w:r>
        <w:t>Portus</w:t>
      </w:r>
      <w:r w:rsidR="00E2346D">
        <w:t xml:space="preserve"> has already been adopted during MNCA </w:t>
      </w:r>
      <w:proofErr w:type="spellStart"/>
      <w:r w:rsidR="00E2346D">
        <w:t>Fiware</w:t>
      </w:r>
      <w:proofErr w:type="spellEnd"/>
      <w:r w:rsidR="00E2346D">
        <w:t xml:space="preserve"> test by Olivier Sevilla, summer 2017.</w:t>
      </w:r>
    </w:p>
    <w:p w14:paraId="19E8AE77" w14:textId="0949267A" w:rsidR="00E2346D" w:rsidRDefault="00E2346D" w:rsidP="00792C32"/>
    <w:p w14:paraId="5655BC02" w14:textId="376A8BA1" w:rsidR="00E2346D" w:rsidRDefault="00E51A9F" w:rsidP="00792C32">
      <w:r>
        <w:t>Nevertheless</w:t>
      </w:r>
      <w:r w:rsidR="00F752D2">
        <w:t xml:space="preserve">, for development and QA, the use of specific registry attached behind the </w:t>
      </w:r>
      <w:proofErr w:type="spellStart"/>
      <w:r w:rsidR="00F752D2">
        <w:t>Gitlab</w:t>
      </w:r>
      <w:proofErr w:type="spellEnd"/>
      <w:r w:rsidR="00F752D2">
        <w:t xml:space="preserve"> of MNCA will allow to manage lifecycle of the Docker images, before releasing it in production.</w:t>
      </w:r>
    </w:p>
    <w:p w14:paraId="0D7B6DF1" w14:textId="3E074AAF" w:rsidR="00F752D2" w:rsidRDefault="00F752D2" w:rsidP="00792C32">
      <w:r>
        <w:t xml:space="preserve">GitLab like Portus is not a repository itself, it is a registry manager, </w:t>
      </w:r>
    </w:p>
    <w:p w14:paraId="3697705C" w14:textId="77777777" w:rsidR="00F752D2" w:rsidRPr="00792C32" w:rsidRDefault="00F752D2" w:rsidP="00792C32"/>
    <w:p w14:paraId="2BF8EF2D" w14:textId="77777777" w:rsidR="00040A88" w:rsidRDefault="00040A88" w:rsidP="00040A88">
      <w:pPr>
        <w:pStyle w:val="Titre3"/>
        <w:rPr>
          <w:i/>
        </w:rPr>
      </w:pPr>
      <w:bookmarkStart w:id="168" w:name="_Toc499648771"/>
      <w:bookmarkStart w:id="169" w:name="_Toc499655001"/>
      <w:r>
        <w:t>Architecture Risks</w:t>
      </w:r>
      <w:bookmarkEnd w:id="168"/>
      <w:bookmarkEnd w:id="169"/>
    </w:p>
    <w:p w14:paraId="07FC5A8E" w14:textId="2DAE7A41" w:rsidR="00040A88" w:rsidRDefault="00A21C2B" w:rsidP="00040A88">
      <w:r>
        <w:t xml:space="preserve">The MNCA </w:t>
      </w:r>
      <w:proofErr w:type="spellStart"/>
      <w:r>
        <w:t>Gitlab</w:t>
      </w:r>
      <w:proofErr w:type="spellEnd"/>
      <w:r>
        <w:t xml:space="preserve"> should receive the Docker images in its own registry</w:t>
      </w:r>
      <w:r w:rsidR="00C02E7E">
        <w:t xml:space="preserve"> for development and QA</w:t>
      </w:r>
      <w:r>
        <w:t xml:space="preserve"> (</w:t>
      </w:r>
      <w:hyperlink r:id="rId105" w:anchor="enable-the-container-registry" w:history="1">
        <w:r w:rsidRPr="00A21C2B">
          <w:rPr>
            <w:rStyle w:val="Lienhypertexte"/>
          </w:rPr>
          <w:t xml:space="preserve">just need to </w:t>
        </w:r>
        <w:r w:rsidR="00C02E7E">
          <w:rPr>
            <w:rStyle w:val="Lienhypertexte"/>
          </w:rPr>
          <w:t xml:space="preserve">[install if not] </w:t>
        </w:r>
        <w:r w:rsidRPr="00A21C2B">
          <w:rPr>
            <w:rStyle w:val="Lienhypertexte"/>
          </w:rPr>
          <w:t>activate it</w:t>
        </w:r>
      </w:hyperlink>
      <w:r>
        <w:t>)</w:t>
      </w:r>
    </w:p>
    <w:p w14:paraId="02072C19" w14:textId="308717FA" w:rsidR="002F279C" w:rsidRPr="00F6725F" w:rsidRDefault="002F279C" w:rsidP="00040A88">
      <w:r>
        <w:t>The registr</w:t>
      </w:r>
      <w:r w:rsidR="00D37C34">
        <w:t>y</w:t>
      </w:r>
    </w:p>
    <w:p w14:paraId="772ABED1" w14:textId="6CFE3698" w:rsidR="00040A88" w:rsidRDefault="00040A88" w:rsidP="00040A88">
      <w:pPr>
        <w:pStyle w:val="Titre2"/>
      </w:pPr>
      <w:r>
        <w:t xml:space="preserve"> </w:t>
      </w:r>
      <w:bookmarkStart w:id="170" w:name="_Toc499648772"/>
      <w:bookmarkStart w:id="171" w:name="_Toc499655002"/>
      <w:r>
        <w:t>Docker Swarm Manager Component</w:t>
      </w:r>
      <w:bookmarkEnd w:id="170"/>
      <w:bookmarkEnd w:id="171"/>
    </w:p>
    <w:p w14:paraId="3DE751D6" w14:textId="77777777" w:rsidR="00040A88" w:rsidRDefault="00040A88" w:rsidP="00040A88"/>
    <w:p w14:paraId="6E3B4699" w14:textId="3303A6E5" w:rsidR="00040A88" w:rsidRDefault="00040A88" w:rsidP="00040A88">
      <w:pPr>
        <w:pStyle w:val="Titre3"/>
      </w:pPr>
      <w:bookmarkStart w:id="172" w:name="_Toc499648773"/>
      <w:bookmarkStart w:id="173" w:name="_Toc499655003"/>
      <w:r>
        <w:t>Component Functions</w:t>
      </w:r>
      <w:bookmarkEnd w:id="172"/>
      <w:bookmarkEnd w:id="173"/>
    </w:p>
    <w:p w14:paraId="2E265D62" w14:textId="2B514352" w:rsidR="00F5504D" w:rsidRDefault="00F5504D" w:rsidP="00F5504D">
      <w:r>
        <w:t>This is not a real component, it’s an artifact included in Docker (since 1.12 version), which allows to manage a Docker Swarm.</w:t>
      </w:r>
    </w:p>
    <w:p w14:paraId="67906366" w14:textId="577D290B" w:rsidR="00F5504D" w:rsidRPr="00F5504D" w:rsidRDefault="00F5504D" w:rsidP="00F5504D">
      <w:r>
        <w:t>The main features are</w:t>
      </w:r>
      <w:r w:rsidR="00920841">
        <w:t xml:space="preserve"> initialize a Swarm, add</w:t>
      </w:r>
      <w:r w:rsidR="00D207C3">
        <w:t xml:space="preserve"> a machine</w:t>
      </w:r>
      <w:r w:rsidR="00077931">
        <w:t>/node</w:t>
      </w:r>
      <w:r w:rsidR="00D207C3">
        <w:t xml:space="preserve"> to a swarm</w:t>
      </w:r>
      <w:r w:rsidR="00077931">
        <w:t xml:space="preserve">, remove a node from a swarm, renew </w:t>
      </w:r>
      <w:r w:rsidR="007A5B26">
        <w:t>certificates</w:t>
      </w:r>
      <w:bookmarkStart w:id="174" w:name="_GoBack"/>
      <w:bookmarkEnd w:id="174"/>
    </w:p>
    <w:p w14:paraId="73103CD6" w14:textId="77777777" w:rsidR="00040A88" w:rsidRDefault="00040A88" w:rsidP="00040A88">
      <w:pPr>
        <w:pStyle w:val="Titre3"/>
        <w:rPr>
          <w:i/>
        </w:rPr>
      </w:pPr>
      <w:bookmarkStart w:id="175" w:name="_Toc499648774"/>
      <w:bookmarkStart w:id="176" w:name="_Toc499655004"/>
      <w:r>
        <w:t>Technical Considerations</w:t>
      </w:r>
      <w:bookmarkEnd w:id="175"/>
      <w:bookmarkEnd w:id="176"/>
    </w:p>
    <w:p w14:paraId="50FAD541" w14:textId="77777777" w:rsidR="00040A88" w:rsidRDefault="00040A88" w:rsidP="00040A88">
      <w:pPr>
        <w:pStyle w:val="Titre3"/>
        <w:rPr>
          <w:i/>
        </w:rPr>
      </w:pPr>
      <w:bookmarkStart w:id="177" w:name="_Toc499648775"/>
      <w:bookmarkStart w:id="178" w:name="_Toc499655005"/>
      <w:r>
        <w:t>Selected Product(s)</w:t>
      </w:r>
      <w:bookmarkEnd w:id="177"/>
      <w:bookmarkEnd w:id="178"/>
    </w:p>
    <w:p w14:paraId="41D3EDAA" w14:textId="77777777" w:rsidR="00040A88" w:rsidRDefault="00040A88" w:rsidP="00040A88">
      <w:pPr>
        <w:pStyle w:val="Titre3"/>
        <w:rPr>
          <w:i/>
        </w:rPr>
      </w:pPr>
      <w:bookmarkStart w:id="179" w:name="_Toc499648776"/>
      <w:bookmarkStart w:id="180" w:name="_Toc499655006"/>
      <w:r>
        <w:t>Selection Rationale</w:t>
      </w:r>
      <w:bookmarkEnd w:id="179"/>
      <w:bookmarkEnd w:id="180"/>
    </w:p>
    <w:p w14:paraId="7A515E6F" w14:textId="77777777" w:rsidR="00040A88" w:rsidRDefault="00040A88" w:rsidP="00040A88">
      <w:pPr>
        <w:pStyle w:val="Titre3"/>
        <w:rPr>
          <w:i/>
        </w:rPr>
      </w:pPr>
      <w:bookmarkStart w:id="181" w:name="_Toc499648777"/>
      <w:bookmarkStart w:id="182" w:name="_Toc499655007"/>
      <w:r>
        <w:t>Architecture Risks</w:t>
      </w:r>
      <w:bookmarkEnd w:id="181"/>
      <w:bookmarkEnd w:id="182"/>
    </w:p>
    <w:p w14:paraId="1AF055C6" w14:textId="77777777" w:rsidR="00040A88" w:rsidRDefault="00040A88" w:rsidP="00E90DD4">
      <w:pPr>
        <w:pStyle w:val="Titre2"/>
        <w:numPr>
          <w:ilvl w:val="0"/>
          <w:numId w:val="0"/>
        </w:numPr>
        <w:ind w:left="576" w:hanging="576"/>
      </w:pPr>
    </w:p>
    <w:p w14:paraId="7161D28D" w14:textId="4A863D74" w:rsidR="002D7C8C" w:rsidRDefault="00F6725F" w:rsidP="00040A88">
      <w:pPr>
        <w:pStyle w:val="Titre2"/>
      </w:pPr>
      <w:bookmarkStart w:id="183" w:name="_Toc499648778"/>
      <w:bookmarkStart w:id="184" w:name="_Toc499655008"/>
      <w:r>
        <w:t>Security Component IDM GE</w:t>
      </w:r>
      <w:bookmarkEnd w:id="183"/>
      <w:bookmarkEnd w:id="184"/>
    </w:p>
    <w:p w14:paraId="50D76AAD" w14:textId="77777777" w:rsidR="002D7C8C" w:rsidRPr="0077092E" w:rsidRDefault="002D7C8C" w:rsidP="002D7C8C"/>
    <w:p w14:paraId="7324532D" w14:textId="77777777" w:rsidR="002D7C8C" w:rsidRDefault="002D7C8C" w:rsidP="002D7C8C">
      <w:pPr>
        <w:pStyle w:val="Titre3"/>
      </w:pPr>
      <w:bookmarkStart w:id="185" w:name="_Toc499648779"/>
      <w:bookmarkStart w:id="186" w:name="_Toc499655009"/>
      <w:r>
        <w:lastRenderedPageBreak/>
        <w:t>Component Functions</w:t>
      </w:r>
      <w:bookmarkEnd w:id="185"/>
      <w:bookmarkEnd w:id="186"/>
    </w:p>
    <w:p w14:paraId="5397C781" w14:textId="77777777" w:rsidR="00F6725F" w:rsidRDefault="00F6725F" w:rsidP="00F6725F">
      <w:r>
        <w:t xml:space="preserve">Manage </w:t>
      </w:r>
      <w:r w:rsidR="00CD2DD9">
        <w:t xml:space="preserve">globally </w:t>
      </w:r>
      <w:r>
        <w:t xml:space="preserve">the security </w:t>
      </w:r>
      <w:r w:rsidR="00CD2DD9">
        <w:t xml:space="preserve">for the </w:t>
      </w:r>
      <w:proofErr w:type="spellStart"/>
      <w:r w:rsidR="00CD2DD9">
        <w:t>Fiware</w:t>
      </w:r>
      <w:proofErr w:type="spellEnd"/>
      <w:r w:rsidR="00CD2DD9">
        <w:t xml:space="preserve"> platform, in terms of identity and access authorization to services and data.</w:t>
      </w:r>
    </w:p>
    <w:p w14:paraId="00CD77E9" w14:textId="4CB40236" w:rsidR="00800872" w:rsidRDefault="00800872" w:rsidP="00F6725F">
      <w:r>
        <w:t xml:space="preserve">The </w:t>
      </w:r>
      <w:proofErr w:type="spellStart"/>
      <w:r>
        <w:t>Keyrock</w:t>
      </w:r>
      <w:proofErr w:type="spellEnd"/>
      <w:r>
        <w:t xml:space="preserve"> module provides identity management Keystone back-end, the integrated web UI is provided through Horizon front-end, which allows user accounts management.</w:t>
      </w:r>
    </w:p>
    <w:p w14:paraId="4E29519F" w14:textId="77777777" w:rsidR="00C739AA" w:rsidRDefault="00C739AA" w:rsidP="00C739AA"/>
    <w:p w14:paraId="263A86FF" w14:textId="27464748" w:rsidR="00C739AA" w:rsidRDefault="00C739AA" w:rsidP="00C739AA">
      <w:proofErr w:type="spellStart"/>
      <w:r>
        <w:t>AuthZForce</w:t>
      </w:r>
      <w:proofErr w:type="spellEnd"/>
      <w:r w:rsidRPr="00CB280B">
        <w:t xml:space="preserve"> </w:t>
      </w:r>
      <w:r>
        <w:t xml:space="preserve">is the PDP ((Policy Decision Point), PEP Proxy the </w:t>
      </w:r>
      <w:r w:rsidRPr="00CB280B">
        <w:t>PEP (Policy Enforcement Point)</w:t>
      </w:r>
      <w:r>
        <w:t>.</w:t>
      </w:r>
    </w:p>
    <w:p w14:paraId="30C5A204" w14:textId="77777777" w:rsidR="00C739AA" w:rsidRDefault="00C739AA" w:rsidP="00F6725F"/>
    <w:p w14:paraId="657DC32A" w14:textId="5418D6FC" w:rsidR="00800872" w:rsidRDefault="00800872" w:rsidP="00F6725F">
      <w:r>
        <w:t xml:space="preserve">The </w:t>
      </w:r>
      <w:proofErr w:type="spellStart"/>
      <w:r>
        <w:t>AuthZforce</w:t>
      </w:r>
      <w:proofErr w:type="spellEnd"/>
      <w:r>
        <w:t xml:space="preserve"> component provides roles and access rights management</w:t>
      </w:r>
      <w:r w:rsidR="00BD6FA6">
        <w:t xml:space="preserve"> based on XACML</w:t>
      </w:r>
    </w:p>
    <w:p w14:paraId="24B511D4" w14:textId="098A0876" w:rsidR="00800872" w:rsidRDefault="00800872" w:rsidP="00F6725F">
      <w:r>
        <w:t xml:space="preserve">The PEP Proxy components provides </w:t>
      </w:r>
      <w:proofErr w:type="spellStart"/>
      <w:r w:rsidR="00376CD1">
        <w:t>Keyrock</w:t>
      </w:r>
      <w:proofErr w:type="spellEnd"/>
      <w:r w:rsidR="00376CD1">
        <w:t xml:space="preserve"> security to others </w:t>
      </w:r>
      <w:proofErr w:type="spellStart"/>
      <w:r w:rsidR="00376CD1">
        <w:t>back’end</w:t>
      </w:r>
      <w:proofErr w:type="spellEnd"/>
      <w:r w:rsidR="00376CD1">
        <w:t xml:space="preserve"> of the platform such as Orion context broker</w:t>
      </w:r>
      <w:r w:rsidR="00087BE5">
        <w:t>.</w:t>
      </w:r>
    </w:p>
    <w:p w14:paraId="0F7359DB" w14:textId="31613638" w:rsidR="00087BE5" w:rsidRDefault="00C739AA" w:rsidP="00F6725F">
      <w:r>
        <w:t>The 3 components together</w:t>
      </w:r>
      <w:r w:rsidR="00BD6FA6">
        <w:t xml:space="preserve"> </w:t>
      </w:r>
      <w:r>
        <w:t>offer</w:t>
      </w:r>
      <w:r w:rsidR="00BD6FA6">
        <w:t xml:space="preserve"> 3 levels of security:</w:t>
      </w:r>
    </w:p>
    <w:p w14:paraId="6147ABE8" w14:textId="77777777" w:rsidR="00BD6FA6" w:rsidRDefault="00BD6FA6" w:rsidP="00BD6FA6">
      <w:pPr>
        <w:pStyle w:val="Paragraphedeliste"/>
        <w:numPr>
          <w:ilvl w:val="0"/>
          <w:numId w:val="45"/>
        </w:numPr>
      </w:pPr>
      <w:r>
        <w:t>Level 1: Authentication</w:t>
      </w:r>
    </w:p>
    <w:p w14:paraId="159ADC85" w14:textId="77777777" w:rsidR="00BD6FA6" w:rsidRDefault="00BD6FA6" w:rsidP="00BD6FA6">
      <w:pPr>
        <w:pStyle w:val="Paragraphedeliste"/>
        <w:numPr>
          <w:ilvl w:val="0"/>
          <w:numId w:val="45"/>
        </w:numPr>
      </w:pPr>
      <w:r>
        <w:t>Level 2: Basic Authorization</w:t>
      </w:r>
    </w:p>
    <w:p w14:paraId="5DB5CB44" w14:textId="710A89BE" w:rsidR="00BD6FA6" w:rsidRDefault="00BD6FA6" w:rsidP="00BD6FA6">
      <w:pPr>
        <w:pStyle w:val="Paragraphedeliste"/>
        <w:numPr>
          <w:ilvl w:val="0"/>
          <w:numId w:val="45"/>
        </w:numPr>
      </w:pPr>
      <w:r>
        <w:t>Level 3: Advanced Authorization</w:t>
      </w:r>
    </w:p>
    <w:p w14:paraId="143C7125" w14:textId="798DF1D5" w:rsidR="00087BE5" w:rsidRDefault="00087BE5" w:rsidP="00F6725F"/>
    <w:p w14:paraId="1D1026A0" w14:textId="77777777" w:rsidR="00BD6FA6" w:rsidRDefault="00BD6FA6" w:rsidP="00BD6FA6">
      <w:pPr>
        <w:keepNext/>
      </w:pPr>
      <w:r>
        <w:rPr>
          <w:noProof/>
          <w:lang w:val="fr-FR" w:eastAsia="fr-FR"/>
        </w:rPr>
        <w:drawing>
          <wp:inline distT="0" distB="0" distL="0" distR="0" wp14:anchorId="2C1134C1" wp14:editId="551B73D7">
            <wp:extent cx="3790950" cy="2436237"/>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p_proxy_Level_1-_Authentication.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797974" cy="2440751"/>
                    </a:xfrm>
                    <a:prstGeom prst="rect">
                      <a:avLst/>
                    </a:prstGeom>
                  </pic:spPr>
                </pic:pic>
              </a:graphicData>
            </a:graphic>
          </wp:inline>
        </w:drawing>
      </w:r>
    </w:p>
    <w:p w14:paraId="558372E3" w14:textId="76824B77" w:rsidR="00BD6FA6" w:rsidRDefault="00BD6FA6" w:rsidP="00BD6FA6">
      <w:pPr>
        <w:pStyle w:val="Lgende"/>
      </w:pPr>
      <w:r>
        <w:t xml:space="preserve">Figure </w:t>
      </w:r>
      <w:r>
        <w:fldChar w:fldCharType="begin"/>
      </w:r>
      <w:r>
        <w:instrText xml:space="preserve"> SEQ Figure \* ARABIC </w:instrText>
      </w:r>
      <w:r>
        <w:fldChar w:fldCharType="separate"/>
      </w:r>
      <w:r w:rsidR="00DC1A66">
        <w:rPr>
          <w:noProof/>
        </w:rPr>
        <w:t>7</w:t>
      </w:r>
      <w:r>
        <w:fldChar w:fldCharType="end"/>
      </w:r>
      <w:r>
        <w:t xml:space="preserve">: </w:t>
      </w:r>
      <w:r w:rsidRPr="002A5E40">
        <w:t>Level 1: Authentication</w:t>
      </w:r>
      <w:r w:rsidR="00C739AA">
        <w:t xml:space="preserve"> only</w:t>
      </w:r>
      <w:r w:rsidR="002619EF">
        <w:t xml:space="preserve"> (</w:t>
      </w:r>
      <w:proofErr w:type="spellStart"/>
      <w:r w:rsidR="002619EF">
        <w:t>Fiware</w:t>
      </w:r>
      <w:proofErr w:type="spellEnd"/>
      <w:r w:rsidR="002619EF">
        <w:t xml:space="preserve"> Account is </w:t>
      </w:r>
      <w:proofErr w:type="spellStart"/>
      <w:r w:rsidR="002619EF">
        <w:t>Keyrock</w:t>
      </w:r>
      <w:proofErr w:type="spellEnd"/>
      <w:r w:rsidR="002619EF">
        <w:t xml:space="preserve"> IDM)</w:t>
      </w:r>
    </w:p>
    <w:p w14:paraId="74D80A5D" w14:textId="6B951768" w:rsidR="00BD6FA6" w:rsidRDefault="00BD6FA6" w:rsidP="00F6725F"/>
    <w:p w14:paraId="39B89C0D" w14:textId="77777777" w:rsidR="00BD6FA6" w:rsidRDefault="00BD6FA6" w:rsidP="00BD6FA6">
      <w:pPr>
        <w:keepNext/>
      </w:pPr>
      <w:r>
        <w:rPr>
          <w:noProof/>
          <w:lang w:val="fr-FR" w:eastAsia="fr-FR"/>
        </w:rPr>
        <w:drawing>
          <wp:inline distT="0" distB="0" distL="0" distR="0" wp14:anchorId="6ADEF004" wp14:editId="08637904">
            <wp:extent cx="3784600" cy="2371682"/>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_proxy_Level_2-_Basic_Authorization.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804841" cy="2384366"/>
                    </a:xfrm>
                    <a:prstGeom prst="rect">
                      <a:avLst/>
                    </a:prstGeom>
                  </pic:spPr>
                </pic:pic>
              </a:graphicData>
            </a:graphic>
          </wp:inline>
        </w:drawing>
      </w:r>
    </w:p>
    <w:p w14:paraId="51AFD868" w14:textId="4BE6CA32" w:rsidR="00BD6FA6" w:rsidRDefault="00BD6FA6" w:rsidP="00BD6FA6">
      <w:pPr>
        <w:pStyle w:val="Lgende"/>
      </w:pPr>
      <w:r>
        <w:t xml:space="preserve">Figure </w:t>
      </w:r>
      <w:r>
        <w:fldChar w:fldCharType="begin"/>
      </w:r>
      <w:r>
        <w:instrText xml:space="preserve"> SEQ Figure \* ARABIC </w:instrText>
      </w:r>
      <w:r>
        <w:fldChar w:fldCharType="separate"/>
      </w:r>
      <w:r w:rsidR="00DC1A66">
        <w:rPr>
          <w:noProof/>
        </w:rPr>
        <w:t>8</w:t>
      </w:r>
      <w:r>
        <w:fldChar w:fldCharType="end"/>
      </w:r>
      <w:r>
        <w:t xml:space="preserve">: </w:t>
      </w:r>
      <w:r w:rsidRPr="009A06F8">
        <w:t xml:space="preserve">Level 2: </w:t>
      </w:r>
      <w:r w:rsidR="00C739AA" w:rsidRPr="002A5E40">
        <w:t>Authentication</w:t>
      </w:r>
      <w:r w:rsidR="00C739AA">
        <w:t xml:space="preserve"> &amp; </w:t>
      </w:r>
      <w:r w:rsidRPr="009A06F8">
        <w:t>Basic Authorization</w:t>
      </w:r>
    </w:p>
    <w:p w14:paraId="6C8D6AA6" w14:textId="77777777" w:rsidR="00BD6FA6" w:rsidRDefault="00BD6FA6" w:rsidP="00F6725F"/>
    <w:p w14:paraId="1476C8CC" w14:textId="77777777" w:rsidR="00BD6FA6" w:rsidRDefault="00BD6FA6" w:rsidP="00BD6FA6">
      <w:pPr>
        <w:keepNext/>
      </w:pPr>
      <w:r>
        <w:rPr>
          <w:noProof/>
          <w:lang w:val="fr-FR" w:eastAsia="fr-FR"/>
        </w:rPr>
        <w:lastRenderedPageBreak/>
        <w:drawing>
          <wp:inline distT="0" distB="0" distL="0" distR="0" wp14:anchorId="6D46A907" wp14:editId="46AAE949">
            <wp:extent cx="3762611" cy="2336800"/>
            <wp:effectExtent l="0" t="0" r="952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P_proxy_Level_3_Authorization.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778360" cy="2346581"/>
                    </a:xfrm>
                    <a:prstGeom prst="rect">
                      <a:avLst/>
                    </a:prstGeom>
                  </pic:spPr>
                </pic:pic>
              </a:graphicData>
            </a:graphic>
          </wp:inline>
        </w:drawing>
      </w:r>
    </w:p>
    <w:p w14:paraId="1D79E1A7" w14:textId="57796CE2" w:rsidR="00BD6FA6" w:rsidRDefault="00BD6FA6" w:rsidP="00BD6FA6">
      <w:pPr>
        <w:pStyle w:val="Lgende"/>
      </w:pPr>
      <w:r>
        <w:t xml:space="preserve">Figure </w:t>
      </w:r>
      <w:r>
        <w:fldChar w:fldCharType="begin"/>
      </w:r>
      <w:r>
        <w:instrText xml:space="preserve"> SEQ Figure \* ARABIC </w:instrText>
      </w:r>
      <w:r>
        <w:fldChar w:fldCharType="separate"/>
      </w:r>
      <w:r w:rsidR="00DC1A66">
        <w:rPr>
          <w:noProof/>
        </w:rPr>
        <w:t>9</w:t>
      </w:r>
      <w:r>
        <w:fldChar w:fldCharType="end"/>
      </w:r>
      <w:r>
        <w:t>: Level 3</w:t>
      </w:r>
      <w:r w:rsidRPr="00AD4738">
        <w:t xml:space="preserve">: </w:t>
      </w:r>
      <w:r w:rsidR="00C739AA" w:rsidRPr="002A5E40">
        <w:t>Authentication</w:t>
      </w:r>
      <w:r w:rsidR="00C739AA">
        <w:t xml:space="preserve"> &amp; </w:t>
      </w:r>
      <w:r w:rsidRPr="00AD4738">
        <w:t>Advanced Authorization</w:t>
      </w:r>
      <w:r w:rsidR="00C739AA">
        <w:t xml:space="preserve"> (using XACML).</w:t>
      </w:r>
    </w:p>
    <w:p w14:paraId="0B986229" w14:textId="77777777" w:rsidR="00BD6FA6" w:rsidRPr="00F6725F" w:rsidRDefault="00BD6FA6" w:rsidP="00F6725F"/>
    <w:p w14:paraId="5179C2B6" w14:textId="77777777" w:rsidR="002D7C8C" w:rsidRDefault="002D7C8C" w:rsidP="002D7C8C">
      <w:pPr>
        <w:pStyle w:val="Titre3"/>
      </w:pPr>
      <w:bookmarkStart w:id="187" w:name="_Toc499648780"/>
      <w:bookmarkStart w:id="188" w:name="_Toc499655010"/>
      <w:r>
        <w:t>Technical Considerations</w:t>
      </w:r>
      <w:bookmarkEnd w:id="187"/>
      <w:bookmarkEnd w:id="188"/>
    </w:p>
    <w:p w14:paraId="0BCCD42A" w14:textId="77777777" w:rsidR="006D346F" w:rsidRDefault="006D346F" w:rsidP="00CD2DD9">
      <w:r>
        <w:t xml:space="preserve">It’s based on </w:t>
      </w:r>
      <w:r w:rsidRPr="00E76486">
        <w:rPr>
          <w:b/>
        </w:rPr>
        <w:t>Keystone</w:t>
      </w:r>
      <w:r>
        <w:t>, the IDM component of OpenStack cloud software suite.</w:t>
      </w:r>
    </w:p>
    <w:p w14:paraId="4BF41624" w14:textId="77777777" w:rsidR="00CD2DD9" w:rsidRDefault="00CD2DD9" w:rsidP="00CD2DD9">
      <w:r>
        <w:t>it use</w:t>
      </w:r>
      <w:r w:rsidR="00357707">
        <w:t>s</w:t>
      </w:r>
      <w:r>
        <w:t xml:space="preserve"> the standard OAuth2 protocol</w:t>
      </w:r>
    </w:p>
    <w:p w14:paraId="6E023679" w14:textId="0D155324" w:rsidR="00CD2DD9" w:rsidRDefault="00CD2DD9" w:rsidP="00CD2DD9">
      <w:r>
        <w:t xml:space="preserve">it can </w:t>
      </w:r>
      <w:r w:rsidR="006D346F">
        <w:t>connect</w:t>
      </w:r>
      <w:r w:rsidR="005A52CA">
        <w:t xml:space="preserve"> with an LDAP</w:t>
      </w:r>
      <w:r w:rsidR="00357707">
        <w:t xml:space="preserve">: </w:t>
      </w:r>
      <w:hyperlink r:id="rId109" w:history="1">
        <w:r w:rsidR="00357707" w:rsidRPr="00357707">
          <w:rPr>
            <w:rStyle w:val="Lienhypertexte"/>
          </w:rPr>
          <w:t>Integrate Identity with LDAP</w:t>
        </w:r>
      </w:hyperlink>
      <w:r w:rsidR="00E10A85">
        <w:t xml:space="preserve">, </w:t>
      </w:r>
      <w:r w:rsidR="00CC4BA0">
        <w:t xml:space="preserve">the </w:t>
      </w:r>
      <w:r w:rsidR="008261C1">
        <w:t xml:space="preserve">LDAP </w:t>
      </w:r>
      <w:r w:rsidR="00E10A85">
        <w:t xml:space="preserve">can </w:t>
      </w:r>
      <w:r w:rsidR="008261C1">
        <w:t xml:space="preserve">be </w:t>
      </w:r>
      <w:r w:rsidR="00CC4BA0">
        <w:t xml:space="preserve">the MNCA </w:t>
      </w:r>
      <w:r w:rsidR="008261C1">
        <w:t>ADAM</w:t>
      </w:r>
      <w:r w:rsidR="00E10A85">
        <w:t xml:space="preserve">: </w:t>
      </w:r>
      <w:hyperlink r:id="rId110" w:history="1">
        <w:r w:rsidR="00E17B35">
          <w:rPr>
            <w:rStyle w:val="Lienhypertexte"/>
          </w:rPr>
          <w:t>Keystone w</w:t>
        </w:r>
        <w:r w:rsidR="00E10A85" w:rsidRPr="00E10A85">
          <w:rPr>
            <w:rStyle w:val="Lienhypertexte"/>
          </w:rPr>
          <w:t>ith ADAM</w:t>
        </w:r>
      </w:hyperlink>
      <w:r w:rsidR="00CC4BA0">
        <w:rPr>
          <w:rStyle w:val="Lienhypertexte"/>
        </w:rPr>
        <w:t xml:space="preserve">, </w:t>
      </w:r>
      <w:r w:rsidR="00CC4BA0" w:rsidRPr="00CC4BA0">
        <w:t>just matter of configuration</w:t>
      </w:r>
      <w:r w:rsidR="002F540F">
        <w:t>.</w:t>
      </w:r>
    </w:p>
    <w:p w14:paraId="3A1DE2F0" w14:textId="5D73A303" w:rsidR="000069E1" w:rsidRDefault="000069E1" w:rsidP="00CD2DD9"/>
    <w:p w14:paraId="38E63DA3" w14:textId="77777777" w:rsidR="000069E1" w:rsidRDefault="000069E1" w:rsidP="000069E1">
      <w:pPr>
        <w:keepNext/>
      </w:pPr>
      <w:r>
        <w:rPr>
          <w:noProof/>
          <w:lang w:val="fr-FR" w:eastAsia="fr-FR"/>
        </w:rPr>
        <w:drawing>
          <wp:inline distT="0" distB="0" distL="0" distR="0" wp14:anchorId="182B36E7" wp14:editId="1115C69A">
            <wp:extent cx="57150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ware_security_IDM.png"/>
                    <pic:cNvPicPr/>
                  </pic:nvPicPr>
                  <pic:blipFill>
                    <a:blip r:embed="rId111">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14:paraId="38419311" w14:textId="6E6055DE" w:rsidR="000069E1" w:rsidRDefault="000069E1" w:rsidP="000069E1">
      <w:pPr>
        <w:pStyle w:val="Lgende"/>
      </w:pPr>
      <w:r>
        <w:t xml:space="preserve">Figure </w:t>
      </w:r>
      <w:r>
        <w:fldChar w:fldCharType="begin"/>
      </w:r>
      <w:r>
        <w:instrText xml:space="preserve"> SEQ Figure \* ARABIC </w:instrText>
      </w:r>
      <w:r>
        <w:fldChar w:fldCharType="separate"/>
      </w:r>
      <w:r w:rsidR="00DC1A66">
        <w:rPr>
          <w:noProof/>
        </w:rPr>
        <w:t>10</w:t>
      </w:r>
      <w:r>
        <w:fldChar w:fldCharType="end"/>
      </w:r>
      <w:r>
        <w:t>: IDM components</w:t>
      </w:r>
      <w:r w:rsidR="007428C4">
        <w:t xml:space="preserve"> organization</w:t>
      </w:r>
    </w:p>
    <w:p w14:paraId="6B61F57B" w14:textId="381013E3" w:rsidR="000069E1" w:rsidRDefault="000069E1" w:rsidP="00CD2DD9"/>
    <w:p w14:paraId="5BD7C873" w14:textId="77777777" w:rsidR="000069E1" w:rsidRDefault="000069E1" w:rsidP="00CD2DD9"/>
    <w:p w14:paraId="65F0A02A" w14:textId="2823402E" w:rsidR="00823768" w:rsidRDefault="00823768" w:rsidP="00CD2DD9">
      <w:r>
        <w:t xml:space="preserve">Incoming ports: </w:t>
      </w:r>
    </w:p>
    <w:p w14:paraId="5B3D4DCA" w14:textId="4FD32C51" w:rsidR="00493E6E" w:rsidRDefault="00823768" w:rsidP="00F40757">
      <w:pPr>
        <w:pStyle w:val="Paragraphedeliste"/>
        <w:numPr>
          <w:ilvl w:val="0"/>
          <w:numId w:val="44"/>
        </w:numPr>
      </w:pPr>
      <w:proofErr w:type="spellStart"/>
      <w:r>
        <w:t>Keyrock</w:t>
      </w:r>
      <w:proofErr w:type="spellEnd"/>
      <w:r>
        <w:t xml:space="preserve"> API endpoint: 5000/TCP</w:t>
      </w:r>
    </w:p>
    <w:p w14:paraId="7357F105" w14:textId="2D1D9CEA" w:rsidR="009D3A3B" w:rsidRDefault="009D3A3B" w:rsidP="00F40757">
      <w:pPr>
        <w:pStyle w:val="Paragraphedeliste"/>
        <w:numPr>
          <w:ilvl w:val="0"/>
          <w:numId w:val="44"/>
        </w:numPr>
      </w:pPr>
      <w:r>
        <w:t>Horizon UI</w:t>
      </w:r>
      <w:r w:rsidR="00F40757">
        <w:t>: 8000/TCP (in production 80 through NGINX)</w:t>
      </w:r>
    </w:p>
    <w:p w14:paraId="0E8A83B1" w14:textId="204BB5AB" w:rsidR="00F40757" w:rsidRDefault="00C30179" w:rsidP="00F40757">
      <w:pPr>
        <w:pStyle w:val="Paragraphedeliste"/>
        <w:numPr>
          <w:ilvl w:val="0"/>
          <w:numId w:val="44"/>
        </w:numPr>
      </w:pPr>
      <w:r>
        <w:t xml:space="preserve">Keystone </w:t>
      </w:r>
      <w:r w:rsidR="00F40757">
        <w:t>Admin endpoint: 35357/TCP</w:t>
      </w:r>
    </w:p>
    <w:p w14:paraId="7C9DB6AD" w14:textId="77777777" w:rsidR="00C30179" w:rsidRDefault="00C30179" w:rsidP="00F40757">
      <w:pPr>
        <w:pStyle w:val="Paragraphedeliste"/>
        <w:numPr>
          <w:ilvl w:val="0"/>
          <w:numId w:val="44"/>
        </w:numPr>
      </w:pPr>
      <w:r>
        <w:t xml:space="preserve">PDP </w:t>
      </w:r>
      <w:proofErr w:type="spellStart"/>
      <w:r>
        <w:t>Authzforce</w:t>
      </w:r>
      <w:proofErr w:type="spellEnd"/>
      <w:r>
        <w:t xml:space="preserve">: </w:t>
      </w:r>
    </w:p>
    <w:p w14:paraId="07651A6D" w14:textId="1E995D51" w:rsidR="00C30179" w:rsidRDefault="00C30179" w:rsidP="00C30179">
      <w:pPr>
        <w:pStyle w:val="Paragraphedeliste"/>
        <w:numPr>
          <w:ilvl w:val="1"/>
          <w:numId w:val="44"/>
        </w:numPr>
      </w:pPr>
      <w:r>
        <w:t xml:space="preserve">8080/TCP </w:t>
      </w:r>
    </w:p>
    <w:p w14:paraId="659BC174" w14:textId="190FE394" w:rsidR="00C30179" w:rsidRDefault="00C30179" w:rsidP="00C30179">
      <w:pPr>
        <w:pStyle w:val="Paragraphedeliste"/>
        <w:numPr>
          <w:ilvl w:val="1"/>
          <w:numId w:val="44"/>
        </w:numPr>
      </w:pPr>
      <w:r>
        <w:t>22/TCP</w:t>
      </w:r>
    </w:p>
    <w:p w14:paraId="59DE12C0" w14:textId="739F16BE" w:rsidR="00823768" w:rsidRPr="00CD2DD9" w:rsidRDefault="00823768" w:rsidP="004D1807">
      <w:pPr>
        <w:pStyle w:val="Paragraphedeliste"/>
      </w:pPr>
    </w:p>
    <w:p w14:paraId="37823DD2" w14:textId="77777777" w:rsidR="002D7C8C" w:rsidRDefault="002D7C8C" w:rsidP="002D7C8C">
      <w:pPr>
        <w:pStyle w:val="Titre3"/>
      </w:pPr>
      <w:bookmarkStart w:id="189" w:name="_Toc499648781"/>
      <w:bookmarkStart w:id="190" w:name="_Toc499655011"/>
      <w:r>
        <w:lastRenderedPageBreak/>
        <w:t>Selected Product(s)</w:t>
      </w:r>
      <w:bookmarkEnd w:id="189"/>
      <w:bookmarkEnd w:id="190"/>
    </w:p>
    <w:p w14:paraId="18B5A656" w14:textId="77777777" w:rsidR="004D1807" w:rsidRDefault="004D1807" w:rsidP="00E76486">
      <w:pPr>
        <w:rPr>
          <w:b/>
        </w:rPr>
      </w:pPr>
      <w:proofErr w:type="spellStart"/>
      <w:r>
        <w:t>Keyrock</w:t>
      </w:r>
      <w:proofErr w:type="spellEnd"/>
      <w:r>
        <w:t xml:space="preserve"> identity manager is based on </w:t>
      </w:r>
      <w:r w:rsidR="00E76486">
        <w:t xml:space="preserve">OpenStack </w:t>
      </w:r>
      <w:r w:rsidR="00E76486" w:rsidRPr="00E76486">
        <w:rPr>
          <w:b/>
        </w:rPr>
        <w:t>Keystone</w:t>
      </w:r>
    </w:p>
    <w:p w14:paraId="22C0A97A" w14:textId="77777777" w:rsidR="00C26DCF" w:rsidRDefault="004D1807" w:rsidP="00E76486">
      <w:r>
        <w:rPr>
          <w:b/>
        </w:rPr>
        <w:t>Keystone</w:t>
      </w:r>
      <w:r w:rsidR="00E76486">
        <w:t xml:space="preserve"> provides authentication, authorization and service discovery mechanisms via HTTP primarily for use by projects in the OpenStack family. </w:t>
      </w:r>
    </w:p>
    <w:p w14:paraId="1A8A749D" w14:textId="343650A5" w:rsidR="00A97AE8" w:rsidRDefault="00E76486" w:rsidP="00E76486">
      <w:r>
        <w:t>It is most commonly deployed as an HTTP interface to existing identity systems, such as LDAP.</w:t>
      </w:r>
    </w:p>
    <w:p w14:paraId="6FC6ECBB" w14:textId="77777777" w:rsidR="004D1807" w:rsidRDefault="004D1807" w:rsidP="00E76486"/>
    <w:p w14:paraId="4CA85DE9" w14:textId="77777777" w:rsidR="00E76486" w:rsidRPr="00A97AE8" w:rsidRDefault="00E76486" w:rsidP="00E76486"/>
    <w:p w14:paraId="72279A4B" w14:textId="77777777" w:rsidR="002D7C8C" w:rsidRDefault="002D7C8C" w:rsidP="002D7C8C">
      <w:pPr>
        <w:pStyle w:val="Titre3"/>
      </w:pPr>
      <w:bookmarkStart w:id="191" w:name="_Toc499648782"/>
      <w:bookmarkStart w:id="192" w:name="_Toc499655012"/>
      <w:r>
        <w:t>Selection Rationale</w:t>
      </w:r>
      <w:bookmarkEnd w:id="191"/>
      <w:bookmarkEnd w:id="192"/>
    </w:p>
    <w:p w14:paraId="0EE903EA" w14:textId="50B84150" w:rsidR="00C17488" w:rsidRDefault="004D1807" w:rsidP="00C17488">
      <w:proofErr w:type="spellStart"/>
      <w:r>
        <w:t>Keyrock</w:t>
      </w:r>
      <w:proofErr w:type="spellEnd"/>
      <w:r>
        <w:t xml:space="preserve">, PEP Proxy, PDP </w:t>
      </w:r>
      <w:proofErr w:type="spellStart"/>
      <w:r>
        <w:t>AuthZforce</w:t>
      </w:r>
      <w:proofErr w:type="spellEnd"/>
      <w:r>
        <w:t xml:space="preserve"> are</w:t>
      </w:r>
      <w:r w:rsidR="00C17488">
        <w:t xml:space="preserve"> the components proposed in </w:t>
      </w:r>
      <w:proofErr w:type="spellStart"/>
      <w:r w:rsidR="00C17488">
        <w:t>Fiware</w:t>
      </w:r>
      <w:proofErr w:type="spellEnd"/>
      <w:r w:rsidR="00C17488">
        <w:t xml:space="preserve"> catalog,</w:t>
      </w:r>
    </w:p>
    <w:p w14:paraId="4EE3EA9C" w14:textId="3752B47C" w:rsidR="00647F6C" w:rsidRDefault="004D1807" w:rsidP="00647F6C">
      <w:proofErr w:type="spellStart"/>
      <w:r>
        <w:t>Keyrock</w:t>
      </w:r>
      <w:proofErr w:type="spellEnd"/>
      <w:r>
        <w:t xml:space="preserve"> is </w:t>
      </w:r>
      <w:r w:rsidR="00647F6C">
        <w:t xml:space="preserve">Based on OpenStack IDM component </w:t>
      </w:r>
      <w:r w:rsidR="00647F6C" w:rsidRPr="004A40F3">
        <w:rPr>
          <w:b/>
        </w:rPr>
        <w:t>Keystone</w:t>
      </w:r>
      <w:r w:rsidR="00EC4678">
        <w:t xml:space="preserve">, which </w:t>
      </w:r>
      <w:r>
        <w:t>support</w:t>
      </w:r>
      <w:r w:rsidR="00EC4678">
        <w:t>s:</w:t>
      </w:r>
      <w:r>
        <w:t xml:space="preserve"> </w:t>
      </w:r>
      <w:r w:rsidR="00647F6C">
        <w:t>Oauth2</w:t>
      </w:r>
      <w:r w:rsidR="00C26DCF">
        <w:t>, O</w:t>
      </w:r>
      <w:r>
        <w:t>penID</w:t>
      </w:r>
      <w:r w:rsidR="00C26DCF">
        <w:t xml:space="preserve"> connect, SAML</w:t>
      </w:r>
      <w:r>
        <w:t xml:space="preserve"> </w:t>
      </w:r>
      <w:r w:rsidR="00C26DCF">
        <w:t xml:space="preserve">and other </w:t>
      </w:r>
      <w:r>
        <w:t>protocols</w:t>
      </w:r>
      <w:r w:rsidR="004A40F3">
        <w:t>, OAuth</w:t>
      </w:r>
      <w:r w:rsidR="00CC4BA0">
        <w:t>2 is</w:t>
      </w:r>
      <w:r w:rsidR="004A40F3">
        <w:t xml:space="preserve"> now widel</w:t>
      </w:r>
      <w:r w:rsidR="00CC4BA0">
        <w:t xml:space="preserve">y used, </w:t>
      </w:r>
      <w:proofErr w:type="spellStart"/>
      <w:r w:rsidR="00CC4BA0">
        <w:t>Fiware</w:t>
      </w:r>
      <w:proofErr w:type="spellEnd"/>
      <w:r w:rsidR="00CC4BA0">
        <w:t xml:space="preserve"> mostly rely on it, </w:t>
      </w:r>
      <w:proofErr w:type="gramStart"/>
      <w:r w:rsidR="00CC4BA0">
        <w:t xml:space="preserve">but </w:t>
      </w:r>
      <w:r w:rsidR="00EC4678">
        <w:t>.</w:t>
      </w:r>
      <w:proofErr w:type="gramEnd"/>
    </w:p>
    <w:p w14:paraId="50C5CC71" w14:textId="77777777" w:rsidR="00EC4678" w:rsidRPr="00647F6C" w:rsidRDefault="00EC4678" w:rsidP="00647F6C"/>
    <w:p w14:paraId="18AC51A5" w14:textId="77777777" w:rsidR="002D7C8C" w:rsidRDefault="002D7C8C" w:rsidP="002D7C8C">
      <w:pPr>
        <w:pStyle w:val="Titre3"/>
        <w:rPr>
          <w:i/>
        </w:rPr>
      </w:pPr>
      <w:bookmarkStart w:id="193" w:name="_Toc499648783"/>
      <w:bookmarkStart w:id="194" w:name="_Toc499655013"/>
      <w:r>
        <w:t>Architecture Risks</w:t>
      </w:r>
      <w:bookmarkEnd w:id="193"/>
      <w:bookmarkEnd w:id="194"/>
    </w:p>
    <w:p w14:paraId="25C4DACB" w14:textId="77777777" w:rsidR="002D7C8C" w:rsidRDefault="00065157" w:rsidP="002D7C8C">
      <w:r>
        <w:t>As a globally u</w:t>
      </w:r>
      <w:r w:rsidR="00493E6E">
        <w:t>sed component for Identity, authentication</w:t>
      </w:r>
      <w:r>
        <w:t xml:space="preserve"> and access rights management, it is a highly critical component.</w:t>
      </w:r>
    </w:p>
    <w:p w14:paraId="0C0A6BE6" w14:textId="28C7846E" w:rsidR="00065157" w:rsidRDefault="00065157" w:rsidP="002D7C8C">
      <w:r>
        <w:t>The database must be maintained in a clustered environment that insure high availability as well as scalability, th</w:t>
      </w:r>
      <w:r w:rsidR="00647F6C">
        <w:t xml:space="preserve">is is provided through the </w:t>
      </w:r>
      <w:proofErr w:type="spellStart"/>
      <w:r w:rsidR="00647F6C">
        <w:t>Citus</w:t>
      </w:r>
      <w:proofErr w:type="spellEnd"/>
      <w:r w:rsidR="00647F6C">
        <w:t xml:space="preserve"> cluster of PostgreSQL databases</w:t>
      </w:r>
      <w:r w:rsidR="00163A68">
        <w:t>.</w:t>
      </w:r>
    </w:p>
    <w:p w14:paraId="37B30644" w14:textId="77777777" w:rsidR="004A40F3" w:rsidRDefault="004A40F3" w:rsidP="002D7C8C"/>
    <w:p w14:paraId="711A639D" w14:textId="2EA9807D" w:rsidR="00892268" w:rsidRDefault="00647F6C" w:rsidP="002D7C8C">
      <w:r>
        <w:t>The involved</w:t>
      </w:r>
      <w:r w:rsidR="00493E6E">
        <w:t xml:space="preserve"> application modules (</w:t>
      </w:r>
      <w:proofErr w:type="spellStart"/>
      <w:r w:rsidR="00493E6E">
        <w:t>Keyrock</w:t>
      </w:r>
      <w:proofErr w:type="spellEnd"/>
      <w:r w:rsidR="00493E6E">
        <w:t xml:space="preserve">, </w:t>
      </w:r>
      <w:proofErr w:type="spellStart"/>
      <w:r w:rsidR="00493E6E">
        <w:t>AuthZforce</w:t>
      </w:r>
      <w:proofErr w:type="spellEnd"/>
      <w:r w:rsidR="00493E6E">
        <w:t>, PEP Proxy)</w:t>
      </w:r>
      <w:r w:rsidR="00EC4678">
        <w:t>, will be deployed as services through a docker stack file in the global swarm, it gives the possibility to specify the number of containers to run for each service</w:t>
      </w:r>
      <w:r w:rsidR="009D5B66">
        <w:t>, as the components are stateless, several containers can run together the same service, to provide High Availability and scalability</w:t>
      </w:r>
      <w:r w:rsidR="00892268">
        <w:t>.</w:t>
      </w:r>
    </w:p>
    <w:p w14:paraId="7857A8B3" w14:textId="77777777" w:rsidR="002D7C8C" w:rsidRDefault="00F6725F" w:rsidP="002D7C8C">
      <w:pPr>
        <w:pStyle w:val="Titre2"/>
      </w:pPr>
      <w:bookmarkStart w:id="195" w:name="_Toc499648784"/>
      <w:bookmarkStart w:id="196" w:name="_Toc499655014"/>
      <w:r>
        <w:t>Orion Context Broker Component</w:t>
      </w:r>
      <w:bookmarkEnd w:id="195"/>
      <w:bookmarkEnd w:id="196"/>
    </w:p>
    <w:p w14:paraId="55EFE1E6" w14:textId="77777777" w:rsidR="00F6725F" w:rsidRDefault="00F6725F" w:rsidP="00F6725F"/>
    <w:p w14:paraId="6EBA0C98" w14:textId="77777777" w:rsidR="00F6725F" w:rsidRDefault="00F6725F" w:rsidP="00F6725F">
      <w:pPr>
        <w:pStyle w:val="Titre3"/>
      </w:pPr>
      <w:bookmarkStart w:id="197" w:name="_Toc499648785"/>
      <w:bookmarkStart w:id="198" w:name="_Toc499655015"/>
      <w:r>
        <w:t>Component Functions</w:t>
      </w:r>
      <w:bookmarkEnd w:id="197"/>
      <w:bookmarkEnd w:id="198"/>
    </w:p>
    <w:p w14:paraId="72820D77" w14:textId="22EF2F18" w:rsidR="004F08C4" w:rsidRDefault="004F08C4" w:rsidP="000C6ED2">
      <w:r>
        <w:t xml:space="preserve">Manage context information exchange for the whole platform using NGSI/V2 </w:t>
      </w:r>
      <w:proofErr w:type="spellStart"/>
      <w:r>
        <w:t>Api</w:t>
      </w:r>
      <w:proofErr w:type="spellEnd"/>
      <w:r>
        <w:t xml:space="preserve">, this is a core </w:t>
      </w:r>
      <w:r w:rsidR="00C17488">
        <w:t>feature</w:t>
      </w:r>
      <w:r>
        <w:t xml:space="preserve"> of the </w:t>
      </w:r>
      <w:proofErr w:type="spellStart"/>
      <w:r>
        <w:t>Fiware</w:t>
      </w:r>
      <w:proofErr w:type="spellEnd"/>
      <w:r>
        <w:t xml:space="preserve"> Platform, as it provides the link between the data coming from things in the field, where data models are many, and their usage in the </w:t>
      </w:r>
      <w:r w:rsidR="00C17488">
        <w:t>applications.</w:t>
      </w:r>
    </w:p>
    <w:p w14:paraId="4CEE70BA" w14:textId="17B54538" w:rsidR="00C17488" w:rsidRDefault="00C17488" w:rsidP="000C6ED2"/>
    <w:p w14:paraId="202D39AE" w14:textId="2B04DD50" w:rsidR="00C17488" w:rsidRDefault="00C17488" w:rsidP="000C6ED2">
      <w:r>
        <w:t>In addition to the query/answer paradigm, the component provides a publish/subscribe usage paradigm</w:t>
      </w:r>
    </w:p>
    <w:p w14:paraId="066269CF" w14:textId="1FEC8666" w:rsidR="00C17488" w:rsidRDefault="00C17488" w:rsidP="000C6ED2"/>
    <w:p w14:paraId="5D50D5D5" w14:textId="77777777" w:rsidR="00C17488" w:rsidRDefault="00C17488" w:rsidP="00C17488">
      <w:pPr>
        <w:keepNext/>
      </w:pPr>
      <w:r>
        <w:rPr>
          <w:noProof/>
          <w:lang w:val="fr-FR" w:eastAsia="fr-FR"/>
        </w:rPr>
        <w:drawing>
          <wp:inline distT="0" distB="0" distL="0" distR="0" wp14:anchorId="452CE5C4" wp14:editId="08953471">
            <wp:extent cx="6000750" cy="2587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ContextBrokerArchitecture.png"/>
                    <pic:cNvPicPr/>
                  </pic:nvPicPr>
                  <pic:blipFill>
                    <a:blip r:embed="rId112">
                      <a:extLst>
                        <a:ext uri="{28A0092B-C50C-407E-A947-70E740481C1C}">
                          <a14:useLocalDpi xmlns:a14="http://schemas.microsoft.com/office/drawing/2010/main" val="0"/>
                        </a:ext>
                      </a:extLst>
                    </a:blip>
                    <a:stretch>
                      <a:fillRect/>
                    </a:stretch>
                  </pic:blipFill>
                  <pic:spPr>
                    <a:xfrm>
                      <a:off x="0" y="0"/>
                      <a:ext cx="6000750" cy="2587625"/>
                    </a:xfrm>
                    <a:prstGeom prst="rect">
                      <a:avLst/>
                    </a:prstGeom>
                  </pic:spPr>
                </pic:pic>
              </a:graphicData>
            </a:graphic>
          </wp:inline>
        </w:drawing>
      </w:r>
    </w:p>
    <w:p w14:paraId="4FECA8BB" w14:textId="4A87ED2E" w:rsidR="00C17488" w:rsidRPr="000C6ED2" w:rsidRDefault="00C17488" w:rsidP="00C17488">
      <w:pPr>
        <w:pStyle w:val="Lgende"/>
      </w:pPr>
      <w:r>
        <w:t xml:space="preserve">Figure </w:t>
      </w:r>
      <w:r>
        <w:fldChar w:fldCharType="begin"/>
      </w:r>
      <w:r>
        <w:instrText xml:space="preserve"> SEQ Figure \* ARABIC </w:instrText>
      </w:r>
      <w:r>
        <w:fldChar w:fldCharType="separate"/>
      </w:r>
      <w:r w:rsidR="00DC1A66">
        <w:rPr>
          <w:noProof/>
        </w:rPr>
        <w:t>11</w:t>
      </w:r>
      <w:r>
        <w:fldChar w:fldCharType="end"/>
      </w:r>
      <w:r>
        <w:t>: Context Broker interactions</w:t>
      </w:r>
    </w:p>
    <w:p w14:paraId="024B7DF4" w14:textId="7F34521F" w:rsidR="00F6725F" w:rsidRDefault="00F6725F" w:rsidP="00F6725F">
      <w:pPr>
        <w:pStyle w:val="Titre3"/>
      </w:pPr>
      <w:bookmarkStart w:id="199" w:name="_Toc499648786"/>
      <w:bookmarkStart w:id="200" w:name="_Toc499655016"/>
      <w:r>
        <w:t>Technical Considerations</w:t>
      </w:r>
      <w:bookmarkEnd w:id="199"/>
      <w:bookmarkEnd w:id="200"/>
    </w:p>
    <w:p w14:paraId="153F6BCC" w14:textId="76A0C04F" w:rsidR="00CD6AFA" w:rsidRDefault="00CD6AFA" w:rsidP="00CD6AFA">
      <w:r>
        <w:t>The Orion context broker is developed in C++</w:t>
      </w:r>
    </w:p>
    <w:p w14:paraId="0EC063C7" w14:textId="67002701" w:rsidR="005573BA" w:rsidRPr="005573BA" w:rsidRDefault="00057A47" w:rsidP="005573BA">
      <w:r>
        <w:t>Incoming port: 1026/TCP</w:t>
      </w:r>
    </w:p>
    <w:p w14:paraId="252BA686" w14:textId="26FFB660" w:rsidR="00F6725F" w:rsidRDefault="00F6725F" w:rsidP="00F6725F">
      <w:pPr>
        <w:pStyle w:val="Titre3"/>
      </w:pPr>
      <w:bookmarkStart w:id="201" w:name="_Toc499648787"/>
      <w:bookmarkStart w:id="202" w:name="_Toc499655017"/>
      <w:r>
        <w:lastRenderedPageBreak/>
        <w:t>Selected Product(s)</w:t>
      </w:r>
      <w:bookmarkEnd w:id="201"/>
      <w:bookmarkEnd w:id="202"/>
    </w:p>
    <w:p w14:paraId="3B043999" w14:textId="3971B5B6" w:rsidR="00057A47" w:rsidRPr="00057A47" w:rsidRDefault="00057A47" w:rsidP="00057A47">
      <w:r>
        <w:t>Orion Context broker is</w:t>
      </w:r>
    </w:p>
    <w:p w14:paraId="16A034F5" w14:textId="77777777" w:rsidR="00177247" w:rsidRDefault="00177247" w:rsidP="00177247">
      <w:r>
        <w:t xml:space="preserve">There’s another implementation of an NGSI context broker originated from Orange: </w:t>
      </w:r>
    </w:p>
    <w:p w14:paraId="1B1C500E" w14:textId="77777777" w:rsidR="007600F0" w:rsidRPr="00A97AE8" w:rsidRDefault="007600F0" w:rsidP="00177247">
      <w:r>
        <w:t>But tailored for use at IOT gateway level, for example to manage a network of sensors relative to a specific activity among numerous smart city use cases</w:t>
      </w:r>
    </w:p>
    <w:p w14:paraId="2837F3A4" w14:textId="77777777" w:rsidR="00177247" w:rsidRPr="00177247" w:rsidRDefault="00177247" w:rsidP="00177247"/>
    <w:p w14:paraId="058AAA28" w14:textId="77777777" w:rsidR="00F6725F" w:rsidRDefault="00F6725F" w:rsidP="00F6725F">
      <w:pPr>
        <w:pStyle w:val="Titre3"/>
      </w:pPr>
      <w:bookmarkStart w:id="203" w:name="_Toc499648788"/>
      <w:bookmarkStart w:id="204" w:name="_Toc499655018"/>
      <w:r>
        <w:t>Selection Rationale</w:t>
      </w:r>
      <w:bookmarkEnd w:id="203"/>
      <w:bookmarkEnd w:id="204"/>
    </w:p>
    <w:p w14:paraId="33AE7043" w14:textId="3A9A0D9B" w:rsidR="00245191" w:rsidRPr="00245191" w:rsidRDefault="00245191" w:rsidP="00245191">
      <w:r>
        <w:t xml:space="preserve">Orion is the reference </w:t>
      </w:r>
      <w:r w:rsidR="00CD6AFA">
        <w:t>implementation</w:t>
      </w:r>
      <w:r>
        <w:t xml:space="preserve"> of NGSI Context Broker in </w:t>
      </w:r>
      <w:proofErr w:type="spellStart"/>
      <w:r>
        <w:t>Fiware</w:t>
      </w:r>
      <w:proofErr w:type="spellEnd"/>
    </w:p>
    <w:p w14:paraId="461588DD" w14:textId="77777777" w:rsidR="00F6725F" w:rsidRDefault="00F6725F" w:rsidP="00F6725F">
      <w:pPr>
        <w:pStyle w:val="Titre3"/>
      </w:pPr>
      <w:bookmarkStart w:id="205" w:name="_Toc499648789"/>
      <w:bookmarkStart w:id="206" w:name="_Toc499655019"/>
      <w:r>
        <w:t>Architecture Risks</w:t>
      </w:r>
      <w:bookmarkEnd w:id="205"/>
      <w:bookmarkEnd w:id="206"/>
    </w:p>
    <w:p w14:paraId="43306DE9" w14:textId="45EAAE42" w:rsidR="00177247" w:rsidRDefault="00177247" w:rsidP="00177247">
      <w:r>
        <w:t xml:space="preserve">This component is central to the platform, because it’s the dorsal of the </w:t>
      </w:r>
      <w:proofErr w:type="spellStart"/>
      <w:r w:rsidR="00057A47">
        <w:t>Fiware</w:t>
      </w:r>
      <w:proofErr w:type="spellEnd"/>
      <w:r w:rsidR="00057A47">
        <w:t xml:space="preserve"> </w:t>
      </w:r>
      <w:r>
        <w:t>architecture</w:t>
      </w:r>
    </w:p>
    <w:p w14:paraId="33F56580" w14:textId="42A0A426" w:rsidR="00177247" w:rsidRDefault="00177247" w:rsidP="00177247">
      <w:r>
        <w:t>It can become a bottleneck in case of high traffic</w:t>
      </w:r>
      <w:r w:rsidR="00254F0F">
        <w:t xml:space="preserve">, so a </w:t>
      </w:r>
      <w:proofErr w:type="gramStart"/>
      <w:r w:rsidR="00254F0F">
        <w:t>particular attention</w:t>
      </w:r>
      <w:proofErr w:type="gramEnd"/>
      <w:r w:rsidR="00254F0F">
        <w:t xml:space="preserve"> is needed on response time, through specific monitoring</w:t>
      </w:r>
      <w:r w:rsidR="0045468D">
        <w:t>.</w:t>
      </w:r>
    </w:p>
    <w:p w14:paraId="27C62B7C" w14:textId="6A86C016" w:rsidR="0045468D" w:rsidRDefault="0045468D" w:rsidP="00177247">
      <w:r>
        <w:t xml:space="preserve">The MongoDB database used by the context broker is a </w:t>
      </w:r>
      <w:r w:rsidR="00CD6AFA">
        <w:t xml:space="preserve">global MongoDB </w:t>
      </w:r>
      <w:r>
        <w:t>cluster, so that provide high availability and scalability.</w:t>
      </w:r>
    </w:p>
    <w:p w14:paraId="7C95982F" w14:textId="4094F906" w:rsidR="0045468D" w:rsidRPr="00177247" w:rsidRDefault="0045468D" w:rsidP="00177247">
      <w:r>
        <w:t xml:space="preserve">The application component, </w:t>
      </w:r>
      <w:r w:rsidR="00507D75">
        <w:t xml:space="preserve">Orion will be deployed </w:t>
      </w:r>
      <w:r w:rsidR="0001581B">
        <w:t>as a service through a Docker stack file, to run several Orion containers, and will then provide high-availability and scalability.</w:t>
      </w:r>
    </w:p>
    <w:p w14:paraId="6843C1E1" w14:textId="10F97E8C" w:rsidR="00F6725F" w:rsidRDefault="00F6725F" w:rsidP="00F6725F"/>
    <w:p w14:paraId="4E7881F9" w14:textId="4D596D2B" w:rsidR="0001581B" w:rsidRDefault="0001581B" w:rsidP="00F6725F">
      <w:r w:rsidRPr="0001581B">
        <w:t>you can also take advan</w:t>
      </w:r>
      <w:r>
        <w:t>t</w:t>
      </w:r>
      <w:r w:rsidRPr="0001581B">
        <w:t xml:space="preserve">age of Rush as notification </w:t>
      </w:r>
      <w:proofErr w:type="spellStart"/>
      <w:r w:rsidRPr="0001581B">
        <w:t>relayer</w:t>
      </w:r>
      <w:proofErr w:type="spellEnd"/>
      <w:r w:rsidRPr="0001581B">
        <w:t>. Thus, instead of managing the notifications itself (including waiting for the HTTP timeout while the notification receives responses), Orion passes the notification to Rush, which in turn deals with it</w:t>
      </w:r>
      <w:r>
        <w:t>, to reduce the load on Orion</w:t>
      </w:r>
      <w:r w:rsidRPr="0001581B">
        <w:t>.</w:t>
      </w:r>
    </w:p>
    <w:p w14:paraId="0D82ACA0" w14:textId="5855275C" w:rsidR="00CA52A3" w:rsidRDefault="008069E1" w:rsidP="00CA52A3">
      <w:hyperlink r:id="rId113" w:history="1">
        <w:r w:rsidR="00CA52A3" w:rsidRPr="0083266D">
          <w:rPr>
            <w:rStyle w:val="Lienhypertexte"/>
          </w:rPr>
          <w:t>Rush</w:t>
        </w:r>
      </w:hyperlink>
      <w:r w:rsidR="00CA52A3">
        <w:t xml:space="preserve"> as a notification </w:t>
      </w:r>
      <w:proofErr w:type="spellStart"/>
      <w:r w:rsidR="00CA52A3">
        <w:t>relayer</w:t>
      </w:r>
      <w:proofErr w:type="spellEnd"/>
      <w:r w:rsidR="00CA52A3">
        <w:t xml:space="preserve"> (</w:t>
      </w:r>
      <w:hyperlink r:id="rId114" w:history="1">
        <w:r w:rsidR="00CA52A3" w:rsidRPr="006F3DC5">
          <w:rPr>
            <w:rStyle w:val="Lienhypertexte"/>
          </w:rPr>
          <w:t>Rush on Telefonica github</w:t>
        </w:r>
      </w:hyperlink>
      <w:r w:rsidR="00CA52A3">
        <w:t xml:space="preserve">), a Docker file: </w:t>
      </w:r>
      <w:hyperlink r:id="rId115" w:history="1">
        <w:proofErr w:type="spellStart"/>
        <w:r w:rsidR="00CA52A3" w:rsidRPr="002C425E">
          <w:rPr>
            <w:rStyle w:val="Lienhypertexte"/>
          </w:rPr>
          <w:t>OrionRush</w:t>
        </w:r>
        <w:proofErr w:type="spellEnd"/>
        <w:r w:rsidR="00CA52A3" w:rsidRPr="002C425E">
          <w:rPr>
            <w:rStyle w:val="Lienhypertexte"/>
          </w:rPr>
          <w:t xml:space="preserve"> on github</w:t>
        </w:r>
      </w:hyperlink>
    </w:p>
    <w:p w14:paraId="6925410D" w14:textId="61933D4F" w:rsidR="00CA52A3" w:rsidRDefault="00CA52A3" w:rsidP="00CA52A3"/>
    <w:p w14:paraId="68A3E6CC" w14:textId="40663C7F" w:rsidR="00F26E8E" w:rsidRPr="00F2163C" w:rsidRDefault="00D125D7" w:rsidP="00CA52A3">
      <w:r>
        <w:t xml:space="preserve">To achieve best performance for the Orion context broker, we </w:t>
      </w:r>
      <w:proofErr w:type="gramStart"/>
      <w:r>
        <w:t>have to</w:t>
      </w:r>
      <w:proofErr w:type="gramEnd"/>
      <w:r>
        <w:t xml:space="preserve"> observe the tuning advices given in the </w:t>
      </w:r>
      <w:hyperlink r:id="rId116" w:history="1">
        <w:r w:rsidRPr="00D125D7">
          <w:rPr>
            <w:rStyle w:val="Lienhypertexte"/>
          </w:rPr>
          <w:t xml:space="preserve">documentation on </w:t>
        </w:r>
        <w:proofErr w:type="spellStart"/>
        <w:r w:rsidRPr="00D125D7">
          <w:rPr>
            <w:rStyle w:val="Lienhypertexte"/>
          </w:rPr>
          <w:t>Readthedocs</w:t>
        </w:r>
        <w:proofErr w:type="spellEnd"/>
      </w:hyperlink>
    </w:p>
    <w:p w14:paraId="7ABDE6C8" w14:textId="77777777" w:rsidR="002C425E" w:rsidRPr="00F6725F" w:rsidRDefault="002C425E" w:rsidP="00F6725F"/>
    <w:p w14:paraId="0A71C18A" w14:textId="77777777" w:rsidR="00A226BA" w:rsidRDefault="00A226BA" w:rsidP="00A226BA">
      <w:pPr>
        <w:pStyle w:val="Titre2"/>
      </w:pPr>
      <w:bookmarkStart w:id="207" w:name="_Toc499648790"/>
      <w:bookmarkStart w:id="208" w:name="_Toc499655020"/>
      <w:r>
        <w:t>MongoDB Component</w:t>
      </w:r>
      <w:bookmarkEnd w:id="207"/>
      <w:bookmarkEnd w:id="208"/>
    </w:p>
    <w:p w14:paraId="491A74B8" w14:textId="77777777" w:rsidR="00A226BA" w:rsidRDefault="00A226BA" w:rsidP="00A226BA"/>
    <w:p w14:paraId="16FC896B" w14:textId="77777777" w:rsidR="00A226BA" w:rsidRDefault="00A226BA" w:rsidP="00A226BA">
      <w:pPr>
        <w:pStyle w:val="Titre3"/>
      </w:pPr>
      <w:bookmarkStart w:id="209" w:name="_Toc499648791"/>
      <w:bookmarkStart w:id="210" w:name="_Toc499655021"/>
      <w:r>
        <w:t>Component Functions</w:t>
      </w:r>
      <w:bookmarkEnd w:id="209"/>
      <w:bookmarkEnd w:id="210"/>
    </w:p>
    <w:p w14:paraId="713087CA" w14:textId="77777777" w:rsidR="00254F0F" w:rsidRPr="00254F0F" w:rsidRDefault="00254F0F" w:rsidP="00254F0F">
      <w:r>
        <w:t>MongoDB is a NOSQL document database, natively scalable</w:t>
      </w:r>
      <w:r w:rsidR="00245191">
        <w:t xml:space="preserve"> by multiplying the nodes running the software and replicating the data upon the nodes</w:t>
      </w:r>
    </w:p>
    <w:p w14:paraId="6DD639E1" w14:textId="77777777" w:rsidR="00A226BA" w:rsidRDefault="00A226BA" w:rsidP="00A226BA">
      <w:pPr>
        <w:pStyle w:val="Titre3"/>
      </w:pPr>
      <w:bookmarkStart w:id="211" w:name="_Toc499648792"/>
      <w:bookmarkStart w:id="212" w:name="_Toc499655022"/>
      <w:r>
        <w:t>Technical Considerations</w:t>
      </w:r>
      <w:bookmarkEnd w:id="211"/>
      <w:bookmarkEnd w:id="212"/>
    </w:p>
    <w:p w14:paraId="4E776359" w14:textId="414D5D02" w:rsidR="00FF4F09" w:rsidRDefault="00752BB3" w:rsidP="00FF4F09">
      <w:r>
        <w:t>Each MongoDB container will use</w:t>
      </w:r>
      <w:r w:rsidRPr="00752BB3">
        <w:t xml:space="preserve"> a data directory on the host system (outside the container) and mount</w:t>
      </w:r>
      <w:r>
        <w:t xml:space="preserve">ed </w:t>
      </w:r>
      <w:r w:rsidRPr="00752BB3">
        <w:t>to a directory visible from inside the container.</w:t>
      </w:r>
    </w:p>
    <w:p w14:paraId="4FF5F350" w14:textId="1283235C" w:rsidR="00B45DD6" w:rsidRDefault="00B45DD6" w:rsidP="00FF4F09">
      <w:r>
        <w:t>It is recommended to use MongoDB version 3.2 and higher like 3.4 (the latest stable as of today)</w:t>
      </w:r>
      <w:r w:rsidR="00261FE0">
        <w:t>.</w:t>
      </w:r>
    </w:p>
    <w:p w14:paraId="489C5623" w14:textId="77777777" w:rsidR="0041707F" w:rsidRDefault="0041707F" w:rsidP="00FF4F09"/>
    <w:p w14:paraId="67EC4F31" w14:textId="18E7E51E" w:rsidR="00752BB3" w:rsidRDefault="00752BB3" w:rsidP="00FF4F09">
      <w:r>
        <w:t>The standard MongoDB incoming port is 27017</w:t>
      </w:r>
      <w:r w:rsidR="00555815">
        <w:t>/</w:t>
      </w:r>
      <w:r>
        <w:t>TCP</w:t>
      </w:r>
      <w:r w:rsidR="00B45DD6">
        <w:t>.</w:t>
      </w:r>
    </w:p>
    <w:p w14:paraId="2242C35B" w14:textId="7F3ACC0D" w:rsidR="00401CFC" w:rsidRDefault="00401CFC" w:rsidP="00FF4F09">
      <w:r>
        <w:t>RAM memory sizing</w:t>
      </w:r>
    </w:p>
    <w:p w14:paraId="0DB2FF45" w14:textId="5A8C7838" w:rsidR="00401CFC" w:rsidRPr="00FF4F09" w:rsidRDefault="00401CFC" w:rsidP="00FF4F09">
      <w:r>
        <w:t>Storage sizing</w:t>
      </w:r>
    </w:p>
    <w:p w14:paraId="552B3BDA" w14:textId="77777777" w:rsidR="00A226BA" w:rsidRDefault="00A226BA" w:rsidP="00A226BA">
      <w:pPr>
        <w:pStyle w:val="Titre3"/>
        <w:rPr>
          <w:i/>
        </w:rPr>
      </w:pPr>
      <w:bookmarkStart w:id="213" w:name="_Toc499648793"/>
      <w:bookmarkStart w:id="214" w:name="_Toc499655023"/>
      <w:r>
        <w:t>Selected Product(s)</w:t>
      </w:r>
      <w:bookmarkEnd w:id="213"/>
      <w:bookmarkEnd w:id="214"/>
    </w:p>
    <w:p w14:paraId="76A3F0F6" w14:textId="77777777" w:rsidR="00A226BA" w:rsidRDefault="00A226BA" w:rsidP="00A226BA">
      <w:pPr>
        <w:pStyle w:val="Titre3"/>
      </w:pPr>
      <w:bookmarkStart w:id="215" w:name="_Toc499648794"/>
      <w:bookmarkStart w:id="216" w:name="_Toc499655024"/>
      <w:r>
        <w:t>Selection Rationale</w:t>
      </w:r>
      <w:bookmarkEnd w:id="215"/>
      <w:bookmarkEnd w:id="216"/>
    </w:p>
    <w:p w14:paraId="0A5FF43F" w14:textId="77777777" w:rsidR="00430036" w:rsidRDefault="00430036" w:rsidP="00430036">
      <w:r>
        <w:t xml:space="preserve">Choice </w:t>
      </w:r>
      <w:r w:rsidR="00FF4F09">
        <w:t xml:space="preserve">as database engine </w:t>
      </w:r>
      <w:r>
        <w:t xml:space="preserve">for several components proposed in </w:t>
      </w:r>
      <w:proofErr w:type="spellStart"/>
      <w:r>
        <w:t>Fiware</w:t>
      </w:r>
      <w:proofErr w:type="spellEnd"/>
      <w:r w:rsidR="00FF4F09">
        <w:t>.</w:t>
      </w:r>
    </w:p>
    <w:p w14:paraId="1E29D780" w14:textId="77777777" w:rsidR="00FF4F09" w:rsidRPr="00430036" w:rsidRDefault="00FF4F09" w:rsidP="00430036">
      <w:r>
        <w:t>A very popular scalable open source document oriented NoSQL database</w:t>
      </w:r>
    </w:p>
    <w:p w14:paraId="463D0F55" w14:textId="77777777" w:rsidR="00A226BA" w:rsidRDefault="00A226BA" w:rsidP="00A226BA">
      <w:pPr>
        <w:pStyle w:val="Titre3"/>
      </w:pPr>
      <w:bookmarkStart w:id="217" w:name="_Toc499648795"/>
      <w:bookmarkStart w:id="218" w:name="_Toc499655025"/>
      <w:r>
        <w:t>Architecture Risks</w:t>
      </w:r>
      <w:bookmarkEnd w:id="217"/>
      <w:bookmarkEnd w:id="218"/>
    </w:p>
    <w:p w14:paraId="6FA17EB2" w14:textId="77777777" w:rsidR="00974BB1" w:rsidRDefault="00974BB1" w:rsidP="00245191"/>
    <w:p w14:paraId="49FB1026" w14:textId="06B9954E" w:rsidR="00261FE0" w:rsidRDefault="00261FE0" w:rsidP="00245191">
      <w:r>
        <w:t>MongoDB will be deployed as cluster in the global platform Swarm, to achieve high availability several replicas will be deployed</w:t>
      </w:r>
      <w:r w:rsidR="00725FF3">
        <w:t xml:space="preserve"> (each replica is a container), see MongoDB documentation</w:t>
      </w:r>
    </w:p>
    <w:p w14:paraId="6363C887" w14:textId="4BD5EF9F" w:rsidR="00430036" w:rsidRPr="00245191" w:rsidRDefault="00673C00" w:rsidP="00245191">
      <w:r>
        <w:t>Even built from origin to scale, and fault tolerant, MongoDB is not optimized for analytics, that uses cross data queries</w:t>
      </w:r>
      <w:r w:rsidR="00261FE0">
        <w:t xml:space="preserve">, by </w:t>
      </w:r>
      <w:r w:rsidR="00FF4F09">
        <w:t xml:space="preserve">using a solution based on PostgreSQL, like </w:t>
      </w:r>
      <w:hyperlink r:id="rId117" w:history="1">
        <w:r w:rsidR="00FF4F09" w:rsidRPr="00B45DD6">
          <w:rPr>
            <w:rStyle w:val="Lienhypertexte"/>
          </w:rPr>
          <w:t>Stampede</w:t>
        </w:r>
      </w:hyperlink>
      <w:r w:rsidR="00FF4F09">
        <w:t xml:space="preserve"> for Mongo slaves, </w:t>
      </w:r>
      <w:r w:rsidR="009E4E34">
        <w:t xml:space="preserve">that </w:t>
      </w:r>
      <w:r w:rsidR="007869EB">
        <w:t xml:space="preserve">could be </w:t>
      </w:r>
      <w:r w:rsidR="007869EB">
        <w:lastRenderedPageBreak/>
        <w:t>mapped to the glob</w:t>
      </w:r>
      <w:r w:rsidR="00FF4F09">
        <w:t>al PostgreSQL/</w:t>
      </w:r>
      <w:proofErr w:type="spellStart"/>
      <w:r w:rsidR="00FF4F09">
        <w:t>Citus</w:t>
      </w:r>
      <w:proofErr w:type="spellEnd"/>
      <w:r w:rsidR="00FF4F09">
        <w:t xml:space="preserve"> </w:t>
      </w:r>
      <w:r w:rsidR="009E4E34">
        <w:t>cluster</w:t>
      </w:r>
      <w:r w:rsidR="007869EB">
        <w:t xml:space="preserve"> (</w:t>
      </w:r>
      <w:proofErr w:type="spellStart"/>
      <w:r w:rsidR="00C44809">
        <w:fldChar w:fldCharType="begin"/>
      </w:r>
      <w:r w:rsidR="00C44809">
        <w:instrText xml:space="preserve"> HYPERLINK "https://citusdata.github.io/cstore_fdw/" </w:instrText>
      </w:r>
      <w:r w:rsidR="00C44809">
        <w:fldChar w:fldCharType="separate"/>
      </w:r>
      <w:r w:rsidR="007869EB" w:rsidRPr="007869EB">
        <w:rPr>
          <w:rStyle w:val="Lienhypertexte"/>
        </w:rPr>
        <w:t>cstore_fdw</w:t>
      </w:r>
      <w:proofErr w:type="spellEnd"/>
      <w:r w:rsidR="00C44809">
        <w:rPr>
          <w:rStyle w:val="Lienhypertexte"/>
        </w:rPr>
        <w:fldChar w:fldCharType="end"/>
      </w:r>
      <w:r w:rsidR="007869EB">
        <w:t>)</w:t>
      </w:r>
      <w:r w:rsidR="009E4E34">
        <w:t>, high performance can be achieved on dat</w:t>
      </w:r>
      <w:r w:rsidR="007869EB">
        <w:t>a reading and writing, while keeping</w:t>
      </w:r>
      <w:r w:rsidR="009E4E34">
        <w:t xml:space="preserve"> long term history</w:t>
      </w:r>
      <w:r w:rsidR="007869EB">
        <w:t xml:space="preserve">, </w:t>
      </w:r>
      <w:r w:rsidR="00B45DD6">
        <w:t>then</w:t>
      </w:r>
      <w:r w:rsidR="00E73E6A">
        <w:t xml:space="preserve"> </w:t>
      </w:r>
      <w:r w:rsidR="009E4E34">
        <w:t>this is a solution to consider.</w:t>
      </w:r>
    </w:p>
    <w:p w14:paraId="0610C281" w14:textId="77777777" w:rsidR="00A226BA" w:rsidRPr="00F6725F" w:rsidRDefault="00A226BA" w:rsidP="00A226BA"/>
    <w:p w14:paraId="4C029213" w14:textId="77777777" w:rsidR="005F14A1" w:rsidRDefault="005F14A1" w:rsidP="005F14A1">
      <w:pPr>
        <w:pStyle w:val="Titre2"/>
      </w:pPr>
      <w:bookmarkStart w:id="219" w:name="_Toc499648796"/>
      <w:bookmarkStart w:id="220" w:name="_Toc499655026"/>
      <w:proofErr w:type="spellStart"/>
      <w:r>
        <w:t>Citus</w:t>
      </w:r>
      <w:proofErr w:type="spellEnd"/>
      <w:r>
        <w:t>/PostgreSQL cluster Component</w:t>
      </w:r>
      <w:bookmarkEnd w:id="219"/>
      <w:bookmarkEnd w:id="220"/>
    </w:p>
    <w:p w14:paraId="19AABA1F" w14:textId="77777777" w:rsidR="005F14A1" w:rsidRDefault="005F14A1" w:rsidP="005F14A1"/>
    <w:p w14:paraId="45B2FB39" w14:textId="77777777" w:rsidR="005F14A1" w:rsidRDefault="005F14A1" w:rsidP="005F14A1">
      <w:pPr>
        <w:pStyle w:val="Titre3"/>
      </w:pPr>
      <w:bookmarkStart w:id="221" w:name="_Toc499648797"/>
      <w:bookmarkStart w:id="222" w:name="_Toc499655027"/>
      <w:r>
        <w:t>Component Functions</w:t>
      </w:r>
      <w:bookmarkEnd w:id="221"/>
      <w:bookmarkEnd w:id="222"/>
    </w:p>
    <w:p w14:paraId="7E5C89E0" w14:textId="77777777" w:rsidR="009E4E34" w:rsidRPr="009E4E34" w:rsidRDefault="009E4E34" w:rsidP="009E4E34">
      <w:proofErr w:type="spellStart"/>
      <w:r>
        <w:t>Citus</w:t>
      </w:r>
      <w:proofErr w:type="spellEnd"/>
      <w:r>
        <w:t xml:space="preserve"> provide a way to make a cluster of PostgreSQL database servers, it will serve</w:t>
      </w:r>
      <w:r w:rsidR="00723111">
        <w:t xml:space="preserve"> database(s) to any component of the platform that need it.</w:t>
      </w:r>
    </w:p>
    <w:p w14:paraId="3F226437" w14:textId="77777777" w:rsidR="005F14A1" w:rsidRDefault="005F14A1" w:rsidP="005F14A1">
      <w:pPr>
        <w:pStyle w:val="Titre3"/>
      </w:pPr>
      <w:bookmarkStart w:id="223" w:name="_Toc499648798"/>
      <w:bookmarkStart w:id="224" w:name="_Toc499655028"/>
      <w:r>
        <w:t>Technical Considerations</w:t>
      </w:r>
      <w:bookmarkEnd w:id="223"/>
      <w:bookmarkEnd w:id="224"/>
    </w:p>
    <w:p w14:paraId="3257F6E3" w14:textId="77777777" w:rsidR="005F14A1" w:rsidRDefault="005F14A1" w:rsidP="005F14A1">
      <w:pPr>
        <w:pStyle w:val="Titre3"/>
        <w:rPr>
          <w:i/>
        </w:rPr>
      </w:pPr>
      <w:bookmarkStart w:id="225" w:name="_Toc499648799"/>
      <w:bookmarkStart w:id="226" w:name="_Toc499655029"/>
      <w:r>
        <w:t>Selected Product(s)</w:t>
      </w:r>
      <w:bookmarkEnd w:id="225"/>
      <w:bookmarkEnd w:id="226"/>
    </w:p>
    <w:p w14:paraId="73A73482" w14:textId="77777777" w:rsidR="005F14A1" w:rsidRDefault="005F14A1" w:rsidP="005F14A1">
      <w:pPr>
        <w:pStyle w:val="Titre3"/>
      </w:pPr>
      <w:bookmarkStart w:id="227" w:name="_Toc499648800"/>
      <w:bookmarkStart w:id="228" w:name="_Toc499655030"/>
      <w:r>
        <w:t>Selection Rationale</w:t>
      </w:r>
      <w:bookmarkEnd w:id="227"/>
      <w:bookmarkEnd w:id="228"/>
    </w:p>
    <w:p w14:paraId="3D69C5A6" w14:textId="0867990B" w:rsidR="007869EB" w:rsidRDefault="007869EB" w:rsidP="007869EB">
      <w:r>
        <w:t>P</w:t>
      </w:r>
      <w:r w:rsidR="00351AA8">
        <w:t xml:space="preserve">ostgreSQL is </w:t>
      </w:r>
      <w:r>
        <w:t>the open source database that is the closest to Oracle in term of performance in traditional transaction based SQL applications, this at no cost.</w:t>
      </w:r>
    </w:p>
    <w:p w14:paraId="1DD05809" w14:textId="77777777" w:rsidR="007869EB" w:rsidRDefault="007869EB" w:rsidP="007869EB">
      <w:r>
        <w:t xml:space="preserve">But </w:t>
      </w:r>
      <w:proofErr w:type="spellStart"/>
      <w:r>
        <w:t>PostreSQL</w:t>
      </w:r>
      <w:proofErr w:type="spellEnd"/>
      <w:r>
        <w:t xml:space="preserve"> have also introduced NoSQL capabilities, that allows them to challenge tenors like MongoDB in the domain.</w:t>
      </w:r>
    </w:p>
    <w:p w14:paraId="5CCE05DE" w14:textId="6E82EDA1" w:rsidR="007869EB" w:rsidRDefault="007869EB" w:rsidP="007869EB">
      <w:r>
        <w:t xml:space="preserve">It is easy to add spatial capabilities to </w:t>
      </w:r>
      <w:proofErr w:type="spellStart"/>
      <w:r>
        <w:t>Postgresql</w:t>
      </w:r>
      <w:proofErr w:type="spellEnd"/>
      <w:r>
        <w:t xml:space="preserve">, with </w:t>
      </w:r>
      <w:proofErr w:type="spellStart"/>
      <w:r>
        <w:t>PostGIS</w:t>
      </w:r>
      <w:proofErr w:type="spellEnd"/>
      <w:r>
        <w:t>, well known and very popular in the world of GIS.</w:t>
      </w:r>
    </w:p>
    <w:p w14:paraId="2FE31F8B" w14:textId="326FB5F9" w:rsidR="00351AA8" w:rsidRPr="009E4E34" w:rsidRDefault="00351AA8" w:rsidP="007869EB">
      <w:r>
        <w:t>Clustering solutions exist for PostgreSQL</w:t>
      </w:r>
    </w:p>
    <w:p w14:paraId="533F77A3" w14:textId="77777777" w:rsidR="009E4E34" w:rsidRPr="009E4E34" w:rsidRDefault="009E4E34" w:rsidP="009E4E34"/>
    <w:p w14:paraId="44DD83DA" w14:textId="673A6961" w:rsidR="005F14A1" w:rsidRDefault="005F14A1" w:rsidP="005F14A1">
      <w:pPr>
        <w:pStyle w:val="Titre3"/>
      </w:pPr>
      <w:bookmarkStart w:id="229" w:name="_Toc499648801"/>
      <w:bookmarkStart w:id="230" w:name="_Toc499655031"/>
      <w:r>
        <w:t>Architecture Risks</w:t>
      </w:r>
      <w:bookmarkEnd w:id="229"/>
      <w:bookmarkEnd w:id="230"/>
    </w:p>
    <w:p w14:paraId="46E99BEF" w14:textId="1C9E4EF1" w:rsidR="00A239C1" w:rsidRDefault="00A239C1" w:rsidP="00A239C1">
      <w:r>
        <w:t>As the cluster which provides PostgreSQL services for all the platform, it’s a critical component.</w:t>
      </w:r>
    </w:p>
    <w:p w14:paraId="0047278E" w14:textId="46493961" w:rsidR="00A239C1" w:rsidRDefault="00A239C1" w:rsidP="00A239C1">
      <w:r>
        <w:t>To achieve best reliability and availability, the cluster should be deployed over the 3 MNCA data centers.</w:t>
      </w:r>
    </w:p>
    <w:p w14:paraId="1F3A21CE" w14:textId="3E5EDE46" w:rsidR="00A239C1" w:rsidRPr="00A239C1" w:rsidRDefault="00A239C1" w:rsidP="00A239C1">
      <w:r>
        <w:t xml:space="preserve">While not used most of the time, the nodes of the third data center should remain workers in the </w:t>
      </w:r>
    </w:p>
    <w:p w14:paraId="011821A8" w14:textId="77777777" w:rsidR="005F14A1" w:rsidRPr="00F6725F" w:rsidRDefault="005F14A1" w:rsidP="005F14A1"/>
    <w:p w14:paraId="15CFED3F" w14:textId="77777777" w:rsidR="005F14A1" w:rsidRDefault="005F14A1" w:rsidP="005F14A1">
      <w:pPr>
        <w:pStyle w:val="Titre2"/>
      </w:pPr>
      <w:bookmarkStart w:id="231" w:name="_Toc499648802"/>
      <w:bookmarkStart w:id="232" w:name="_Toc499655032"/>
      <w:proofErr w:type="spellStart"/>
      <w:r>
        <w:t>Galera</w:t>
      </w:r>
      <w:proofErr w:type="spellEnd"/>
      <w:r>
        <w:t>/MySQL cluster Component</w:t>
      </w:r>
      <w:bookmarkEnd w:id="231"/>
      <w:bookmarkEnd w:id="232"/>
    </w:p>
    <w:p w14:paraId="64CD3ABD" w14:textId="77777777" w:rsidR="005F14A1" w:rsidRDefault="005F14A1" w:rsidP="005F14A1"/>
    <w:p w14:paraId="30535A7C" w14:textId="77777777" w:rsidR="005F14A1" w:rsidRDefault="005F14A1" w:rsidP="005F14A1">
      <w:pPr>
        <w:pStyle w:val="Titre3"/>
        <w:rPr>
          <w:i/>
        </w:rPr>
      </w:pPr>
      <w:bookmarkStart w:id="233" w:name="_Toc499648803"/>
      <w:bookmarkStart w:id="234" w:name="_Toc499655033"/>
      <w:r>
        <w:t>Component Functions</w:t>
      </w:r>
      <w:bookmarkEnd w:id="233"/>
      <w:bookmarkEnd w:id="234"/>
    </w:p>
    <w:p w14:paraId="08C325E9" w14:textId="77777777" w:rsidR="005F14A1" w:rsidRDefault="005F14A1" w:rsidP="005F14A1">
      <w:pPr>
        <w:pStyle w:val="Titre3"/>
        <w:rPr>
          <w:i/>
        </w:rPr>
      </w:pPr>
      <w:bookmarkStart w:id="235" w:name="_Toc499648804"/>
      <w:bookmarkStart w:id="236" w:name="_Toc499655034"/>
      <w:r>
        <w:t>Technical Considerations</w:t>
      </w:r>
      <w:bookmarkEnd w:id="235"/>
      <w:bookmarkEnd w:id="236"/>
    </w:p>
    <w:p w14:paraId="41920D79" w14:textId="77777777" w:rsidR="005F14A1" w:rsidRDefault="005F14A1" w:rsidP="005F14A1">
      <w:pPr>
        <w:pStyle w:val="Titre3"/>
        <w:rPr>
          <w:i/>
        </w:rPr>
      </w:pPr>
      <w:bookmarkStart w:id="237" w:name="_Toc499648805"/>
      <w:bookmarkStart w:id="238" w:name="_Toc499655035"/>
      <w:r>
        <w:t>Selected Product(s)</w:t>
      </w:r>
      <w:bookmarkEnd w:id="237"/>
      <w:bookmarkEnd w:id="238"/>
    </w:p>
    <w:p w14:paraId="1B1BACC8" w14:textId="77777777" w:rsidR="005F14A1" w:rsidRDefault="005F14A1" w:rsidP="005F14A1">
      <w:pPr>
        <w:pStyle w:val="Titre3"/>
        <w:rPr>
          <w:i/>
        </w:rPr>
      </w:pPr>
      <w:bookmarkStart w:id="239" w:name="_Toc499648806"/>
      <w:bookmarkStart w:id="240" w:name="_Toc499655036"/>
      <w:r>
        <w:t>Selection Rationale</w:t>
      </w:r>
      <w:bookmarkEnd w:id="239"/>
      <w:bookmarkEnd w:id="240"/>
    </w:p>
    <w:p w14:paraId="0FC0359F" w14:textId="77777777" w:rsidR="005F14A1" w:rsidRDefault="005F14A1" w:rsidP="005F14A1">
      <w:pPr>
        <w:pStyle w:val="Titre3"/>
        <w:rPr>
          <w:i/>
        </w:rPr>
      </w:pPr>
      <w:bookmarkStart w:id="241" w:name="_Toc499648807"/>
      <w:bookmarkStart w:id="242" w:name="_Toc499655037"/>
      <w:r>
        <w:t>Architecture Risks</w:t>
      </w:r>
      <w:bookmarkEnd w:id="241"/>
      <w:bookmarkEnd w:id="242"/>
    </w:p>
    <w:p w14:paraId="5BD5DABE" w14:textId="77777777" w:rsidR="005F14A1" w:rsidRPr="00F6725F" w:rsidRDefault="005F14A1" w:rsidP="005F14A1"/>
    <w:p w14:paraId="0AF9CC84" w14:textId="69FB8D41" w:rsidR="006B692B" w:rsidRPr="006B692B" w:rsidRDefault="00A226BA" w:rsidP="006B692B">
      <w:pPr>
        <w:pStyle w:val="Titre2"/>
      </w:pPr>
      <w:bookmarkStart w:id="243" w:name="_Toc499648808"/>
      <w:bookmarkStart w:id="244" w:name="_Toc499655038"/>
      <w:r>
        <w:t>Cosmos Big Data Component</w:t>
      </w:r>
      <w:r w:rsidR="006B692B">
        <w:t xml:space="preserve"> with Cygnus &amp; Comet</w:t>
      </w:r>
      <w:bookmarkEnd w:id="243"/>
      <w:bookmarkEnd w:id="244"/>
    </w:p>
    <w:p w14:paraId="41F6F8C3" w14:textId="77777777" w:rsidR="00A226BA" w:rsidRDefault="00A226BA" w:rsidP="00A226BA"/>
    <w:p w14:paraId="3AB22EE0" w14:textId="77777777" w:rsidR="00A226BA" w:rsidRDefault="00A226BA" w:rsidP="00A226BA">
      <w:pPr>
        <w:pStyle w:val="Titre3"/>
      </w:pPr>
      <w:bookmarkStart w:id="245" w:name="_Toc499648809"/>
      <w:bookmarkStart w:id="246" w:name="_Toc499655039"/>
      <w:r>
        <w:t>Component Functions</w:t>
      </w:r>
      <w:bookmarkEnd w:id="245"/>
      <w:bookmarkEnd w:id="246"/>
    </w:p>
    <w:p w14:paraId="14EE35FD" w14:textId="77777777" w:rsidR="006B692B" w:rsidRPr="006B692B" w:rsidRDefault="006B692B" w:rsidP="006B692B">
      <w:pPr>
        <w:rPr>
          <w:rFonts w:ascii="Times New Roman" w:hAnsi="Times New Roman"/>
          <w:lang w:eastAsia="fr-FR"/>
        </w:rPr>
      </w:pPr>
      <w:r w:rsidRPr="006B692B">
        <w:rPr>
          <w:shd w:val="clear" w:color="auto" w:fill="FCFCFC"/>
          <w:lang w:eastAsia="fr-FR"/>
        </w:rPr>
        <w:t>Cygnus is a connector in charge of persisting certain sources of data in certain configured third-party storages, creating a historical view of such data.</w:t>
      </w:r>
    </w:p>
    <w:p w14:paraId="7266F65D" w14:textId="77777777" w:rsidR="006B692B" w:rsidRPr="006B692B" w:rsidRDefault="006B692B" w:rsidP="006B692B"/>
    <w:p w14:paraId="6355773D" w14:textId="5F66B0D8" w:rsidR="008B4CD6" w:rsidRDefault="008B4CD6" w:rsidP="003E7ADF">
      <w:pPr>
        <w:rPr>
          <w:shd w:val="clear" w:color="auto" w:fill="FCFCFC"/>
        </w:rPr>
      </w:pPr>
      <w:r>
        <w:rPr>
          <w:shd w:val="clear" w:color="auto" w:fill="FCFCFC"/>
        </w:rPr>
        <w:t>The Short Time Historic (STH, aka. Comet) is a component of the </w:t>
      </w:r>
      <w:r>
        <w:t xml:space="preserve">FIWARE </w:t>
      </w:r>
      <w:r>
        <w:rPr>
          <w:shd w:val="clear" w:color="auto" w:fill="FCFCFC"/>
        </w:rPr>
        <w:t>ecosystem in charge of managing (storing and retrieving) historical raw and aggregated time series information about the evolution in time of context data.</w:t>
      </w:r>
    </w:p>
    <w:p w14:paraId="2111CD0A" w14:textId="423D9479" w:rsidR="00DE6DCD" w:rsidRDefault="00DE6DCD" w:rsidP="003E7ADF">
      <w:pPr>
        <w:rPr>
          <w:shd w:val="clear" w:color="auto" w:fill="FCFCFC"/>
        </w:rPr>
      </w:pPr>
    </w:p>
    <w:p w14:paraId="76003D96" w14:textId="77777777" w:rsidR="00DE6DCD" w:rsidRDefault="00DE6DCD" w:rsidP="00DE6DCD">
      <w:pPr>
        <w:keepNext/>
      </w:pPr>
      <w:r>
        <w:rPr>
          <w:noProof/>
          <w:shd w:val="clear" w:color="auto" w:fill="FCFCFC"/>
          <w:lang w:val="fr-FR" w:eastAsia="fr-FR"/>
        </w:rPr>
        <w:lastRenderedPageBreak/>
        <w:drawing>
          <wp:inline distT="0" distB="0" distL="0" distR="0" wp14:anchorId="592DAD6E" wp14:editId="6168EBAB">
            <wp:extent cx="6000750" cy="535368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18">
                      <a:extLst>
                        <a:ext uri="{28A0092B-C50C-407E-A947-70E740481C1C}">
                          <a14:useLocalDpi xmlns:a14="http://schemas.microsoft.com/office/drawing/2010/main" val="0"/>
                        </a:ext>
                      </a:extLst>
                    </a:blip>
                    <a:stretch>
                      <a:fillRect/>
                    </a:stretch>
                  </pic:blipFill>
                  <pic:spPr>
                    <a:xfrm>
                      <a:off x="0" y="0"/>
                      <a:ext cx="6000750" cy="5353685"/>
                    </a:xfrm>
                    <a:prstGeom prst="rect">
                      <a:avLst/>
                    </a:prstGeom>
                  </pic:spPr>
                </pic:pic>
              </a:graphicData>
            </a:graphic>
          </wp:inline>
        </w:drawing>
      </w:r>
    </w:p>
    <w:p w14:paraId="02478FB1" w14:textId="29DD74D2" w:rsidR="00DE6DCD" w:rsidRDefault="00DE6DCD" w:rsidP="00DE6DCD">
      <w:pPr>
        <w:pStyle w:val="Lgende"/>
      </w:pPr>
      <w:r>
        <w:t xml:space="preserve">Figure </w:t>
      </w:r>
      <w:r>
        <w:fldChar w:fldCharType="begin"/>
      </w:r>
      <w:r>
        <w:instrText xml:space="preserve"> SEQ Figure \* ARABIC </w:instrText>
      </w:r>
      <w:r>
        <w:fldChar w:fldCharType="separate"/>
      </w:r>
      <w:r>
        <w:rPr>
          <w:noProof/>
        </w:rPr>
        <w:t>12</w:t>
      </w:r>
      <w:r>
        <w:fldChar w:fldCharType="end"/>
      </w:r>
      <w:r>
        <w:t xml:space="preserve"> : Cygnus &amp; Comet interactions</w:t>
      </w:r>
    </w:p>
    <w:p w14:paraId="3BCCFE1E" w14:textId="5FE88341" w:rsidR="00DE6DCD" w:rsidRDefault="00DE6DCD" w:rsidP="003E7ADF">
      <w:pPr>
        <w:rPr>
          <w:shd w:val="clear" w:color="auto" w:fill="FCFCFC"/>
        </w:rPr>
      </w:pPr>
    </w:p>
    <w:p w14:paraId="778EBD2D" w14:textId="5B005A9A" w:rsidR="003B29DE" w:rsidRDefault="003B29DE" w:rsidP="00756CCA">
      <w:pPr>
        <w:rPr>
          <w:rFonts w:eastAsiaTheme="minorHAnsi"/>
          <w:shd w:val="clear" w:color="auto" w:fill="FCFCFC"/>
        </w:rPr>
      </w:pPr>
    </w:p>
    <w:p w14:paraId="60BD1FA4" w14:textId="77777777" w:rsidR="00A226BA" w:rsidRDefault="00A226BA" w:rsidP="00A226BA">
      <w:pPr>
        <w:pStyle w:val="Titre3"/>
      </w:pPr>
      <w:bookmarkStart w:id="247" w:name="_Toc499648810"/>
      <w:bookmarkStart w:id="248" w:name="_Toc499655040"/>
      <w:r>
        <w:t>Technical Considerations</w:t>
      </w:r>
      <w:bookmarkEnd w:id="247"/>
      <w:bookmarkEnd w:id="248"/>
    </w:p>
    <w:p w14:paraId="7D42B4DD" w14:textId="231912E4" w:rsidR="00767823" w:rsidRDefault="00767823" w:rsidP="00B600D4">
      <w:r>
        <w:t>Cygnus can be replicated to increase performance. It saves data from Orion with subscription and send data to a database like MongoDB or PostgreSQL.</w:t>
      </w:r>
    </w:p>
    <w:p w14:paraId="0D4820A5" w14:textId="77777777" w:rsidR="00767823" w:rsidRDefault="00767823" w:rsidP="00B600D4"/>
    <w:p w14:paraId="1A9ACEE2" w14:textId="519B733C" w:rsidR="000E6050" w:rsidRDefault="00767823" w:rsidP="00B600D4">
      <w:r>
        <w:t xml:space="preserve">Standard Cygnus </w:t>
      </w:r>
      <w:r w:rsidR="00746B7F">
        <w:t>port:</w:t>
      </w:r>
      <w:r>
        <w:t xml:space="preserve"> 5050</w:t>
      </w:r>
      <w:r w:rsidR="00EB67AE">
        <w:t>/</w:t>
      </w:r>
      <w:r>
        <w:t>TCP</w:t>
      </w:r>
    </w:p>
    <w:p w14:paraId="3A81EEFC" w14:textId="77777777" w:rsidR="00746B7F" w:rsidRDefault="00746B7F" w:rsidP="00B600D4"/>
    <w:p w14:paraId="33AE3670" w14:textId="2170C77D" w:rsidR="00746B7F" w:rsidRDefault="00746B7F" w:rsidP="00B600D4">
      <w:r>
        <w:t xml:space="preserve">Comet is an API to </w:t>
      </w:r>
      <w:r w:rsidR="00AF43F0">
        <w:t>retrieve</w:t>
      </w:r>
      <w:r>
        <w:t xml:space="preserve"> data from </w:t>
      </w:r>
      <w:r w:rsidR="00AF43F0">
        <w:t>M</w:t>
      </w:r>
      <w:r>
        <w:t xml:space="preserve">ongoDB were data are storage for STH (Short Time History </w:t>
      </w:r>
      <w:r>
        <w:rPr>
          <w:rFonts w:ascii="Heiti SC" w:eastAsia="Heiti SC" w:hAnsi="Heiti SC" w:cs="Heiti SC"/>
        </w:rPr>
        <w:t xml:space="preserve">~ </w:t>
      </w:r>
      <w:r w:rsidRPr="00746B7F">
        <w:rPr>
          <w:rFonts w:eastAsia="Heiti SC"/>
        </w:rPr>
        <w:t>1 year</w:t>
      </w:r>
      <w:r>
        <w:t>)</w:t>
      </w:r>
    </w:p>
    <w:p w14:paraId="6D8ABDF7" w14:textId="77777777" w:rsidR="00746B7F" w:rsidRDefault="00746B7F" w:rsidP="00B600D4"/>
    <w:p w14:paraId="57EF2721" w14:textId="1D6DAAC0" w:rsidR="00746B7F" w:rsidRPr="00B600D4" w:rsidRDefault="00AF43F0" w:rsidP="00B600D4">
      <w:r>
        <w:t>Standard</w:t>
      </w:r>
      <w:r w:rsidR="00746B7F">
        <w:t xml:space="preserve"> Comet API port: </w:t>
      </w:r>
      <w:r w:rsidR="00746B7F" w:rsidRPr="00746B7F">
        <w:t>8666</w:t>
      </w:r>
    </w:p>
    <w:p w14:paraId="5273AF5E" w14:textId="77777777" w:rsidR="00A226BA" w:rsidRDefault="00A226BA" w:rsidP="00A226BA">
      <w:pPr>
        <w:pStyle w:val="Titre3"/>
      </w:pPr>
      <w:bookmarkStart w:id="249" w:name="_Toc499648811"/>
      <w:bookmarkStart w:id="250" w:name="_Toc499655041"/>
      <w:r>
        <w:t>Selected Product(s)</w:t>
      </w:r>
      <w:bookmarkEnd w:id="249"/>
      <w:bookmarkEnd w:id="250"/>
    </w:p>
    <w:p w14:paraId="1E52DA97" w14:textId="764B1730" w:rsidR="00303560" w:rsidRPr="00245191" w:rsidRDefault="00303560" w:rsidP="00303560">
      <w:bookmarkStart w:id="251" w:name="_Toc499648812"/>
      <w:r>
        <w:t xml:space="preserve">Cygnus and Comet </w:t>
      </w:r>
      <w:proofErr w:type="gramStart"/>
      <w:r>
        <w:t>is</w:t>
      </w:r>
      <w:proofErr w:type="gramEnd"/>
      <w:r>
        <w:t xml:space="preserve"> the reference implementation</w:t>
      </w:r>
      <w:r w:rsidR="00504F07">
        <w:t xml:space="preserve"> of Big Data </w:t>
      </w:r>
      <w:r w:rsidR="00FC09A0">
        <w:t>Component</w:t>
      </w:r>
      <w:r w:rsidR="00504F07">
        <w:t xml:space="preserve"> </w:t>
      </w:r>
      <w:r>
        <w:t xml:space="preserve">in </w:t>
      </w:r>
      <w:proofErr w:type="spellStart"/>
      <w:r>
        <w:t>Fiware</w:t>
      </w:r>
      <w:proofErr w:type="spellEnd"/>
    </w:p>
    <w:p w14:paraId="67AEA5BB" w14:textId="77777777" w:rsidR="00303560" w:rsidRPr="00303560" w:rsidRDefault="00303560" w:rsidP="00303560"/>
    <w:p w14:paraId="3B1B8C5B" w14:textId="77777777" w:rsidR="00A226BA" w:rsidRDefault="00A226BA" w:rsidP="00A226BA">
      <w:pPr>
        <w:pStyle w:val="Titre3"/>
        <w:rPr>
          <w:i/>
        </w:rPr>
      </w:pPr>
      <w:bookmarkStart w:id="252" w:name="_Toc499655042"/>
      <w:r>
        <w:lastRenderedPageBreak/>
        <w:t>Selection Rationale</w:t>
      </w:r>
      <w:bookmarkEnd w:id="251"/>
      <w:bookmarkEnd w:id="252"/>
    </w:p>
    <w:p w14:paraId="2AE4456B" w14:textId="77777777" w:rsidR="00A226BA" w:rsidRDefault="00A226BA" w:rsidP="00A226BA">
      <w:pPr>
        <w:pStyle w:val="Titre3"/>
      </w:pPr>
      <w:bookmarkStart w:id="253" w:name="_Toc499648813"/>
      <w:bookmarkStart w:id="254" w:name="_Toc499655043"/>
      <w:r>
        <w:t>Architecture Risks</w:t>
      </w:r>
      <w:bookmarkEnd w:id="253"/>
      <w:bookmarkEnd w:id="254"/>
    </w:p>
    <w:p w14:paraId="1247E2DB" w14:textId="77777777" w:rsidR="00A226BA" w:rsidRPr="00A226BA" w:rsidRDefault="00A226BA" w:rsidP="00A226BA"/>
    <w:p w14:paraId="6AD69BE3" w14:textId="77777777" w:rsidR="00A226BA" w:rsidRDefault="00A226BA" w:rsidP="00A226BA">
      <w:pPr>
        <w:pStyle w:val="Titre2"/>
      </w:pPr>
      <w:bookmarkStart w:id="255" w:name="_Toc499648814"/>
      <w:bookmarkStart w:id="256" w:name="_Toc499655044"/>
      <w:proofErr w:type="spellStart"/>
      <w:r>
        <w:t>Knowage</w:t>
      </w:r>
      <w:proofErr w:type="spellEnd"/>
      <w:r>
        <w:t xml:space="preserve"> Analytics Component</w:t>
      </w:r>
      <w:bookmarkEnd w:id="255"/>
      <w:bookmarkEnd w:id="256"/>
    </w:p>
    <w:p w14:paraId="4627335F" w14:textId="77777777" w:rsidR="00A226BA" w:rsidRDefault="00A226BA" w:rsidP="00A226BA"/>
    <w:p w14:paraId="68EAB088" w14:textId="77777777" w:rsidR="00A226BA" w:rsidRDefault="00A226BA" w:rsidP="00A226BA">
      <w:pPr>
        <w:pStyle w:val="Titre3"/>
        <w:rPr>
          <w:i/>
        </w:rPr>
      </w:pPr>
      <w:bookmarkStart w:id="257" w:name="_Toc499648815"/>
      <w:bookmarkStart w:id="258" w:name="_Toc499655045"/>
      <w:r>
        <w:t>Component Functions</w:t>
      </w:r>
      <w:bookmarkEnd w:id="257"/>
      <w:bookmarkEnd w:id="258"/>
    </w:p>
    <w:p w14:paraId="0E833643" w14:textId="77777777" w:rsidR="00A226BA" w:rsidRDefault="00A226BA" w:rsidP="00A226BA">
      <w:pPr>
        <w:pStyle w:val="Titre3"/>
        <w:rPr>
          <w:i/>
        </w:rPr>
      </w:pPr>
      <w:bookmarkStart w:id="259" w:name="_Toc499648816"/>
      <w:bookmarkStart w:id="260" w:name="_Toc499655046"/>
      <w:r>
        <w:t>Technical Considerations</w:t>
      </w:r>
      <w:bookmarkEnd w:id="259"/>
      <w:bookmarkEnd w:id="260"/>
    </w:p>
    <w:p w14:paraId="5AC56E8C" w14:textId="77777777" w:rsidR="00A226BA" w:rsidRDefault="00A226BA" w:rsidP="00A226BA">
      <w:pPr>
        <w:pStyle w:val="Titre3"/>
        <w:rPr>
          <w:i/>
        </w:rPr>
      </w:pPr>
      <w:bookmarkStart w:id="261" w:name="_Toc499648817"/>
      <w:bookmarkStart w:id="262" w:name="_Toc499655047"/>
      <w:r>
        <w:t>Selected Product(s)</w:t>
      </w:r>
      <w:bookmarkEnd w:id="261"/>
      <w:bookmarkEnd w:id="262"/>
    </w:p>
    <w:p w14:paraId="632ED244" w14:textId="77777777" w:rsidR="00A226BA" w:rsidRDefault="00A226BA" w:rsidP="00A226BA">
      <w:pPr>
        <w:pStyle w:val="Titre3"/>
      </w:pPr>
      <w:bookmarkStart w:id="263" w:name="_Toc499648818"/>
      <w:bookmarkStart w:id="264" w:name="_Toc499655048"/>
      <w:r>
        <w:t>Selection Rationale</w:t>
      </w:r>
      <w:bookmarkEnd w:id="263"/>
      <w:bookmarkEnd w:id="264"/>
    </w:p>
    <w:p w14:paraId="164559A4" w14:textId="4E1B233B" w:rsidR="00C359D6" w:rsidRPr="00C359D6" w:rsidRDefault="00C359D6" w:rsidP="00C359D6">
      <w:proofErr w:type="spellStart"/>
      <w:r w:rsidRPr="00C359D6">
        <w:t>Kno</w:t>
      </w:r>
      <w:r w:rsidR="00221D3F">
        <w:t>w</w:t>
      </w:r>
      <w:r w:rsidRPr="00C359D6">
        <w:t>age</w:t>
      </w:r>
      <w:proofErr w:type="spellEnd"/>
      <w:r w:rsidRPr="00C359D6">
        <w:t xml:space="preserve"> takes part in the FIWARE community, being the reference implementation of the Data Visualization GE.</w:t>
      </w:r>
    </w:p>
    <w:p w14:paraId="7D8CA15F" w14:textId="77777777" w:rsidR="00A226BA" w:rsidRDefault="00A226BA" w:rsidP="00A226BA">
      <w:pPr>
        <w:pStyle w:val="Titre3"/>
        <w:rPr>
          <w:i/>
        </w:rPr>
      </w:pPr>
      <w:bookmarkStart w:id="265" w:name="_Toc499648819"/>
      <w:bookmarkStart w:id="266" w:name="_Toc499655049"/>
      <w:r>
        <w:t>Architecture Risks</w:t>
      </w:r>
      <w:bookmarkEnd w:id="265"/>
      <w:bookmarkEnd w:id="266"/>
    </w:p>
    <w:p w14:paraId="1717AD94" w14:textId="77777777" w:rsidR="00A226BA" w:rsidRPr="00F6725F" w:rsidRDefault="00A226BA" w:rsidP="00A226BA"/>
    <w:p w14:paraId="026AC82F" w14:textId="77777777" w:rsidR="00A226BA" w:rsidRDefault="00A226BA" w:rsidP="00A226BA">
      <w:pPr>
        <w:pStyle w:val="Titre2"/>
      </w:pPr>
      <w:bookmarkStart w:id="267" w:name="_Toc499648820"/>
      <w:bookmarkStart w:id="268" w:name="_Toc499655050"/>
      <w:r>
        <w:t>CKAN Open Data Component</w:t>
      </w:r>
      <w:bookmarkEnd w:id="267"/>
      <w:bookmarkEnd w:id="268"/>
    </w:p>
    <w:p w14:paraId="558E5624" w14:textId="77777777" w:rsidR="00A226BA" w:rsidRDefault="00A226BA" w:rsidP="00A226BA"/>
    <w:p w14:paraId="508B7D38" w14:textId="77777777" w:rsidR="00A226BA" w:rsidRDefault="00A226BA" w:rsidP="00A226BA">
      <w:pPr>
        <w:pStyle w:val="Titre3"/>
        <w:rPr>
          <w:i/>
        </w:rPr>
      </w:pPr>
      <w:bookmarkStart w:id="269" w:name="_Toc499648821"/>
      <w:bookmarkStart w:id="270" w:name="_Toc499655051"/>
      <w:r>
        <w:t>Component Functions</w:t>
      </w:r>
      <w:bookmarkEnd w:id="269"/>
      <w:bookmarkEnd w:id="270"/>
    </w:p>
    <w:p w14:paraId="124FAB88" w14:textId="77777777" w:rsidR="00A226BA" w:rsidRDefault="00A226BA" w:rsidP="00A226BA">
      <w:pPr>
        <w:pStyle w:val="Titre3"/>
        <w:rPr>
          <w:i/>
        </w:rPr>
      </w:pPr>
      <w:bookmarkStart w:id="271" w:name="_Toc499648822"/>
      <w:bookmarkStart w:id="272" w:name="_Toc499655052"/>
      <w:r>
        <w:t>Technical Considerations</w:t>
      </w:r>
      <w:bookmarkEnd w:id="271"/>
      <w:bookmarkEnd w:id="272"/>
    </w:p>
    <w:p w14:paraId="15744040" w14:textId="77777777" w:rsidR="00A226BA" w:rsidRDefault="00A226BA" w:rsidP="00A226BA">
      <w:pPr>
        <w:pStyle w:val="Titre3"/>
        <w:rPr>
          <w:i/>
        </w:rPr>
      </w:pPr>
      <w:bookmarkStart w:id="273" w:name="_Toc499648823"/>
      <w:bookmarkStart w:id="274" w:name="_Toc499655053"/>
      <w:r>
        <w:t>Selected Product(s)</w:t>
      </w:r>
      <w:bookmarkEnd w:id="273"/>
      <w:bookmarkEnd w:id="274"/>
    </w:p>
    <w:p w14:paraId="27D18170" w14:textId="77777777" w:rsidR="00A226BA" w:rsidRDefault="00A226BA" w:rsidP="00A226BA">
      <w:pPr>
        <w:pStyle w:val="Titre3"/>
        <w:rPr>
          <w:i/>
        </w:rPr>
      </w:pPr>
      <w:bookmarkStart w:id="275" w:name="_Toc499648824"/>
      <w:bookmarkStart w:id="276" w:name="_Toc499655054"/>
      <w:r>
        <w:t>Selection Rationale</w:t>
      </w:r>
      <w:bookmarkEnd w:id="275"/>
      <w:bookmarkEnd w:id="276"/>
    </w:p>
    <w:p w14:paraId="2B5F6348" w14:textId="77777777" w:rsidR="00A226BA" w:rsidRDefault="00A226BA" w:rsidP="00A226BA">
      <w:pPr>
        <w:pStyle w:val="Titre3"/>
        <w:rPr>
          <w:i/>
        </w:rPr>
      </w:pPr>
      <w:bookmarkStart w:id="277" w:name="_Toc499648825"/>
      <w:bookmarkStart w:id="278" w:name="_Toc499655055"/>
      <w:r>
        <w:t>Architecture Risks</w:t>
      </w:r>
      <w:bookmarkEnd w:id="277"/>
      <w:bookmarkEnd w:id="278"/>
    </w:p>
    <w:p w14:paraId="05708079" w14:textId="77777777" w:rsidR="00A226BA" w:rsidRPr="00F6725F" w:rsidRDefault="00A226BA" w:rsidP="00A226BA"/>
    <w:p w14:paraId="47FD6817" w14:textId="4CE2CDF6" w:rsidR="003069FA" w:rsidRDefault="003069FA" w:rsidP="003069FA">
      <w:pPr>
        <w:pStyle w:val="Titre2"/>
      </w:pPr>
      <w:bookmarkStart w:id="279" w:name="_Toc499648826"/>
      <w:bookmarkStart w:id="280" w:name="_Toc499655056"/>
      <w:r>
        <w:t xml:space="preserve">IDAS </w:t>
      </w:r>
      <w:r w:rsidR="00680523">
        <w:t xml:space="preserve">IOT </w:t>
      </w:r>
      <w:r>
        <w:t>Component</w:t>
      </w:r>
      <w:bookmarkEnd w:id="279"/>
      <w:bookmarkEnd w:id="280"/>
    </w:p>
    <w:p w14:paraId="5F8F14CB" w14:textId="77777777" w:rsidR="003069FA" w:rsidRDefault="003069FA" w:rsidP="003069FA"/>
    <w:p w14:paraId="0F1D92CE" w14:textId="77777777" w:rsidR="003069FA" w:rsidRDefault="003069FA" w:rsidP="003069FA">
      <w:pPr>
        <w:pStyle w:val="Titre3"/>
        <w:rPr>
          <w:i/>
        </w:rPr>
      </w:pPr>
      <w:bookmarkStart w:id="281" w:name="_Toc499648827"/>
      <w:bookmarkStart w:id="282" w:name="_Toc499655057"/>
      <w:r>
        <w:t>Component Functions</w:t>
      </w:r>
      <w:bookmarkEnd w:id="281"/>
      <w:bookmarkEnd w:id="282"/>
    </w:p>
    <w:p w14:paraId="7C95A141" w14:textId="77777777" w:rsidR="003069FA" w:rsidRDefault="003069FA" w:rsidP="003069FA">
      <w:pPr>
        <w:pStyle w:val="Titre3"/>
        <w:rPr>
          <w:i/>
        </w:rPr>
      </w:pPr>
      <w:bookmarkStart w:id="283" w:name="_Toc499648828"/>
      <w:bookmarkStart w:id="284" w:name="_Toc499655058"/>
      <w:r>
        <w:t>Technical Considerations</w:t>
      </w:r>
      <w:bookmarkEnd w:id="283"/>
      <w:bookmarkEnd w:id="284"/>
    </w:p>
    <w:p w14:paraId="13583234" w14:textId="77777777" w:rsidR="003069FA" w:rsidRDefault="003069FA" w:rsidP="003069FA">
      <w:pPr>
        <w:pStyle w:val="Titre3"/>
        <w:rPr>
          <w:i/>
        </w:rPr>
      </w:pPr>
      <w:bookmarkStart w:id="285" w:name="_Toc499648829"/>
      <w:bookmarkStart w:id="286" w:name="_Toc499655059"/>
      <w:r>
        <w:t>Selected Product(s)</w:t>
      </w:r>
      <w:bookmarkEnd w:id="285"/>
      <w:bookmarkEnd w:id="286"/>
    </w:p>
    <w:p w14:paraId="398AA479" w14:textId="77777777" w:rsidR="003069FA" w:rsidRDefault="003069FA" w:rsidP="003069FA">
      <w:pPr>
        <w:pStyle w:val="Titre3"/>
        <w:rPr>
          <w:i/>
        </w:rPr>
      </w:pPr>
      <w:bookmarkStart w:id="287" w:name="_Toc499648830"/>
      <w:bookmarkStart w:id="288" w:name="_Toc499655060"/>
      <w:r>
        <w:t>Selection Rationale</w:t>
      </w:r>
      <w:bookmarkEnd w:id="287"/>
      <w:bookmarkEnd w:id="288"/>
    </w:p>
    <w:p w14:paraId="16D4768C" w14:textId="77777777" w:rsidR="003069FA" w:rsidRDefault="003069FA" w:rsidP="003069FA">
      <w:pPr>
        <w:pStyle w:val="Titre3"/>
        <w:rPr>
          <w:i/>
        </w:rPr>
      </w:pPr>
      <w:bookmarkStart w:id="289" w:name="_Toc499648831"/>
      <w:bookmarkStart w:id="290" w:name="_Toc499655061"/>
      <w:r>
        <w:t>Architecture Risks</w:t>
      </w:r>
      <w:bookmarkEnd w:id="289"/>
      <w:bookmarkEnd w:id="290"/>
    </w:p>
    <w:p w14:paraId="6FD4A25D" w14:textId="77777777" w:rsidR="003069FA" w:rsidRPr="00F6725F" w:rsidRDefault="003069FA" w:rsidP="003069FA"/>
    <w:p w14:paraId="4B65AAE4" w14:textId="77777777" w:rsidR="003069FA" w:rsidRDefault="005F14A1" w:rsidP="003069FA">
      <w:pPr>
        <w:pStyle w:val="Titre2"/>
      </w:pPr>
      <w:r>
        <w:t xml:space="preserve"> </w:t>
      </w:r>
      <w:bookmarkStart w:id="291" w:name="_Toc499648832"/>
      <w:bookmarkStart w:id="292" w:name="_Toc499655062"/>
      <w:r w:rsidR="003069FA">
        <w:t>CEP Component</w:t>
      </w:r>
      <w:bookmarkEnd w:id="291"/>
      <w:bookmarkEnd w:id="292"/>
    </w:p>
    <w:p w14:paraId="1659D641" w14:textId="77777777" w:rsidR="003069FA" w:rsidRDefault="003069FA" w:rsidP="003069FA"/>
    <w:p w14:paraId="0F7D44E5" w14:textId="29983831" w:rsidR="003069FA" w:rsidRDefault="003069FA" w:rsidP="003069FA">
      <w:pPr>
        <w:pStyle w:val="Titre3"/>
      </w:pPr>
      <w:bookmarkStart w:id="293" w:name="_Toc499648833"/>
      <w:bookmarkStart w:id="294" w:name="_Toc499655063"/>
      <w:r>
        <w:t>Component Functions</w:t>
      </w:r>
      <w:bookmarkEnd w:id="293"/>
      <w:bookmarkEnd w:id="294"/>
    </w:p>
    <w:p w14:paraId="4FB07F00" w14:textId="3C2D8F45" w:rsidR="00081868" w:rsidRPr="00081868" w:rsidRDefault="00081868" w:rsidP="00081868">
      <w:r>
        <w:t>CEP stand for Complex Event Processing</w:t>
      </w:r>
    </w:p>
    <w:p w14:paraId="53C8D165" w14:textId="77777777" w:rsidR="003069FA" w:rsidRDefault="003069FA" w:rsidP="003069FA">
      <w:pPr>
        <w:pStyle w:val="Titre3"/>
        <w:rPr>
          <w:i/>
        </w:rPr>
      </w:pPr>
      <w:bookmarkStart w:id="295" w:name="_Toc499648834"/>
      <w:bookmarkStart w:id="296" w:name="_Toc499655064"/>
      <w:r>
        <w:lastRenderedPageBreak/>
        <w:t>Technical Considerations</w:t>
      </w:r>
      <w:bookmarkEnd w:id="295"/>
      <w:bookmarkEnd w:id="296"/>
    </w:p>
    <w:p w14:paraId="5A15DF1D" w14:textId="60FDDAC3" w:rsidR="003069FA" w:rsidRDefault="003069FA" w:rsidP="003069FA">
      <w:pPr>
        <w:pStyle w:val="Titre3"/>
      </w:pPr>
      <w:bookmarkStart w:id="297" w:name="_Toc499648835"/>
      <w:bookmarkStart w:id="298" w:name="_Toc499655065"/>
      <w:r>
        <w:t>Selected Product(s)</w:t>
      </w:r>
      <w:bookmarkEnd w:id="297"/>
      <w:bookmarkEnd w:id="298"/>
    </w:p>
    <w:p w14:paraId="05BE4F19" w14:textId="35E628E7" w:rsidR="00524CE6" w:rsidRPr="00524CE6" w:rsidRDefault="00524CE6" w:rsidP="00524CE6">
      <w:r>
        <w:t xml:space="preserve">After unsuccessful testing of </w:t>
      </w:r>
      <w:proofErr w:type="spellStart"/>
      <w:r>
        <w:t>Perseo</w:t>
      </w:r>
      <w:proofErr w:type="spellEnd"/>
      <w:r>
        <w:t>, it has been decided to go with Proton CEP.</w:t>
      </w:r>
    </w:p>
    <w:p w14:paraId="141D4A0F" w14:textId="111F67D6" w:rsidR="003069FA" w:rsidRDefault="003069FA" w:rsidP="003069FA">
      <w:pPr>
        <w:pStyle w:val="Titre3"/>
      </w:pPr>
      <w:bookmarkStart w:id="299" w:name="_Toc499648836"/>
      <w:bookmarkStart w:id="300" w:name="_Toc499655066"/>
      <w:r>
        <w:t>Selection Rationale</w:t>
      </w:r>
      <w:bookmarkEnd w:id="299"/>
      <w:bookmarkEnd w:id="300"/>
    </w:p>
    <w:p w14:paraId="455385A8" w14:textId="77777777" w:rsidR="00081868" w:rsidRDefault="00081868" w:rsidP="00081868">
      <w:r>
        <w:t xml:space="preserve">In </w:t>
      </w:r>
      <w:proofErr w:type="spellStart"/>
      <w:r>
        <w:t>Fiware</w:t>
      </w:r>
      <w:proofErr w:type="spellEnd"/>
      <w:r>
        <w:t xml:space="preserve"> catalog is proposed an implementation from IBM of the CEP module: </w:t>
      </w:r>
      <w:hyperlink r:id="rId119" w:history="1">
        <w:r w:rsidRPr="00EA50BF">
          <w:rPr>
            <w:rStyle w:val="Lienhypertexte"/>
          </w:rPr>
          <w:t>PROTON</w:t>
        </w:r>
      </w:hyperlink>
    </w:p>
    <w:p w14:paraId="303B4763" w14:textId="77777777" w:rsidR="00081868" w:rsidRDefault="00081868" w:rsidP="00081868">
      <w:r>
        <w:t xml:space="preserve">It </w:t>
      </w:r>
      <w:r w:rsidRPr="00EA50BF">
        <w:t>is a scalable integrated platform to support the development, deployment, and maintenance of event-driven applications</w:t>
      </w:r>
      <w:r>
        <w:t>.</w:t>
      </w:r>
    </w:p>
    <w:p w14:paraId="6D2E7422" w14:textId="77777777" w:rsidR="00081868" w:rsidRDefault="00081868" w:rsidP="00081868">
      <w:r>
        <w:t xml:space="preserve">Telefonica propose also an implementation of the CEP GE: </w:t>
      </w:r>
      <w:hyperlink r:id="rId120" w:history="1">
        <w:proofErr w:type="spellStart"/>
        <w:r w:rsidRPr="008577A5">
          <w:rPr>
            <w:rStyle w:val="Lienhypertexte"/>
          </w:rPr>
          <w:t>Perseo</w:t>
        </w:r>
        <w:proofErr w:type="spellEnd"/>
      </w:hyperlink>
      <w:r>
        <w:t>, as the CEP GE of their IOT stack</w:t>
      </w:r>
    </w:p>
    <w:p w14:paraId="2A2A2E05" w14:textId="77777777" w:rsidR="00081868" w:rsidRDefault="00081868" w:rsidP="00081868">
      <w:r>
        <w:t xml:space="preserve">As well as Orange which propose </w:t>
      </w:r>
      <w:hyperlink r:id="rId121" w:history="1">
        <w:r w:rsidRPr="00EA50BF">
          <w:rPr>
            <w:rStyle w:val="Lienhypertexte"/>
          </w:rPr>
          <w:t>Cepheus</w:t>
        </w:r>
      </w:hyperlink>
    </w:p>
    <w:p w14:paraId="2F343E6C" w14:textId="72913DC5" w:rsidR="00081868" w:rsidRDefault="00081868" w:rsidP="00081868">
      <w:r>
        <w:t xml:space="preserve">It’s composed of </w:t>
      </w:r>
      <w:r w:rsidRPr="00EA50BF">
        <w:t xml:space="preserve">a light NGSI broker </w:t>
      </w:r>
      <w:r>
        <w:t>a</w:t>
      </w:r>
      <w:r w:rsidRPr="00EA50BF">
        <w:t>nd a CEP which features a dedicated REST management API to configure real time analysis on NGSI events.</w:t>
      </w:r>
    </w:p>
    <w:p w14:paraId="48FBB344" w14:textId="5755F43F" w:rsidR="00524CE6" w:rsidRDefault="00524CE6" w:rsidP="00081868">
      <w:r>
        <w:t xml:space="preserve">The </w:t>
      </w:r>
      <w:proofErr w:type="spellStart"/>
      <w:r>
        <w:t>Perseo</w:t>
      </w:r>
      <w:proofErr w:type="spellEnd"/>
      <w:r>
        <w:t xml:space="preserve"> component has been tested by </w:t>
      </w:r>
      <w:proofErr w:type="spellStart"/>
      <w:r>
        <w:t>Faycal</w:t>
      </w:r>
      <w:proofErr w:type="spellEnd"/>
      <w:r>
        <w:t xml:space="preserve"> </w:t>
      </w:r>
      <w:proofErr w:type="spellStart"/>
      <w:r>
        <w:t>Boufares</w:t>
      </w:r>
      <w:proofErr w:type="spellEnd"/>
      <w:r>
        <w:t>, and it appeared that it was not possible to run all components successfully (</w:t>
      </w:r>
      <w:proofErr w:type="gramStart"/>
      <w:r>
        <w:t xml:space="preserve">in particular </w:t>
      </w:r>
      <w:proofErr w:type="spellStart"/>
      <w:r>
        <w:t>Perseo</w:t>
      </w:r>
      <w:proofErr w:type="spellEnd"/>
      <w:proofErr w:type="gramEnd"/>
      <w:r>
        <w:t xml:space="preserve"> Front-end is not working)</w:t>
      </w:r>
      <w:r w:rsidR="00554FB3">
        <w:t>.</w:t>
      </w:r>
    </w:p>
    <w:p w14:paraId="0B6F6525" w14:textId="0ECB3AAB" w:rsidR="00524CE6" w:rsidRDefault="00524CE6" w:rsidP="00081868">
      <w:r>
        <w:t>So</w:t>
      </w:r>
      <w:r w:rsidR="00554FB3">
        <w:t>,</w:t>
      </w:r>
      <w:r>
        <w:t xml:space="preserve"> we’ll wisely use the Proton CEP proposed in the </w:t>
      </w:r>
      <w:proofErr w:type="spellStart"/>
      <w:r>
        <w:t>Fiware</w:t>
      </w:r>
      <w:proofErr w:type="spellEnd"/>
      <w:r>
        <w:t xml:space="preserve"> Catalog.</w:t>
      </w:r>
    </w:p>
    <w:p w14:paraId="7CDF3456" w14:textId="77777777" w:rsidR="00081868" w:rsidRPr="00081868" w:rsidRDefault="00081868" w:rsidP="00081868"/>
    <w:p w14:paraId="42AED1DA" w14:textId="77777777" w:rsidR="003069FA" w:rsidRDefault="003069FA" w:rsidP="003069FA">
      <w:pPr>
        <w:pStyle w:val="Titre3"/>
        <w:rPr>
          <w:i/>
        </w:rPr>
      </w:pPr>
      <w:bookmarkStart w:id="301" w:name="_Toc499648837"/>
      <w:bookmarkStart w:id="302" w:name="_Toc499655067"/>
      <w:r>
        <w:t>Architecture Risks</w:t>
      </w:r>
      <w:bookmarkEnd w:id="301"/>
      <w:bookmarkEnd w:id="302"/>
    </w:p>
    <w:p w14:paraId="47B57F12" w14:textId="77777777" w:rsidR="003069FA" w:rsidRPr="00F6725F" w:rsidRDefault="003069FA" w:rsidP="003069FA"/>
    <w:p w14:paraId="18D8BE71" w14:textId="69766282" w:rsidR="003069FA" w:rsidRDefault="003069FA" w:rsidP="003069FA">
      <w:pPr>
        <w:pStyle w:val="Titre2"/>
      </w:pPr>
      <w:r>
        <w:t xml:space="preserve"> </w:t>
      </w:r>
      <w:bookmarkStart w:id="303" w:name="_Toc499648838"/>
      <w:bookmarkStart w:id="304" w:name="_Toc499655068"/>
      <w:r>
        <w:t>Application Mashup Component</w:t>
      </w:r>
      <w:r w:rsidR="00DB6AFC">
        <w:t>s</w:t>
      </w:r>
      <w:bookmarkEnd w:id="303"/>
      <w:bookmarkEnd w:id="304"/>
    </w:p>
    <w:p w14:paraId="4E0EB3EA" w14:textId="77777777" w:rsidR="003069FA" w:rsidRDefault="003069FA" w:rsidP="003069FA"/>
    <w:p w14:paraId="2519010F" w14:textId="77777777" w:rsidR="003069FA" w:rsidRDefault="003069FA" w:rsidP="003069FA">
      <w:pPr>
        <w:pStyle w:val="Titre3"/>
        <w:rPr>
          <w:i/>
        </w:rPr>
      </w:pPr>
      <w:bookmarkStart w:id="305" w:name="_Toc499648839"/>
      <w:bookmarkStart w:id="306" w:name="_Toc499655069"/>
      <w:r>
        <w:t>Component Functions</w:t>
      </w:r>
      <w:bookmarkEnd w:id="305"/>
      <w:bookmarkEnd w:id="306"/>
    </w:p>
    <w:p w14:paraId="4B4A6940" w14:textId="77777777" w:rsidR="003069FA" w:rsidRDefault="003069FA" w:rsidP="003069FA">
      <w:pPr>
        <w:pStyle w:val="Titre3"/>
        <w:rPr>
          <w:i/>
        </w:rPr>
      </w:pPr>
      <w:bookmarkStart w:id="307" w:name="_Toc499648840"/>
      <w:bookmarkStart w:id="308" w:name="_Toc499655070"/>
      <w:r>
        <w:t>Technical Considerations</w:t>
      </w:r>
      <w:bookmarkEnd w:id="307"/>
      <w:bookmarkEnd w:id="308"/>
    </w:p>
    <w:p w14:paraId="00B49D10" w14:textId="77777777" w:rsidR="003069FA" w:rsidRDefault="003069FA" w:rsidP="003069FA">
      <w:pPr>
        <w:pStyle w:val="Titre3"/>
        <w:rPr>
          <w:i/>
        </w:rPr>
      </w:pPr>
      <w:bookmarkStart w:id="309" w:name="_Toc499648841"/>
      <w:bookmarkStart w:id="310" w:name="_Toc499655071"/>
      <w:r>
        <w:t>Selected Product(s)</w:t>
      </w:r>
      <w:bookmarkEnd w:id="309"/>
      <w:bookmarkEnd w:id="310"/>
    </w:p>
    <w:p w14:paraId="2BFA1600" w14:textId="77777777" w:rsidR="003069FA" w:rsidRDefault="003069FA" w:rsidP="003069FA">
      <w:pPr>
        <w:pStyle w:val="Titre3"/>
        <w:rPr>
          <w:i/>
        </w:rPr>
      </w:pPr>
      <w:bookmarkStart w:id="311" w:name="_Toc499648842"/>
      <w:bookmarkStart w:id="312" w:name="_Toc499655072"/>
      <w:r>
        <w:t>Selection Rationale</w:t>
      </w:r>
      <w:bookmarkEnd w:id="311"/>
      <w:bookmarkEnd w:id="312"/>
    </w:p>
    <w:p w14:paraId="342AD7C4" w14:textId="77777777" w:rsidR="003069FA" w:rsidRDefault="003069FA" w:rsidP="003069FA">
      <w:pPr>
        <w:pStyle w:val="Titre3"/>
        <w:rPr>
          <w:i/>
        </w:rPr>
      </w:pPr>
      <w:bookmarkStart w:id="313" w:name="_Toc499648843"/>
      <w:bookmarkStart w:id="314" w:name="_Toc499655073"/>
      <w:r>
        <w:t>Architecture Risks</w:t>
      </w:r>
      <w:bookmarkEnd w:id="313"/>
      <w:bookmarkEnd w:id="314"/>
    </w:p>
    <w:p w14:paraId="6AA45068" w14:textId="77777777" w:rsidR="003069FA" w:rsidRPr="00F6725F" w:rsidRDefault="003069FA" w:rsidP="003069FA"/>
    <w:p w14:paraId="3CAD91F1" w14:textId="77777777" w:rsidR="003069FA" w:rsidRDefault="005F14A1" w:rsidP="003069FA">
      <w:pPr>
        <w:pStyle w:val="Titre2"/>
      </w:pPr>
      <w:r>
        <w:t xml:space="preserve"> </w:t>
      </w:r>
      <w:bookmarkStart w:id="315" w:name="_Toc499648844"/>
      <w:bookmarkStart w:id="316" w:name="_Toc499655074"/>
      <w:r w:rsidR="00FE6D47">
        <w:t>Business</w:t>
      </w:r>
      <w:r w:rsidR="003069FA">
        <w:t xml:space="preserve"> Ecosystem Component</w:t>
      </w:r>
      <w:bookmarkEnd w:id="315"/>
      <w:bookmarkEnd w:id="316"/>
    </w:p>
    <w:p w14:paraId="69C498C6" w14:textId="77777777" w:rsidR="003069FA" w:rsidRDefault="003069FA" w:rsidP="003069FA"/>
    <w:p w14:paraId="3625D60C" w14:textId="77777777" w:rsidR="003069FA" w:rsidRDefault="003069FA" w:rsidP="003069FA">
      <w:pPr>
        <w:pStyle w:val="Titre3"/>
      </w:pPr>
      <w:bookmarkStart w:id="317" w:name="_Toc499648845"/>
      <w:bookmarkStart w:id="318" w:name="_Toc499655075"/>
      <w:r>
        <w:t>Component Functions</w:t>
      </w:r>
      <w:bookmarkEnd w:id="317"/>
      <w:bookmarkEnd w:id="318"/>
    </w:p>
    <w:p w14:paraId="64915656" w14:textId="77777777" w:rsidR="00AD7AA2" w:rsidRDefault="00AD7AA2" w:rsidP="00AD7AA2">
      <w:r>
        <w:t>The B</w:t>
      </w:r>
      <w:r w:rsidR="0061478F">
        <w:t>usiness</w:t>
      </w:r>
      <w:r>
        <w:t xml:space="preserve"> Ecosystem component is composed of several modules that cover the following features:</w:t>
      </w:r>
    </w:p>
    <w:p w14:paraId="36AA0220" w14:textId="77777777" w:rsidR="00AD7AA2" w:rsidRPr="00AD7AA2" w:rsidRDefault="00AD7AA2" w:rsidP="00AD7AA2"/>
    <w:p w14:paraId="33205A25" w14:textId="77777777" w:rsidR="00AD7AA2" w:rsidRPr="0024168A" w:rsidRDefault="00AD7AA2" w:rsidP="00AD7AA2">
      <w:pPr>
        <w:rPr>
          <w:b/>
        </w:rPr>
      </w:pPr>
      <w:r w:rsidRPr="0024168A">
        <w:rPr>
          <w:b/>
        </w:rPr>
        <w:t xml:space="preserve">TM Forum </w:t>
      </w:r>
      <w:proofErr w:type="spellStart"/>
      <w:r w:rsidRPr="0024168A">
        <w:rPr>
          <w:b/>
        </w:rPr>
        <w:t>Apis</w:t>
      </w:r>
      <w:proofErr w:type="spellEnd"/>
      <w:r w:rsidRPr="0024168A">
        <w:rPr>
          <w:b/>
        </w:rPr>
        <w:t>:</w:t>
      </w:r>
    </w:p>
    <w:p w14:paraId="7B2F1315" w14:textId="77777777" w:rsidR="0061478F" w:rsidRDefault="00AD7AA2" w:rsidP="0061478F">
      <w:pPr>
        <w:pStyle w:val="Paragraphedeliste"/>
        <w:numPr>
          <w:ilvl w:val="0"/>
          <w:numId w:val="33"/>
        </w:numPr>
      </w:pPr>
      <w:r>
        <w:t>Catalog management</w:t>
      </w:r>
      <w:r w:rsidR="0061478F">
        <w:t xml:space="preserve">, </w:t>
      </w:r>
    </w:p>
    <w:p w14:paraId="57FBFE12" w14:textId="77777777" w:rsidR="0061478F" w:rsidRDefault="0061478F" w:rsidP="0061478F">
      <w:pPr>
        <w:pStyle w:val="Paragraphedeliste"/>
        <w:numPr>
          <w:ilvl w:val="0"/>
          <w:numId w:val="33"/>
        </w:numPr>
      </w:pPr>
      <w:r>
        <w:t>O</w:t>
      </w:r>
      <w:r w:rsidRPr="0061478F">
        <w:t xml:space="preserve">rdering management, </w:t>
      </w:r>
    </w:p>
    <w:p w14:paraId="794ED2AD" w14:textId="77777777" w:rsidR="0061478F" w:rsidRDefault="0061478F" w:rsidP="0061478F">
      <w:pPr>
        <w:pStyle w:val="Paragraphedeliste"/>
        <w:numPr>
          <w:ilvl w:val="0"/>
          <w:numId w:val="33"/>
        </w:numPr>
      </w:pPr>
      <w:r>
        <w:t>I</w:t>
      </w:r>
      <w:r w:rsidRPr="0061478F">
        <w:t xml:space="preserve">nventory management, </w:t>
      </w:r>
    </w:p>
    <w:p w14:paraId="5FF52464" w14:textId="77777777" w:rsidR="0061478F" w:rsidRDefault="0061478F" w:rsidP="0061478F">
      <w:pPr>
        <w:pStyle w:val="Paragraphedeliste"/>
        <w:numPr>
          <w:ilvl w:val="0"/>
          <w:numId w:val="33"/>
        </w:numPr>
      </w:pPr>
      <w:r>
        <w:t>U</w:t>
      </w:r>
      <w:r w:rsidRPr="0061478F">
        <w:t xml:space="preserve">sage management, </w:t>
      </w:r>
    </w:p>
    <w:p w14:paraId="5A81FFBF" w14:textId="77777777" w:rsidR="0061478F" w:rsidRDefault="0061478F" w:rsidP="0061478F">
      <w:pPr>
        <w:pStyle w:val="Paragraphedeliste"/>
        <w:numPr>
          <w:ilvl w:val="0"/>
          <w:numId w:val="33"/>
        </w:numPr>
      </w:pPr>
      <w:r w:rsidRPr="0061478F">
        <w:t xml:space="preserve">billing, </w:t>
      </w:r>
    </w:p>
    <w:p w14:paraId="483D200C" w14:textId="77777777" w:rsidR="0061478F" w:rsidRDefault="0061478F" w:rsidP="0061478F">
      <w:pPr>
        <w:pStyle w:val="Paragraphedeliste"/>
        <w:numPr>
          <w:ilvl w:val="0"/>
          <w:numId w:val="33"/>
        </w:numPr>
      </w:pPr>
      <w:r>
        <w:t xml:space="preserve">customer, </w:t>
      </w:r>
    </w:p>
    <w:p w14:paraId="6C034825" w14:textId="77777777" w:rsidR="00AD7AA2" w:rsidRDefault="0061478F" w:rsidP="0061478F">
      <w:pPr>
        <w:pStyle w:val="Paragraphedeliste"/>
        <w:numPr>
          <w:ilvl w:val="0"/>
          <w:numId w:val="33"/>
        </w:numPr>
      </w:pPr>
      <w:r>
        <w:t>party APIs.</w:t>
      </w:r>
    </w:p>
    <w:p w14:paraId="54F3A0D6" w14:textId="77777777" w:rsidR="0061478F" w:rsidRPr="0024168A" w:rsidRDefault="0061478F" w:rsidP="00AD7AA2">
      <w:pPr>
        <w:rPr>
          <w:b/>
        </w:rPr>
      </w:pPr>
      <w:r w:rsidRPr="0024168A">
        <w:rPr>
          <w:b/>
        </w:rPr>
        <w:t>Business Ecosystem Charging Backend:</w:t>
      </w:r>
    </w:p>
    <w:p w14:paraId="216E1314" w14:textId="77777777" w:rsidR="0061478F" w:rsidRDefault="0061478F" w:rsidP="0061478F">
      <w:pPr>
        <w:pStyle w:val="Paragraphedeliste"/>
        <w:numPr>
          <w:ilvl w:val="0"/>
          <w:numId w:val="34"/>
        </w:numPr>
      </w:pPr>
      <w:r>
        <w:t>Process</w:t>
      </w:r>
      <w:r w:rsidRPr="0061478F">
        <w:t xml:space="preserve"> the different pricing models, the accounting information, a</w:t>
      </w:r>
      <w:r>
        <w:t>nd the revenue sharing reports.</w:t>
      </w:r>
    </w:p>
    <w:p w14:paraId="16DE97DF" w14:textId="77777777" w:rsidR="0061478F" w:rsidRDefault="0061478F" w:rsidP="0061478F">
      <w:pPr>
        <w:pStyle w:val="Paragraphedeliste"/>
        <w:numPr>
          <w:ilvl w:val="0"/>
          <w:numId w:val="34"/>
        </w:numPr>
      </w:pPr>
      <w:r>
        <w:t>C</w:t>
      </w:r>
      <w:r w:rsidRPr="0061478F">
        <w:t>alculate amounts to be charged, charge customers, and pay sellers</w:t>
      </w:r>
      <w:r>
        <w:t>, using this above information</w:t>
      </w:r>
      <w:r w:rsidRPr="0061478F">
        <w:t>.</w:t>
      </w:r>
    </w:p>
    <w:p w14:paraId="747502ED" w14:textId="77777777" w:rsidR="0061478F" w:rsidRPr="0024168A" w:rsidRDefault="0061478F" w:rsidP="00AD7AA2">
      <w:pPr>
        <w:rPr>
          <w:b/>
        </w:rPr>
      </w:pPr>
      <w:r w:rsidRPr="0024168A">
        <w:rPr>
          <w:b/>
        </w:rPr>
        <w:t>Business Ecosystem Revenue Sharing Service:</w:t>
      </w:r>
    </w:p>
    <w:p w14:paraId="47FE31C9" w14:textId="77777777" w:rsidR="0061478F" w:rsidRDefault="0061478F" w:rsidP="00AD7AA2">
      <w:r>
        <w:t>Distribute</w:t>
      </w:r>
      <w:r w:rsidR="00DD5878">
        <w:t>s</w:t>
      </w:r>
      <w:r>
        <w:t xml:space="preserve"> revenues </w:t>
      </w:r>
      <w:r w:rsidRPr="0061478F">
        <w:t>originated by the usage of a given service among the involved stakeholders.</w:t>
      </w:r>
    </w:p>
    <w:p w14:paraId="7DC8D73D" w14:textId="77777777" w:rsidR="00DD5878" w:rsidRDefault="00DD5878" w:rsidP="00AD7AA2">
      <w:r>
        <w:lastRenderedPageBreak/>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14:paraId="1CF63C98" w14:textId="77777777" w:rsidR="0061478F" w:rsidRPr="0024168A" w:rsidRDefault="0061478F" w:rsidP="00AD7AA2">
      <w:pPr>
        <w:rPr>
          <w:b/>
        </w:rPr>
      </w:pPr>
      <w:r w:rsidRPr="0024168A">
        <w:rPr>
          <w:b/>
        </w:rPr>
        <w:t>Business Ecosystem Logic Proxy:</w:t>
      </w:r>
    </w:p>
    <w:p w14:paraId="2D7F4965" w14:textId="77777777" w:rsidR="0061478F" w:rsidRDefault="0024168A" w:rsidP="00AD7AA2">
      <w:r>
        <w:t xml:space="preserve">Is </w:t>
      </w:r>
      <w:r w:rsidR="002B22F8" w:rsidRPr="002B22F8">
        <w:t xml:space="preserve">the endpoint for accessing the Business API </w:t>
      </w:r>
      <w:proofErr w:type="gramStart"/>
      <w:r w:rsidR="002B22F8" w:rsidRPr="002B22F8">
        <w:t>Ecosystem</w:t>
      </w:r>
      <w:r w:rsidR="001A4F1C">
        <w:t>:</w:t>
      </w:r>
      <w:proofErr w:type="gramEnd"/>
    </w:p>
    <w:p w14:paraId="072F67AF" w14:textId="77777777" w:rsidR="0061478F" w:rsidRDefault="0024168A" w:rsidP="0024168A">
      <w:pPr>
        <w:pStyle w:val="Paragraphedeliste"/>
        <w:numPr>
          <w:ilvl w:val="0"/>
          <w:numId w:val="35"/>
        </w:numPr>
      </w:pPr>
      <w:r w:rsidRPr="0024168A">
        <w:t>it orchestrates the APIs validating user requests, including authentication, authorization, and the content of the request from a business logic point of view.</w:t>
      </w:r>
    </w:p>
    <w:p w14:paraId="40A95CB2" w14:textId="77777777" w:rsidR="0024168A" w:rsidRDefault="0024168A" w:rsidP="0024168A">
      <w:pPr>
        <w:pStyle w:val="Paragraphedeliste"/>
        <w:numPr>
          <w:ilvl w:val="0"/>
          <w:numId w:val="35"/>
        </w:numPr>
      </w:pPr>
      <w:r w:rsidRPr="0024168A">
        <w:t>it serves a web portal that can be used to interact with the system.</w:t>
      </w:r>
    </w:p>
    <w:p w14:paraId="3C55F460" w14:textId="77777777" w:rsidR="00AD7AA2" w:rsidRPr="00AD7AA2" w:rsidRDefault="002B11BB" w:rsidP="00AD7AA2">
      <w:r>
        <w:t>This is the component that allow</w:t>
      </w:r>
      <w:r w:rsidR="001B725C">
        <w:t>s</w:t>
      </w:r>
      <w:r>
        <w:t xml:space="preserve"> to monetize applications, APIs </w:t>
      </w:r>
      <w:proofErr w:type="gramStart"/>
      <w:r>
        <w:t>and also</w:t>
      </w:r>
      <w:proofErr w:type="gramEnd"/>
      <w:r>
        <w:t xml:space="preserve"> data, that are exposed through the smart city platform</w:t>
      </w:r>
    </w:p>
    <w:p w14:paraId="488CED4D" w14:textId="77777777" w:rsidR="003069FA" w:rsidRDefault="003069FA" w:rsidP="003069FA">
      <w:pPr>
        <w:pStyle w:val="Titre3"/>
      </w:pPr>
      <w:bookmarkStart w:id="319" w:name="_Toc499648846"/>
      <w:bookmarkStart w:id="320" w:name="_Toc499655076"/>
      <w:r>
        <w:t>Technical Considerations</w:t>
      </w:r>
      <w:bookmarkEnd w:id="319"/>
      <w:bookmarkEnd w:id="320"/>
    </w:p>
    <w:p w14:paraId="6178886D" w14:textId="77777777" w:rsidR="00AD7AA2" w:rsidRDefault="00AD7AA2" w:rsidP="00AD7AA2"/>
    <w:p w14:paraId="68169530" w14:textId="77777777" w:rsidR="00AD7AA2" w:rsidRDefault="00AD7AA2" w:rsidP="00AD7AA2">
      <w:r>
        <w:t>TM Forum APIs and R</w:t>
      </w:r>
      <w:r w:rsidR="0024168A">
        <w:t xml:space="preserve">evenue </w:t>
      </w:r>
      <w:r>
        <w:t>S</w:t>
      </w:r>
      <w:r w:rsidR="0024168A">
        <w:t xml:space="preserve">haring </w:t>
      </w:r>
      <w:r>
        <w:t>S</w:t>
      </w:r>
      <w:r w:rsidR="0024168A">
        <w:t>ervice</w:t>
      </w:r>
      <w:r>
        <w:t xml:space="preserve"> requirements</w:t>
      </w:r>
    </w:p>
    <w:p w14:paraId="4566393D" w14:textId="77777777" w:rsidR="00AD7AA2" w:rsidRDefault="00AD7AA2" w:rsidP="00AD7AA2">
      <w:pPr>
        <w:pStyle w:val="Paragraphedeliste"/>
        <w:numPr>
          <w:ilvl w:val="0"/>
          <w:numId w:val="12"/>
        </w:numPr>
      </w:pPr>
      <w:r>
        <w:t>Java 8</w:t>
      </w:r>
    </w:p>
    <w:p w14:paraId="7DAEBB17" w14:textId="77777777" w:rsidR="00AD7AA2" w:rsidRDefault="00AD7AA2" w:rsidP="00AD7AA2">
      <w:pPr>
        <w:pStyle w:val="Paragraphedeliste"/>
        <w:numPr>
          <w:ilvl w:val="0"/>
          <w:numId w:val="12"/>
        </w:numPr>
      </w:pPr>
      <w:r>
        <w:t>Glassfish 4.1</w:t>
      </w:r>
    </w:p>
    <w:p w14:paraId="334C4AB5" w14:textId="77777777" w:rsidR="00AD7AA2" w:rsidRDefault="00AD7AA2" w:rsidP="00AD7AA2">
      <w:pPr>
        <w:pStyle w:val="Paragraphedeliste"/>
        <w:numPr>
          <w:ilvl w:val="0"/>
          <w:numId w:val="12"/>
        </w:numPr>
      </w:pPr>
      <w:r>
        <w:t>MySQL 5.5 =&gt; to replace with PostgreSQL/</w:t>
      </w:r>
      <w:proofErr w:type="spellStart"/>
      <w:r>
        <w:t>Citus</w:t>
      </w:r>
      <w:proofErr w:type="spellEnd"/>
      <w:r>
        <w:t xml:space="preserve"> or use </w:t>
      </w:r>
      <w:proofErr w:type="spellStart"/>
      <w:r>
        <w:t>Galera</w:t>
      </w:r>
      <w:proofErr w:type="spellEnd"/>
      <w:r>
        <w:t xml:space="preserve"> Cluster and MariaDB if hard to change from MySQL to PostgreSQL</w:t>
      </w:r>
    </w:p>
    <w:p w14:paraId="10DAC438" w14:textId="77777777" w:rsidR="00AD7AA2" w:rsidRDefault="00AD7AA2" w:rsidP="00AD7AA2">
      <w:r>
        <w:t>Charging Backend requirements</w:t>
      </w:r>
    </w:p>
    <w:p w14:paraId="33A6503E" w14:textId="77777777" w:rsidR="00AD7AA2" w:rsidRDefault="00AD7AA2" w:rsidP="00AD7AA2">
      <w:pPr>
        <w:pStyle w:val="Paragraphedeliste"/>
        <w:numPr>
          <w:ilvl w:val="0"/>
          <w:numId w:val="13"/>
        </w:numPr>
      </w:pPr>
      <w:r>
        <w:t>Python 2.7</w:t>
      </w:r>
    </w:p>
    <w:p w14:paraId="0E612156" w14:textId="77777777" w:rsidR="00AD7AA2" w:rsidRDefault="00AD7AA2" w:rsidP="00AD7AA2">
      <w:pPr>
        <w:pStyle w:val="Paragraphedeliste"/>
        <w:numPr>
          <w:ilvl w:val="0"/>
          <w:numId w:val="13"/>
        </w:numPr>
      </w:pPr>
      <w:r>
        <w:t>MongoDB</w:t>
      </w:r>
    </w:p>
    <w:p w14:paraId="3F48864E" w14:textId="77777777" w:rsidR="00AD7AA2" w:rsidRDefault="00AD7AA2" w:rsidP="00AD7AA2">
      <w:pPr>
        <w:pStyle w:val="Paragraphedeliste"/>
        <w:numPr>
          <w:ilvl w:val="0"/>
          <w:numId w:val="13"/>
        </w:numPr>
      </w:pPr>
      <w:proofErr w:type="spellStart"/>
      <w:r>
        <w:t>wkhtmltopdf</w:t>
      </w:r>
      <w:proofErr w:type="spellEnd"/>
    </w:p>
    <w:p w14:paraId="5C5542AA" w14:textId="77777777" w:rsidR="00AD7AA2" w:rsidRDefault="00AD7AA2" w:rsidP="00AD7AA2">
      <w:r>
        <w:t>Logic Proxy requirements</w:t>
      </w:r>
    </w:p>
    <w:p w14:paraId="4DEB55EA" w14:textId="77777777" w:rsidR="00AD7AA2" w:rsidRDefault="00AD7AA2" w:rsidP="00AD7AA2">
      <w:pPr>
        <w:pStyle w:val="Paragraphedeliste"/>
        <w:numPr>
          <w:ilvl w:val="0"/>
          <w:numId w:val="14"/>
        </w:numPr>
      </w:pPr>
      <w:r>
        <w:t>NodeJS 4.5.0+ (Including NPM)</w:t>
      </w:r>
    </w:p>
    <w:p w14:paraId="584BC9E6" w14:textId="77777777" w:rsidR="00AD7AA2" w:rsidRPr="00AD7AA2" w:rsidRDefault="00AD7AA2" w:rsidP="00AD7AA2"/>
    <w:p w14:paraId="6E8D58DD" w14:textId="77777777" w:rsidR="003069FA" w:rsidRDefault="003069FA" w:rsidP="003069FA">
      <w:pPr>
        <w:pStyle w:val="Titre3"/>
      </w:pPr>
      <w:bookmarkStart w:id="321" w:name="_Toc499648847"/>
      <w:bookmarkStart w:id="322" w:name="_Toc499655077"/>
      <w:r>
        <w:t>Selected Product(s)</w:t>
      </w:r>
      <w:bookmarkEnd w:id="321"/>
      <w:bookmarkEnd w:id="322"/>
    </w:p>
    <w:p w14:paraId="3F970E19" w14:textId="77777777" w:rsidR="001A4F1C" w:rsidRPr="001A4F1C" w:rsidRDefault="00E16E8D" w:rsidP="001A4F1C">
      <w:r>
        <w:t xml:space="preserve">The other components </w:t>
      </w:r>
    </w:p>
    <w:p w14:paraId="210499A5" w14:textId="77777777" w:rsidR="003069FA" w:rsidRDefault="003069FA" w:rsidP="003069FA">
      <w:pPr>
        <w:pStyle w:val="Titre3"/>
      </w:pPr>
      <w:bookmarkStart w:id="323" w:name="_Toc499648848"/>
      <w:bookmarkStart w:id="324" w:name="_Toc499655078"/>
      <w:r>
        <w:t>Selection Rationale</w:t>
      </w:r>
      <w:bookmarkEnd w:id="323"/>
      <w:bookmarkEnd w:id="324"/>
    </w:p>
    <w:p w14:paraId="48870A22" w14:textId="77777777" w:rsidR="001A4F1C" w:rsidRDefault="001A4F1C" w:rsidP="001A4F1C">
      <w:r>
        <w:t xml:space="preserve">This is the reference component in </w:t>
      </w:r>
      <w:proofErr w:type="spellStart"/>
      <w:r>
        <w:t>Fiware</w:t>
      </w:r>
      <w:proofErr w:type="spellEnd"/>
      <w:r>
        <w:t xml:space="preserve"> Catalog, </w:t>
      </w:r>
    </w:p>
    <w:p w14:paraId="7F9CA738" w14:textId="77777777" w:rsidR="001A4F1C" w:rsidRPr="001A4F1C" w:rsidRDefault="001A4F1C" w:rsidP="001A4F1C">
      <w:r>
        <w:t xml:space="preserve">The use of TM Forum APIs is a warranty of being able to conduct easily business relations with different </w:t>
      </w:r>
      <w:proofErr w:type="spellStart"/>
      <w:r>
        <w:t>skateh</w:t>
      </w:r>
      <w:proofErr w:type="spellEnd"/>
    </w:p>
    <w:p w14:paraId="37C80CA0" w14:textId="77777777" w:rsidR="003069FA" w:rsidRDefault="003069FA" w:rsidP="003069FA">
      <w:pPr>
        <w:pStyle w:val="Titre3"/>
        <w:rPr>
          <w:i/>
        </w:rPr>
      </w:pPr>
      <w:bookmarkStart w:id="325" w:name="_Toc499648849"/>
      <w:bookmarkStart w:id="326" w:name="_Toc499655079"/>
      <w:r>
        <w:t>Architecture Risks</w:t>
      </w:r>
      <w:bookmarkEnd w:id="325"/>
      <w:bookmarkEnd w:id="326"/>
    </w:p>
    <w:p w14:paraId="10992494" w14:textId="77777777" w:rsidR="003069FA" w:rsidRDefault="001A4F1C" w:rsidP="003069FA">
      <w:r>
        <w:t>Is to be consider as a critical component, because it mediates the usage of all applications and their APIs.</w:t>
      </w:r>
    </w:p>
    <w:p w14:paraId="5E1CFC0F" w14:textId="77777777" w:rsidR="001A4F1C" w:rsidRPr="00F6725F" w:rsidRDefault="001A4F1C" w:rsidP="003069FA"/>
    <w:p w14:paraId="18FEB16E" w14:textId="77777777" w:rsidR="003069FA" w:rsidRDefault="003069FA" w:rsidP="003069FA">
      <w:pPr>
        <w:pStyle w:val="Titre2"/>
      </w:pPr>
      <w:r>
        <w:t xml:space="preserve"> </w:t>
      </w:r>
      <w:bookmarkStart w:id="327" w:name="_Toc499648850"/>
      <w:bookmarkStart w:id="328" w:name="_Toc499655080"/>
      <w:r w:rsidR="005F14A1">
        <w:t>Development</w:t>
      </w:r>
      <w:r>
        <w:t xml:space="preserve"> Component</w:t>
      </w:r>
      <w:r w:rsidR="005F14A1">
        <w:t>s</w:t>
      </w:r>
      <w:bookmarkEnd w:id="327"/>
      <w:bookmarkEnd w:id="328"/>
    </w:p>
    <w:p w14:paraId="7DE9849A" w14:textId="77777777" w:rsidR="003069FA" w:rsidRDefault="003069FA" w:rsidP="003069FA"/>
    <w:p w14:paraId="0290F844" w14:textId="77777777" w:rsidR="003069FA" w:rsidRDefault="003069FA" w:rsidP="003069FA">
      <w:pPr>
        <w:pStyle w:val="Titre3"/>
        <w:rPr>
          <w:i/>
        </w:rPr>
      </w:pPr>
      <w:bookmarkStart w:id="329" w:name="_Toc499648851"/>
      <w:bookmarkStart w:id="330" w:name="_Toc499655081"/>
      <w:r>
        <w:t>Component Functions</w:t>
      </w:r>
      <w:bookmarkEnd w:id="329"/>
      <w:bookmarkEnd w:id="330"/>
    </w:p>
    <w:p w14:paraId="0E9106F9" w14:textId="77777777" w:rsidR="003069FA" w:rsidRDefault="003069FA" w:rsidP="003069FA">
      <w:pPr>
        <w:pStyle w:val="Titre3"/>
        <w:rPr>
          <w:i/>
        </w:rPr>
      </w:pPr>
      <w:bookmarkStart w:id="331" w:name="_Toc499648852"/>
      <w:bookmarkStart w:id="332" w:name="_Toc499655082"/>
      <w:r>
        <w:t>Technical Considerations</w:t>
      </w:r>
      <w:bookmarkEnd w:id="331"/>
      <w:bookmarkEnd w:id="332"/>
    </w:p>
    <w:p w14:paraId="6CC52FC3" w14:textId="77777777" w:rsidR="003069FA" w:rsidRDefault="003069FA" w:rsidP="003069FA">
      <w:pPr>
        <w:pStyle w:val="Titre3"/>
        <w:rPr>
          <w:i/>
        </w:rPr>
      </w:pPr>
      <w:bookmarkStart w:id="333" w:name="_Toc499648853"/>
      <w:bookmarkStart w:id="334" w:name="_Toc499655083"/>
      <w:r>
        <w:t>Selected Product(s)</w:t>
      </w:r>
      <w:bookmarkEnd w:id="333"/>
      <w:bookmarkEnd w:id="334"/>
    </w:p>
    <w:p w14:paraId="63C62A3F" w14:textId="77777777" w:rsidR="003069FA" w:rsidRDefault="003069FA" w:rsidP="003069FA">
      <w:pPr>
        <w:pStyle w:val="Titre3"/>
        <w:rPr>
          <w:i/>
        </w:rPr>
      </w:pPr>
      <w:bookmarkStart w:id="335" w:name="_Toc499648854"/>
      <w:bookmarkStart w:id="336" w:name="_Toc499655084"/>
      <w:r>
        <w:t>Selection Rationale</w:t>
      </w:r>
      <w:bookmarkEnd w:id="335"/>
      <w:bookmarkEnd w:id="336"/>
    </w:p>
    <w:p w14:paraId="444FADFE" w14:textId="77777777" w:rsidR="003069FA" w:rsidRDefault="003069FA" w:rsidP="003069FA">
      <w:pPr>
        <w:pStyle w:val="Titre3"/>
        <w:rPr>
          <w:i/>
        </w:rPr>
      </w:pPr>
      <w:bookmarkStart w:id="337" w:name="_Toc499648855"/>
      <w:bookmarkStart w:id="338" w:name="_Toc499655085"/>
      <w:r>
        <w:t>Architecture Risks</w:t>
      </w:r>
      <w:bookmarkEnd w:id="337"/>
      <w:bookmarkEnd w:id="338"/>
    </w:p>
    <w:p w14:paraId="3FD2D3D2" w14:textId="77777777" w:rsidR="003069FA" w:rsidRPr="00F6725F" w:rsidRDefault="003069FA" w:rsidP="003069FA"/>
    <w:p w14:paraId="1615045F" w14:textId="77777777" w:rsidR="003069FA" w:rsidRDefault="005F14A1" w:rsidP="003069FA">
      <w:pPr>
        <w:pStyle w:val="Titre2"/>
      </w:pPr>
      <w:r>
        <w:t xml:space="preserve"> </w:t>
      </w:r>
      <w:bookmarkStart w:id="339" w:name="_Toc499648856"/>
      <w:bookmarkStart w:id="340" w:name="_Toc499655086"/>
      <w:r>
        <w:t>Monitoring</w:t>
      </w:r>
      <w:r w:rsidR="003069FA">
        <w:t xml:space="preserve"> Component</w:t>
      </w:r>
      <w:r>
        <w:t>s</w:t>
      </w:r>
      <w:bookmarkEnd w:id="339"/>
      <w:bookmarkEnd w:id="340"/>
    </w:p>
    <w:p w14:paraId="3F556543" w14:textId="77777777" w:rsidR="003069FA" w:rsidRDefault="003069FA" w:rsidP="003069FA"/>
    <w:p w14:paraId="4A1A9062" w14:textId="319FFCF2" w:rsidR="003069FA" w:rsidRDefault="003069FA" w:rsidP="003069FA">
      <w:pPr>
        <w:pStyle w:val="Titre3"/>
      </w:pPr>
      <w:bookmarkStart w:id="341" w:name="_Toc499648857"/>
      <w:bookmarkStart w:id="342" w:name="_Toc499655087"/>
      <w:r>
        <w:lastRenderedPageBreak/>
        <w:t>Component Functions</w:t>
      </w:r>
      <w:bookmarkEnd w:id="341"/>
      <w:bookmarkEnd w:id="342"/>
    </w:p>
    <w:p w14:paraId="61B79E5D" w14:textId="0219A14C" w:rsidR="00044F7F" w:rsidRDefault="00044F7F" w:rsidP="00044F7F">
      <w:r>
        <w:t xml:space="preserve">Real Time monitoring with </w:t>
      </w:r>
      <w:proofErr w:type="spellStart"/>
      <w:r>
        <w:t>Portainer</w:t>
      </w:r>
      <w:proofErr w:type="spellEnd"/>
    </w:p>
    <w:p w14:paraId="2C4D833A" w14:textId="41DACF5D" w:rsidR="00044F7F" w:rsidRPr="00044F7F" w:rsidRDefault="00044F7F" w:rsidP="00044F7F">
      <w:r>
        <w:t xml:space="preserve">Monitoring with history and notification through </w:t>
      </w:r>
      <w:proofErr w:type="spellStart"/>
      <w:r>
        <w:t>Centreon</w:t>
      </w:r>
      <w:proofErr w:type="spellEnd"/>
    </w:p>
    <w:p w14:paraId="7821DFA8" w14:textId="26586BC8" w:rsidR="003069FA" w:rsidRDefault="003069FA" w:rsidP="003069FA">
      <w:pPr>
        <w:pStyle w:val="Titre3"/>
      </w:pPr>
      <w:bookmarkStart w:id="343" w:name="_Toc499648858"/>
      <w:bookmarkStart w:id="344" w:name="_Toc499655088"/>
      <w:r>
        <w:t>Technical Considerations</w:t>
      </w:r>
      <w:bookmarkEnd w:id="343"/>
      <w:bookmarkEnd w:id="344"/>
    </w:p>
    <w:p w14:paraId="292BAAC1" w14:textId="2488340D" w:rsidR="00044F7F" w:rsidRPr="00044F7F" w:rsidRDefault="00044F7F" w:rsidP="00044F7F">
      <w:proofErr w:type="spellStart"/>
      <w:r>
        <w:t>Centreon</w:t>
      </w:r>
      <w:proofErr w:type="spellEnd"/>
      <w:r>
        <w:t xml:space="preserve"> </w:t>
      </w:r>
      <w:hyperlink r:id="rId122" w:history="1">
        <w:r w:rsidRPr="00044F7F">
          <w:rPr>
            <w:rStyle w:val="Lienhypertexte"/>
          </w:rPr>
          <w:t>Docker installation</w:t>
        </w:r>
      </w:hyperlink>
    </w:p>
    <w:p w14:paraId="468E2AFD" w14:textId="77777777" w:rsidR="003069FA" w:rsidRDefault="003069FA" w:rsidP="003069FA">
      <w:pPr>
        <w:pStyle w:val="Titre3"/>
        <w:rPr>
          <w:i/>
        </w:rPr>
      </w:pPr>
      <w:bookmarkStart w:id="345" w:name="_Toc499648859"/>
      <w:bookmarkStart w:id="346" w:name="_Toc499655089"/>
      <w:r>
        <w:t>Selected Product(s)</w:t>
      </w:r>
      <w:bookmarkEnd w:id="345"/>
      <w:bookmarkEnd w:id="346"/>
    </w:p>
    <w:p w14:paraId="57140898" w14:textId="77777777" w:rsidR="003069FA" w:rsidRDefault="003069FA" w:rsidP="003069FA">
      <w:pPr>
        <w:pStyle w:val="Titre3"/>
        <w:rPr>
          <w:i/>
        </w:rPr>
      </w:pPr>
      <w:bookmarkStart w:id="347" w:name="_Toc499648860"/>
      <w:bookmarkStart w:id="348" w:name="_Toc499655090"/>
      <w:r>
        <w:t>Selection Rationale</w:t>
      </w:r>
      <w:bookmarkEnd w:id="347"/>
      <w:bookmarkEnd w:id="348"/>
    </w:p>
    <w:p w14:paraId="369AA382" w14:textId="77777777" w:rsidR="003069FA" w:rsidRDefault="003069FA" w:rsidP="003069FA">
      <w:pPr>
        <w:pStyle w:val="Titre3"/>
        <w:rPr>
          <w:i/>
        </w:rPr>
      </w:pPr>
      <w:bookmarkStart w:id="349" w:name="_Toc499648861"/>
      <w:bookmarkStart w:id="350" w:name="_Toc499655091"/>
      <w:r>
        <w:t>Architecture Risks</w:t>
      </w:r>
      <w:bookmarkEnd w:id="349"/>
      <w:bookmarkEnd w:id="350"/>
    </w:p>
    <w:p w14:paraId="657F8878" w14:textId="77777777" w:rsidR="003069FA" w:rsidRPr="00F6725F" w:rsidRDefault="003069FA" w:rsidP="003069FA"/>
    <w:p w14:paraId="2A202EC3" w14:textId="77777777" w:rsidR="002D7C8C" w:rsidRPr="00F94E96" w:rsidRDefault="002D7C8C" w:rsidP="002D7C8C"/>
    <w:p w14:paraId="2FAEB280" w14:textId="77777777" w:rsidR="002D7C8C" w:rsidRDefault="002D7C8C" w:rsidP="002D7C8C">
      <w:pPr>
        <w:pStyle w:val="Titre1"/>
        <w:rPr>
          <w:i/>
        </w:rPr>
      </w:pPr>
      <w:bookmarkStart w:id="351" w:name="_Toc499648862"/>
      <w:bookmarkStart w:id="352" w:name="_Toc499655092"/>
      <w:r>
        <w:t>Section 4 System Construction Environment</w:t>
      </w:r>
      <w:bookmarkEnd w:id="351"/>
      <w:bookmarkEnd w:id="352"/>
    </w:p>
    <w:p w14:paraId="5C02B329" w14:textId="77777777"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14:paraId="6EA023DA" w14:textId="77777777" w:rsidR="004D4750" w:rsidRPr="0077092E" w:rsidRDefault="004D4750" w:rsidP="004D4750">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Pr>
          <w:b/>
          <w:bCs/>
          <w:i/>
          <w:iCs/>
        </w:rPr>
        <w:t>Environment</w:t>
      </w:r>
      <w:r w:rsidRPr="0077092E">
        <w:rPr>
          <w:b/>
          <w:bCs/>
          <w:i/>
          <w:iCs/>
        </w:rPr>
        <w:t xml:space="preserve"> </w:t>
      </w:r>
      <w:r w:rsidRPr="0077092E">
        <w:rPr>
          <w:i/>
          <w:iCs/>
        </w:rPr>
        <w:t xml:space="preserve">and </w:t>
      </w:r>
      <w:r w:rsidRPr="0077092E">
        <w:rPr>
          <w:b/>
          <w:bCs/>
          <w:i/>
          <w:iCs/>
        </w:rPr>
        <w:t xml:space="preserve">Supporting Infrastructure </w:t>
      </w:r>
      <w:r w:rsidRPr="0077092E">
        <w:rPr>
          <w:i/>
          <w:iCs/>
        </w:rPr>
        <w:t>that will be used (including hardware</w:t>
      </w:r>
      <w:ins w:id="353" w:author="Tonia Kelly" w:date="2012-01-18T17:12:00Z">
        <w:r w:rsidRPr="00472A68">
          <w:t>,</w:t>
        </w:r>
      </w:ins>
      <w:r>
        <w:t xml:space="preserve"> network </w:t>
      </w:r>
      <w:r w:rsidRPr="0077092E">
        <w:rPr>
          <w:i/>
          <w:iCs/>
        </w:rPr>
        <w:t>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14:paraId="108C5AFC" w14:textId="77777777" w:rsidR="002D7C8C" w:rsidRDefault="002D7C8C" w:rsidP="002D7C8C"/>
    <w:p w14:paraId="56364CE5" w14:textId="27A8973A" w:rsidR="00D86E7F" w:rsidRDefault="001B3ECD" w:rsidP="00D86E7F">
      <w:pPr>
        <w:pStyle w:val="Titre2"/>
      </w:pPr>
      <w:bookmarkStart w:id="354" w:name="_Toc499648863"/>
      <w:bookmarkStart w:id="355" w:name="_Toc499655093"/>
      <w:r>
        <w:t xml:space="preserve">Preliminary test </w:t>
      </w:r>
      <w:r w:rsidR="00D86E7F">
        <w:t>Environment</w:t>
      </w:r>
      <w:bookmarkEnd w:id="354"/>
      <w:bookmarkEnd w:id="355"/>
    </w:p>
    <w:p w14:paraId="57417DCE" w14:textId="50356692" w:rsidR="001B3ECD" w:rsidRDefault="001B3ECD" w:rsidP="001B3ECD">
      <w:r>
        <w:t>A preliminary test environment has been set</w:t>
      </w:r>
      <w:r w:rsidR="00FB632D">
        <w:t>up:</w:t>
      </w:r>
    </w:p>
    <w:p w14:paraId="49487CC4" w14:textId="429670EF" w:rsidR="00FB632D" w:rsidRDefault="00F54CF8" w:rsidP="00FB632D">
      <w:pPr>
        <w:numPr>
          <w:ilvl w:val="0"/>
          <w:numId w:val="47"/>
        </w:numPr>
        <w:rPr>
          <w:rFonts w:ascii="Calibri" w:hAnsi="Calibri"/>
          <w:szCs w:val="22"/>
          <w:lang w:val="fr-FR"/>
        </w:rPr>
      </w:pPr>
      <w:r>
        <w:rPr>
          <w:u w:val="single"/>
        </w:rPr>
        <w:t>A</w:t>
      </w:r>
      <w:r w:rsidR="00FB632D">
        <w:rPr>
          <w:u w:val="single"/>
        </w:rPr>
        <w:t xml:space="preserve">uthentication </w:t>
      </w:r>
      <w:r>
        <w:rPr>
          <w:u w:val="single"/>
        </w:rPr>
        <w:t xml:space="preserve">portal </w:t>
      </w:r>
      <w:r w:rsidR="00FB632D">
        <w:rPr>
          <w:u w:val="single"/>
        </w:rPr>
        <w:t>Horizon:</w:t>
      </w:r>
      <w:r w:rsidR="00FB632D">
        <w:t xml:space="preserve"> </w:t>
      </w:r>
      <w:r w:rsidR="00FB632D">
        <w:rPr>
          <w:b/>
          <w:bCs/>
          <w:color w:val="0070C0"/>
        </w:rPr>
        <w:t>iot.testnca.org:8000</w:t>
      </w:r>
    </w:p>
    <w:p w14:paraId="7CE73FCB" w14:textId="77777777" w:rsidR="00FB632D" w:rsidRDefault="00FB632D" w:rsidP="00FB632D">
      <w:pPr>
        <w:numPr>
          <w:ilvl w:val="0"/>
          <w:numId w:val="47"/>
        </w:numPr>
      </w:pPr>
      <w:r>
        <w:rPr>
          <w:u w:val="single"/>
        </w:rPr>
        <w:t xml:space="preserve">API </w:t>
      </w:r>
      <w:proofErr w:type="spellStart"/>
      <w:r>
        <w:rPr>
          <w:u w:val="single"/>
        </w:rPr>
        <w:t>d’authentification</w:t>
      </w:r>
      <w:proofErr w:type="spellEnd"/>
      <w:r>
        <w:rPr>
          <w:u w:val="single"/>
        </w:rPr>
        <w:t xml:space="preserve"> Keystone:</w:t>
      </w:r>
      <w:r>
        <w:t xml:space="preserve"> </w:t>
      </w:r>
      <w:r>
        <w:rPr>
          <w:b/>
          <w:bCs/>
          <w:color w:val="0070C0"/>
        </w:rPr>
        <w:t>iot.testnca.org:5000</w:t>
      </w:r>
    </w:p>
    <w:p w14:paraId="4E8751B8" w14:textId="77777777" w:rsidR="00FB632D" w:rsidRPr="00FB632D" w:rsidRDefault="00FB632D" w:rsidP="00FB632D">
      <w:pPr>
        <w:numPr>
          <w:ilvl w:val="0"/>
          <w:numId w:val="47"/>
        </w:numPr>
        <w:rPr>
          <w:lang w:val="fr-FR"/>
        </w:rPr>
      </w:pPr>
      <w:r w:rsidRPr="00FB632D">
        <w:rPr>
          <w:u w:val="single"/>
          <w:lang w:val="fr-FR"/>
        </w:rPr>
        <w:t>Sécurisation de l’API ORION via PEP-</w:t>
      </w:r>
      <w:proofErr w:type="gramStart"/>
      <w:r w:rsidRPr="00FB632D">
        <w:rPr>
          <w:u w:val="single"/>
          <w:lang w:val="fr-FR"/>
        </w:rPr>
        <w:t>Proxy:</w:t>
      </w:r>
      <w:proofErr w:type="gramEnd"/>
      <w:r w:rsidRPr="00FB632D">
        <w:rPr>
          <w:lang w:val="fr-FR"/>
        </w:rPr>
        <w:t xml:space="preserve"> </w:t>
      </w:r>
      <w:r w:rsidRPr="00FB632D">
        <w:rPr>
          <w:b/>
          <w:bCs/>
          <w:color w:val="0070C0"/>
          <w:lang w:val="fr-FR"/>
        </w:rPr>
        <w:t>iot.testnca.org:8081</w:t>
      </w:r>
    </w:p>
    <w:p w14:paraId="642517B7" w14:textId="77777777" w:rsidR="00820A85" w:rsidRDefault="00820A85" w:rsidP="00820A85">
      <w:pPr>
        <w:numPr>
          <w:ilvl w:val="0"/>
          <w:numId w:val="47"/>
        </w:numPr>
        <w:rPr>
          <w:rFonts w:ascii="Calibri" w:hAnsi="Calibri"/>
          <w:b/>
          <w:bCs/>
          <w:szCs w:val="22"/>
          <w:lang w:val="fr-FR"/>
        </w:rPr>
      </w:pPr>
      <w:r>
        <w:rPr>
          <w:u w:val="single"/>
        </w:rPr>
        <w:t xml:space="preserve">API Orion Context </w:t>
      </w:r>
      <w:proofErr w:type="spellStart"/>
      <w:r>
        <w:rPr>
          <w:u w:val="single"/>
        </w:rPr>
        <w:t>Brocker</w:t>
      </w:r>
      <w:proofErr w:type="spellEnd"/>
      <w:r>
        <w:rPr>
          <w:u w:val="single"/>
        </w:rPr>
        <w:t>:</w:t>
      </w:r>
      <w:r>
        <w:t xml:space="preserve"> </w:t>
      </w:r>
      <w:r>
        <w:rPr>
          <w:b/>
          <w:bCs/>
          <w:color w:val="0070C0"/>
        </w:rPr>
        <w:t>iot.testnca.org:1026</w:t>
      </w:r>
    </w:p>
    <w:p w14:paraId="7E0BB639" w14:textId="3C58E15F" w:rsidR="00820A85" w:rsidRPr="002A6751" w:rsidRDefault="00820A85" w:rsidP="00820A85">
      <w:pPr>
        <w:numPr>
          <w:ilvl w:val="0"/>
          <w:numId w:val="47"/>
        </w:numPr>
        <w:rPr>
          <w:i/>
          <w:iCs/>
          <w:lang w:val="en-GB"/>
        </w:rPr>
      </w:pPr>
      <w:r w:rsidRPr="002A6751">
        <w:rPr>
          <w:u w:val="single"/>
          <w:lang w:val="en-GB"/>
        </w:rPr>
        <w:t xml:space="preserve">API IDAS http </w:t>
      </w:r>
      <w:proofErr w:type="spellStart"/>
      <w:r w:rsidRPr="002A6751">
        <w:rPr>
          <w:u w:val="single"/>
          <w:lang w:val="en-GB"/>
        </w:rPr>
        <w:t>UltraLight</w:t>
      </w:r>
      <w:proofErr w:type="spellEnd"/>
      <w:r w:rsidRPr="002A6751">
        <w:rPr>
          <w:u w:val="single"/>
          <w:lang w:val="en-GB"/>
        </w:rPr>
        <w:t>:</w:t>
      </w:r>
      <w:r w:rsidRPr="002A6751">
        <w:rPr>
          <w:lang w:val="en-GB"/>
        </w:rPr>
        <w:t xml:space="preserve"> </w:t>
      </w:r>
      <w:r w:rsidRPr="002A6751">
        <w:rPr>
          <w:b/>
          <w:bCs/>
          <w:color w:val="0070C0"/>
          <w:lang w:val="en-GB"/>
        </w:rPr>
        <w:t>iot.testnca.org:4041</w:t>
      </w:r>
      <w:r w:rsidRPr="002A6751">
        <w:rPr>
          <w:b/>
          <w:bCs/>
          <w:lang w:val="en-GB"/>
        </w:rPr>
        <w:t xml:space="preserve"> </w:t>
      </w:r>
      <w:r w:rsidRPr="002A6751">
        <w:rPr>
          <w:i/>
          <w:iCs/>
          <w:lang w:val="en-GB"/>
        </w:rPr>
        <w:t>(Service/Device</w:t>
      </w:r>
      <w:r w:rsidRPr="002A6751">
        <w:rPr>
          <w:i/>
          <w:iCs/>
          <w:lang w:val="en-GB"/>
        </w:rPr>
        <w:t xml:space="preserve"> </w:t>
      </w:r>
      <w:proofErr w:type="gramStart"/>
      <w:r w:rsidRPr="002A6751">
        <w:rPr>
          <w:i/>
          <w:iCs/>
          <w:lang w:val="en-GB"/>
        </w:rPr>
        <w:t>Creation</w:t>
      </w:r>
      <w:r w:rsidRPr="002A6751">
        <w:rPr>
          <w:i/>
          <w:iCs/>
          <w:lang w:val="en-GB"/>
        </w:rPr>
        <w:t>)</w:t>
      </w:r>
      <w:r w:rsidRPr="002A6751">
        <w:rPr>
          <w:lang w:val="en-GB"/>
        </w:rPr>
        <w:t xml:space="preserve"> </w:t>
      </w:r>
      <w:r w:rsidRPr="002A6751">
        <w:rPr>
          <w:color w:val="0070C0"/>
          <w:lang w:val="en-GB"/>
        </w:rPr>
        <w:t xml:space="preserve"> </w:t>
      </w:r>
      <w:r w:rsidRPr="002A6751">
        <w:rPr>
          <w:b/>
          <w:bCs/>
          <w:color w:val="0070C0"/>
          <w:lang w:val="en-GB"/>
        </w:rPr>
        <w:t>iot.testnca.org:7896</w:t>
      </w:r>
      <w:proofErr w:type="gramEnd"/>
      <w:r w:rsidRPr="002A6751">
        <w:rPr>
          <w:b/>
          <w:bCs/>
          <w:lang w:val="en-GB"/>
        </w:rPr>
        <w:t xml:space="preserve"> </w:t>
      </w:r>
      <w:r w:rsidRPr="002A6751">
        <w:rPr>
          <w:i/>
          <w:iCs/>
          <w:lang w:val="en-GB"/>
        </w:rPr>
        <w:t>(http UL2.0</w:t>
      </w:r>
      <w:r w:rsidR="002A6751" w:rsidRPr="002A6751">
        <w:rPr>
          <w:i/>
          <w:iCs/>
          <w:lang w:val="en-GB"/>
        </w:rPr>
        <w:t xml:space="preserve"> for </w:t>
      </w:r>
      <w:r w:rsidR="002A6751">
        <w:rPr>
          <w:i/>
          <w:iCs/>
          <w:lang w:val="en-GB"/>
        </w:rPr>
        <w:t>data update</w:t>
      </w:r>
      <w:r w:rsidRPr="002A6751">
        <w:rPr>
          <w:i/>
          <w:iCs/>
          <w:lang w:val="en-GB"/>
        </w:rPr>
        <w:t>)</w:t>
      </w:r>
    </w:p>
    <w:p w14:paraId="225A9462" w14:textId="4FBDECB1" w:rsidR="00820A85" w:rsidRPr="00C925F4" w:rsidRDefault="00820A85" w:rsidP="00820A85">
      <w:pPr>
        <w:numPr>
          <w:ilvl w:val="0"/>
          <w:numId w:val="47"/>
        </w:numPr>
        <w:rPr>
          <w:lang w:val="en-GB"/>
        </w:rPr>
      </w:pPr>
      <w:r w:rsidRPr="00C925F4">
        <w:rPr>
          <w:u w:val="single"/>
          <w:lang w:val="en-GB"/>
        </w:rPr>
        <w:t>MongoDB:</w:t>
      </w:r>
      <w:r w:rsidRPr="00C925F4">
        <w:rPr>
          <w:lang w:val="en-GB"/>
        </w:rPr>
        <w:t xml:space="preserve"> </w:t>
      </w:r>
      <w:r w:rsidRPr="00C925F4">
        <w:rPr>
          <w:b/>
          <w:bCs/>
          <w:color w:val="0070C0"/>
          <w:lang w:val="en-GB"/>
        </w:rPr>
        <w:t>iot.testnca.org:27017</w:t>
      </w:r>
      <w:r w:rsidRPr="00C925F4">
        <w:rPr>
          <w:b/>
          <w:bCs/>
          <w:lang w:val="en-GB"/>
        </w:rPr>
        <w:t xml:space="preserve">, </w:t>
      </w:r>
      <w:r w:rsidRPr="00C925F4">
        <w:rPr>
          <w:b/>
          <w:bCs/>
          <w:color w:val="0070C0"/>
          <w:lang w:val="en-GB"/>
        </w:rPr>
        <w:t>iot.testnca.org:27018</w:t>
      </w:r>
      <w:r w:rsidRPr="00C925F4">
        <w:rPr>
          <w:b/>
          <w:bCs/>
          <w:lang w:val="en-GB"/>
        </w:rPr>
        <w:t xml:space="preserve">, </w:t>
      </w:r>
      <w:r w:rsidRPr="00C925F4">
        <w:rPr>
          <w:b/>
          <w:bCs/>
          <w:color w:val="0070C0"/>
          <w:lang w:val="en-GB"/>
        </w:rPr>
        <w:t>iot.testnca.org:27019</w:t>
      </w:r>
    </w:p>
    <w:p w14:paraId="130C1301" w14:textId="19605ABF" w:rsidR="001861C3" w:rsidRDefault="001861C3" w:rsidP="004924C5">
      <w:pPr>
        <w:numPr>
          <w:ilvl w:val="0"/>
          <w:numId w:val="47"/>
        </w:numPr>
      </w:pPr>
      <w:r w:rsidRPr="003A54A3">
        <w:rPr>
          <w:u w:val="single"/>
        </w:rPr>
        <w:t>CKAN</w:t>
      </w:r>
      <w:r w:rsidR="00C925F4" w:rsidRPr="003A54A3">
        <w:rPr>
          <w:u w:val="single"/>
        </w:rPr>
        <w:t xml:space="preserve"> </w:t>
      </w:r>
      <w:proofErr w:type="spellStart"/>
      <w:r w:rsidR="00C925F4" w:rsidRPr="003A54A3">
        <w:rPr>
          <w:u w:val="single"/>
        </w:rPr>
        <w:t>Opendata</w:t>
      </w:r>
      <w:proofErr w:type="spellEnd"/>
      <w:r w:rsidR="00C925F4" w:rsidRPr="003A54A3">
        <w:rPr>
          <w:u w:val="single"/>
        </w:rPr>
        <w:t xml:space="preserve"> Portal:</w:t>
      </w:r>
      <w:r>
        <w:t xml:space="preserve"> </w:t>
      </w:r>
      <w:r w:rsidRPr="003A54A3">
        <w:rPr>
          <w:b/>
          <w:bCs/>
          <w:color w:val="0070C0"/>
        </w:rPr>
        <w:t>iot.testnca.org:8002</w:t>
      </w:r>
    </w:p>
    <w:p w14:paraId="4642CE87" w14:textId="77777777" w:rsidR="001861C3" w:rsidRPr="00602012" w:rsidRDefault="001861C3" w:rsidP="001861C3">
      <w:pPr>
        <w:numPr>
          <w:ilvl w:val="0"/>
          <w:numId w:val="47"/>
        </w:numPr>
        <w:rPr>
          <w:b/>
          <w:bCs/>
          <w:lang w:val="fr-FR"/>
        </w:rPr>
      </w:pPr>
      <w:r w:rsidRPr="001861C3">
        <w:rPr>
          <w:u w:val="single"/>
          <w:lang w:val="fr-FR"/>
        </w:rPr>
        <w:t xml:space="preserve">Wiki Documentaire </w:t>
      </w:r>
      <w:proofErr w:type="spellStart"/>
      <w:proofErr w:type="gramStart"/>
      <w:r w:rsidRPr="001861C3">
        <w:rPr>
          <w:u w:val="single"/>
          <w:lang w:val="fr-FR"/>
        </w:rPr>
        <w:t>Dokuwiki</w:t>
      </w:r>
      <w:proofErr w:type="spellEnd"/>
      <w:r w:rsidRPr="001861C3">
        <w:rPr>
          <w:u w:val="single"/>
          <w:lang w:val="fr-FR"/>
        </w:rPr>
        <w:t>:</w:t>
      </w:r>
      <w:proofErr w:type="gramEnd"/>
      <w:r w:rsidRPr="001861C3">
        <w:rPr>
          <w:lang w:val="fr-FR"/>
        </w:rPr>
        <w:t xml:space="preserve"> </w:t>
      </w:r>
      <w:r w:rsidRPr="001861C3">
        <w:rPr>
          <w:b/>
          <w:bCs/>
          <w:color w:val="0070C0"/>
          <w:lang w:val="fr-FR"/>
        </w:rPr>
        <w:t>iot.testnca.org:8003</w:t>
      </w:r>
    </w:p>
    <w:p w14:paraId="4BCF2131" w14:textId="77777777" w:rsidR="00CB220C" w:rsidRPr="00CB220C" w:rsidRDefault="00602012" w:rsidP="009631D8">
      <w:pPr>
        <w:numPr>
          <w:ilvl w:val="0"/>
          <w:numId w:val="47"/>
        </w:numPr>
        <w:rPr>
          <w:lang w:val="en-GB"/>
        </w:rPr>
      </w:pPr>
      <w:r w:rsidRPr="00CB220C">
        <w:rPr>
          <w:u w:val="single"/>
          <w:lang w:val="en-GB"/>
        </w:rPr>
        <w:t xml:space="preserve">A </w:t>
      </w:r>
      <w:proofErr w:type="spellStart"/>
      <w:r w:rsidRPr="00CB220C">
        <w:rPr>
          <w:u w:val="single"/>
          <w:lang w:val="en-GB"/>
        </w:rPr>
        <w:t>portainer</w:t>
      </w:r>
      <w:proofErr w:type="spellEnd"/>
      <w:r w:rsidRPr="00CB220C">
        <w:rPr>
          <w:u w:val="single"/>
          <w:lang w:val="en-GB"/>
        </w:rPr>
        <w:t xml:space="preserve"> </w:t>
      </w:r>
      <w:r w:rsidR="003962B3" w:rsidRPr="00CB220C">
        <w:rPr>
          <w:u w:val="single"/>
          <w:lang w:val="en-GB"/>
        </w:rPr>
        <w:t>is also available:</w:t>
      </w:r>
      <w:r w:rsidR="003962B3" w:rsidRPr="00CB220C">
        <w:rPr>
          <w:b/>
          <w:bCs/>
          <w:lang w:val="en-GB"/>
        </w:rPr>
        <w:t xml:space="preserve"> </w:t>
      </w:r>
      <w:r w:rsidR="003962B3" w:rsidRPr="00CB220C">
        <w:rPr>
          <w:b/>
          <w:bCs/>
          <w:color w:val="0070C0"/>
          <w:lang w:val="en-GB"/>
        </w:rPr>
        <w:t>iot.testnca.org:9000</w:t>
      </w:r>
    </w:p>
    <w:p w14:paraId="6D7432B0" w14:textId="004AACAD" w:rsidR="0067166C" w:rsidRPr="00CB220C" w:rsidRDefault="0067166C" w:rsidP="009631D8">
      <w:pPr>
        <w:numPr>
          <w:ilvl w:val="0"/>
          <w:numId w:val="47"/>
        </w:numPr>
        <w:rPr>
          <w:lang w:val="en-GB"/>
        </w:rPr>
      </w:pPr>
      <w:r w:rsidRPr="00CB220C">
        <w:rPr>
          <w:lang w:val="en-GB"/>
        </w:rPr>
        <w:t xml:space="preserve">A </w:t>
      </w:r>
      <w:r w:rsidR="00017A1F" w:rsidRPr="00CB220C">
        <w:rPr>
          <w:lang w:val="en-GB"/>
        </w:rPr>
        <w:t>D</w:t>
      </w:r>
      <w:r w:rsidRPr="00CB220C">
        <w:rPr>
          <w:lang w:val="en-GB"/>
        </w:rPr>
        <w:t>ocker registry has been installed</w:t>
      </w:r>
      <w:r w:rsidR="00017A1F" w:rsidRPr="00CB220C">
        <w:rPr>
          <w:lang w:val="en-GB"/>
        </w:rPr>
        <w:t xml:space="preserve">: </w:t>
      </w:r>
      <w:r w:rsidR="00017A1F" w:rsidRPr="00CB220C">
        <w:rPr>
          <w:b/>
          <w:bCs/>
          <w:color w:val="0070C0"/>
          <w:lang w:val="en-GB"/>
        </w:rPr>
        <w:t>registry.nicecotedazur.org:5000</w:t>
      </w:r>
    </w:p>
    <w:p w14:paraId="578D5215" w14:textId="77777777" w:rsidR="00D86E7F" w:rsidRDefault="00D86E7F" w:rsidP="00D86E7F">
      <w:pPr>
        <w:pStyle w:val="Titre2"/>
        <w:rPr>
          <w:i/>
          <w:caps/>
        </w:rPr>
      </w:pPr>
      <w:bookmarkStart w:id="356" w:name="_Toc499648864"/>
      <w:bookmarkStart w:id="357" w:name="_Toc499655094"/>
      <w:r>
        <w:rPr>
          <w:caps/>
        </w:rPr>
        <w:t>D</w:t>
      </w:r>
      <w:r>
        <w:t>evelopment Environment</w:t>
      </w:r>
      <w:bookmarkEnd w:id="356"/>
      <w:bookmarkEnd w:id="357"/>
    </w:p>
    <w:p w14:paraId="3B9229C9" w14:textId="77777777" w:rsidR="002D7C8C" w:rsidRDefault="002D7C8C" w:rsidP="002D7C8C">
      <w:pPr>
        <w:pStyle w:val="Titre3"/>
      </w:pPr>
      <w:bookmarkStart w:id="358" w:name="_Toc499648865"/>
      <w:bookmarkStart w:id="359" w:name="_Toc499655095"/>
      <w:r>
        <w:t>Developer Workstation Configuration</w:t>
      </w:r>
      <w:bookmarkEnd w:id="358"/>
      <w:bookmarkEnd w:id="359"/>
    </w:p>
    <w:p w14:paraId="7159D3AA" w14:textId="77777777" w:rsidR="00AF3A1C" w:rsidRPr="00AF3A1C" w:rsidRDefault="00AF3A1C" w:rsidP="00AF3A1C"/>
    <w:p w14:paraId="1E1A242F" w14:textId="77777777" w:rsidR="002D7C8C" w:rsidRDefault="002D7C8C" w:rsidP="002D7C8C">
      <w:pPr>
        <w:pStyle w:val="Titre3"/>
        <w:rPr>
          <w:i/>
          <w:caps/>
        </w:rPr>
      </w:pPr>
      <w:bookmarkStart w:id="360" w:name="_Toc499648866"/>
      <w:bookmarkStart w:id="361" w:name="_Toc499655096"/>
      <w:r>
        <w:t>Supporting Development Infrastructure Configuration</w:t>
      </w:r>
      <w:bookmarkEnd w:id="360"/>
      <w:bookmarkEnd w:id="361"/>
    </w:p>
    <w:p w14:paraId="6BEAE9A0" w14:textId="77777777" w:rsidR="002D7C8C" w:rsidRDefault="002D7C8C" w:rsidP="002D7C8C">
      <w:pPr>
        <w:pStyle w:val="Titre2"/>
        <w:rPr>
          <w:i/>
          <w:caps/>
        </w:rPr>
      </w:pPr>
      <w:bookmarkStart w:id="362" w:name="_Toc499648867"/>
      <w:bookmarkStart w:id="363" w:name="_Toc499655097"/>
      <w:r>
        <w:t>QA Environment</w:t>
      </w:r>
      <w:bookmarkEnd w:id="362"/>
      <w:bookmarkEnd w:id="363"/>
    </w:p>
    <w:p w14:paraId="2E119510" w14:textId="77777777" w:rsidR="002D7C8C" w:rsidRDefault="002D7C8C" w:rsidP="002D7C8C">
      <w:pPr>
        <w:pStyle w:val="Titre3"/>
        <w:rPr>
          <w:i/>
        </w:rPr>
      </w:pPr>
      <w:bookmarkStart w:id="364" w:name="_Toc499648868"/>
      <w:bookmarkStart w:id="365" w:name="_Toc499655098"/>
      <w:r>
        <w:t xml:space="preserve">QA </w:t>
      </w:r>
      <w:r w:rsidR="00472A68">
        <w:t>environment</w:t>
      </w:r>
      <w:r>
        <w:t xml:space="preserve"> Configuration</w:t>
      </w:r>
      <w:bookmarkEnd w:id="364"/>
      <w:bookmarkEnd w:id="365"/>
    </w:p>
    <w:p w14:paraId="73905D0D" w14:textId="77777777" w:rsidR="002D7C8C" w:rsidRDefault="002D7C8C" w:rsidP="002D7C8C">
      <w:pPr>
        <w:pStyle w:val="Titre3"/>
        <w:rPr>
          <w:i/>
          <w:caps/>
        </w:rPr>
      </w:pPr>
      <w:bookmarkStart w:id="366" w:name="_Toc499648869"/>
      <w:bookmarkStart w:id="367" w:name="_Toc499655099"/>
      <w:r>
        <w:t>Supporting QA Infrastructure Configuration</w:t>
      </w:r>
      <w:bookmarkEnd w:id="366"/>
      <w:bookmarkEnd w:id="367"/>
    </w:p>
    <w:p w14:paraId="044EBE8D" w14:textId="77777777" w:rsidR="002D7C8C" w:rsidRDefault="002D7C8C" w:rsidP="002D7C8C">
      <w:pPr>
        <w:pStyle w:val="Corpsdetexte3"/>
        <w:spacing w:before="120" w:after="120"/>
        <w:ind w:left="720"/>
        <w:rPr>
          <w:rFonts w:cs="Tahoma"/>
          <w:b/>
          <w:i w:val="0"/>
          <w:caps/>
          <w:sz w:val="24"/>
        </w:rPr>
      </w:pPr>
    </w:p>
    <w:p w14:paraId="5BF0E064" w14:textId="77777777" w:rsidR="002D7C8C" w:rsidRDefault="002D7C8C" w:rsidP="002D7C8C">
      <w:pPr>
        <w:pStyle w:val="Titre2"/>
      </w:pPr>
      <w:bookmarkStart w:id="368" w:name="_Toc499648870"/>
      <w:bookmarkStart w:id="369" w:name="_Toc499655100"/>
      <w:r>
        <w:t>Acceptance Environment</w:t>
      </w:r>
      <w:bookmarkEnd w:id="368"/>
      <w:bookmarkEnd w:id="369"/>
    </w:p>
    <w:p w14:paraId="42DD4CDF" w14:textId="77777777" w:rsidR="002D7C8C" w:rsidRPr="0077092E" w:rsidRDefault="002D7C8C" w:rsidP="002D7C8C"/>
    <w:p w14:paraId="3EDADA1C" w14:textId="77777777" w:rsidR="002D7C8C" w:rsidRDefault="002D7C8C" w:rsidP="002D7C8C">
      <w:pPr>
        <w:pStyle w:val="Titre3"/>
        <w:rPr>
          <w:i/>
        </w:rPr>
      </w:pPr>
      <w:bookmarkStart w:id="370" w:name="_Toc499648871"/>
      <w:bookmarkStart w:id="371" w:name="_Toc499655101"/>
      <w:r>
        <w:lastRenderedPageBreak/>
        <w:t xml:space="preserve">Acceptance </w:t>
      </w:r>
      <w:r w:rsidR="00472A68">
        <w:t>environment</w:t>
      </w:r>
      <w:r>
        <w:t xml:space="preserve"> Configuration</w:t>
      </w:r>
      <w:bookmarkEnd w:id="370"/>
      <w:bookmarkEnd w:id="371"/>
    </w:p>
    <w:p w14:paraId="6CEE2881" w14:textId="77777777" w:rsidR="002D7C8C" w:rsidRDefault="002D7C8C" w:rsidP="002D7C8C">
      <w:pPr>
        <w:pStyle w:val="Titre3"/>
        <w:rPr>
          <w:i/>
          <w:caps/>
        </w:rPr>
      </w:pPr>
      <w:bookmarkStart w:id="372" w:name="_Toc499648872"/>
      <w:bookmarkStart w:id="373" w:name="_Toc499655102"/>
      <w:r>
        <w:t>Supporting Acceptance Infrastructure Configuration</w:t>
      </w:r>
      <w:bookmarkEnd w:id="372"/>
      <w:bookmarkEnd w:id="373"/>
    </w:p>
    <w:p w14:paraId="0794CFE2" w14:textId="77777777" w:rsidR="002D7C8C" w:rsidRDefault="002D7C8C" w:rsidP="002D7C8C"/>
    <w:p w14:paraId="72F7BDAE" w14:textId="77777777" w:rsidR="002D7C8C" w:rsidRDefault="002D7C8C" w:rsidP="002D7C8C">
      <w:pPr>
        <w:ind w:firstLine="90"/>
      </w:pPr>
    </w:p>
    <w:bookmarkEnd w:id="6"/>
    <w:bookmarkEnd w:id="7"/>
    <w:p w14:paraId="2534BF56" w14:textId="77777777" w:rsidR="002D7C8C" w:rsidRDefault="002D7C8C" w:rsidP="002D7C8C"/>
    <w:p w14:paraId="739D1B48" w14:textId="77777777" w:rsidR="00EB2EBF" w:rsidRDefault="00EB2EBF"/>
    <w:sectPr w:rsidR="00EB2EBF" w:rsidSect="00D20A54">
      <w:headerReference w:type="default" r:id="rId123"/>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0ACB8" w14:textId="77777777" w:rsidR="008069E1" w:rsidRDefault="008069E1" w:rsidP="00EB13B0">
      <w:r>
        <w:separator/>
      </w:r>
    </w:p>
  </w:endnote>
  <w:endnote w:type="continuationSeparator" w:id="0">
    <w:p w14:paraId="2A710CC8" w14:textId="77777777" w:rsidR="008069E1" w:rsidRDefault="008069E1" w:rsidP="00EB13B0">
      <w:r>
        <w:continuationSeparator/>
      </w:r>
    </w:p>
  </w:endnote>
  <w:endnote w:type="continuationNotice" w:id="1">
    <w:p w14:paraId="0F452929" w14:textId="77777777" w:rsidR="008069E1" w:rsidRDefault="008069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iti SC">
    <w:altName w:val="Microsoft YaHei"/>
    <w:charset w:val="86"/>
    <w:family w:val="auto"/>
    <w:pitch w:val="variable"/>
    <w:sig w:usb0="8000002F" w:usb1="080E004A" w:usb2="00000010" w:usb3="00000000" w:csb0="003E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EndPr/>
    <w:sdtContent>
      <w:sdt>
        <w:sdtPr>
          <w:id w:val="18898849"/>
          <w:docPartObj>
            <w:docPartGallery w:val="Page Numbers (Top of Page)"/>
            <w:docPartUnique/>
          </w:docPartObj>
        </w:sdtPr>
        <w:sdtEndPr/>
        <w:sdtContent>
          <w:p w14:paraId="5044C14F" w14:textId="1E5C0FC8" w:rsidR="002328C0" w:rsidRPr="00047FCC" w:rsidRDefault="002328C0" w:rsidP="00AD2CAB">
            <w:pPr>
              <w:pStyle w:val="Pieddepage"/>
            </w:pPr>
            <w:r>
              <w:t xml:space="preserve">MNCA </w:t>
            </w:r>
            <w:proofErr w:type="spellStart"/>
            <w:r>
              <w:t>Fiware</w:t>
            </w:r>
            <w:proofErr w:type="spellEnd"/>
            <w:r>
              <w:t xml:space="preserv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7A5B26">
              <w:rPr>
                <w:rFonts w:ascii="Arial Narrow" w:hAnsi="Arial Narrow"/>
                <w:noProof/>
              </w:rPr>
              <w:t>27</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7A5B26">
              <w:rPr>
                <w:rFonts w:ascii="Arial Narrow" w:hAnsi="Arial Narrow"/>
                <w:noProof/>
              </w:rPr>
              <w:t>38</w:t>
            </w:r>
            <w:r w:rsidRPr="00E81EA0">
              <w:rPr>
                <w:rFonts w:ascii="Arial Narrow" w:hAnsi="Arial Narrow"/>
              </w:rPr>
              <w:fldChar w:fldCharType="end"/>
            </w:r>
          </w:p>
        </w:sdtContent>
      </w:sdt>
    </w:sdtContent>
  </w:sdt>
  <w:p w14:paraId="78B8E570" w14:textId="77777777" w:rsidR="002328C0" w:rsidRDefault="002328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F8858" w14:textId="77777777" w:rsidR="008069E1" w:rsidRDefault="008069E1" w:rsidP="00EB13B0">
      <w:r>
        <w:separator/>
      </w:r>
    </w:p>
  </w:footnote>
  <w:footnote w:type="continuationSeparator" w:id="0">
    <w:p w14:paraId="46F59A4D" w14:textId="77777777" w:rsidR="008069E1" w:rsidRDefault="008069E1" w:rsidP="00EB13B0">
      <w:r>
        <w:continuationSeparator/>
      </w:r>
    </w:p>
  </w:footnote>
  <w:footnote w:type="continuationNotice" w:id="1">
    <w:p w14:paraId="017B5BA7" w14:textId="77777777" w:rsidR="008069E1" w:rsidRDefault="008069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1AD32" w14:textId="77777777" w:rsidR="002328C0" w:rsidRPr="00290F3A" w:rsidRDefault="002328C0" w:rsidP="00AD2CAB">
    <w:pPr>
      <w:pStyle w:val="PDMContentHeader"/>
    </w:pPr>
    <w:r>
      <w:rPr>
        <w:noProof/>
        <w:lang w:val="fr-FR" w:eastAsia="fr-FR"/>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8241"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3536791"/>
        <w:dataBinding w:prefixMappings="xmlns:ns0='http://purl.org/dc/elements/1.1/' xmlns:ns1='http://schemas.openxmlformats.org/package/2006/metadata/core-properties' " w:xpath="/ns1:coreProperties[1]/ns0:title[1]" w:storeItemID="{6C3C8BC8-F283-45AE-878A-BAB7291924A1}"/>
        <w:text/>
      </w:sdtPr>
      <w:sdtEnd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6CBE19A0" w14:textId="77777777" w:rsidR="002328C0" w:rsidRPr="00093AF2" w:rsidRDefault="002328C0"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2C582" w14:textId="77777777" w:rsidR="002328C0" w:rsidRPr="00290F3A" w:rsidRDefault="002328C0" w:rsidP="00F772CF">
    <w:pPr>
      <w:pStyle w:val="PDMContentHeader"/>
    </w:pPr>
    <w:r w:rsidRPr="003501B1">
      <w:rPr>
        <w:noProof/>
        <w:lang w:val="fr-FR" w:eastAsia="fr-FR"/>
      </w:rPr>
      <w:drawing>
        <wp:anchor distT="0" distB="0" distL="114300" distR="114300" simplePos="0" relativeHeight="25165824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lang w:val="fr-FR" w:eastAsia="fr-FR"/>
      </w:rPr>
      <w:drawing>
        <wp:anchor distT="0" distB="0" distL="114300" distR="114300" simplePos="0" relativeHeight="251658243"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734734141"/>
        <w:dataBinding w:prefixMappings="xmlns:ns0='http://purl.org/dc/elements/1.1/' xmlns:ns1='http://schemas.openxmlformats.org/package/2006/metadata/core-properties' " w:xpath="/ns1:coreProperties[1]/ns0:title[1]" w:storeItemID="{6C3C8BC8-F283-45AE-878A-BAB7291924A1}"/>
        <w:text/>
      </w:sdtPr>
      <w:sdtEnd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738FF6D9" w14:textId="77777777" w:rsidR="002328C0" w:rsidRPr="00F772CF" w:rsidRDefault="002328C0"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14"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613532"/>
    <w:multiLevelType w:val="hybridMultilevel"/>
    <w:tmpl w:val="00981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DD4337"/>
    <w:multiLevelType w:val="hybridMultilevel"/>
    <w:tmpl w:val="CE32C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3C273C"/>
    <w:multiLevelType w:val="hybridMultilevel"/>
    <w:tmpl w:val="AB4AA3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A702EE"/>
    <w:multiLevelType w:val="hybridMultilevel"/>
    <w:tmpl w:val="30E07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16350B1"/>
    <w:multiLevelType w:val="hybridMultilevel"/>
    <w:tmpl w:val="CF8CE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E7718D"/>
    <w:multiLevelType w:val="multilevel"/>
    <w:tmpl w:val="145C57B6"/>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9CA7C01"/>
    <w:multiLevelType w:val="hybridMultilevel"/>
    <w:tmpl w:val="9BD017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9CF4631"/>
    <w:multiLevelType w:val="hybridMultilevel"/>
    <w:tmpl w:val="876E21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7"/>
  </w:num>
  <w:num w:numId="5">
    <w:abstractNumId w:val="3"/>
  </w:num>
  <w:num w:numId="6">
    <w:abstractNumId w:val="4"/>
  </w:num>
  <w:num w:numId="7">
    <w:abstractNumId w:val="24"/>
  </w:num>
  <w:num w:numId="8">
    <w:abstractNumId w:val="14"/>
  </w:num>
  <w:num w:numId="9">
    <w:abstractNumId w:val="9"/>
  </w:num>
  <w:num w:numId="10">
    <w:abstractNumId w:val="2"/>
  </w:num>
  <w:num w:numId="11">
    <w:abstractNumId w:val="12"/>
  </w:num>
  <w:num w:numId="12">
    <w:abstractNumId w:val="16"/>
  </w:num>
  <w:num w:numId="13">
    <w:abstractNumId w:val="7"/>
  </w:num>
  <w:num w:numId="14">
    <w:abstractNumId w:val="22"/>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2"/>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3"/>
  </w:num>
  <w:num w:numId="25">
    <w:abstractNumId w:val="18"/>
  </w:num>
  <w:num w:numId="26">
    <w:abstractNumId w:val="26"/>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0"/>
  </w:num>
  <w:num w:numId="33">
    <w:abstractNumId w:val="31"/>
  </w:num>
  <w:num w:numId="34">
    <w:abstractNumId w:val="32"/>
  </w:num>
  <w:num w:numId="35">
    <w:abstractNumId w:val="8"/>
  </w:num>
  <w:num w:numId="36">
    <w:abstractNumId w:val="1"/>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num>
  <w:num w:numId="40">
    <w:abstractNumId w:val="20"/>
  </w:num>
  <w:num w:numId="41">
    <w:abstractNumId w:val="30"/>
  </w:num>
  <w:num w:numId="42">
    <w:abstractNumId w:val="29"/>
  </w:num>
  <w:num w:numId="43">
    <w:abstractNumId w:val="12"/>
  </w:num>
  <w:num w:numId="44">
    <w:abstractNumId w:val="21"/>
  </w:num>
  <w:num w:numId="45">
    <w:abstractNumId w:val="19"/>
  </w:num>
  <w:num w:numId="46">
    <w:abstractNumId w:val="25"/>
    <w:lvlOverride w:ilvl="0"/>
    <w:lvlOverride w:ilvl="1"/>
    <w:lvlOverride w:ilvl="2"/>
    <w:lvlOverride w:ilvl="3"/>
    <w:lvlOverride w:ilvl="4"/>
    <w:lvlOverride w:ilvl="5"/>
    <w:lvlOverride w:ilvl="6"/>
    <w:lvlOverride w:ilvl="7"/>
    <w:lvlOverride w:ilv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95"/>
    <w:rsid w:val="0000053D"/>
    <w:rsid w:val="000013BA"/>
    <w:rsid w:val="000069E1"/>
    <w:rsid w:val="00013E0B"/>
    <w:rsid w:val="00014B9D"/>
    <w:rsid w:val="0001581B"/>
    <w:rsid w:val="00015DD1"/>
    <w:rsid w:val="00017A1F"/>
    <w:rsid w:val="0003058E"/>
    <w:rsid w:val="00031F83"/>
    <w:rsid w:val="00032B68"/>
    <w:rsid w:val="00034802"/>
    <w:rsid w:val="00034E14"/>
    <w:rsid w:val="00040A88"/>
    <w:rsid w:val="00044F7F"/>
    <w:rsid w:val="0004533E"/>
    <w:rsid w:val="00057A47"/>
    <w:rsid w:val="00060547"/>
    <w:rsid w:val="00060BDB"/>
    <w:rsid w:val="00060EEC"/>
    <w:rsid w:val="000621EE"/>
    <w:rsid w:val="000633F4"/>
    <w:rsid w:val="00064CC9"/>
    <w:rsid w:val="00065157"/>
    <w:rsid w:val="00066145"/>
    <w:rsid w:val="000732DC"/>
    <w:rsid w:val="00075C69"/>
    <w:rsid w:val="00077931"/>
    <w:rsid w:val="0008019D"/>
    <w:rsid w:val="00080DF0"/>
    <w:rsid w:val="00081868"/>
    <w:rsid w:val="00084DF0"/>
    <w:rsid w:val="00085EF7"/>
    <w:rsid w:val="000865C5"/>
    <w:rsid w:val="00087BE5"/>
    <w:rsid w:val="00090207"/>
    <w:rsid w:val="00090977"/>
    <w:rsid w:val="00096455"/>
    <w:rsid w:val="000A3BC8"/>
    <w:rsid w:val="000A5D84"/>
    <w:rsid w:val="000A7C4C"/>
    <w:rsid w:val="000B0375"/>
    <w:rsid w:val="000B1714"/>
    <w:rsid w:val="000B52C2"/>
    <w:rsid w:val="000B5CD1"/>
    <w:rsid w:val="000B6113"/>
    <w:rsid w:val="000C572F"/>
    <w:rsid w:val="000C6ED2"/>
    <w:rsid w:val="000D037A"/>
    <w:rsid w:val="000D3A62"/>
    <w:rsid w:val="000D621F"/>
    <w:rsid w:val="000E243F"/>
    <w:rsid w:val="000E3304"/>
    <w:rsid w:val="000E3FCF"/>
    <w:rsid w:val="000E6050"/>
    <w:rsid w:val="000E7672"/>
    <w:rsid w:val="000F1B81"/>
    <w:rsid w:val="000F242C"/>
    <w:rsid w:val="000F4D77"/>
    <w:rsid w:val="00103D03"/>
    <w:rsid w:val="0010413E"/>
    <w:rsid w:val="001115BF"/>
    <w:rsid w:val="001157B7"/>
    <w:rsid w:val="001175F1"/>
    <w:rsid w:val="00123AF1"/>
    <w:rsid w:val="00127CCF"/>
    <w:rsid w:val="00131C91"/>
    <w:rsid w:val="001326E2"/>
    <w:rsid w:val="001407EB"/>
    <w:rsid w:val="00141AE2"/>
    <w:rsid w:val="001434D5"/>
    <w:rsid w:val="00144281"/>
    <w:rsid w:val="00144DA2"/>
    <w:rsid w:val="00145132"/>
    <w:rsid w:val="0015010A"/>
    <w:rsid w:val="0015058F"/>
    <w:rsid w:val="001537AF"/>
    <w:rsid w:val="00154B07"/>
    <w:rsid w:val="00163A68"/>
    <w:rsid w:val="00164F41"/>
    <w:rsid w:val="0017161A"/>
    <w:rsid w:val="00172EE5"/>
    <w:rsid w:val="00177247"/>
    <w:rsid w:val="00180EFE"/>
    <w:rsid w:val="00184779"/>
    <w:rsid w:val="001861C3"/>
    <w:rsid w:val="00186569"/>
    <w:rsid w:val="00192051"/>
    <w:rsid w:val="0019448D"/>
    <w:rsid w:val="001A234C"/>
    <w:rsid w:val="001A49CD"/>
    <w:rsid w:val="001A4F1C"/>
    <w:rsid w:val="001A6D31"/>
    <w:rsid w:val="001B1699"/>
    <w:rsid w:val="001B3ECD"/>
    <w:rsid w:val="001B6C4D"/>
    <w:rsid w:val="001B725C"/>
    <w:rsid w:val="001B766D"/>
    <w:rsid w:val="001B7DF1"/>
    <w:rsid w:val="001C04DA"/>
    <w:rsid w:val="001C2D5C"/>
    <w:rsid w:val="001C4F32"/>
    <w:rsid w:val="001C54F4"/>
    <w:rsid w:val="001C6ED4"/>
    <w:rsid w:val="001D4C7E"/>
    <w:rsid w:val="001D5F12"/>
    <w:rsid w:val="001E32A3"/>
    <w:rsid w:val="001E784A"/>
    <w:rsid w:val="001F3B63"/>
    <w:rsid w:val="001F40F3"/>
    <w:rsid w:val="001F58F9"/>
    <w:rsid w:val="001F75AA"/>
    <w:rsid w:val="001F7747"/>
    <w:rsid w:val="002045E4"/>
    <w:rsid w:val="002071C2"/>
    <w:rsid w:val="00210DB4"/>
    <w:rsid w:val="00212CCB"/>
    <w:rsid w:val="0022010B"/>
    <w:rsid w:val="00221D3F"/>
    <w:rsid w:val="00222F92"/>
    <w:rsid w:val="00227233"/>
    <w:rsid w:val="00227482"/>
    <w:rsid w:val="002328C0"/>
    <w:rsid w:val="002357E1"/>
    <w:rsid w:val="002409F4"/>
    <w:rsid w:val="0024168A"/>
    <w:rsid w:val="00245191"/>
    <w:rsid w:val="00250854"/>
    <w:rsid w:val="00250A09"/>
    <w:rsid w:val="00250BFD"/>
    <w:rsid w:val="00253FC4"/>
    <w:rsid w:val="00254F0F"/>
    <w:rsid w:val="00257354"/>
    <w:rsid w:val="002619EF"/>
    <w:rsid w:val="00261FE0"/>
    <w:rsid w:val="002650C8"/>
    <w:rsid w:val="002715BD"/>
    <w:rsid w:val="00276FED"/>
    <w:rsid w:val="00281831"/>
    <w:rsid w:val="00282BFA"/>
    <w:rsid w:val="00284EA7"/>
    <w:rsid w:val="0028696C"/>
    <w:rsid w:val="00286A49"/>
    <w:rsid w:val="00287AFB"/>
    <w:rsid w:val="0029240D"/>
    <w:rsid w:val="00292C39"/>
    <w:rsid w:val="00293E95"/>
    <w:rsid w:val="002964F3"/>
    <w:rsid w:val="00296A85"/>
    <w:rsid w:val="002A0357"/>
    <w:rsid w:val="002A6751"/>
    <w:rsid w:val="002B11BB"/>
    <w:rsid w:val="002B22F8"/>
    <w:rsid w:val="002B26F8"/>
    <w:rsid w:val="002B3B56"/>
    <w:rsid w:val="002B4E0C"/>
    <w:rsid w:val="002B5678"/>
    <w:rsid w:val="002B6662"/>
    <w:rsid w:val="002C3CB2"/>
    <w:rsid w:val="002C425E"/>
    <w:rsid w:val="002C5B66"/>
    <w:rsid w:val="002D0A1A"/>
    <w:rsid w:val="002D2930"/>
    <w:rsid w:val="002D2DF7"/>
    <w:rsid w:val="002D7C8C"/>
    <w:rsid w:val="002E6579"/>
    <w:rsid w:val="002F05C0"/>
    <w:rsid w:val="002F279C"/>
    <w:rsid w:val="002F3448"/>
    <w:rsid w:val="002F4F61"/>
    <w:rsid w:val="002F540F"/>
    <w:rsid w:val="0030123B"/>
    <w:rsid w:val="00301D1A"/>
    <w:rsid w:val="00302734"/>
    <w:rsid w:val="00303560"/>
    <w:rsid w:val="003035ED"/>
    <w:rsid w:val="00304000"/>
    <w:rsid w:val="003069FA"/>
    <w:rsid w:val="003073C4"/>
    <w:rsid w:val="003207C2"/>
    <w:rsid w:val="00321279"/>
    <w:rsid w:val="00321E68"/>
    <w:rsid w:val="0032241D"/>
    <w:rsid w:val="00326B4B"/>
    <w:rsid w:val="0033747C"/>
    <w:rsid w:val="00340E31"/>
    <w:rsid w:val="00341382"/>
    <w:rsid w:val="0034191E"/>
    <w:rsid w:val="00341FCA"/>
    <w:rsid w:val="0034729F"/>
    <w:rsid w:val="003476C3"/>
    <w:rsid w:val="003501B1"/>
    <w:rsid w:val="00350728"/>
    <w:rsid w:val="00351AA8"/>
    <w:rsid w:val="00352E18"/>
    <w:rsid w:val="003561AB"/>
    <w:rsid w:val="00357707"/>
    <w:rsid w:val="0036086A"/>
    <w:rsid w:val="0036158F"/>
    <w:rsid w:val="00361F8D"/>
    <w:rsid w:val="0036320B"/>
    <w:rsid w:val="003641C7"/>
    <w:rsid w:val="0036528F"/>
    <w:rsid w:val="0037146F"/>
    <w:rsid w:val="00373C65"/>
    <w:rsid w:val="00374AC6"/>
    <w:rsid w:val="00376CD1"/>
    <w:rsid w:val="00384B07"/>
    <w:rsid w:val="0039457C"/>
    <w:rsid w:val="003962B3"/>
    <w:rsid w:val="003971A9"/>
    <w:rsid w:val="003A54A3"/>
    <w:rsid w:val="003B1C4B"/>
    <w:rsid w:val="003B29DE"/>
    <w:rsid w:val="003B66BD"/>
    <w:rsid w:val="003B6B5E"/>
    <w:rsid w:val="003C2C4F"/>
    <w:rsid w:val="003C66ED"/>
    <w:rsid w:val="003C7C86"/>
    <w:rsid w:val="003E032A"/>
    <w:rsid w:val="003E068C"/>
    <w:rsid w:val="003E334C"/>
    <w:rsid w:val="003E37E1"/>
    <w:rsid w:val="003E4AC6"/>
    <w:rsid w:val="003E4FFE"/>
    <w:rsid w:val="003E5199"/>
    <w:rsid w:val="003E7ADF"/>
    <w:rsid w:val="003F3997"/>
    <w:rsid w:val="003F6F49"/>
    <w:rsid w:val="003F7740"/>
    <w:rsid w:val="00401CFC"/>
    <w:rsid w:val="00404E01"/>
    <w:rsid w:val="004069CD"/>
    <w:rsid w:val="00407CFA"/>
    <w:rsid w:val="00410691"/>
    <w:rsid w:val="0041407D"/>
    <w:rsid w:val="00416418"/>
    <w:rsid w:val="0041707F"/>
    <w:rsid w:val="0042372D"/>
    <w:rsid w:val="00426071"/>
    <w:rsid w:val="00430036"/>
    <w:rsid w:val="004307FB"/>
    <w:rsid w:val="004314AA"/>
    <w:rsid w:val="004446E8"/>
    <w:rsid w:val="00445E62"/>
    <w:rsid w:val="00452EB1"/>
    <w:rsid w:val="0045468D"/>
    <w:rsid w:val="0046388E"/>
    <w:rsid w:val="00465627"/>
    <w:rsid w:val="00466560"/>
    <w:rsid w:val="0047022A"/>
    <w:rsid w:val="004708F2"/>
    <w:rsid w:val="004715DA"/>
    <w:rsid w:val="00472A68"/>
    <w:rsid w:val="00480874"/>
    <w:rsid w:val="004846AF"/>
    <w:rsid w:val="00490A85"/>
    <w:rsid w:val="00493E6E"/>
    <w:rsid w:val="004A17DB"/>
    <w:rsid w:val="004A40F3"/>
    <w:rsid w:val="004A5762"/>
    <w:rsid w:val="004B0A7C"/>
    <w:rsid w:val="004B2A01"/>
    <w:rsid w:val="004B7CB8"/>
    <w:rsid w:val="004C57CA"/>
    <w:rsid w:val="004C61CF"/>
    <w:rsid w:val="004C7719"/>
    <w:rsid w:val="004D1807"/>
    <w:rsid w:val="004D239E"/>
    <w:rsid w:val="004D4750"/>
    <w:rsid w:val="004D7DE3"/>
    <w:rsid w:val="004E2F11"/>
    <w:rsid w:val="004E528F"/>
    <w:rsid w:val="004F08C4"/>
    <w:rsid w:val="004F409D"/>
    <w:rsid w:val="004F6F26"/>
    <w:rsid w:val="004F78E6"/>
    <w:rsid w:val="00503A88"/>
    <w:rsid w:val="00504F07"/>
    <w:rsid w:val="00507D75"/>
    <w:rsid w:val="00510571"/>
    <w:rsid w:val="00510F02"/>
    <w:rsid w:val="00520029"/>
    <w:rsid w:val="005228E1"/>
    <w:rsid w:val="00523B07"/>
    <w:rsid w:val="00524CE6"/>
    <w:rsid w:val="00526498"/>
    <w:rsid w:val="005303D8"/>
    <w:rsid w:val="00532B76"/>
    <w:rsid w:val="0053393D"/>
    <w:rsid w:val="0053563E"/>
    <w:rsid w:val="00540EA1"/>
    <w:rsid w:val="0054227E"/>
    <w:rsid w:val="00542C35"/>
    <w:rsid w:val="00546F38"/>
    <w:rsid w:val="00551D23"/>
    <w:rsid w:val="0055379A"/>
    <w:rsid w:val="005537A7"/>
    <w:rsid w:val="00554FB3"/>
    <w:rsid w:val="00555815"/>
    <w:rsid w:val="00556806"/>
    <w:rsid w:val="005573BA"/>
    <w:rsid w:val="0055791B"/>
    <w:rsid w:val="00561C24"/>
    <w:rsid w:val="00565FA5"/>
    <w:rsid w:val="00574052"/>
    <w:rsid w:val="00594361"/>
    <w:rsid w:val="00594659"/>
    <w:rsid w:val="00595CC5"/>
    <w:rsid w:val="005A52CA"/>
    <w:rsid w:val="005A5F03"/>
    <w:rsid w:val="005A634F"/>
    <w:rsid w:val="005B1E61"/>
    <w:rsid w:val="005B2D11"/>
    <w:rsid w:val="005B2E7B"/>
    <w:rsid w:val="005B3E51"/>
    <w:rsid w:val="005B5738"/>
    <w:rsid w:val="005B610C"/>
    <w:rsid w:val="005B7B3E"/>
    <w:rsid w:val="005C1948"/>
    <w:rsid w:val="005C2F1E"/>
    <w:rsid w:val="005C3B8D"/>
    <w:rsid w:val="005C47C2"/>
    <w:rsid w:val="005C4808"/>
    <w:rsid w:val="005C529B"/>
    <w:rsid w:val="005C5D21"/>
    <w:rsid w:val="005D0454"/>
    <w:rsid w:val="005D1E54"/>
    <w:rsid w:val="005D4ED7"/>
    <w:rsid w:val="005D6BD6"/>
    <w:rsid w:val="005E1B46"/>
    <w:rsid w:val="005E2EB5"/>
    <w:rsid w:val="005E3EF7"/>
    <w:rsid w:val="005E4E2D"/>
    <w:rsid w:val="005E7EEC"/>
    <w:rsid w:val="005E7F17"/>
    <w:rsid w:val="005F0A31"/>
    <w:rsid w:val="005F14A1"/>
    <w:rsid w:val="005F2C3F"/>
    <w:rsid w:val="005F3097"/>
    <w:rsid w:val="005F671E"/>
    <w:rsid w:val="005F7A83"/>
    <w:rsid w:val="005F7EFC"/>
    <w:rsid w:val="00601751"/>
    <w:rsid w:val="00602012"/>
    <w:rsid w:val="00604526"/>
    <w:rsid w:val="006045D8"/>
    <w:rsid w:val="006112A6"/>
    <w:rsid w:val="00612FC5"/>
    <w:rsid w:val="00613119"/>
    <w:rsid w:val="0061478F"/>
    <w:rsid w:val="00625A55"/>
    <w:rsid w:val="00627283"/>
    <w:rsid w:val="00633C73"/>
    <w:rsid w:val="00641BB8"/>
    <w:rsid w:val="006424D1"/>
    <w:rsid w:val="00642733"/>
    <w:rsid w:val="006428E2"/>
    <w:rsid w:val="00646EA9"/>
    <w:rsid w:val="00647F6C"/>
    <w:rsid w:val="00647FE5"/>
    <w:rsid w:val="00651EB6"/>
    <w:rsid w:val="006553F9"/>
    <w:rsid w:val="006607A7"/>
    <w:rsid w:val="006709C5"/>
    <w:rsid w:val="0067166C"/>
    <w:rsid w:val="00673C00"/>
    <w:rsid w:val="006774E3"/>
    <w:rsid w:val="006776BC"/>
    <w:rsid w:val="00677ED6"/>
    <w:rsid w:val="00680523"/>
    <w:rsid w:val="00680CF3"/>
    <w:rsid w:val="00683969"/>
    <w:rsid w:val="00690ED8"/>
    <w:rsid w:val="00692D17"/>
    <w:rsid w:val="00695EDD"/>
    <w:rsid w:val="00697A16"/>
    <w:rsid w:val="006A0547"/>
    <w:rsid w:val="006A05A5"/>
    <w:rsid w:val="006A56B0"/>
    <w:rsid w:val="006A5945"/>
    <w:rsid w:val="006A6105"/>
    <w:rsid w:val="006B2658"/>
    <w:rsid w:val="006B692B"/>
    <w:rsid w:val="006C44FD"/>
    <w:rsid w:val="006C6123"/>
    <w:rsid w:val="006D0972"/>
    <w:rsid w:val="006D346F"/>
    <w:rsid w:val="006D5B84"/>
    <w:rsid w:val="006D638B"/>
    <w:rsid w:val="006E1904"/>
    <w:rsid w:val="006E1B74"/>
    <w:rsid w:val="006E6038"/>
    <w:rsid w:val="006E7247"/>
    <w:rsid w:val="006E75D4"/>
    <w:rsid w:val="006F31CE"/>
    <w:rsid w:val="006F3DC5"/>
    <w:rsid w:val="006F4D91"/>
    <w:rsid w:val="006F57A7"/>
    <w:rsid w:val="006F6545"/>
    <w:rsid w:val="006F6764"/>
    <w:rsid w:val="006F7CF2"/>
    <w:rsid w:val="0070091F"/>
    <w:rsid w:val="00702318"/>
    <w:rsid w:val="007048E0"/>
    <w:rsid w:val="007058B9"/>
    <w:rsid w:val="00711E3E"/>
    <w:rsid w:val="00714ACC"/>
    <w:rsid w:val="00714CD0"/>
    <w:rsid w:val="00716977"/>
    <w:rsid w:val="00720569"/>
    <w:rsid w:val="00720EB8"/>
    <w:rsid w:val="00721383"/>
    <w:rsid w:val="00722406"/>
    <w:rsid w:val="00723111"/>
    <w:rsid w:val="007259A4"/>
    <w:rsid w:val="00725FF3"/>
    <w:rsid w:val="007329E3"/>
    <w:rsid w:val="007428C4"/>
    <w:rsid w:val="00742BA1"/>
    <w:rsid w:val="007431E6"/>
    <w:rsid w:val="007460E6"/>
    <w:rsid w:val="00746B7F"/>
    <w:rsid w:val="00751A5B"/>
    <w:rsid w:val="00752BB3"/>
    <w:rsid w:val="007542E4"/>
    <w:rsid w:val="00754AEF"/>
    <w:rsid w:val="0075566F"/>
    <w:rsid w:val="00755A2E"/>
    <w:rsid w:val="00756471"/>
    <w:rsid w:val="00756CCA"/>
    <w:rsid w:val="007600F0"/>
    <w:rsid w:val="00765830"/>
    <w:rsid w:val="00767823"/>
    <w:rsid w:val="00770522"/>
    <w:rsid w:val="00773D95"/>
    <w:rsid w:val="00774913"/>
    <w:rsid w:val="00775797"/>
    <w:rsid w:val="007869EB"/>
    <w:rsid w:val="007909D3"/>
    <w:rsid w:val="00792C32"/>
    <w:rsid w:val="00793D77"/>
    <w:rsid w:val="00796707"/>
    <w:rsid w:val="00797B40"/>
    <w:rsid w:val="007A0F06"/>
    <w:rsid w:val="007A1243"/>
    <w:rsid w:val="007A5047"/>
    <w:rsid w:val="007A5B26"/>
    <w:rsid w:val="007A7E28"/>
    <w:rsid w:val="007B336D"/>
    <w:rsid w:val="007C2925"/>
    <w:rsid w:val="007C5549"/>
    <w:rsid w:val="007C7B36"/>
    <w:rsid w:val="007D0319"/>
    <w:rsid w:val="007D0616"/>
    <w:rsid w:val="007D2CC4"/>
    <w:rsid w:val="007E118D"/>
    <w:rsid w:val="007E2597"/>
    <w:rsid w:val="007E2BF9"/>
    <w:rsid w:val="007E7867"/>
    <w:rsid w:val="007F425B"/>
    <w:rsid w:val="007F4B0F"/>
    <w:rsid w:val="007F5BE3"/>
    <w:rsid w:val="007F5D9D"/>
    <w:rsid w:val="0080007B"/>
    <w:rsid w:val="008005E6"/>
    <w:rsid w:val="00800872"/>
    <w:rsid w:val="008010CB"/>
    <w:rsid w:val="00805211"/>
    <w:rsid w:val="008069E1"/>
    <w:rsid w:val="008163B9"/>
    <w:rsid w:val="00820A85"/>
    <w:rsid w:val="0082187B"/>
    <w:rsid w:val="00823768"/>
    <w:rsid w:val="008239EB"/>
    <w:rsid w:val="008261C1"/>
    <w:rsid w:val="00826277"/>
    <w:rsid w:val="0083266D"/>
    <w:rsid w:val="00833288"/>
    <w:rsid w:val="00833F76"/>
    <w:rsid w:val="00850B3D"/>
    <w:rsid w:val="0085199E"/>
    <w:rsid w:val="008577A5"/>
    <w:rsid w:val="00861419"/>
    <w:rsid w:val="008638BB"/>
    <w:rsid w:val="0086499D"/>
    <w:rsid w:val="00864B5C"/>
    <w:rsid w:val="008673C6"/>
    <w:rsid w:val="00871BE1"/>
    <w:rsid w:val="00876C36"/>
    <w:rsid w:val="00880CC3"/>
    <w:rsid w:val="00880E86"/>
    <w:rsid w:val="00882328"/>
    <w:rsid w:val="0088393E"/>
    <w:rsid w:val="008847AF"/>
    <w:rsid w:val="00887470"/>
    <w:rsid w:val="00891D08"/>
    <w:rsid w:val="00892268"/>
    <w:rsid w:val="0089264C"/>
    <w:rsid w:val="0089494C"/>
    <w:rsid w:val="008956A1"/>
    <w:rsid w:val="008979F8"/>
    <w:rsid w:val="008A584F"/>
    <w:rsid w:val="008B0BD5"/>
    <w:rsid w:val="008B4CD6"/>
    <w:rsid w:val="008C1B1A"/>
    <w:rsid w:val="008C4424"/>
    <w:rsid w:val="008C5419"/>
    <w:rsid w:val="008D0AAB"/>
    <w:rsid w:val="008D2470"/>
    <w:rsid w:val="008E0EF8"/>
    <w:rsid w:val="008E532F"/>
    <w:rsid w:val="008E6CE1"/>
    <w:rsid w:val="008E7D35"/>
    <w:rsid w:val="008F4289"/>
    <w:rsid w:val="009118F2"/>
    <w:rsid w:val="00914615"/>
    <w:rsid w:val="009161DF"/>
    <w:rsid w:val="00920841"/>
    <w:rsid w:val="00921C8C"/>
    <w:rsid w:val="00931878"/>
    <w:rsid w:val="00934270"/>
    <w:rsid w:val="00935465"/>
    <w:rsid w:val="00937745"/>
    <w:rsid w:val="0094348C"/>
    <w:rsid w:val="00945258"/>
    <w:rsid w:val="00951A6B"/>
    <w:rsid w:val="00952297"/>
    <w:rsid w:val="00953716"/>
    <w:rsid w:val="00953FD8"/>
    <w:rsid w:val="00957301"/>
    <w:rsid w:val="009579E9"/>
    <w:rsid w:val="009601E0"/>
    <w:rsid w:val="00960C61"/>
    <w:rsid w:val="00960C90"/>
    <w:rsid w:val="0096191B"/>
    <w:rsid w:val="009633CD"/>
    <w:rsid w:val="009660E9"/>
    <w:rsid w:val="009663B7"/>
    <w:rsid w:val="00972ABF"/>
    <w:rsid w:val="00974BB1"/>
    <w:rsid w:val="009761B3"/>
    <w:rsid w:val="00995542"/>
    <w:rsid w:val="00995991"/>
    <w:rsid w:val="009A01D2"/>
    <w:rsid w:val="009A13A6"/>
    <w:rsid w:val="009A1436"/>
    <w:rsid w:val="009A318E"/>
    <w:rsid w:val="009A3684"/>
    <w:rsid w:val="009A3889"/>
    <w:rsid w:val="009A38D3"/>
    <w:rsid w:val="009B3161"/>
    <w:rsid w:val="009B46DA"/>
    <w:rsid w:val="009B4BCE"/>
    <w:rsid w:val="009B6B36"/>
    <w:rsid w:val="009C01BE"/>
    <w:rsid w:val="009C21B2"/>
    <w:rsid w:val="009D3A3B"/>
    <w:rsid w:val="009D5B66"/>
    <w:rsid w:val="009D7CA7"/>
    <w:rsid w:val="009E29FD"/>
    <w:rsid w:val="009E4E34"/>
    <w:rsid w:val="009E6205"/>
    <w:rsid w:val="009F0ADC"/>
    <w:rsid w:val="009F237E"/>
    <w:rsid w:val="009F466E"/>
    <w:rsid w:val="009F516B"/>
    <w:rsid w:val="009F5B56"/>
    <w:rsid w:val="009F74E3"/>
    <w:rsid w:val="00A03C77"/>
    <w:rsid w:val="00A0444D"/>
    <w:rsid w:val="00A047E4"/>
    <w:rsid w:val="00A10899"/>
    <w:rsid w:val="00A120CF"/>
    <w:rsid w:val="00A12F71"/>
    <w:rsid w:val="00A21C2B"/>
    <w:rsid w:val="00A226BA"/>
    <w:rsid w:val="00A239C1"/>
    <w:rsid w:val="00A24EC1"/>
    <w:rsid w:val="00A37FBE"/>
    <w:rsid w:val="00A50AA2"/>
    <w:rsid w:val="00A52CD3"/>
    <w:rsid w:val="00A5418E"/>
    <w:rsid w:val="00A56167"/>
    <w:rsid w:val="00A7296C"/>
    <w:rsid w:val="00A75BD9"/>
    <w:rsid w:val="00A80F41"/>
    <w:rsid w:val="00A836C2"/>
    <w:rsid w:val="00A8729F"/>
    <w:rsid w:val="00A907EA"/>
    <w:rsid w:val="00A941F4"/>
    <w:rsid w:val="00A97AB5"/>
    <w:rsid w:val="00A97AE8"/>
    <w:rsid w:val="00AB02C8"/>
    <w:rsid w:val="00AB1648"/>
    <w:rsid w:val="00AB269D"/>
    <w:rsid w:val="00AB5139"/>
    <w:rsid w:val="00AB649B"/>
    <w:rsid w:val="00AC0918"/>
    <w:rsid w:val="00AC1403"/>
    <w:rsid w:val="00AC148F"/>
    <w:rsid w:val="00AC5977"/>
    <w:rsid w:val="00AC6CAC"/>
    <w:rsid w:val="00AD1DA5"/>
    <w:rsid w:val="00AD2CAB"/>
    <w:rsid w:val="00AD7AA2"/>
    <w:rsid w:val="00AD7C9C"/>
    <w:rsid w:val="00AE0F6E"/>
    <w:rsid w:val="00AE397A"/>
    <w:rsid w:val="00AF254D"/>
    <w:rsid w:val="00AF2CB1"/>
    <w:rsid w:val="00AF3A1C"/>
    <w:rsid w:val="00AF421B"/>
    <w:rsid w:val="00AF43F0"/>
    <w:rsid w:val="00B03B0E"/>
    <w:rsid w:val="00B20650"/>
    <w:rsid w:val="00B20730"/>
    <w:rsid w:val="00B21781"/>
    <w:rsid w:val="00B23AB4"/>
    <w:rsid w:val="00B23CFC"/>
    <w:rsid w:val="00B27D5D"/>
    <w:rsid w:val="00B317EE"/>
    <w:rsid w:val="00B31FAB"/>
    <w:rsid w:val="00B4038E"/>
    <w:rsid w:val="00B40B66"/>
    <w:rsid w:val="00B45DD6"/>
    <w:rsid w:val="00B535D8"/>
    <w:rsid w:val="00B574D4"/>
    <w:rsid w:val="00B600D4"/>
    <w:rsid w:val="00B63CED"/>
    <w:rsid w:val="00B65BE1"/>
    <w:rsid w:val="00B726B5"/>
    <w:rsid w:val="00B77801"/>
    <w:rsid w:val="00B8039C"/>
    <w:rsid w:val="00B8065D"/>
    <w:rsid w:val="00B8241B"/>
    <w:rsid w:val="00B828E3"/>
    <w:rsid w:val="00B8572C"/>
    <w:rsid w:val="00B86B6D"/>
    <w:rsid w:val="00B86FE2"/>
    <w:rsid w:val="00B871BD"/>
    <w:rsid w:val="00B96EDF"/>
    <w:rsid w:val="00BA5DDE"/>
    <w:rsid w:val="00BB0291"/>
    <w:rsid w:val="00BB4F47"/>
    <w:rsid w:val="00BC118F"/>
    <w:rsid w:val="00BC3F50"/>
    <w:rsid w:val="00BD6FA6"/>
    <w:rsid w:val="00BE1FC0"/>
    <w:rsid w:val="00BE49D1"/>
    <w:rsid w:val="00BF22AC"/>
    <w:rsid w:val="00C00BE1"/>
    <w:rsid w:val="00C02E7E"/>
    <w:rsid w:val="00C15F96"/>
    <w:rsid w:val="00C17488"/>
    <w:rsid w:val="00C2052F"/>
    <w:rsid w:val="00C2495A"/>
    <w:rsid w:val="00C26DCF"/>
    <w:rsid w:val="00C30179"/>
    <w:rsid w:val="00C33229"/>
    <w:rsid w:val="00C359D6"/>
    <w:rsid w:val="00C35A46"/>
    <w:rsid w:val="00C40839"/>
    <w:rsid w:val="00C42C28"/>
    <w:rsid w:val="00C44809"/>
    <w:rsid w:val="00C4570E"/>
    <w:rsid w:val="00C50D20"/>
    <w:rsid w:val="00C51AF6"/>
    <w:rsid w:val="00C55442"/>
    <w:rsid w:val="00C57E06"/>
    <w:rsid w:val="00C64B2E"/>
    <w:rsid w:val="00C7350C"/>
    <w:rsid w:val="00C739AA"/>
    <w:rsid w:val="00C7691C"/>
    <w:rsid w:val="00C811BE"/>
    <w:rsid w:val="00C815D1"/>
    <w:rsid w:val="00C8208E"/>
    <w:rsid w:val="00C84F8F"/>
    <w:rsid w:val="00C86A32"/>
    <w:rsid w:val="00C87333"/>
    <w:rsid w:val="00C91743"/>
    <w:rsid w:val="00C91847"/>
    <w:rsid w:val="00C925F4"/>
    <w:rsid w:val="00C9675D"/>
    <w:rsid w:val="00CA110A"/>
    <w:rsid w:val="00CA52A3"/>
    <w:rsid w:val="00CA53BF"/>
    <w:rsid w:val="00CA6402"/>
    <w:rsid w:val="00CB220C"/>
    <w:rsid w:val="00CB280B"/>
    <w:rsid w:val="00CC4BA0"/>
    <w:rsid w:val="00CC5285"/>
    <w:rsid w:val="00CC6521"/>
    <w:rsid w:val="00CD2DD9"/>
    <w:rsid w:val="00CD6AFA"/>
    <w:rsid w:val="00CE0217"/>
    <w:rsid w:val="00CE1668"/>
    <w:rsid w:val="00CF6314"/>
    <w:rsid w:val="00D005C4"/>
    <w:rsid w:val="00D00CE4"/>
    <w:rsid w:val="00D079E4"/>
    <w:rsid w:val="00D10440"/>
    <w:rsid w:val="00D1066A"/>
    <w:rsid w:val="00D125D7"/>
    <w:rsid w:val="00D12B44"/>
    <w:rsid w:val="00D13D53"/>
    <w:rsid w:val="00D207C3"/>
    <w:rsid w:val="00D20A54"/>
    <w:rsid w:val="00D216AD"/>
    <w:rsid w:val="00D25739"/>
    <w:rsid w:val="00D26005"/>
    <w:rsid w:val="00D260D6"/>
    <w:rsid w:val="00D33243"/>
    <w:rsid w:val="00D34B7C"/>
    <w:rsid w:val="00D3596A"/>
    <w:rsid w:val="00D35DAA"/>
    <w:rsid w:val="00D36D19"/>
    <w:rsid w:val="00D37C34"/>
    <w:rsid w:val="00D41DAA"/>
    <w:rsid w:val="00D42D5B"/>
    <w:rsid w:val="00D44027"/>
    <w:rsid w:val="00D47423"/>
    <w:rsid w:val="00D51DBA"/>
    <w:rsid w:val="00D52596"/>
    <w:rsid w:val="00D5313A"/>
    <w:rsid w:val="00D53896"/>
    <w:rsid w:val="00D5504A"/>
    <w:rsid w:val="00D550F1"/>
    <w:rsid w:val="00D55299"/>
    <w:rsid w:val="00D61434"/>
    <w:rsid w:val="00D6208A"/>
    <w:rsid w:val="00D66082"/>
    <w:rsid w:val="00D67108"/>
    <w:rsid w:val="00D72124"/>
    <w:rsid w:val="00D751DC"/>
    <w:rsid w:val="00D86E7F"/>
    <w:rsid w:val="00D914E7"/>
    <w:rsid w:val="00D933DD"/>
    <w:rsid w:val="00D95EAC"/>
    <w:rsid w:val="00DA2A84"/>
    <w:rsid w:val="00DA4214"/>
    <w:rsid w:val="00DA5B8D"/>
    <w:rsid w:val="00DB16EE"/>
    <w:rsid w:val="00DB214A"/>
    <w:rsid w:val="00DB280D"/>
    <w:rsid w:val="00DB3545"/>
    <w:rsid w:val="00DB51BF"/>
    <w:rsid w:val="00DB58EA"/>
    <w:rsid w:val="00DB6AFC"/>
    <w:rsid w:val="00DC14F6"/>
    <w:rsid w:val="00DC1A66"/>
    <w:rsid w:val="00DC2DD0"/>
    <w:rsid w:val="00DD200C"/>
    <w:rsid w:val="00DD2480"/>
    <w:rsid w:val="00DD3E81"/>
    <w:rsid w:val="00DD494C"/>
    <w:rsid w:val="00DD5878"/>
    <w:rsid w:val="00DD6D91"/>
    <w:rsid w:val="00DE0D33"/>
    <w:rsid w:val="00DE2546"/>
    <w:rsid w:val="00DE6DCD"/>
    <w:rsid w:val="00DF0958"/>
    <w:rsid w:val="00DF153D"/>
    <w:rsid w:val="00DF2A0F"/>
    <w:rsid w:val="00DF6FFB"/>
    <w:rsid w:val="00E0327C"/>
    <w:rsid w:val="00E03667"/>
    <w:rsid w:val="00E10122"/>
    <w:rsid w:val="00E10A85"/>
    <w:rsid w:val="00E13566"/>
    <w:rsid w:val="00E16E8D"/>
    <w:rsid w:val="00E17B35"/>
    <w:rsid w:val="00E17CB3"/>
    <w:rsid w:val="00E205AA"/>
    <w:rsid w:val="00E2346D"/>
    <w:rsid w:val="00E24D2D"/>
    <w:rsid w:val="00E30F60"/>
    <w:rsid w:val="00E31060"/>
    <w:rsid w:val="00E3379A"/>
    <w:rsid w:val="00E33ED8"/>
    <w:rsid w:val="00E34568"/>
    <w:rsid w:val="00E476D2"/>
    <w:rsid w:val="00E47CE4"/>
    <w:rsid w:val="00E51A9F"/>
    <w:rsid w:val="00E52D76"/>
    <w:rsid w:val="00E540AE"/>
    <w:rsid w:val="00E55DC2"/>
    <w:rsid w:val="00E61E09"/>
    <w:rsid w:val="00E6431F"/>
    <w:rsid w:val="00E66391"/>
    <w:rsid w:val="00E66E24"/>
    <w:rsid w:val="00E702E7"/>
    <w:rsid w:val="00E70F96"/>
    <w:rsid w:val="00E73E6A"/>
    <w:rsid w:val="00E7584F"/>
    <w:rsid w:val="00E75A9E"/>
    <w:rsid w:val="00E76486"/>
    <w:rsid w:val="00E83CEF"/>
    <w:rsid w:val="00E8420C"/>
    <w:rsid w:val="00E85A68"/>
    <w:rsid w:val="00E8609B"/>
    <w:rsid w:val="00E90DD4"/>
    <w:rsid w:val="00E92D07"/>
    <w:rsid w:val="00EA2B43"/>
    <w:rsid w:val="00EA2F63"/>
    <w:rsid w:val="00EA50BF"/>
    <w:rsid w:val="00EA7075"/>
    <w:rsid w:val="00EB13B0"/>
    <w:rsid w:val="00EB2EBF"/>
    <w:rsid w:val="00EB304C"/>
    <w:rsid w:val="00EB401F"/>
    <w:rsid w:val="00EB67AE"/>
    <w:rsid w:val="00EC2338"/>
    <w:rsid w:val="00EC4678"/>
    <w:rsid w:val="00ED16AD"/>
    <w:rsid w:val="00ED6B01"/>
    <w:rsid w:val="00ED6C66"/>
    <w:rsid w:val="00ED7967"/>
    <w:rsid w:val="00EE28BB"/>
    <w:rsid w:val="00EE7836"/>
    <w:rsid w:val="00EF03E5"/>
    <w:rsid w:val="00EF2620"/>
    <w:rsid w:val="00EF2D7B"/>
    <w:rsid w:val="00EF30E2"/>
    <w:rsid w:val="00EF438B"/>
    <w:rsid w:val="00EF4C1F"/>
    <w:rsid w:val="00EF5CF8"/>
    <w:rsid w:val="00EF7141"/>
    <w:rsid w:val="00F06249"/>
    <w:rsid w:val="00F07517"/>
    <w:rsid w:val="00F11413"/>
    <w:rsid w:val="00F2159B"/>
    <w:rsid w:val="00F2163C"/>
    <w:rsid w:val="00F22ABC"/>
    <w:rsid w:val="00F22F65"/>
    <w:rsid w:val="00F24211"/>
    <w:rsid w:val="00F25A7F"/>
    <w:rsid w:val="00F26E8E"/>
    <w:rsid w:val="00F2715F"/>
    <w:rsid w:val="00F40757"/>
    <w:rsid w:val="00F42631"/>
    <w:rsid w:val="00F5025D"/>
    <w:rsid w:val="00F53BA0"/>
    <w:rsid w:val="00F54CF8"/>
    <w:rsid w:val="00F5504D"/>
    <w:rsid w:val="00F577C1"/>
    <w:rsid w:val="00F57CB5"/>
    <w:rsid w:val="00F62359"/>
    <w:rsid w:val="00F6725F"/>
    <w:rsid w:val="00F748F9"/>
    <w:rsid w:val="00F752D2"/>
    <w:rsid w:val="00F75CC2"/>
    <w:rsid w:val="00F772CF"/>
    <w:rsid w:val="00F83FBE"/>
    <w:rsid w:val="00F87120"/>
    <w:rsid w:val="00F90B8F"/>
    <w:rsid w:val="00F90E7E"/>
    <w:rsid w:val="00F955BE"/>
    <w:rsid w:val="00F959F6"/>
    <w:rsid w:val="00FA531B"/>
    <w:rsid w:val="00FA6C43"/>
    <w:rsid w:val="00FA7B54"/>
    <w:rsid w:val="00FB32AC"/>
    <w:rsid w:val="00FB55C6"/>
    <w:rsid w:val="00FB632D"/>
    <w:rsid w:val="00FC09A0"/>
    <w:rsid w:val="00FC1592"/>
    <w:rsid w:val="00FC159F"/>
    <w:rsid w:val="00FC1CF1"/>
    <w:rsid w:val="00FC6E4E"/>
    <w:rsid w:val="00FD458D"/>
    <w:rsid w:val="00FD5E45"/>
    <w:rsid w:val="00FE6CCB"/>
    <w:rsid w:val="00FE6D47"/>
    <w:rsid w:val="00FE7EFD"/>
    <w:rsid w:val="00FF02D5"/>
    <w:rsid w:val="00FF18AF"/>
    <w:rsid w:val="00FF2E41"/>
    <w:rsid w:val="00FF32B0"/>
    <w:rsid w:val="00FF4F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A450F"/>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11"/>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11"/>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11"/>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11"/>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A5418E"/>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 w:type="paragraph" w:styleId="TM4">
    <w:name w:val="toc 4"/>
    <w:basedOn w:val="Normal"/>
    <w:next w:val="Normal"/>
    <w:autoRedefine/>
    <w:uiPriority w:val="39"/>
    <w:unhideWhenUsed/>
    <w:rsid w:val="003971A9"/>
    <w:pPr>
      <w:spacing w:after="100" w:line="259" w:lineRule="auto"/>
      <w:ind w:left="660"/>
    </w:pPr>
    <w:rPr>
      <w:rFonts w:asciiTheme="minorHAnsi" w:eastAsiaTheme="minorEastAsia" w:hAnsiTheme="minorHAnsi" w:cstheme="minorBidi"/>
      <w:sz w:val="22"/>
      <w:szCs w:val="22"/>
      <w:lang w:val="fr-FR" w:eastAsia="fr-FR"/>
    </w:rPr>
  </w:style>
  <w:style w:type="paragraph" w:styleId="TM5">
    <w:name w:val="toc 5"/>
    <w:basedOn w:val="Normal"/>
    <w:next w:val="Normal"/>
    <w:autoRedefine/>
    <w:uiPriority w:val="39"/>
    <w:unhideWhenUsed/>
    <w:rsid w:val="003971A9"/>
    <w:pPr>
      <w:spacing w:after="100" w:line="259" w:lineRule="auto"/>
      <w:ind w:left="880"/>
    </w:pPr>
    <w:rPr>
      <w:rFonts w:asciiTheme="minorHAnsi" w:eastAsiaTheme="minorEastAsia" w:hAnsiTheme="minorHAnsi" w:cstheme="minorBidi"/>
      <w:sz w:val="22"/>
      <w:szCs w:val="22"/>
      <w:lang w:val="fr-FR" w:eastAsia="fr-FR"/>
    </w:rPr>
  </w:style>
  <w:style w:type="paragraph" w:styleId="TM6">
    <w:name w:val="toc 6"/>
    <w:basedOn w:val="Normal"/>
    <w:next w:val="Normal"/>
    <w:autoRedefine/>
    <w:uiPriority w:val="39"/>
    <w:unhideWhenUsed/>
    <w:rsid w:val="003971A9"/>
    <w:pPr>
      <w:spacing w:after="100" w:line="259"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3971A9"/>
    <w:pPr>
      <w:spacing w:after="100" w:line="259"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3971A9"/>
    <w:pPr>
      <w:spacing w:after="100" w:line="259"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3971A9"/>
    <w:pPr>
      <w:spacing w:after="100" w:line="259" w:lineRule="auto"/>
      <w:ind w:left="1760"/>
    </w:pPr>
    <w:rPr>
      <w:rFonts w:asciiTheme="minorHAnsi" w:eastAsiaTheme="minorEastAsia" w:hAnsiTheme="minorHAnsi" w:cstheme="minorBidi"/>
      <w:sz w:val="22"/>
      <w:szCs w:val="22"/>
      <w:lang w:val="fr-FR" w:eastAsia="fr-FR"/>
    </w:rPr>
  </w:style>
  <w:style w:type="character" w:customStyle="1" w:styleId="Mentionnonrsolue1">
    <w:name w:val="Mention non résolue1"/>
    <w:basedOn w:val="Policepardfaut"/>
    <w:uiPriority w:val="99"/>
    <w:semiHidden/>
    <w:unhideWhenUsed/>
    <w:rsid w:val="007E2B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636764534">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917517948">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 w:id="1549730075">
      <w:bodyDiv w:val="1"/>
      <w:marLeft w:val="0"/>
      <w:marRight w:val="0"/>
      <w:marTop w:val="0"/>
      <w:marBottom w:val="0"/>
      <w:divBdr>
        <w:top w:val="none" w:sz="0" w:space="0" w:color="auto"/>
        <w:left w:val="none" w:sz="0" w:space="0" w:color="auto"/>
        <w:bottom w:val="none" w:sz="0" w:space="0" w:color="auto"/>
        <w:right w:val="none" w:sz="0" w:space="0" w:color="auto"/>
      </w:divBdr>
    </w:div>
    <w:div w:id="1703050205">
      <w:bodyDiv w:val="1"/>
      <w:marLeft w:val="0"/>
      <w:marRight w:val="0"/>
      <w:marTop w:val="0"/>
      <w:marBottom w:val="0"/>
      <w:divBdr>
        <w:top w:val="none" w:sz="0" w:space="0" w:color="auto"/>
        <w:left w:val="none" w:sz="0" w:space="0" w:color="auto"/>
        <w:bottom w:val="none" w:sz="0" w:space="0" w:color="auto"/>
        <w:right w:val="none" w:sz="0" w:space="0" w:color="auto"/>
      </w:divBdr>
    </w:div>
    <w:div w:id="192711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iware.org/" TargetMode="External"/><Relationship Id="rId117" Type="http://schemas.openxmlformats.org/officeDocument/2006/relationships/hyperlink" Target="https://www.torodb.com/stampede/" TargetMode="External"/><Relationship Id="rId21" Type="http://schemas.openxmlformats.org/officeDocument/2006/relationships/hyperlink" Target="http://fiware.github.io/context.Orion/api/v2/stable/" TargetMode="External"/><Relationship Id="rId42" Type="http://schemas.openxmlformats.org/officeDocument/2006/relationships/hyperlink" Target="http://rancher.com/" TargetMode="External"/><Relationship Id="rId47" Type="http://schemas.openxmlformats.org/officeDocument/2006/relationships/hyperlink" Target="https://catalogue.fiware.org/enablers/publishsubscribe-context-broker-orion-context-broker" TargetMode="External"/><Relationship Id="rId63" Type="http://schemas.openxmlformats.org/officeDocument/2006/relationships/hyperlink" Target="http://knowage.readthedocs.io/en/latest/" TargetMode="External"/><Relationship Id="rId68" Type="http://schemas.openxmlformats.org/officeDocument/2006/relationships/hyperlink" Target="https://fiware-iot-stack.readthedocs.io/en/latest/" TargetMode="External"/><Relationship Id="rId84" Type="http://schemas.openxmlformats.org/officeDocument/2006/relationships/hyperlink" Target="https://www.fiware.org/2015/07/13/fiware-orion-data-source-now-available-for-freeboard/" TargetMode="External"/><Relationship Id="rId89" Type="http://schemas.openxmlformats.org/officeDocument/2006/relationships/hyperlink" Target="https://fusionforge.org/" TargetMode="External"/><Relationship Id="rId112" Type="http://schemas.openxmlformats.org/officeDocument/2006/relationships/image" Target="media/image16.png"/><Relationship Id="rId16" Type="http://schemas.openxmlformats.org/officeDocument/2006/relationships/hyperlink" Target="https://www.tmforum.org/" TargetMode="External"/><Relationship Id="rId107" Type="http://schemas.openxmlformats.org/officeDocument/2006/relationships/image" Target="media/image13.png"/><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hyperlink" Target="https://ico.org.uk/media/for-organisations/documents/1546/data-controllers-and-data-processors-dp-guidance.pdf" TargetMode="External"/><Relationship Id="rId53" Type="http://schemas.openxmlformats.org/officeDocument/2006/relationships/hyperlink" Target="https://www.mongodb.com/" TargetMode="External"/><Relationship Id="rId58" Type="http://schemas.openxmlformats.org/officeDocument/2006/relationships/hyperlink" Target="https://mariadb.com/kb/en/library/galera-cluster/" TargetMode="External"/><Relationship Id="rId74" Type="http://schemas.openxmlformats.org/officeDocument/2006/relationships/hyperlink" Target="http://mosquitto.org/" TargetMode="External"/><Relationship Id="rId79" Type="http://schemas.openxmlformats.org/officeDocument/2006/relationships/hyperlink" Target="https://github.com/BEinCPPS/idas-opcua-agent" TargetMode="External"/><Relationship Id="rId102" Type="http://schemas.openxmlformats.org/officeDocument/2006/relationships/hyperlink" Target="https://github.com/SUSE/Portus/blob/master/examples/compose/docker-compose.yml" TargetMode="External"/><Relationship Id="rId123"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hyperlink" Target="https://www.eclipse.org/che/" TargetMode="External"/><Relationship Id="rId95" Type="http://schemas.openxmlformats.org/officeDocument/2006/relationships/hyperlink" Target="https://documentation.centreon.com/docs/centreon-auto-discovery/en/latest/" TargetMode="External"/><Relationship Id="rId22" Type="http://schemas.openxmlformats.org/officeDocument/2006/relationships/hyperlink" Target="https://www.docker.com/" TargetMode="External"/><Relationship Id="rId27" Type="http://schemas.openxmlformats.org/officeDocument/2006/relationships/hyperlink" Target="https://catalogue.fiware.org/" TargetMode="External"/><Relationship Id="rId43" Type="http://schemas.openxmlformats.org/officeDocument/2006/relationships/hyperlink" Target="https://catalogue.fiware.org/enablers/identity-management-keyrock" TargetMode="External"/><Relationship Id="rId48" Type="http://schemas.openxmlformats.org/officeDocument/2006/relationships/hyperlink" Target="https://fiware-orion.readthedocs.io/en/master/" TargetMode="External"/><Relationship Id="rId64" Type="http://schemas.openxmlformats.org/officeDocument/2006/relationships/hyperlink" Target="https://catalogue.fiware.org/enablers/ckan" TargetMode="External"/><Relationship Id="rId69" Type="http://schemas.openxmlformats.org/officeDocument/2006/relationships/hyperlink" Target="https://github.com/telefonicaid/iotagent-ul" TargetMode="External"/><Relationship Id="rId113" Type="http://schemas.openxmlformats.org/officeDocument/2006/relationships/hyperlink" Target="https://fiware-orion.readthedocs.io/en/master/admin/rush/index.html" TargetMode="External"/><Relationship Id="rId118" Type="http://schemas.openxmlformats.org/officeDocument/2006/relationships/image" Target="media/image17.png"/><Relationship Id="rId80" Type="http://schemas.openxmlformats.org/officeDocument/2006/relationships/hyperlink" Target="https://catalogue.fiware.org/enablers/complex-event-processing-cep-proactive-technology-online" TargetMode="External"/><Relationship Id="rId85" Type="http://schemas.openxmlformats.org/officeDocument/2006/relationships/hyperlink" Target="https://github.com/telefonicaid/fiware-connectors/tree/master/FreeBoard-Orion-Plugin" TargetMode="External"/><Relationship Id="rId12" Type="http://schemas.openxmlformats.org/officeDocument/2006/relationships/footer" Target="footer1.xml"/><Relationship Id="rId17" Type="http://schemas.openxmlformats.org/officeDocument/2006/relationships/hyperlink" Target="https://en.wikipedia.org/wiki/Representational_state_transfer" TargetMode="External"/><Relationship Id="rId33" Type="http://schemas.openxmlformats.org/officeDocument/2006/relationships/hyperlink" Target="https://blog.docker.com/2017/02/docker-secrets-management/" TargetMode="External"/><Relationship Id="rId38" Type="http://schemas.openxmlformats.org/officeDocument/2006/relationships/hyperlink" Target="http://port.us.org/" TargetMode="External"/><Relationship Id="rId59" Type="http://schemas.openxmlformats.org/officeDocument/2006/relationships/hyperlink" Target="https://catalogue.fiware.org/enablers/bigdata-analysis-cosmos" TargetMode="External"/><Relationship Id="rId103" Type="http://schemas.openxmlformats.org/officeDocument/2006/relationships/hyperlink" Target="http://docs.gitlab.com/ce/user/project/container_registry.html" TargetMode="External"/><Relationship Id="rId108" Type="http://schemas.openxmlformats.org/officeDocument/2006/relationships/image" Target="media/image14.png"/><Relationship Id="rId124" Type="http://schemas.openxmlformats.org/officeDocument/2006/relationships/fontTable" Target="fontTable.xml"/><Relationship Id="rId54" Type="http://schemas.openxmlformats.org/officeDocument/2006/relationships/hyperlink" Target="https://www.postgresql.org/" TargetMode="External"/><Relationship Id="rId70" Type="http://schemas.openxmlformats.org/officeDocument/2006/relationships/hyperlink" Target="https://github.com/telefonicaid/lightweightm2m-iotagent" TargetMode="External"/><Relationship Id="rId75" Type="http://schemas.openxmlformats.org/officeDocument/2006/relationships/hyperlink" Target="https://github.com/telefonicaid/iotagent-manager" TargetMode="External"/><Relationship Id="rId91" Type="http://schemas.openxmlformats.org/officeDocument/2006/relationships/hyperlink" Target="https://portainer.io/" TargetMode="External"/><Relationship Id="rId96" Type="http://schemas.openxmlformats.org/officeDocument/2006/relationships/hyperlink" Target="https://github.com/Centreon-Community/centreon-discovery"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docker.com/" TargetMode="External"/><Relationship Id="rId28" Type="http://schemas.openxmlformats.org/officeDocument/2006/relationships/image" Target="media/image8.png"/><Relationship Id="rId49" Type="http://schemas.openxmlformats.org/officeDocument/2006/relationships/image" Target="media/image11.jpg"/><Relationship Id="rId114" Type="http://schemas.openxmlformats.org/officeDocument/2006/relationships/hyperlink" Target="https://github.com/telefonicaid/Rush" TargetMode="External"/><Relationship Id="rId119" Type="http://schemas.openxmlformats.org/officeDocument/2006/relationships/hyperlink" Target="https://catalogue.fiware.org/enablers/complex-event-processing-cep-proactive-technology-online" TargetMode="External"/><Relationship Id="rId44" Type="http://schemas.openxmlformats.org/officeDocument/2006/relationships/hyperlink" Target="https://catalogue.fiware.org/enablers/authorization-pdp-authzforce" TargetMode="External"/><Relationship Id="rId60" Type="http://schemas.openxmlformats.org/officeDocument/2006/relationships/hyperlink" Target="http://fiware-cosmos.readthedocs.io/en/latest/" TargetMode="External"/><Relationship Id="rId65" Type="http://schemas.openxmlformats.org/officeDocument/2006/relationships/hyperlink" Target="https://github.com/okfn/docker-fiware-ckan" TargetMode="External"/><Relationship Id="rId81" Type="http://schemas.openxmlformats.org/officeDocument/2006/relationships/hyperlink" Target="https://catalogue.fiware.org/enablers/application-mashup-wirecloud" TargetMode="External"/><Relationship Id="rId86" Type="http://schemas.openxmlformats.org/officeDocument/2006/relationships/hyperlink" Target="https://freeboard.io/" TargetMode="External"/><Relationship Id="rId13" Type="http://schemas.openxmlformats.org/officeDocument/2006/relationships/image" Target="media/image6.png"/><Relationship Id="rId18" Type="http://schemas.openxmlformats.org/officeDocument/2006/relationships/hyperlink" Target="https://en.wikipedia.org/wiki/SOAP" TargetMode="External"/><Relationship Id="rId39" Type="http://schemas.openxmlformats.org/officeDocument/2006/relationships/hyperlink" Target="http://puma.io/" TargetMode="External"/><Relationship Id="rId109" Type="http://schemas.openxmlformats.org/officeDocument/2006/relationships/hyperlink" Target="https://docs.openstack.org/keystone/pike/admin/identity-integrate-with-ldap.html" TargetMode="External"/><Relationship Id="rId34" Type="http://schemas.openxmlformats.org/officeDocument/2006/relationships/hyperlink" Target="https://mariadb.org/" TargetMode="External"/><Relationship Id="rId50" Type="http://schemas.openxmlformats.org/officeDocument/2006/relationships/hyperlink" Target="https://fiware-orion.readthedocs.io/en/master/admin/rush/index.html" TargetMode="External"/><Relationship Id="rId55" Type="http://schemas.openxmlformats.org/officeDocument/2006/relationships/hyperlink" Target="https://www.citusdata.com/product/community" TargetMode="External"/><Relationship Id="rId76" Type="http://schemas.openxmlformats.org/officeDocument/2006/relationships/hyperlink" Target="https://github.com/telefonicaid" TargetMode="External"/><Relationship Id="rId97" Type="http://schemas.openxmlformats.org/officeDocument/2006/relationships/hyperlink" Target="https://catalogue.fiware.org/enablers/poi-data-provider" TargetMode="External"/><Relationship Id="rId104" Type="http://schemas.openxmlformats.org/officeDocument/2006/relationships/hyperlink" Target="https://www.opensuse.org/" TargetMode="External"/><Relationship Id="rId120" Type="http://schemas.openxmlformats.org/officeDocument/2006/relationships/hyperlink" Target="http://fiware-iot-stack.readthedocs.io/en/latest/cep/" TargetMode="External"/><Relationship Id="rId125"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github.com/telefonicaid/sigfox-iotagent" TargetMode="External"/><Relationship Id="rId92" Type="http://schemas.openxmlformats.org/officeDocument/2006/relationships/hyperlink" Target="https://github.com/portainer/portainer/blob/develop/README.md"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docs.docker.com/engine/swarm/" TargetMode="External"/><Relationship Id="rId40" Type="http://schemas.openxmlformats.org/officeDocument/2006/relationships/hyperlink" Target="https://docs.docker.com/registry/deploying/" TargetMode="External"/><Relationship Id="rId45" Type="http://schemas.openxmlformats.org/officeDocument/2006/relationships/hyperlink" Target="https://catalogue.fiware.org/enablers/pep-proxy-wilma" TargetMode="External"/><Relationship Id="rId66" Type="http://schemas.openxmlformats.org/officeDocument/2006/relationships/hyperlink" Target="http://docs.ckan.org/en/ckan-2.3.5/maintaining/installing/install-using-docker.html" TargetMode="External"/><Relationship Id="rId87" Type="http://schemas.openxmlformats.org/officeDocument/2006/relationships/hyperlink" Target="https://catalogue.fiware.org/enablers/business-api-ecosystem-biz-ecosystem-ri" TargetMode="External"/><Relationship Id="rId110" Type="http://schemas.openxmlformats.org/officeDocument/2006/relationships/hyperlink" Target="https://wiki.openstack.org/wiki/HowtoIntegrateKeystonewithAD" TargetMode="External"/><Relationship Id="rId115" Type="http://schemas.openxmlformats.org/officeDocument/2006/relationships/hyperlink" Target="https://github.com/Geonovum/sospilot/tree/master/src/fiware/docker/orionrush" TargetMode="External"/><Relationship Id="rId61" Type="http://schemas.openxmlformats.org/officeDocument/2006/relationships/hyperlink" Target="http://forge.fiware.org/plugins/mediawiki/wiki/fiware/index.php/FIWARE.ArchitectureDescription.Data.BigData" TargetMode="External"/><Relationship Id="rId82" Type="http://schemas.openxmlformats.org/officeDocument/2006/relationships/hyperlink" Target="https://wirecloud.readthedocs.io/en/stable/" TargetMode="External"/><Relationship Id="rId19" Type="http://schemas.openxmlformats.org/officeDocument/2006/relationships/hyperlink" Target="http://www.openmobilealliance.org/release/NGSI/" TargetMode="External"/><Relationship Id="rId14" Type="http://schemas.openxmlformats.org/officeDocument/2006/relationships/hyperlink" Target="https://www.fiware.org/" TargetMode="External"/><Relationship Id="rId30" Type="http://schemas.openxmlformats.org/officeDocument/2006/relationships/hyperlink" Target="https://thenewstack.io/docker-fully-embraces-kubernetes/" TargetMode="External"/><Relationship Id="rId35" Type="http://schemas.openxmlformats.org/officeDocument/2006/relationships/hyperlink" Target="https://www.fiware.org/data-models/" TargetMode="External"/><Relationship Id="rId56" Type="http://schemas.openxmlformats.org/officeDocument/2006/relationships/hyperlink" Target="https://www.postgresql.org/docs/9.6/static/warm-standby.html" TargetMode="External"/><Relationship Id="rId77" Type="http://schemas.openxmlformats.org/officeDocument/2006/relationships/hyperlink" Target="https://github.com/telefonicaid/orchestrator" TargetMode="External"/><Relationship Id="rId100" Type="http://schemas.openxmlformats.org/officeDocument/2006/relationships/hyperlink" Target="https://github.com/SUSE/Portus" TargetMode="External"/><Relationship Id="rId105" Type="http://schemas.openxmlformats.org/officeDocument/2006/relationships/hyperlink" Target="https://docs.gitlab.com/ee/administration/container_registry.html" TargetMode="Externa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telefonicaid/Rush" TargetMode="External"/><Relationship Id="rId72" Type="http://schemas.openxmlformats.org/officeDocument/2006/relationships/hyperlink" Target="https://github.com/telefonicaid/iotagent-node-lib" TargetMode="External"/><Relationship Id="rId93" Type="http://schemas.openxmlformats.org/officeDocument/2006/relationships/hyperlink" Target="https://www.centreon.com/" TargetMode="External"/><Relationship Id="rId98" Type="http://schemas.openxmlformats.org/officeDocument/2006/relationships/hyperlink" Target="https://catalogue.fiware.org/enablers/gis-data-provider-geoserver3d" TargetMode="External"/><Relationship Id="rId121" Type="http://schemas.openxmlformats.org/officeDocument/2006/relationships/hyperlink" Target="https://catalogue.fiware.org/enablers/iot-data-edge-consolidation-ge-cepheus"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fiware.github.io/context.Orion/api/v2/stable/" TargetMode="External"/><Relationship Id="rId67" Type="http://schemas.openxmlformats.org/officeDocument/2006/relationships/hyperlink" Target="https://catalogue.fiware.org/enablers/backend-device-management-idas" TargetMode="External"/><Relationship Id="rId116" Type="http://schemas.openxmlformats.org/officeDocument/2006/relationships/hyperlink" Target="http://fiware-orion.readthedocs.io/en/1.4.1/admin/perf_tuning/index.html" TargetMode="External"/><Relationship Id="rId20" Type="http://schemas.openxmlformats.org/officeDocument/2006/relationships/hyperlink" Target="https://forge.fiware.org/plugins/mediawiki/wiki/fiware/index.php/NGSI-9/NGSI-10_information_model" TargetMode="External"/><Relationship Id="rId41" Type="http://schemas.openxmlformats.org/officeDocument/2006/relationships/hyperlink" Target="https://github.com/SUSE/Portus/blob/master/examples/compose/docker-compose.yml" TargetMode="External"/><Relationship Id="rId62" Type="http://schemas.openxmlformats.org/officeDocument/2006/relationships/hyperlink" Target="https://catalogue.fiware.org/enablers/data-visualization-knowage" TargetMode="External"/><Relationship Id="rId83" Type="http://schemas.openxmlformats.org/officeDocument/2006/relationships/hyperlink" Target="https://github.com/Freeboard/freeboard" TargetMode="External"/><Relationship Id="rId88" Type="http://schemas.openxmlformats.org/officeDocument/2006/relationships/hyperlink" Target="http://business-api-ecosystem.readthedocs.io/en/latest/" TargetMode="External"/><Relationship Id="rId111" Type="http://schemas.openxmlformats.org/officeDocument/2006/relationships/image" Target="media/image15.png"/><Relationship Id="rId15" Type="http://schemas.openxmlformats.org/officeDocument/2006/relationships/hyperlink" Target="http://www.openmobilealliance.org/" TargetMode="External"/><Relationship Id="rId36" Type="http://schemas.openxmlformats.org/officeDocument/2006/relationships/hyperlink" Target="https://github.com/fiware/dataModels" TargetMode="External"/><Relationship Id="rId57" Type="http://schemas.openxmlformats.org/officeDocument/2006/relationships/hyperlink" Target="http://galeracluster.com/products/" TargetMode="External"/><Relationship Id="rId106" Type="http://schemas.openxmlformats.org/officeDocument/2006/relationships/image" Target="media/image12.png"/><Relationship Id="rId10" Type="http://schemas.openxmlformats.org/officeDocument/2006/relationships/image" Target="media/image3.png"/><Relationship Id="rId31" Type="http://schemas.openxmlformats.org/officeDocument/2006/relationships/hyperlink" Target="https://www.vmware.com/fr/products/openstack.html" TargetMode="External"/><Relationship Id="rId52" Type="http://schemas.openxmlformats.org/officeDocument/2006/relationships/hyperlink" Target="https://github.com/Geonovum/sospilot/tree/master/src/fiware/docker/orionrush" TargetMode="External"/><Relationship Id="rId73" Type="http://schemas.openxmlformats.org/officeDocument/2006/relationships/hyperlink" Target="https://github.com/telefonicaid/orchestrator" TargetMode="External"/><Relationship Id="rId78" Type="http://schemas.openxmlformats.org/officeDocument/2006/relationships/hyperlink" Target="https://en.wikipedia.org/wiki/OPC_Unified_Architecture" TargetMode="External"/><Relationship Id="rId94" Type="http://schemas.openxmlformats.org/officeDocument/2006/relationships/hyperlink" Target="https://www.consul.io/" TargetMode="External"/><Relationship Id="rId99" Type="http://schemas.openxmlformats.org/officeDocument/2006/relationships/hyperlink" Target="http://gisdataprovider.readthedocs.io/en/latest/index.html" TargetMode="External"/><Relationship Id="rId101" Type="http://schemas.openxmlformats.org/officeDocument/2006/relationships/hyperlink" Target="http://port.us.org/features/2_LDAP-support.html" TargetMode="External"/><Relationship Id="rId122" Type="http://schemas.openxmlformats.org/officeDocument/2006/relationships/hyperlink" Target="https://github.com/julienmathis/centreon-docker"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iti SC">
    <w:altName w:val="Microsoft YaHei"/>
    <w:charset w:val="86"/>
    <w:family w:val="auto"/>
    <w:pitch w:val="variable"/>
    <w:sig w:usb0="8000002F" w:usb1="080E004A" w:usb2="00000010" w:usb3="00000000" w:csb0="003E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3"/>
    <w:rsid w:val="000953E5"/>
    <w:rsid w:val="00130EA3"/>
    <w:rsid w:val="00277174"/>
    <w:rsid w:val="002957B0"/>
    <w:rsid w:val="002A7D09"/>
    <w:rsid w:val="002D1658"/>
    <w:rsid w:val="004760D4"/>
    <w:rsid w:val="00557654"/>
    <w:rsid w:val="007601D3"/>
    <w:rsid w:val="00A6211A"/>
    <w:rsid w:val="00B509C6"/>
    <w:rsid w:val="00E5324E"/>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254760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97FCD-12C1-4FF5-AAF7-AE0C1F342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57728</TotalTime>
  <Pages>38</Pages>
  <Words>13628</Words>
  <Characters>74956</Characters>
  <Application>Microsoft Office Word</Application>
  <DocSecurity>0</DocSecurity>
  <Lines>624</Lines>
  <Paragraphs>176</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88408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421</cp:revision>
  <dcterms:created xsi:type="dcterms:W3CDTF">2017-09-20T09:03:00Z</dcterms:created>
  <dcterms:modified xsi:type="dcterms:W3CDTF">2017-11-28T17:14:00Z</dcterms:modified>
</cp:coreProperties>
</file>