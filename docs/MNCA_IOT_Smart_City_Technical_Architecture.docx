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53E3124D" w14:textId="5CD67FDC" w:rsidR="005A252E"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501722980" w:history="1">
            <w:r w:rsidR="005A252E" w:rsidRPr="00B97FB9">
              <w:rPr>
                <w:rStyle w:val="Lienhypertexte"/>
                <w:noProof/>
              </w:rPr>
              <w:t>1</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1 DOCUMENT SCOPE</w:t>
            </w:r>
            <w:r w:rsidR="005A252E">
              <w:rPr>
                <w:noProof/>
                <w:webHidden/>
              </w:rPr>
              <w:tab/>
            </w:r>
            <w:r w:rsidR="005A252E">
              <w:rPr>
                <w:noProof/>
                <w:webHidden/>
              </w:rPr>
              <w:fldChar w:fldCharType="begin"/>
            </w:r>
            <w:r w:rsidR="005A252E">
              <w:rPr>
                <w:noProof/>
                <w:webHidden/>
              </w:rPr>
              <w:instrText xml:space="preserve"> PAGEREF _Toc501722980 \h </w:instrText>
            </w:r>
            <w:r w:rsidR="005A252E">
              <w:rPr>
                <w:noProof/>
                <w:webHidden/>
              </w:rPr>
            </w:r>
            <w:r w:rsidR="005A252E">
              <w:rPr>
                <w:noProof/>
                <w:webHidden/>
              </w:rPr>
              <w:fldChar w:fldCharType="separate"/>
            </w:r>
            <w:r w:rsidR="005A252E">
              <w:rPr>
                <w:noProof/>
                <w:webHidden/>
              </w:rPr>
              <w:t>6</w:t>
            </w:r>
            <w:r w:rsidR="005A252E">
              <w:rPr>
                <w:noProof/>
                <w:webHidden/>
              </w:rPr>
              <w:fldChar w:fldCharType="end"/>
            </w:r>
          </w:hyperlink>
        </w:p>
        <w:p w14:paraId="4941E485" w14:textId="5D8D6FFE"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1" w:history="1">
            <w:r w:rsidRPr="00B97FB9">
              <w:rPr>
                <w:rStyle w:val="Lienhypertexte"/>
                <w:noProof/>
              </w:rPr>
              <w:t>1.1</w:t>
            </w:r>
            <w:r>
              <w:rPr>
                <w:rFonts w:asciiTheme="minorHAnsi" w:eastAsiaTheme="minorEastAsia" w:hAnsiTheme="minorHAnsi" w:cstheme="minorBidi"/>
                <w:noProof/>
                <w:sz w:val="22"/>
                <w:szCs w:val="22"/>
                <w:lang w:val="fr-FR" w:eastAsia="fr-FR"/>
              </w:rPr>
              <w:tab/>
            </w:r>
            <w:r w:rsidRPr="00B97FB9">
              <w:rPr>
                <w:rStyle w:val="Lienhypertexte"/>
                <w:noProof/>
              </w:rPr>
              <w:t>Context</w:t>
            </w:r>
            <w:r>
              <w:rPr>
                <w:noProof/>
                <w:webHidden/>
              </w:rPr>
              <w:tab/>
            </w:r>
            <w:r>
              <w:rPr>
                <w:noProof/>
                <w:webHidden/>
              </w:rPr>
              <w:fldChar w:fldCharType="begin"/>
            </w:r>
            <w:r>
              <w:rPr>
                <w:noProof/>
                <w:webHidden/>
              </w:rPr>
              <w:instrText xml:space="preserve"> PAGEREF _Toc501722981 \h </w:instrText>
            </w:r>
            <w:r>
              <w:rPr>
                <w:noProof/>
                <w:webHidden/>
              </w:rPr>
            </w:r>
            <w:r>
              <w:rPr>
                <w:noProof/>
                <w:webHidden/>
              </w:rPr>
              <w:fldChar w:fldCharType="separate"/>
            </w:r>
            <w:r>
              <w:rPr>
                <w:noProof/>
                <w:webHidden/>
              </w:rPr>
              <w:t>6</w:t>
            </w:r>
            <w:r>
              <w:rPr>
                <w:noProof/>
                <w:webHidden/>
              </w:rPr>
              <w:fldChar w:fldCharType="end"/>
            </w:r>
          </w:hyperlink>
        </w:p>
        <w:p w14:paraId="7FE8A644" w14:textId="68B0AA18"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2" w:history="1">
            <w:r w:rsidRPr="00B97FB9">
              <w:rPr>
                <w:rStyle w:val="Lienhypertexte"/>
                <w:noProof/>
              </w:rPr>
              <w:t>1.2</w:t>
            </w:r>
            <w:r>
              <w:rPr>
                <w:rFonts w:asciiTheme="minorHAnsi" w:eastAsiaTheme="minorEastAsia" w:hAnsiTheme="minorHAnsi" w:cstheme="minorBidi"/>
                <w:noProof/>
                <w:sz w:val="22"/>
                <w:szCs w:val="22"/>
                <w:lang w:val="fr-FR" w:eastAsia="fr-FR"/>
              </w:rPr>
              <w:tab/>
            </w:r>
            <w:r w:rsidRPr="00B97FB9">
              <w:rPr>
                <w:rStyle w:val="Lienhypertexte"/>
                <w:noProof/>
              </w:rPr>
              <w:t>Glossary</w:t>
            </w:r>
            <w:r>
              <w:rPr>
                <w:noProof/>
                <w:webHidden/>
              </w:rPr>
              <w:tab/>
            </w:r>
            <w:r>
              <w:rPr>
                <w:noProof/>
                <w:webHidden/>
              </w:rPr>
              <w:fldChar w:fldCharType="begin"/>
            </w:r>
            <w:r>
              <w:rPr>
                <w:noProof/>
                <w:webHidden/>
              </w:rPr>
              <w:instrText xml:space="preserve"> PAGEREF _Toc501722982 \h </w:instrText>
            </w:r>
            <w:r>
              <w:rPr>
                <w:noProof/>
                <w:webHidden/>
              </w:rPr>
            </w:r>
            <w:r>
              <w:rPr>
                <w:noProof/>
                <w:webHidden/>
              </w:rPr>
              <w:fldChar w:fldCharType="separate"/>
            </w:r>
            <w:r>
              <w:rPr>
                <w:noProof/>
                <w:webHidden/>
              </w:rPr>
              <w:t>8</w:t>
            </w:r>
            <w:r>
              <w:rPr>
                <w:noProof/>
                <w:webHidden/>
              </w:rPr>
              <w:fldChar w:fldCharType="end"/>
            </w:r>
          </w:hyperlink>
        </w:p>
        <w:p w14:paraId="1B3F8ABF" w14:textId="0DA44C45" w:rsidR="005A252E" w:rsidRDefault="005A252E">
          <w:pPr>
            <w:pStyle w:val="TM1"/>
            <w:tabs>
              <w:tab w:val="left" w:pos="660"/>
            </w:tabs>
            <w:rPr>
              <w:rFonts w:asciiTheme="minorHAnsi" w:eastAsiaTheme="minorEastAsia" w:hAnsiTheme="minorHAnsi" w:cstheme="minorBidi"/>
              <w:b w:val="0"/>
              <w:caps w:val="0"/>
              <w:noProof/>
              <w:sz w:val="22"/>
              <w:szCs w:val="22"/>
              <w:lang w:val="fr-FR" w:eastAsia="fr-FR"/>
            </w:rPr>
          </w:pPr>
          <w:hyperlink w:anchor="_Toc501722983" w:history="1">
            <w:r w:rsidRPr="00B97FB9">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B97FB9">
              <w:rPr>
                <w:rStyle w:val="Lienhypertexte"/>
                <w:noProof/>
              </w:rPr>
              <w:t>Section 2 OVERALL TECHNICAL ARCHITECTURE</w:t>
            </w:r>
            <w:r>
              <w:rPr>
                <w:noProof/>
                <w:webHidden/>
              </w:rPr>
              <w:tab/>
            </w:r>
            <w:r>
              <w:rPr>
                <w:noProof/>
                <w:webHidden/>
              </w:rPr>
              <w:fldChar w:fldCharType="begin"/>
            </w:r>
            <w:r>
              <w:rPr>
                <w:noProof/>
                <w:webHidden/>
              </w:rPr>
              <w:instrText xml:space="preserve"> PAGEREF _Toc501722983 \h </w:instrText>
            </w:r>
            <w:r>
              <w:rPr>
                <w:noProof/>
                <w:webHidden/>
              </w:rPr>
            </w:r>
            <w:r>
              <w:rPr>
                <w:noProof/>
                <w:webHidden/>
              </w:rPr>
              <w:fldChar w:fldCharType="separate"/>
            </w:r>
            <w:r>
              <w:rPr>
                <w:noProof/>
                <w:webHidden/>
              </w:rPr>
              <w:t>9</w:t>
            </w:r>
            <w:r>
              <w:rPr>
                <w:noProof/>
                <w:webHidden/>
              </w:rPr>
              <w:fldChar w:fldCharType="end"/>
            </w:r>
          </w:hyperlink>
        </w:p>
        <w:p w14:paraId="6FBA8798" w14:textId="4DD7307B" w:rsidR="005A252E" w:rsidRDefault="005A252E">
          <w:pPr>
            <w:pStyle w:val="TM2"/>
            <w:tabs>
              <w:tab w:val="right" w:leader="dot" w:pos="9530"/>
            </w:tabs>
            <w:rPr>
              <w:rFonts w:asciiTheme="minorHAnsi" w:eastAsiaTheme="minorEastAsia" w:hAnsiTheme="minorHAnsi" w:cstheme="minorBidi"/>
              <w:noProof/>
              <w:sz w:val="22"/>
              <w:szCs w:val="22"/>
              <w:lang w:val="fr-FR" w:eastAsia="fr-FR"/>
            </w:rPr>
          </w:pPr>
          <w:hyperlink w:anchor="_Toc501722984" w:history="1">
            <w:r w:rsidRPr="00B97FB9">
              <w:rPr>
                <w:rStyle w:val="Lienhypertexte"/>
                <w:noProof/>
              </w:rPr>
              <w:t>2.1 System Architecture Context Diagram</w:t>
            </w:r>
            <w:r>
              <w:rPr>
                <w:noProof/>
                <w:webHidden/>
              </w:rPr>
              <w:tab/>
            </w:r>
            <w:r>
              <w:rPr>
                <w:noProof/>
                <w:webHidden/>
              </w:rPr>
              <w:fldChar w:fldCharType="begin"/>
            </w:r>
            <w:r>
              <w:rPr>
                <w:noProof/>
                <w:webHidden/>
              </w:rPr>
              <w:instrText xml:space="preserve"> PAGEREF _Toc501722984 \h </w:instrText>
            </w:r>
            <w:r>
              <w:rPr>
                <w:noProof/>
                <w:webHidden/>
              </w:rPr>
            </w:r>
            <w:r>
              <w:rPr>
                <w:noProof/>
                <w:webHidden/>
              </w:rPr>
              <w:fldChar w:fldCharType="separate"/>
            </w:r>
            <w:r>
              <w:rPr>
                <w:noProof/>
                <w:webHidden/>
              </w:rPr>
              <w:t>9</w:t>
            </w:r>
            <w:r>
              <w:rPr>
                <w:noProof/>
                <w:webHidden/>
              </w:rPr>
              <w:fldChar w:fldCharType="end"/>
            </w:r>
          </w:hyperlink>
        </w:p>
        <w:p w14:paraId="61F0B3A0" w14:textId="0EB73796"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5" w:history="1">
            <w:r w:rsidRPr="00B97FB9">
              <w:rPr>
                <w:rStyle w:val="Lienhypertexte"/>
                <w:noProof/>
              </w:rPr>
              <w:t>2.2</w:t>
            </w:r>
            <w:r>
              <w:rPr>
                <w:rFonts w:asciiTheme="minorHAnsi" w:eastAsiaTheme="minorEastAsia" w:hAnsiTheme="minorHAnsi" w:cstheme="minorBidi"/>
                <w:noProof/>
                <w:sz w:val="22"/>
                <w:szCs w:val="22"/>
                <w:lang w:val="fr-FR" w:eastAsia="fr-FR"/>
              </w:rPr>
              <w:tab/>
            </w:r>
            <w:r w:rsidRPr="00B97FB9">
              <w:rPr>
                <w:rStyle w:val="Lienhypertexte"/>
                <w:noProof/>
              </w:rPr>
              <w:t>System Architecture Model</w:t>
            </w:r>
            <w:r>
              <w:rPr>
                <w:noProof/>
                <w:webHidden/>
              </w:rPr>
              <w:tab/>
            </w:r>
            <w:r>
              <w:rPr>
                <w:noProof/>
                <w:webHidden/>
              </w:rPr>
              <w:fldChar w:fldCharType="begin"/>
            </w:r>
            <w:r>
              <w:rPr>
                <w:noProof/>
                <w:webHidden/>
              </w:rPr>
              <w:instrText xml:space="preserve"> PAGEREF _Toc501722985 \h </w:instrText>
            </w:r>
            <w:r>
              <w:rPr>
                <w:noProof/>
                <w:webHidden/>
              </w:rPr>
            </w:r>
            <w:r>
              <w:rPr>
                <w:noProof/>
                <w:webHidden/>
              </w:rPr>
              <w:fldChar w:fldCharType="separate"/>
            </w:r>
            <w:r>
              <w:rPr>
                <w:noProof/>
                <w:webHidden/>
              </w:rPr>
              <w:t>13</w:t>
            </w:r>
            <w:r>
              <w:rPr>
                <w:noProof/>
                <w:webHidden/>
              </w:rPr>
              <w:fldChar w:fldCharType="end"/>
            </w:r>
          </w:hyperlink>
        </w:p>
        <w:p w14:paraId="6A27E00F" w14:textId="40485D0A" w:rsidR="005A252E" w:rsidRDefault="005A252E">
          <w:pPr>
            <w:pStyle w:val="TM3"/>
            <w:tabs>
              <w:tab w:val="right" w:leader="dot" w:pos="9530"/>
            </w:tabs>
            <w:rPr>
              <w:rFonts w:asciiTheme="minorHAnsi" w:eastAsiaTheme="minorEastAsia" w:hAnsiTheme="minorHAnsi" w:cstheme="minorBidi"/>
              <w:noProof/>
              <w:sz w:val="22"/>
              <w:szCs w:val="22"/>
              <w:lang w:val="fr-FR" w:eastAsia="fr-FR"/>
            </w:rPr>
          </w:pPr>
          <w:hyperlink w:anchor="_Toc501722986" w:history="1">
            <w:r w:rsidRPr="00B97FB9">
              <w:rPr>
                <w:rStyle w:val="Lienhypertexte"/>
                <w:noProof/>
              </w:rPr>
              <w:t>2.2.1 Overall Architectural Considerations</w:t>
            </w:r>
            <w:r>
              <w:rPr>
                <w:noProof/>
                <w:webHidden/>
              </w:rPr>
              <w:tab/>
            </w:r>
            <w:r>
              <w:rPr>
                <w:noProof/>
                <w:webHidden/>
              </w:rPr>
              <w:fldChar w:fldCharType="begin"/>
            </w:r>
            <w:r>
              <w:rPr>
                <w:noProof/>
                <w:webHidden/>
              </w:rPr>
              <w:instrText xml:space="preserve"> PAGEREF _Toc501722986 \h </w:instrText>
            </w:r>
            <w:r>
              <w:rPr>
                <w:noProof/>
                <w:webHidden/>
              </w:rPr>
            </w:r>
            <w:r>
              <w:rPr>
                <w:noProof/>
                <w:webHidden/>
              </w:rPr>
              <w:fldChar w:fldCharType="separate"/>
            </w:r>
            <w:r>
              <w:rPr>
                <w:noProof/>
                <w:webHidden/>
              </w:rPr>
              <w:t>16</w:t>
            </w:r>
            <w:r>
              <w:rPr>
                <w:noProof/>
                <w:webHidden/>
              </w:rPr>
              <w:fldChar w:fldCharType="end"/>
            </w:r>
          </w:hyperlink>
        </w:p>
        <w:p w14:paraId="16CB7E9C" w14:textId="0AF4332F"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91" w:history="1">
            <w:r w:rsidRPr="00B97FB9">
              <w:rPr>
                <w:rStyle w:val="Lienhypertexte"/>
                <w:noProof/>
              </w:rPr>
              <w:t>2.3</w:t>
            </w:r>
            <w:r>
              <w:rPr>
                <w:rFonts w:asciiTheme="minorHAnsi" w:eastAsiaTheme="minorEastAsia" w:hAnsiTheme="minorHAnsi" w:cstheme="minorBidi"/>
                <w:noProof/>
                <w:sz w:val="22"/>
                <w:szCs w:val="22"/>
                <w:lang w:val="fr-FR" w:eastAsia="fr-FR"/>
              </w:rPr>
              <w:tab/>
            </w:r>
            <w:r w:rsidRPr="00B97FB9">
              <w:rPr>
                <w:rStyle w:val="Lienhypertexte"/>
                <w:noProof/>
              </w:rPr>
              <w:t>System Architecture Component Definitions</w:t>
            </w:r>
            <w:r>
              <w:rPr>
                <w:noProof/>
                <w:webHidden/>
              </w:rPr>
              <w:tab/>
            </w:r>
            <w:r>
              <w:rPr>
                <w:noProof/>
                <w:webHidden/>
              </w:rPr>
              <w:fldChar w:fldCharType="begin"/>
            </w:r>
            <w:r>
              <w:rPr>
                <w:noProof/>
                <w:webHidden/>
              </w:rPr>
              <w:instrText xml:space="preserve"> PAGEREF _Toc501722991 \h </w:instrText>
            </w:r>
            <w:r>
              <w:rPr>
                <w:noProof/>
                <w:webHidden/>
              </w:rPr>
            </w:r>
            <w:r>
              <w:rPr>
                <w:noProof/>
                <w:webHidden/>
              </w:rPr>
              <w:fldChar w:fldCharType="separate"/>
            </w:r>
            <w:r>
              <w:rPr>
                <w:noProof/>
                <w:webHidden/>
              </w:rPr>
              <w:t>20</w:t>
            </w:r>
            <w:r>
              <w:rPr>
                <w:noProof/>
                <w:webHidden/>
              </w:rPr>
              <w:fldChar w:fldCharType="end"/>
            </w:r>
          </w:hyperlink>
        </w:p>
        <w:p w14:paraId="17C4F460" w14:textId="672D437A"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2" w:history="1">
            <w:r w:rsidRPr="00B97FB9">
              <w:rPr>
                <w:rStyle w:val="Lienhypertexte"/>
                <w:noProof/>
              </w:rPr>
              <w:t>2.3.1</w:t>
            </w:r>
            <w:r>
              <w:rPr>
                <w:rFonts w:asciiTheme="minorHAnsi" w:eastAsiaTheme="minorEastAsia" w:hAnsiTheme="minorHAnsi" w:cstheme="minorBidi"/>
                <w:noProof/>
                <w:sz w:val="22"/>
                <w:szCs w:val="22"/>
                <w:lang w:val="fr-FR" w:eastAsia="fr-FR"/>
              </w:rPr>
              <w:tab/>
            </w:r>
            <w:r w:rsidRPr="00B97FB9">
              <w:rPr>
                <w:rStyle w:val="Lienhypertexte"/>
                <w:noProof/>
              </w:rPr>
              <w:t>Docker Images Management Components</w:t>
            </w:r>
            <w:r>
              <w:rPr>
                <w:noProof/>
                <w:webHidden/>
              </w:rPr>
              <w:tab/>
            </w:r>
            <w:r>
              <w:rPr>
                <w:noProof/>
                <w:webHidden/>
              </w:rPr>
              <w:fldChar w:fldCharType="begin"/>
            </w:r>
            <w:r>
              <w:rPr>
                <w:noProof/>
                <w:webHidden/>
              </w:rPr>
              <w:instrText xml:space="preserve"> PAGEREF _Toc501722992 \h </w:instrText>
            </w:r>
            <w:r>
              <w:rPr>
                <w:noProof/>
                <w:webHidden/>
              </w:rPr>
            </w:r>
            <w:r>
              <w:rPr>
                <w:noProof/>
                <w:webHidden/>
              </w:rPr>
              <w:fldChar w:fldCharType="separate"/>
            </w:r>
            <w:r>
              <w:rPr>
                <w:noProof/>
                <w:webHidden/>
              </w:rPr>
              <w:t>20</w:t>
            </w:r>
            <w:r>
              <w:rPr>
                <w:noProof/>
                <w:webHidden/>
              </w:rPr>
              <w:fldChar w:fldCharType="end"/>
            </w:r>
          </w:hyperlink>
        </w:p>
        <w:p w14:paraId="79DFC836" w14:textId="453CBC37"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3" w:history="1">
            <w:r w:rsidRPr="00B97FB9">
              <w:rPr>
                <w:rStyle w:val="Lienhypertexte"/>
                <w:noProof/>
              </w:rPr>
              <w:t>2.3.2</w:t>
            </w:r>
            <w:r>
              <w:rPr>
                <w:rFonts w:asciiTheme="minorHAnsi" w:eastAsiaTheme="minorEastAsia" w:hAnsiTheme="minorHAnsi" w:cstheme="minorBidi"/>
                <w:noProof/>
                <w:sz w:val="22"/>
                <w:szCs w:val="22"/>
                <w:lang w:val="fr-FR" w:eastAsia="fr-FR"/>
              </w:rPr>
              <w:tab/>
            </w:r>
            <w:r w:rsidRPr="00B97FB9">
              <w:rPr>
                <w:rStyle w:val="Lienhypertexte"/>
                <w:noProof/>
              </w:rPr>
              <w:t>Docker Swarm Management Component</w:t>
            </w:r>
            <w:r>
              <w:rPr>
                <w:noProof/>
                <w:webHidden/>
              </w:rPr>
              <w:tab/>
            </w:r>
            <w:r>
              <w:rPr>
                <w:noProof/>
                <w:webHidden/>
              </w:rPr>
              <w:fldChar w:fldCharType="begin"/>
            </w:r>
            <w:r>
              <w:rPr>
                <w:noProof/>
                <w:webHidden/>
              </w:rPr>
              <w:instrText xml:space="preserve"> PAGEREF _Toc501722993 \h </w:instrText>
            </w:r>
            <w:r>
              <w:rPr>
                <w:noProof/>
                <w:webHidden/>
              </w:rPr>
            </w:r>
            <w:r>
              <w:rPr>
                <w:noProof/>
                <w:webHidden/>
              </w:rPr>
              <w:fldChar w:fldCharType="separate"/>
            </w:r>
            <w:r>
              <w:rPr>
                <w:noProof/>
                <w:webHidden/>
              </w:rPr>
              <w:t>20</w:t>
            </w:r>
            <w:r>
              <w:rPr>
                <w:noProof/>
                <w:webHidden/>
              </w:rPr>
              <w:fldChar w:fldCharType="end"/>
            </w:r>
          </w:hyperlink>
        </w:p>
        <w:p w14:paraId="1910A872" w14:textId="1DD73AF1"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4" w:history="1">
            <w:r w:rsidRPr="00B97FB9">
              <w:rPr>
                <w:rStyle w:val="Lienhypertexte"/>
                <w:noProof/>
              </w:rPr>
              <w:t>2.3.3</w:t>
            </w:r>
            <w:r>
              <w:rPr>
                <w:rFonts w:asciiTheme="minorHAnsi" w:eastAsiaTheme="minorEastAsia" w:hAnsiTheme="minorHAnsi" w:cstheme="minorBidi"/>
                <w:noProof/>
                <w:sz w:val="22"/>
                <w:szCs w:val="22"/>
                <w:lang w:val="fr-FR" w:eastAsia="fr-FR"/>
              </w:rPr>
              <w:tab/>
            </w:r>
            <w:r w:rsidRPr="00B97FB9">
              <w:rPr>
                <w:rStyle w:val="Lienhypertexte"/>
                <w:noProof/>
              </w:rPr>
              <w:t>Security Component IDM GE</w:t>
            </w:r>
            <w:r>
              <w:rPr>
                <w:noProof/>
                <w:webHidden/>
              </w:rPr>
              <w:tab/>
            </w:r>
            <w:r>
              <w:rPr>
                <w:noProof/>
                <w:webHidden/>
              </w:rPr>
              <w:fldChar w:fldCharType="begin"/>
            </w:r>
            <w:r>
              <w:rPr>
                <w:noProof/>
                <w:webHidden/>
              </w:rPr>
              <w:instrText xml:space="preserve"> PAGEREF _Toc501722994 \h </w:instrText>
            </w:r>
            <w:r>
              <w:rPr>
                <w:noProof/>
                <w:webHidden/>
              </w:rPr>
            </w:r>
            <w:r>
              <w:rPr>
                <w:noProof/>
                <w:webHidden/>
              </w:rPr>
              <w:fldChar w:fldCharType="separate"/>
            </w:r>
            <w:r>
              <w:rPr>
                <w:noProof/>
                <w:webHidden/>
              </w:rPr>
              <w:t>21</w:t>
            </w:r>
            <w:r>
              <w:rPr>
                <w:noProof/>
                <w:webHidden/>
              </w:rPr>
              <w:fldChar w:fldCharType="end"/>
            </w:r>
          </w:hyperlink>
        </w:p>
        <w:p w14:paraId="2F1AD563" w14:textId="119C2466"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5" w:history="1">
            <w:r w:rsidRPr="00B97FB9">
              <w:rPr>
                <w:rStyle w:val="Lienhypertexte"/>
                <w:noProof/>
              </w:rPr>
              <w:t>2.3.4</w:t>
            </w:r>
            <w:r>
              <w:rPr>
                <w:rFonts w:asciiTheme="minorHAnsi" w:eastAsiaTheme="minorEastAsia" w:hAnsiTheme="minorHAnsi" w:cstheme="minorBidi"/>
                <w:noProof/>
                <w:sz w:val="22"/>
                <w:szCs w:val="22"/>
                <w:lang w:val="fr-FR" w:eastAsia="fr-FR"/>
              </w:rPr>
              <w:tab/>
            </w:r>
            <w:r w:rsidRPr="00B97FB9">
              <w:rPr>
                <w:rStyle w:val="Lienhypertexte"/>
                <w:noProof/>
              </w:rPr>
              <w:t>Orion Context Broker Component</w:t>
            </w:r>
            <w:r>
              <w:rPr>
                <w:noProof/>
                <w:webHidden/>
              </w:rPr>
              <w:tab/>
            </w:r>
            <w:r>
              <w:rPr>
                <w:noProof/>
                <w:webHidden/>
              </w:rPr>
              <w:fldChar w:fldCharType="begin"/>
            </w:r>
            <w:r>
              <w:rPr>
                <w:noProof/>
                <w:webHidden/>
              </w:rPr>
              <w:instrText xml:space="preserve"> PAGEREF _Toc501722995 \h </w:instrText>
            </w:r>
            <w:r>
              <w:rPr>
                <w:noProof/>
                <w:webHidden/>
              </w:rPr>
            </w:r>
            <w:r>
              <w:rPr>
                <w:noProof/>
                <w:webHidden/>
              </w:rPr>
              <w:fldChar w:fldCharType="separate"/>
            </w:r>
            <w:r>
              <w:rPr>
                <w:noProof/>
                <w:webHidden/>
              </w:rPr>
              <w:t>21</w:t>
            </w:r>
            <w:r>
              <w:rPr>
                <w:noProof/>
                <w:webHidden/>
              </w:rPr>
              <w:fldChar w:fldCharType="end"/>
            </w:r>
          </w:hyperlink>
        </w:p>
        <w:p w14:paraId="337904BE" w14:textId="4A6EB6D5"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6" w:history="1">
            <w:r w:rsidRPr="00B97FB9">
              <w:rPr>
                <w:rStyle w:val="Lienhypertexte"/>
                <w:noProof/>
              </w:rPr>
              <w:t>2.3.5</w:t>
            </w:r>
            <w:r>
              <w:rPr>
                <w:rFonts w:asciiTheme="minorHAnsi" w:eastAsiaTheme="minorEastAsia" w:hAnsiTheme="minorHAnsi" w:cstheme="minorBidi"/>
                <w:noProof/>
                <w:sz w:val="22"/>
                <w:szCs w:val="22"/>
                <w:lang w:val="fr-FR" w:eastAsia="fr-FR"/>
              </w:rPr>
              <w:tab/>
            </w:r>
            <w:r w:rsidRPr="00B97FB9">
              <w:rPr>
                <w:rStyle w:val="Lienhypertexte"/>
                <w:noProof/>
              </w:rPr>
              <w:t>MongoDB Cluster Component</w:t>
            </w:r>
            <w:r>
              <w:rPr>
                <w:noProof/>
                <w:webHidden/>
              </w:rPr>
              <w:tab/>
            </w:r>
            <w:r>
              <w:rPr>
                <w:noProof/>
                <w:webHidden/>
              </w:rPr>
              <w:fldChar w:fldCharType="begin"/>
            </w:r>
            <w:r>
              <w:rPr>
                <w:noProof/>
                <w:webHidden/>
              </w:rPr>
              <w:instrText xml:space="preserve"> PAGEREF _Toc501722996 \h </w:instrText>
            </w:r>
            <w:r>
              <w:rPr>
                <w:noProof/>
                <w:webHidden/>
              </w:rPr>
            </w:r>
            <w:r>
              <w:rPr>
                <w:noProof/>
                <w:webHidden/>
              </w:rPr>
              <w:fldChar w:fldCharType="separate"/>
            </w:r>
            <w:r>
              <w:rPr>
                <w:noProof/>
                <w:webHidden/>
              </w:rPr>
              <w:t>22</w:t>
            </w:r>
            <w:r>
              <w:rPr>
                <w:noProof/>
                <w:webHidden/>
              </w:rPr>
              <w:fldChar w:fldCharType="end"/>
            </w:r>
          </w:hyperlink>
        </w:p>
        <w:p w14:paraId="44B7B554" w14:textId="0F7AA472"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7" w:history="1">
            <w:r w:rsidRPr="00B97FB9">
              <w:rPr>
                <w:rStyle w:val="Lienhypertexte"/>
                <w:noProof/>
              </w:rPr>
              <w:t>2.3.6</w:t>
            </w:r>
            <w:r>
              <w:rPr>
                <w:rFonts w:asciiTheme="minorHAnsi" w:eastAsiaTheme="minorEastAsia" w:hAnsiTheme="minorHAnsi" w:cstheme="minorBidi"/>
                <w:noProof/>
                <w:sz w:val="22"/>
                <w:szCs w:val="22"/>
                <w:lang w:val="fr-FR" w:eastAsia="fr-FR"/>
              </w:rPr>
              <w:tab/>
            </w:r>
            <w:r w:rsidRPr="00B97FB9">
              <w:rPr>
                <w:rStyle w:val="Lienhypertexte"/>
                <w:noProof/>
              </w:rPr>
              <w:t>Citus/PostgreSQL Cluster Component</w:t>
            </w:r>
            <w:r>
              <w:rPr>
                <w:noProof/>
                <w:webHidden/>
              </w:rPr>
              <w:tab/>
            </w:r>
            <w:r>
              <w:rPr>
                <w:noProof/>
                <w:webHidden/>
              </w:rPr>
              <w:fldChar w:fldCharType="begin"/>
            </w:r>
            <w:r>
              <w:rPr>
                <w:noProof/>
                <w:webHidden/>
              </w:rPr>
              <w:instrText xml:space="preserve"> PAGEREF _Toc501722997 \h </w:instrText>
            </w:r>
            <w:r>
              <w:rPr>
                <w:noProof/>
                <w:webHidden/>
              </w:rPr>
            </w:r>
            <w:r>
              <w:rPr>
                <w:noProof/>
                <w:webHidden/>
              </w:rPr>
              <w:fldChar w:fldCharType="separate"/>
            </w:r>
            <w:r>
              <w:rPr>
                <w:noProof/>
                <w:webHidden/>
              </w:rPr>
              <w:t>22</w:t>
            </w:r>
            <w:r>
              <w:rPr>
                <w:noProof/>
                <w:webHidden/>
              </w:rPr>
              <w:fldChar w:fldCharType="end"/>
            </w:r>
          </w:hyperlink>
        </w:p>
        <w:p w14:paraId="56B43C38" w14:textId="26CB8064"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8" w:history="1">
            <w:r w:rsidRPr="00B97FB9">
              <w:rPr>
                <w:rStyle w:val="Lienhypertexte"/>
                <w:noProof/>
              </w:rPr>
              <w:t>2.3.7</w:t>
            </w:r>
            <w:r>
              <w:rPr>
                <w:rFonts w:asciiTheme="minorHAnsi" w:eastAsiaTheme="minorEastAsia" w:hAnsiTheme="minorHAnsi" w:cstheme="minorBidi"/>
                <w:noProof/>
                <w:sz w:val="22"/>
                <w:szCs w:val="22"/>
                <w:lang w:val="fr-FR" w:eastAsia="fr-FR"/>
              </w:rPr>
              <w:tab/>
            </w:r>
            <w:r w:rsidRPr="00B97FB9">
              <w:rPr>
                <w:rStyle w:val="Lienhypertexte"/>
                <w:noProof/>
              </w:rPr>
              <w:t>Galera/MySQL Cluster Component</w:t>
            </w:r>
            <w:r>
              <w:rPr>
                <w:noProof/>
                <w:webHidden/>
              </w:rPr>
              <w:tab/>
            </w:r>
            <w:r>
              <w:rPr>
                <w:noProof/>
                <w:webHidden/>
              </w:rPr>
              <w:fldChar w:fldCharType="begin"/>
            </w:r>
            <w:r>
              <w:rPr>
                <w:noProof/>
                <w:webHidden/>
              </w:rPr>
              <w:instrText xml:space="preserve"> PAGEREF _Toc501722998 \h </w:instrText>
            </w:r>
            <w:r>
              <w:rPr>
                <w:noProof/>
                <w:webHidden/>
              </w:rPr>
            </w:r>
            <w:r>
              <w:rPr>
                <w:noProof/>
                <w:webHidden/>
              </w:rPr>
              <w:fldChar w:fldCharType="separate"/>
            </w:r>
            <w:r>
              <w:rPr>
                <w:noProof/>
                <w:webHidden/>
              </w:rPr>
              <w:t>22</w:t>
            </w:r>
            <w:r>
              <w:rPr>
                <w:noProof/>
                <w:webHidden/>
              </w:rPr>
              <w:fldChar w:fldCharType="end"/>
            </w:r>
          </w:hyperlink>
        </w:p>
        <w:p w14:paraId="5B770EFA" w14:textId="389EFCC8"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9" w:history="1">
            <w:r w:rsidRPr="00B97FB9">
              <w:rPr>
                <w:rStyle w:val="Lienhypertexte"/>
                <w:noProof/>
              </w:rPr>
              <w:t>2.3.8</w:t>
            </w:r>
            <w:r>
              <w:rPr>
                <w:rFonts w:asciiTheme="minorHAnsi" w:eastAsiaTheme="minorEastAsia" w:hAnsiTheme="minorHAnsi" w:cstheme="minorBidi"/>
                <w:noProof/>
                <w:sz w:val="22"/>
                <w:szCs w:val="22"/>
                <w:lang w:val="fr-FR" w:eastAsia="fr-FR"/>
              </w:rPr>
              <w:tab/>
            </w:r>
            <w:r w:rsidRPr="00B97FB9">
              <w:rPr>
                <w:rStyle w:val="Lienhypertexte"/>
                <w:noProof/>
              </w:rPr>
              <w:t>Cosmos Big Data Component</w:t>
            </w:r>
            <w:r>
              <w:rPr>
                <w:noProof/>
                <w:webHidden/>
              </w:rPr>
              <w:tab/>
            </w:r>
            <w:r>
              <w:rPr>
                <w:noProof/>
                <w:webHidden/>
              </w:rPr>
              <w:fldChar w:fldCharType="begin"/>
            </w:r>
            <w:r>
              <w:rPr>
                <w:noProof/>
                <w:webHidden/>
              </w:rPr>
              <w:instrText xml:space="preserve"> PAGEREF _Toc501722999 \h </w:instrText>
            </w:r>
            <w:r>
              <w:rPr>
                <w:noProof/>
                <w:webHidden/>
              </w:rPr>
            </w:r>
            <w:r>
              <w:rPr>
                <w:noProof/>
                <w:webHidden/>
              </w:rPr>
              <w:fldChar w:fldCharType="separate"/>
            </w:r>
            <w:r>
              <w:rPr>
                <w:noProof/>
                <w:webHidden/>
              </w:rPr>
              <w:t>23</w:t>
            </w:r>
            <w:r>
              <w:rPr>
                <w:noProof/>
                <w:webHidden/>
              </w:rPr>
              <w:fldChar w:fldCharType="end"/>
            </w:r>
          </w:hyperlink>
        </w:p>
        <w:p w14:paraId="01867679" w14:textId="1A4F959C"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00" w:history="1">
            <w:r w:rsidRPr="00B97FB9">
              <w:rPr>
                <w:rStyle w:val="Lienhypertexte"/>
                <w:noProof/>
              </w:rPr>
              <w:t>2.3.9</w:t>
            </w:r>
            <w:r>
              <w:rPr>
                <w:rFonts w:asciiTheme="minorHAnsi" w:eastAsiaTheme="minorEastAsia" w:hAnsiTheme="minorHAnsi" w:cstheme="minorBidi"/>
                <w:noProof/>
                <w:sz w:val="22"/>
                <w:szCs w:val="22"/>
                <w:lang w:val="fr-FR" w:eastAsia="fr-FR"/>
              </w:rPr>
              <w:tab/>
            </w:r>
            <w:r w:rsidRPr="00B97FB9">
              <w:rPr>
                <w:rStyle w:val="Lienhypertexte"/>
                <w:noProof/>
              </w:rPr>
              <w:t>Knowage Analytics Component</w:t>
            </w:r>
            <w:r>
              <w:rPr>
                <w:noProof/>
                <w:webHidden/>
              </w:rPr>
              <w:tab/>
            </w:r>
            <w:r>
              <w:rPr>
                <w:noProof/>
                <w:webHidden/>
              </w:rPr>
              <w:fldChar w:fldCharType="begin"/>
            </w:r>
            <w:r>
              <w:rPr>
                <w:noProof/>
                <w:webHidden/>
              </w:rPr>
              <w:instrText xml:space="preserve"> PAGEREF _Toc501723000 \h </w:instrText>
            </w:r>
            <w:r>
              <w:rPr>
                <w:noProof/>
                <w:webHidden/>
              </w:rPr>
            </w:r>
            <w:r>
              <w:rPr>
                <w:noProof/>
                <w:webHidden/>
              </w:rPr>
              <w:fldChar w:fldCharType="separate"/>
            </w:r>
            <w:r>
              <w:rPr>
                <w:noProof/>
                <w:webHidden/>
              </w:rPr>
              <w:t>23</w:t>
            </w:r>
            <w:r>
              <w:rPr>
                <w:noProof/>
                <w:webHidden/>
              </w:rPr>
              <w:fldChar w:fldCharType="end"/>
            </w:r>
          </w:hyperlink>
        </w:p>
        <w:p w14:paraId="1E7BB7C8" w14:textId="3024AC5B"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1" w:history="1">
            <w:r w:rsidRPr="00B97FB9">
              <w:rPr>
                <w:rStyle w:val="Lienhypertexte"/>
                <w:noProof/>
              </w:rPr>
              <w:t>2.3.10</w:t>
            </w:r>
            <w:r>
              <w:rPr>
                <w:rFonts w:asciiTheme="minorHAnsi" w:eastAsiaTheme="minorEastAsia" w:hAnsiTheme="minorHAnsi" w:cstheme="minorBidi"/>
                <w:noProof/>
                <w:sz w:val="22"/>
                <w:szCs w:val="22"/>
                <w:lang w:val="fr-FR" w:eastAsia="fr-FR"/>
              </w:rPr>
              <w:tab/>
            </w:r>
            <w:r w:rsidRPr="00B97FB9">
              <w:rPr>
                <w:rStyle w:val="Lienhypertexte"/>
                <w:noProof/>
              </w:rPr>
              <w:t>CKAN Open Data Component</w:t>
            </w:r>
            <w:r>
              <w:rPr>
                <w:noProof/>
                <w:webHidden/>
              </w:rPr>
              <w:tab/>
            </w:r>
            <w:r>
              <w:rPr>
                <w:noProof/>
                <w:webHidden/>
              </w:rPr>
              <w:fldChar w:fldCharType="begin"/>
            </w:r>
            <w:r>
              <w:rPr>
                <w:noProof/>
                <w:webHidden/>
              </w:rPr>
              <w:instrText xml:space="preserve"> PAGEREF _Toc501723001 \h </w:instrText>
            </w:r>
            <w:r>
              <w:rPr>
                <w:noProof/>
                <w:webHidden/>
              </w:rPr>
            </w:r>
            <w:r>
              <w:rPr>
                <w:noProof/>
                <w:webHidden/>
              </w:rPr>
              <w:fldChar w:fldCharType="separate"/>
            </w:r>
            <w:r>
              <w:rPr>
                <w:noProof/>
                <w:webHidden/>
              </w:rPr>
              <w:t>24</w:t>
            </w:r>
            <w:r>
              <w:rPr>
                <w:noProof/>
                <w:webHidden/>
              </w:rPr>
              <w:fldChar w:fldCharType="end"/>
            </w:r>
          </w:hyperlink>
        </w:p>
        <w:p w14:paraId="0B463380" w14:textId="55624CCA"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2" w:history="1">
            <w:r w:rsidRPr="00B97FB9">
              <w:rPr>
                <w:rStyle w:val="Lienhypertexte"/>
                <w:noProof/>
              </w:rPr>
              <w:t>2.3.11</w:t>
            </w:r>
            <w:r>
              <w:rPr>
                <w:rFonts w:asciiTheme="minorHAnsi" w:eastAsiaTheme="minorEastAsia" w:hAnsiTheme="minorHAnsi" w:cstheme="minorBidi"/>
                <w:noProof/>
                <w:sz w:val="22"/>
                <w:szCs w:val="22"/>
                <w:lang w:val="fr-FR" w:eastAsia="fr-FR"/>
              </w:rPr>
              <w:tab/>
            </w:r>
            <w:r w:rsidRPr="00B97FB9">
              <w:rPr>
                <w:rStyle w:val="Lienhypertexte"/>
                <w:noProof/>
              </w:rPr>
              <w:t>IDAS IOT Components</w:t>
            </w:r>
            <w:r>
              <w:rPr>
                <w:noProof/>
                <w:webHidden/>
              </w:rPr>
              <w:tab/>
            </w:r>
            <w:r>
              <w:rPr>
                <w:noProof/>
                <w:webHidden/>
              </w:rPr>
              <w:fldChar w:fldCharType="begin"/>
            </w:r>
            <w:r>
              <w:rPr>
                <w:noProof/>
                <w:webHidden/>
              </w:rPr>
              <w:instrText xml:space="preserve"> PAGEREF _Toc501723002 \h </w:instrText>
            </w:r>
            <w:r>
              <w:rPr>
                <w:noProof/>
                <w:webHidden/>
              </w:rPr>
            </w:r>
            <w:r>
              <w:rPr>
                <w:noProof/>
                <w:webHidden/>
              </w:rPr>
              <w:fldChar w:fldCharType="separate"/>
            </w:r>
            <w:r>
              <w:rPr>
                <w:noProof/>
                <w:webHidden/>
              </w:rPr>
              <w:t>24</w:t>
            </w:r>
            <w:r>
              <w:rPr>
                <w:noProof/>
                <w:webHidden/>
              </w:rPr>
              <w:fldChar w:fldCharType="end"/>
            </w:r>
          </w:hyperlink>
        </w:p>
        <w:p w14:paraId="1F326B30" w14:textId="2412405C"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3" w:history="1">
            <w:r w:rsidRPr="00B97FB9">
              <w:rPr>
                <w:rStyle w:val="Lienhypertexte"/>
                <w:noProof/>
              </w:rPr>
              <w:t>2.3.12</w:t>
            </w:r>
            <w:r>
              <w:rPr>
                <w:rFonts w:asciiTheme="minorHAnsi" w:eastAsiaTheme="minorEastAsia" w:hAnsiTheme="minorHAnsi" w:cstheme="minorBidi"/>
                <w:noProof/>
                <w:sz w:val="22"/>
                <w:szCs w:val="22"/>
                <w:lang w:val="fr-FR" w:eastAsia="fr-FR"/>
              </w:rPr>
              <w:tab/>
            </w:r>
            <w:r w:rsidRPr="00B97FB9">
              <w:rPr>
                <w:rStyle w:val="Lienhypertexte"/>
                <w:noProof/>
              </w:rPr>
              <w:t>IOT Broker Component</w:t>
            </w:r>
            <w:r>
              <w:rPr>
                <w:noProof/>
                <w:webHidden/>
              </w:rPr>
              <w:tab/>
            </w:r>
            <w:r>
              <w:rPr>
                <w:noProof/>
                <w:webHidden/>
              </w:rPr>
              <w:fldChar w:fldCharType="begin"/>
            </w:r>
            <w:r>
              <w:rPr>
                <w:noProof/>
                <w:webHidden/>
              </w:rPr>
              <w:instrText xml:space="preserve"> PAGEREF _Toc501723003 \h </w:instrText>
            </w:r>
            <w:r>
              <w:rPr>
                <w:noProof/>
                <w:webHidden/>
              </w:rPr>
            </w:r>
            <w:r>
              <w:rPr>
                <w:noProof/>
                <w:webHidden/>
              </w:rPr>
              <w:fldChar w:fldCharType="separate"/>
            </w:r>
            <w:r>
              <w:rPr>
                <w:noProof/>
                <w:webHidden/>
              </w:rPr>
              <w:t>25</w:t>
            </w:r>
            <w:r>
              <w:rPr>
                <w:noProof/>
                <w:webHidden/>
              </w:rPr>
              <w:fldChar w:fldCharType="end"/>
            </w:r>
          </w:hyperlink>
        </w:p>
        <w:p w14:paraId="6C46DCAD" w14:textId="52412296"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4" w:history="1">
            <w:r w:rsidRPr="00B97FB9">
              <w:rPr>
                <w:rStyle w:val="Lienhypertexte"/>
                <w:noProof/>
              </w:rPr>
              <w:t>2.3.13</w:t>
            </w:r>
            <w:r>
              <w:rPr>
                <w:rFonts w:asciiTheme="minorHAnsi" w:eastAsiaTheme="minorEastAsia" w:hAnsiTheme="minorHAnsi" w:cstheme="minorBidi"/>
                <w:noProof/>
                <w:sz w:val="22"/>
                <w:szCs w:val="22"/>
                <w:lang w:val="fr-FR" w:eastAsia="fr-FR"/>
              </w:rPr>
              <w:tab/>
            </w:r>
            <w:r w:rsidRPr="00B97FB9">
              <w:rPr>
                <w:rStyle w:val="Lienhypertexte"/>
                <w:noProof/>
              </w:rPr>
              <w:t>IOT Discovery Component</w:t>
            </w:r>
            <w:r>
              <w:rPr>
                <w:noProof/>
                <w:webHidden/>
              </w:rPr>
              <w:tab/>
            </w:r>
            <w:r>
              <w:rPr>
                <w:noProof/>
                <w:webHidden/>
              </w:rPr>
              <w:fldChar w:fldCharType="begin"/>
            </w:r>
            <w:r>
              <w:rPr>
                <w:noProof/>
                <w:webHidden/>
              </w:rPr>
              <w:instrText xml:space="preserve"> PAGEREF _Toc501723004 \h </w:instrText>
            </w:r>
            <w:r>
              <w:rPr>
                <w:noProof/>
                <w:webHidden/>
              </w:rPr>
            </w:r>
            <w:r>
              <w:rPr>
                <w:noProof/>
                <w:webHidden/>
              </w:rPr>
              <w:fldChar w:fldCharType="separate"/>
            </w:r>
            <w:r>
              <w:rPr>
                <w:noProof/>
                <w:webHidden/>
              </w:rPr>
              <w:t>26</w:t>
            </w:r>
            <w:r>
              <w:rPr>
                <w:noProof/>
                <w:webHidden/>
              </w:rPr>
              <w:fldChar w:fldCharType="end"/>
            </w:r>
          </w:hyperlink>
        </w:p>
        <w:p w14:paraId="758CBEEF" w14:textId="6FD4B4AF"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5" w:history="1">
            <w:r w:rsidRPr="00B97FB9">
              <w:rPr>
                <w:rStyle w:val="Lienhypertexte"/>
                <w:noProof/>
              </w:rPr>
              <w:t>2.3.14</w:t>
            </w:r>
            <w:r>
              <w:rPr>
                <w:rFonts w:asciiTheme="minorHAnsi" w:eastAsiaTheme="minorEastAsia" w:hAnsiTheme="minorHAnsi" w:cstheme="minorBidi"/>
                <w:noProof/>
                <w:sz w:val="22"/>
                <w:szCs w:val="22"/>
                <w:lang w:val="fr-FR" w:eastAsia="fr-FR"/>
              </w:rPr>
              <w:tab/>
            </w:r>
            <w:r w:rsidRPr="00B97FB9">
              <w:rPr>
                <w:rStyle w:val="Lienhypertexte"/>
                <w:noProof/>
              </w:rPr>
              <w:t>CEP Component</w:t>
            </w:r>
            <w:r>
              <w:rPr>
                <w:noProof/>
                <w:webHidden/>
              </w:rPr>
              <w:tab/>
            </w:r>
            <w:r>
              <w:rPr>
                <w:noProof/>
                <w:webHidden/>
              </w:rPr>
              <w:fldChar w:fldCharType="begin"/>
            </w:r>
            <w:r>
              <w:rPr>
                <w:noProof/>
                <w:webHidden/>
              </w:rPr>
              <w:instrText xml:space="preserve"> PAGEREF _Toc501723005 \h </w:instrText>
            </w:r>
            <w:r>
              <w:rPr>
                <w:noProof/>
                <w:webHidden/>
              </w:rPr>
            </w:r>
            <w:r>
              <w:rPr>
                <w:noProof/>
                <w:webHidden/>
              </w:rPr>
              <w:fldChar w:fldCharType="separate"/>
            </w:r>
            <w:r>
              <w:rPr>
                <w:noProof/>
                <w:webHidden/>
              </w:rPr>
              <w:t>26</w:t>
            </w:r>
            <w:r>
              <w:rPr>
                <w:noProof/>
                <w:webHidden/>
              </w:rPr>
              <w:fldChar w:fldCharType="end"/>
            </w:r>
          </w:hyperlink>
        </w:p>
        <w:p w14:paraId="3385D694" w14:textId="192D7049"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6" w:history="1">
            <w:r w:rsidRPr="00B97FB9">
              <w:rPr>
                <w:rStyle w:val="Lienhypertexte"/>
                <w:noProof/>
              </w:rPr>
              <w:t>2.3.15</w:t>
            </w:r>
            <w:r>
              <w:rPr>
                <w:rFonts w:asciiTheme="minorHAnsi" w:eastAsiaTheme="minorEastAsia" w:hAnsiTheme="minorHAnsi" w:cstheme="minorBidi"/>
                <w:noProof/>
                <w:sz w:val="22"/>
                <w:szCs w:val="22"/>
                <w:lang w:val="fr-FR" w:eastAsia="fr-FR"/>
              </w:rPr>
              <w:tab/>
            </w:r>
            <w:r w:rsidRPr="00B97FB9">
              <w:rPr>
                <w:rStyle w:val="Lienhypertexte"/>
                <w:noProof/>
              </w:rPr>
              <w:t>Application Mashup Components</w:t>
            </w:r>
            <w:r>
              <w:rPr>
                <w:noProof/>
                <w:webHidden/>
              </w:rPr>
              <w:tab/>
            </w:r>
            <w:r>
              <w:rPr>
                <w:noProof/>
                <w:webHidden/>
              </w:rPr>
              <w:fldChar w:fldCharType="begin"/>
            </w:r>
            <w:r>
              <w:rPr>
                <w:noProof/>
                <w:webHidden/>
              </w:rPr>
              <w:instrText xml:space="preserve"> PAGEREF _Toc501723006 \h </w:instrText>
            </w:r>
            <w:r>
              <w:rPr>
                <w:noProof/>
                <w:webHidden/>
              </w:rPr>
            </w:r>
            <w:r>
              <w:rPr>
                <w:noProof/>
                <w:webHidden/>
              </w:rPr>
              <w:fldChar w:fldCharType="separate"/>
            </w:r>
            <w:r>
              <w:rPr>
                <w:noProof/>
                <w:webHidden/>
              </w:rPr>
              <w:t>27</w:t>
            </w:r>
            <w:r>
              <w:rPr>
                <w:noProof/>
                <w:webHidden/>
              </w:rPr>
              <w:fldChar w:fldCharType="end"/>
            </w:r>
          </w:hyperlink>
        </w:p>
        <w:p w14:paraId="3085BA11" w14:textId="1141A3C3"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7" w:history="1">
            <w:r w:rsidRPr="00B97FB9">
              <w:rPr>
                <w:rStyle w:val="Lienhypertexte"/>
                <w:noProof/>
              </w:rPr>
              <w:t>2.3.16</w:t>
            </w:r>
            <w:r>
              <w:rPr>
                <w:rFonts w:asciiTheme="minorHAnsi" w:eastAsiaTheme="minorEastAsia" w:hAnsiTheme="minorHAnsi" w:cstheme="minorBidi"/>
                <w:noProof/>
                <w:sz w:val="22"/>
                <w:szCs w:val="22"/>
                <w:lang w:val="fr-FR" w:eastAsia="fr-FR"/>
              </w:rPr>
              <w:tab/>
            </w:r>
            <w:r w:rsidRPr="00B97FB9">
              <w:rPr>
                <w:rStyle w:val="Lienhypertexte"/>
                <w:noProof/>
              </w:rPr>
              <w:t>Business Ecosystem Component</w:t>
            </w:r>
            <w:r>
              <w:rPr>
                <w:noProof/>
                <w:webHidden/>
              </w:rPr>
              <w:tab/>
            </w:r>
            <w:r>
              <w:rPr>
                <w:noProof/>
                <w:webHidden/>
              </w:rPr>
              <w:fldChar w:fldCharType="begin"/>
            </w:r>
            <w:r>
              <w:rPr>
                <w:noProof/>
                <w:webHidden/>
              </w:rPr>
              <w:instrText xml:space="preserve"> PAGEREF _Toc501723007 \h </w:instrText>
            </w:r>
            <w:r>
              <w:rPr>
                <w:noProof/>
                <w:webHidden/>
              </w:rPr>
            </w:r>
            <w:r>
              <w:rPr>
                <w:noProof/>
                <w:webHidden/>
              </w:rPr>
              <w:fldChar w:fldCharType="separate"/>
            </w:r>
            <w:r>
              <w:rPr>
                <w:noProof/>
                <w:webHidden/>
              </w:rPr>
              <w:t>27</w:t>
            </w:r>
            <w:r>
              <w:rPr>
                <w:noProof/>
                <w:webHidden/>
              </w:rPr>
              <w:fldChar w:fldCharType="end"/>
            </w:r>
          </w:hyperlink>
        </w:p>
        <w:p w14:paraId="153FF0E6" w14:textId="686C45BC"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8" w:history="1">
            <w:r w:rsidRPr="00B97FB9">
              <w:rPr>
                <w:rStyle w:val="Lienhypertexte"/>
                <w:noProof/>
              </w:rPr>
              <w:t>2.3.17</w:t>
            </w:r>
            <w:r>
              <w:rPr>
                <w:rFonts w:asciiTheme="minorHAnsi" w:eastAsiaTheme="minorEastAsia" w:hAnsiTheme="minorHAnsi" w:cstheme="minorBidi"/>
                <w:noProof/>
                <w:sz w:val="22"/>
                <w:szCs w:val="22"/>
                <w:lang w:val="fr-FR" w:eastAsia="fr-FR"/>
              </w:rPr>
              <w:tab/>
            </w:r>
            <w:r w:rsidRPr="00B97FB9">
              <w:rPr>
                <w:rStyle w:val="Lienhypertexte"/>
                <w:noProof/>
              </w:rPr>
              <w:t>Development Components</w:t>
            </w:r>
            <w:r>
              <w:rPr>
                <w:noProof/>
                <w:webHidden/>
              </w:rPr>
              <w:tab/>
            </w:r>
            <w:r>
              <w:rPr>
                <w:noProof/>
                <w:webHidden/>
              </w:rPr>
              <w:fldChar w:fldCharType="begin"/>
            </w:r>
            <w:r>
              <w:rPr>
                <w:noProof/>
                <w:webHidden/>
              </w:rPr>
              <w:instrText xml:space="preserve"> PAGEREF _Toc501723008 \h </w:instrText>
            </w:r>
            <w:r>
              <w:rPr>
                <w:noProof/>
                <w:webHidden/>
              </w:rPr>
            </w:r>
            <w:r>
              <w:rPr>
                <w:noProof/>
                <w:webHidden/>
              </w:rPr>
              <w:fldChar w:fldCharType="separate"/>
            </w:r>
            <w:r>
              <w:rPr>
                <w:noProof/>
                <w:webHidden/>
              </w:rPr>
              <w:t>28</w:t>
            </w:r>
            <w:r>
              <w:rPr>
                <w:noProof/>
                <w:webHidden/>
              </w:rPr>
              <w:fldChar w:fldCharType="end"/>
            </w:r>
          </w:hyperlink>
        </w:p>
        <w:p w14:paraId="51096F69" w14:textId="70BBDC1E"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9" w:history="1">
            <w:r w:rsidRPr="00B97FB9">
              <w:rPr>
                <w:rStyle w:val="Lienhypertexte"/>
                <w:noProof/>
              </w:rPr>
              <w:t>2.3.18</w:t>
            </w:r>
            <w:r>
              <w:rPr>
                <w:rFonts w:asciiTheme="minorHAnsi" w:eastAsiaTheme="minorEastAsia" w:hAnsiTheme="minorHAnsi" w:cstheme="minorBidi"/>
                <w:noProof/>
                <w:sz w:val="22"/>
                <w:szCs w:val="22"/>
                <w:lang w:val="fr-FR" w:eastAsia="fr-FR"/>
              </w:rPr>
              <w:tab/>
            </w:r>
            <w:r w:rsidRPr="00B97FB9">
              <w:rPr>
                <w:rStyle w:val="Lienhypertexte"/>
                <w:noProof/>
              </w:rPr>
              <w:t>Monitoring Components</w:t>
            </w:r>
            <w:r>
              <w:rPr>
                <w:noProof/>
                <w:webHidden/>
              </w:rPr>
              <w:tab/>
            </w:r>
            <w:r>
              <w:rPr>
                <w:noProof/>
                <w:webHidden/>
              </w:rPr>
              <w:fldChar w:fldCharType="begin"/>
            </w:r>
            <w:r>
              <w:rPr>
                <w:noProof/>
                <w:webHidden/>
              </w:rPr>
              <w:instrText xml:space="preserve"> PAGEREF _Toc501723009 \h </w:instrText>
            </w:r>
            <w:r>
              <w:rPr>
                <w:noProof/>
                <w:webHidden/>
              </w:rPr>
            </w:r>
            <w:r>
              <w:rPr>
                <w:noProof/>
                <w:webHidden/>
              </w:rPr>
              <w:fldChar w:fldCharType="separate"/>
            </w:r>
            <w:r>
              <w:rPr>
                <w:noProof/>
                <w:webHidden/>
              </w:rPr>
              <w:t>28</w:t>
            </w:r>
            <w:r>
              <w:rPr>
                <w:noProof/>
                <w:webHidden/>
              </w:rPr>
              <w:fldChar w:fldCharType="end"/>
            </w:r>
          </w:hyperlink>
        </w:p>
        <w:p w14:paraId="7203F066" w14:textId="0F408913"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0" w:history="1">
            <w:r w:rsidRPr="00B97FB9">
              <w:rPr>
                <w:rStyle w:val="Lienhypertexte"/>
                <w:noProof/>
              </w:rPr>
              <w:t>2.3.19</w:t>
            </w:r>
            <w:r>
              <w:rPr>
                <w:rFonts w:asciiTheme="minorHAnsi" w:eastAsiaTheme="minorEastAsia" w:hAnsiTheme="minorHAnsi" w:cstheme="minorBidi"/>
                <w:noProof/>
                <w:sz w:val="22"/>
                <w:szCs w:val="22"/>
                <w:lang w:val="fr-FR" w:eastAsia="fr-FR"/>
              </w:rPr>
              <w:tab/>
            </w:r>
            <w:r w:rsidRPr="00B97FB9">
              <w:rPr>
                <w:rStyle w:val="Lienhypertexte"/>
                <w:noProof/>
              </w:rPr>
              <w:t>Poi Data Provider Component</w:t>
            </w:r>
            <w:r>
              <w:rPr>
                <w:noProof/>
                <w:webHidden/>
              </w:rPr>
              <w:tab/>
            </w:r>
            <w:r>
              <w:rPr>
                <w:noProof/>
                <w:webHidden/>
              </w:rPr>
              <w:fldChar w:fldCharType="begin"/>
            </w:r>
            <w:r>
              <w:rPr>
                <w:noProof/>
                <w:webHidden/>
              </w:rPr>
              <w:instrText xml:space="preserve"> PAGEREF _Toc501723010 \h </w:instrText>
            </w:r>
            <w:r>
              <w:rPr>
                <w:noProof/>
                <w:webHidden/>
              </w:rPr>
            </w:r>
            <w:r>
              <w:rPr>
                <w:noProof/>
                <w:webHidden/>
              </w:rPr>
              <w:fldChar w:fldCharType="separate"/>
            </w:r>
            <w:r>
              <w:rPr>
                <w:noProof/>
                <w:webHidden/>
              </w:rPr>
              <w:t>29</w:t>
            </w:r>
            <w:r>
              <w:rPr>
                <w:noProof/>
                <w:webHidden/>
              </w:rPr>
              <w:fldChar w:fldCharType="end"/>
            </w:r>
          </w:hyperlink>
        </w:p>
        <w:p w14:paraId="1C2A706B" w14:textId="7EF16DA2"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1" w:history="1">
            <w:r w:rsidRPr="00B97FB9">
              <w:rPr>
                <w:rStyle w:val="Lienhypertexte"/>
                <w:noProof/>
              </w:rPr>
              <w:t>2.3.20</w:t>
            </w:r>
            <w:r>
              <w:rPr>
                <w:rFonts w:asciiTheme="minorHAnsi" w:eastAsiaTheme="minorEastAsia" w:hAnsiTheme="minorHAnsi" w:cstheme="minorBidi"/>
                <w:noProof/>
                <w:sz w:val="22"/>
                <w:szCs w:val="22"/>
                <w:lang w:val="fr-FR" w:eastAsia="fr-FR"/>
              </w:rPr>
              <w:tab/>
            </w:r>
            <w:r w:rsidRPr="00B97FB9">
              <w:rPr>
                <w:rStyle w:val="Lienhypertexte"/>
                <w:noProof/>
              </w:rPr>
              <w:t>GIS Data Provider Component</w:t>
            </w:r>
            <w:r>
              <w:rPr>
                <w:noProof/>
                <w:webHidden/>
              </w:rPr>
              <w:tab/>
            </w:r>
            <w:r>
              <w:rPr>
                <w:noProof/>
                <w:webHidden/>
              </w:rPr>
              <w:fldChar w:fldCharType="begin"/>
            </w:r>
            <w:r>
              <w:rPr>
                <w:noProof/>
                <w:webHidden/>
              </w:rPr>
              <w:instrText xml:space="preserve"> PAGEREF _Toc501723011 \h </w:instrText>
            </w:r>
            <w:r>
              <w:rPr>
                <w:noProof/>
                <w:webHidden/>
              </w:rPr>
            </w:r>
            <w:r>
              <w:rPr>
                <w:noProof/>
                <w:webHidden/>
              </w:rPr>
              <w:fldChar w:fldCharType="separate"/>
            </w:r>
            <w:r>
              <w:rPr>
                <w:noProof/>
                <w:webHidden/>
              </w:rPr>
              <w:t>29</w:t>
            </w:r>
            <w:r>
              <w:rPr>
                <w:noProof/>
                <w:webHidden/>
              </w:rPr>
              <w:fldChar w:fldCharType="end"/>
            </w:r>
          </w:hyperlink>
        </w:p>
        <w:p w14:paraId="232779FC" w14:textId="52CB8443"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2" w:history="1">
            <w:r w:rsidRPr="00B97FB9">
              <w:rPr>
                <w:rStyle w:val="Lienhypertexte"/>
                <w:noProof/>
              </w:rPr>
              <w:t>2.3.21</w:t>
            </w:r>
            <w:r>
              <w:rPr>
                <w:rFonts w:asciiTheme="minorHAnsi" w:eastAsiaTheme="minorEastAsia" w:hAnsiTheme="minorHAnsi" w:cstheme="minorBidi"/>
                <w:noProof/>
                <w:sz w:val="22"/>
                <w:szCs w:val="22"/>
                <w:lang w:val="fr-FR" w:eastAsia="fr-FR"/>
              </w:rPr>
              <w:tab/>
            </w:r>
            <w:r w:rsidRPr="00B97FB9">
              <w:rPr>
                <w:rStyle w:val="Lienhypertexte"/>
                <w:noProof/>
              </w:rPr>
              <w:t>API Management Component</w:t>
            </w:r>
            <w:r>
              <w:rPr>
                <w:noProof/>
                <w:webHidden/>
              </w:rPr>
              <w:tab/>
            </w:r>
            <w:r>
              <w:rPr>
                <w:noProof/>
                <w:webHidden/>
              </w:rPr>
              <w:fldChar w:fldCharType="begin"/>
            </w:r>
            <w:r>
              <w:rPr>
                <w:noProof/>
                <w:webHidden/>
              </w:rPr>
              <w:instrText xml:space="preserve"> PAGEREF _Toc501723012 \h </w:instrText>
            </w:r>
            <w:r>
              <w:rPr>
                <w:noProof/>
                <w:webHidden/>
              </w:rPr>
            </w:r>
            <w:r>
              <w:rPr>
                <w:noProof/>
                <w:webHidden/>
              </w:rPr>
              <w:fldChar w:fldCharType="separate"/>
            </w:r>
            <w:r>
              <w:rPr>
                <w:noProof/>
                <w:webHidden/>
              </w:rPr>
              <w:t>30</w:t>
            </w:r>
            <w:r>
              <w:rPr>
                <w:noProof/>
                <w:webHidden/>
              </w:rPr>
              <w:fldChar w:fldCharType="end"/>
            </w:r>
          </w:hyperlink>
        </w:p>
        <w:p w14:paraId="3C7F8C78" w14:textId="061B2B18"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3" w:history="1">
            <w:r w:rsidRPr="00B97FB9">
              <w:rPr>
                <w:rStyle w:val="Lienhypertexte"/>
                <w:noProof/>
              </w:rPr>
              <w:t>2.3.22</w:t>
            </w:r>
            <w:r>
              <w:rPr>
                <w:rFonts w:asciiTheme="minorHAnsi" w:eastAsiaTheme="minorEastAsia" w:hAnsiTheme="minorHAnsi" w:cstheme="minorBidi"/>
                <w:noProof/>
                <w:sz w:val="22"/>
                <w:szCs w:val="22"/>
                <w:lang w:val="fr-FR" w:eastAsia="fr-FR"/>
              </w:rPr>
              <w:tab/>
            </w:r>
            <w:r w:rsidRPr="00B97FB9">
              <w:rPr>
                <w:rStyle w:val="Lienhypertexte"/>
                <w:noProof/>
              </w:rPr>
              <w:t>Load Balancing Component</w:t>
            </w:r>
            <w:r>
              <w:rPr>
                <w:noProof/>
                <w:webHidden/>
              </w:rPr>
              <w:tab/>
            </w:r>
            <w:r>
              <w:rPr>
                <w:noProof/>
                <w:webHidden/>
              </w:rPr>
              <w:fldChar w:fldCharType="begin"/>
            </w:r>
            <w:r>
              <w:rPr>
                <w:noProof/>
                <w:webHidden/>
              </w:rPr>
              <w:instrText xml:space="preserve"> PAGEREF _Toc501723013 \h </w:instrText>
            </w:r>
            <w:r>
              <w:rPr>
                <w:noProof/>
                <w:webHidden/>
              </w:rPr>
            </w:r>
            <w:r>
              <w:rPr>
                <w:noProof/>
                <w:webHidden/>
              </w:rPr>
              <w:fldChar w:fldCharType="separate"/>
            </w:r>
            <w:r>
              <w:rPr>
                <w:noProof/>
                <w:webHidden/>
              </w:rPr>
              <w:t>31</w:t>
            </w:r>
            <w:r>
              <w:rPr>
                <w:noProof/>
                <w:webHidden/>
              </w:rPr>
              <w:fldChar w:fldCharType="end"/>
            </w:r>
          </w:hyperlink>
        </w:p>
        <w:p w14:paraId="043C9BDB" w14:textId="1F1DBE49"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4" w:history="1">
            <w:r w:rsidRPr="00B97FB9">
              <w:rPr>
                <w:rStyle w:val="Lienhypertexte"/>
                <w:noProof/>
              </w:rPr>
              <w:t>2.3.23</w:t>
            </w:r>
            <w:r>
              <w:rPr>
                <w:rFonts w:asciiTheme="minorHAnsi" w:eastAsiaTheme="minorEastAsia" w:hAnsiTheme="minorHAnsi" w:cstheme="minorBidi"/>
                <w:noProof/>
                <w:sz w:val="22"/>
                <w:szCs w:val="22"/>
                <w:lang w:val="fr-FR" w:eastAsia="fr-FR"/>
              </w:rPr>
              <w:tab/>
            </w:r>
            <w:r w:rsidRPr="00B97FB9">
              <w:rPr>
                <w:rStyle w:val="Lienhypertexte"/>
                <w:noProof/>
              </w:rPr>
              <w:t>Data Stream Processing Components</w:t>
            </w:r>
            <w:r>
              <w:rPr>
                <w:noProof/>
                <w:webHidden/>
              </w:rPr>
              <w:tab/>
            </w:r>
            <w:r>
              <w:rPr>
                <w:noProof/>
                <w:webHidden/>
              </w:rPr>
              <w:fldChar w:fldCharType="begin"/>
            </w:r>
            <w:r>
              <w:rPr>
                <w:noProof/>
                <w:webHidden/>
              </w:rPr>
              <w:instrText xml:space="preserve"> PAGEREF _Toc501723014 \h </w:instrText>
            </w:r>
            <w:r>
              <w:rPr>
                <w:noProof/>
                <w:webHidden/>
              </w:rPr>
            </w:r>
            <w:r>
              <w:rPr>
                <w:noProof/>
                <w:webHidden/>
              </w:rPr>
              <w:fldChar w:fldCharType="separate"/>
            </w:r>
            <w:r>
              <w:rPr>
                <w:noProof/>
                <w:webHidden/>
              </w:rPr>
              <w:t>31</w:t>
            </w:r>
            <w:r>
              <w:rPr>
                <w:noProof/>
                <w:webHidden/>
              </w:rPr>
              <w:fldChar w:fldCharType="end"/>
            </w:r>
          </w:hyperlink>
        </w:p>
        <w:p w14:paraId="2433E63E" w14:textId="7AB41412" w:rsidR="005A252E" w:rsidRDefault="005A252E">
          <w:pPr>
            <w:pStyle w:val="TM1"/>
            <w:tabs>
              <w:tab w:val="left" w:pos="660"/>
            </w:tabs>
            <w:rPr>
              <w:rFonts w:asciiTheme="minorHAnsi" w:eastAsiaTheme="minorEastAsia" w:hAnsiTheme="minorHAnsi" w:cstheme="minorBidi"/>
              <w:b w:val="0"/>
              <w:caps w:val="0"/>
              <w:noProof/>
              <w:sz w:val="22"/>
              <w:szCs w:val="22"/>
              <w:lang w:val="fr-FR" w:eastAsia="fr-FR"/>
            </w:rPr>
          </w:pPr>
          <w:hyperlink w:anchor="_Toc501723015" w:history="1">
            <w:r w:rsidRPr="00B97FB9">
              <w:rPr>
                <w:rStyle w:val="Lienhypertexte"/>
                <w:noProof/>
              </w:rPr>
              <w:t>3</w:t>
            </w:r>
            <w:r>
              <w:rPr>
                <w:rFonts w:asciiTheme="minorHAnsi" w:eastAsiaTheme="minorEastAsia" w:hAnsiTheme="minorHAnsi" w:cstheme="minorBidi"/>
                <w:b w:val="0"/>
                <w:caps w:val="0"/>
                <w:noProof/>
                <w:sz w:val="22"/>
                <w:szCs w:val="22"/>
                <w:lang w:val="fr-FR" w:eastAsia="fr-FR"/>
              </w:rPr>
              <w:tab/>
            </w:r>
            <w:r w:rsidRPr="00B97FB9">
              <w:rPr>
                <w:rStyle w:val="Lienhypertexte"/>
                <w:noProof/>
              </w:rPr>
              <w:t>Section 3 SYSTEM ARCHITECTURE DESIGN</w:t>
            </w:r>
            <w:r>
              <w:rPr>
                <w:noProof/>
                <w:webHidden/>
              </w:rPr>
              <w:tab/>
            </w:r>
            <w:r>
              <w:rPr>
                <w:noProof/>
                <w:webHidden/>
              </w:rPr>
              <w:fldChar w:fldCharType="begin"/>
            </w:r>
            <w:r>
              <w:rPr>
                <w:noProof/>
                <w:webHidden/>
              </w:rPr>
              <w:instrText xml:space="preserve"> PAGEREF _Toc501723015 \h </w:instrText>
            </w:r>
            <w:r>
              <w:rPr>
                <w:noProof/>
                <w:webHidden/>
              </w:rPr>
            </w:r>
            <w:r>
              <w:rPr>
                <w:noProof/>
                <w:webHidden/>
              </w:rPr>
              <w:fldChar w:fldCharType="separate"/>
            </w:r>
            <w:r>
              <w:rPr>
                <w:noProof/>
                <w:webHidden/>
              </w:rPr>
              <w:t>31</w:t>
            </w:r>
            <w:r>
              <w:rPr>
                <w:noProof/>
                <w:webHidden/>
              </w:rPr>
              <w:fldChar w:fldCharType="end"/>
            </w:r>
          </w:hyperlink>
        </w:p>
        <w:p w14:paraId="7614AF83" w14:textId="3E92C074"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16" w:history="1">
            <w:r w:rsidRPr="00B97FB9">
              <w:rPr>
                <w:rStyle w:val="Lienhypertexte"/>
                <w:noProof/>
              </w:rPr>
              <w:t>3.1</w:t>
            </w:r>
            <w:r>
              <w:rPr>
                <w:rFonts w:asciiTheme="minorHAnsi" w:eastAsiaTheme="minorEastAsia" w:hAnsiTheme="minorHAnsi" w:cstheme="minorBidi"/>
                <w:noProof/>
                <w:sz w:val="22"/>
                <w:szCs w:val="22"/>
                <w:lang w:val="fr-FR" w:eastAsia="fr-FR"/>
              </w:rPr>
              <w:tab/>
            </w:r>
            <w:r w:rsidRPr="00B97FB9">
              <w:rPr>
                <w:rStyle w:val="Lienhypertexte"/>
                <w:noProof/>
              </w:rPr>
              <w:t>Docker Images Management Component</w:t>
            </w:r>
            <w:r>
              <w:rPr>
                <w:noProof/>
                <w:webHidden/>
              </w:rPr>
              <w:tab/>
            </w:r>
            <w:r>
              <w:rPr>
                <w:noProof/>
                <w:webHidden/>
              </w:rPr>
              <w:fldChar w:fldCharType="begin"/>
            </w:r>
            <w:r>
              <w:rPr>
                <w:noProof/>
                <w:webHidden/>
              </w:rPr>
              <w:instrText xml:space="preserve"> PAGEREF _Toc501723016 \h </w:instrText>
            </w:r>
            <w:r>
              <w:rPr>
                <w:noProof/>
                <w:webHidden/>
              </w:rPr>
            </w:r>
            <w:r>
              <w:rPr>
                <w:noProof/>
                <w:webHidden/>
              </w:rPr>
              <w:fldChar w:fldCharType="separate"/>
            </w:r>
            <w:r>
              <w:rPr>
                <w:noProof/>
                <w:webHidden/>
              </w:rPr>
              <w:t>32</w:t>
            </w:r>
            <w:r>
              <w:rPr>
                <w:noProof/>
                <w:webHidden/>
              </w:rPr>
              <w:fldChar w:fldCharType="end"/>
            </w:r>
          </w:hyperlink>
        </w:p>
        <w:p w14:paraId="129E3060" w14:textId="2AE2A266"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7" w:history="1">
            <w:r w:rsidRPr="00B97FB9">
              <w:rPr>
                <w:rStyle w:val="Lienhypertexte"/>
                <w:noProof/>
              </w:rPr>
              <w:t>3.1.1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_Toc501723017 \h </w:instrText>
            </w:r>
            <w:r>
              <w:rPr>
                <w:noProof/>
                <w:webHidden/>
              </w:rPr>
            </w:r>
            <w:r>
              <w:rPr>
                <w:noProof/>
                <w:webHidden/>
              </w:rPr>
              <w:fldChar w:fldCharType="separate"/>
            </w:r>
            <w:r>
              <w:rPr>
                <w:noProof/>
                <w:webHidden/>
              </w:rPr>
              <w:t>32</w:t>
            </w:r>
            <w:r>
              <w:rPr>
                <w:noProof/>
                <w:webHidden/>
              </w:rPr>
              <w:fldChar w:fldCharType="end"/>
            </w:r>
          </w:hyperlink>
        </w:p>
        <w:p w14:paraId="59B2890C" w14:textId="35F6730F"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8" w:history="1">
            <w:r w:rsidRPr="00B97FB9">
              <w:rPr>
                <w:rStyle w:val="Lienhypertexte"/>
                <w:noProof/>
              </w:rPr>
              <w:t>3.1.2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_Toc501723018 \h </w:instrText>
            </w:r>
            <w:r>
              <w:rPr>
                <w:noProof/>
                <w:webHidden/>
              </w:rPr>
            </w:r>
            <w:r>
              <w:rPr>
                <w:noProof/>
                <w:webHidden/>
              </w:rPr>
              <w:fldChar w:fldCharType="separate"/>
            </w:r>
            <w:r>
              <w:rPr>
                <w:noProof/>
                <w:webHidden/>
              </w:rPr>
              <w:t>32</w:t>
            </w:r>
            <w:r>
              <w:rPr>
                <w:noProof/>
                <w:webHidden/>
              </w:rPr>
              <w:fldChar w:fldCharType="end"/>
            </w:r>
          </w:hyperlink>
        </w:p>
        <w:p w14:paraId="314077B6" w14:textId="4B94A686"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9" w:history="1">
            <w:r w:rsidRPr="00B97FB9">
              <w:rPr>
                <w:rStyle w:val="Lienhypertexte"/>
                <w:noProof/>
              </w:rPr>
              <w:t>3.1.3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_Toc501723019 \h </w:instrText>
            </w:r>
            <w:r>
              <w:rPr>
                <w:noProof/>
                <w:webHidden/>
              </w:rPr>
            </w:r>
            <w:r>
              <w:rPr>
                <w:noProof/>
                <w:webHidden/>
              </w:rPr>
              <w:fldChar w:fldCharType="separate"/>
            </w:r>
            <w:r>
              <w:rPr>
                <w:noProof/>
                <w:webHidden/>
              </w:rPr>
              <w:t>32</w:t>
            </w:r>
            <w:r>
              <w:rPr>
                <w:noProof/>
                <w:webHidden/>
              </w:rPr>
              <w:fldChar w:fldCharType="end"/>
            </w:r>
          </w:hyperlink>
        </w:p>
        <w:p w14:paraId="113D5F9B" w14:textId="53FBEC83"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0" w:history="1">
            <w:r w:rsidRPr="00B97FB9">
              <w:rPr>
                <w:rStyle w:val="Lienhypertexte"/>
                <w:noProof/>
              </w:rPr>
              <w:t>3.1.4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_Toc501723020 \h </w:instrText>
            </w:r>
            <w:r>
              <w:rPr>
                <w:noProof/>
                <w:webHidden/>
              </w:rPr>
            </w:r>
            <w:r>
              <w:rPr>
                <w:noProof/>
                <w:webHidden/>
              </w:rPr>
              <w:fldChar w:fldCharType="separate"/>
            </w:r>
            <w:r>
              <w:rPr>
                <w:noProof/>
                <w:webHidden/>
              </w:rPr>
              <w:t>33</w:t>
            </w:r>
            <w:r>
              <w:rPr>
                <w:noProof/>
                <w:webHidden/>
              </w:rPr>
              <w:fldChar w:fldCharType="end"/>
            </w:r>
          </w:hyperlink>
        </w:p>
        <w:p w14:paraId="7A8972A7" w14:textId="607E19EE"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1" w:history="1">
            <w:r w:rsidRPr="00B97FB9">
              <w:rPr>
                <w:rStyle w:val="Lienhypertexte"/>
                <w:noProof/>
              </w:rPr>
              <w:t>3.1.5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_Toc501723021 \h </w:instrText>
            </w:r>
            <w:r>
              <w:rPr>
                <w:noProof/>
                <w:webHidden/>
              </w:rPr>
            </w:r>
            <w:r>
              <w:rPr>
                <w:noProof/>
                <w:webHidden/>
              </w:rPr>
              <w:fldChar w:fldCharType="separate"/>
            </w:r>
            <w:r>
              <w:rPr>
                <w:noProof/>
                <w:webHidden/>
              </w:rPr>
              <w:t>33</w:t>
            </w:r>
            <w:r>
              <w:rPr>
                <w:noProof/>
                <w:webHidden/>
              </w:rPr>
              <w:fldChar w:fldCharType="end"/>
            </w:r>
          </w:hyperlink>
        </w:p>
        <w:p w14:paraId="06007D76" w14:textId="5EBBEFEF"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22" w:history="1">
            <w:r w:rsidRPr="00B97FB9">
              <w:rPr>
                <w:rStyle w:val="Lienhypertexte"/>
                <w:noProof/>
              </w:rPr>
              <w:t>3.2</w:t>
            </w:r>
            <w:r>
              <w:rPr>
                <w:rFonts w:asciiTheme="minorHAnsi" w:eastAsiaTheme="minorEastAsia" w:hAnsiTheme="minorHAnsi" w:cstheme="minorBidi"/>
                <w:noProof/>
                <w:sz w:val="22"/>
                <w:szCs w:val="22"/>
                <w:lang w:val="fr-FR" w:eastAsia="fr-FR"/>
              </w:rPr>
              <w:tab/>
            </w:r>
            <w:r w:rsidRPr="00B97FB9">
              <w:rPr>
                <w:rStyle w:val="Lienhypertexte"/>
                <w:noProof/>
              </w:rPr>
              <w:t>Docker Swarm Manager Component</w:t>
            </w:r>
            <w:r>
              <w:rPr>
                <w:noProof/>
                <w:webHidden/>
              </w:rPr>
              <w:tab/>
            </w:r>
            <w:r>
              <w:rPr>
                <w:noProof/>
                <w:webHidden/>
              </w:rPr>
              <w:fldChar w:fldCharType="begin"/>
            </w:r>
            <w:r>
              <w:rPr>
                <w:noProof/>
                <w:webHidden/>
              </w:rPr>
              <w:instrText xml:space="preserve"> PAGEREF _Toc501723022 \h </w:instrText>
            </w:r>
            <w:r>
              <w:rPr>
                <w:noProof/>
                <w:webHidden/>
              </w:rPr>
            </w:r>
            <w:r>
              <w:rPr>
                <w:noProof/>
                <w:webHidden/>
              </w:rPr>
              <w:fldChar w:fldCharType="separate"/>
            </w:r>
            <w:r>
              <w:rPr>
                <w:noProof/>
                <w:webHidden/>
              </w:rPr>
              <w:t>33</w:t>
            </w:r>
            <w:r>
              <w:rPr>
                <w:noProof/>
                <w:webHidden/>
              </w:rPr>
              <w:fldChar w:fldCharType="end"/>
            </w:r>
          </w:hyperlink>
        </w:p>
        <w:p w14:paraId="5BD9D708" w14:textId="6E70629B"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3" w:history="1">
            <w:r w:rsidRPr="00B97FB9">
              <w:rPr>
                <w:rStyle w:val="Lienhypertexte"/>
                <w:noProof/>
              </w:rPr>
              <w:t>3.2.1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_Toc501723023 \h </w:instrText>
            </w:r>
            <w:r>
              <w:rPr>
                <w:noProof/>
                <w:webHidden/>
              </w:rPr>
            </w:r>
            <w:r>
              <w:rPr>
                <w:noProof/>
                <w:webHidden/>
              </w:rPr>
              <w:fldChar w:fldCharType="separate"/>
            </w:r>
            <w:r>
              <w:rPr>
                <w:noProof/>
                <w:webHidden/>
              </w:rPr>
              <w:t>33</w:t>
            </w:r>
            <w:r>
              <w:rPr>
                <w:noProof/>
                <w:webHidden/>
              </w:rPr>
              <w:fldChar w:fldCharType="end"/>
            </w:r>
          </w:hyperlink>
        </w:p>
        <w:p w14:paraId="4F1B2C77" w14:textId="688726DD"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4" w:history="1">
            <w:r w:rsidRPr="00B97FB9">
              <w:rPr>
                <w:rStyle w:val="Lienhypertexte"/>
                <w:noProof/>
              </w:rPr>
              <w:t>3.2.2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_Toc501723024 \h </w:instrText>
            </w:r>
            <w:r>
              <w:rPr>
                <w:noProof/>
                <w:webHidden/>
              </w:rPr>
            </w:r>
            <w:r>
              <w:rPr>
                <w:noProof/>
                <w:webHidden/>
              </w:rPr>
              <w:fldChar w:fldCharType="separate"/>
            </w:r>
            <w:r>
              <w:rPr>
                <w:noProof/>
                <w:webHidden/>
              </w:rPr>
              <w:t>34</w:t>
            </w:r>
            <w:r>
              <w:rPr>
                <w:noProof/>
                <w:webHidden/>
              </w:rPr>
              <w:fldChar w:fldCharType="end"/>
            </w:r>
          </w:hyperlink>
        </w:p>
        <w:p w14:paraId="6085B3E9" w14:textId="336C66B4"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5" w:history="1">
            <w:r w:rsidRPr="00B97FB9">
              <w:rPr>
                <w:rStyle w:val="Lienhypertexte"/>
                <w:noProof/>
              </w:rPr>
              <w:t>3.2.3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_Toc501723025 \h </w:instrText>
            </w:r>
            <w:r>
              <w:rPr>
                <w:noProof/>
                <w:webHidden/>
              </w:rPr>
            </w:r>
            <w:r>
              <w:rPr>
                <w:noProof/>
                <w:webHidden/>
              </w:rPr>
              <w:fldChar w:fldCharType="separate"/>
            </w:r>
            <w:r>
              <w:rPr>
                <w:noProof/>
                <w:webHidden/>
              </w:rPr>
              <w:t>34</w:t>
            </w:r>
            <w:r>
              <w:rPr>
                <w:noProof/>
                <w:webHidden/>
              </w:rPr>
              <w:fldChar w:fldCharType="end"/>
            </w:r>
          </w:hyperlink>
        </w:p>
        <w:p w14:paraId="0453D3F4" w14:textId="35DC40E2"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6" w:history="1">
            <w:r w:rsidRPr="00B97FB9">
              <w:rPr>
                <w:rStyle w:val="Lienhypertexte"/>
                <w:noProof/>
              </w:rPr>
              <w:t>3.2.4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_Toc501723026 \h </w:instrText>
            </w:r>
            <w:r>
              <w:rPr>
                <w:noProof/>
                <w:webHidden/>
              </w:rPr>
            </w:r>
            <w:r>
              <w:rPr>
                <w:noProof/>
                <w:webHidden/>
              </w:rPr>
              <w:fldChar w:fldCharType="separate"/>
            </w:r>
            <w:r>
              <w:rPr>
                <w:noProof/>
                <w:webHidden/>
              </w:rPr>
              <w:t>34</w:t>
            </w:r>
            <w:r>
              <w:rPr>
                <w:noProof/>
                <w:webHidden/>
              </w:rPr>
              <w:fldChar w:fldCharType="end"/>
            </w:r>
          </w:hyperlink>
        </w:p>
        <w:p w14:paraId="1EF6F71B" w14:textId="348FF6BF"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7" w:history="1">
            <w:r w:rsidRPr="00B97FB9">
              <w:rPr>
                <w:rStyle w:val="Lienhypertexte"/>
                <w:noProof/>
              </w:rPr>
              <w:t>3.2.5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_Toc501723027 \h </w:instrText>
            </w:r>
            <w:r>
              <w:rPr>
                <w:noProof/>
                <w:webHidden/>
              </w:rPr>
            </w:r>
            <w:r>
              <w:rPr>
                <w:noProof/>
                <w:webHidden/>
              </w:rPr>
              <w:fldChar w:fldCharType="separate"/>
            </w:r>
            <w:r>
              <w:rPr>
                <w:noProof/>
                <w:webHidden/>
              </w:rPr>
              <w:t>35</w:t>
            </w:r>
            <w:r>
              <w:rPr>
                <w:noProof/>
                <w:webHidden/>
              </w:rPr>
              <w:fldChar w:fldCharType="end"/>
            </w:r>
          </w:hyperlink>
        </w:p>
        <w:p w14:paraId="03729AE2" w14:textId="128F6B81"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28" w:history="1">
            <w:r w:rsidRPr="00B97FB9">
              <w:rPr>
                <w:rStyle w:val="Lienhypertexte"/>
                <w:noProof/>
              </w:rPr>
              <w:t>3.3</w:t>
            </w:r>
            <w:r>
              <w:rPr>
                <w:rFonts w:asciiTheme="minorHAnsi" w:eastAsiaTheme="minorEastAsia" w:hAnsiTheme="minorHAnsi" w:cstheme="minorBidi"/>
                <w:noProof/>
                <w:sz w:val="22"/>
                <w:szCs w:val="22"/>
                <w:lang w:val="fr-FR" w:eastAsia="fr-FR"/>
              </w:rPr>
              <w:tab/>
            </w:r>
            <w:r w:rsidRPr="00B97FB9">
              <w:rPr>
                <w:rStyle w:val="Lienhypertexte"/>
                <w:noProof/>
              </w:rPr>
              <w:t>Security Component IDM GE</w:t>
            </w:r>
            <w:r>
              <w:rPr>
                <w:noProof/>
                <w:webHidden/>
              </w:rPr>
              <w:tab/>
            </w:r>
            <w:r>
              <w:rPr>
                <w:noProof/>
                <w:webHidden/>
              </w:rPr>
              <w:fldChar w:fldCharType="begin"/>
            </w:r>
            <w:r>
              <w:rPr>
                <w:noProof/>
                <w:webHidden/>
              </w:rPr>
              <w:instrText xml:space="preserve"> PAGEREF _Toc501723028 \h </w:instrText>
            </w:r>
            <w:r>
              <w:rPr>
                <w:noProof/>
                <w:webHidden/>
              </w:rPr>
            </w:r>
            <w:r>
              <w:rPr>
                <w:noProof/>
                <w:webHidden/>
              </w:rPr>
              <w:fldChar w:fldCharType="separate"/>
            </w:r>
            <w:r>
              <w:rPr>
                <w:noProof/>
                <w:webHidden/>
              </w:rPr>
              <w:t>35</w:t>
            </w:r>
            <w:r>
              <w:rPr>
                <w:noProof/>
                <w:webHidden/>
              </w:rPr>
              <w:fldChar w:fldCharType="end"/>
            </w:r>
          </w:hyperlink>
        </w:p>
        <w:p w14:paraId="5EAC7BEF" w14:textId="62D88B95"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9" w:history="1">
            <w:r w:rsidRPr="00B97FB9">
              <w:rPr>
                <w:rStyle w:val="Lienhypertexte"/>
                <w:noProof/>
              </w:rPr>
              <w:t>3.3.1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_Toc501723029 \h </w:instrText>
            </w:r>
            <w:r>
              <w:rPr>
                <w:noProof/>
                <w:webHidden/>
              </w:rPr>
            </w:r>
            <w:r>
              <w:rPr>
                <w:noProof/>
                <w:webHidden/>
              </w:rPr>
              <w:fldChar w:fldCharType="separate"/>
            </w:r>
            <w:r>
              <w:rPr>
                <w:noProof/>
                <w:webHidden/>
              </w:rPr>
              <w:t>35</w:t>
            </w:r>
            <w:r>
              <w:rPr>
                <w:noProof/>
                <w:webHidden/>
              </w:rPr>
              <w:fldChar w:fldCharType="end"/>
            </w:r>
          </w:hyperlink>
        </w:p>
        <w:p w14:paraId="1A1B63A2" w14:textId="67590CAD"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0" w:history="1">
            <w:r w:rsidRPr="00B97FB9">
              <w:rPr>
                <w:rStyle w:val="Lienhypertexte"/>
                <w:noProof/>
              </w:rPr>
              <w:t>3.3.2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_Toc501723030 \h </w:instrText>
            </w:r>
            <w:r>
              <w:rPr>
                <w:noProof/>
                <w:webHidden/>
              </w:rPr>
            </w:r>
            <w:r>
              <w:rPr>
                <w:noProof/>
                <w:webHidden/>
              </w:rPr>
              <w:fldChar w:fldCharType="separate"/>
            </w:r>
            <w:r>
              <w:rPr>
                <w:noProof/>
                <w:webHidden/>
              </w:rPr>
              <w:t>36</w:t>
            </w:r>
            <w:r>
              <w:rPr>
                <w:noProof/>
                <w:webHidden/>
              </w:rPr>
              <w:fldChar w:fldCharType="end"/>
            </w:r>
          </w:hyperlink>
        </w:p>
        <w:p w14:paraId="27C9EF3B" w14:textId="0024275A"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1" w:history="1">
            <w:r w:rsidRPr="00B97FB9">
              <w:rPr>
                <w:rStyle w:val="Lienhypertexte"/>
                <w:noProof/>
              </w:rPr>
              <w:t>3.3.3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_Toc501723031 \h </w:instrText>
            </w:r>
            <w:r>
              <w:rPr>
                <w:noProof/>
                <w:webHidden/>
              </w:rPr>
            </w:r>
            <w:r>
              <w:rPr>
                <w:noProof/>
                <w:webHidden/>
              </w:rPr>
              <w:fldChar w:fldCharType="separate"/>
            </w:r>
            <w:r>
              <w:rPr>
                <w:noProof/>
                <w:webHidden/>
              </w:rPr>
              <w:t>37</w:t>
            </w:r>
            <w:r>
              <w:rPr>
                <w:noProof/>
                <w:webHidden/>
              </w:rPr>
              <w:fldChar w:fldCharType="end"/>
            </w:r>
          </w:hyperlink>
        </w:p>
        <w:p w14:paraId="08EB78D0" w14:textId="25D1CE8C"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2" w:history="1">
            <w:r w:rsidRPr="00B97FB9">
              <w:rPr>
                <w:rStyle w:val="Lienhypertexte"/>
                <w:noProof/>
              </w:rPr>
              <w:t>3.3.4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_Toc501723032 \h </w:instrText>
            </w:r>
            <w:r>
              <w:rPr>
                <w:noProof/>
                <w:webHidden/>
              </w:rPr>
            </w:r>
            <w:r>
              <w:rPr>
                <w:noProof/>
                <w:webHidden/>
              </w:rPr>
              <w:fldChar w:fldCharType="separate"/>
            </w:r>
            <w:r>
              <w:rPr>
                <w:noProof/>
                <w:webHidden/>
              </w:rPr>
              <w:t>37</w:t>
            </w:r>
            <w:r>
              <w:rPr>
                <w:noProof/>
                <w:webHidden/>
              </w:rPr>
              <w:fldChar w:fldCharType="end"/>
            </w:r>
          </w:hyperlink>
        </w:p>
        <w:p w14:paraId="4C8676E3" w14:textId="536D8B1A"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3" w:history="1">
            <w:r w:rsidRPr="00B97FB9">
              <w:rPr>
                <w:rStyle w:val="Lienhypertexte"/>
                <w:noProof/>
              </w:rPr>
              <w:t>3.3.5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_Toc501723033 \h </w:instrText>
            </w:r>
            <w:r>
              <w:rPr>
                <w:noProof/>
                <w:webHidden/>
              </w:rPr>
            </w:r>
            <w:r>
              <w:rPr>
                <w:noProof/>
                <w:webHidden/>
              </w:rPr>
              <w:fldChar w:fldCharType="separate"/>
            </w:r>
            <w:r>
              <w:rPr>
                <w:noProof/>
                <w:webHidden/>
              </w:rPr>
              <w:t>37</w:t>
            </w:r>
            <w:r>
              <w:rPr>
                <w:noProof/>
                <w:webHidden/>
              </w:rPr>
              <w:fldChar w:fldCharType="end"/>
            </w:r>
          </w:hyperlink>
        </w:p>
        <w:p w14:paraId="5D8BCC90" w14:textId="266734CB"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34" w:history="1">
            <w:r w:rsidRPr="00B97FB9">
              <w:rPr>
                <w:rStyle w:val="Lienhypertexte"/>
                <w:noProof/>
              </w:rPr>
              <w:t>3.4</w:t>
            </w:r>
            <w:r>
              <w:rPr>
                <w:rFonts w:asciiTheme="minorHAnsi" w:eastAsiaTheme="minorEastAsia" w:hAnsiTheme="minorHAnsi" w:cstheme="minorBidi"/>
                <w:noProof/>
                <w:sz w:val="22"/>
                <w:szCs w:val="22"/>
                <w:lang w:val="fr-FR" w:eastAsia="fr-FR"/>
              </w:rPr>
              <w:tab/>
            </w:r>
            <w:r w:rsidRPr="00B97FB9">
              <w:rPr>
                <w:rStyle w:val="Lienhypertexte"/>
                <w:noProof/>
              </w:rPr>
              <w:t>Orion Context Broker Component</w:t>
            </w:r>
            <w:r>
              <w:rPr>
                <w:noProof/>
                <w:webHidden/>
              </w:rPr>
              <w:tab/>
            </w:r>
            <w:r>
              <w:rPr>
                <w:noProof/>
                <w:webHidden/>
              </w:rPr>
              <w:fldChar w:fldCharType="begin"/>
            </w:r>
            <w:r>
              <w:rPr>
                <w:noProof/>
                <w:webHidden/>
              </w:rPr>
              <w:instrText xml:space="preserve"> PAGEREF _Toc501723034 \h </w:instrText>
            </w:r>
            <w:r>
              <w:rPr>
                <w:noProof/>
                <w:webHidden/>
              </w:rPr>
            </w:r>
            <w:r>
              <w:rPr>
                <w:noProof/>
                <w:webHidden/>
              </w:rPr>
              <w:fldChar w:fldCharType="separate"/>
            </w:r>
            <w:r>
              <w:rPr>
                <w:noProof/>
                <w:webHidden/>
              </w:rPr>
              <w:t>38</w:t>
            </w:r>
            <w:r>
              <w:rPr>
                <w:noProof/>
                <w:webHidden/>
              </w:rPr>
              <w:fldChar w:fldCharType="end"/>
            </w:r>
          </w:hyperlink>
        </w:p>
        <w:p w14:paraId="573391F1" w14:textId="11213D35"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5" w:history="1">
            <w:r w:rsidRPr="00B97FB9">
              <w:rPr>
                <w:rStyle w:val="Lienhypertexte"/>
                <w:noProof/>
              </w:rPr>
              <w:t>3.4.1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_Toc501723035 \h </w:instrText>
            </w:r>
            <w:r>
              <w:rPr>
                <w:noProof/>
                <w:webHidden/>
              </w:rPr>
            </w:r>
            <w:r>
              <w:rPr>
                <w:noProof/>
                <w:webHidden/>
              </w:rPr>
              <w:fldChar w:fldCharType="separate"/>
            </w:r>
            <w:r>
              <w:rPr>
                <w:noProof/>
                <w:webHidden/>
              </w:rPr>
              <w:t>38</w:t>
            </w:r>
            <w:r>
              <w:rPr>
                <w:noProof/>
                <w:webHidden/>
              </w:rPr>
              <w:fldChar w:fldCharType="end"/>
            </w:r>
          </w:hyperlink>
        </w:p>
        <w:p w14:paraId="7072BE63" w14:textId="40BBCF10"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6" w:history="1">
            <w:r w:rsidRPr="00B97FB9">
              <w:rPr>
                <w:rStyle w:val="Lienhypertexte"/>
                <w:noProof/>
              </w:rPr>
              <w:t>3.4.2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_Toc501723036 \h </w:instrText>
            </w:r>
            <w:r>
              <w:rPr>
                <w:noProof/>
                <w:webHidden/>
              </w:rPr>
            </w:r>
            <w:r>
              <w:rPr>
                <w:noProof/>
                <w:webHidden/>
              </w:rPr>
              <w:fldChar w:fldCharType="separate"/>
            </w:r>
            <w:r>
              <w:rPr>
                <w:noProof/>
                <w:webHidden/>
              </w:rPr>
              <w:t>38</w:t>
            </w:r>
            <w:r>
              <w:rPr>
                <w:noProof/>
                <w:webHidden/>
              </w:rPr>
              <w:fldChar w:fldCharType="end"/>
            </w:r>
          </w:hyperlink>
        </w:p>
        <w:p w14:paraId="7CFED51F" w14:textId="4A67D1F8"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7" w:history="1">
            <w:r w:rsidRPr="00B97FB9">
              <w:rPr>
                <w:rStyle w:val="Lienhypertexte"/>
                <w:noProof/>
              </w:rPr>
              <w:t>3.4.3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_Toc501723037 \h </w:instrText>
            </w:r>
            <w:r>
              <w:rPr>
                <w:noProof/>
                <w:webHidden/>
              </w:rPr>
            </w:r>
            <w:r>
              <w:rPr>
                <w:noProof/>
                <w:webHidden/>
              </w:rPr>
              <w:fldChar w:fldCharType="separate"/>
            </w:r>
            <w:r>
              <w:rPr>
                <w:noProof/>
                <w:webHidden/>
              </w:rPr>
              <w:t>39</w:t>
            </w:r>
            <w:r>
              <w:rPr>
                <w:noProof/>
                <w:webHidden/>
              </w:rPr>
              <w:fldChar w:fldCharType="end"/>
            </w:r>
          </w:hyperlink>
        </w:p>
        <w:p w14:paraId="5742FB86" w14:textId="32DC4EF8"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8" w:history="1">
            <w:r w:rsidRPr="00B97FB9">
              <w:rPr>
                <w:rStyle w:val="Lienhypertexte"/>
                <w:noProof/>
              </w:rPr>
              <w:t>3.4.4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_Toc501723038 \h </w:instrText>
            </w:r>
            <w:r>
              <w:rPr>
                <w:noProof/>
                <w:webHidden/>
              </w:rPr>
            </w:r>
            <w:r>
              <w:rPr>
                <w:noProof/>
                <w:webHidden/>
              </w:rPr>
              <w:fldChar w:fldCharType="separate"/>
            </w:r>
            <w:r>
              <w:rPr>
                <w:noProof/>
                <w:webHidden/>
              </w:rPr>
              <w:t>39</w:t>
            </w:r>
            <w:r>
              <w:rPr>
                <w:noProof/>
                <w:webHidden/>
              </w:rPr>
              <w:fldChar w:fldCharType="end"/>
            </w:r>
          </w:hyperlink>
        </w:p>
        <w:p w14:paraId="3FB827DC" w14:textId="04A29E09"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9" w:history="1">
            <w:r w:rsidRPr="00B97FB9">
              <w:rPr>
                <w:rStyle w:val="Lienhypertexte"/>
                <w:noProof/>
              </w:rPr>
              <w:t>3.4.5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_Toc501723039 \h </w:instrText>
            </w:r>
            <w:r>
              <w:rPr>
                <w:noProof/>
                <w:webHidden/>
              </w:rPr>
            </w:r>
            <w:r>
              <w:rPr>
                <w:noProof/>
                <w:webHidden/>
              </w:rPr>
              <w:fldChar w:fldCharType="separate"/>
            </w:r>
            <w:r>
              <w:rPr>
                <w:noProof/>
                <w:webHidden/>
              </w:rPr>
              <w:t>40</w:t>
            </w:r>
            <w:r>
              <w:rPr>
                <w:noProof/>
                <w:webHidden/>
              </w:rPr>
              <w:fldChar w:fldCharType="end"/>
            </w:r>
          </w:hyperlink>
        </w:p>
        <w:p w14:paraId="16DDF725" w14:textId="573216D8"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40" w:history="1">
            <w:r w:rsidRPr="00B97FB9">
              <w:rPr>
                <w:rStyle w:val="Lienhypertexte"/>
                <w:noProof/>
              </w:rPr>
              <w:t>3.5</w:t>
            </w:r>
            <w:r>
              <w:rPr>
                <w:rFonts w:asciiTheme="minorHAnsi" w:eastAsiaTheme="minorEastAsia" w:hAnsiTheme="minorHAnsi" w:cstheme="minorBidi"/>
                <w:noProof/>
                <w:sz w:val="22"/>
                <w:szCs w:val="22"/>
                <w:lang w:val="fr-FR" w:eastAsia="fr-FR"/>
              </w:rPr>
              <w:tab/>
            </w:r>
            <w:r w:rsidRPr="00B97FB9">
              <w:rPr>
                <w:rStyle w:val="Lienhypertexte"/>
                <w:noProof/>
              </w:rPr>
              <w:t>MongoDB Component</w:t>
            </w:r>
            <w:r>
              <w:rPr>
                <w:noProof/>
                <w:webHidden/>
              </w:rPr>
              <w:tab/>
            </w:r>
            <w:r>
              <w:rPr>
                <w:noProof/>
                <w:webHidden/>
              </w:rPr>
              <w:fldChar w:fldCharType="begin"/>
            </w:r>
            <w:r>
              <w:rPr>
                <w:noProof/>
                <w:webHidden/>
              </w:rPr>
              <w:instrText xml:space="preserve"> PAGEREF _Toc501723040 \h </w:instrText>
            </w:r>
            <w:r>
              <w:rPr>
                <w:noProof/>
                <w:webHidden/>
              </w:rPr>
            </w:r>
            <w:r>
              <w:rPr>
                <w:noProof/>
                <w:webHidden/>
              </w:rPr>
              <w:fldChar w:fldCharType="separate"/>
            </w:r>
            <w:r>
              <w:rPr>
                <w:noProof/>
                <w:webHidden/>
              </w:rPr>
              <w:t>40</w:t>
            </w:r>
            <w:r>
              <w:rPr>
                <w:noProof/>
                <w:webHidden/>
              </w:rPr>
              <w:fldChar w:fldCharType="end"/>
            </w:r>
          </w:hyperlink>
        </w:p>
        <w:p w14:paraId="5C5F0036" w14:textId="70FB9B8D"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1" w:history="1">
            <w:r w:rsidRPr="00B97FB9">
              <w:rPr>
                <w:rStyle w:val="Lienhypertexte"/>
                <w:noProof/>
              </w:rPr>
              <w:t>3.5.1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_Toc501723041 \h </w:instrText>
            </w:r>
            <w:r>
              <w:rPr>
                <w:noProof/>
                <w:webHidden/>
              </w:rPr>
            </w:r>
            <w:r>
              <w:rPr>
                <w:noProof/>
                <w:webHidden/>
              </w:rPr>
              <w:fldChar w:fldCharType="separate"/>
            </w:r>
            <w:r>
              <w:rPr>
                <w:noProof/>
                <w:webHidden/>
              </w:rPr>
              <w:t>40</w:t>
            </w:r>
            <w:r>
              <w:rPr>
                <w:noProof/>
                <w:webHidden/>
              </w:rPr>
              <w:fldChar w:fldCharType="end"/>
            </w:r>
          </w:hyperlink>
        </w:p>
        <w:p w14:paraId="4397F32E" w14:textId="066077B1"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2" w:history="1">
            <w:r w:rsidRPr="00B97FB9">
              <w:rPr>
                <w:rStyle w:val="Lienhypertexte"/>
                <w:noProof/>
              </w:rPr>
              <w:t>3.5.2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_Toc501723042 \h </w:instrText>
            </w:r>
            <w:r>
              <w:rPr>
                <w:noProof/>
                <w:webHidden/>
              </w:rPr>
            </w:r>
            <w:r>
              <w:rPr>
                <w:noProof/>
                <w:webHidden/>
              </w:rPr>
              <w:fldChar w:fldCharType="separate"/>
            </w:r>
            <w:r>
              <w:rPr>
                <w:noProof/>
                <w:webHidden/>
              </w:rPr>
              <w:t>40</w:t>
            </w:r>
            <w:r>
              <w:rPr>
                <w:noProof/>
                <w:webHidden/>
              </w:rPr>
              <w:fldChar w:fldCharType="end"/>
            </w:r>
          </w:hyperlink>
        </w:p>
        <w:p w14:paraId="37590434" w14:textId="086E344C"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3" w:history="1">
            <w:r w:rsidRPr="00B97FB9">
              <w:rPr>
                <w:rStyle w:val="Lienhypertexte"/>
                <w:noProof/>
              </w:rPr>
              <w:t>3.5.3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_Toc501723043 \h </w:instrText>
            </w:r>
            <w:r>
              <w:rPr>
                <w:noProof/>
                <w:webHidden/>
              </w:rPr>
            </w:r>
            <w:r>
              <w:rPr>
                <w:noProof/>
                <w:webHidden/>
              </w:rPr>
              <w:fldChar w:fldCharType="separate"/>
            </w:r>
            <w:r>
              <w:rPr>
                <w:noProof/>
                <w:webHidden/>
              </w:rPr>
              <w:t>40</w:t>
            </w:r>
            <w:r>
              <w:rPr>
                <w:noProof/>
                <w:webHidden/>
              </w:rPr>
              <w:fldChar w:fldCharType="end"/>
            </w:r>
          </w:hyperlink>
        </w:p>
        <w:p w14:paraId="6D030638" w14:textId="6F1A4155"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4" w:history="1">
            <w:r w:rsidRPr="00B97FB9">
              <w:rPr>
                <w:rStyle w:val="Lienhypertexte"/>
                <w:noProof/>
              </w:rPr>
              <w:t>3.5.4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_Toc501723044 \h </w:instrText>
            </w:r>
            <w:r>
              <w:rPr>
                <w:noProof/>
                <w:webHidden/>
              </w:rPr>
            </w:r>
            <w:r>
              <w:rPr>
                <w:noProof/>
                <w:webHidden/>
              </w:rPr>
              <w:fldChar w:fldCharType="separate"/>
            </w:r>
            <w:r>
              <w:rPr>
                <w:noProof/>
                <w:webHidden/>
              </w:rPr>
              <w:t>40</w:t>
            </w:r>
            <w:r>
              <w:rPr>
                <w:noProof/>
                <w:webHidden/>
              </w:rPr>
              <w:fldChar w:fldCharType="end"/>
            </w:r>
          </w:hyperlink>
        </w:p>
        <w:p w14:paraId="28128F8D" w14:textId="713C98CE"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5" w:history="1">
            <w:r w:rsidRPr="00B97FB9">
              <w:rPr>
                <w:rStyle w:val="Lienhypertexte"/>
                <w:noProof/>
              </w:rPr>
              <w:t>3.5.5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_Toc501723045 \h </w:instrText>
            </w:r>
            <w:r>
              <w:rPr>
                <w:noProof/>
                <w:webHidden/>
              </w:rPr>
            </w:r>
            <w:r>
              <w:rPr>
                <w:noProof/>
                <w:webHidden/>
              </w:rPr>
              <w:fldChar w:fldCharType="separate"/>
            </w:r>
            <w:r>
              <w:rPr>
                <w:noProof/>
                <w:webHidden/>
              </w:rPr>
              <w:t>41</w:t>
            </w:r>
            <w:r>
              <w:rPr>
                <w:noProof/>
                <w:webHidden/>
              </w:rPr>
              <w:fldChar w:fldCharType="end"/>
            </w:r>
          </w:hyperlink>
        </w:p>
        <w:p w14:paraId="6B19DBC7" w14:textId="55F4DA03"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46" w:history="1">
            <w:r w:rsidRPr="00B97FB9">
              <w:rPr>
                <w:rStyle w:val="Lienhypertexte"/>
                <w:noProof/>
              </w:rPr>
              <w:t>3.6</w:t>
            </w:r>
            <w:r>
              <w:rPr>
                <w:rFonts w:asciiTheme="minorHAnsi" w:eastAsiaTheme="minorEastAsia" w:hAnsiTheme="minorHAnsi" w:cstheme="minorBidi"/>
                <w:noProof/>
                <w:sz w:val="22"/>
                <w:szCs w:val="22"/>
                <w:lang w:val="fr-FR" w:eastAsia="fr-FR"/>
              </w:rPr>
              <w:tab/>
            </w:r>
            <w:r w:rsidRPr="00B97FB9">
              <w:rPr>
                <w:rStyle w:val="Lienhypertexte"/>
                <w:noProof/>
              </w:rPr>
              <w:t>Citus/PostgreSQL cluster Component</w:t>
            </w:r>
            <w:r>
              <w:rPr>
                <w:noProof/>
                <w:webHidden/>
              </w:rPr>
              <w:tab/>
            </w:r>
            <w:r>
              <w:rPr>
                <w:noProof/>
                <w:webHidden/>
              </w:rPr>
              <w:fldChar w:fldCharType="begin"/>
            </w:r>
            <w:r>
              <w:rPr>
                <w:noProof/>
                <w:webHidden/>
              </w:rPr>
              <w:instrText xml:space="preserve"> PAGEREF _Toc501723046 \h </w:instrText>
            </w:r>
            <w:r>
              <w:rPr>
                <w:noProof/>
                <w:webHidden/>
              </w:rPr>
            </w:r>
            <w:r>
              <w:rPr>
                <w:noProof/>
                <w:webHidden/>
              </w:rPr>
              <w:fldChar w:fldCharType="separate"/>
            </w:r>
            <w:r>
              <w:rPr>
                <w:noProof/>
                <w:webHidden/>
              </w:rPr>
              <w:t>41</w:t>
            </w:r>
            <w:r>
              <w:rPr>
                <w:noProof/>
                <w:webHidden/>
              </w:rPr>
              <w:fldChar w:fldCharType="end"/>
            </w:r>
          </w:hyperlink>
        </w:p>
        <w:p w14:paraId="5A114D0A" w14:textId="4762E618"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7" w:history="1">
            <w:r w:rsidRPr="00B97FB9">
              <w:rPr>
                <w:rStyle w:val="Lienhypertexte"/>
                <w:noProof/>
              </w:rPr>
              <w:t>3.6.1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_Toc501723047 \h </w:instrText>
            </w:r>
            <w:r>
              <w:rPr>
                <w:noProof/>
                <w:webHidden/>
              </w:rPr>
            </w:r>
            <w:r>
              <w:rPr>
                <w:noProof/>
                <w:webHidden/>
              </w:rPr>
              <w:fldChar w:fldCharType="separate"/>
            </w:r>
            <w:r>
              <w:rPr>
                <w:noProof/>
                <w:webHidden/>
              </w:rPr>
              <w:t>41</w:t>
            </w:r>
            <w:r>
              <w:rPr>
                <w:noProof/>
                <w:webHidden/>
              </w:rPr>
              <w:fldChar w:fldCharType="end"/>
            </w:r>
          </w:hyperlink>
        </w:p>
        <w:p w14:paraId="64C55A43" w14:textId="6AC1EF36"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8" w:history="1">
            <w:r w:rsidRPr="00B97FB9">
              <w:rPr>
                <w:rStyle w:val="Lienhypertexte"/>
                <w:noProof/>
              </w:rPr>
              <w:t>3.6.2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_Toc501723048 \h </w:instrText>
            </w:r>
            <w:r>
              <w:rPr>
                <w:noProof/>
                <w:webHidden/>
              </w:rPr>
            </w:r>
            <w:r>
              <w:rPr>
                <w:noProof/>
                <w:webHidden/>
              </w:rPr>
              <w:fldChar w:fldCharType="separate"/>
            </w:r>
            <w:r>
              <w:rPr>
                <w:noProof/>
                <w:webHidden/>
              </w:rPr>
              <w:t>41</w:t>
            </w:r>
            <w:r>
              <w:rPr>
                <w:noProof/>
                <w:webHidden/>
              </w:rPr>
              <w:fldChar w:fldCharType="end"/>
            </w:r>
          </w:hyperlink>
        </w:p>
        <w:p w14:paraId="0224B02F" w14:textId="605C5149"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9" w:history="1">
            <w:r w:rsidRPr="00B97FB9">
              <w:rPr>
                <w:rStyle w:val="Lienhypertexte"/>
                <w:noProof/>
              </w:rPr>
              <w:t>3.6.3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_Toc501723049 \h </w:instrText>
            </w:r>
            <w:r>
              <w:rPr>
                <w:noProof/>
                <w:webHidden/>
              </w:rPr>
            </w:r>
            <w:r>
              <w:rPr>
                <w:noProof/>
                <w:webHidden/>
              </w:rPr>
              <w:fldChar w:fldCharType="separate"/>
            </w:r>
            <w:r>
              <w:rPr>
                <w:noProof/>
                <w:webHidden/>
              </w:rPr>
              <w:t>42</w:t>
            </w:r>
            <w:r>
              <w:rPr>
                <w:noProof/>
                <w:webHidden/>
              </w:rPr>
              <w:fldChar w:fldCharType="end"/>
            </w:r>
          </w:hyperlink>
        </w:p>
        <w:p w14:paraId="5487A781" w14:textId="7DE281E0"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0" w:history="1">
            <w:r w:rsidRPr="00B97FB9">
              <w:rPr>
                <w:rStyle w:val="Lienhypertexte"/>
                <w:noProof/>
              </w:rPr>
              <w:t>3.6.4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_Toc501723050 \h </w:instrText>
            </w:r>
            <w:r>
              <w:rPr>
                <w:noProof/>
                <w:webHidden/>
              </w:rPr>
            </w:r>
            <w:r>
              <w:rPr>
                <w:noProof/>
                <w:webHidden/>
              </w:rPr>
              <w:fldChar w:fldCharType="separate"/>
            </w:r>
            <w:r>
              <w:rPr>
                <w:noProof/>
                <w:webHidden/>
              </w:rPr>
              <w:t>42</w:t>
            </w:r>
            <w:r>
              <w:rPr>
                <w:noProof/>
                <w:webHidden/>
              </w:rPr>
              <w:fldChar w:fldCharType="end"/>
            </w:r>
          </w:hyperlink>
        </w:p>
        <w:p w14:paraId="7331F50D" w14:textId="70DE45CD"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1" w:history="1">
            <w:r w:rsidRPr="00B97FB9">
              <w:rPr>
                <w:rStyle w:val="Lienhypertexte"/>
                <w:noProof/>
              </w:rPr>
              <w:t>3.6.5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_Toc501723051 \h </w:instrText>
            </w:r>
            <w:r>
              <w:rPr>
                <w:noProof/>
                <w:webHidden/>
              </w:rPr>
            </w:r>
            <w:r>
              <w:rPr>
                <w:noProof/>
                <w:webHidden/>
              </w:rPr>
              <w:fldChar w:fldCharType="separate"/>
            </w:r>
            <w:r>
              <w:rPr>
                <w:noProof/>
                <w:webHidden/>
              </w:rPr>
              <w:t>42</w:t>
            </w:r>
            <w:r>
              <w:rPr>
                <w:noProof/>
                <w:webHidden/>
              </w:rPr>
              <w:fldChar w:fldCharType="end"/>
            </w:r>
          </w:hyperlink>
        </w:p>
        <w:p w14:paraId="5E92E7DC" w14:textId="29326652"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52" w:history="1">
            <w:r w:rsidRPr="00B97FB9">
              <w:rPr>
                <w:rStyle w:val="Lienhypertexte"/>
                <w:noProof/>
              </w:rPr>
              <w:t>3.7</w:t>
            </w:r>
            <w:r>
              <w:rPr>
                <w:rFonts w:asciiTheme="minorHAnsi" w:eastAsiaTheme="minorEastAsia" w:hAnsiTheme="minorHAnsi" w:cstheme="minorBidi"/>
                <w:noProof/>
                <w:sz w:val="22"/>
                <w:szCs w:val="22"/>
                <w:lang w:val="fr-FR" w:eastAsia="fr-FR"/>
              </w:rPr>
              <w:tab/>
            </w:r>
            <w:r w:rsidRPr="00B97FB9">
              <w:rPr>
                <w:rStyle w:val="Lienhypertexte"/>
                <w:noProof/>
              </w:rPr>
              <w:t>Galera/MySQL cluster Component</w:t>
            </w:r>
            <w:r>
              <w:rPr>
                <w:noProof/>
                <w:webHidden/>
              </w:rPr>
              <w:tab/>
            </w:r>
            <w:r>
              <w:rPr>
                <w:noProof/>
                <w:webHidden/>
              </w:rPr>
              <w:fldChar w:fldCharType="begin"/>
            </w:r>
            <w:r>
              <w:rPr>
                <w:noProof/>
                <w:webHidden/>
              </w:rPr>
              <w:instrText xml:space="preserve"> PAGEREF _Toc501723052 \h </w:instrText>
            </w:r>
            <w:r>
              <w:rPr>
                <w:noProof/>
                <w:webHidden/>
              </w:rPr>
            </w:r>
            <w:r>
              <w:rPr>
                <w:noProof/>
                <w:webHidden/>
              </w:rPr>
              <w:fldChar w:fldCharType="separate"/>
            </w:r>
            <w:r>
              <w:rPr>
                <w:noProof/>
                <w:webHidden/>
              </w:rPr>
              <w:t>43</w:t>
            </w:r>
            <w:r>
              <w:rPr>
                <w:noProof/>
                <w:webHidden/>
              </w:rPr>
              <w:fldChar w:fldCharType="end"/>
            </w:r>
          </w:hyperlink>
        </w:p>
        <w:p w14:paraId="44D5D1BE" w14:textId="74750AD1"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3" w:history="1">
            <w:r w:rsidRPr="00B97FB9">
              <w:rPr>
                <w:rStyle w:val="Lienhypertexte"/>
                <w:noProof/>
              </w:rPr>
              <w:t>3.7.1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_Toc501723053 \h </w:instrText>
            </w:r>
            <w:r>
              <w:rPr>
                <w:noProof/>
                <w:webHidden/>
              </w:rPr>
            </w:r>
            <w:r>
              <w:rPr>
                <w:noProof/>
                <w:webHidden/>
              </w:rPr>
              <w:fldChar w:fldCharType="separate"/>
            </w:r>
            <w:r>
              <w:rPr>
                <w:noProof/>
                <w:webHidden/>
              </w:rPr>
              <w:t>43</w:t>
            </w:r>
            <w:r>
              <w:rPr>
                <w:noProof/>
                <w:webHidden/>
              </w:rPr>
              <w:fldChar w:fldCharType="end"/>
            </w:r>
          </w:hyperlink>
        </w:p>
        <w:p w14:paraId="59DC324D" w14:textId="0E3AAAC0"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4" w:history="1">
            <w:r w:rsidRPr="00B97FB9">
              <w:rPr>
                <w:rStyle w:val="Lienhypertexte"/>
                <w:noProof/>
              </w:rPr>
              <w:t>3.7.2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_Toc501723054 \h </w:instrText>
            </w:r>
            <w:r>
              <w:rPr>
                <w:noProof/>
                <w:webHidden/>
              </w:rPr>
            </w:r>
            <w:r>
              <w:rPr>
                <w:noProof/>
                <w:webHidden/>
              </w:rPr>
              <w:fldChar w:fldCharType="separate"/>
            </w:r>
            <w:r>
              <w:rPr>
                <w:noProof/>
                <w:webHidden/>
              </w:rPr>
              <w:t>43</w:t>
            </w:r>
            <w:r>
              <w:rPr>
                <w:noProof/>
                <w:webHidden/>
              </w:rPr>
              <w:fldChar w:fldCharType="end"/>
            </w:r>
          </w:hyperlink>
        </w:p>
        <w:p w14:paraId="6F828A5D" w14:textId="3BD981D9"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5" w:history="1">
            <w:r w:rsidRPr="00B97FB9">
              <w:rPr>
                <w:rStyle w:val="Lienhypertexte"/>
                <w:noProof/>
              </w:rPr>
              <w:t>3.7.3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_Toc501723055 \h </w:instrText>
            </w:r>
            <w:r>
              <w:rPr>
                <w:noProof/>
                <w:webHidden/>
              </w:rPr>
            </w:r>
            <w:r>
              <w:rPr>
                <w:noProof/>
                <w:webHidden/>
              </w:rPr>
              <w:fldChar w:fldCharType="separate"/>
            </w:r>
            <w:r>
              <w:rPr>
                <w:noProof/>
                <w:webHidden/>
              </w:rPr>
              <w:t>43</w:t>
            </w:r>
            <w:r>
              <w:rPr>
                <w:noProof/>
                <w:webHidden/>
              </w:rPr>
              <w:fldChar w:fldCharType="end"/>
            </w:r>
          </w:hyperlink>
        </w:p>
        <w:p w14:paraId="7E02FC2E" w14:textId="465D9E96"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6" w:history="1">
            <w:r w:rsidRPr="00B97FB9">
              <w:rPr>
                <w:rStyle w:val="Lienhypertexte"/>
                <w:noProof/>
              </w:rPr>
              <w:t>3.7.4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_Toc501723056 \h </w:instrText>
            </w:r>
            <w:r>
              <w:rPr>
                <w:noProof/>
                <w:webHidden/>
              </w:rPr>
            </w:r>
            <w:r>
              <w:rPr>
                <w:noProof/>
                <w:webHidden/>
              </w:rPr>
              <w:fldChar w:fldCharType="separate"/>
            </w:r>
            <w:r>
              <w:rPr>
                <w:noProof/>
                <w:webHidden/>
              </w:rPr>
              <w:t>43</w:t>
            </w:r>
            <w:r>
              <w:rPr>
                <w:noProof/>
                <w:webHidden/>
              </w:rPr>
              <w:fldChar w:fldCharType="end"/>
            </w:r>
          </w:hyperlink>
        </w:p>
        <w:p w14:paraId="53916E37" w14:textId="4BFFE76F"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7" w:history="1">
            <w:r w:rsidRPr="00B97FB9">
              <w:rPr>
                <w:rStyle w:val="Lienhypertexte"/>
                <w:noProof/>
              </w:rPr>
              <w:t>3.7.5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_Toc501723057 \h </w:instrText>
            </w:r>
            <w:r>
              <w:rPr>
                <w:noProof/>
                <w:webHidden/>
              </w:rPr>
            </w:r>
            <w:r>
              <w:rPr>
                <w:noProof/>
                <w:webHidden/>
              </w:rPr>
              <w:fldChar w:fldCharType="separate"/>
            </w:r>
            <w:r>
              <w:rPr>
                <w:noProof/>
                <w:webHidden/>
              </w:rPr>
              <w:t>43</w:t>
            </w:r>
            <w:r>
              <w:rPr>
                <w:noProof/>
                <w:webHidden/>
              </w:rPr>
              <w:fldChar w:fldCharType="end"/>
            </w:r>
          </w:hyperlink>
        </w:p>
        <w:p w14:paraId="0D3E176A" w14:textId="5365008E"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58" w:history="1">
            <w:r w:rsidRPr="00B97FB9">
              <w:rPr>
                <w:rStyle w:val="Lienhypertexte"/>
                <w:noProof/>
              </w:rPr>
              <w:t>3.8</w:t>
            </w:r>
            <w:r>
              <w:rPr>
                <w:rFonts w:asciiTheme="minorHAnsi" w:eastAsiaTheme="minorEastAsia" w:hAnsiTheme="minorHAnsi" w:cstheme="minorBidi"/>
                <w:noProof/>
                <w:sz w:val="22"/>
                <w:szCs w:val="22"/>
                <w:lang w:val="fr-FR" w:eastAsia="fr-FR"/>
              </w:rPr>
              <w:tab/>
            </w:r>
            <w:r w:rsidRPr="00B97FB9">
              <w:rPr>
                <w:rStyle w:val="Lienhypertexte"/>
                <w:noProof/>
              </w:rPr>
              <w:t>Cosmos Big Data Components, Cygnus &amp; Comet</w:t>
            </w:r>
            <w:r>
              <w:rPr>
                <w:noProof/>
                <w:webHidden/>
              </w:rPr>
              <w:tab/>
            </w:r>
            <w:r>
              <w:rPr>
                <w:noProof/>
                <w:webHidden/>
              </w:rPr>
              <w:fldChar w:fldCharType="begin"/>
            </w:r>
            <w:r>
              <w:rPr>
                <w:noProof/>
                <w:webHidden/>
              </w:rPr>
              <w:instrText xml:space="preserve"> PAGEREF _Toc501723058 \h </w:instrText>
            </w:r>
            <w:r>
              <w:rPr>
                <w:noProof/>
                <w:webHidden/>
              </w:rPr>
            </w:r>
            <w:r>
              <w:rPr>
                <w:noProof/>
                <w:webHidden/>
              </w:rPr>
              <w:fldChar w:fldCharType="separate"/>
            </w:r>
            <w:r>
              <w:rPr>
                <w:noProof/>
                <w:webHidden/>
              </w:rPr>
              <w:t>43</w:t>
            </w:r>
            <w:r>
              <w:rPr>
                <w:noProof/>
                <w:webHidden/>
              </w:rPr>
              <w:fldChar w:fldCharType="end"/>
            </w:r>
          </w:hyperlink>
        </w:p>
        <w:p w14:paraId="2214F269" w14:textId="0E97266B"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9" w:history="1">
            <w:r w:rsidRPr="00B97FB9">
              <w:rPr>
                <w:rStyle w:val="Lienhypertexte"/>
                <w:noProof/>
              </w:rPr>
              <w:t>3.8.1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_Toc501723059 \h </w:instrText>
            </w:r>
            <w:r>
              <w:rPr>
                <w:noProof/>
                <w:webHidden/>
              </w:rPr>
            </w:r>
            <w:r>
              <w:rPr>
                <w:noProof/>
                <w:webHidden/>
              </w:rPr>
              <w:fldChar w:fldCharType="separate"/>
            </w:r>
            <w:r>
              <w:rPr>
                <w:noProof/>
                <w:webHidden/>
              </w:rPr>
              <w:t>43</w:t>
            </w:r>
            <w:r>
              <w:rPr>
                <w:noProof/>
                <w:webHidden/>
              </w:rPr>
              <w:fldChar w:fldCharType="end"/>
            </w:r>
          </w:hyperlink>
        </w:p>
        <w:p w14:paraId="18A462C4" w14:textId="29E4CAF8"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0" w:history="1">
            <w:r w:rsidRPr="00B97FB9">
              <w:rPr>
                <w:rStyle w:val="Lienhypertexte"/>
                <w:noProof/>
              </w:rPr>
              <w:t>3.8.2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_Toc501723060 \h </w:instrText>
            </w:r>
            <w:r>
              <w:rPr>
                <w:noProof/>
                <w:webHidden/>
              </w:rPr>
            </w:r>
            <w:r>
              <w:rPr>
                <w:noProof/>
                <w:webHidden/>
              </w:rPr>
              <w:fldChar w:fldCharType="separate"/>
            </w:r>
            <w:r>
              <w:rPr>
                <w:noProof/>
                <w:webHidden/>
              </w:rPr>
              <w:t>46</w:t>
            </w:r>
            <w:r>
              <w:rPr>
                <w:noProof/>
                <w:webHidden/>
              </w:rPr>
              <w:fldChar w:fldCharType="end"/>
            </w:r>
          </w:hyperlink>
        </w:p>
        <w:p w14:paraId="756DAAA7" w14:textId="351AFFD9"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1" w:history="1">
            <w:r w:rsidRPr="00B97FB9">
              <w:rPr>
                <w:rStyle w:val="Lienhypertexte"/>
                <w:noProof/>
              </w:rPr>
              <w:t>3.8.3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_Toc501723061 \h </w:instrText>
            </w:r>
            <w:r>
              <w:rPr>
                <w:noProof/>
                <w:webHidden/>
              </w:rPr>
            </w:r>
            <w:r>
              <w:rPr>
                <w:noProof/>
                <w:webHidden/>
              </w:rPr>
              <w:fldChar w:fldCharType="separate"/>
            </w:r>
            <w:r>
              <w:rPr>
                <w:noProof/>
                <w:webHidden/>
              </w:rPr>
              <w:t>47</w:t>
            </w:r>
            <w:r>
              <w:rPr>
                <w:noProof/>
                <w:webHidden/>
              </w:rPr>
              <w:fldChar w:fldCharType="end"/>
            </w:r>
          </w:hyperlink>
        </w:p>
        <w:p w14:paraId="0B38C461" w14:textId="60CDCFD1"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2" w:history="1">
            <w:r w:rsidRPr="00B97FB9">
              <w:rPr>
                <w:rStyle w:val="Lienhypertexte"/>
                <w:noProof/>
              </w:rPr>
              <w:t>3.8.4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_Toc501723062 \h </w:instrText>
            </w:r>
            <w:r>
              <w:rPr>
                <w:noProof/>
                <w:webHidden/>
              </w:rPr>
            </w:r>
            <w:r>
              <w:rPr>
                <w:noProof/>
                <w:webHidden/>
              </w:rPr>
              <w:fldChar w:fldCharType="separate"/>
            </w:r>
            <w:r>
              <w:rPr>
                <w:noProof/>
                <w:webHidden/>
              </w:rPr>
              <w:t>47</w:t>
            </w:r>
            <w:r>
              <w:rPr>
                <w:noProof/>
                <w:webHidden/>
              </w:rPr>
              <w:fldChar w:fldCharType="end"/>
            </w:r>
          </w:hyperlink>
        </w:p>
        <w:p w14:paraId="1BD26C85" w14:textId="21DDDBB4"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3" w:history="1">
            <w:r w:rsidRPr="00B97FB9">
              <w:rPr>
                <w:rStyle w:val="Lienhypertexte"/>
                <w:noProof/>
              </w:rPr>
              <w:t>3.8.5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_Toc501723063 \h </w:instrText>
            </w:r>
            <w:r>
              <w:rPr>
                <w:noProof/>
                <w:webHidden/>
              </w:rPr>
            </w:r>
            <w:r>
              <w:rPr>
                <w:noProof/>
                <w:webHidden/>
              </w:rPr>
              <w:fldChar w:fldCharType="separate"/>
            </w:r>
            <w:r>
              <w:rPr>
                <w:noProof/>
                <w:webHidden/>
              </w:rPr>
              <w:t>48</w:t>
            </w:r>
            <w:r>
              <w:rPr>
                <w:noProof/>
                <w:webHidden/>
              </w:rPr>
              <w:fldChar w:fldCharType="end"/>
            </w:r>
          </w:hyperlink>
        </w:p>
        <w:p w14:paraId="7299F564" w14:textId="7E098143"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64" w:history="1">
            <w:r w:rsidRPr="00B97FB9">
              <w:rPr>
                <w:rStyle w:val="Lienhypertexte"/>
                <w:noProof/>
              </w:rPr>
              <w:t>3.9</w:t>
            </w:r>
            <w:r>
              <w:rPr>
                <w:rFonts w:asciiTheme="minorHAnsi" w:eastAsiaTheme="minorEastAsia" w:hAnsiTheme="minorHAnsi" w:cstheme="minorBidi"/>
                <w:noProof/>
                <w:sz w:val="22"/>
                <w:szCs w:val="22"/>
                <w:lang w:val="fr-FR" w:eastAsia="fr-FR"/>
              </w:rPr>
              <w:tab/>
            </w:r>
            <w:r w:rsidRPr="00B97FB9">
              <w:rPr>
                <w:rStyle w:val="Lienhypertexte"/>
                <w:noProof/>
              </w:rPr>
              <w:t>Knowage Analytics Component</w:t>
            </w:r>
            <w:r>
              <w:rPr>
                <w:noProof/>
                <w:webHidden/>
              </w:rPr>
              <w:tab/>
            </w:r>
            <w:r>
              <w:rPr>
                <w:noProof/>
                <w:webHidden/>
              </w:rPr>
              <w:fldChar w:fldCharType="begin"/>
            </w:r>
            <w:r>
              <w:rPr>
                <w:noProof/>
                <w:webHidden/>
              </w:rPr>
              <w:instrText xml:space="preserve"> PAGEREF _Toc501723064 \h </w:instrText>
            </w:r>
            <w:r>
              <w:rPr>
                <w:noProof/>
                <w:webHidden/>
              </w:rPr>
            </w:r>
            <w:r>
              <w:rPr>
                <w:noProof/>
                <w:webHidden/>
              </w:rPr>
              <w:fldChar w:fldCharType="separate"/>
            </w:r>
            <w:r>
              <w:rPr>
                <w:noProof/>
                <w:webHidden/>
              </w:rPr>
              <w:t>48</w:t>
            </w:r>
            <w:r>
              <w:rPr>
                <w:noProof/>
                <w:webHidden/>
              </w:rPr>
              <w:fldChar w:fldCharType="end"/>
            </w:r>
          </w:hyperlink>
        </w:p>
        <w:p w14:paraId="1767FDAF" w14:textId="08244A1D"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5" w:history="1">
            <w:r w:rsidRPr="00B97FB9">
              <w:rPr>
                <w:rStyle w:val="Lienhypertexte"/>
                <w:noProof/>
              </w:rPr>
              <w:t>3.9.1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_Toc501723065 \h </w:instrText>
            </w:r>
            <w:r>
              <w:rPr>
                <w:noProof/>
                <w:webHidden/>
              </w:rPr>
            </w:r>
            <w:r>
              <w:rPr>
                <w:noProof/>
                <w:webHidden/>
              </w:rPr>
              <w:fldChar w:fldCharType="separate"/>
            </w:r>
            <w:r>
              <w:rPr>
                <w:noProof/>
                <w:webHidden/>
              </w:rPr>
              <w:t>48</w:t>
            </w:r>
            <w:r>
              <w:rPr>
                <w:noProof/>
                <w:webHidden/>
              </w:rPr>
              <w:fldChar w:fldCharType="end"/>
            </w:r>
          </w:hyperlink>
        </w:p>
        <w:p w14:paraId="0B7BDBE6" w14:textId="52D69C35"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6" w:history="1">
            <w:r w:rsidRPr="00B97FB9">
              <w:rPr>
                <w:rStyle w:val="Lienhypertexte"/>
                <w:noProof/>
              </w:rPr>
              <w:t>3.9.2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_Toc501723066 \h </w:instrText>
            </w:r>
            <w:r>
              <w:rPr>
                <w:noProof/>
                <w:webHidden/>
              </w:rPr>
            </w:r>
            <w:r>
              <w:rPr>
                <w:noProof/>
                <w:webHidden/>
              </w:rPr>
              <w:fldChar w:fldCharType="separate"/>
            </w:r>
            <w:r>
              <w:rPr>
                <w:noProof/>
                <w:webHidden/>
              </w:rPr>
              <w:t>49</w:t>
            </w:r>
            <w:r>
              <w:rPr>
                <w:noProof/>
                <w:webHidden/>
              </w:rPr>
              <w:fldChar w:fldCharType="end"/>
            </w:r>
          </w:hyperlink>
        </w:p>
        <w:p w14:paraId="29AFB84F" w14:textId="543B8709"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7" w:history="1">
            <w:r w:rsidRPr="00B97FB9">
              <w:rPr>
                <w:rStyle w:val="Lienhypertexte"/>
                <w:noProof/>
              </w:rPr>
              <w:t>3.9.3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_Toc501723067 \h </w:instrText>
            </w:r>
            <w:r>
              <w:rPr>
                <w:noProof/>
                <w:webHidden/>
              </w:rPr>
            </w:r>
            <w:r>
              <w:rPr>
                <w:noProof/>
                <w:webHidden/>
              </w:rPr>
              <w:fldChar w:fldCharType="separate"/>
            </w:r>
            <w:r>
              <w:rPr>
                <w:noProof/>
                <w:webHidden/>
              </w:rPr>
              <w:t>49</w:t>
            </w:r>
            <w:r>
              <w:rPr>
                <w:noProof/>
                <w:webHidden/>
              </w:rPr>
              <w:fldChar w:fldCharType="end"/>
            </w:r>
          </w:hyperlink>
        </w:p>
        <w:p w14:paraId="553E798D" w14:textId="29249950"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8" w:history="1">
            <w:r w:rsidRPr="00B97FB9">
              <w:rPr>
                <w:rStyle w:val="Lienhypertexte"/>
                <w:noProof/>
              </w:rPr>
              <w:t>3.9.4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_Toc501723068 \h </w:instrText>
            </w:r>
            <w:r>
              <w:rPr>
                <w:noProof/>
                <w:webHidden/>
              </w:rPr>
            </w:r>
            <w:r>
              <w:rPr>
                <w:noProof/>
                <w:webHidden/>
              </w:rPr>
              <w:fldChar w:fldCharType="separate"/>
            </w:r>
            <w:r>
              <w:rPr>
                <w:noProof/>
                <w:webHidden/>
              </w:rPr>
              <w:t>49</w:t>
            </w:r>
            <w:r>
              <w:rPr>
                <w:noProof/>
                <w:webHidden/>
              </w:rPr>
              <w:fldChar w:fldCharType="end"/>
            </w:r>
          </w:hyperlink>
        </w:p>
        <w:p w14:paraId="58CA01AB" w14:textId="17E6BD31"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9" w:history="1">
            <w:r w:rsidRPr="00B97FB9">
              <w:rPr>
                <w:rStyle w:val="Lienhypertexte"/>
                <w:noProof/>
              </w:rPr>
              <w:t>3.9.5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_Toc501723069 \h </w:instrText>
            </w:r>
            <w:r>
              <w:rPr>
                <w:noProof/>
                <w:webHidden/>
              </w:rPr>
            </w:r>
            <w:r>
              <w:rPr>
                <w:noProof/>
                <w:webHidden/>
              </w:rPr>
              <w:fldChar w:fldCharType="separate"/>
            </w:r>
            <w:r>
              <w:rPr>
                <w:noProof/>
                <w:webHidden/>
              </w:rPr>
              <w:t>49</w:t>
            </w:r>
            <w:r>
              <w:rPr>
                <w:noProof/>
                <w:webHidden/>
              </w:rPr>
              <w:fldChar w:fldCharType="end"/>
            </w:r>
          </w:hyperlink>
        </w:p>
        <w:p w14:paraId="58AEE917" w14:textId="6AA3067F"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70" w:history="1">
            <w:r w:rsidRPr="00B97FB9">
              <w:rPr>
                <w:rStyle w:val="Lienhypertexte"/>
                <w:noProof/>
              </w:rPr>
              <w:t>3.10</w:t>
            </w:r>
            <w:r>
              <w:rPr>
                <w:rFonts w:asciiTheme="minorHAnsi" w:eastAsiaTheme="minorEastAsia" w:hAnsiTheme="minorHAnsi" w:cstheme="minorBidi"/>
                <w:noProof/>
                <w:sz w:val="22"/>
                <w:szCs w:val="22"/>
                <w:lang w:val="fr-FR" w:eastAsia="fr-FR"/>
              </w:rPr>
              <w:tab/>
            </w:r>
            <w:r w:rsidRPr="00B97FB9">
              <w:rPr>
                <w:rStyle w:val="Lienhypertexte"/>
                <w:noProof/>
              </w:rPr>
              <w:t>CKAN Open Data Component</w:t>
            </w:r>
            <w:r>
              <w:rPr>
                <w:noProof/>
                <w:webHidden/>
              </w:rPr>
              <w:tab/>
            </w:r>
            <w:r>
              <w:rPr>
                <w:noProof/>
                <w:webHidden/>
              </w:rPr>
              <w:fldChar w:fldCharType="begin"/>
            </w:r>
            <w:r>
              <w:rPr>
                <w:noProof/>
                <w:webHidden/>
              </w:rPr>
              <w:instrText xml:space="preserve"> PAGEREF _Toc501723070 \h </w:instrText>
            </w:r>
            <w:r>
              <w:rPr>
                <w:noProof/>
                <w:webHidden/>
              </w:rPr>
            </w:r>
            <w:r>
              <w:rPr>
                <w:noProof/>
                <w:webHidden/>
              </w:rPr>
              <w:fldChar w:fldCharType="separate"/>
            </w:r>
            <w:r>
              <w:rPr>
                <w:noProof/>
                <w:webHidden/>
              </w:rPr>
              <w:t>49</w:t>
            </w:r>
            <w:r>
              <w:rPr>
                <w:noProof/>
                <w:webHidden/>
              </w:rPr>
              <w:fldChar w:fldCharType="end"/>
            </w:r>
          </w:hyperlink>
        </w:p>
        <w:p w14:paraId="49310DBE" w14:textId="2D3E162B"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1" w:history="1">
            <w:r w:rsidRPr="00B97FB9">
              <w:rPr>
                <w:rStyle w:val="Lienhypertexte"/>
                <w:noProof/>
              </w:rPr>
              <w:t>3.10.1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_Toc501723071 \h </w:instrText>
            </w:r>
            <w:r>
              <w:rPr>
                <w:noProof/>
                <w:webHidden/>
              </w:rPr>
            </w:r>
            <w:r>
              <w:rPr>
                <w:noProof/>
                <w:webHidden/>
              </w:rPr>
              <w:fldChar w:fldCharType="separate"/>
            </w:r>
            <w:r>
              <w:rPr>
                <w:noProof/>
                <w:webHidden/>
              </w:rPr>
              <w:t>49</w:t>
            </w:r>
            <w:r>
              <w:rPr>
                <w:noProof/>
                <w:webHidden/>
              </w:rPr>
              <w:fldChar w:fldCharType="end"/>
            </w:r>
          </w:hyperlink>
        </w:p>
        <w:p w14:paraId="79E90B8F" w14:textId="0CC12FF7"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2" w:history="1">
            <w:r w:rsidRPr="00B97FB9">
              <w:rPr>
                <w:rStyle w:val="Lienhypertexte"/>
                <w:noProof/>
              </w:rPr>
              <w:t>3.10.2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_Toc501723072 \h </w:instrText>
            </w:r>
            <w:r>
              <w:rPr>
                <w:noProof/>
                <w:webHidden/>
              </w:rPr>
            </w:r>
            <w:r>
              <w:rPr>
                <w:noProof/>
                <w:webHidden/>
              </w:rPr>
              <w:fldChar w:fldCharType="separate"/>
            </w:r>
            <w:r>
              <w:rPr>
                <w:noProof/>
                <w:webHidden/>
              </w:rPr>
              <w:t>49</w:t>
            </w:r>
            <w:r>
              <w:rPr>
                <w:noProof/>
                <w:webHidden/>
              </w:rPr>
              <w:fldChar w:fldCharType="end"/>
            </w:r>
          </w:hyperlink>
        </w:p>
        <w:p w14:paraId="7C6D6F79" w14:textId="15A0650B"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3" w:history="1">
            <w:r w:rsidRPr="00B97FB9">
              <w:rPr>
                <w:rStyle w:val="Lienhypertexte"/>
                <w:noProof/>
              </w:rPr>
              <w:t>3.10.3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_Toc501723073 \h </w:instrText>
            </w:r>
            <w:r>
              <w:rPr>
                <w:noProof/>
                <w:webHidden/>
              </w:rPr>
            </w:r>
            <w:r>
              <w:rPr>
                <w:noProof/>
                <w:webHidden/>
              </w:rPr>
              <w:fldChar w:fldCharType="separate"/>
            </w:r>
            <w:r>
              <w:rPr>
                <w:noProof/>
                <w:webHidden/>
              </w:rPr>
              <w:t>49</w:t>
            </w:r>
            <w:r>
              <w:rPr>
                <w:noProof/>
                <w:webHidden/>
              </w:rPr>
              <w:fldChar w:fldCharType="end"/>
            </w:r>
          </w:hyperlink>
        </w:p>
        <w:p w14:paraId="0D5A5EFC" w14:textId="27E46E90"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4" w:history="1">
            <w:r w:rsidRPr="00B97FB9">
              <w:rPr>
                <w:rStyle w:val="Lienhypertexte"/>
                <w:noProof/>
              </w:rPr>
              <w:t>3.10.4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_Toc501723074 \h </w:instrText>
            </w:r>
            <w:r>
              <w:rPr>
                <w:noProof/>
                <w:webHidden/>
              </w:rPr>
            </w:r>
            <w:r>
              <w:rPr>
                <w:noProof/>
                <w:webHidden/>
              </w:rPr>
              <w:fldChar w:fldCharType="separate"/>
            </w:r>
            <w:r>
              <w:rPr>
                <w:noProof/>
                <w:webHidden/>
              </w:rPr>
              <w:t>49</w:t>
            </w:r>
            <w:r>
              <w:rPr>
                <w:noProof/>
                <w:webHidden/>
              </w:rPr>
              <w:fldChar w:fldCharType="end"/>
            </w:r>
          </w:hyperlink>
        </w:p>
        <w:p w14:paraId="5EFA9DEC" w14:textId="06C5C124"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5" w:history="1">
            <w:r w:rsidRPr="00B97FB9">
              <w:rPr>
                <w:rStyle w:val="Lienhypertexte"/>
                <w:noProof/>
              </w:rPr>
              <w:t>3.10.5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_Toc501723075 \h </w:instrText>
            </w:r>
            <w:r>
              <w:rPr>
                <w:noProof/>
                <w:webHidden/>
              </w:rPr>
            </w:r>
            <w:r>
              <w:rPr>
                <w:noProof/>
                <w:webHidden/>
              </w:rPr>
              <w:fldChar w:fldCharType="separate"/>
            </w:r>
            <w:r>
              <w:rPr>
                <w:noProof/>
                <w:webHidden/>
              </w:rPr>
              <w:t>49</w:t>
            </w:r>
            <w:r>
              <w:rPr>
                <w:noProof/>
                <w:webHidden/>
              </w:rPr>
              <w:fldChar w:fldCharType="end"/>
            </w:r>
          </w:hyperlink>
        </w:p>
        <w:p w14:paraId="4F893F4D" w14:textId="009A6EE9"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76" w:history="1">
            <w:r w:rsidRPr="00B97FB9">
              <w:rPr>
                <w:rStyle w:val="Lienhypertexte"/>
                <w:noProof/>
              </w:rPr>
              <w:t>3.11</w:t>
            </w:r>
            <w:r>
              <w:rPr>
                <w:rFonts w:asciiTheme="minorHAnsi" w:eastAsiaTheme="minorEastAsia" w:hAnsiTheme="minorHAnsi" w:cstheme="minorBidi"/>
                <w:noProof/>
                <w:sz w:val="22"/>
                <w:szCs w:val="22"/>
                <w:lang w:val="fr-FR" w:eastAsia="fr-FR"/>
              </w:rPr>
              <w:tab/>
            </w:r>
            <w:r w:rsidRPr="00B97FB9">
              <w:rPr>
                <w:rStyle w:val="Lienhypertexte"/>
                <w:noProof/>
              </w:rPr>
              <w:t>IDAS IOT Components</w:t>
            </w:r>
            <w:r>
              <w:rPr>
                <w:noProof/>
                <w:webHidden/>
              </w:rPr>
              <w:tab/>
            </w:r>
            <w:r>
              <w:rPr>
                <w:noProof/>
                <w:webHidden/>
              </w:rPr>
              <w:fldChar w:fldCharType="begin"/>
            </w:r>
            <w:r>
              <w:rPr>
                <w:noProof/>
                <w:webHidden/>
              </w:rPr>
              <w:instrText xml:space="preserve"> PAGEREF _Toc501723076 \h </w:instrText>
            </w:r>
            <w:r>
              <w:rPr>
                <w:noProof/>
                <w:webHidden/>
              </w:rPr>
            </w:r>
            <w:r>
              <w:rPr>
                <w:noProof/>
                <w:webHidden/>
              </w:rPr>
              <w:fldChar w:fldCharType="separate"/>
            </w:r>
            <w:r>
              <w:rPr>
                <w:noProof/>
                <w:webHidden/>
              </w:rPr>
              <w:t>49</w:t>
            </w:r>
            <w:r>
              <w:rPr>
                <w:noProof/>
                <w:webHidden/>
              </w:rPr>
              <w:fldChar w:fldCharType="end"/>
            </w:r>
          </w:hyperlink>
        </w:p>
        <w:p w14:paraId="5F4E3B45" w14:textId="01CD0A7F"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7" w:history="1">
            <w:r w:rsidRPr="00B97FB9">
              <w:rPr>
                <w:rStyle w:val="Lienhypertexte"/>
                <w:noProof/>
              </w:rPr>
              <w:t>3.11.1</w:t>
            </w:r>
            <w:r>
              <w:rPr>
                <w:rFonts w:asciiTheme="minorHAnsi" w:eastAsiaTheme="minorEastAsia" w:hAnsiTheme="minorHAnsi" w:cstheme="minorBidi"/>
                <w:noProof/>
                <w:sz w:val="22"/>
                <w:szCs w:val="22"/>
                <w:lang w:val="fr-FR" w:eastAsia="fr-FR"/>
              </w:rPr>
              <w:tab/>
            </w:r>
            <w:r w:rsidRPr="00B97FB9">
              <w:rPr>
                <w:rStyle w:val="Lienhypertexte"/>
                <w:noProof/>
              </w:rPr>
              <w:t>Components Functions</w:t>
            </w:r>
            <w:r>
              <w:rPr>
                <w:noProof/>
                <w:webHidden/>
              </w:rPr>
              <w:tab/>
            </w:r>
            <w:r>
              <w:rPr>
                <w:noProof/>
                <w:webHidden/>
              </w:rPr>
              <w:fldChar w:fldCharType="begin"/>
            </w:r>
            <w:r>
              <w:rPr>
                <w:noProof/>
                <w:webHidden/>
              </w:rPr>
              <w:instrText xml:space="preserve"> PAGEREF _Toc501723077 \h </w:instrText>
            </w:r>
            <w:r>
              <w:rPr>
                <w:noProof/>
                <w:webHidden/>
              </w:rPr>
            </w:r>
            <w:r>
              <w:rPr>
                <w:noProof/>
                <w:webHidden/>
              </w:rPr>
              <w:fldChar w:fldCharType="separate"/>
            </w:r>
            <w:r>
              <w:rPr>
                <w:noProof/>
                <w:webHidden/>
              </w:rPr>
              <w:t>49</w:t>
            </w:r>
            <w:r>
              <w:rPr>
                <w:noProof/>
                <w:webHidden/>
              </w:rPr>
              <w:fldChar w:fldCharType="end"/>
            </w:r>
          </w:hyperlink>
        </w:p>
        <w:p w14:paraId="5744BF26" w14:textId="1B92F014"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8" w:history="1">
            <w:r w:rsidRPr="00B97FB9">
              <w:rPr>
                <w:rStyle w:val="Lienhypertexte"/>
                <w:noProof/>
              </w:rPr>
              <w:t>3.11.2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_Toc501723078 \h </w:instrText>
            </w:r>
            <w:r>
              <w:rPr>
                <w:noProof/>
                <w:webHidden/>
              </w:rPr>
            </w:r>
            <w:r>
              <w:rPr>
                <w:noProof/>
                <w:webHidden/>
              </w:rPr>
              <w:fldChar w:fldCharType="separate"/>
            </w:r>
            <w:r>
              <w:rPr>
                <w:noProof/>
                <w:webHidden/>
              </w:rPr>
              <w:t>52</w:t>
            </w:r>
            <w:r>
              <w:rPr>
                <w:noProof/>
                <w:webHidden/>
              </w:rPr>
              <w:fldChar w:fldCharType="end"/>
            </w:r>
          </w:hyperlink>
        </w:p>
        <w:p w14:paraId="03660307" w14:textId="5492440A"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9" w:history="1">
            <w:r w:rsidRPr="00B97FB9">
              <w:rPr>
                <w:rStyle w:val="Lienhypertexte"/>
                <w:noProof/>
              </w:rPr>
              <w:t>3.11.3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_Toc501723079 \h </w:instrText>
            </w:r>
            <w:r>
              <w:rPr>
                <w:noProof/>
                <w:webHidden/>
              </w:rPr>
            </w:r>
            <w:r>
              <w:rPr>
                <w:noProof/>
                <w:webHidden/>
              </w:rPr>
              <w:fldChar w:fldCharType="separate"/>
            </w:r>
            <w:r>
              <w:rPr>
                <w:noProof/>
                <w:webHidden/>
              </w:rPr>
              <w:t>52</w:t>
            </w:r>
            <w:r>
              <w:rPr>
                <w:noProof/>
                <w:webHidden/>
              </w:rPr>
              <w:fldChar w:fldCharType="end"/>
            </w:r>
          </w:hyperlink>
        </w:p>
        <w:p w14:paraId="7B8EDE6F" w14:textId="446752FB"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0" w:history="1">
            <w:r w:rsidRPr="00B97FB9">
              <w:rPr>
                <w:rStyle w:val="Lienhypertexte"/>
                <w:noProof/>
              </w:rPr>
              <w:t>3.11.4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_Toc501723080 \h </w:instrText>
            </w:r>
            <w:r>
              <w:rPr>
                <w:noProof/>
                <w:webHidden/>
              </w:rPr>
            </w:r>
            <w:r>
              <w:rPr>
                <w:noProof/>
                <w:webHidden/>
              </w:rPr>
              <w:fldChar w:fldCharType="separate"/>
            </w:r>
            <w:r>
              <w:rPr>
                <w:noProof/>
                <w:webHidden/>
              </w:rPr>
              <w:t>52</w:t>
            </w:r>
            <w:r>
              <w:rPr>
                <w:noProof/>
                <w:webHidden/>
              </w:rPr>
              <w:fldChar w:fldCharType="end"/>
            </w:r>
          </w:hyperlink>
        </w:p>
        <w:p w14:paraId="32F83FB0" w14:textId="1C6D2419"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1" w:history="1">
            <w:r w:rsidRPr="00B97FB9">
              <w:rPr>
                <w:rStyle w:val="Lienhypertexte"/>
                <w:noProof/>
              </w:rPr>
              <w:t>3.11.5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_Toc501723081 \h </w:instrText>
            </w:r>
            <w:r>
              <w:rPr>
                <w:noProof/>
                <w:webHidden/>
              </w:rPr>
            </w:r>
            <w:r>
              <w:rPr>
                <w:noProof/>
                <w:webHidden/>
              </w:rPr>
              <w:fldChar w:fldCharType="separate"/>
            </w:r>
            <w:r>
              <w:rPr>
                <w:noProof/>
                <w:webHidden/>
              </w:rPr>
              <w:t>53</w:t>
            </w:r>
            <w:r>
              <w:rPr>
                <w:noProof/>
                <w:webHidden/>
              </w:rPr>
              <w:fldChar w:fldCharType="end"/>
            </w:r>
          </w:hyperlink>
        </w:p>
        <w:p w14:paraId="78B0040C" w14:textId="57763092"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82" w:history="1">
            <w:r w:rsidRPr="00B97FB9">
              <w:rPr>
                <w:rStyle w:val="Lienhypertexte"/>
                <w:noProof/>
              </w:rPr>
              <w:t>3.12</w:t>
            </w:r>
            <w:r>
              <w:rPr>
                <w:rFonts w:asciiTheme="minorHAnsi" w:eastAsiaTheme="minorEastAsia" w:hAnsiTheme="minorHAnsi" w:cstheme="minorBidi"/>
                <w:noProof/>
                <w:sz w:val="22"/>
                <w:szCs w:val="22"/>
                <w:lang w:val="fr-FR" w:eastAsia="fr-FR"/>
              </w:rPr>
              <w:tab/>
            </w:r>
            <w:r w:rsidRPr="00B97FB9">
              <w:rPr>
                <w:rStyle w:val="Lienhypertexte"/>
                <w:noProof/>
              </w:rPr>
              <w:t>CEP Component</w:t>
            </w:r>
            <w:r>
              <w:rPr>
                <w:noProof/>
                <w:webHidden/>
              </w:rPr>
              <w:tab/>
            </w:r>
            <w:r>
              <w:rPr>
                <w:noProof/>
                <w:webHidden/>
              </w:rPr>
              <w:fldChar w:fldCharType="begin"/>
            </w:r>
            <w:r>
              <w:rPr>
                <w:noProof/>
                <w:webHidden/>
              </w:rPr>
              <w:instrText xml:space="preserve"> PAGEREF _Toc501723082 \h </w:instrText>
            </w:r>
            <w:r>
              <w:rPr>
                <w:noProof/>
                <w:webHidden/>
              </w:rPr>
            </w:r>
            <w:r>
              <w:rPr>
                <w:noProof/>
                <w:webHidden/>
              </w:rPr>
              <w:fldChar w:fldCharType="separate"/>
            </w:r>
            <w:r>
              <w:rPr>
                <w:noProof/>
                <w:webHidden/>
              </w:rPr>
              <w:t>53</w:t>
            </w:r>
            <w:r>
              <w:rPr>
                <w:noProof/>
                <w:webHidden/>
              </w:rPr>
              <w:fldChar w:fldCharType="end"/>
            </w:r>
          </w:hyperlink>
        </w:p>
        <w:p w14:paraId="13983AA5" w14:textId="144083C7"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3" w:history="1">
            <w:r w:rsidRPr="00B97FB9">
              <w:rPr>
                <w:rStyle w:val="Lienhypertexte"/>
                <w:noProof/>
              </w:rPr>
              <w:t>3.12.1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_Toc501723083 \h </w:instrText>
            </w:r>
            <w:r>
              <w:rPr>
                <w:noProof/>
                <w:webHidden/>
              </w:rPr>
            </w:r>
            <w:r>
              <w:rPr>
                <w:noProof/>
                <w:webHidden/>
              </w:rPr>
              <w:fldChar w:fldCharType="separate"/>
            </w:r>
            <w:r>
              <w:rPr>
                <w:noProof/>
                <w:webHidden/>
              </w:rPr>
              <w:t>53</w:t>
            </w:r>
            <w:r>
              <w:rPr>
                <w:noProof/>
                <w:webHidden/>
              </w:rPr>
              <w:fldChar w:fldCharType="end"/>
            </w:r>
          </w:hyperlink>
        </w:p>
        <w:p w14:paraId="520E9033" w14:textId="3EED9C9E"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4" w:history="1">
            <w:r w:rsidRPr="00B97FB9">
              <w:rPr>
                <w:rStyle w:val="Lienhypertexte"/>
                <w:noProof/>
              </w:rPr>
              <w:t>3.12.2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_Toc501723084 \h </w:instrText>
            </w:r>
            <w:r>
              <w:rPr>
                <w:noProof/>
                <w:webHidden/>
              </w:rPr>
            </w:r>
            <w:r>
              <w:rPr>
                <w:noProof/>
                <w:webHidden/>
              </w:rPr>
              <w:fldChar w:fldCharType="separate"/>
            </w:r>
            <w:r>
              <w:rPr>
                <w:noProof/>
                <w:webHidden/>
              </w:rPr>
              <w:t>53</w:t>
            </w:r>
            <w:r>
              <w:rPr>
                <w:noProof/>
                <w:webHidden/>
              </w:rPr>
              <w:fldChar w:fldCharType="end"/>
            </w:r>
          </w:hyperlink>
        </w:p>
        <w:p w14:paraId="13BEE094" w14:textId="0D47643B"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5" w:history="1">
            <w:r w:rsidRPr="00B97FB9">
              <w:rPr>
                <w:rStyle w:val="Lienhypertexte"/>
                <w:noProof/>
              </w:rPr>
              <w:t>3.12.3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_Toc501723085 \h </w:instrText>
            </w:r>
            <w:r>
              <w:rPr>
                <w:noProof/>
                <w:webHidden/>
              </w:rPr>
            </w:r>
            <w:r>
              <w:rPr>
                <w:noProof/>
                <w:webHidden/>
              </w:rPr>
              <w:fldChar w:fldCharType="separate"/>
            </w:r>
            <w:r>
              <w:rPr>
                <w:noProof/>
                <w:webHidden/>
              </w:rPr>
              <w:t>53</w:t>
            </w:r>
            <w:r>
              <w:rPr>
                <w:noProof/>
                <w:webHidden/>
              </w:rPr>
              <w:fldChar w:fldCharType="end"/>
            </w:r>
          </w:hyperlink>
        </w:p>
        <w:p w14:paraId="1CBA3E66" w14:textId="1B835FEA"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6" w:history="1">
            <w:r w:rsidRPr="00B97FB9">
              <w:rPr>
                <w:rStyle w:val="Lienhypertexte"/>
                <w:noProof/>
              </w:rPr>
              <w:t>3.12.4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_Toc501723086 \h </w:instrText>
            </w:r>
            <w:r>
              <w:rPr>
                <w:noProof/>
                <w:webHidden/>
              </w:rPr>
            </w:r>
            <w:r>
              <w:rPr>
                <w:noProof/>
                <w:webHidden/>
              </w:rPr>
              <w:fldChar w:fldCharType="separate"/>
            </w:r>
            <w:r>
              <w:rPr>
                <w:noProof/>
                <w:webHidden/>
              </w:rPr>
              <w:t>53</w:t>
            </w:r>
            <w:r>
              <w:rPr>
                <w:noProof/>
                <w:webHidden/>
              </w:rPr>
              <w:fldChar w:fldCharType="end"/>
            </w:r>
          </w:hyperlink>
        </w:p>
        <w:p w14:paraId="2FF87E1C" w14:textId="5852B450"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7" w:history="1">
            <w:r w:rsidRPr="00B97FB9">
              <w:rPr>
                <w:rStyle w:val="Lienhypertexte"/>
                <w:noProof/>
              </w:rPr>
              <w:t>3.12.5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_Toc501723087 \h </w:instrText>
            </w:r>
            <w:r>
              <w:rPr>
                <w:noProof/>
                <w:webHidden/>
              </w:rPr>
            </w:r>
            <w:r>
              <w:rPr>
                <w:noProof/>
                <w:webHidden/>
              </w:rPr>
              <w:fldChar w:fldCharType="separate"/>
            </w:r>
            <w:r>
              <w:rPr>
                <w:noProof/>
                <w:webHidden/>
              </w:rPr>
              <w:t>53</w:t>
            </w:r>
            <w:r>
              <w:rPr>
                <w:noProof/>
                <w:webHidden/>
              </w:rPr>
              <w:fldChar w:fldCharType="end"/>
            </w:r>
          </w:hyperlink>
        </w:p>
        <w:p w14:paraId="6B0AD4B5" w14:textId="1E3832A3"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88" w:history="1">
            <w:r w:rsidRPr="00B97FB9">
              <w:rPr>
                <w:rStyle w:val="Lienhypertexte"/>
                <w:noProof/>
              </w:rPr>
              <w:t>3.13</w:t>
            </w:r>
            <w:r>
              <w:rPr>
                <w:rFonts w:asciiTheme="minorHAnsi" w:eastAsiaTheme="minorEastAsia" w:hAnsiTheme="minorHAnsi" w:cstheme="minorBidi"/>
                <w:noProof/>
                <w:sz w:val="22"/>
                <w:szCs w:val="22"/>
                <w:lang w:val="fr-FR" w:eastAsia="fr-FR"/>
              </w:rPr>
              <w:tab/>
            </w:r>
            <w:r w:rsidRPr="00B97FB9">
              <w:rPr>
                <w:rStyle w:val="Lienhypertexte"/>
                <w:noProof/>
              </w:rPr>
              <w:t>Application Mashup Components</w:t>
            </w:r>
            <w:r>
              <w:rPr>
                <w:noProof/>
                <w:webHidden/>
              </w:rPr>
              <w:tab/>
            </w:r>
            <w:r>
              <w:rPr>
                <w:noProof/>
                <w:webHidden/>
              </w:rPr>
              <w:fldChar w:fldCharType="begin"/>
            </w:r>
            <w:r>
              <w:rPr>
                <w:noProof/>
                <w:webHidden/>
              </w:rPr>
              <w:instrText xml:space="preserve"> PAGEREF _Toc501723088 \h </w:instrText>
            </w:r>
            <w:r>
              <w:rPr>
                <w:noProof/>
                <w:webHidden/>
              </w:rPr>
            </w:r>
            <w:r>
              <w:rPr>
                <w:noProof/>
                <w:webHidden/>
              </w:rPr>
              <w:fldChar w:fldCharType="separate"/>
            </w:r>
            <w:r>
              <w:rPr>
                <w:noProof/>
                <w:webHidden/>
              </w:rPr>
              <w:t>54</w:t>
            </w:r>
            <w:r>
              <w:rPr>
                <w:noProof/>
                <w:webHidden/>
              </w:rPr>
              <w:fldChar w:fldCharType="end"/>
            </w:r>
          </w:hyperlink>
        </w:p>
        <w:p w14:paraId="198F0A1C" w14:textId="50FF707A"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9" w:history="1">
            <w:r w:rsidRPr="00B97FB9">
              <w:rPr>
                <w:rStyle w:val="Lienhypertexte"/>
                <w:noProof/>
              </w:rPr>
              <w:t>3.13.1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_Toc501723089 \h </w:instrText>
            </w:r>
            <w:r>
              <w:rPr>
                <w:noProof/>
                <w:webHidden/>
              </w:rPr>
            </w:r>
            <w:r>
              <w:rPr>
                <w:noProof/>
                <w:webHidden/>
              </w:rPr>
              <w:fldChar w:fldCharType="separate"/>
            </w:r>
            <w:r>
              <w:rPr>
                <w:noProof/>
                <w:webHidden/>
              </w:rPr>
              <w:t>54</w:t>
            </w:r>
            <w:r>
              <w:rPr>
                <w:noProof/>
                <w:webHidden/>
              </w:rPr>
              <w:fldChar w:fldCharType="end"/>
            </w:r>
          </w:hyperlink>
        </w:p>
        <w:p w14:paraId="1F838C72" w14:textId="49EAF33F"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0" w:history="1">
            <w:r w:rsidRPr="00B97FB9">
              <w:rPr>
                <w:rStyle w:val="Lienhypertexte"/>
                <w:noProof/>
              </w:rPr>
              <w:t>3.13.2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_Toc501723090 \h </w:instrText>
            </w:r>
            <w:r>
              <w:rPr>
                <w:noProof/>
                <w:webHidden/>
              </w:rPr>
            </w:r>
            <w:r>
              <w:rPr>
                <w:noProof/>
                <w:webHidden/>
              </w:rPr>
              <w:fldChar w:fldCharType="separate"/>
            </w:r>
            <w:r>
              <w:rPr>
                <w:noProof/>
                <w:webHidden/>
              </w:rPr>
              <w:t>54</w:t>
            </w:r>
            <w:r>
              <w:rPr>
                <w:noProof/>
                <w:webHidden/>
              </w:rPr>
              <w:fldChar w:fldCharType="end"/>
            </w:r>
          </w:hyperlink>
        </w:p>
        <w:p w14:paraId="14AFB4B4" w14:textId="46760064"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1" w:history="1">
            <w:r w:rsidRPr="00B97FB9">
              <w:rPr>
                <w:rStyle w:val="Lienhypertexte"/>
                <w:noProof/>
              </w:rPr>
              <w:t>3.13.3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_Toc501723091 \h </w:instrText>
            </w:r>
            <w:r>
              <w:rPr>
                <w:noProof/>
                <w:webHidden/>
              </w:rPr>
            </w:r>
            <w:r>
              <w:rPr>
                <w:noProof/>
                <w:webHidden/>
              </w:rPr>
              <w:fldChar w:fldCharType="separate"/>
            </w:r>
            <w:r>
              <w:rPr>
                <w:noProof/>
                <w:webHidden/>
              </w:rPr>
              <w:t>55</w:t>
            </w:r>
            <w:r>
              <w:rPr>
                <w:noProof/>
                <w:webHidden/>
              </w:rPr>
              <w:fldChar w:fldCharType="end"/>
            </w:r>
          </w:hyperlink>
        </w:p>
        <w:p w14:paraId="33B41537" w14:textId="76416556"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2" w:history="1">
            <w:r w:rsidRPr="00B97FB9">
              <w:rPr>
                <w:rStyle w:val="Lienhypertexte"/>
                <w:noProof/>
              </w:rPr>
              <w:t>3.13.4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_Toc501723092 \h </w:instrText>
            </w:r>
            <w:r>
              <w:rPr>
                <w:noProof/>
                <w:webHidden/>
              </w:rPr>
            </w:r>
            <w:r>
              <w:rPr>
                <w:noProof/>
                <w:webHidden/>
              </w:rPr>
              <w:fldChar w:fldCharType="separate"/>
            </w:r>
            <w:r>
              <w:rPr>
                <w:noProof/>
                <w:webHidden/>
              </w:rPr>
              <w:t>55</w:t>
            </w:r>
            <w:r>
              <w:rPr>
                <w:noProof/>
                <w:webHidden/>
              </w:rPr>
              <w:fldChar w:fldCharType="end"/>
            </w:r>
          </w:hyperlink>
        </w:p>
        <w:p w14:paraId="1E9E9ED2" w14:textId="0CCDC7B5"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3" w:history="1">
            <w:r w:rsidRPr="00B97FB9">
              <w:rPr>
                <w:rStyle w:val="Lienhypertexte"/>
                <w:noProof/>
              </w:rPr>
              <w:t>3.13.5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_Toc501723093 \h </w:instrText>
            </w:r>
            <w:r>
              <w:rPr>
                <w:noProof/>
                <w:webHidden/>
              </w:rPr>
            </w:r>
            <w:r>
              <w:rPr>
                <w:noProof/>
                <w:webHidden/>
              </w:rPr>
              <w:fldChar w:fldCharType="separate"/>
            </w:r>
            <w:r>
              <w:rPr>
                <w:noProof/>
                <w:webHidden/>
              </w:rPr>
              <w:t>55</w:t>
            </w:r>
            <w:r>
              <w:rPr>
                <w:noProof/>
                <w:webHidden/>
              </w:rPr>
              <w:fldChar w:fldCharType="end"/>
            </w:r>
          </w:hyperlink>
        </w:p>
        <w:p w14:paraId="463FAED6" w14:textId="4B92CF0B"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94" w:history="1">
            <w:r w:rsidRPr="00B97FB9">
              <w:rPr>
                <w:rStyle w:val="Lienhypertexte"/>
                <w:noProof/>
              </w:rPr>
              <w:t>3.14</w:t>
            </w:r>
            <w:r>
              <w:rPr>
                <w:rFonts w:asciiTheme="minorHAnsi" w:eastAsiaTheme="minorEastAsia" w:hAnsiTheme="minorHAnsi" w:cstheme="minorBidi"/>
                <w:noProof/>
                <w:sz w:val="22"/>
                <w:szCs w:val="22"/>
                <w:lang w:val="fr-FR" w:eastAsia="fr-FR"/>
              </w:rPr>
              <w:tab/>
            </w:r>
            <w:r w:rsidRPr="00B97FB9">
              <w:rPr>
                <w:rStyle w:val="Lienhypertexte"/>
                <w:noProof/>
              </w:rPr>
              <w:t>Business Ecosystem GE Components</w:t>
            </w:r>
            <w:r>
              <w:rPr>
                <w:noProof/>
                <w:webHidden/>
              </w:rPr>
              <w:tab/>
            </w:r>
            <w:r>
              <w:rPr>
                <w:noProof/>
                <w:webHidden/>
              </w:rPr>
              <w:fldChar w:fldCharType="begin"/>
            </w:r>
            <w:r>
              <w:rPr>
                <w:noProof/>
                <w:webHidden/>
              </w:rPr>
              <w:instrText xml:space="preserve"> PAGEREF _Toc501723094 \h </w:instrText>
            </w:r>
            <w:r>
              <w:rPr>
                <w:noProof/>
                <w:webHidden/>
              </w:rPr>
            </w:r>
            <w:r>
              <w:rPr>
                <w:noProof/>
                <w:webHidden/>
              </w:rPr>
              <w:fldChar w:fldCharType="separate"/>
            </w:r>
            <w:r>
              <w:rPr>
                <w:noProof/>
                <w:webHidden/>
              </w:rPr>
              <w:t>56</w:t>
            </w:r>
            <w:r>
              <w:rPr>
                <w:noProof/>
                <w:webHidden/>
              </w:rPr>
              <w:fldChar w:fldCharType="end"/>
            </w:r>
          </w:hyperlink>
        </w:p>
        <w:p w14:paraId="14232BB3" w14:textId="45F3D813"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5" w:history="1">
            <w:r w:rsidRPr="00B97FB9">
              <w:rPr>
                <w:rStyle w:val="Lienhypertexte"/>
                <w:noProof/>
              </w:rPr>
              <w:t>3.14.1</w:t>
            </w:r>
            <w:r>
              <w:rPr>
                <w:rFonts w:asciiTheme="minorHAnsi" w:eastAsiaTheme="minorEastAsia" w:hAnsiTheme="minorHAnsi" w:cstheme="minorBidi"/>
                <w:noProof/>
                <w:sz w:val="22"/>
                <w:szCs w:val="22"/>
                <w:lang w:val="fr-FR" w:eastAsia="fr-FR"/>
              </w:rPr>
              <w:tab/>
            </w:r>
            <w:r w:rsidRPr="00B97FB9">
              <w:rPr>
                <w:rStyle w:val="Lienhypertexte"/>
                <w:noProof/>
              </w:rPr>
              <w:t>Components Functions</w:t>
            </w:r>
            <w:r>
              <w:rPr>
                <w:noProof/>
                <w:webHidden/>
              </w:rPr>
              <w:tab/>
            </w:r>
            <w:r>
              <w:rPr>
                <w:noProof/>
                <w:webHidden/>
              </w:rPr>
              <w:fldChar w:fldCharType="begin"/>
            </w:r>
            <w:r>
              <w:rPr>
                <w:noProof/>
                <w:webHidden/>
              </w:rPr>
              <w:instrText xml:space="preserve"> PAGEREF _Toc501723095 \h </w:instrText>
            </w:r>
            <w:r>
              <w:rPr>
                <w:noProof/>
                <w:webHidden/>
              </w:rPr>
            </w:r>
            <w:r>
              <w:rPr>
                <w:noProof/>
                <w:webHidden/>
              </w:rPr>
              <w:fldChar w:fldCharType="separate"/>
            </w:r>
            <w:r>
              <w:rPr>
                <w:noProof/>
                <w:webHidden/>
              </w:rPr>
              <w:t>56</w:t>
            </w:r>
            <w:r>
              <w:rPr>
                <w:noProof/>
                <w:webHidden/>
              </w:rPr>
              <w:fldChar w:fldCharType="end"/>
            </w:r>
          </w:hyperlink>
        </w:p>
        <w:p w14:paraId="24503158" w14:textId="5022CEB1"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6" w:history="1">
            <w:r w:rsidRPr="00B97FB9">
              <w:rPr>
                <w:rStyle w:val="Lienhypertexte"/>
                <w:noProof/>
              </w:rPr>
              <w:t>3.14.2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_Toc501723096 \h </w:instrText>
            </w:r>
            <w:r>
              <w:rPr>
                <w:noProof/>
                <w:webHidden/>
              </w:rPr>
            </w:r>
            <w:r>
              <w:rPr>
                <w:noProof/>
                <w:webHidden/>
              </w:rPr>
              <w:fldChar w:fldCharType="separate"/>
            </w:r>
            <w:r>
              <w:rPr>
                <w:noProof/>
                <w:webHidden/>
              </w:rPr>
              <w:t>57</w:t>
            </w:r>
            <w:r>
              <w:rPr>
                <w:noProof/>
                <w:webHidden/>
              </w:rPr>
              <w:fldChar w:fldCharType="end"/>
            </w:r>
          </w:hyperlink>
        </w:p>
        <w:p w14:paraId="3381C31A" w14:textId="57DA88EC"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7" w:history="1">
            <w:r w:rsidRPr="00B97FB9">
              <w:rPr>
                <w:rStyle w:val="Lienhypertexte"/>
                <w:noProof/>
              </w:rPr>
              <w:t>3.14.3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_Toc501723097 \h </w:instrText>
            </w:r>
            <w:r>
              <w:rPr>
                <w:noProof/>
                <w:webHidden/>
              </w:rPr>
            </w:r>
            <w:r>
              <w:rPr>
                <w:noProof/>
                <w:webHidden/>
              </w:rPr>
              <w:fldChar w:fldCharType="separate"/>
            </w:r>
            <w:r>
              <w:rPr>
                <w:noProof/>
                <w:webHidden/>
              </w:rPr>
              <w:t>57</w:t>
            </w:r>
            <w:r>
              <w:rPr>
                <w:noProof/>
                <w:webHidden/>
              </w:rPr>
              <w:fldChar w:fldCharType="end"/>
            </w:r>
          </w:hyperlink>
        </w:p>
        <w:p w14:paraId="142696E3" w14:textId="61E30626"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8" w:history="1">
            <w:r w:rsidRPr="00B97FB9">
              <w:rPr>
                <w:rStyle w:val="Lienhypertexte"/>
                <w:noProof/>
              </w:rPr>
              <w:t>3.14.4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_Toc501723098 \h </w:instrText>
            </w:r>
            <w:r>
              <w:rPr>
                <w:noProof/>
                <w:webHidden/>
              </w:rPr>
            </w:r>
            <w:r>
              <w:rPr>
                <w:noProof/>
                <w:webHidden/>
              </w:rPr>
              <w:fldChar w:fldCharType="separate"/>
            </w:r>
            <w:r>
              <w:rPr>
                <w:noProof/>
                <w:webHidden/>
              </w:rPr>
              <w:t>57</w:t>
            </w:r>
            <w:r>
              <w:rPr>
                <w:noProof/>
                <w:webHidden/>
              </w:rPr>
              <w:fldChar w:fldCharType="end"/>
            </w:r>
          </w:hyperlink>
        </w:p>
        <w:p w14:paraId="27773F29" w14:textId="371D9068"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9" w:history="1">
            <w:r w:rsidRPr="00B97FB9">
              <w:rPr>
                <w:rStyle w:val="Lienhypertexte"/>
                <w:noProof/>
              </w:rPr>
              <w:t>3.14.5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_Toc501723099 \h </w:instrText>
            </w:r>
            <w:r>
              <w:rPr>
                <w:noProof/>
                <w:webHidden/>
              </w:rPr>
            </w:r>
            <w:r>
              <w:rPr>
                <w:noProof/>
                <w:webHidden/>
              </w:rPr>
              <w:fldChar w:fldCharType="separate"/>
            </w:r>
            <w:r>
              <w:rPr>
                <w:noProof/>
                <w:webHidden/>
              </w:rPr>
              <w:t>57</w:t>
            </w:r>
            <w:r>
              <w:rPr>
                <w:noProof/>
                <w:webHidden/>
              </w:rPr>
              <w:fldChar w:fldCharType="end"/>
            </w:r>
          </w:hyperlink>
        </w:p>
        <w:p w14:paraId="24BEC051" w14:textId="3DF8C3FB"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00" w:history="1">
            <w:r w:rsidRPr="00B97FB9">
              <w:rPr>
                <w:rStyle w:val="Lienhypertexte"/>
                <w:noProof/>
              </w:rPr>
              <w:t>3.15</w:t>
            </w:r>
            <w:r>
              <w:rPr>
                <w:rFonts w:asciiTheme="minorHAnsi" w:eastAsiaTheme="minorEastAsia" w:hAnsiTheme="minorHAnsi" w:cstheme="minorBidi"/>
                <w:noProof/>
                <w:sz w:val="22"/>
                <w:szCs w:val="22"/>
                <w:lang w:val="fr-FR" w:eastAsia="fr-FR"/>
              </w:rPr>
              <w:tab/>
            </w:r>
            <w:r w:rsidRPr="00B97FB9">
              <w:rPr>
                <w:rStyle w:val="Lienhypertexte"/>
                <w:noProof/>
              </w:rPr>
              <w:t>Development Components</w:t>
            </w:r>
            <w:r>
              <w:rPr>
                <w:noProof/>
                <w:webHidden/>
              </w:rPr>
              <w:tab/>
            </w:r>
            <w:r>
              <w:rPr>
                <w:noProof/>
                <w:webHidden/>
              </w:rPr>
              <w:fldChar w:fldCharType="begin"/>
            </w:r>
            <w:r>
              <w:rPr>
                <w:noProof/>
                <w:webHidden/>
              </w:rPr>
              <w:instrText xml:space="preserve"> PAGEREF _Toc501723100 \h </w:instrText>
            </w:r>
            <w:r>
              <w:rPr>
                <w:noProof/>
                <w:webHidden/>
              </w:rPr>
            </w:r>
            <w:r>
              <w:rPr>
                <w:noProof/>
                <w:webHidden/>
              </w:rPr>
              <w:fldChar w:fldCharType="separate"/>
            </w:r>
            <w:r>
              <w:rPr>
                <w:noProof/>
                <w:webHidden/>
              </w:rPr>
              <w:t>57</w:t>
            </w:r>
            <w:r>
              <w:rPr>
                <w:noProof/>
                <w:webHidden/>
              </w:rPr>
              <w:fldChar w:fldCharType="end"/>
            </w:r>
          </w:hyperlink>
        </w:p>
        <w:p w14:paraId="44E4B4A6" w14:textId="400D2250"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1" w:history="1">
            <w:r w:rsidRPr="00B97FB9">
              <w:rPr>
                <w:rStyle w:val="Lienhypertexte"/>
                <w:noProof/>
              </w:rPr>
              <w:t>3.15.1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_Toc501723101 \h </w:instrText>
            </w:r>
            <w:r>
              <w:rPr>
                <w:noProof/>
                <w:webHidden/>
              </w:rPr>
            </w:r>
            <w:r>
              <w:rPr>
                <w:noProof/>
                <w:webHidden/>
              </w:rPr>
              <w:fldChar w:fldCharType="separate"/>
            </w:r>
            <w:r>
              <w:rPr>
                <w:noProof/>
                <w:webHidden/>
              </w:rPr>
              <w:t>57</w:t>
            </w:r>
            <w:r>
              <w:rPr>
                <w:noProof/>
                <w:webHidden/>
              </w:rPr>
              <w:fldChar w:fldCharType="end"/>
            </w:r>
          </w:hyperlink>
        </w:p>
        <w:p w14:paraId="14F31A40" w14:textId="6D683C7D"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2" w:history="1">
            <w:r w:rsidRPr="00B97FB9">
              <w:rPr>
                <w:rStyle w:val="Lienhypertexte"/>
                <w:noProof/>
              </w:rPr>
              <w:t>3.15.2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_Toc501723102 \h </w:instrText>
            </w:r>
            <w:r>
              <w:rPr>
                <w:noProof/>
                <w:webHidden/>
              </w:rPr>
            </w:r>
            <w:r>
              <w:rPr>
                <w:noProof/>
                <w:webHidden/>
              </w:rPr>
              <w:fldChar w:fldCharType="separate"/>
            </w:r>
            <w:r>
              <w:rPr>
                <w:noProof/>
                <w:webHidden/>
              </w:rPr>
              <w:t>58</w:t>
            </w:r>
            <w:r>
              <w:rPr>
                <w:noProof/>
                <w:webHidden/>
              </w:rPr>
              <w:fldChar w:fldCharType="end"/>
            </w:r>
          </w:hyperlink>
        </w:p>
        <w:p w14:paraId="4D42C9D6" w14:textId="1ED14B7E"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3" w:history="1">
            <w:r w:rsidRPr="00B97FB9">
              <w:rPr>
                <w:rStyle w:val="Lienhypertexte"/>
                <w:noProof/>
              </w:rPr>
              <w:t>3.15.3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_Toc501723103 \h </w:instrText>
            </w:r>
            <w:r>
              <w:rPr>
                <w:noProof/>
                <w:webHidden/>
              </w:rPr>
            </w:r>
            <w:r>
              <w:rPr>
                <w:noProof/>
                <w:webHidden/>
              </w:rPr>
              <w:fldChar w:fldCharType="separate"/>
            </w:r>
            <w:r>
              <w:rPr>
                <w:noProof/>
                <w:webHidden/>
              </w:rPr>
              <w:t>58</w:t>
            </w:r>
            <w:r>
              <w:rPr>
                <w:noProof/>
                <w:webHidden/>
              </w:rPr>
              <w:fldChar w:fldCharType="end"/>
            </w:r>
          </w:hyperlink>
        </w:p>
        <w:p w14:paraId="1646069D" w14:textId="5B01B5E7"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4" w:history="1">
            <w:r w:rsidRPr="00B97FB9">
              <w:rPr>
                <w:rStyle w:val="Lienhypertexte"/>
                <w:noProof/>
              </w:rPr>
              <w:t>3.15.4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_Toc501723104 \h </w:instrText>
            </w:r>
            <w:r>
              <w:rPr>
                <w:noProof/>
                <w:webHidden/>
              </w:rPr>
            </w:r>
            <w:r>
              <w:rPr>
                <w:noProof/>
                <w:webHidden/>
              </w:rPr>
              <w:fldChar w:fldCharType="separate"/>
            </w:r>
            <w:r>
              <w:rPr>
                <w:noProof/>
                <w:webHidden/>
              </w:rPr>
              <w:t>58</w:t>
            </w:r>
            <w:r>
              <w:rPr>
                <w:noProof/>
                <w:webHidden/>
              </w:rPr>
              <w:fldChar w:fldCharType="end"/>
            </w:r>
          </w:hyperlink>
        </w:p>
        <w:p w14:paraId="17786FC8" w14:textId="0D327F6D"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5" w:history="1">
            <w:r w:rsidRPr="00B97FB9">
              <w:rPr>
                <w:rStyle w:val="Lienhypertexte"/>
                <w:noProof/>
              </w:rPr>
              <w:t>3.15.5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_Toc501723105 \h </w:instrText>
            </w:r>
            <w:r>
              <w:rPr>
                <w:noProof/>
                <w:webHidden/>
              </w:rPr>
            </w:r>
            <w:r>
              <w:rPr>
                <w:noProof/>
                <w:webHidden/>
              </w:rPr>
              <w:fldChar w:fldCharType="separate"/>
            </w:r>
            <w:r>
              <w:rPr>
                <w:noProof/>
                <w:webHidden/>
              </w:rPr>
              <w:t>58</w:t>
            </w:r>
            <w:r>
              <w:rPr>
                <w:noProof/>
                <w:webHidden/>
              </w:rPr>
              <w:fldChar w:fldCharType="end"/>
            </w:r>
          </w:hyperlink>
        </w:p>
        <w:p w14:paraId="02650EB9" w14:textId="344B3500"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06" w:history="1">
            <w:r w:rsidRPr="00B97FB9">
              <w:rPr>
                <w:rStyle w:val="Lienhypertexte"/>
                <w:noProof/>
              </w:rPr>
              <w:t>3.16</w:t>
            </w:r>
            <w:r>
              <w:rPr>
                <w:rFonts w:asciiTheme="minorHAnsi" w:eastAsiaTheme="minorEastAsia" w:hAnsiTheme="minorHAnsi" w:cstheme="minorBidi"/>
                <w:noProof/>
                <w:sz w:val="22"/>
                <w:szCs w:val="22"/>
                <w:lang w:val="fr-FR" w:eastAsia="fr-FR"/>
              </w:rPr>
              <w:tab/>
            </w:r>
            <w:r w:rsidRPr="00B97FB9">
              <w:rPr>
                <w:rStyle w:val="Lienhypertexte"/>
                <w:noProof/>
              </w:rPr>
              <w:t>Monitoring Components</w:t>
            </w:r>
            <w:r>
              <w:rPr>
                <w:noProof/>
                <w:webHidden/>
              </w:rPr>
              <w:tab/>
            </w:r>
            <w:r>
              <w:rPr>
                <w:noProof/>
                <w:webHidden/>
              </w:rPr>
              <w:fldChar w:fldCharType="begin"/>
            </w:r>
            <w:r>
              <w:rPr>
                <w:noProof/>
                <w:webHidden/>
              </w:rPr>
              <w:instrText xml:space="preserve"> PAGEREF _Toc501723106 \h </w:instrText>
            </w:r>
            <w:r>
              <w:rPr>
                <w:noProof/>
                <w:webHidden/>
              </w:rPr>
            </w:r>
            <w:r>
              <w:rPr>
                <w:noProof/>
                <w:webHidden/>
              </w:rPr>
              <w:fldChar w:fldCharType="separate"/>
            </w:r>
            <w:r>
              <w:rPr>
                <w:noProof/>
                <w:webHidden/>
              </w:rPr>
              <w:t>58</w:t>
            </w:r>
            <w:r>
              <w:rPr>
                <w:noProof/>
                <w:webHidden/>
              </w:rPr>
              <w:fldChar w:fldCharType="end"/>
            </w:r>
          </w:hyperlink>
        </w:p>
        <w:p w14:paraId="79F2721F" w14:textId="306D93E0"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7" w:history="1">
            <w:r w:rsidRPr="00B97FB9">
              <w:rPr>
                <w:rStyle w:val="Lienhypertexte"/>
                <w:noProof/>
              </w:rPr>
              <w:t>3.16.1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_Toc501723107 \h </w:instrText>
            </w:r>
            <w:r>
              <w:rPr>
                <w:noProof/>
                <w:webHidden/>
              </w:rPr>
            </w:r>
            <w:r>
              <w:rPr>
                <w:noProof/>
                <w:webHidden/>
              </w:rPr>
              <w:fldChar w:fldCharType="separate"/>
            </w:r>
            <w:r>
              <w:rPr>
                <w:noProof/>
                <w:webHidden/>
              </w:rPr>
              <w:t>58</w:t>
            </w:r>
            <w:r>
              <w:rPr>
                <w:noProof/>
                <w:webHidden/>
              </w:rPr>
              <w:fldChar w:fldCharType="end"/>
            </w:r>
          </w:hyperlink>
        </w:p>
        <w:p w14:paraId="651101D4" w14:textId="50E11EBE"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8" w:history="1">
            <w:r w:rsidRPr="00B97FB9">
              <w:rPr>
                <w:rStyle w:val="Lienhypertexte"/>
                <w:noProof/>
              </w:rPr>
              <w:t>3.16.2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_Toc501723108 \h </w:instrText>
            </w:r>
            <w:r>
              <w:rPr>
                <w:noProof/>
                <w:webHidden/>
              </w:rPr>
            </w:r>
            <w:r>
              <w:rPr>
                <w:noProof/>
                <w:webHidden/>
              </w:rPr>
              <w:fldChar w:fldCharType="separate"/>
            </w:r>
            <w:r>
              <w:rPr>
                <w:noProof/>
                <w:webHidden/>
              </w:rPr>
              <w:t>59</w:t>
            </w:r>
            <w:r>
              <w:rPr>
                <w:noProof/>
                <w:webHidden/>
              </w:rPr>
              <w:fldChar w:fldCharType="end"/>
            </w:r>
          </w:hyperlink>
        </w:p>
        <w:p w14:paraId="58800871" w14:textId="42CEA5A1"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9" w:history="1">
            <w:r w:rsidRPr="00B97FB9">
              <w:rPr>
                <w:rStyle w:val="Lienhypertexte"/>
                <w:noProof/>
              </w:rPr>
              <w:t>3.16.3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_Toc501723109 \h </w:instrText>
            </w:r>
            <w:r>
              <w:rPr>
                <w:noProof/>
                <w:webHidden/>
              </w:rPr>
            </w:r>
            <w:r>
              <w:rPr>
                <w:noProof/>
                <w:webHidden/>
              </w:rPr>
              <w:fldChar w:fldCharType="separate"/>
            </w:r>
            <w:r>
              <w:rPr>
                <w:noProof/>
                <w:webHidden/>
              </w:rPr>
              <w:t>59</w:t>
            </w:r>
            <w:r>
              <w:rPr>
                <w:noProof/>
                <w:webHidden/>
              </w:rPr>
              <w:fldChar w:fldCharType="end"/>
            </w:r>
          </w:hyperlink>
        </w:p>
        <w:p w14:paraId="42D0BC81" w14:textId="6A5EACC2"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0" w:history="1">
            <w:r w:rsidRPr="00B97FB9">
              <w:rPr>
                <w:rStyle w:val="Lienhypertexte"/>
                <w:noProof/>
              </w:rPr>
              <w:t>3.16.4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_Toc501723110 \h </w:instrText>
            </w:r>
            <w:r>
              <w:rPr>
                <w:noProof/>
                <w:webHidden/>
              </w:rPr>
            </w:r>
            <w:r>
              <w:rPr>
                <w:noProof/>
                <w:webHidden/>
              </w:rPr>
              <w:fldChar w:fldCharType="separate"/>
            </w:r>
            <w:r>
              <w:rPr>
                <w:noProof/>
                <w:webHidden/>
              </w:rPr>
              <w:t>59</w:t>
            </w:r>
            <w:r>
              <w:rPr>
                <w:noProof/>
                <w:webHidden/>
              </w:rPr>
              <w:fldChar w:fldCharType="end"/>
            </w:r>
          </w:hyperlink>
        </w:p>
        <w:p w14:paraId="5CDC7874" w14:textId="7372B7E1"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1" w:history="1">
            <w:r w:rsidRPr="00B97FB9">
              <w:rPr>
                <w:rStyle w:val="Lienhypertexte"/>
                <w:noProof/>
              </w:rPr>
              <w:t>3.16.5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_Toc501723111 \h </w:instrText>
            </w:r>
            <w:r>
              <w:rPr>
                <w:noProof/>
                <w:webHidden/>
              </w:rPr>
            </w:r>
            <w:r>
              <w:rPr>
                <w:noProof/>
                <w:webHidden/>
              </w:rPr>
              <w:fldChar w:fldCharType="separate"/>
            </w:r>
            <w:r>
              <w:rPr>
                <w:noProof/>
                <w:webHidden/>
              </w:rPr>
              <w:t>59</w:t>
            </w:r>
            <w:r>
              <w:rPr>
                <w:noProof/>
                <w:webHidden/>
              </w:rPr>
              <w:fldChar w:fldCharType="end"/>
            </w:r>
          </w:hyperlink>
        </w:p>
        <w:p w14:paraId="1105E0F2" w14:textId="25A88CE3"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12" w:history="1">
            <w:r w:rsidRPr="00B97FB9">
              <w:rPr>
                <w:rStyle w:val="Lienhypertexte"/>
                <w:noProof/>
              </w:rPr>
              <w:t>3.17</w:t>
            </w:r>
            <w:r>
              <w:rPr>
                <w:rFonts w:asciiTheme="minorHAnsi" w:eastAsiaTheme="minorEastAsia" w:hAnsiTheme="minorHAnsi" w:cstheme="minorBidi"/>
                <w:noProof/>
                <w:sz w:val="22"/>
                <w:szCs w:val="22"/>
                <w:lang w:val="fr-FR" w:eastAsia="fr-FR"/>
              </w:rPr>
              <w:tab/>
            </w:r>
            <w:r w:rsidRPr="00B97FB9">
              <w:rPr>
                <w:rStyle w:val="Lienhypertexte"/>
                <w:noProof/>
              </w:rPr>
              <w:t>API management Component</w:t>
            </w:r>
            <w:r>
              <w:rPr>
                <w:noProof/>
                <w:webHidden/>
              </w:rPr>
              <w:tab/>
            </w:r>
            <w:r>
              <w:rPr>
                <w:noProof/>
                <w:webHidden/>
              </w:rPr>
              <w:fldChar w:fldCharType="begin"/>
            </w:r>
            <w:r>
              <w:rPr>
                <w:noProof/>
                <w:webHidden/>
              </w:rPr>
              <w:instrText xml:space="preserve"> PAGEREF _Toc501723112 \h </w:instrText>
            </w:r>
            <w:r>
              <w:rPr>
                <w:noProof/>
                <w:webHidden/>
              </w:rPr>
            </w:r>
            <w:r>
              <w:rPr>
                <w:noProof/>
                <w:webHidden/>
              </w:rPr>
              <w:fldChar w:fldCharType="separate"/>
            </w:r>
            <w:r>
              <w:rPr>
                <w:noProof/>
                <w:webHidden/>
              </w:rPr>
              <w:t>60</w:t>
            </w:r>
            <w:r>
              <w:rPr>
                <w:noProof/>
                <w:webHidden/>
              </w:rPr>
              <w:fldChar w:fldCharType="end"/>
            </w:r>
          </w:hyperlink>
        </w:p>
        <w:p w14:paraId="29935F7C" w14:textId="7B099D43"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3" w:history="1">
            <w:r w:rsidRPr="00B97FB9">
              <w:rPr>
                <w:rStyle w:val="Lienhypertexte"/>
                <w:noProof/>
              </w:rPr>
              <w:t>3.17.1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_Toc501723113 \h </w:instrText>
            </w:r>
            <w:r>
              <w:rPr>
                <w:noProof/>
                <w:webHidden/>
              </w:rPr>
            </w:r>
            <w:r>
              <w:rPr>
                <w:noProof/>
                <w:webHidden/>
              </w:rPr>
              <w:fldChar w:fldCharType="separate"/>
            </w:r>
            <w:r>
              <w:rPr>
                <w:noProof/>
                <w:webHidden/>
              </w:rPr>
              <w:t>60</w:t>
            </w:r>
            <w:r>
              <w:rPr>
                <w:noProof/>
                <w:webHidden/>
              </w:rPr>
              <w:fldChar w:fldCharType="end"/>
            </w:r>
          </w:hyperlink>
        </w:p>
        <w:p w14:paraId="15C2DB09" w14:textId="23DBF25F"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4" w:history="1">
            <w:r w:rsidRPr="00B97FB9">
              <w:rPr>
                <w:rStyle w:val="Lienhypertexte"/>
                <w:noProof/>
              </w:rPr>
              <w:t>3.17.2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_Toc501723114 \h </w:instrText>
            </w:r>
            <w:r>
              <w:rPr>
                <w:noProof/>
                <w:webHidden/>
              </w:rPr>
            </w:r>
            <w:r>
              <w:rPr>
                <w:noProof/>
                <w:webHidden/>
              </w:rPr>
              <w:fldChar w:fldCharType="separate"/>
            </w:r>
            <w:r>
              <w:rPr>
                <w:noProof/>
                <w:webHidden/>
              </w:rPr>
              <w:t>60</w:t>
            </w:r>
            <w:r>
              <w:rPr>
                <w:noProof/>
                <w:webHidden/>
              </w:rPr>
              <w:fldChar w:fldCharType="end"/>
            </w:r>
          </w:hyperlink>
        </w:p>
        <w:p w14:paraId="6F59AA94" w14:textId="07CA7B70"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5" w:history="1">
            <w:r w:rsidRPr="00B97FB9">
              <w:rPr>
                <w:rStyle w:val="Lienhypertexte"/>
                <w:noProof/>
              </w:rPr>
              <w:t>3.17.3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_Toc501723115 \h </w:instrText>
            </w:r>
            <w:r>
              <w:rPr>
                <w:noProof/>
                <w:webHidden/>
              </w:rPr>
            </w:r>
            <w:r>
              <w:rPr>
                <w:noProof/>
                <w:webHidden/>
              </w:rPr>
              <w:fldChar w:fldCharType="separate"/>
            </w:r>
            <w:r>
              <w:rPr>
                <w:noProof/>
                <w:webHidden/>
              </w:rPr>
              <w:t>60</w:t>
            </w:r>
            <w:r>
              <w:rPr>
                <w:noProof/>
                <w:webHidden/>
              </w:rPr>
              <w:fldChar w:fldCharType="end"/>
            </w:r>
          </w:hyperlink>
        </w:p>
        <w:p w14:paraId="5DF1E673" w14:textId="325A07C2"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6" w:history="1">
            <w:r w:rsidRPr="00B97FB9">
              <w:rPr>
                <w:rStyle w:val="Lienhypertexte"/>
                <w:noProof/>
              </w:rPr>
              <w:t>3.17.4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_Toc501723116 \h </w:instrText>
            </w:r>
            <w:r>
              <w:rPr>
                <w:noProof/>
                <w:webHidden/>
              </w:rPr>
            </w:r>
            <w:r>
              <w:rPr>
                <w:noProof/>
                <w:webHidden/>
              </w:rPr>
              <w:fldChar w:fldCharType="separate"/>
            </w:r>
            <w:r>
              <w:rPr>
                <w:noProof/>
                <w:webHidden/>
              </w:rPr>
              <w:t>60</w:t>
            </w:r>
            <w:r>
              <w:rPr>
                <w:noProof/>
                <w:webHidden/>
              </w:rPr>
              <w:fldChar w:fldCharType="end"/>
            </w:r>
          </w:hyperlink>
        </w:p>
        <w:p w14:paraId="2422BF31" w14:textId="2DF615D3"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7" w:history="1">
            <w:r w:rsidRPr="00B97FB9">
              <w:rPr>
                <w:rStyle w:val="Lienhypertexte"/>
                <w:noProof/>
              </w:rPr>
              <w:t>3.17.5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_Toc501723117 \h </w:instrText>
            </w:r>
            <w:r>
              <w:rPr>
                <w:noProof/>
                <w:webHidden/>
              </w:rPr>
            </w:r>
            <w:r>
              <w:rPr>
                <w:noProof/>
                <w:webHidden/>
              </w:rPr>
              <w:fldChar w:fldCharType="separate"/>
            </w:r>
            <w:r>
              <w:rPr>
                <w:noProof/>
                <w:webHidden/>
              </w:rPr>
              <w:t>61</w:t>
            </w:r>
            <w:r>
              <w:rPr>
                <w:noProof/>
                <w:webHidden/>
              </w:rPr>
              <w:fldChar w:fldCharType="end"/>
            </w:r>
          </w:hyperlink>
        </w:p>
        <w:p w14:paraId="640D867A" w14:textId="7207CED6"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18" w:history="1">
            <w:r w:rsidRPr="00B97FB9">
              <w:rPr>
                <w:rStyle w:val="Lienhypertexte"/>
                <w:noProof/>
              </w:rPr>
              <w:t>3.18</w:t>
            </w:r>
            <w:r>
              <w:rPr>
                <w:rFonts w:asciiTheme="minorHAnsi" w:eastAsiaTheme="minorEastAsia" w:hAnsiTheme="minorHAnsi" w:cstheme="minorBidi"/>
                <w:noProof/>
                <w:sz w:val="22"/>
                <w:szCs w:val="22"/>
                <w:lang w:val="fr-FR" w:eastAsia="fr-FR"/>
              </w:rPr>
              <w:tab/>
            </w:r>
            <w:r w:rsidRPr="00B97FB9">
              <w:rPr>
                <w:rStyle w:val="Lienhypertexte"/>
                <w:noProof/>
              </w:rPr>
              <w:t>Stream Processing Components</w:t>
            </w:r>
            <w:r>
              <w:rPr>
                <w:noProof/>
                <w:webHidden/>
              </w:rPr>
              <w:tab/>
            </w:r>
            <w:r>
              <w:rPr>
                <w:noProof/>
                <w:webHidden/>
              </w:rPr>
              <w:fldChar w:fldCharType="begin"/>
            </w:r>
            <w:r>
              <w:rPr>
                <w:noProof/>
                <w:webHidden/>
              </w:rPr>
              <w:instrText xml:space="preserve"> PAGEREF _Toc501723118 \h </w:instrText>
            </w:r>
            <w:r>
              <w:rPr>
                <w:noProof/>
                <w:webHidden/>
              </w:rPr>
            </w:r>
            <w:r>
              <w:rPr>
                <w:noProof/>
                <w:webHidden/>
              </w:rPr>
              <w:fldChar w:fldCharType="separate"/>
            </w:r>
            <w:r>
              <w:rPr>
                <w:noProof/>
                <w:webHidden/>
              </w:rPr>
              <w:t>61</w:t>
            </w:r>
            <w:r>
              <w:rPr>
                <w:noProof/>
                <w:webHidden/>
              </w:rPr>
              <w:fldChar w:fldCharType="end"/>
            </w:r>
          </w:hyperlink>
        </w:p>
        <w:p w14:paraId="75ECE1B1" w14:textId="19D0A9C0"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9" w:history="1">
            <w:r w:rsidRPr="00B97FB9">
              <w:rPr>
                <w:rStyle w:val="Lienhypertexte"/>
                <w:noProof/>
              </w:rPr>
              <w:t>3.18.1</w:t>
            </w:r>
            <w:r>
              <w:rPr>
                <w:rFonts w:asciiTheme="minorHAnsi" w:eastAsiaTheme="minorEastAsia" w:hAnsiTheme="minorHAnsi" w:cstheme="minorBidi"/>
                <w:noProof/>
                <w:sz w:val="22"/>
                <w:szCs w:val="22"/>
                <w:lang w:val="fr-FR" w:eastAsia="fr-FR"/>
              </w:rPr>
              <w:tab/>
            </w:r>
            <w:r w:rsidRPr="00B97FB9">
              <w:rPr>
                <w:rStyle w:val="Lienhypertexte"/>
                <w:noProof/>
              </w:rPr>
              <w:t>Component Functions</w:t>
            </w:r>
            <w:r>
              <w:rPr>
                <w:noProof/>
                <w:webHidden/>
              </w:rPr>
              <w:tab/>
            </w:r>
            <w:r>
              <w:rPr>
                <w:noProof/>
                <w:webHidden/>
              </w:rPr>
              <w:fldChar w:fldCharType="begin"/>
            </w:r>
            <w:r>
              <w:rPr>
                <w:noProof/>
                <w:webHidden/>
              </w:rPr>
              <w:instrText xml:space="preserve"> PAGEREF _Toc501723119 \h </w:instrText>
            </w:r>
            <w:r>
              <w:rPr>
                <w:noProof/>
                <w:webHidden/>
              </w:rPr>
            </w:r>
            <w:r>
              <w:rPr>
                <w:noProof/>
                <w:webHidden/>
              </w:rPr>
              <w:fldChar w:fldCharType="separate"/>
            </w:r>
            <w:r>
              <w:rPr>
                <w:noProof/>
                <w:webHidden/>
              </w:rPr>
              <w:t>61</w:t>
            </w:r>
            <w:r>
              <w:rPr>
                <w:noProof/>
                <w:webHidden/>
              </w:rPr>
              <w:fldChar w:fldCharType="end"/>
            </w:r>
          </w:hyperlink>
        </w:p>
        <w:p w14:paraId="1B9B284F" w14:textId="54B34AE2"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0" w:history="1">
            <w:r w:rsidRPr="00B97FB9">
              <w:rPr>
                <w:rStyle w:val="Lienhypertexte"/>
                <w:noProof/>
              </w:rPr>
              <w:t>3.18.2</w:t>
            </w:r>
            <w:r>
              <w:rPr>
                <w:rFonts w:asciiTheme="minorHAnsi" w:eastAsiaTheme="minorEastAsia" w:hAnsiTheme="minorHAnsi" w:cstheme="minorBidi"/>
                <w:noProof/>
                <w:sz w:val="22"/>
                <w:szCs w:val="22"/>
                <w:lang w:val="fr-FR" w:eastAsia="fr-FR"/>
              </w:rPr>
              <w:tab/>
            </w:r>
            <w:r w:rsidRPr="00B97FB9">
              <w:rPr>
                <w:rStyle w:val="Lienhypertexte"/>
                <w:noProof/>
              </w:rPr>
              <w:t>Technical Considerations</w:t>
            </w:r>
            <w:r>
              <w:rPr>
                <w:noProof/>
                <w:webHidden/>
              </w:rPr>
              <w:tab/>
            </w:r>
            <w:r>
              <w:rPr>
                <w:noProof/>
                <w:webHidden/>
              </w:rPr>
              <w:fldChar w:fldCharType="begin"/>
            </w:r>
            <w:r>
              <w:rPr>
                <w:noProof/>
                <w:webHidden/>
              </w:rPr>
              <w:instrText xml:space="preserve"> PAGEREF _Toc501723120 \h </w:instrText>
            </w:r>
            <w:r>
              <w:rPr>
                <w:noProof/>
                <w:webHidden/>
              </w:rPr>
            </w:r>
            <w:r>
              <w:rPr>
                <w:noProof/>
                <w:webHidden/>
              </w:rPr>
              <w:fldChar w:fldCharType="separate"/>
            </w:r>
            <w:r>
              <w:rPr>
                <w:noProof/>
                <w:webHidden/>
              </w:rPr>
              <w:t>61</w:t>
            </w:r>
            <w:r>
              <w:rPr>
                <w:noProof/>
                <w:webHidden/>
              </w:rPr>
              <w:fldChar w:fldCharType="end"/>
            </w:r>
          </w:hyperlink>
        </w:p>
        <w:p w14:paraId="2A660C7B" w14:textId="139B621B"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1" w:history="1">
            <w:r w:rsidRPr="00B97FB9">
              <w:rPr>
                <w:rStyle w:val="Lienhypertexte"/>
                <w:noProof/>
              </w:rPr>
              <w:t>3.18.3</w:t>
            </w:r>
            <w:r>
              <w:rPr>
                <w:rFonts w:asciiTheme="minorHAnsi" w:eastAsiaTheme="minorEastAsia" w:hAnsiTheme="minorHAnsi" w:cstheme="minorBidi"/>
                <w:noProof/>
                <w:sz w:val="22"/>
                <w:szCs w:val="22"/>
                <w:lang w:val="fr-FR" w:eastAsia="fr-FR"/>
              </w:rPr>
              <w:tab/>
            </w:r>
            <w:r w:rsidRPr="00B97FB9">
              <w:rPr>
                <w:rStyle w:val="Lienhypertexte"/>
                <w:noProof/>
              </w:rPr>
              <w:t>Selected Products</w:t>
            </w:r>
            <w:r>
              <w:rPr>
                <w:noProof/>
                <w:webHidden/>
              </w:rPr>
              <w:tab/>
            </w:r>
            <w:r>
              <w:rPr>
                <w:noProof/>
                <w:webHidden/>
              </w:rPr>
              <w:fldChar w:fldCharType="begin"/>
            </w:r>
            <w:r>
              <w:rPr>
                <w:noProof/>
                <w:webHidden/>
              </w:rPr>
              <w:instrText xml:space="preserve"> PAGEREF _Toc501723121 \h </w:instrText>
            </w:r>
            <w:r>
              <w:rPr>
                <w:noProof/>
                <w:webHidden/>
              </w:rPr>
            </w:r>
            <w:r>
              <w:rPr>
                <w:noProof/>
                <w:webHidden/>
              </w:rPr>
              <w:fldChar w:fldCharType="separate"/>
            </w:r>
            <w:r>
              <w:rPr>
                <w:noProof/>
                <w:webHidden/>
              </w:rPr>
              <w:t>61</w:t>
            </w:r>
            <w:r>
              <w:rPr>
                <w:noProof/>
                <w:webHidden/>
              </w:rPr>
              <w:fldChar w:fldCharType="end"/>
            </w:r>
          </w:hyperlink>
        </w:p>
        <w:p w14:paraId="27F9A3DA" w14:textId="31B7B6F0"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2" w:history="1">
            <w:r w:rsidRPr="00B97FB9">
              <w:rPr>
                <w:rStyle w:val="Lienhypertexte"/>
                <w:noProof/>
              </w:rPr>
              <w:t>3.18.4</w:t>
            </w:r>
            <w:r>
              <w:rPr>
                <w:rFonts w:asciiTheme="minorHAnsi" w:eastAsiaTheme="minorEastAsia" w:hAnsiTheme="minorHAnsi" w:cstheme="minorBidi"/>
                <w:noProof/>
                <w:sz w:val="22"/>
                <w:szCs w:val="22"/>
                <w:lang w:val="fr-FR" w:eastAsia="fr-FR"/>
              </w:rPr>
              <w:tab/>
            </w:r>
            <w:r w:rsidRPr="00B97FB9">
              <w:rPr>
                <w:rStyle w:val="Lienhypertexte"/>
                <w:noProof/>
              </w:rPr>
              <w:t>Selection Rationale</w:t>
            </w:r>
            <w:r>
              <w:rPr>
                <w:noProof/>
                <w:webHidden/>
              </w:rPr>
              <w:tab/>
            </w:r>
            <w:r>
              <w:rPr>
                <w:noProof/>
                <w:webHidden/>
              </w:rPr>
              <w:fldChar w:fldCharType="begin"/>
            </w:r>
            <w:r>
              <w:rPr>
                <w:noProof/>
                <w:webHidden/>
              </w:rPr>
              <w:instrText xml:space="preserve"> PAGEREF _Toc501723122 \h </w:instrText>
            </w:r>
            <w:r>
              <w:rPr>
                <w:noProof/>
                <w:webHidden/>
              </w:rPr>
            </w:r>
            <w:r>
              <w:rPr>
                <w:noProof/>
                <w:webHidden/>
              </w:rPr>
              <w:fldChar w:fldCharType="separate"/>
            </w:r>
            <w:r>
              <w:rPr>
                <w:noProof/>
                <w:webHidden/>
              </w:rPr>
              <w:t>61</w:t>
            </w:r>
            <w:r>
              <w:rPr>
                <w:noProof/>
                <w:webHidden/>
              </w:rPr>
              <w:fldChar w:fldCharType="end"/>
            </w:r>
          </w:hyperlink>
        </w:p>
        <w:p w14:paraId="2F0F9B84" w14:textId="733E0FC4" w:rsidR="005A252E" w:rsidRDefault="005A252E">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3" w:history="1">
            <w:r w:rsidRPr="00B97FB9">
              <w:rPr>
                <w:rStyle w:val="Lienhypertexte"/>
                <w:noProof/>
              </w:rPr>
              <w:t>3.18.5</w:t>
            </w:r>
            <w:r>
              <w:rPr>
                <w:rFonts w:asciiTheme="minorHAnsi" w:eastAsiaTheme="minorEastAsia" w:hAnsiTheme="minorHAnsi" w:cstheme="minorBidi"/>
                <w:noProof/>
                <w:sz w:val="22"/>
                <w:szCs w:val="22"/>
                <w:lang w:val="fr-FR" w:eastAsia="fr-FR"/>
              </w:rPr>
              <w:tab/>
            </w:r>
            <w:r w:rsidRPr="00B97FB9">
              <w:rPr>
                <w:rStyle w:val="Lienhypertexte"/>
                <w:noProof/>
              </w:rPr>
              <w:t>Architecture Risks</w:t>
            </w:r>
            <w:r>
              <w:rPr>
                <w:noProof/>
                <w:webHidden/>
              </w:rPr>
              <w:tab/>
            </w:r>
            <w:r>
              <w:rPr>
                <w:noProof/>
                <w:webHidden/>
              </w:rPr>
              <w:fldChar w:fldCharType="begin"/>
            </w:r>
            <w:r>
              <w:rPr>
                <w:noProof/>
                <w:webHidden/>
              </w:rPr>
              <w:instrText xml:space="preserve"> PAGEREF _Toc501723123 \h </w:instrText>
            </w:r>
            <w:r>
              <w:rPr>
                <w:noProof/>
                <w:webHidden/>
              </w:rPr>
            </w:r>
            <w:r>
              <w:rPr>
                <w:noProof/>
                <w:webHidden/>
              </w:rPr>
              <w:fldChar w:fldCharType="separate"/>
            </w:r>
            <w:r>
              <w:rPr>
                <w:noProof/>
                <w:webHidden/>
              </w:rPr>
              <w:t>61</w:t>
            </w:r>
            <w:r>
              <w:rPr>
                <w:noProof/>
                <w:webHidden/>
              </w:rPr>
              <w:fldChar w:fldCharType="end"/>
            </w:r>
          </w:hyperlink>
        </w:p>
        <w:p w14:paraId="04CDEF13" w14:textId="47E7E4E3" w:rsidR="005A252E" w:rsidRDefault="005A252E">
          <w:pPr>
            <w:pStyle w:val="TM1"/>
            <w:tabs>
              <w:tab w:val="left" w:pos="660"/>
            </w:tabs>
            <w:rPr>
              <w:rFonts w:asciiTheme="minorHAnsi" w:eastAsiaTheme="minorEastAsia" w:hAnsiTheme="minorHAnsi" w:cstheme="minorBidi"/>
              <w:b w:val="0"/>
              <w:caps w:val="0"/>
              <w:noProof/>
              <w:sz w:val="22"/>
              <w:szCs w:val="22"/>
              <w:lang w:val="fr-FR" w:eastAsia="fr-FR"/>
            </w:rPr>
          </w:pPr>
          <w:hyperlink w:anchor="_Toc501723124" w:history="1">
            <w:r w:rsidRPr="00B97FB9">
              <w:rPr>
                <w:rStyle w:val="Lienhypertexte"/>
                <w:noProof/>
              </w:rPr>
              <w:t>4</w:t>
            </w:r>
            <w:r>
              <w:rPr>
                <w:rFonts w:asciiTheme="minorHAnsi" w:eastAsiaTheme="minorEastAsia" w:hAnsiTheme="minorHAnsi" w:cstheme="minorBidi"/>
                <w:b w:val="0"/>
                <w:caps w:val="0"/>
                <w:noProof/>
                <w:sz w:val="22"/>
                <w:szCs w:val="22"/>
                <w:lang w:val="fr-FR" w:eastAsia="fr-FR"/>
              </w:rPr>
              <w:tab/>
            </w:r>
            <w:r w:rsidRPr="00B97FB9">
              <w:rPr>
                <w:rStyle w:val="Lienhypertexte"/>
                <w:noProof/>
              </w:rPr>
              <w:t>Section 4 System Construction Environment</w:t>
            </w:r>
            <w:r>
              <w:rPr>
                <w:noProof/>
                <w:webHidden/>
              </w:rPr>
              <w:tab/>
            </w:r>
            <w:r>
              <w:rPr>
                <w:noProof/>
                <w:webHidden/>
              </w:rPr>
              <w:fldChar w:fldCharType="begin"/>
            </w:r>
            <w:r>
              <w:rPr>
                <w:noProof/>
                <w:webHidden/>
              </w:rPr>
              <w:instrText xml:space="preserve"> PAGEREF _Toc501723124 \h </w:instrText>
            </w:r>
            <w:r>
              <w:rPr>
                <w:noProof/>
                <w:webHidden/>
              </w:rPr>
            </w:r>
            <w:r>
              <w:rPr>
                <w:noProof/>
                <w:webHidden/>
              </w:rPr>
              <w:fldChar w:fldCharType="separate"/>
            </w:r>
            <w:r>
              <w:rPr>
                <w:noProof/>
                <w:webHidden/>
              </w:rPr>
              <w:t>61</w:t>
            </w:r>
            <w:r>
              <w:rPr>
                <w:noProof/>
                <w:webHidden/>
              </w:rPr>
              <w:fldChar w:fldCharType="end"/>
            </w:r>
          </w:hyperlink>
        </w:p>
        <w:p w14:paraId="6B595064" w14:textId="57F835AB"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5" w:history="1">
            <w:r w:rsidRPr="00B97FB9">
              <w:rPr>
                <w:rStyle w:val="Lienhypertexte"/>
                <w:noProof/>
              </w:rPr>
              <w:t>4.1</w:t>
            </w:r>
            <w:r>
              <w:rPr>
                <w:rFonts w:asciiTheme="minorHAnsi" w:eastAsiaTheme="minorEastAsia" w:hAnsiTheme="minorHAnsi" w:cstheme="minorBidi"/>
                <w:noProof/>
                <w:sz w:val="22"/>
                <w:szCs w:val="22"/>
                <w:lang w:val="fr-FR" w:eastAsia="fr-FR"/>
              </w:rPr>
              <w:tab/>
            </w:r>
            <w:r w:rsidRPr="00B97FB9">
              <w:rPr>
                <w:rStyle w:val="Lienhypertexte"/>
                <w:noProof/>
              </w:rPr>
              <w:t>Preliminary test Environment</w:t>
            </w:r>
            <w:r>
              <w:rPr>
                <w:noProof/>
                <w:webHidden/>
              </w:rPr>
              <w:tab/>
            </w:r>
            <w:r>
              <w:rPr>
                <w:noProof/>
                <w:webHidden/>
              </w:rPr>
              <w:fldChar w:fldCharType="begin"/>
            </w:r>
            <w:r>
              <w:rPr>
                <w:noProof/>
                <w:webHidden/>
              </w:rPr>
              <w:instrText xml:space="preserve"> PAGEREF _Toc501723125 \h </w:instrText>
            </w:r>
            <w:r>
              <w:rPr>
                <w:noProof/>
                <w:webHidden/>
              </w:rPr>
            </w:r>
            <w:r>
              <w:rPr>
                <w:noProof/>
                <w:webHidden/>
              </w:rPr>
              <w:fldChar w:fldCharType="separate"/>
            </w:r>
            <w:r>
              <w:rPr>
                <w:noProof/>
                <w:webHidden/>
              </w:rPr>
              <w:t>61</w:t>
            </w:r>
            <w:r>
              <w:rPr>
                <w:noProof/>
                <w:webHidden/>
              </w:rPr>
              <w:fldChar w:fldCharType="end"/>
            </w:r>
          </w:hyperlink>
        </w:p>
        <w:p w14:paraId="5C6DF7C6" w14:textId="6C0C4601"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6" w:history="1">
            <w:r w:rsidRPr="00B97FB9">
              <w:rPr>
                <w:rStyle w:val="Lienhypertexte"/>
                <w:noProof/>
              </w:rPr>
              <w:t>4.2</w:t>
            </w:r>
            <w:r>
              <w:rPr>
                <w:rFonts w:asciiTheme="minorHAnsi" w:eastAsiaTheme="minorEastAsia" w:hAnsiTheme="minorHAnsi" w:cstheme="minorBidi"/>
                <w:noProof/>
                <w:sz w:val="22"/>
                <w:szCs w:val="22"/>
                <w:lang w:val="fr-FR" w:eastAsia="fr-FR"/>
              </w:rPr>
              <w:tab/>
            </w:r>
            <w:r w:rsidRPr="00B97FB9">
              <w:rPr>
                <w:rStyle w:val="Lienhypertexte"/>
                <w:noProof/>
              </w:rPr>
              <w:t>Global system vision</w:t>
            </w:r>
            <w:r>
              <w:rPr>
                <w:noProof/>
                <w:webHidden/>
              </w:rPr>
              <w:tab/>
            </w:r>
            <w:r>
              <w:rPr>
                <w:noProof/>
                <w:webHidden/>
              </w:rPr>
              <w:fldChar w:fldCharType="begin"/>
            </w:r>
            <w:r>
              <w:rPr>
                <w:noProof/>
                <w:webHidden/>
              </w:rPr>
              <w:instrText xml:space="preserve"> PAGEREF _Toc501723126 \h </w:instrText>
            </w:r>
            <w:r>
              <w:rPr>
                <w:noProof/>
                <w:webHidden/>
              </w:rPr>
            </w:r>
            <w:r>
              <w:rPr>
                <w:noProof/>
                <w:webHidden/>
              </w:rPr>
              <w:fldChar w:fldCharType="separate"/>
            </w:r>
            <w:r>
              <w:rPr>
                <w:noProof/>
                <w:webHidden/>
              </w:rPr>
              <w:t>62</w:t>
            </w:r>
            <w:r>
              <w:rPr>
                <w:noProof/>
                <w:webHidden/>
              </w:rPr>
              <w:fldChar w:fldCharType="end"/>
            </w:r>
          </w:hyperlink>
        </w:p>
        <w:p w14:paraId="01C7530E" w14:textId="73E9B13B"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7" w:history="1">
            <w:r w:rsidRPr="00B97FB9">
              <w:rPr>
                <w:rStyle w:val="Lienhypertexte"/>
                <w:noProof/>
              </w:rPr>
              <w:t>4.3</w:t>
            </w:r>
            <w:r>
              <w:rPr>
                <w:rFonts w:asciiTheme="minorHAnsi" w:eastAsiaTheme="minorEastAsia" w:hAnsiTheme="minorHAnsi" w:cstheme="minorBidi"/>
                <w:noProof/>
                <w:sz w:val="22"/>
                <w:szCs w:val="22"/>
                <w:lang w:val="fr-FR" w:eastAsia="fr-FR"/>
              </w:rPr>
              <w:tab/>
            </w:r>
            <w:r w:rsidRPr="00B97FB9">
              <w:rPr>
                <w:rStyle w:val="Lienhypertexte"/>
                <w:noProof/>
              </w:rPr>
              <w:t>Development Environment</w:t>
            </w:r>
            <w:r>
              <w:rPr>
                <w:noProof/>
                <w:webHidden/>
              </w:rPr>
              <w:tab/>
            </w:r>
            <w:r>
              <w:rPr>
                <w:noProof/>
                <w:webHidden/>
              </w:rPr>
              <w:fldChar w:fldCharType="begin"/>
            </w:r>
            <w:r>
              <w:rPr>
                <w:noProof/>
                <w:webHidden/>
              </w:rPr>
              <w:instrText xml:space="preserve"> PAGEREF _Toc501723127 \h </w:instrText>
            </w:r>
            <w:r>
              <w:rPr>
                <w:noProof/>
                <w:webHidden/>
              </w:rPr>
            </w:r>
            <w:r>
              <w:rPr>
                <w:noProof/>
                <w:webHidden/>
              </w:rPr>
              <w:fldChar w:fldCharType="separate"/>
            </w:r>
            <w:r>
              <w:rPr>
                <w:noProof/>
                <w:webHidden/>
              </w:rPr>
              <w:t>62</w:t>
            </w:r>
            <w:r>
              <w:rPr>
                <w:noProof/>
                <w:webHidden/>
              </w:rPr>
              <w:fldChar w:fldCharType="end"/>
            </w:r>
          </w:hyperlink>
        </w:p>
        <w:p w14:paraId="56C9F7AF" w14:textId="1B554B8E"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28" w:history="1">
            <w:r w:rsidRPr="00B97FB9">
              <w:rPr>
                <w:rStyle w:val="Lienhypertexte"/>
                <w:noProof/>
              </w:rPr>
              <w:t>4.3.1</w:t>
            </w:r>
            <w:r>
              <w:rPr>
                <w:rFonts w:asciiTheme="minorHAnsi" w:eastAsiaTheme="minorEastAsia" w:hAnsiTheme="minorHAnsi" w:cstheme="minorBidi"/>
                <w:noProof/>
                <w:sz w:val="22"/>
                <w:szCs w:val="22"/>
                <w:lang w:val="fr-FR" w:eastAsia="fr-FR"/>
              </w:rPr>
              <w:tab/>
            </w:r>
            <w:r w:rsidRPr="00B97FB9">
              <w:rPr>
                <w:rStyle w:val="Lienhypertexte"/>
                <w:noProof/>
              </w:rPr>
              <w:t>Developer Workstation Configuration</w:t>
            </w:r>
            <w:r>
              <w:rPr>
                <w:noProof/>
                <w:webHidden/>
              </w:rPr>
              <w:tab/>
            </w:r>
            <w:r>
              <w:rPr>
                <w:noProof/>
                <w:webHidden/>
              </w:rPr>
              <w:fldChar w:fldCharType="begin"/>
            </w:r>
            <w:r>
              <w:rPr>
                <w:noProof/>
                <w:webHidden/>
              </w:rPr>
              <w:instrText xml:space="preserve"> PAGEREF _Toc501723128 \h </w:instrText>
            </w:r>
            <w:r>
              <w:rPr>
                <w:noProof/>
                <w:webHidden/>
              </w:rPr>
            </w:r>
            <w:r>
              <w:rPr>
                <w:noProof/>
                <w:webHidden/>
              </w:rPr>
              <w:fldChar w:fldCharType="separate"/>
            </w:r>
            <w:r>
              <w:rPr>
                <w:noProof/>
                <w:webHidden/>
              </w:rPr>
              <w:t>62</w:t>
            </w:r>
            <w:r>
              <w:rPr>
                <w:noProof/>
                <w:webHidden/>
              </w:rPr>
              <w:fldChar w:fldCharType="end"/>
            </w:r>
          </w:hyperlink>
        </w:p>
        <w:p w14:paraId="1D2FC5E0" w14:textId="2BB0B951"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29" w:history="1">
            <w:r w:rsidRPr="00B97FB9">
              <w:rPr>
                <w:rStyle w:val="Lienhypertexte"/>
                <w:noProof/>
              </w:rPr>
              <w:t>4.3.2</w:t>
            </w:r>
            <w:r>
              <w:rPr>
                <w:rFonts w:asciiTheme="minorHAnsi" w:eastAsiaTheme="minorEastAsia" w:hAnsiTheme="minorHAnsi" w:cstheme="minorBidi"/>
                <w:noProof/>
                <w:sz w:val="22"/>
                <w:szCs w:val="22"/>
                <w:lang w:val="fr-FR" w:eastAsia="fr-FR"/>
              </w:rPr>
              <w:tab/>
            </w:r>
            <w:r w:rsidRPr="00B97FB9">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_Toc501723129 \h </w:instrText>
            </w:r>
            <w:r>
              <w:rPr>
                <w:noProof/>
                <w:webHidden/>
              </w:rPr>
            </w:r>
            <w:r>
              <w:rPr>
                <w:noProof/>
                <w:webHidden/>
              </w:rPr>
              <w:fldChar w:fldCharType="separate"/>
            </w:r>
            <w:r>
              <w:rPr>
                <w:noProof/>
                <w:webHidden/>
              </w:rPr>
              <w:t>62</w:t>
            </w:r>
            <w:r>
              <w:rPr>
                <w:noProof/>
                <w:webHidden/>
              </w:rPr>
              <w:fldChar w:fldCharType="end"/>
            </w:r>
          </w:hyperlink>
        </w:p>
        <w:p w14:paraId="4CC6EFED" w14:textId="56D2F885"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30" w:history="1">
            <w:r w:rsidRPr="00B97FB9">
              <w:rPr>
                <w:rStyle w:val="Lienhypertexte"/>
                <w:noProof/>
              </w:rPr>
              <w:t>4.4</w:t>
            </w:r>
            <w:r>
              <w:rPr>
                <w:rFonts w:asciiTheme="minorHAnsi" w:eastAsiaTheme="minorEastAsia" w:hAnsiTheme="minorHAnsi" w:cstheme="minorBidi"/>
                <w:noProof/>
                <w:sz w:val="22"/>
                <w:szCs w:val="22"/>
                <w:lang w:val="fr-FR" w:eastAsia="fr-FR"/>
              </w:rPr>
              <w:tab/>
            </w:r>
            <w:r w:rsidRPr="00B97FB9">
              <w:rPr>
                <w:rStyle w:val="Lienhypertexte"/>
                <w:noProof/>
              </w:rPr>
              <w:t>QA Test Environment</w:t>
            </w:r>
            <w:r>
              <w:rPr>
                <w:noProof/>
                <w:webHidden/>
              </w:rPr>
              <w:tab/>
            </w:r>
            <w:r>
              <w:rPr>
                <w:noProof/>
                <w:webHidden/>
              </w:rPr>
              <w:fldChar w:fldCharType="begin"/>
            </w:r>
            <w:r>
              <w:rPr>
                <w:noProof/>
                <w:webHidden/>
              </w:rPr>
              <w:instrText xml:space="preserve"> PAGEREF _Toc501723130 \h </w:instrText>
            </w:r>
            <w:r>
              <w:rPr>
                <w:noProof/>
                <w:webHidden/>
              </w:rPr>
            </w:r>
            <w:r>
              <w:rPr>
                <w:noProof/>
                <w:webHidden/>
              </w:rPr>
              <w:fldChar w:fldCharType="separate"/>
            </w:r>
            <w:r>
              <w:rPr>
                <w:noProof/>
                <w:webHidden/>
              </w:rPr>
              <w:t>63</w:t>
            </w:r>
            <w:r>
              <w:rPr>
                <w:noProof/>
                <w:webHidden/>
              </w:rPr>
              <w:fldChar w:fldCharType="end"/>
            </w:r>
          </w:hyperlink>
        </w:p>
        <w:p w14:paraId="06EF30DE" w14:textId="2390E660"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1" w:history="1">
            <w:r w:rsidRPr="00B97FB9">
              <w:rPr>
                <w:rStyle w:val="Lienhypertexte"/>
                <w:noProof/>
              </w:rPr>
              <w:t>4.4.1</w:t>
            </w:r>
            <w:r>
              <w:rPr>
                <w:rFonts w:asciiTheme="minorHAnsi" w:eastAsiaTheme="minorEastAsia" w:hAnsiTheme="minorHAnsi" w:cstheme="minorBidi"/>
                <w:noProof/>
                <w:sz w:val="22"/>
                <w:szCs w:val="22"/>
                <w:lang w:val="fr-FR" w:eastAsia="fr-FR"/>
              </w:rPr>
              <w:tab/>
            </w:r>
            <w:r w:rsidRPr="00B97FB9">
              <w:rPr>
                <w:rStyle w:val="Lienhypertexte"/>
                <w:noProof/>
              </w:rPr>
              <w:t>QA Test Environment Configuration</w:t>
            </w:r>
            <w:r>
              <w:rPr>
                <w:noProof/>
                <w:webHidden/>
              </w:rPr>
              <w:tab/>
            </w:r>
            <w:r>
              <w:rPr>
                <w:noProof/>
                <w:webHidden/>
              </w:rPr>
              <w:fldChar w:fldCharType="begin"/>
            </w:r>
            <w:r>
              <w:rPr>
                <w:noProof/>
                <w:webHidden/>
              </w:rPr>
              <w:instrText xml:space="preserve"> PAGEREF _Toc501723131 \h </w:instrText>
            </w:r>
            <w:r>
              <w:rPr>
                <w:noProof/>
                <w:webHidden/>
              </w:rPr>
            </w:r>
            <w:r>
              <w:rPr>
                <w:noProof/>
                <w:webHidden/>
              </w:rPr>
              <w:fldChar w:fldCharType="separate"/>
            </w:r>
            <w:r>
              <w:rPr>
                <w:noProof/>
                <w:webHidden/>
              </w:rPr>
              <w:t>63</w:t>
            </w:r>
            <w:r>
              <w:rPr>
                <w:noProof/>
                <w:webHidden/>
              </w:rPr>
              <w:fldChar w:fldCharType="end"/>
            </w:r>
          </w:hyperlink>
        </w:p>
        <w:p w14:paraId="213258FE" w14:textId="69E5C370"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2" w:history="1">
            <w:r w:rsidRPr="00B97FB9">
              <w:rPr>
                <w:rStyle w:val="Lienhypertexte"/>
                <w:noProof/>
              </w:rPr>
              <w:t>4.4.2</w:t>
            </w:r>
            <w:r>
              <w:rPr>
                <w:rFonts w:asciiTheme="minorHAnsi" w:eastAsiaTheme="minorEastAsia" w:hAnsiTheme="minorHAnsi" w:cstheme="minorBidi"/>
                <w:noProof/>
                <w:sz w:val="22"/>
                <w:szCs w:val="22"/>
                <w:lang w:val="fr-FR" w:eastAsia="fr-FR"/>
              </w:rPr>
              <w:tab/>
            </w:r>
            <w:r w:rsidRPr="00B97FB9">
              <w:rPr>
                <w:rStyle w:val="Lienhypertexte"/>
                <w:noProof/>
              </w:rPr>
              <w:t>Supporting QA Test Infrastructure Configuration</w:t>
            </w:r>
            <w:r>
              <w:rPr>
                <w:noProof/>
                <w:webHidden/>
              </w:rPr>
              <w:tab/>
            </w:r>
            <w:r>
              <w:rPr>
                <w:noProof/>
                <w:webHidden/>
              </w:rPr>
              <w:fldChar w:fldCharType="begin"/>
            </w:r>
            <w:r>
              <w:rPr>
                <w:noProof/>
                <w:webHidden/>
              </w:rPr>
              <w:instrText xml:space="preserve"> PAGEREF _Toc501723132 \h </w:instrText>
            </w:r>
            <w:r>
              <w:rPr>
                <w:noProof/>
                <w:webHidden/>
              </w:rPr>
            </w:r>
            <w:r>
              <w:rPr>
                <w:noProof/>
                <w:webHidden/>
              </w:rPr>
              <w:fldChar w:fldCharType="separate"/>
            </w:r>
            <w:r>
              <w:rPr>
                <w:noProof/>
                <w:webHidden/>
              </w:rPr>
              <w:t>64</w:t>
            </w:r>
            <w:r>
              <w:rPr>
                <w:noProof/>
                <w:webHidden/>
              </w:rPr>
              <w:fldChar w:fldCharType="end"/>
            </w:r>
          </w:hyperlink>
        </w:p>
        <w:p w14:paraId="238CBF6C" w14:textId="36562D27" w:rsidR="005A252E" w:rsidRDefault="005A252E">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33" w:history="1">
            <w:r w:rsidRPr="00B97FB9">
              <w:rPr>
                <w:rStyle w:val="Lienhypertexte"/>
                <w:noProof/>
              </w:rPr>
              <w:t>4.5</w:t>
            </w:r>
            <w:r>
              <w:rPr>
                <w:rFonts w:asciiTheme="minorHAnsi" w:eastAsiaTheme="minorEastAsia" w:hAnsiTheme="minorHAnsi" w:cstheme="minorBidi"/>
                <w:noProof/>
                <w:sz w:val="22"/>
                <w:szCs w:val="22"/>
                <w:lang w:val="fr-FR" w:eastAsia="fr-FR"/>
              </w:rPr>
              <w:tab/>
            </w:r>
            <w:r w:rsidRPr="00B97FB9">
              <w:rPr>
                <w:rStyle w:val="Lienhypertexte"/>
                <w:noProof/>
              </w:rPr>
              <w:t>Production Environment</w:t>
            </w:r>
            <w:r>
              <w:rPr>
                <w:noProof/>
                <w:webHidden/>
              </w:rPr>
              <w:tab/>
            </w:r>
            <w:r>
              <w:rPr>
                <w:noProof/>
                <w:webHidden/>
              </w:rPr>
              <w:fldChar w:fldCharType="begin"/>
            </w:r>
            <w:r>
              <w:rPr>
                <w:noProof/>
                <w:webHidden/>
              </w:rPr>
              <w:instrText xml:space="preserve"> PAGEREF _Toc501723133 \h </w:instrText>
            </w:r>
            <w:r>
              <w:rPr>
                <w:noProof/>
                <w:webHidden/>
              </w:rPr>
            </w:r>
            <w:r>
              <w:rPr>
                <w:noProof/>
                <w:webHidden/>
              </w:rPr>
              <w:fldChar w:fldCharType="separate"/>
            </w:r>
            <w:r>
              <w:rPr>
                <w:noProof/>
                <w:webHidden/>
              </w:rPr>
              <w:t>65</w:t>
            </w:r>
            <w:r>
              <w:rPr>
                <w:noProof/>
                <w:webHidden/>
              </w:rPr>
              <w:fldChar w:fldCharType="end"/>
            </w:r>
          </w:hyperlink>
        </w:p>
        <w:p w14:paraId="69986015" w14:textId="1ECF556A"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4" w:history="1">
            <w:r w:rsidRPr="00B97FB9">
              <w:rPr>
                <w:rStyle w:val="Lienhypertexte"/>
                <w:noProof/>
              </w:rPr>
              <w:t>4.5.1</w:t>
            </w:r>
            <w:r>
              <w:rPr>
                <w:rFonts w:asciiTheme="minorHAnsi" w:eastAsiaTheme="minorEastAsia" w:hAnsiTheme="minorHAnsi" w:cstheme="minorBidi"/>
                <w:noProof/>
                <w:sz w:val="22"/>
                <w:szCs w:val="22"/>
                <w:lang w:val="fr-FR" w:eastAsia="fr-FR"/>
              </w:rPr>
              <w:tab/>
            </w:r>
            <w:r w:rsidRPr="00B97FB9">
              <w:rPr>
                <w:rStyle w:val="Lienhypertexte"/>
                <w:noProof/>
              </w:rPr>
              <w:t>Production environment Configuration</w:t>
            </w:r>
            <w:r>
              <w:rPr>
                <w:noProof/>
                <w:webHidden/>
              </w:rPr>
              <w:tab/>
            </w:r>
            <w:r>
              <w:rPr>
                <w:noProof/>
                <w:webHidden/>
              </w:rPr>
              <w:fldChar w:fldCharType="begin"/>
            </w:r>
            <w:r>
              <w:rPr>
                <w:noProof/>
                <w:webHidden/>
              </w:rPr>
              <w:instrText xml:space="preserve"> PAGEREF _Toc501723134 \h </w:instrText>
            </w:r>
            <w:r>
              <w:rPr>
                <w:noProof/>
                <w:webHidden/>
              </w:rPr>
            </w:r>
            <w:r>
              <w:rPr>
                <w:noProof/>
                <w:webHidden/>
              </w:rPr>
              <w:fldChar w:fldCharType="separate"/>
            </w:r>
            <w:r>
              <w:rPr>
                <w:noProof/>
                <w:webHidden/>
              </w:rPr>
              <w:t>65</w:t>
            </w:r>
            <w:r>
              <w:rPr>
                <w:noProof/>
                <w:webHidden/>
              </w:rPr>
              <w:fldChar w:fldCharType="end"/>
            </w:r>
          </w:hyperlink>
        </w:p>
        <w:p w14:paraId="15AAFB45" w14:textId="4EFA931C" w:rsidR="005A252E" w:rsidRDefault="005A252E">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5" w:history="1">
            <w:r w:rsidRPr="00B97FB9">
              <w:rPr>
                <w:rStyle w:val="Lienhypertexte"/>
                <w:noProof/>
              </w:rPr>
              <w:t>4.5.2</w:t>
            </w:r>
            <w:r>
              <w:rPr>
                <w:rFonts w:asciiTheme="minorHAnsi" w:eastAsiaTheme="minorEastAsia" w:hAnsiTheme="minorHAnsi" w:cstheme="minorBidi"/>
                <w:noProof/>
                <w:sz w:val="22"/>
                <w:szCs w:val="22"/>
                <w:lang w:val="fr-FR" w:eastAsia="fr-FR"/>
              </w:rPr>
              <w:tab/>
            </w:r>
            <w:r w:rsidRPr="00B97FB9">
              <w:rPr>
                <w:rStyle w:val="Lienhypertexte"/>
                <w:noProof/>
              </w:rPr>
              <w:t>Supporting Production Infrastructure Configuration</w:t>
            </w:r>
            <w:r>
              <w:rPr>
                <w:noProof/>
                <w:webHidden/>
              </w:rPr>
              <w:tab/>
            </w:r>
            <w:r>
              <w:rPr>
                <w:noProof/>
                <w:webHidden/>
              </w:rPr>
              <w:fldChar w:fldCharType="begin"/>
            </w:r>
            <w:r>
              <w:rPr>
                <w:noProof/>
                <w:webHidden/>
              </w:rPr>
              <w:instrText xml:space="preserve"> PAGEREF _Toc501723135 \h </w:instrText>
            </w:r>
            <w:r>
              <w:rPr>
                <w:noProof/>
                <w:webHidden/>
              </w:rPr>
            </w:r>
            <w:r>
              <w:rPr>
                <w:noProof/>
                <w:webHidden/>
              </w:rPr>
              <w:fldChar w:fldCharType="separate"/>
            </w:r>
            <w:r>
              <w:rPr>
                <w:noProof/>
                <w:webHidden/>
              </w:rPr>
              <w:t>65</w:t>
            </w:r>
            <w:r>
              <w:rPr>
                <w:noProof/>
                <w:webHidden/>
              </w:rPr>
              <w:fldChar w:fldCharType="end"/>
            </w:r>
          </w:hyperlink>
        </w:p>
        <w:p w14:paraId="53C9482C" w14:textId="2602C8EE"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501722980"/>
      <w:bookmarkEnd w:id="0"/>
      <w:r w:rsidRPr="00E90DD4">
        <w:t>Section 1 DOCUMENT SCOPE</w:t>
      </w:r>
      <w:bookmarkStart w:id="6" w:name="_Toc443813173"/>
      <w:bookmarkStart w:id="7" w:name="_Toc490368959"/>
      <w:bookmarkEnd w:id="1"/>
      <w:bookmarkEnd w:id="2"/>
      <w:bookmarkEnd w:id="3"/>
      <w:bookmarkEnd w:id="4"/>
      <w:bookmarkEnd w:id="5"/>
    </w:p>
    <w:p w14:paraId="20D96AF7" w14:textId="77777777" w:rsidR="00C2495A" w:rsidRDefault="00C2495A" w:rsidP="00C2495A">
      <w:pPr>
        <w:pStyle w:val="Titre2"/>
      </w:pPr>
      <w:bookmarkStart w:id="8" w:name="_Toc499823522"/>
      <w:bookmarkStart w:id="9" w:name="_Toc501722981"/>
      <w:r>
        <w:t>Context</w:t>
      </w:r>
      <w:bookmarkEnd w:id="8"/>
      <w:bookmarkEnd w:id="9"/>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47663D">
      <w:pPr>
        <w:pStyle w:val="Paragraphedeliste"/>
        <w:numPr>
          <w:ilvl w:val="0"/>
          <w:numId w:val="30"/>
        </w:numPr>
      </w:pPr>
      <w:r>
        <w:t>The plain of Var for Eco-Valley / smart-city</w:t>
      </w:r>
    </w:p>
    <w:p w14:paraId="198CE127" w14:textId="797121AC" w:rsidR="00594361" w:rsidRDefault="00594361" w:rsidP="0047663D">
      <w:pPr>
        <w:pStyle w:val="Paragraphedeliste"/>
        <w:numPr>
          <w:ilvl w:val="0"/>
          <w:numId w:val="30"/>
        </w:numPr>
      </w:pPr>
      <w:r>
        <w:t>Pasteur area for health / silver economy</w:t>
      </w:r>
    </w:p>
    <w:p w14:paraId="4CA66245" w14:textId="4EED5871" w:rsidR="00594361" w:rsidRDefault="007E2597" w:rsidP="0047663D">
      <w:pPr>
        <w:pStyle w:val="Paragraphedeliste"/>
        <w:numPr>
          <w:ilvl w:val="0"/>
          <w:numId w:val="3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47663D">
      <w:pPr>
        <w:pStyle w:val="Paragraphedeliste"/>
        <w:numPr>
          <w:ilvl w:val="0"/>
          <w:numId w:val="32"/>
        </w:numPr>
      </w:pPr>
      <w:r>
        <w:t>Provide a coherent and efficient framework for application development</w:t>
      </w:r>
    </w:p>
    <w:p w14:paraId="174D19D4" w14:textId="279F3E3C" w:rsidR="007E2597" w:rsidRDefault="00DB58EA" w:rsidP="0047663D">
      <w:pPr>
        <w:pStyle w:val="Paragraphedeliste"/>
        <w:numPr>
          <w:ilvl w:val="0"/>
          <w:numId w:val="31"/>
        </w:numPr>
      </w:pPr>
      <w:r>
        <w:t>App store and Market Place</w:t>
      </w:r>
    </w:p>
    <w:p w14:paraId="03E498BC" w14:textId="77777777" w:rsidR="007E2597" w:rsidRDefault="007E2597" w:rsidP="0047663D">
      <w:pPr>
        <w:pStyle w:val="Paragraphedeliste"/>
        <w:numPr>
          <w:ilvl w:val="0"/>
          <w:numId w:val="31"/>
        </w:numPr>
      </w:pPr>
      <w:r>
        <w:t>Open data</w:t>
      </w:r>
    </w:p>
    <w:p w14:paraId="73C4190B" w14:textId="77777777" w:rsidR="007E2597" w:rsidRDefault="007E2597" w:rsidP="0047663D">
      <w:pPr>
        <w:pStyle w:val="Paragraphedeliste"/>
        <w:numPr>
          <w:ilvl w:val="0"/>
          <w:numId w:val="31"/>
        </w:numPr>
      </w:pPr>
      <w:r>
        <w:lastRenderedPageBreak/>
        <w:t>Labeling of applications</w:t>
      </w:r>
    </w:p>
    <w:p w14:paraId="4501B667" w14:textId="77777777" w:rsidR="007E2597" w:rsidRDefault="007E2597" w:rsidP="0047663D">
      <w:pPr>
        <w:pStyle w:val="Paragraphedeliste"/>
        <w:numPr>
          <w:ilvl w:val="0"/>
          <w:numId w:val="3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47663D">
      <w:pPr>
        <w:pStyle w:val="Paragraphedeliste"/>
        <w:numPr>
          <w:ilvl w:val="0"/>
          <w:numId w:val="32"/>
        </w:numPr>
      </w:pPr>
      <w:r>
        <w:t>Aggregate the different sensor subnetworks into a metropolitan collection backbone network</w:t>
      </w:r>
    </w:p>
    <w:p w14:paraId="53B118A9" w14:textId="77777777" w:rsidR="007E2597" w:rsidRDefault="007E2597" w:rsidP="0047663D">
      <w:pPr>
        <w:pStyle w:val="Paragraphedeliste"/>
        <w:numPr>
          <w:ilvl w:val="0"/>
          <w:numId w:val="31"/>
        </w:numPr>
      </w:pPr>
      <w:r>
        <w:t>Adopt a logic of optimization and rationalization</w:t>
      </w:r>
    </w:p>
    <w:p w14:paraId="4C0BE0AA" w14:textId="18D28577" w:rsidR="007E2597" w:rsidRDefault="007E2597" w:rsidP="0047663D">
      <w:pPr>
        <w:pStyle w:val="Paragraphedeliste"/>
        <w:numPr>
          <w:ilvl w:val="0"/>
          <w:numId w:val="31"/>
        </w:numPr>
      </w:pPr>
      <w:r>
        <w:t>Capitalize on existing networks managed by the ISD (470 km of fiber optics, radio bridges, VPN-M2M)</w:t>
      </w:r>
    </w:p>
    <w:p w14:paraId="406599A7" w14:textId="77777777" w:rsidR="007E2597" w:rsidRDefault="007E2597" w:rsidP="0047663D">
      <w:pPr>
        <w:pStyle w:val="Paragraphedeliste"/>
        <w:numPr>
          <w:ilvl w:val="0"/>
          <w:numId w:val="32"/>
        </w:numPr>
      </w:pPr>
      <w:r>
        <w:t>Standardize and store information to facilitate collaboration between operational departments</w:t>
      </w:r>
    </w:p>
    <w:p w14:paraId="5072472C" w14:textId="77777777" w:rsidR="007E2597" w:rsidRDefault="007E2597" w:rsidP="0047663D">
      <w:pPr>
        <w:pStyle w:val="Paragraphedeliste"/>
        <w:numPr>
          <w:ilvl w:val="0"/>
          <w:numId w:val="32"/>
        </w:numPr>
      </w:pPr>
      <w:r>
        <w:t>Share and enrich these data by experimenting with industrialists, laboratories, researchers, communities, citizens, ...</w:t>
      </w:r>
    </w:p>
    <w:p w14:paraId="577761AF" w14:textId="77777777" w:rsidR="007E2597" w:rsidRDefault="007E2597" w:rsidP="0047663D">
      <w:pPr>
        <w:pStyle w:val="Paragraphedeliste"/>
        <w:numPr>
          <w:ilvl w:val="0"/>
          <w:numId w:val="32"/>
        </w:numPr>
      </w:pPr>
      <w:r>
        <w:t>Update continuously various predictions by integrating real-time data</w:t>
      </w:r>
    </w:p>
    <w:p w14:paraId="7FF81478" w14:textId="1E4E4A33" w:rsidR="007E2597" w:rsidRDefault="007E2597" w:rsidP="0047663D">
      <w:pPr>
        <w:pStyle w:val="Paragraphedeliste"/>
        <w:numPr>
          <w:ilvl w:val="0"/>
          <w:numId w:val="3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3A0F46FE" w:rsidR="002B11BB" w:rsidRPr="0077092E" w:rsidRDefault="00031F83" w:rsidP="00031F83">
      <w:pPr>
        <w:pStyle w:val="Lgende"/>
      </w:pPr>
      <w:r>
        <w:t xml:space="preserve">Figure </w:t>
      </w:r>
      <w:r>
        <w:fldChar w:fldCharType="begin"/>
      </w:r>
      <w:r>
        <w:instrText xml:space="preserve"> SEQ Figure \* ARABIC </w:instrText>
      </w:r>
      <w:r>
        <w:fldChar w:fldCharType="separate"/>
      </w:r>
      <w:r w:rsidR="00A27A1E">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47663D">
      <w:pPr>
        <w:pStyle w:val="Paragraphedeliste"/>
        <w:numPr>
          <w:ilvl w:val="0"/>
          <w:numId w:val="3"/>
        </w:numPr>
      </w:pPr>
      <w:r w:rsidRPr="0077092E">
        <w:t>Identify and explain the risks inherent in this Technical Architecture;</w:t>
      </w:r>
    </w:p>
    <w:p w14:paraId="643AE6CF" w14:textId="77777777" w:rsidR="002D7C8C" w:rsidRPr="0077092E" w:rsidRDefault="002D7C8C" w:rsidP="0047663D">
      <w:pPr>
        <w:pStyle w:val="Paragraphedeliste"/>
        <w:numPr>
          <w:ilvl w:val="0"/>
          <w:numId w:val="3"/>
        </w:numPr>
      </w:pPr>
      <w:r w:rsidRPr="0077092E">
        <w:t>Define baseline sizing, archiving and performance requirements;</w:t>
      </w:r>
    </w:p>
    <w:p w14:paraId="42B57B5A" w14:textId="77777777" w:rsidR="002D7C8C" w:rsidRDefault="002D7C8C" w:rsidP="0047663D">
      <w:pPr>
        <w:pStyle w:val="Paragraphedeliste"/>
        <w:numPr>
          <w:ilvl w:val="0"/>
          <w:numId w:val="3"/>
        </w:numPr>
      </w:pPr>
      <w:r w:rsidRPr="0077092E">
        <w:t>Identify the hardware and software specifications for the Development, Testing, QA and Production environments;</w:t>
      </w:r>
    </w:p>
    <w:p w14:paraId="4749F19A" w14:textId="77777777"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14:paraId="7AC68CD7" w14:textId="53FF373C"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10" w:name="_Toc499823523"/>
      <w:bookmarkStart w:id="11" w:name="_Toc501722982"/>
      <w:r>
        <w:t>G</w:t>
      </w:r>
      <w:r w:rsidRPr="00C2495A">
        <w:t>lossary</w:t>
      </w:r>
      <w:bookmarkEnd w:id="10"/>
      <w:bookmarkEnd w:id="11"/>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14:paraId="1DF745C2" w14:textId="227715FF"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2052DB73" w14:textId="63642295" w:rsidR="00744B10" w:rsidRDefault="00744B10" w:rsidP="00C2495A">
      <w:r w:rsidRPr="00744B10">
        <w:rPr>
          <w:b/>
        </w:rPr>
        <w:t>SPOF</w:t>
      </w:r>
      <w:r>
        <w:t xml:space="preserve">: Single Point </w:t>
      </w:r>
      <w:proofErr w:type="gramStart"/>
      <w:r>
        <w:t>Of</w:t>
      </w:r>
      <w:proofErr w:type="gramEnd"/>
      <w:r>
        <w:t xml:space="preserve"> Failure</w:t>
      </w:r>
    </w:p>
    <w:p w14:paraId="7A1EEAC0" w14:textId="77777777" w:rsidR="002D7C8C" w:rsidRPr="00131C91" w:rsidRDefault="00F772CF" w:rsidP="00E90DD4">
      <w:pPr>
        <w:pStyle w:val="Titre1"/>
        <w:rPr>
          <w:lang w:val="en-GB"/>
        </w:rPr>
      </w:pPr>
      <w:r w:rsidRPr="00CE0217">
        <w:rPr>
          <w:lang w:val="en-GB"/>
        </w:rPr>
        <w:br w:type="page"/>
      </w:r>
      <w:bookmarkStart w:id="12" w:name="_Toc499823524"/>
      <w:bookmarkStart w:id="13" w:name="_Toc501722983"/>
      <w:r w:rsidR="002D7C8C">
        <w:lastRenderedPageBreak/>
        <w:t>Section 2 OVERALL TECHNICAL ARCHITECTURE</w:t>
      </w:r>
      <w:bookmarkEnd w:id="12"/>
      <w:bookmarkEnd w:id="13"/>
    </w:p>
    <w:p w14:paraId="0F20BF90" w14:textId="77777777" w:rsidR="002D7C8C" w:rsidRDefault="002D7C8C" w:rsidP="00416418">
      <w:pPr>
        <w:pStyle w:val="Titre2"/>
        <w:numPr>
          <w:ilvl w:val="0"/>
          <w:numId w:val="0"/>
        </w:numPr>
        <w:ind w:left="576" w:hanging="576"/>
      </w:pPr>
      <w:bookmarkStart w:id="14" w:name="_Toc499823525"/>
      <w:bookmarkStart w:id="15" w:name="_Toc501722984"/>
      <w:r>
        <w:t>2.1 System Architecture Context Diagram</w:t>
      </w:r>
      <w:bookmarkEnd w:id="14"/>
      <w:bookmarkEnd w:id="15"/>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47663D">
      <w:pPr>
        <w:pStyle w:val="Paragraphedeliste"/>
        <w:numPr>
          <w:ilvl w:val="0"/>
          <w:numId w:val="6"/>
        </w:numPr>
      </w:pPr>
      <w:r>
        <w:t xml:space="preserve">The main data center is Phoenix, </w:t>
      </w:r>
    </w:p>
    <w:p w14:paraId="345E8A77" w14:textId="77777777" w:rsidR="006E1904" w:rsidRDefault="006E1904" w:rsidP="0047663D">
      <w:pPr>
        <w:pStyle w:val="Paragraphedeliste"/>
        <w:numPr>
          <w:ilvl w:val="0"/>
          <w:numId w:val="6"/>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47663D">
      <w:pPr>
        <w:pStyle w:val="Paragraphedeliste"/>
        <w:numPr>
          <w:ilvl w:val="0"/>
          <w:numId w:val="6"/>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47663D">
      <w:pPr>
        <w:pStyle w:val="Paragraphedeliste"/>
        <w:numPr>
          <w:ilvl w:val="0"/>
          <w:numId w:val="6"/>
        </w:numPr>
      </w:pPr>
      <w:r>
        <w:t>The hardware infrastructure is based on bare metal servers (Cisco and a few remaining HP)</w:t>
      </w:r>
    </w:p>
    <w:p w14:paraId="1937B37F" w14:textId="77777777" w:rsidR="006E1904" w:rsidRDefault="006E1904" w:rsidP="0047663D">
      <w:pPr>
        <w:pStyle w:val="Paragraphedeliste"/>
        <w:numPr>
          <w:ilvl w:val="0"/>
          <w:numId w:val="6"/>
        </w:numPr>
      </w:pPr>
      <w:r>
        <w:t>The servers are blades in enclosures, 3 enclosures per cabinet</w:t>
      </w:r>
    </w:p>
    <w:p w14:paraId="08EDDD71" w14:textId="15146C43" w:rsidR="006E1904" w:rsidRDefault="006E1904" w:rsidP="0047663D">
      <w:pPr>
        <w:pStyle w:val="Paragraphedeliste"/>
        <w:numPr>
          <w:ilvl w:val="0"/>
          <w:numId w:val="6"/>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47663D">
      <w:pPr>
        <w:pStyle w:val="Paragraphedeliste"/>
        <w:numPr>
          <w:ilvl w:val="0"/>
          <w:numId w:val="6"/>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47663D">
      <w:pPr>
        <w:pStyle w:val="Paragraphedeliste"/>
        <w:numPr>
          <w:ilvl w:val="0"/>
          <w:numId w:val="6"/>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47663D">
      <w:pPr>
        <w:pStyle w:val="Paragraphedeliste"/>
        <w:numPr>
          <w:ilvl w:val="0"/>
          <w:numId w:val="5"/>
        </w:numPr>
        <w:rPr>
          <w:lang w:val="en-GB"/>
        </w:rPr>
      </w:pPr>
      <w:r w:rsidRPr="00CE0217">
        <w:rPr>
          <w:lang w:val="en-GB"/>
        </w:rPr>
        <w:t>Public DMZ for applications</w:t>
      </w:r>
    </w:p>
    <w:p w14:paraId="0FC050E0" w14:textId="77777777" w:rsidR="006E1904" w:rsidRPr="00CE0217" w:rsidRDefault="006E1904" w:rsidP="0047663D">
      <w:pPr>
        <w:pStyle w:val="Paragraphedeliste"/>
        <w:numPr>
          <w:ilvl w:val="0"/>
          <w:numId w:val="5"/>
        </w:numPr>
        <w:rPr>
          <w:lang w:val="en-GB"/>
        </w:rPr>
      </w:pPr>
      <w:r w:rsidRPr="00CE0217">
        <w:rPr>
          <w:lang w:val="en-GB"/>
        </w:rPr>
        <w:t>Private DMZ</w:t>
      </w:r>
    </w:p>
    <w:p w14:paraId="5FEB69C1" w14:textId="77777777" w:rsidR="006E1904" w:rsidRPr="00CE0217" w:rsidRDefault="006E1904" w:rsidP="0047663D">
      <w:pPr>
        <w:pStyle w:val="Paragraphedeliste"/>
        <w:numPr>
          <w:ilvl w:val="0"/>
          <w:numId w:val="5"/>
        </w:numPr>
        <w:rPr>
          <w:lang w:val="en-GB"/>
        </w:rPr>
      </w:pPr>
      <w:r w:rsidRPr="00CE0217">
        <w:rPr>
          <w:lang w:val="en-GB"/>
        </w:rPr>
        <w:t>LAN</w:t>
      </w:r>
    </w:p>
    <w:p w14:paraId="6544FCC9" w14:textId="6024A7DE"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0CC72184"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A27A1E">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649918B6" w14:textId="77777777" w:rsidR="00763751" w:rsidRDefault="00763751" w:rsidP="0055791B"/>
    <w:p w14:paraId="6D8C8FD5" w14:textId="77777777"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14:paraId="407E0F6B" w14:textId="5AB156D1" w:rsidR="00763751" w:rsidRDefault="003C7240" w:rsidP="003C7240">
      <w:pPr>
        <w:pStyle w:val="Lgende"/>
      </w:pPr>
      <w:r>
        <w:t xml:space="preserve">Figure </w:t>
      </w:r>
      <w:r>
        <w:fldChar w:fldCharType="begin"/>
      </w:r>
      <w:r>
        <w:instrText xml:space="preserve"> SEQ Figure \* ARABIC </w:instrText>
      </w:r>
      <w:r>
        <w:fldChar w:fldCharType="separate"/>
      </w:r>
      <w:r w:rsidR="00A27A1E">
        <w:rPr>
          <w:noProof/>
        </w:rPr>
        <w:t>3</w:t>
      </w:r>
      <w:r>
        <w:fldChar w:fldCharType="end"/>
      </w:r>
      <w:r>
        <w:t xml:space="preserve">: Smart City </w:t>
      </w:r>
      <w:r w:rsidR="005A4820">
        <w:t>P</w:t>
      </w:r>
      <w:r>
        <w:t>latform Interaction with other systems</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7663D">
      <w:pPr>
        <w:pStyle w:val="Paragraphedeliste"/>
        <w:numPr>
          <w:ilvl w:val="0"/>
          <w:numId w:val="7"/>
        </w:numPr>
      </w:pPr>
      <w:r>
        <w:t>use MNCA mail services (outgoing/incoming)</w:t>
      </w:r>
    </w:p>
    <w:p w14:paraId="35B75ABE" w14:textId="77777777" w:rsidR="00452EB1" w:rsidRDefault="00452EB1" w:rsidP="0047663D">
      <w:pPr>
        <w:pStyle w:val="Paragraphedeliste"/>
        <w:numPr>
          <w:ilvl w:val="0"/>
          <w:numId w:val="7"/>
        </w:numPr>
      </w:pPr>
      <w:r>
        <w:t>connect existing data sources to the new system instead of the current used data warehouse</w:t>
      </w:r>
    </w:p>
    <w:p w14:paraId="5620E937" w14:textId="723F60E4"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14:paraId="6E5133D7" w14:textId="1CF0E2B5"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4C2A2BB1" w:rsidR="00DC1A66" w:rsidRDefault="00DC1A66" w:rsidP="00DC1A66">
      <w:pPr>
        <w:pStyle w:val="Lgende"/>
      </w:pPr>
      <w:r>
        <w:t xml:space="preserve">Figure </w:t>
      </w:r>
      <w:r>
        <w:fldChar w:fldCharType="begin"/>
      </w:r>
      <w:r>
        <w:instrText xml:space="preserve"> SEQ Figure \* ARABIC </w:instrText>
      </w:r>
      <w:r>
        <w:fldChar w:fldCharType="separate"/>
      </w:r>
      <w:r w:rsidR="00A27A1E">
        <w:rPr>
          <w:noProof/>
        </w:rPr>
        <w:t>4</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0743167F" w:rsidR="0055791B" w:rsidRPr="0055791B" w:rsidRDefault="003073C4" w:rsidP="003073C4">
      <w:pPr>
        <w:pStyle w:val="Lgende"/>
      </w:pPr>
      <w:r>
        <w:t xml:space="preserve">Figure </w:t>
      </w:r>
      <w:r>
        <w:fldChar w:fldCharType="begin"/>
      </w:r>
      <w:r>
        <w:instrText xml:space="preserve"> SEQ Figure \* ARABIC </w:instrText>
      </w:r>
      <w:r>
        <w:fldChar w:fldCharType="separate"/>
      </w:r>
      <w:r w:rsidR="00A27A1E">
        <w:rPr>
          <w:noProof/>
        </w:rPr>
        <w:t>5</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4E29991E" w:rsidR="00C64B2E" w:rsidRDefault="00C64B2E" w:rsidP="002D7C8C">
      <w:r>
        <w:t>The learning curve of Docker container orchestration tool: Swarm, is less slop</w:t>
      </w:r>
      <w:r w:rsidR="001A79F2">
        <w:t>ing</w:t>
      </w:r>
      <w:r>
        <w:t xml:space="preserve"> than other solution </w:t>
      </w:r>
      <w:r w:rsidR="00760686">
        <w:t>such as</w:t>
      </w:r>
      <w:r w:rsidR="00FD197E">
        <w:t xml:space="preserve"> Mesos, or</w:t>
      </w:r>
      <w:r>
        <w:t xml:space="preserv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1DCA25C8" w:rsidR="00D5504A" w:rsidRDefault="00D5504A" w:rsidP="002D7C8C">
      <w:r>
        <w:t xml:space="preserve">The repartition </w:t>
      </w:r>
      <w:r w:rsidR="00633C73">
        <w:t xml:space="preserve">of the traffic </w:t>
      </w:r>
      <w:r>
        <w:t>between the data centers</w:t>
      </w:r>
      <w:r w:rsidR="00633C73">
        <w:t xml:space="preserve"> will be managed </w:t>
      </w:r>
      <w:r w:rsidR="00580034">
        <w:t xml:space="preserve">either </w:t>
      </w:r>
      <w:r w:rsidR="00633C73">
        <w:t xml:space="preserve">by F5 </w:t>
      </w:r>
      <w:proofErr w:type="spellStart"/>
      <w:r w:rsidR="00633C73">
        <w:t>BigIP</w:t>
      </w:r>
      <w:proofErr w:type="spellEnd"/>
      <w:r w:rsidR="00633C73">
        <w:t xml:space="preserve"> load balancing appliance</w:t>
      </w:r>
      <w:r w:rsidR="00580034">
        <w:t xml:space="preserve"> or an open source load balancer like </w:t>
      </w:r>
      <w:proofErr w:type="spellStart"/>
      <w:r w:rsidR="00580034">
        <w:t>HAProxy</w:t>
      </w:r>
      <w:proofErr w:type="spellEnd"/>
      <w:r w:rsidR="00633C73">
        <w:t>.</w:t>
      </w:r>
    </w:p>
    <w:p w14:paraId="35B0D421" w14:textId="4B0B7866" w:rsidR="008F4289" w:rsidRDefault="008F4289" w:rsidP="002D7C8C">
      <w:r>
        <w:t>However</w:t>
      </w:r>
      <w:r w:rsidR="005C47C2">
        <w:t>,</w:t>
      </w:r>
      <w:r>
        <w:t xml:space="preserve"> </w:t>
      </w:r>
      <w:r w:rsidR="004B0A7C">
        <w:t>to minimize configuration task on load balancer (limit</w:t>
      </w:r>
      <w:r w:rsidR="00087EE9">
        <w:t>ed</w:t>
      </w:r>
      <w:r w:rsidR="004B0A7C">
        <w:t xml:space="preserve"> to load repartition between data centers of </w:t>
      </w:r>
      <w:r w:rsidR="00087EE9">
        <w:t xml:space="preserve">public accessed </w:t>
      </w:r>
      <w:r w:rsidR="004B0A7C">
        <w:t xml:space="preserve">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47663D">
      <w:pPr>
        <w:pStyle w:val="Titre2"/>
        <w:numPr>
          <w:ilvl w:val="1"/>
          <w:numId w:val="2"/>
        </w:numPr>
      </w:pPr>
      <w:bookmarkStart w:id="16" w:name="_Toc499823526"/>
      <w:bookmarkStart w:id="17" w:name="_Toc501722985"/>
      <w:r>
        <w:t>System Architecture Model</w:t>
      </w:r>
      <w:bookmarkEnd w:id="16"/>
      <w:bookmarkEnd w:id="17"/>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lang w:val="fr-FR" w:eastAsia="fr-FR"/>
        </w:rPr>
        <w:lastRenderedPageBreak/>
        <w:drawing>
          <wp:inline distT="0" distB="0" distL="0" distR="0" wp14:editId="3B57B906">
            <wp:extent cx="8327535" cy="5998908"/>
            <wp:effectExtent l="2222"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56560" cy="6019817"/>
                    </a:xfrm>
                    <a:prstGeom prst="rect">
                      <a:avLst/>
                    </a:prstGeom>
                  </pic:spPr>
                </pic:pic>
              </a:graphicData>
            </a:graphic>
          </wp:inline>
        </w:drawing>
      </w:r>
    </w:p>
    <w:p w14:paraId="5805369A" w14:textId="526483AA" w:rsidR="002D7C8C" w:rsidRPr="0077092E" w:rsidRDefault="000F4D77" w:rsidP="000F4D77">
      <w:pPr>
        <w:pStyle w:val="Lgende"/>
      </w:pPr>
      <w:r>
        <w:t xml:space="preserve">Figure </w:t>
      </w:r>
      <w:r>
        <w:fldChar w:fldCharType="begin"/>
      </w:r>
      <w:r>
        <w:instrText xml:space="preserve"> SEQ Figure \* ARABIC </w:instrText>
      </w:r>
      <w:r>
        <w:fldChar w:fldCharType="separate"/>
      </w:r>
      <w:r w:rsidR="00A27A1E">
        <w:rPr>
          <w:noProof/>
        </w:rPr>
        <w:t>6</w:t>
      </w:r>
      <w:r>
        <w:fldChar w:fldCharType="end"/>
      </w:r>
      <w:r>
        <w:t>: MNCA IOT Smart City Platform logical architecture</w:t>
      </w:r>
    </w:p>
    <w:p w14:paraId="5B0C9945" w14:textId="477B5113" w:rsidR="002D7C8C" w:rsidRDefault="00D35DAA" w:rsidP="0047663D">
      <w:pPr>
        <w:pStyle w:val="Paragraphedeliste"/>
        <w:numPr>
          <w:ilvl w:val="0"/>
          <w:numId w:val="8"/>
        </w:numPr>
      </w:pPr>
      <w:r>
        <w:lastRenderedPageBreak/>
        <w:t>Not all the relations between components have been represented in the above schema</w:t>
      </w:r>
      <w:r w:rsidR="00FE7EFD">
        <w:t xml:space="preserve"> to preserve readability.</w:t>
      </w:r>
    </w:p>
    <w:p w14:paraId="60E227AF" w14:textId="7A10DD4E"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1274A461" w:rsidR="009A13A6" w:rsidRDefault="009A13A6" w:rsidP="0047663D">
      <w:pPr>
        <w:pStyle w:val="Paragraphedeliste"/>
        <w:numPr>
          <w:ilvl w:val="0"/>
          <w:numId w:val="8"/>
        </w:numPr>
      </w:pPr>
      <w:r>
        <w:t>As well the transversal arrow to Biz ecosystem</w:t>
      </w:r>
      <w:r w:rsidR="007048E0">
        <w:t xml:space="preserve"> GE</w:t>
      </w:r>
      <w:r>
        <w:t>, represent</w:t>
      </w:r>
      <w:r w:rsidR="00CE0DAA">
        <w:t>s</w:t>
      </w:r>
      <w:r>
        <w:t xml:space="preserve">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47663D">
      <w:pPr>
        <w:pStyle w:val="Paragraphedeliste"/>
        <w:numPr>
          <w:ilvl w:val="0"/>
          <w:numId w:val="8"/>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2AA2D70B" w:rsidR="001F7747" w:rsidRDefault="001F7747" w:rsidP="0047663D">
      <w:pPr>
        <w:pStyle w:val="Paragraphedeliste"/>
        <w:numPr>
          <w:ilvl w:val="0"/>
          <w:numId w:val="8"/>
        </w:numPr>
      </w:pPr>
      <w:r>
        <w:t xml:space="preserve">A global reverse proxy and load balancer (F5 </w:t>
      </w:r>
      <w:proofErr w:type="spellStart"/>
      <w:r>
        <w:t>BigIP</w:t>
      </w:r>
      <w:proofErr w:type="spellEnd"/>
      <w:r w:rsidR="00852FA8">
        <w:t xml:space="preserve"> or HA Proxy</w:t>
      </w:r>
      <w:r>
        <w:t>) will be the main entry point to the smart city platform.</w:t>
      </w:r>
    </w:p>
    <w:p w14:paraId="44207DC3" w14:textId="69F7146C" w:rsidR="00A27A1E" w:rsidRDefault="00A27A1E" w:rsidP="00A27A1E"/>
    <w:p w14:paraId="4BDFE018" w14:textId="77777777" w:rsidR="00A27A1E" w:rsidRDefault="00A27A1E" w:rsidP="00A27A1E">
      <w:pPr>
        <w:keepNext/>
      </w:pPr>
      <w:r>
        <w:rPr>
          <w:noProof/>
        </w:rPr>
        <w:lastRenderedPageBreak/>
        <w:drawing>
          <wp:inline distT="0" distB="0" distL="0" distR="0" wp14:anchorId="1C8A7A71" wp14:editId="236329C8">
            <wp:extent cx="6000750" cy="5884456"/>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NCA_IOT_SmartCity_logical_big_picture_V3.png"/>
                    <pic:cNvPicPr/>
                  </pic:nvPicPr>
                  <pic:blipFill>
                    <a:blip r:embed="rId34">
                      <a:extLst>
                        <a:ext uri="{28A0092B-C50C-407E-A947-70E740481C1C}">
                          <a14:useLocalDpi xmlns:a14="http://schemas.microsoft.com/office/drawing/2010/main" val="0"/>
                        </a:ext>
                      </a:extLst>
                    </a:blip>
                    <a:stretch>
                      <a:fillRect/>
                    </a:stretch>
                  </pic:blipFill>
                  <pic:spPr>
                    <a:xfrm>
                      <a:off x="0" y="0"/>
                      <a:ext cx="6000750" cy="5884456"/>
                    </a:xfrm>
                    <a:prstGeom prst="rect">
                      <a:avLst/>
                    </a:prstGeom>
                  </pic:spPr>
                </pic:pic>
              </a:graphicData>
            </a:graphic>
          </wp:inline>
        </w:drawing>
      </w:r>
    </w:p>
    <w:p w14:paraId="46D76008" w14:textId="7DDC9077" w:rsidR="00A27A1E" w:rsidRDefault="00A27A1E" w:rsidP="00A27A1E">
      <w:pPr>
        <w:pStyle w:val="Lgende"/>
      </w:pPr>
      <w:r>
        <w:t xml:space="preserve">Figure </w:t>
      </w:r>
      <w:r>
        <w:fldChar w:fldCharType="begin"/>
      </w:r>
      <w:r>
        <w:instrText xml:space="preserve"> SEQ Figure \* ARABIC </w:instrText>
      </w:r>
      <w:r>
        <w:fldChar w:fldCharType="separate"/>
      </w:r>
      <w:r>
        <w:rPr>
          <w:noProof/>
        </w:rPr>
        <w:t>7</w:t>
      </w:r>
      <w:r>
        <w:fldChar w:fldCharType="end"/>
      </w:r>
      <w:r>
        <w:t>: Smart City platform logical architecture blue print</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8" w:name="_Toc499823527"/>
      <w:bookmarkStart w:id="19" w:name="_Toc501722986"/>
      <w:r>
        <w:t>2.2.1 Overall Architectural Considerations</w:t>
      </w:r>
      <w:bookmarkEnd w:id="18"/>
      <w:bookmarkEnd w:id="19"/>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Default="009A13A6" w:rsidP="002D7C8C">
      <w:pPr>
        <w:numPr>
          <w:ilvl w:val="0"/>
          <w:numId w:val="1"/>
        </w:numPr>
        <w:rPr>
          <w:i/>
          <w:iCs/>
        </w:rPr>
      </w:pPr>
      <w:r>
        <w:rPr>
          <w:i/>
          <w:iCs/>
        </w:rPr>
        <w:t>Database management</w:t>
      </w:r>
    </w:p>
    <w:p w14:paraId="1E06F857" w14:textId="2A5AD31D" w:rsidR="00AF773A" w:rsidRPr="0077092E" w:rsidRDefault="00AF773A" w:rsidP="002D7C8C">
      <w:pPr>
        <w:numPr>
          <w:ilvl w:val="0"/>
          <w:numId w:val="1"/>
        </w:numPr>
        <w:rPr>
          <w:i/>
          <w:iCs/>
        </w:rPr>
      </w:pPr>
      <w:r>
        <w:rPr>
          <w:i/>
          <w:iCs/>
        </w:rPr>
        <w:t>Storage</w:t>
      </w:r>
      <w:r w:rsidR="004A0A5C">
        <w:rPr>
          <w:i/>
          <w:iCs/>
        </w:rPr>
        <w:t xml:space="preserve"> policy</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lastRenderedPageBreak/>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371B709A" w:rsidR="003E068C" w:rsidRDefault="001D4C7E" w:rsidP="00B535D8">
      <w:r>
        <w:t xml:space="preserve">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Start w:id="56" w:name="_Toc500170962"/>
      <w:bookmarkStart w:id="57" w:name="_Toc500171101"/>
      <w:bookmarkStart w:id="58" w:name="_Toc500233971"/>
      <w:bookmarkStart w:id="59" w:name="_Toc500837328"/>
      <w:bookmarkStart w:id="60" w:name="_Toc500837471"/>
      <w:bookmarkStart w:id="61" w:name="_Toc501009919"/>
      <w:bookmarkStart w:id="62" w:name="_Toc50172298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2DEE00B"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63" w:name="_Toc497322728"/>
      <w:bookmarkStart w:id="64" w:name="_Toc497335760"/>
      <w:bookmarkStart w:id="65" w:name="_Toc497335896"/>
      <w:bookmarkStart w:id="66" w:name="_Toc497400325"/>
      <w:bookmarkStart w:id="67" w:name="_Toc497476811"/>
      <w:bookmarkStart w:id="68" w:name="_Toc497654485"/>
      <w:bookmarkStart w:id="69" w:name="_Toc498000594"/>
      <w:bookmarkStart w:id="70" w:name="_Toc498526829"/>
      <w:bookmarkStart w:id="71" w:name="_Toc498526968"/>
      <w:bookmarkStart w:id="72" w:name="_Toc498962927"/>
      <w:bookmarkStart w:id="73" w:name="_Toc499305482"/>
      <w:bookmarkStart w:id="74" w:name="_Toc499305878"/>
      <w:bookmarkStart w:id="75" w:name="_Toc499539491"/>
      <w:bookmarkStart w:id="76" w:name="_Toc499648743"/>
      <w:bookmarkStart w:id="77" w:name="_Toc499649955"/>
      <w:bookmarkStart w:id="78" w:name="_Toc499650093"/>
      <w:bookmarkStart w:id="79" w:name="_Toc499652562"/>
      <w:bookmarkStart w:id="80" w:name="_Toc499654973"/>
      <w:bookmarkStart w:id="81" w:name="_Toc499720209"/>
      <w:bookmarkStart w:id="82" w:name="_Toc499720454"/>
      <w:bookmarkStart w:id="83" w:name="_Toc499730904"/>
      <w:bookmarkStart w:id="84" w:name="_Toc499731750"/>
      <w:bookmarkStart w:id="85" w:name="_Toc499732532"/>
      <w:bookmarkStart w:id="86" w:name="_Toc499732670"/>
      <w:bookmarkStart w:id="87" w:name="_Toc499797471"/>
      <w:bookmarkStart w:id="88" w:name="_Toc499821093"/>
      <w:bookmarkStart w:id="89" w:name="_Toc499821231"/>
      <w:bookmarkStart w:id="90" w:name="_Toc499823529"/>
      <w:bookmarkStart w:id="91" w:name="_Toc499823667"/>
      <w:bookmarkStart w:id="92" w:name="_Toc500170963"/>
      <w:bookmarkStart w:id="93" w:name="_Toc500171102"/>
      <w:bookmarkStart w:id="94" w:name="_Toc500233972"/>
      <w:bookmarkStart w:id="95" w:name="_Toc500837329"/>
      <w:bookmarkStart w:id="96" w:name="_Toc500837472"/>
      <w:bookmarkStart w:id="97" w:name="_Toc501009920"/>
      <w:bookmarkStart w:id="98" w:name="_Toc501722988"/>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B45D532"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99" w:name="_Toc497322729"/>
      <w:bookmarkStart w:id="100" w:name="_Toc497335761"/>
      <w:bookmarkStart w:id="101" w:name="_Toc497335897"/>
      <w:bookmarkStart w:id="102" w:name="_Toc497400326"/>
      <w:bookmarkStart w:id="103" w:name="_Toc497476812"/>
      <w:bookmarkStart w:id="104" w:name="_Toc497654486"/>
      <w:bookmarkStart w:id="105" w:name="_Toc498000595"/>
      <w:bookmarkStart w:id="106" w:name="_Toc498526830"/>
      <w:bookmarkStart w:id="107" w:name="_Toc498526969"/>
      <w:bookmarkStart w:id="108" w:name="_Toc498962928"/>
      <w:bookmarkStart w:id="109" w:name="_Toc499305483"/>
      <w:bookmarkStart w:id="110" w:name="_Toc499305879"/>
      <w:bookmarkStart w:id="111" w:name="_Toc499539492"/>
      <w:bookmarkStart w:id="112" w:name="_Toc499648744"/>
      <w:bookmarkStart w:id="113" w:name="_Toc499649956"/>
      <w:bookmarkStart w:id="114" w:name="_Toc499650094"/>
      <w:bookmarkStart w:id="115" w:name="_Toc499652563"/>
      <w:bookmarkStart w:id="116" w:name="_Toc499654974"/>
      <w:bookmarkStart w:id="117" w:name="_Toc499720210"/>
      <w:bookmarkStart w:id="118" w:name="_Toc499720455"/>
      <w:bookmarkStart w:id="119" w:name="_Toc499730905"/>
      <w:bookmarkStart w:id="120" w:name="_Toc499731751"/>
      <w:bookmarkStart w:id="121" w:name="_Toc499732533"/>
      <w:bookmarkStart w:id="122" w:name="_Toc499732671"/>
      <w:bookmarkStart w:id="123" w:name="_Toc499797472"/>
      <w:bookmarkStart w:id="124" w:name="_Toc499821094"/>
      <w:bookmarkStart w:id="125" w:name="_Toc499821232"/>
      <w:bookmarkStart w:id="126" w:name="_Toc499823530"/>
      <w:bookmarkStart w:id="127" w:name="_Toc499823668"/>
      <w:bookmarkStart w:id="128" w:name="_Toc500170964"/>
      <w:bookmarkStart w:id="129" w:name="_Toc500171103"/>
      <w:bookmarkStart w:id="130" w:name="_Toc500233973"/>
      <w:bookmarkStart w:id="131" w:name="_Toc500837330"/>
      <w:bookmarkStart w:id="132" w:name="_Toc500837473"/>
      <w:bookmarkStart w:id="133" w:name="_Toc501009921"/>
      <w:bookmarkStart w:id="134" w:name="_Toc501722989"/>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3110B8C8" w14:textId="77777777"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35" w:name="_Toc497322730"/>
      <w:bookmarkStart w:id="136" w:name="_Toc497335762"/>
      <w:bookmarkStart w:id="137" w:name="_Toc497335898"/>
      <w:bookmarkStart w:id="138" w:name="_Toc497400327"/>
      <w:bookmarkStart w:id="139" w:name="_Toc497476813"/>
      <w:bookmarkStart w:id="140" w:name="_Toc497654487"/>
      <w:bookmarkStart w:id="141" w:name="_Toc498000596"/>
      <w:bookmarkStart w:id="142" w:name="_Toc498526831"/>
      <w:bookmarkStart w:id="143" w:name="_Toc498526970"/>
      <w:bookmarkStart w:id="144" w:name="_Toc498962929"/>
      <w:bookmarkStart w:id="145" w:name="_Toc499305484"/>
      <w:bookmarkStart w:id="146" w:name="_Toc499305880"/>
      <w:bookmarkStart w:id="147" w:name="_Toc499539493"/>
      <w:bookmarkStart w:id="148" w:name="_Toc499648745"/>
      <w:bookmarkStart w:id="149" w:name="_Toc499649957"/>
      <w:bookmarkStart w:id="150" w:name="_Toc499650095"/>
      <w:bookmarkStart w:id="151" w:name="_Toc499652564"/>
      <w:bookmarkStart w:id="152" w:name="_Toc499654975"/>
      <w:bookmarkStart w:id="153" w:name="_Toc499720211"/>
      <w:bookmarkStart w:id="154" w:name="_Toc499720456"/>
      <w:bookmarkStart w:id="155" w:name="_Toc499730906"/>
      <w:bookmarkStart w:id="156" w:name="_Toc499731752"/>
      <w:bookmarkStart w:id="157" w:name="_Toc499732534"/>
      <w:bookmarkStart w:id="158" w:name="_Toc499732672"/>
      <w:bookmarkStart w:id="159" w:name="_Toc499797473"/>
      <w:bookmarkStart w:id="160" w:name="_Toc499821095"/>
      <w:bookmarkStart w:id="161" w:name="_Toc499821233"/>
      <w:bookmarkStart w:id="162" w:name="_Toc499823531"/>
      <w:bookmarkStart w:id="163" w:name="_Toc499823669"/>
      <w:bookmarkStart w:id="164" w:name="_Toc500170965"/>
      <w:bookmarkStart w:id="165" w:name="_Toc500171104"/>
      <w:bookmarkStart w:id="166" w:name="_Toc500233974"/>
      <w:bookmarkStart w:id="167" w:name="_Toc500837331"/>
      <w:bookmarkStart w:id="168" w:name="_Toc500837474"/>
      <w:bookmarkStart w:id="169" w:name="_Toc501009922"/>
      <w:bookmarkStart w:id="170" w:name="_Toc50172299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698D8D6C" w14:textId="77777777"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5"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6"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47663D">
      <w:pPr>
        <w:pStyle w:val="Paragraphedeliste"/>
        <w:numPr>
          <w:ilvl w:val="0"/>
          <w:numId w:val="15"/>
        </w:numPr>
      </w:pPr>
      <w:r>
        <w:t>This is native architecture for MongoDB</w:t>
      </w:r>
    </w:p>
    <w:p w14:paraId="003147BE" w14:textId="6BE653A8" w:rsidR="00EF4C1F" w:rsidRDefault="00EF4C1F" w:rsidP="0047663D">
      <w:pPr>
        <w:pStyle w:val="Paragraphedeliste"/>
        <w:numPr>
          <w:ilvl w:val="0"/>
          <w:numId w:val="15"/>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47663D">
      <w:pPr>
        <w:pStyle w:val="Paragraphedeliste"/>
        <w:numPr>
          <w:ilvl w:val="0"/>
          <w:numId w:val="15"/>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FA60E0C" w14:textId="2AEE61B6" w:rsidR="00683969" w:rsidRDefault="00B86B6D" w:rsidP="00C51AF6">
      <w:r>
        <w:t>Write transactions volume:</w:t>
      </w:r>
    </w:p>
    <w:p w14:paraId="316FC600" w14:textId="05C2A792"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14:paraId="17A335C7" w14:textId="3AA84963" w:rsidR="00B86B6D" w:rsidRDefault="00B86B6D" w:rsidP="00C51AF6">
      <w:r>
        <w:t xml:space="preserve">A data acquisition transaction consists in the transformation of the message to NGSI, the update of </w:t>
      </w:r>
      <w:r w:rsidR="00281831">
        <w:t>the data in real time storage and insert it in history data store.</w:t>
      </w:r>
    </w:p>
    <w:p w14:paraId="6AC639DE" w14:textId="17CA09DC" w:rsidR="001326E2" w:rsidRDefault="00880E86" w:rsidP="00C51AF6">
      <w:r>
        <w:t>the top peak known demand is for tramway data (216 data/28 trains/every minute), for existing T1 line,</w:t>
      </w:r>
    </w:p>
    <w:p w14:paraId="0B00A094" w14:textId="2E4FE19E" w:rsidR="00880E86" w:rsidRDefault="00880E86" w:rsidP="00C51AF6">
      <w:r>
        <w:t>even we project to 100 trains with the 3 lines</w:t>
      </w:r>
      <w:r w:rsidR="00B86B6D">
        <w:t xml:space="preserve"> working, it’s less than 2 transactions per seconds</w:t>
      </w:r>
      <w:r w:rsidR="00281831">
        <w:t>.</w:t>
      </w:r>
    </w:p>
    <w:p w14:paraId="498F328E" w14:textId="77777777" w:rsidR="00281831" w:rsidRDefault="00281831" w:rsidP="00C51AF6"/>
    <w:p w14:paraId="4F1078AF" w14:textId="791042A7" w:rsidR="00683969" w:rsidRDefault="00281831" w:rsidP="00C51AF6">
      <w:r>
        <w:t>Read transaction volume:</w:t>
      </w:r>
    </w:p>
    <w:p w14:paraId="7FD9EC90" w14:textId="3ECB64ED" w:rsidR="00281831" w:rsidRDefault="00281831" w:rsidP="00C51AF6">
      <w:r>
        <w:t>To give a global evaluation at this step of the project is not easy, since it depends mostly on the type of application, and the traffic they should gen</w:t>
      </w:r>
      <w:r w:rsidR="000732DC">
        <w:t>e</w:t>
      </w:r>
      <w:r>
        <w:t>rate</w:t>
      </w:r>
    </w:p>
    <w:p w14:paraId="29BE522B" w14:textId="41F1D840"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222955C6" w14:textId="77777777" w:rsidR="00FC1592" w:rsidRDefault="00FC1592" w:rsidP="00C51AF6"/>
    <w:p w14:paraId="6242077F" w14:textId="171B5153"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5C518DF8" w14:textId="77777777" w:rsidR="00FC1592" w:rsidRDefault="00FC1592" w:rsidP="00C51AF6"/>
    <w:p w14:paraId="70E07F05" w14:textId="56A3932A" w:rsidR="006B2658" w:rsidRDefault="006B2658" w:rsidP="00C51AF6">
      <w:r>
        <w:t>For database cluster</w:t>
      </w:r>
      <w:r w:rsidR="006F7CF2">
        <w:t>s</w:t>
      </w:r>
      <w:r w:rsidR="00952297">
        <w:t>, the problematic is different</w:t>
      </w:r>
      <w:r w:rsidR="00DD3E81">
        <w:t xml:space="preserve"> and is described in section 3 as well.</w:t>
      </w:r>
    </w:p>
    <w:p w14:paraId="0E924F9C" w14:textId="77777777" w:rsidR="004E2DDB" w:rsidRDefault="004E2DDB" w:rsidP="00C51AF6"/>
    <w:p w14:paraId="2071B160" w14:textId="7C6EFC50" w:rsidR="00E32A61" w:rsidRDefault="00E32A61" w:rsidP="00E32A61">
      <w:pPr>
        <w:pStyle w:val="Titre4"/>
      </w:pPr>
      <w:r>
        <w:t>Storage Persistence</w:t>
      </w:r>
    </w:p>
    <w:p w14:paraId="4736B916" w14:textId="29FC4A02"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14:paraId="0A4BC364" w14:textId="1592122F" w:rsidR="002A1F2E" w:rsidRDefault="002A1F2E" w:rsidP="00E32A61">
      <w:r>
        <w:t xml:space="preserve">If the volume is created on </w:t>
      </w:r>
    </w:p>
    <w:p w14:paraId="40581721" w14:textId="11CB2E1A"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14:paraId="5CEA5529" w14:textId="3CFC2BA1" w:rsidR="001E6822" w:rsidRDefault="001E6822" w:rsidP="00C51AF6">
      <w:r>
        <w:t xml:space="preserve">Another </w:t>
      </w:r>
      <w:r w:rsidR="008B3E10">
        <w:t xml:space="preserve">solution should be to use </w:t>
      </w:r>
      <w:r w:rsidR="00F42BF5">
        <w:t xml:space="preserve">solutions like </w:t>
      </w:r>
      <w:hyperlink r:id="rId37" w:history="1">
        <w:proofErr w:type="spellStart"/>
        <w:r w:rsidR="00E5451B" w:rsidRPr="00E5451B">
          <w:rPr>
            <w:rStyle w:val="Lienhypertexte"/>
          </w:rPr>
          <w:t>Flocker</w:t>
        </w:r>
        <w:proofErr w:type="spellEnd"/>
      </w:hyperlink>
      <w:r w:rsidR="00E5451B">
        <w:t xml:space="preserve"> or </w:t>
      </w:r>
      <w:hyperlink r:id="rId38"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14:paraId="694FA858" w14:textId="77777777" w:rsidR="00DF0D60" w:rsidRPr="00C51AF6" w:rsidRDefault="00DF0D60" w:rsidP="00C51AF6"/>
    <w:p w14:paraId="079D458E" w14:textId="77777777" w:rsidR="009D7CA7" w:rsidRDefault="009B3161" w:rsidP="00641BB8">
      <w:pPr>
        <w:pStyle w:val="Titre4"/>
      </w:pPr>
      <w:r>
        <w:t>Concurrent user</w:t>
      </w:r>
      <w:r w:rsidR="0036086A">
        <w:t xml:space="preserve"> &amp; devices</w:t>
      </w:r>
    </w:p>
    <w:p w14:paraId="121B7EBD" w14:textId="5C33E2F8"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14:paraId="4D972A4C" w14:textId="45ABB629"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9"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40"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lastRenderedPageBreak/>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47663D">
      <w:pPr>
        <w:pStyle w:val="Paragraphedeliste"/>
        <w:numPr>
          <w:ilvl w:val="0"/>
          <w:numId w:val="21"/>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9F2DE3" w:rsidP="00084DF0">
      <w:pPr>
        <w:rPr>
          <w:rStyle w:val="Lienhypertexte"/>
        </w:rPr>
      </w:pPr>
      <w:hyperlink r:id="rId41"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lastRenderedPageBreak/>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47663D">
      <w:pPr>
        <w:pStyle w:val="Titre2"/>
        <w:numPr>
          <w:ilvl w:val="1"/>
          <w:numId w:val="22"/>
        </w:numPr>
      </w:pPr>
      <w:bookmarkStart w:id="171" w:name="_Toc499823532"/>
      <w:bookmarkStart w:id="172" w:name="_Toc501722991"/>
      <w:r>
        <w:t>System Architecture Component Definitions</w:t>
      </w:r>
      <w:bookmarkEnd w:id="171"/>
      <w:bookmarkEnd w:id="172"/>
    </w:p>
    <w:p w14:paraId="6CE7307E" w14:textId="40E5A50C" w:rsidR="00C17488" w:rsidRDefault="00C17488" w:rsidP="00C17488"/>
    <w:p w14:paraId="4383EBCD" w14:textId="154AA7A5" w:rsidR="00C17488" w:rsidRDefault="00C17488" w:rsidP="00C17488">
      <w:pPr>
        <w:pStyle w:val="Titre3"/>
      </w:pPr>
      <w:bookmarkStart w:id="173" w:name="_Toc499823533"/>
      <w:bookmarkStart w:id="174" w:name="_Toc501722992"/>
      <w:r>
        <w:t>Docker Images Management Component</w:t>
      </w:r>
      <w:r w:rsidR="00C91847">
        <w:t>s</w:t>
      </w:r>
      <w:bookmarkEnd w:id="173"/>
      <w:bookmarkEnd w:id="174"/>
    </w:p>
    <w:p w14:paraId="36F9FF06" w14:textId="389754A6" w:rsidR="00C17488" w:rsidRDefault="00C17488" w:rsidP="00C17488">
      <w:r>
        <w:t>MNCA needs to manage its own Docker images</w:t>
      </w:r>
      <w:r w:rsidR="00EF5CF8">
        <w:t xml:space="preserve"> in a local Docker Images Registry</w:t>
      </w:r>
      <w:r>
        <w:t xml:space="preserve">, </w:t>
      </w:r>
      <w:hyperlink r:id="rId42"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50982478" w:rsidR="00FC6E4E" w:rsidRDefault="00B8572C" w:rsidP="00B8572C">
            <w:r w:rsidRPr="00C91847">
              <w:t>NGINX</w:t>
            </w:r>
            <w:r w:rsidR="00C91847">
              <w:rPr>
                <w:b/>
              </w:rPr>
              <w:t xml:space="preserve"> </w:t>
            </w:r>
            <w:r w:rsidR="00C91847" w:rsidRPr="00C91847">
              <w:t>or</w:t>
            </w:r>
            <w:r w:rsidR="00C91847">
              <w:rPr>
                <w:b/>
              </w:rPr>
              <w:t xml:space="preserve"> </w:t>
            </w:r>
            <w:hyperlink r:id="rId43" w:history="1">
              <w:r w:rsidR="00C91847" w:rsidRPr="00EA7075">
                <w:rPr>
                  <w:rStyle w:val="Lienhypertexte"/>
                  <w:b/>
                </w:rPr>
                <w:t>Puma</w:t>
              </w:r>
            </w:hyperlink>
            <w:r w:rsidR="00C91847">
              <w:rPr>
                <w:b/>
              </w:rPr>
              <w:t xml:space="preserve"> </w:t>
            </w:r>
            <w:r w:rsidR="00C91847" w:rsidRPr="00C91847">
              <w:t>(</w:t>
            </w:r>
            <w:r w:rsidR="00F4650C">
              <w:t xml:space="preserve">integrated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4"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5"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175" w:name="_Toc499823534"/>
      <w:bookmarkStart w:id="176" w:name="_Toc501722993"/>
      <w:r>
        <w:t>Docker Swarm Management Component</w:t>
      </w:r>
      <w:bookmarkEnd w:id="175"/>
      <w:bookmarkEnd w:id="176"/>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6"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15B72A3F"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lastRenderedPageBreak/>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04C566B9" w:rsidR="008847AF" w:rsidRDefault="008847AF" w:rsidP="00C17488"/>
    <w:p w14:paraId="5C5B897B" w14:textId="078998E0" w:rsidR="00D10440" w:rsidRDefault="00D10440" w:rsidP="00C17488"/>
    <w:p w14:paraId="44BA7E59" w14:textId="44FCA8A2" w:rsidR="00D10440" w:rsidRDefault="00D10440" w:rsidP="00C17488"/>
    <w:p w14:paraId="2BDE2F83" w14:textId="77777777" w:rsidR="00D10440" w:rsidRDefault="00D10440" w:rsidP="00C17488"/>
    <w:p w14:paraId="4397D81C" w14:textId="1DC96C0F" w:rsidR="00D10440" w:rsidRDefault="00D10440" w:rsidP="00C17488"/>
    <w:p w14:paraId="3DC8555C" w14:textId="77777777" w:rsidR="002D7C8C" w:rsidRDefault="003F7740" w:rsidP="0047663D">
      <w:pPr>
        <w:pStyle w:val="Titre3"/>
        <w:numPr>
          <w:ilvl w:val="2"/>
          <w:numId w:val="17"/>
        </w:numPr>
      </w:pPr>
      <w:bookmarkStart w:id="177" w:name="_Toc499823535"/>
      <w:bookmarkStart w:id="178" w:name="_Toc501722994"/>
      <w:r>
        <w:t>Security Component</w:t>
      </w:r>
      <w:r w:rsidR="00F6725F">
        <w:t xml:space="preserve"> IDM GE</w:t>
      </w:r>
      <w:bookmarkEnd w:id="177"/>
      <w:bookmarkEnd w:id="178"/>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47663D">
      <w:pPr>
        <w:pStyle w:val="Paragraphedeliste"/>
        <w:numPr>
          <w:ilvl w:val="0"/>
          <w:numId w:val="14"/>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7" w:history="1">
        <w:proofErr w:type="spellStart"/>
        <w:r w:rsidR="00D72124" w:rsidRPr="00D72124">
          <w:rPr>
            <w:rStyle w:val="Lienhypertexte"/>
            <w:lang w:val="en-GB"/>
          </w:rPr>
          <w:t>Keyrock</w:t>
        </w:r>
        <w:proofErr w:type="spellEnd"/>
      </w:hyperlink>
    </w:p>
    <w:p w14:paraId="02F37036" w14:textId="77777777"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8"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9"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179" w:name="_Toc496618784"/>
      <w:bookmarkStart w:id="180" w:name="_Toc496618957"/>
      <w:bookmarkStart w:id="181" w:name="_Toc496619016"/>
      <w:bookmarkStart w:id="182" w:name="_Toc496711842"/>
      <w:bookmarkStart w:id="183" w:name="_Toc496712345"/>
      <w:bookmarkStart w:id="184" w:name="_Toc496721322"/>
      <w:bookmarkStart w:id="185" w:name="_Toc497140560"/>
      <w:bookmarkStart w:id="186" w:name="_Toc497322733"/>
      <w:bookmarkStart w:id="187" w:name="_Toc497335765"/>
      <w:bookmarkStart w:id="188" w:name="_Toc497335901"/>
      <w:bookmarkStart w:id="189" w:name="_Toc497400330"/>
      <w:bookmarkStart w:id="190" w:name="_Toc497476816"/>
      <w:bookmarkStart w:id="191" w:name="_Toc497654490"/>
      <w:bookmarkStart w:id="192" w:name="_Toc498000599"/>
      <w:bookmarkStart w:id="193" w:name="_Toc499823536"/>
      <w:bookmarkStart w:id="194" w:name="_Toc50172299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t xml:space="preserve">Orion </w:t>
      </w:r>
      <w:r w:rsidR="00090977">
        <w:t>Context Broker Component</w:t>
      </w:r>
      <w:bookmarkEnd w:id="193"/>
      <w:bookmarkEnd w:id="194"/>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50"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51"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52"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lang w:val="fr-FR" w:eastAsia="fr-FR"/>
        </w:rPr>
        <w:lastRenderedPageBreak/>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3">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775BA442" w:rsidR="002B4E0C" w:rsidRDefault="00B77801" w:rsidP="00B77801">
      <w:pPr>
        <w:pStyle w:val="Lgende"/>
      </w:pPr>
      <w:r>
        <w:t xml:space="preserve">Figure </w:t>
      </w:r>
      <w:r>
        <w:fldChar w:fldCharType="begin"/>
      </w:r>
      <w:r>
        <w:instrText xml:space="preserve"> SEQ Figure \* ARABIC </w:instrText>
      </w:r>
      <w:r>
        <w:fldChar w:fldCharType="separate"/>
      </w:r>
      <w:r w:rsidR="00A27A1E">
        <w:rPr>
          <w:noProof/>
        </w:rPr>
        <w:t>8</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4" w:history="1">
        <w:r w:rsidRPr="0083266D">
          <w:rPr>
            <w:rStyle w:val="Lienhypertexte"/>
          </w:rPr>
          <w:t>Rush</w:t>
        </w:r>
      </w:hyperlink>
      <w:r>
        <w:t xml:space="preserve"> as a notification </w:t>
      </w:r>
      <w:proofErr w:type="spellStart"/>
      <w:r>
        <w:t>relayer</w:t>
      </w:r>
      <w:proofErr w:type="spellEnd"/>
      <w:r w:rsidR="006F3DC5">
        <w:t xml:space="preserve"> (</w:t>
      </w:r>
      <w:hyperlink r:id="rId55" w:history="1">
        <w:r w:rsidR="006F3DC5" w:rsidRPr="006F3DC5">
          <w:rPr>
            <w:rStyle w:val="Lienhypertexte"/>
          </w:rPr>
          <w:t>Rush on Telefonica github</w:t>
        </w:r>
      </w:hyperlink>
      <w:r w:rsidR="006F3DC5">
        <w:t>)</w:t>
      </w:r>
      <w:r w:rsidR="002C425E">
        <w:t xml:space="preserve">, a Docker file: </w:t>
      </w:r>
      <w:hyperlink r:id="rId56"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195" w:name="_Toc499823537"/>
      <w:bookmarkStart w:id="196" w:name="_Toc501722996"/>
      <w:r>
        <w:t xml:space="preserve">MongoDB </w:t>
      </w:r>
      <w:r w:rsidR="009F516B">
        <w:t xml:space="preserve">Cluster </w:t>
      </w:r>
      <w:r>
        <w:t>Component</w:t>
      </w:r>
      <w:bookmarkEnd w:id="195"/>
      <w:bookmarkEnd w:id="196"/>
    </w:p>
    <w:p w14:paraId="3B00932F" w14:textId="77777777" w:rsidR="00384B07" w:rsidRDefault="00B63CED" w:rsidP="00090977">
      <w:r>
        <w:t xml:space="preserve">This component is the </w:t>
      </w:r>
      <w:hyperlink r:id="rId57"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4787E8D8" w:rsidR="00FD458D" w:rsidRDefault="00FD458D" w:rsidP="00090977">
      <w:r>
        <w:t>Clustering is native in MongoDB</w:t>
      </w:r>
      <w:r w:rsidR="00D10440">
        <w:t>, a MongoDB cluster can be scaled horizontally</w:t>
      </w:r>
      <w:r w:rsidR="002328C0">
        <w:t xml:space="preserve">, </w:t>
      </w:r>
      <w:proofErr w:type="spellStart"/>
      <w:r w:rsidR="002328C0">
        <w:t>sharding</w:t>
      </w:r>
      <w:proofErr w:type="spellEnd"/>
      <w:r w:rsidR="002328C0">
        <w:t xml:space="preserve"> can be done on documents through replicas.</w:t>
      </w:r>
    </w:p>
    <w:p w14:paraId="73AB994D" w14:textId="3FA4E04C"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14:paraId="4D73E39D" w14:textId="76188836" w:rsidR="002328C0" w:rsidRDefault="002328C0" w:rsidP="00090977">
      <w:r>
        <w:t>Each container should point to a volume on the host for data persistence.</w:t>
      </w:r>
    </w:p>
    <w:p w14:paraId="19251B6E" w14:textId="77777777" w:rsidR="008E0EF8" w:rsidRPr="00F2163C" w:rsidRDefault="008E0EF8" w:rsidP="00090977"/>
    <w:p w14:paraId="3F9A1990" w14:textId="77777777" w:rsidR="00090977" w:rsidRDefault="001115BF" w:rsidP="006F6545">
      <w:pPr>
        <w:pStyle w:val="Titre3"/>
      </w:pPr>
      <w:bookmarkStart w:id="197" w:name="_Toc499823538"/>
      <w:bookmarkStart w:id="198" w:name="_Toc501722997"/>
      <w:proofErr w:type="spellStart"/>
      <w:r>
        <w:t>Citus</w:t>
      </w:r>
      <w:proofErr w:type="spellEnd"/>
      <w:r>
        <w:t>/PostgreSQL Cluster</w:t>
      </w:r>
      <w:r w:rsidR="00090977">
        <w:t xml:space="preserve"> Component</w:t>
      </w:r>
      <w:bookmarkEnd w:id="197"/>
      <w:bookmarkEnd w:id="198"/>
    </w:p>
    <w:p w14:paraId="15D3718C" w14:textId="77777777" w:rsidR="00090977" w:rsidRDefault="00090977" w:rsidP="00090977">
      <w:r>
        <w:t xml:space="preserve">This component is </w:t>
      </w:r>
      <w:r w:rsidR="00B63CED">
        <w:t xml:space="preserve">the cluster of </w:t>
      </w:r>
      <w:hyperlink r:id="rId58"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9"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0CA2879" w14:textId="77777777" w:rsidR="00765758"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xml:space="preserve">, replication, distributed query planner and executor logic which enable execution of distributed SQL queries in parallel. </w:t>
      </w:r>
    </w:p>
    <w:p w14:paraId="484C7C3A" w14:textId="6C88379B"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879750F"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60"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199" w:name="_Toc499823539"/>
      <w:bookmarkStart w:id="200" w:name="_Toc501722998"/>
      <w:proofErr w:type="spellStart"/>
      <w:r>
        <w:t>Galera</w:t>
      </w:r>
      <w:proofErr w:type="spellEnd"/>
      <w:r>
        <w:t>/MySQL Cluster</w:t>
      </w:r>
      <w:r w:rsidR="00F577C1">
        <w:t xml:space="preserve"> Component</w:t>
      </w:r>
      <w:bookmarkEnd w:id="199"/>
      <w:bookmarkEnd w:id="200"/>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Pr="00AF3430" w:rsidRDefault="006F6764" w:rsidP="00F577C1">
      <w:pPr>
        <w:rPr>
          <w:b/>
        </w:rPr>
      </w:pPr>
      <w:r w:rsidRPr="00AF3430">
        <w:rPr>
          <w:b/>
        </w:rPr>
        <w:t xml:space="preserve">This component will be installed only if changing from </w:t>
      </w:r>
      <w:proofErr w:type="spellStart"/>
      <w:r w:rsidRPr="00AF3430">
        <w:rPr>
          <w:b/>
        </w:rPr>
        <w:t>mySQL</w:t>
      </w:r>
      <w:proofErr w:type="spellEnd"/>
      <w:r w:rsidRPr="00AF3430">
        <w:rPr>
          <w:b/>
        </w:rPr>
        <w:t xml:space="preserve"> to PostgreSQL for a module is too complex or impossible.</w:t>
      </w:r>
    </w:p>
    <w:p w14:paraId="6E84B2D9" w14:textId="77777777" w:rsidR="000D037A" w:rsidRDefault="000D037A" w:rsidP="00F577C1"/>
    <w:p w14:paraId="73CE145B" w14:textId="77777777" w:rsidR="006F6764" w:rsidRDefault="006F6764" w:rsidP="00F577C1">
      <w:r>
        <w:lastRenderedPageBreak/>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1"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62" w:history="1">
        <w:r w:rsidRPr="00EF03E5">
          <w:rPr>
            <w:rStyle w:val="Lienhypertexte"/>
          </w:rPr>
          <w:t>MariaDB web site</w:t>
        </w:r>
      </w:hyperlink>
      <w:r>
        <w:t>.</w:t>
      </w:r>
    </w:p>
    <w:p w14:paraId="3687F05A" w14:textId="24C44B15" w:rsidR="00A7296C" w:rsidRDefault="00A7296C" w:rsidP="00A7296C">
      <w:pPr>
        <w:pStyle w:val="Titre3"/>
      </w:pPr>
      <w:bookmarkStart w:id="201" w:name="_Toc499823540"/>
      <w:bookmarkStart w:id="202" w:name="_Toc501722999"/>
      <w:r>
        <w:t>Cosmos Big Data Component</w:t>
      </w:r>
      <w:bookmarkEnd w:id="201"/>
      <w:bookmarkEnd w:id="202"/>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47663D">
      <w:pPr>
        <w:pStyle w:val="Paragraphedeliste"/>
        <w:numPr>
          <w:ilvl w:val="0"/>
          <w:numId w:val="23"/>
        </w:numPr>
      </w:pPr>
      <w:r>
        <w:t>Cygnus</w:t>
      </w:r>
      <w:r w:rsidR="00EF03E5">
        <w:t>, as an interface between the context broker and the different data history storages</w:t>
      </w:r>
    </w:p>
    <w:p w14:paraId="107BCE23" w14:textId="77777777"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63"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4"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5"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203" w:name="_Toc499823541"/>
      <w:bookmarkStart w:id="204" w:name="_Toc501723000"/>
      <w:proofErr w:type="spellStart"/>
      <w:r>
        <w:t>Knowage</w:t>
      </w:r>
      <w:proofErr w:type="spellEnd"/>
      <w:r>
        <w:t xml:space="preserve"> </w:t>
      </w:r>
      <w:r w:rsidR="005F671E">
        <w:t>Analytics</w:t>
      </w:r>
      <w:r w:rsidR="00A7296C">
        <w:t xml:space="preserve"> Component</w:t>
      </w:r>
      <w:bookmarkEnd w:id="203"/>
      <w:bookmarkEnd w:id="204"/>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66"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7"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lastRenderedPageBreak/>
        <w:t>This GE provides the following features:</w:t>
      </w:r>
    </w:p>
    <w:p w14:paraId="51495DAB" w14:textId="77777777" w:rsidR="00172EE5" w:rsidRDefault="00172EE5" w:rsidP="0047663D">
      <w:pPr>
        <w:pStyle w:val="Paragraphedeliste"/>
        <w:keepNext/>
        <w:numPr>
          <w:ilvl w:val="0"/>
          <w:numId w:val="18"/>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14:paraId="0F41D393" w14:textId="77777777" w:rsidR="00172EE5" w:rsidRDefault="00172EE5" w:rsidP="0047663D">
      <w:pPr>
        <w:pStyle w:val="Paragraphedeliste"/>
        <w:keepNext/>
        <w:numPr>
          <w:ilvl w:val="0"/>
          <w:numId w:val="18"/>
        </w:numPr>
      </w:pPr>
      <w:r>
        <w:t>ER (enterprise reporting), to produce and distribute static reports</w:t>
      </w:r>
    </w:p>
    <w:p w14:paraId="6B5E67DF" w14:textId="77777777" w:rsidR="00172EE5" w:rsidRDefault="00172EE5" w:rsidP="0047663D">
      <w:pPr>
        <w:pStyle w:val="Paragraphedeliste"/>
        <w:keepNext/>
        <w:numPr>
          <w:ilvl w:val="0"/>
          <w:numId w:val="18"/>
        </w:numPr>
      </w:pPr>
      <w:r>
        <w:t>LI (location intelligence), to relate business data with spatial or geographical information</w:t>
      </w:r>
    </w:p>
    <w:p w14:paraId="1FC3BC11" w14:textId="77777777" w:rsidR="00172EE5" w:rsidRDefault="00172EE5" w:rsidP="0047663D">
      <w:pPr>
        <w:pStyle w:val="Paragraphedeliste"/>
        <w:keepNext/>
        <w:numPr>
          <w:ilvl w:val="0"/>
          <w:numId w:val="18"/>
        </w:numPr>
      </w:pPr>
      <w:r>
        <w:t>PM (performance management), to manage KPIs and organize scorecards</w:t>
      </w:r>
    </w:p>
    <w:p w14:paraId="33129AF0" w14:textId="77777777" w:rsidR="00172EE5" w:rsidRDefault="00172EE5" w:rsidP="0047663D">
      <w:pPr>
        <w:pStyle w:val="Paragraphedeliste"/>
        <w:keepNext/>
        <w:numPr>
          <w:ilvl w:val="0"/>
          <w:numId w:val="18"/>
        </w:numPr>
      </w:pPr>
      <w:r>
        <w:t>PA (predictive analysis), for more advanced analyses</w:t>
      </w:r>
    </w:p>
    <w:p w14:paraId="6BCEBCF4" w14:textId="77777777" w:rsidR="00172EE5" w:rsidRDefault="00172EE5" w:rsidP="0047663D">
      <w:pPr>
        <w:pStyle w:val="Paragraphedeliste"/>
        <w:keepNext/>
        <w:numPr>
          <w:ilvl w:val="0"/>
          <w:numId w:val="18"/>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205" w:name="_Hlk497334190"/>
      <w:bookmarkStart w:id="206" w:name="_Toc499823542"/>
      <w:bookmarkStart w:id="207" w:name="_Toc501723001"/>
      <w:r>
        <w:t xml:space="preserve">CKAN Open Data </w:t>
      </w:r>
      <w:bookmarkEnd w:id="205"/>
      <w:r>
        <w:t>Component</w:t>
      </w:r>
      <w:bookmarkEnd w:id="206"/>
      <w:bookmarkEnd w:id="207"/>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8"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9"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70"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47663D">
      <w:pPr>
        <w:pStyle w:val="Paragraphedeliste"/>
        <w:numPr>
          <w:ilvl w:val="0"/>
          <w:numId w:val="19"/>
        </w:numPr>
      </w:pPr>
      <w:r>
        <w:t>Complete catalog system with easy to use web interface and a powerful API</w:t>
      </w:r>
    </w:p>
    <w:p w14:paraId="0A1FE5D9" w14:textId="77777777"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47663D">
      <w:pPr>
        <w:pStyle w:val="Paragraphedeliste"/>
        <w:numPr>
          <w:ilvl w:val="0"/>
          <w:numId w:val="19"/>
        </w:numPr>
      </w:pPr>
      <w:r>
        <w:t>Data visualization and analytics</w:t>
      </w:r>
    </w:p>
    <w:p w14:paraId="0928C1F0" w14:textId="77777777" w:rsidR="009A01D2" w:rsidRDefault="009A01D2" w:rsidP="0047663D">
      <w:pPr>
        <w:pStyle w:val="Paragraphedeliste"/>
        <w:numPr>
          <w:ilvl w:val="0"/>
          <w:numId w:val="19"/>
        </w:numPr>
      </w:pPr>
      <w:r>
        <w:t>Workflow support lets departments or groups manage their own data publishing</w:t>
      </w:r>
    </w:p>
    <w:p w14:paraId="7BA4CA48" w14:textId="77777777" w:rsidR="009A01D2" w:rsidRDefault="009A01D2" w:rsidP="0047663D">
      <w:pPr>
        <w:pStyle w:val="Paragraphedeliste"/>
        <w:numPr>
          <w:ilvl w:val="0"/>
          <w:numId w:val="19"/>
        </w:numPr>
      </w:pPr>
      <w:r>
        <w:t>Fine-grained access control</w:t>
      </w:r>
    </w:p>
    <w:p w14:paraId="7BF131E6" w14:textId="77777777" w:rsidR="009A01D2" w:rsidRDefault="009A01D2" w:rsidP="0047663D">
      <w:pPr>
        <w:pStyle w:val="Paragraphedeliste"/>
        <w:numPr>
          <w:ilvl w:val="0"/>
          <w:numId w:val="19"/>
        </w:numPr>
      </w:pPr>
      <w:r>
        <w:t>Integrated data storage and full data API</w:t>
      </w:r>
    </w:p>
    <w:p w14:paraId="6F144D99" w14:textId="77777777" w:rsidR="009A01D2" w:rsidRDefault="009A01D2" w:rsidP="0047663D">
      <w:pPr>
        <w:pStyle w:val="Paragraphedeliste"/>
        <w:numPr>
          <w:ilvl w:val="0"/>
          <w:numId w:val="19"/>
        </w:numPr>
      </w:pPr>
      <w:r>
        <w:t>Federated structure: easily set up new instances with common search</w:t>
      </w:r>
    </w:p>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5F46A12" w14:textId="77777777" w:rsidR="004951FD" w:rsidRDefault="004951FD" w:rsidP="00C7691C">
            <w:r>
              <w:t xml:space="preserve">RESTful </w:t>
            </w:r>
            <w:proofErr w:type="spellStart"/>
            <w:r w:rsidR="007460E6">
              <w:t>A</w:t>
            </w:r>
            <w:r>
              <w:t>pi</w:t>
            </w:r>
            <w:proofErr w:type="spellEnd"/>
            <w:r w:rsidR="008B0BD5">
              <w:t xml:space="preserve"> </w:t>
            </w:r>
          </w:p>
          <w:p w14:paraId="2941EB51" w14:textId="1A498662" w:rsidR="007460E6" w:rsidRDefault="008B0BD5" w:rsidP="00C7691C">
            <w:r>
              <w:t>WEB UI</w:t>
            </w:r>
          </w:p>
        </w:tc>
      </w:tr>
    </w:tbl>
    <w:p w14:paraId="0A1F4F3A" w14:textId="77777777" w:rsidR="007460E6" w:rsidRDefault="007460E6" w:rsidP="005F671E"/>
    <w:p w14:paraId="6E2F2209" w14:textId="77777777" w:rsidR="00B27D5D" w:rsidRDefault="00B27D5D" w:rsidP="00B27D5D"/>
    <w:p w14:paraId="2139956E" w14:textId="3D9ADD59" w:rsidR="001B6C4D" w:rsidRPr="001B6C4D" w:rsidRDefault="00D47423" w:rsidP="001B6C4D">
      <w:pPr>
        <w:pStyle w:val="Titre3"/>
        <w:rPr>
          <w:i/>
        </w:rPr>
      </w:pPr>
      <w:bookmarkStart w:id="208" w:name="_Toc499823543"/>
      <w:bookmarkStart w:id="209" w:name="_Toc501723002"/>
      <w:r>
        <w:t xml:space="preserve">IDAS </w:t>
      </w:r>
      <w:r w:rsidR="00C17488">
        <w:t xml:space="preserve">IOT </w:t>
      </w:r>
      <w:r>
        <w:t>Component</w:t>
      </w:r>
      <w:bookmarkEnd w:id="208"/>
      <w:r w:rsidR="0038525C">
        <w:t>s</w:t>
      </w:r>
      <w:bookmarkEnd w:id="209"/>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71"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72"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lastRenderedPageBreak/>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9F2DE3" w:rsidP="00E92D07">
            <w:hyperlink r:id="rId73"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4" w:history="1">
              <w:r w:rsidR="001175F1" w:rsidRPr="00887470">
                <w:rPr>
                  <w:rStyle w:val="Lienhypertexte"/>
                </w:rPr>
                <w:t>OMA L</w:t>
              </w:r>
              <w:r w:rsidRPr="00887470">
                <w:rPr>
                  <w:rStyle w:val="Lienhypertexte"/>
                </w:rPr>
                <w:t>WM2M IOT Agent</w:t>
              </w:r>
            </w:hyperlink>
          </w:p>
          <w:p w14:paraId="18DAB582" w14:textId="77777777" w:rsidR="00DD494C" w:rsidRDefault="009F2DE3" w:rsidP="00E92D07">
            <w:hyperlink r:id="rId75" w:history="1">
              <w:r w:rsidR="00DD494C" w:rsidRPr="00887470">
                <w:rPr>
                  <w:rStyle w:val="Lienhypertexte"/>
                </w:rPr>
                <w:t>SIGFOX IOT Agent</w:t>
              </w:r>
            </w:hyperlink>
          </w:p>
          <w:p w14:paraId="1971FC71" w14:textId="77777777" w:rsidR="00E92D07" w:rsidRDefault="009F2DE3" w:rsidP="00E92D07">
            <w:hyperlink r:id="rId76"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9F2DE3" w:rsidP="00C7691C">
            <w:hyperlink r:id="rId77" w:history="1">
              <w:r w:rsidR="00720EB8" w:rsidRPr="00E66391">
                <w:rPr>
                  <w:rStyle w:val="Lienhypertexte"/>
                </w:rPr>
                <w:t>IOT Orchestrator with portal UI</w:t>
              </w:r>
            </w:hyperlink>
            <w:r w:rsidR="00720EB8">
              <w:t xml:space="preserve"> (from Telefonica)</w:t>
            </w:r>
          </w:p>
          <w:p w14:paraId="1DD216C1" w14:textId="77777777" w:rsidR="00E66391" w:rsidRDefault="00E66391" w:rsidP="00C7691C">
            <w:r>
              <w:t xml:space="preserve">MQTT broker like </w:t>
            </w:r>
            <w:hyperlink r:id="rId78" w:history="1">
              <w:proofErr w:type="spellStart"/>
              <w:r w:rsidRPr="00E66391">
                <w:rPr>
                  <w:rStyle w:val="Lienhypertexte"/>
                </w:rPr>
                <w:t>Mosquitto</w:t>
              </w:r>
              <w:proofErr w:type="spellEnd"/>
            </w:hyperlink>
            <w:r>
              <w:t xml:space="preserve"> is needed for MQTT connectivity of IOT agents</w:t>
            </w:r>
            <w:r w:rsidR="0075566F">
              <w:t>.</w:t>
            </w:r>
          </w:p>
          <w:p w14:paraId="55197161" w14:textId="57AE55FF" w:rsidR="00A556CD" w:rsidRDefault="009F2DE3" w:rsidP="00C7691C">
            <w:hyperlink r:id="rId79" w:history="1">
              <w:r w:rsidR="00997832" w:rsidRPr="00A33E5D">
                <w:rPr>
                  <w:rStyle w:val="Lienhypertexte"/>
                </w:rPr>
                <w:t>Node-R</w:t>
              </w:r>
              <w:r w:rsidR="00A33E5D" w:rsidRPr="00A33E5D">
                <w:rPr>
                  <w:rStyle w:val="Lienhypertexte"/>
                </w:rPr>
                <w:t>ED</w:t>
              </w:r>
            </w:hyperlink>
            <w:r w:rsidR="00997832">
              <w:t xml:space="preserve"> </w:t>
            </w:r>
            <w:r w:rsidR="009E2F6C">
              <w:t xml:space="preserve">should be used </w:t>
            </w:r>
            <w:r w:rsidR="00997832">
              <w:t xml:space="preserve">to provide </w:t>
            </w:r>
            <w:r w:rsidR="00DA704B">
              <w:t xml:space="preserve">pre-processing </w:t>
            </w:r>
            <w:r w:rsidR="005962D3">
              <w:t>for</w:t>
            </w:r>
            <w:r w:rsidR="00DA704B">
              <w:t xml:space="preserve"> </w:t>
            </w:r>
            <w:r w:rsidR="005962D3">
              <w:t xml:space="preserve">some </w:t>
            </w:r>
            <w:r w:rsidR="00DA704B">
              <w:t>IOT data</w:t>
            </w:r>
            <w:r w:rsidR="005962D3">
              <w:t xml:space="preserve"> </w:t>
            </w:r>
            <w:r w:rsidR="00DA704B">
              <w:t>sources</w:t>
            </w:r>
            <w:r w:rsidR="005962D3">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50FE3934" w14:textId="77777777" w:rsidR="00F87120" w:rsidRDefault="00F87120" w:rsidP="001B6C4D"/>
    <w:p w14:paraId="6036FE68" w14:textId="0D6B0D53" w:rsidR="00E66E24" w:rsidRDefault="00E66E24" w:rsidP="001B6C4D">
      <w:r>
        <w:t xml:space="preserve">The </w:t>
      </w:r>
      <w:hyperlink r:id="rId80" w:history="1">
        <w:r w:rsidRPr="0075566F">
          <w:rPr>
            <w:rStyle w:val="Lienhypertexte"/>
          </w:rPr>
          <w:t>IOT Agent Manager</w:t>
        </w:r>
      </w:hyperlink>
      <w:r>
        <w:t xml:space="preserve"> is under porting in Nodejs for release 5, it should provide </w:t>
      </w:r>
      <w:r w:rsidR="00CE5741">
        <w:t>an IOT agents</w:t>
      </w:r>
      <w:r>
        <w:t xml:space="preserve"> management</w:t>
      </w:r>
      <w:r w:rsidR="00407CFA">
        <w:t xml:space="preserve"> layer.</w:t>
      </w:r>
    </w:p>
    <w:p w14:paraId="6888FAC0" w14:textId="77777777" w:rsidR="002F05C0" w:rsidRDefault="002F05C0" w:rsidP="001B6C4D"/>
    <w:p w14:paraId="38CAC821" w14:textId="302DD69C" w:rsidR="00407CFA" w:rsidRDefault="00407CFA" w:rsidP="001B6C4D">
      <w:r>
        <w:t xml:space="preserve">Most of the IOT modules in </w:t>
      </w:r>
      <w:proofErr w:type="spellStart"/>
      <w:r>
        <w:t>Fiware</w:t>
      </w:r>
      <w:proofErr w:type="spellEnd"/>
      <w:r>
        <w:t xml:space="preserve"> catalog come from </w:t>
      </w:r>
      <w:hyperlink r:id="rId81" w:history="1">
        <w:r w:rsidRPr="00407CFA">
          <w:rPr>
            <w:rStyle w:val="Lienhypertexte"/>
          </w:rPr>
          <w:t>Telefonica, in their github</w:t>
        </w:r>
      </w:hyperlink>
      <w:r>
        <w:t xml:space="preserve">, they provide a component called </w:t>
      </w:r>
      <w:hyperlink r:id="rId82" w:history="1">
        <w:r w:rsidRPr="004708F2">
          <w:rPr>
            <w:rStyle w:val="Lienhypertexte"/>
          </w:rPr>
          <w:t>Orchestrator</w:t>
        </w:r>
      </w:hyperlink>
      <w:r>
        <w:t>, that allows to interact with the different modules: IOT agen</w:t>
      </w:r>
      <w:r w:rsidR="009A3889">
        <w:t xml:space="preserve">ts, </w:t>
      </w:r>
      <w:proofErr w:type="spellStart"/>
      <w:r w:rsidR="00F53596">
        <w:t>P</w:t>
      </w:r>
      <w:r w:rsidR="009A3889">
        <w:t>erseo</w:t>
      </w:r>
      <w:proofErr w:type="spellEnd"/>
      <w:r w:rsidR="009A3889">
        <w:t xml:space="preserve">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14:paraId="45F47852" w14:textId="27A88560" w:rsidR="002F05C0" w:rsidRDefault="002F05C0" w:rsidP="001B6C4D"/>
    <w:p w14:paraId="239E49F6" w14:textId="77777777" w:rsidR="00D260D6" w:rsidRDefault="002F05C0" w:rsidP="001B6C4D">
      <w:r>
        <w:t xml:space="preserve">An IOT agent for </w:t>
      </w:r>
      <w:hyperlink r:id="rId83" w:history="1">
        <w:r w:rsidRPr="005F3097">
          <w:rPr>
            <w:rStyle w:val="Lienhypertexte"/>
          </w:rPr>
          <w:t>OPC</w:t>
        </w:r>
        <w:r w:rsidR="005F3097" w:rsidRPr="005F3097">
          <w:rPr>
            <w:rStyle w:val="Lienhypertexte"/>
          </w:rPr>
          <w:t xml:space="preserve"> UA</w:t>
        </w:r>
      </w:hyperlink>
      <w:r>
        <w:t xml:space="preserve"> is under development: </w:t>
      </w:r>
      <w:hyperlink r:id="rId84"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14:paraId="48713154" w14:textId="77777777" w:rsidR="00D260D6" w:rsidRDefault="00D260D6" w:rsidP="001B6C4D"/>
    <w:p w14:paraId="25E46373" w14:textId="75CFB1B0"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w:t>
      </w:r>
      <w:proofErr w:type="spellStart"/>
      <w:r w:rsidR="000A5D84">
        <w:t>Fiware</w:t>
      </w:r>
      <w:proofErr w:type="spellEnd"/>
      <w:r w:rsidR="000A5D84">
        <w:t>,</w:t>
      </w:r>
      <w:r w:rsidR="00490A85">
        <w:t xml:space="preserve"> </w:t>
      </w:r>
      <w:r w:rsidR="00080DF0">
        <w:t>the data coming from thos</w:t>
      </w:r>
      <w:r w:rsidR="00770522">
        <w:t>e</w:t>
      </w:r>
      <w:r w:rsidR="00080DF0">
        <w:t xml:space="preserve"> different</w:t>
      </w:r>
      <w:r w:rsidR="00770522">
        <w:t xml:space="preserve"> data sources.</w:t>
      </w:r>
    </w:p>
    <w:p w14:paraId="49DAF3A0" w14:textId="77777777" w:rsidR="005E3EF7" w:rsidRDefault="005E3EF7" w:rsidP="001B6C4D"/>
    <w:p w14:paraId="0E6A8E18" w14:textId="5811AB5C"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14:paraId="5A060B2A" w14:textId="7E3D88D9" w:rsidR="00565FA5" w:rsidRDefault="00957301" w:rsidP="001B6C4D">
      <w:r>
        <w:t>Those data</w:t>
      </w:r>
      <w:r w:rsidR="000E243F">
        <w:t xml:space="preserve"> </w:t>
      </w:r>
      <w:r w:rsidR="00B70EBD">
        <w:t>need to</w:t>
      </w:r>
      <w:r w:rsidR="000E243F">
        <w:t xml:space="preserve"> be converted to JSON</w:t>
      </w:r>
      <w:r w:rsidR="003E334C">
        <w:t xml:space="preserve"> in a first step</w:t>
      </w:r>
      <w:r w:rsidR="00B35EBE">
        <w:t xml:space="preserve"> (with Node-RED</w:t>
      </w:r>
      <w:r w:rsidR="00692A57">
        <w:t>)</w:t>
      </w:r>
      <w:r w:rsidR="003E334C">
        <w:t xml:space="preserve">,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14:paraId="6CEBD85E" w14:textId="49C8CA86" w:rsidR="00601751" w:rsidRDefault="00601751" w:rsidP="001B6C4D">
      <w:r>
        <w:t>The first step (data acquisition, conversion to JSON and publish to MQTT) will be done through specific programs or scripts, one per type of data source.</w:t>
      </w:r>
    </w:p>
    <w:p w14:paraId="0411F341" w14:textId="77777777" w:rsidR="00523B07" w:rsidRDefault="00523B07" w:rsidP="001B6C4D"/>
    <w:p w14:paraId="7E180B86" w14:textId="3615178F" w:rsidR="00957301" w:rsidRDefault="00523B07" w:rsidP="001B6C4D">
      <w:r>
        <w:t>The components will be deployed as docker services through stack files.</w:t>
      </w:r>
    </w:p>
    <w:p w14:paraId="62358D6F" w14:textId="77777777" w:rsidR="00523B07" w:rsidRDefault="00523B07" w:rsidP="001B6C4D"/>
    <w:p w14:paraId="04679EAD" w14:textId="77777777" w:rsidR="00770522" w:rsidRDefault="00770522" w:rsidP="001B6C4D"/>
    <w:p w14:paraId="7471DCF6" w14:textId="503BE085" w:rsidR="00C44D40" w:rsidRPr="00C44D40" w:rsidRDefault="00C44D40" w:rsidP="00C44D40">
      <w:pPr>
        <w:pStyle w:val="Titre3"/>
        <w:rPr>
          <w:i/>
        </w:rPr>
      </w:pPr>
      <w:bookmarkStart w:id="210" w:name="_Toc497140568"/>
      <w:bookmarkStart w:id="211" w:name="_Toc497322741"/>
      <w:bookmarkStart w:id="212" w:name="_Toc501723003"/>
      <w:bookmarkEnd w:id="210"/>
      <w:bookmarkEnd w:id="211"/>
      <w:r>
        <w:t>IOT Broker</w:t>
      </w:r>
      <w:r w:rsidR="001C25A9">
        <w:t xml:space="preserve"> Component</w:t>
      </w:r>
      <w:bookmarkEnd w:id="212"/>
    </w:p>
    <w:p w14:paraId="1F432F1B" w14:textId="77777777" w:rsidR="003A6EFF" w:rsidRDefault="003A6EFF" w:rsidP="00C44D40"/>
    <w:p w14:paraId="4F36C0BA" w14:textId="6997ADEC" w:rsidR="00C44D40" w:rsidRDefault="00C44D40" w:rsidP="00C44D40">
      <w:r>
        <w:t xml:space="preserve">The IOT </w:t>
      </w:r>
      <w:r w:rsidR="00D82EEC">
        <w:t>B</w:t>
      </w:r>
      <w:r>
        <w:t xml:space="preserve">roker GE </w:t>
      </w:r>
      <w:r w:rsidR="0083142B">
        <w:t>i</w:t>
      </w:r>
      <w:r w:rsidR="0083142B" w:rsidRPr="0083142B">
        <w:t>s a lightweight and scalable middleware component that separates IoT applications from the underlying device installations</w:t>
      </w:r>
      <w:r w:rsidRPr="00123AF1">
        <w:t>.</w:t>
      </w:r>
    </w:p>
    <w:p w14:paraId="6027D091" w14:textId="4AEBF13C" w:rsidR="00AA5C1B" w:rsidRDefault="004430B6" w:rsidP="00C44D40">
      <w:r>
        <w:t>Th</w:t>
      </w:r>
      <w:r w:rsidR="00881AE7">
        <w:t>is</w:t>
      </w:r>
      <w:r>
        <w:t xml:space="preserve"> component sit</w:t>
      </w:r>
      <w:r w:rsidR="00AD3EBF">
        <w:t>s</w:t>
      </w:r>
      <w:r>
        <w:t xml:space="preserve"> between the Context broker</w:t>
      </w:r>
      <w:r w:rsidR="00A55BD4">
        <w:t>, which manipulate things context</w:t>
      </w:r>
      <w:r w:rsidR="00AD3EBF">
        <w:t>, and the IOT agents</w:t>
      </w:r>
      <w:r w:rsidR="00A822FA">
        <w:t xml:space="preserve"> which manipulate device data, and </w:t>
      </w:r>
      <w:r w:rsidR="00D858B2">
        <w:t xml:space="preserve">it </w:t>
      </w:r>
      <w:r w:rsidR="00A822FA">
        <w:t xml:space="preserve">allows </w:t>
      </w:r>
      <w:r w:rsidR="001967B7">
        <w:t>to</w:t>
      </w:r>
      <w:r w:rsidR="00CD5296">
        <w:t xml:space="preserve"> define</w:t>
      </w:r>
      <w:r w:rsidR="001967B7">
        <w:t xml:space="preserve"> </w:t>
      </w:r>
      <w:r w:rsidR="00C73EBE" w:rsidRPr="00C73EBE">
        <w:t>associations between device-level and thing-level information</w:t>
      </w:r>
      <w:r w:rsidR="00D858B2">
        <w:t xml:space="preserve">, and to filter </w:t>
      </w:r>
      <w:r w:rsidR="00197661">
        <w:t>information</w:t>
      </w:r>
      <w:r w:rsidR="00BB7140">
        <w:t xml:space="preserve"> </w:t>
      </w:r>
      <w:r w:rsidR="00917E30">
        <w:t>before sending it to the con</w:t>
      </w:r>
      <w:r w:rsidR="00E7279F">
        <w:t>text broker</w:t>
      </w:r>
      <w:r w:rsidR="00C73EBE" w:rsidRPr="00C73EBE">
        <w:t>.</w:t>
      </w:r>
    </w:p>
    <w:p w14:paraId="4A556232" w14:textId="77777777" w:rsidR="00E7279F" w:rsidRDefault="00E7279F" w:rsidP="00C44D40"/>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E7279F" w14:paraId="3E62500A" w14:textId="77777777" w:rsidTr="00111B67">
        <w:tc>
          <w:tcPr>
            <w:tcW w:w="2698" w:type="dxa"/>
          </w:tcPr>
          <w:p w14:paraId="796998E7" w14:textId="77777777" w:rsidR="00E7279F" w:rsidRDefault="00E7279F" w:rsidP="00190FE5">
            <w:pPr>
              <w:rPr>
                <w:b/>
                <w:bCs/>
              </w:rPr>
            </w:pPr>
            <w:r>
              <w:rPr>
                <w:b/>
                <w:bCs/>
              </w:rPr>
              <w:t>Architecture Component</w:t>
            </w:r>
          </w:p>
        </w:tc>
        <w:tc>
          <w:tcPr>
            <w:tcW w:w="5103" w:type="dxa"/>
          </w:tcPr>
          <w:p w14:paraId="631BD90A" w14:textId="77777777" w:rsidR="00E7279F" w:rsidRDefault="00E7279F" w:rsidP="00190FE5">
            <w:pPr>
              <w:rPr>
                <w:b/>
                <w:bCs/>
              </w:rPr>
            </w:pPr>
            <w:r>
              <w:rPr>
                <w:b/>
                <w:bCs/>
              </w:rPr>
              <w:t>Component Elements</w:t>
            </w:r>
          </w:p>
        </w:tc>
      </w:tr>
      <w:tr w:rsidR="00E7279F" w14:paraId="01AE06CF" w14:textId="77777777" w:rsidTr="00111B67">
        <w:tc>
          <w:tcPr>
            <w:tcW w:w="2698" w:type="dxa"/>
          </w:tcPr>
          <w:p w14:paraId="5CA56FB1" w14:textId="77777777" w:rsidR="00E7279F" w:rsidRDefault="00E7279F" w:rsidP="00190FE5">
            <w:r>
              <w:t>Database Server</w:t>
            </w:r>
          </w:p>
        </w:tc>
        <w:tc>
          <w:tcPr>
            <w:tcW w:w="5103" w:type="dxa"/>
          </w:tcPr>
          <w:p w14:paraId="7ACFFD3C" w14:textId="5DA7FFBA" w:rsidR="00E7279F" w:rsidRDefault="00AA353F" w:rsidP="00190FE5">
            <w:proofErr w:type="spellStart"/>
            <w:r>
              <w:t>CouchDB</w:t>
            </w:r>
            <w:proofErr w:type="spellEnd"/>
            <w:r w:rsidR="00AF1814">
              <w:t xml:space="preserve"> </w:t>
            </w:r>
            <w:r w:rsidR="00533833">
              <w:t xml:space="preserve">for </w:t>
            </w:r>
            <w:r w:rsidR="00AF1814">
              <w:t>histor</w:t>
            </w:r>
            <w:r w:rsidR="00533833">
              <w:t>ical agent</w:t>
            </w:r>
          </w:p>
          <w:p w14:paraId="51BAADE5" w14:textId="5DEDA771" w:rsidR="00AF1814" w:rsidRDefault="00AF1814" w:rsidP="00190FE5">
            <w:r>
              <w:t>PostgreSQL (</w:t>
            </w:r>
            <w:proofErr w:type="spellStart"/>
            <w:r>
              <w:t>Citus</w:t>
            </w:r>
            <w:proofErr w:type="spellEnd"/>
            <w:r>
              <w:t xml:space="preserve"> cluster)</w:t>
            </w:r>
            <w:r w:rsidR="00533833">
              <w:t xml:space="preserve"> for </w:t>
            </w:r>
            <w:r w:rsidR="003003FC">
              <w:t>utility storage</w:t>
            </w:r>
          </w:p>
        </w:tc>
      </w:tr>
      <w:tr w:rsidR="00E7279F" w14:paraId="64D0EF64" w14:textId="77777777" w:rsidTr="00111B67">
        <w:tc>
          <w:tcPr>
            <w:tcW w:w="2698" w:type="dxa"/>
          </w:tcPr>
          <w:p w14:paraId="0C47D3CC" w14:textId="77777777" w:rsidR="00E7279F" w:rsidRDefault="00E7279F" w:rsidP="00190FE5">
            <w:r>
              <w:t>Applications</w:t>
            </w:r>
          </w:p>
        </w:tc>
        <w:tc>
          <w:tcPr>
            <w:tcW w:w="5103" w:type="dxa"/>
          </w:tcPr>
          <w:p w14:paraId="7602CF20" w14:textId="20297061" w:rsidR="00E7279F" w:rsidRDefault="0088512E" w:rsidP="00190FE5">
            <w:r>
              <w:t>IOT Broker</w:t>
            </w:r>
          </w:p>
        </w:tc>
      </w:tr>
    </w:tbl>
    <w:p w14:paraId="425A22FF" w14:textId="77777777" w:rsidR="00E7279F" w:rsidRDefault="00E7279F" w:rsidP="00C44D40"/>
    <w:p w14:paraId="4C45D4CB" w14:textId="7FCD5C85" w:rsidR="00E7279F" w:rsidRDefault="00381B84" w:rsidP="00C44D40">
      <w:r>
        <w:lastRenderedPageBreak/>
        <w:t xml:space="preserve">This component is not </w:t>
      </w:r>
      <w:r w:rsidR="001D2BBA">
        <w:t>mandatory</w:t>
      </w:r>
      <w:r w:rsidR="00DD506D">
        <w:t xml:space="preserve"> for the </w:t>
      </w:r>
      <w:r w:rsidR="009B35DF">
        <w:t>initial setup of the smart city platform</w:t>
      </w:r>
      <w:r w:rsidR="004D5A22">
        <w:t xml:space="preserve">, </w:t>
      </w:r>
      <w:r w:rsidR="001F43E4">
        <w:t xml:space="preserve">a reflection is needed to </w:t>
      </w:r>
      <w:r w:rsidR="00172E13">
        <w:t xml:space="preserve">evaluate the opportunity for its inclusion in the </w:t>
      </w:r>
      <w:r w:rsidR="000263FE">
        <w:t>target platform.</w:t>
      </w:r>
    </w:p>
    <w:p w14:paraId="70A81B07" w14:textId="77777777" w:rsidR="005549AD" w:rsidRDefault="005549AD" w:rsidP="00C44D40"/>
    <w:p w14:paraId="7233F6C2" w14:textId="382F62F6" w:rsidR="005549AD" w:rsidRPr="005549AD" w:rsidRDefault="005549AD" w:rsidP="005549AD">
      <w:pPr>
        <w:pStyle w:val="Titre3"/>
        <w:rPr>
          <w:i/>
        </w:rPr>
      </w:pPr>
      <w:bookmarkStart w:id="213" w:name="_Toc501723004"/>
      <w:r>
        <w:t xml:space="preserve">IOT </w:t>
      </w:r>
      <w:r w:rsidR="001C25A9">
        <w:t>Discovery Component</w:t>
      </w:r>
      <w:bookmarkEnd w:id="213"/>
    </w:p>
    <w:p w14:paraId="4E8E5C4C" w14:textId="77777777" w:rsidR="005549AD" w:rsidRDefault="005549AD" w:rsidP="005549AD"/>
    <w:p w14:paraId="4B04FA59" w14:textId="77777777" w:rsidR="00587B5F" w:rsidRDefault="005549AD" w:rsidP="00C9704B">
      <w:r>
        <w:t xml:space="preserve">The IOT </w:t>
      </w:r>
      <w:proofErr w:type="spellStart"/>
      <w:r w:rsidR="004728F0">
        <w:t>Dicovery</w:t>
      </w:r>
      <w:proofErr w:type="spellEnd"/>
      <w:r>
        <w:t xml:space="preserve"> GE </w:t>
      </w:r>
      <w:r w:rsidR="00C9704B">
        <w:t xml:space="preserve">role is to act as a meeting point for </w:t>
      </w:r>
    </w:p>
    <w:p w14:paraId="4EA87E56" w14:textId="77777777" w:rsidR="00587B5F" w:rsidRDefault="00C9704B" w:rsidP="001953AA">
      <w:pPr>
        <w:pStyle w:val="Paragraphedeliste"/>
        <w:numPr>
          <w:ilvl w:val="0"/>
          <w:numId w:val="52"/>
        </w:numPr>
      </w:pPr>
      <w:r>
        <w:t xml:space="preserve">IoT Context Producers to register the availability of their Things and Sensor devices, </w:t>
      </w:r>
    </w:p>
    <w:p w14:paraId="6084BBCF" w14:textId="2473C6F1" w:rsidR="00A67A76" w:rsidRDefault="00C9704B" w:rsidP="001953AA">
      <w:pPr>
        <w:pStyle w:val="Paragraphedeliste"/>
        <w:numPr>
          <w:ilvl w:val="0"/>
          <w:numId w:val="52"/>
        </w:numPr>
      </w:pPr>
      <w:r>
        <w:t>IoT Context Consumers to discover them</w:t>
      </w:r>
      <w:r w:rsidR="005720A4">
        <w:t>.</w:t>
      </w:r>
    </w:p>
    <w:p w14:paraId="2F70515B" w14:textId="7AE8EAE9" w:rsidR="00A67A76" w:rsidRDefault="005720A4" w:rsidP="00C9704B">
      <w:r>
        <w:t xml:space="preserve">This </w:t>
      </w:r>
      <w:r w:rsidR="00C9704B">
        <w:t>using either the OMA NGSI-9 messaging protocol</w:t>
      </w:r>
      <w:r w:rsidR="00B324A6">
        <w:t xml:space="preserve">, </w:t>
      </w:r>
      <w:r w:rsidR="00C9704B">
        <w:t xml:space="preserve">API for contextual information exchange. </w:t>
      </w:r>
    </w:p>
    <w:p w14:paraId="64B244D2" w14:textId="5A02908D" w:rsidR="00C9704B" w:rsidRDefault="00C9704B" w:rsidP="00C9704B">
      <w:r>
        <w:t xml:space="preserve">For semantic users, the Sense2Web API can be used which supports Linked Open Data. </w:t>
      </w:r>
    </w:p>
    <w:p w14:paraId="260710D8" w14:textId="77777777" w:rsidR="00C9704B" w:rsidRDefault="00C9704B" w:rsidP="00C9704B">
      <w:r>
        <w:t xml:space="preserve">The API exposes two main modules: </w:t>
      </w:r>
    </w:p>
    <w:p w14:paraId="5AD254A8" w14:textId="19785149" w:rsidR="0060486E" w:rsidRDefault="00C9704B" w:rsidP="001953AA">
      <w:pPr>
        <w:pStyle w:val="Paragraphedeliste"/>
        <w:numPr>
          <w:ilvl w:val="0"/>
          <w:numId w:val="51"/>
        </w:numPr>
      </w:pPr>
      <w:r>
        <w:t>NGSI-9 Server</w:t>
      </w:r>
      <w:r w:rsidR="0010176B">
        <w:t xml:space="preserve"> </w:t>
      </w:r>
      <w:r w:rsidR="0060486E">
        <w:t>which provides a repository for the storage of NGSI entities and allows NGSI-9 clients</w:t>
      </w:r>
      <w:r w:rsidR="008F18C4">
        <w:t xml:space="preserve"> (</w:t>
      </w:r>
      <w:r w:rsidR="00191266" w:rsidRPr="00191266">
        <w:t>Data Handling GE</w:t>
      </w:r>
      <w:r w:rsidR="00191266">
        <w:t xml:space="preserve">, </w:t>
      </w:r>
      <w:r w:rsidR="00191266" w:rsidRPr="00191266">
        <w:t>Device Management GE, IoT Broker</w:t>
      </w:r>
      <w:r w:rsidR="00191266">
        <w:t>)</w:t>
      </w:r>
      <w:r w:rsidR="0060486E">
        <w:t xml:space="preserve"> to: </w:t>
      </w:r>
    </w:p>
    <w:p w14:paraId="52068E77" w14:textId="77777777" w:rsidR="0060486E" w:rsidRDefault="0060486E" w:rsidP="001953AA">
      <w:pPr>
        <w:pStyle w:val="Paragraphedeliste"/>
        <w:numPr>
          <w:ilvl w:val="1"/>
          <w:numId w:val="51"/>
        </w:numPr>
      </w:pPr>
      <w:r>
        <w:t>Register context information about Sensors and Things.</w:t>
      </w:r>
    </w:p>
    <w:p w14:paraId="781DFF2A" w14:textId="60945879" w:rsidR="00C9704B" w:rsidRDefault="0060486E" w:rsidP="001953AA">
      <w:pPr>
        <w:pStyle w:val="Paragraphedeliste"/>
        <w:numPr>
          <w:ilvl w:val="1"/>
          <w:numId w:val="51"/>
        </w:numPr>
      </w:pPr>
      <w:r>
        <w:t>Discover context information using ID, attribute, attribute domain, and entity type.</w:t>
      </w:r>
    </w:p>
    <w:p w14:paraId="5570B827" w14:textId="4C2F7778" w:rsidR="005549AD" w:rsidRDefault="00C9704B" w:rsidP="001953AA">
      <w:pPr>
        <w:pStyle w:val="Paragraphedeliste"/>
        <w:numPr>
          <w:ilvl w:val="0"/>
          <w:numId w:val="51"/>
        </w:numPr>
      </w:pPr>
      <w:r>
        <w:t>Sense2Web Linked-data platform</w:t>
      </w:r>
      <w:r w:rsidR="00257B76">
        <w:t xml:space="preserve"> </w:t>
      </w:r>
      <w:r w:rsidR="0025534D">
        <w:t xml:space="preserve">which </w:t>
      </w:r>
      <w:r w:rsidR="00257B76" w:rsidRPr="00257B76">
        <w:t>provides a semantic repository for IoT providers to register and manage semantic descriptions (in RDF/OWL) about their "Things"</w:t>
      </w:r>
      <w:r w:rsidR="00C2460C">
        <w:t xml:space="preserve">: </w:t>
      </w:r>
      <w:r w:rsidR="00257B76" w:rsidRPr="00257B76">
        <w:t>Sensor/Actuator Devices, virtual computational elements (e.g. data aggregators) or virtual representations of any Physical Entity.</w:t>
      </w:r>
    </w:p>
    <w:p w14:paraId="41149935" w14:textId="77777777" w:rsidR="007034EE" w:rsidRDefault="007034EE" w:rsidP="00895D52"/>
    <w:p w14:paraId="7C7A51FB" w14:textId="6E40A55B" w:rsidR="00895D52" w:rsidRDefault="00823D93" w:rsidP="00895D52">
      <w:r>
        <w:t xml:space="preserve">Sens2Web </w:t>
      </w:r>
      <w:r w:rsidR="00895D52">
        <w:t xml:space="preserve">provides IoT </w:t>
      </w:r>
      <w:r w:rsidR="00A44CB8">
        <w:t>u</w:t>
      </w:r>
      <w:r w:rsidR="00895D52">
        <w:t xml:space="preserve">sers to discover these registered IoT elements using: </w:t>
      </w:r>
    </w:p>
    <w:p w14:paraId="7BA7F94D" w14:textId="7A8FA038" w:rsidR="00895D52" w:rsidRDefault="00393BD8" w:rsidP="001953AA">
      <w:pPr>
        <w:pStyle w:val="Paragraphedeliste"/>
        <w:numPr>
          <w:ilvl w:val="0"/>
          <w:numId w:val="54"/>
        </w:numPr>
      </w:pPr>
      <w:r>
        <w:t>D</w:t>
      </w:r>
      <w:r w:rsidR="00895D52">
        <w:t>escriptions in RDF</w:t>
      </w:r>
    </w:p>
    <w:p w14:paraId="7613E732" w14:textId="77777777" w:rsidR="00895D52" w:rsidRDefault="00895D52" w:rsidP="001953AA">
      <w:pPr>
        <w:pStyle w:val="Paragraphedeliste"/>
        <w:numPr>
          <w:ilvl w:val="0"/>
          <w:numId w:val="54"/>
        </w:numPr>
      </w:pPr>
      <w:r>
        <w:t>A probabilistic search mechanism that provides recommended and ranked search results for queries that don’t provide exact matching property values.</w:t>
      </w:r>
    </w:p>
    <w:p w14:paraId="74995C7A" w14:textId="77777777" w:rsidR="00895D52" w:rsidRDefault="00895D52" w:rsidP="001953AA">
      <w:pPr>
        <w:pStyle w:val="Paragraphedeliste"/>
        <w:numPr>
          <w:ilvl w:val="0"/>
          <w:numId w:val="54"/>
        </w:numPr>
      </w:pPr>
      <w:r>
        <w:t>Semantic querying via SPARQL</w:t>
      </w:r>
    </w:p>
    <w:p w14:paraId="0653EB98" w14:textId="3A7DA324" w:rsidR="00895D52" w:rsidRDefault="00895D52" w:rsidP="001953AA">
      <w:pPr>
        <w:pStyle w:val="Paragraphedeliste"/>
        <w:numPr>
          <w:ilvl w:val="0"/>
          <w:numId w:val="54"/>
        </w:numPr>
      </w:pPr>
      <w:r>
        <w:t>An association mechanism that associates Things and sensors based on their shared attribute (e.g. temperature) and spatial proximity, which can then be queried via SPARQL.</w:t>
      </w:r>
    </w:p>
    <w:p w14:paraId="3F68D37C" w14:textId="77777777" w:rsidR="00A90961" w:rsidRDefault="00A90961" w:rsidP="00A90961"/>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DD1F43" w14:paraId="2A9290F4" w14:textId="77777777" w:rsidTr="00190FE5">
        <w:tc>
          <w:tcPr>
            <w:tcW w:w="2698" w:type="dxa"/>
          </w:tcPr>
          <w:p w14:paraId="53EFC998" w14:textId="77777777" w:rsidR="00DD1F43" w:rsidRDefault="00DD1F43" w:rsidP="00190FE5">
            <w:pPr>
              <w:rPr>
                <w:b/>
                <w:bCs/>
              </w:rPr>
            </w:pPr>
            <w:r>
              <w:rPr>
                <w:b/>
                <w:bCs/>
              </w:rPr>
              <w:t>Architecture Component</w:t>
            </w:r>
          </w:p>
        </w:tc>
        <w:tc>
          <w:tcPr>
            <w:tcW w:w="5103" w:type="dxa"/>
          </w:tcPr>
          <w:p w14:paraId="3115C0CF" w14:textId="77777777" w:rsidR="00DD1F43" w:rsidRDefault="00DD1F43" w:rsidP="00190FE5">
            <w:pPr>
              <w:rPr>
                <w:b/>
                <w:bCs/>
              </w:rPr>
            </w:pPr>
            <w:r>
              <w:rPr>
                <w:b/>
                <w:bCs/>
              </w:rPr>
              <w:t>Component Elements</w:t>
            </w:r>
          </w:p>
        </w:tc>
      </w:tr>
      <w:tr w:rsidR="00DD1F43" w14:paraId="5827027D" w14:textId="77777777" w:rsidTr="00190FE5">
        <w:tc>
          <w:tcPr>
            <w:tcW w:w="2698" w:type="dxa"/>
          </w:tcPr>
          <w:p w14:paraId="53CFAC9E" w14:textId="77777777" w:rsidR="00DD1F43" w:rsidRDefault="00DD1F43" w:rsidP="00190FE5">
            <w:r>
              <w:t>Database Server</w:t>
            </w:r>
          </w:p>
        </w:tc>
        <w:tc>
          <w:tcPr>
            <w:tcW w:w="5103" w:type="dxa"/>
          </w:tcPr>
          <w:p w14:paraId="587D40AD" w14:textId="116E7081" w:rsidR="00DD1F43" w:rsidRDefault="00164C0B" w:rsidP="00190FE5">
            <w:r>
              <w:t>MySQL default</w:t>
            </w:r>
            <w:r w:rsidR="00441A31">
              <w:t xml:space="preserve"> </w:t>
            </w:r>
            <w:r w:rsidR="00077E59">
              <w:t xml:space="preserve">to </w:t>
            </w:r>
            <w:r w:rsidR="00441A31">
              <w:t xml:space="preserve">replace by </w:t>
            </w:r>
            <w:r w:rsidR="00DD1F43">
              <w:t>PostgreSQL (</w:t>
            </w:r>
            <w:proofErr w:type="spellStart"/>
            <w:r w:rsidR="00DD1F43">
              <w:t>Citus</w:t>
            </w:r>
            <w:proofErr w:type="spellEnd"/>
            <w:r w:rsidR="00DD1F43">
              <w:t xml:space="preserve"> cluster)</w:t>
            </w:r>
          </w:p>
        </w:tc>
      </w:tr>
      <w:tr w:rsidR="00DD1F43" w14:paraId="168851C3" w14:textId="77777777" w:rsidTr="00190FE5">
        <w:tc>
          <w:tcPr>
            <w:tcW w:w="2698" w:type="dxa"/>
          </w:tcPr>
          <w:p w14:paraId="6B9766D9" w14:textId="77777777" w:rsidR="00DD1F43" w:rsidRDefault="00DD1F43" w:rsidP="00190FE5">
            <w:r>
              <w:t>Applications</w:t>
            </w:r>
          </w:p>
        </w:tc>
        <w:tc>
          <w:tcPr>
            <w:tcW w:w="5103" w:type="dxa"/>
          </w:tcPr>
          <w:p w14:paraId="37A8E98F" w14:textId="5A626A92" w:rsidR="00DD1F43" w:rsidRDefault="007B2D18" w:rsidP="00190FE5">
            <w:r>
              <w:t>NGSI</w:t>
            </w:r>
            <w:r w:rsidR="00A41E1C">
              <w:t>-9 server</w:t>
            </w:r>
            <w:r w:rsidR="00DD4611">
              <w:t xml:space="preserve"> (</w:t>
            </w:r>
            <w:r w:rsidR="00A245D9">
              <w:t>Tomcat application)</w:t>
            </w:r>
          </w:p>
          <w:p w14:paraId="2A519330" w14:textId="2FAD978A" w:rsidR="00A41E1C" w:rsidRDefault="00A41E1C" w:rsidP="00190FE5">
            <w:r>
              <w:t>Sense2Web Linked-data platform</w:t>
            </w:r>
            <w:r w:rsidR="00A245D9">
              <w:t xml:space="preserve"> (Tomcat application)</w:t>
            </w:r>
          </w:p>
        </w:tc>
      </w:tr>
    </w:tbl>
    <w:p w14:paraId="06B373EA" w14:textId="77777777" w:rsidR="00A90961" w:rsidRDefault="00A90961" w:rsidP="00A90961"/>
    <w:p w14:paraId="60CEC3DE" w14:textId="69090646" w:rsidR="00EC0649" w:rsidRDefault="00EC0649" w:rsidP="00EC0649">
      <w:r>
        <w:t xml:space="preserve">This component is not </w:t>
      </w:r>
      <w:r w:rsidR="00F21427">
        <w:t>mandatory</w:t>
      </w:r>
      <w:r>
        <w:t xml:space="preserve"> for the initial setup of the smart city platform, a reflection is needed to evaluate the opportunity for its inclusion in the target platform.</w:t>
      </w:r>
    </w:p>
    <w:p w14:paraId="0F46C1AC" w14:textId="77777777" w:rsidR="00DD1F43" w:rsidRDefault="00DD1F43" w:rsidP="00A90961"/>
    <w:p w14:paraId="0ECFEEA2" w14:textId="77777777" w:rsidR="00C44D40" w:rsidRPr="00C44D40" w:rsidRDefault="00C44D40" w:rsidP="00C44D40">
      <w:pPr>
        <w:pStyle w:val="Titre3"/>
        <w:rPr>
          <w:i/>
        </w:rPr>
      </w:pPr>
      <w:bookmarkStart w:id="214" w:name="_Toc501723005"/>
      <w:r>
        <w:t>CEP Component</w:t>
      </w:r>
      <w:bookmarkEnd w:id="214"/>
    </w:p>
    <w:p w14:paraId="3F4F21BA" w14:textId="77777777" w:rsidR="003A6EFF" w:rsidRDefault="003A6EFF" w:rsidP="00C44D40"/>
    <w:p w14:paraId="5A026576" w14:textId="601C78B2" w:rsidR="00C44D40" w:rsidRDefault="00C44D40" w:rsidP="00C44D40">
      <w:r>
        <w:t xml:space="preserve">The CEP </w:t>
      </w:r>
      <w:r w:rsidRPr="00123AF1">
        <w:t xml:space="preserve">component is </w:t>
      </w:r>
      <w:r>
        <w:t>the Complex Event Processing</w:t>
      </w:r>
      <w:r w:rsidRPr="00123AF1">
        <w:t xml:space="preserve"> GE</w:t>
      </w:r>
      <w:r>
        <w:t xml:space="preserve"> for the </w:t>
      </w:r>
      <w:proofErr w:type="spellStart"/>
      <w:r>
        <w:t>Fiware</w:t>
      </w:r>
      <w:proofErr w:type="spellEnd"/>
      <w:r>
        <w:t xml:space="preserve"> platform</w:t>
      </w:r>
      <w:r w:rsidRPr="00123AF1">
        <w:t>.</w:t>
      </w:r>
    </w:p>
    <w:p w14:paraId="5D755AA6" w14:textId="5B9478AB" w:rsidR="00EA50BF" w:rsidRDefault="00EA50BF" w:rsidP="00C7691C">
      <w:r>
        <w:t xml:space="preserve">It </w:t>
      </w:r>
      <w:r w:rsidRPr="00EA50BF">
        <w:t xml:space="preserve">is a scalable integrated </w:t>
      </w:r>
      <w:r w:rsidR="008756DD">
        <w:t>module</w:t>
      </w:r>
      <w:r w:rsidRPr="00EA50BF">
        <w:t xml:space="preserve">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6D4B045" w14:textId="77777777" w:rsidR="008756DD" w:rsidRDefault="008756DD" w:rsidP="00AB5E39"/>
    <w:p w14:paraId="2C8EE20B" w14:textId="6DEE3784" w:rsidR="00AB5E39" w:rsidRDefault="00AB5E39" w:rsidP="00AB5E39">
      <w:r>
        <w:t xml:space="preserve">In </w:t>
      </w:r>
      <w:proofErr w:type="spellStart"/>
      <w:r>
        <w:t>Fiware</w:t>
      </w:r>
      <w:proofErr w:type="spellEnd"/>
      <w:r>
        <w:t xml:space="preserve"> catalog is proposed an implementation from IBM of the CEP module: </w:t>
      </w:r>
      <w:hyperlink r:id="rId85" w:history="1">
        <w:r w:rsidRPr="00EA50BF">
          <w:rPr>
            <w:rStyle w:val="Lienhypertexte"/>
          </w:rPr>
          <w:t>PROTON</w:t>
        </w:r>
      </w:hyperlink>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4536"/>
      </w:tblGrid>
      <w:tr w:rsidR="001B7DF1" w14:paraId="18FAE6EE" w14:textId="77777777" w:rsidTr="00077E59">
        <w:tc>
          <w:tcPr>
            <w:tcW w:w="2698" w:type="dxa"/>
          </w:tcPr>
          <w:p w14:paraId="60596E86" w14:textId="77777777" w:rsidR="001B7DF1" w:rsidRDefault="001B7DF1" w:rsidP="00A97AB5">
            <w:pPr>
              <w:rPr>
                <w:b/>
                <w:bCs/>
              </w:rPr>
            </w:pPr>
            <w:r>
              <w:rPr>
                <w:b/>
                <w:bCs/>
              </w:rPr>
              <w:t>Architecture Component</w:t>
            </w:r>
          </w:p>
        </w:tc>
        <w:tc>
          <w:tcPr>
            <w:tcW w:w="4536" w:type="dxa"/>
          </w:tcPr>
          <w:p w14:paraId="61F1EC16" w14:textId="77777777" w:rsidR="001B7DF1" w:rsidRDefault="001B7DF1" w:rsidP="00A97AB5">
            <w:pPr>
              <w:rPr>
                <w:b/>
                <w:bCs/>
              </w:rPr>
            </w:pPr>
            <w:r>
              <w:rPr>
                <w:b/>
                <w:bCs/>
              </w:rPr>
              <w:t>Component Elements</w:t>
            </w:r>
          </w:p>
        </w:tc>
      </w:tr>
      <w:tr w:rsidR="001B7DF1" w14:paraId="52565A9F" w14:textId="77777777" w:rsidTr="00077E59">
        <w:tc>
          <w:tcPr>
            <w:tcW w:w="2698" w:type="dxa"/>
          </w:tcPr>
          <w:p w14:paraId="6C79F141" w14:textId="77777777" w:rsidR="001B7DF1" w:rsidRDefault="001B7DF1" w:rsidP="00A97AB5">
            <w:r>
              <w:t>Database Server</w:t>
            </w:r>
          </w:p>
        </w:tc>
        <w:tc>
          <w:tcPr>
            <w:tcW w:w="4536" w:type="dxa"/>
          </w:tcPr>
          <w:p w14:paraId="1D293EAE" w14:textId="1C1C0F7B" w:rsidR="001B7DF1" w:rsidRDefault="00995542" w:rsidP="00A97AB5">
            <w:r>
              <w:t>None in this version</w:t>
            </w:r>
          </w:p>
        </w:tc>
      </w:tr>
      <w:tr w:rsidR="001B7DF1" w14:paraId="5080352B" w14:textId="77777777" w:rsidTr="00077E59">
        <w:tc>
          <w:tcPr>
            <w:tcW w:w="2698" w:type="dxa"/>
          </w:tcPr>
          <w:p w14:paraId="55DF758E" w14:textId="77777777" w:rsidR="001B7DF1" w:rsidRDefault="001B7DF1" w:rsidP="00A97AB5">
            <w:r>
              <w:t>Applications</w:t>
            </w:r>
          </w:p>
        </w:tc>
        <w:tc>
          <w:tcPr>
            <w:tcW w:w="4536" w:type="dxa"/>
          </w:tcPr>
          <w:p w14:paraId="459059AD" w14:textId="6380E0D6" w:rsidR="001B7DF1" w:rsidRDefault="00995542" w:rsidP="00A97AB5">
            <w:r>
              <w:t>Proton is based on Tomcat and uses 4 wars:</w:t>
            </w:r>
          </w:p>
          <w:p w14:paraId="623E7012" w14:textId="2A31AE76" w:rsidR="00995542" w:rsidRDefault="00995542" w:rsidP="001953AA">
            <w:pPr>
              <w:pStyle w:val="Paragraphedeliste"/>
              <w:numPr>
                <w:ilvl w:val="0"/>
                <w:numId w:val="53"/>
              </w:numPr>
            </w:pPr>
            <w:proofErr w:type="spellStart"/>
            <w:r w:rsidRPr="00995542">
              <w:t>ProtonOnWebServerAdmin</w:t>
            </w:r>
            <w:proofErr w:type="spellEnd"/>
          </w:p>
          <w:p w14:paraId="6C2B220B" w14:textId="77777777" w:rsidR="00995542" w:rsidRDefault="00995542" w:rsidP="001953AA">
            <w:pPr>
              <w:pStyle w:val="Paragraphedeliste"/>
              <w:numPr>
                <w:ilvl w:val="0"/>
                <w:numId w:val="53"/>
              </w:numPr>
            </w:pPr>
            <w:proofErr w:type="spellStart"/>
            <w:r w:rsidRPr="00995542">
              <w:t>ProtonOnWebServer</w:t>
            </w:r>
            <w:proofErr w:type="spellEnd"/>
          </w:p>
          <w:p w14:paraId="04A38075" w14:textId="77777777" w:rsidR="00995542" w:rsidRDefault="00995542" w:rsidP="001953AA">
            <w:pPr>
              <w:pStyle w:val="Paragraphedeliste"/>
              <w:numPr>
                <w:ilvl w:val="0"/>
                <w:numId w:val="53"/>
              </w:numPr>
            </w:pPr>
            <w:proofErr w:type="spellStart"/>
            <w:r w:rsidRPr="00995542">
              <w:t>AuthoringTool</w:t>
            </w:r>
            <w:proofErr w:type="spellEnd"/>
          </w:p>
          <w:p w14:paraId="384880C1" w14:textId="4ED98781" w:rsidR="00995542" w:rsidRDefault="00995542" w:rsidP="001953AA">
            <w:pPr>
              <w:pStyle w:val="Paragraphedeliste"/>
              <w:numPr>
                <w:ilvl w:val="0"/>
                <w:numId w:val="53"/>
              </w:numPr>
            </w:pPr>
            <w:proofErr w:type="spellStart"/>
            <w:r w:rsidRPr="00995542">
              <w:t>AuthoringToolWebServer</w:t>
            </w:r>
            <w:proofErr w:type="spellEnd"/>
          </w:p>
        </w:tc>
      </w:tr>
    </w:tbl>
    <w:p w14:paraId="61849048" w14:textId="13A0A18D" w:rsidR="001B7DF1" w:rsidRDefault="001B7DF1" w:rsidP="001B6C4D"/>
    <w:p w14:paraId="0605D3F7" w14:textId="22C0BBE8" w:rsidR="008756DD" w:rsidRDefault="009D56E1" w:rsidP="001B6C4D">
      <w:r>
        <w:t>Another CEP</w:t>
      </w:r>
      <w:r w:rsidR="006F07CD">
        <w:t xml:space="preserve"> component is provided by Telefonica: </w:t>
      </w:r>
      <w:hyperlink r:id="rId86" w:history="1">
        <w:proofErr w:type="spellStart"/>
        <w:r w:rsidR="006F07CD" w:rsidRPr="00056FB4">
          <w:rPr>
            <w:rStyle w:val="Lienhypertexte"/>
          </w:rPr>
          <w:t>Perseo</w:t>
        </w:r>
        <w:proofErr w:type="spellEnd"/>
      </w:hyperlink>
    </w:p>
    <w:p w14:paraId="56F56EFF" w14:textId="77777777" w:rsidR="004951FD" w:rsidRDefault="004951FD"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8756DD" w14:paraId="0B2703BA" w14:textId="77777777" w:rsidTr="00DC0212">
        <w:tc>
          <w:tcPr>
            <w:tcW w:w="2698" w:type="dxa"/>
          </w:tcPr>
          <w:p w14:paraId="43BEE0F4" w14:textId="77777777" w:rsidR="008756DD" w:rsidRDefault="008756DD" w:rsidP="00DC0212">
            <w:pPr>
              <w:rPr>
                <w:b/>
                <w:bCs/>
              </w:rPr>
            </w:pPr>
            <w:r>
              <w:rPr>
                <w:b/>
                <w:bCs/>
              </w:rPr>
              <w:t>Architecture Component</w:t>
            </w:r>
          </w:p>
        </w:tc>
        <w:tc>
          <w:tcPr>
            <w:tcW w:w="3818" w:type="dxa"/>
          </w:tcPr>
          <w:p w14:paraId="0CC8B727" w14:textId="77777777" w:rsidR="008756DD" w:rsidRDefault="008756DD" w:rsidP="00DC0212">
            <w:pPr>
              <w:rPr>
                <w:b/>
                <w:bCs/>
              </w:rPr>
            </w:pPr>
            <w:r>
              <w:rPr>
                <w:b/>
                <w:bCs/>
              </w:rPr>
              <w:t>Component Elements</w:t>
            </w:r>
          </w:p>
        </w:tc>
      </w:tr>
      <w:tr w:rsidR="008756DD" w14:paraId="40800D11" w14:textId="77777777" w:rsidTr="00DC0212">
        <w:tc>
          <w:tcPr>
            <w:tcW w:w="2698" w:type="dxa"/>
          </w:tcPr>
          <w:p w14:paraId="72C69EA7" w14:textId="77777777" w:rsidR="008756DD" w:rsidRDefault="008756DD" w:rsidP="00DC0212">
            <w:r>
              <w:t>Database Server</w:t>
            </w:r>
          </w:p>
        </w:tc>
        <w:tc>
          <w:tcPr>
            <w:tcW w:w="3818" w:type="dxa"/>
          </w:tcPr>
          <w:p w14:paraId="48C173B0" w14:textId="78B45505" w:rsidR="008756DD" w:rsidRDefault="008756DD" w:rsidP="00DC0212">
            <w:r>
              <w:t>MongoDB</w:t>
            </w:r>
          </w:p>
        </w:tc>
      </w:tr>
      <w:tr w:rsidR="008756DD" w14:paraId="7D386E1E" w14:textId="77777777" w:rsidTr="00DC0212">
        <w:tc>
          <w:tcPr>
            <w:tcW w:w="2698" w:type="dxa"/>
          </w:tcPr>
          <w:p w14:paraId="0B820EC2" w14:textId="77777777" w:rsidR="008756DD" w:rsidRDefault="008756DD" w:rsidP="00DC0212">
            <w:r>
              <w:t>Applications</w:t>
            </w:r>
          </w:p>
        </w:tc>
        <w:tc>
          <w:tcPr>
            <w:tcW w:w="3818" w:type="dxa"/>
          </w:tcPr>
          <w:p w14:paraId="16384ABD" w14:textId="3674B46A" w:rsidR="008756DD" w:rsidRDefault="009F2DE3" w:rsidP="00DC0212">
            <w:hyperlink r:id="rId87" w:history="1">
              <w:proofErr w:type="spellStart"/>
              <w:r w:rsidR="008756DD" w:rsidRPr="00FE613B">
                <w:rPr>
                  <w:rStyle w:val="Lienhypertexte"/>
                </w:rPr>
                <w:t>Perseo</w:t>
              </w:r>
              <w:proofErr w:type="spellEnd"/>
              <w:r w:rsidR="008756DD" w:rsidRPr="00FE613B">
                <w:rPr>
                  <w:rStyle w:val="Lienhypertexte"/>
                </w:rPr>
                <w:t xml:space="preserve"> Core</w:t>
              </w:r>
            </w:hyperlink>
          </w:p>
          <w:p w14:paraId="4DA2E502" w14:textId="6FAFC256" w:rsidR="008756DD" w:rsidRDefault="009F2DE3" w:rsidP="00DC0212">
            <w:hyperlink r:id="rId88" w:history="1">
              <w:proofErr w:type="spellStart"/>
              <w:r w:rsidR="008756DD" w:rsidRPr="00FE613B">
                <w:rPr>
                  <w:rStyle w:val="Lienhypertexte"/>
                </w:rPr>
                <w:t>Perseo</w:t>
              </w:r>
              <w:proofErr w:type="spellEnd"/>
              <w:r w:rsidR="008756DD" w:rsidRPr="00FE613B">
                <w:rPr>
                  <w:rStyle w:val="Lienhypertexte"/>
                </w:rPr>
                <w:t xml:space="preserve"> FE</w:t>
              </w:r>
            </w:hyperlink>
          </w:p>
        </w:tc>
      </w:tr>
    </w:tbl>
    <w:p w14:paraId="03614013" w14:textId="77777777" w:rsidR="008756DD" w:rsidRDefault="008756DD" w:rsidP="001B6C4D"/>
    <w:p w14:paraId="310F1714" w14:textId="7E61537C" w:rsidR="008756DD" w:rsidRDefault="00BF7820" w:rsidP="001B6C4D">
      <w:r>
        <w:t>After testing of both solutions</w:t>
      </w:r>
      <w:r w:rsidR="0050072C">
        <w:t xml:space="preserve">, it appears that </w:t>
      </w:r>
      <w:proofErr w:type="spellStart"/>
      <w:r w:rsidR="0050072C">
        <w:t>Perseo</w:t>
      </w:r>
      <w:proofErr w:type="spellEnd"/>
      <w:r w:rsidR="0050072C">
        <w:t xml:space="preserve"> is simple</w:t>
      </w:r>
      <w:r w:rsidR="00DA6D56">
        <w:t>r</w:t>
      </w:r>
      <w:r w:rsidR="0050072C">
        <w:t xml:space="preserve"> and </w:t>
      </w:r>
      <w:r w:rsidR="00DA6D56">
        <w:t xml:space="preserve">more </w:t>
      </w:r>
      <w:r w:rsidR="0050072C">
        <w:t xml:space="preserve">straight forward to use than Proton, </w:t>
      </w:r>
      <w:r w:rsidR="009B07AA" w:rsidRPr="007A022B">
        <w:rPr>
          <w:b/>
        </w:rPr>
        <w:t xml:space="preserve">so </w:t>
      </w:r>
      <w:proofErr w:type="spellStart"/>
      <w:r w:rsidR="009B07AA" w:rsidRPr="007A022B">
        <w:rPr>
          <w:b/>
        </w:rPr>
        <w:t>Perseo</w:t>
      </w:r>
      <w:proofErr w:type="spellEnd"/>
      <w:r w:rsidR="009B07AA" w:rsidRPr="007A022B">
        <w:rPr>
          <w:b/>
        </w:rPr>
        <w:t xml:space="preserve"> should be the chosen implementation</w:t>
      </w:r>
      <w:r w:rsidR="00DA6D56">
        <w:t>.</w:t>
      </w:r>
    </w:p>
    <w:p w14:paraId="71B91796" w14:textId="77777777" w:rsidR="00DA6D56" w:rsidRDefault="00DA6D56" w:rsidP="001B6C4D"/>
    <w:p w14:paraId="14624749" w14:textId="03F9530A" w:rsidR="001B1699" w:rsidRDefault="001B1699" w:rsidP="001B6C4D">
      <w:r>
        <w:t>The CEP component will be deployed as a Docker service, using stack file.</w:t>
      </w:r>
    </w:p>
    <w:p w14:paraId="79960CFB" w14:textId="77777777" w:rsidR="001B1699" w:rsidRDefault="001B1699" w:rsidP="001B6C4D"/>
    <w:p w14:paraId="54AB0BF2" w14:textId="0AE1E8EC" w:rsidR="00D00CE4" w:rsidRPr="00D00CE4" w:rsidRDefault="00D00CE4" w:rsidP="0047663D">
      <w:pPr>
        <w:pStyle w:val="Titre3"/>
        <w:numPr>
          <w:ilvl w:val="2"/>
          <w:numId w:val="16"/>
        </w:numPr>
        <w:rPr>
          <w:i/>
        </w:rPr>
      </w:pPr>
      <w:bookmarkStart w:id="215" w:name="_Toc499823545"/>
      <w:bookmarkStart w:id="216" w:name="_Toc501723006"/>
      <w:r>
        <w:t>Application Mashup Component</w:t>
      </w:r>
      <w:r w:rsidR="00EA2F63">
        <w:t>s</w:t>
      </w:r>
      <w:bookmarkEnd w:id="215"/>
      <w:bookmarkEnd w:id="216"/>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89"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90"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4FC14CDD" w:rsidR="0055379A" w:rsidRDefault="0055379A" w:rsidP="00CA6402">
            <w:proofErr w:type="spellStart"/>
            <w:r>
              <w:t>W</w:t>
            </w:r>
            <w:r w:rsidR="00ED18C0">
              <w:t>irecloud</w:t>
            </w:r>
            <w:proofErr w:type="spellEnd"/>
            <w:r w:rsidR="00ED18C0">
              <w:t xml:space="preserve"> w</w:t>
            </w:r>
            <w:r>
              <w:t>eb application</w:t>
            </w:r>
          </w:p>
          <w:p w14:paraId="63B2814D" w14:textId="1601F739" w:rsidR="0055379A" w:rsidRDefault="00ED18C0" w:rsidP="00CA6402">
            <w:proofErr w:type="spellStart"/>
            <w:r>
              <w:t>Wirecloud</w:t>
            </w:r>
            <w:proofErr w:type="spellEnd"/>
            <w:r>
              <w:t xml:space="preserve"> </w:t>
            </w:r>
            <w:r w:rsidR="0055379A">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91" w:history="1">
        <w:r w:rsidRPr="00CF6314">
          <w:rPr>
            <w:rStyle w:val="Lienhypertexte"/>
          </w:rPr>
          <w:t>Freeboard</w:t>
        </w:r>
      </w:hyperlink>
      <w:r>
        <w:t xml:space="preserve"> can be used to visualize data coming from NGSI context broker: </w:t>
      </w:r>
      <w:hyperlink r:id="rId92"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93"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94"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217" w:name="_Toc499823546"/>
      <w:bookmarkStart w:id="218" w:name="_Toc501723007"/>
      <w:r>
        <w:t>Business</w:t>
      </w:r>
      <w:r w:rsidR="00D47423">
        <w:t xml:space="preserve"> Ecosystem Component</w:t>
      </w:r>
      <w:bookmarkEnd w:id="217"/>
      <w:bookmarkEnd w:id="218"/>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50F5E8A9"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95" w:history="1">
        <w:r w:rsidR="00D36D19" w:rsidRPr="00034802">
          <w:rPr>
            <w:rStyle w:val="Lienhypertexte"/>
            <w:rFonts w:cs="Arial"/>
            <w:shd w:val="clear" w:color="auto" w:fill="FCFCFC"/>
          </w:rPr>
          <w:t>B</w:t>
        </w:r>
        <w:r w:rsidR="00F2262F">
          <w:rPr>
            <w:rStyle w:val="Lienhypertexte"/>
            <w:rFonts w:cs="Arial"/>
            <w:shd w:val="clear" w:color="auto" w:fill="FCFCFC"/>
          </w:rPr>
          <w:t>usiness</w:t>
        </w:r>
        <w:r w:rsidR="00D36D19" w:rsidRPr="00034802">
          <w:rPr>
            <w:rStyle w:val="Lienhypertexte"/>
            <w:rFonts w:cs="Arial"/>
            <w:shd w:val="clear" w:color="auto" w:fill="FCFCFC"/>
          </w:rPr>
          <w:t xml:space="preserve">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252809C5"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96" w:history="1">
        <w:r w:rsidR="001636DD">
          <w:rPr>
            <w:rStyle w:val="Lienhypertexte"/>
            <w:rFonts w:ascii="Verdana" w:hAnsi="Verdana"/>
            <w:shd w:val="clear" w:color="auto" w:fill="FCFCFC"/>
          </w:rPr>
          <w:t>on</w:t>
        </w:r>
      </w:hyperlink>
      <w:r w:rsidR="001636DD">
        <w:rPr>
          <w:rStyle w:val="Lienhypertexte"/>
          <w:rFonts w:ascii="Verdana" w:hAnsi="Verdana"/>
          <w:shd w:val="clear" w:color="auto" w:fill="FCFCFC"/>
        </w:rPr>
        <w:t xml:space="preserve"> </w:t>
      </w:r>
      <w:proofErr w:type="spellStart"/>
      <w:r w:rsidR="001636DD">
        <w:rPr>
          <w:rStyle w:val="Lienhypertexte"/>
          <w:rFonts w:ascii="Verdana" w:hAnsi="Verdana"/>
          <w:shd w:val="clear" w:color="auto" w:fill="FCFCFC"/>
        </w:rPr>
        <w:t>read</w:t>
      </w:r>
      <w:r w:rsidR="00F2262F">
        <w:rPr>
          <w:rStyle w:val="Lienhypertexte"/>
          <w:rFonts w:ascii="Verdana" w:hAnsi="Verdana"/>
          <w:shd w:val="clear" w:color="auto" w:fill="FCFCFC"/>
        </w:rPr>
        <w:t>thedocs</w:t>
      </w:r>
      <w:proofErr w:type="spellEnd"/>
    </w:p>
    <w:p w14:paraId="107ED43E" w14:textId="77777777" w:rsidR="00D47423" w:rsidRDefault="00D47423" w:rsidP="00D47423">
      <w:pPr>
        <w:rPr>
          <w:rFonts w:ascii="Verdana" w:hAnsi="Verdana"/>
          <w:color w:val="404040"/>
          <w:shd w:val="clear" w:color="auto" w:fill="FCFCFC"/>
        </w:rPr>
      </w:pPr>
    </w:p>
    <w:p w14:paraId="6CA0FBC8" w14:textId="4D83BA01" w:rsidR="00692D17" w:rsidRPr="00C8634C" w:rsidRDefault="00692D17" w:rsidP="005E1C0B">
      <w:pPr>
        <w:tabs>
          <w:tab w:val="right" w:pos="9450"/>
        </w:tabs>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r w:rsidR="005E1C0B">
        <w:rPr>
          <w:rFonts w:cs="Arial"/>
          <w:color w:val="404040"/>
          <w:shd w:val="clear" w:color="auto" w:fill="FCFCFC"/>
        </w:rPr>
        <w:tab/>
      </w:r>
    </w:p>
    <w:p w14:paraId="76E80D6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lastRenderedPageBreak/>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14:paraId="3F574265" w14:textId="77777777"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14:paraId="119B0106" w14:textId="77777777"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19B1E70F" w:rsidR="00D36D19" w:rsidRDefault="00D36D19" w:rsidP="00CA6402">
            <w:proofErr w:type="spellStart"/>
            <w:r>
              <w:t>Postgresql</w:t>
            </w:r>
            <w:proofErr w:type="spellEnd"/>
            <w:r>
              <w:t>/</w:t>
            </w:r>
            <w:proofErr w:type="spellStart"/>
            <w:r>
              <w:t>Citus</w:t>
            </w:r>
            <w:proofErr w:type="spellEnd"/>
            <w:r>
              <w:t xml:space="preserve"> (</w:t>
            </w:r>
            <w:r w:rsidR="00F2262F">
              <w:t xml:space="preserve">to </w:t>
            </w:r>
            <w:r>
              <w:t>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47663D">
            <w:pPr>
              <w:pStyle w:val="Paragraphedeliste"/>
              <w:numPr>
                <w:ilvl w:val="0"/>
                <w:numId w:val="24"/>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47663D">
            <w:pPr>
              <w:pStyle w:val="Paragraphedeliste"/>
              <w:numPr>
                <w:ilvl w:val="0"/>
                <w:numId w:val="24"/>
              </w:numPr>
            </w:pPr>
            <w:r>
              <w:t>Charging Backend,</w:t>
            </w:r>
          </w:p>
          <w:p w14:paraId="69F2ED94" w14:textId="77777777" w:rsidR="00AD7AA2" w:rsidRDefault="00AD7AA2" w:rsidP="0047663D">
            <w:pPr>
              <w:pStyle w:val="Paragraphedeliste"/>
              <w:numPr>
                <w:ilvl w:val="0"/>
                <w:numId w:val="24"/>
              </w:numPr>
            </w:pPr>
            <w:r>
              <w:t>Revenue Sharing Service (RSS)</w:t>
            </w:r>
          </w:p>
          <w:p w14:paraId="27913284" w14:textId="77777777" w:rsidR="00AD7AA2" w:rsidRDefault="00AD7AA2" w:rsidP="0047663D">
            <w:pPr>
              <w:pStyle w:val="Paragraphedeliste"/>
              <w:numPr>
                <w:ilvl w:val="0"/>
                <w:numId w:val="24"/>
              </w:numPr>
            </w:pPr>
            <w:r>
              <w:t>Logic Proxy</w:t>
            </w:r>
          </w:p>
        </w:tc>
      </w:tr>
    </w:tbl>
    <w:p w14:paraId="5A3B7171" w14:textId="77777777" w:rsidR="00D36D19" w:rsidRDefault="00D36D19" w:rsidP="00D36D19"/>
    <w:p w14:paraId="7C07483C" w14:textId="3464600A" w:rsidR="00F2262F" w:rsidRDefault="00F2262F" w:rsidP="00D36D19">
      <w:r>
        <w:t>The compo</w:t>
      </w:r>
      <w:r w:rsidR="00E73ECC">
        <w:t>n</w:t>
      </w:r>
      <w:r>
        <w:t>ent</w:t>
      </w:r>
      <w:r w:rsidR="00E73ECC">
        <w:t xml:space="preserve">s will be deployed </w:t>
      </w:r>
      <w:r w:rsidR="00615935">
        <w:t>as services in containers, through a stack</w:t>
      </w:r>
      <w:r w:rsidR="00184030">
        <w:t xml:space="preserve"> </w:t>
      </w:r>
      <w:r w:rsidR="00615935">
        <w:t>file</w:t>
      </w:r>
      <w:r w:rsidR="00184030">
        <w:t>.</w:t>
      </w:r>
    </w:p>
    <w:p w14:paraId="357BD717" w14:textId="77777777" w:rsidR="00695EDD" w:rsidRDefault="00695EDD" w:rsidP="00695EDD"/>
    <w:p w14:paraId="6AF75B6E" w14:textId="77777777" w:rsidR="00E90DD4" w:rsidRDefault="00E90DD4" w:rsidP="00E90DD4">
      <w:pPr>
        <w:pStyle w:val="Titre3"/>
      </w:pPr>
      <w:bookmarkStart w:id="219" w:name="_Toc499823547"/>
      <w:bookmarkStart w:id="220" w:name="_Toc501723008"/>
      <w:r>
        <w:t>Development Components</w:t>
      </w:r>
      <w:bookmarkEnd w:id="219"/>
      <w:bookmarkEnd w:id="220"/>
    </w:p>
    <w:p w14:paraId="55E13062" w14:textId="77777777" w:rsidR="00C42B58" w:rsidRDefault="00C42B58" w:rsidP="00E90DD4"/>
    <w:p w14:paraId="2E7B6F24" w14:textId="2793383C" w:rsidR="00E90DD4" w:rsidRDefault="0054227E" w:rsidP="00E90DD4">
      <w:proofErr w:type="spellStart"/>
      <w:r>
        <w:t>Fiware</w:t>
      </w:r>
      <w:proofErr w:type="spellEnd"/>
      <w:r>
        <w:t xml:space="preserve"> </w:t>
      </w:r>
      <w:r w:rsidR="006F4D91">
        <w:t>was proposing</w:t>
      </w:r>
      <w:r>
        <w:t xml:space="preserve"> to use </w:t>
      </w:r>
      <w:hyperlink r:id="rId97"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98"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rsidRPr="00974508">
        <w:rPr>
          <w:b/>
        </w:rP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6175474C"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5B6DB062" w:rsidR="00066145" w:rsidRDefault="00066145" w:rsidP="00E90DD4">
      <w:r>
        <w:t xml:space="preserve">An Eclipse Che server can be set in a multi-users environment, it uses </w:t>
      </w:r>
      <w:hyperlink r:id="rId99" w:history="1">
        <w:proofErr w:type="spellStart"/>
        <w:r w:rsidRPr="002654A5">
          <w:rPr>
            <w:rStyle w:val="Lienhypertexte"/>
          </w:rPr>
          <w:t>Keycloak</w:t>
        </w:r>
        <w:proofErr w:type="spellEnd"/>
      </w:hyperlink>
      <w:r>
        <w:t xml:space="preserve"> as IDM provider</w:t>
      </w:r>
      <w:r w:rsidR="00D61434">
        <w:t>, and a PostgreSQL database</w:t>
      </w:r>
      <w:r w:rsidR="00D1066A">
        <w:t xml:space="preserve"> for metadata.</w:t>
      </w:r>
    </w:p>
    <w:p w14:paraId="61004B9E" w14:textId="77777777" w:rsidR="00D67108" w:rsidRDefault="00D67108" w:rsidP="00E90DD4"/>
    <w:p w14:paraId="57405B80" w14:textId="5182F5BC" w:rsidR="00D67108" w:rsidRDefault="00D67108" w:rsidP="00E90DD4">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01EC1C97" w:rsidR="00D1066A" w:rsidRDefault="000633F4" w:rsidP="00E90DD4">
      <w:r>
        <w:t>An Eclipse Che Server using the IDM component, is</w:t>
      </w:r>
      <w:r w:rsidR="0003268B">
        <w:t xml:space="preserve"> the right</w:t>
      </w:r>
      <w:r>
        <w:t xml:space="preserve"> candidate for the </w:t>
      </w:r>
      <w:r w:rsidR="003F706F">
        <w:t>development</w:t>
      </w:r>
      <w:r>
        <w:t xml:space="preserve"> IDE</w:t>
      </w:r>
      <w:r w:rsidR="00510571">
        <w:t xml:space="preserve"> for </w:t>
      </w:r>
      <w:r>
        <w:t xml:space="preserve">the </w:t>
      </w:r>
      <w:r w:rsidR="009633CD">
        <w:t xml:space="preserve">MNCA </w:t>
      </w:r>
      <w:r>
        <w:t>smart city platform</w:t>
      </w:r>
      <w:r w:rsidR="009338CC">
        <w:t xml:space="preserve">, as the component </w:t>
      </w:r>
      <w:r w:rsidR="006632FC">
        <w:t>works natively with Docker</w:t>
      </w:r>
      <w:r w:rsidR="0003268B">
        <w:t>, it will be part of the PAAS</w:t>
      </w:r>
      <w:r w:rsidR="00457AD4">
        <w:t xml:space="preserve"> provided in the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D4ED7">
        <w:tc>
          <w:tcPr>
            <w:tcW w:w="2698" w:type="dxa"/>
          </w:tcPr>
          <w:p w14:paraId="3C4E3C89" w14:textId="77777777" w:rsidR="00D67108" w:rsidRDefault="00D67108" w:rsidP="005D4ED7">
            <w:pPr>
              <w:rPr>
                <w:b/>
                <w:bCs/>
              </w:rPr>
            </w:pPr>
            <w:r>
              <w:rPr>
                <w:b/>
                <w:bCs/>
              </w:rPr>
              <w:t>Architecture Component</w:t>
            </w:r>
          </w:p>
        </w:tc>
        <w:tc>
          <w:tcPr>
            <w:tcW w:w="3818" w:type="dxa"/>
          </w:tcPr>
          <w:p w14:paraId="207537A7" w14:textId="77777777" w:rsidR="00D67108" w:rsidRDefault="00D67108" w:rsidP="005D4ED7">
            <w:pPr>
              <w:rPr>
                <w:b/>
                <w:bCs/>
              </w:rPr>
            </w:pPr>
            <w:r>
              <w:rPr>
                <w:b/>
                <w:bCs/>
              </w:rPr>
              <w:t>Component Elements</w:t>
            </w:r>
          </w:p>
        </w:tc>
      </w:tr>
      <w:tr w:rsidR="00D67108" w14:paraId="5F090A80" w14:textId="77777777" w:rsidTr="005D4ED7">
        <w:tc>
          <w:tcPr>
            <w:tcW w:w="2698" w:type="dxa"/>
          </w:tcPr>
          <w:p w14:paraId="20C0F5B6" w14:textId="77777777" w:rsidR="00D67108" w:rsidRDefault="00D67108" w:rsidP="005D4ED7">
            <w:r>
              <w:t>Database Server</w:t>
            </w:r>
          </w:p>
        </w:tc>
        <w:tc>
          <w:tcPr>
            <w:tcW w:w="3818" w:type="dxa"/>
          </w:tcPr>
          <w:p w14:paraId="259EFAD2" w14:textId="0609DA29" w:rsidR="00D67108" w:rsidRDefault="00D67108" w:rsidP="005D4ED7">
            <w:r>
              <w:t>Postgre</w:t>
            </w:r>
            <w:r w:rsidR="00691EE1">
              <w:t>SQL</w:t>
            </w:r>
            <w:r>
              <w:t>/</w:t>
            </w:r>
            <w:proofErr w:type="spellStart"/>
            <w:r>
              <w:t>Citus</w:t>
            </w:r>
            <w:proofErr w:type="spellEnd"/>
          </w:p>
        </w:tc>
      </w:tr>
      <w:tr w:rsidR="00D67108" w14:paraId="36173C64" w14:textId="77777777" w:rsidTr="005D4ED7">
        <w:tc>
          <w:tcPr>
            <w:tcW w:w="2698" w:type="dxa"/>
          </w:tcPr>
          <w:p w14:paraId="78E4C3E3" w14:textId="77777777" w:rsidR="00D67108" w:rsidRDefault="00D67108" w:rsidP="005D4ED7">
            <w:r>
              <w:t>Applications</w:t>
            </w:r>
          </w:p>
        </w:tc>
        <w:tc>
          <w:tcPr>
            <w:tcW w:w="3818" w:type="dxa"/>
          </w:tcPr>
          <w:p w14:paraId="7B3BD12D" w14:textId="2C873463" w:rsidR="00D67108" w:rsidRDefault="00D67108" w:rsidP="005D4ED7">
            <w:proofErr w:type="spellStart"/>
            <w:r>
              <w:t>Elipse</w:t>
            </w:r>
            <w:proofErr w:type="spellEnd"/>
            <w:r>
              <w:t xml:space="preserve"> Che</w:t>
            </w:r>
          </w:p>
          <w:p w14:paraId="1182AE1D" w14:textId="77777777" w:rsidR="00D67108" w:rsidRDefault="00C026FD" w:rsidP="005D4ED7">
            <w:proofErr w:type="spellStart"/>
            <w:r>
              <w:t>Keyclo</w:t>
            </w:r>
            <w:r w:rsidR="002701BE">
              <w:t>ack</w:t>
            </w:r>
            <w:proofErr w:type="spellEnd"/>
            <w:r w:rsidR="002701BE">
              <w:t xml:space="preserve"> (or </w:t>
            </w:r>
            <w:proofErr w:type="spellStart"/>
            <w:r w:rsidR="002701BE">
              <w:t>Keyrock</w:t>
            </w:r>
            <w:proofErr w:type="spellEnd"/>
            <w:r w:rsidR="002701BE">
              <w:t>) for security</w:t>
            </w:r>
          </w:p>
          <w:p w14:paraId="40D492F9" w14:textId="56FA1E7E" w:rsidR="00254BE5" w:rsidRDefault="00254BE5" w:rsidP="005D4ED7">
            <w:r>
              <w:t>GitLab SCM</w:t>
            </w:r>
            <w:r w:rsidR="00AF43DF">
              <w:t>/PM</w:t>
            </w:r>
          </w:p>
        </w:tc>
      </w:tr>
    </w:tbl>
    <w:p w14:paraId="155C0EE5" w14:textId="77777777" w:rsidR="00D67108" w:rsidRDefault="00D67108" w:rsidP="00E90DD4"/>
    <w:p w14:paraId="0E874A3F" w14:textId="6E04ADBB" w:rsidR="00864B5C" w:rsidRDefault="00254BE5" w:rsidP="00E90DD4">
      <w:r>
        <w:t>D</w:t>
      </w:r>
      <w:r w:rsidR="00CC4674">
        <w:t xml:space="preserve">eployed </w:t>
      </w:r>
      <w:r>
        <w:t>as a</w:t>
      </w:r>
      <w:r w:rsidR="004C2550">
        <w:t xml:space="preserve"> container,</w:t>
      </w:r>
      <w:r w:rsidR="000363D4">
        <w:t xml:space="preserve"> the component can be replicated</w:t>
      </w:r>
      <w:r w:rsidR="00DD1F44">
        <w:t xml:space="preserve"> to provide HA</w:t>
      </w:r>
      <w:r w:rsidR="004C2550">
        <w:t xml:space="preserve">, and scaled up, by using </w:t>
      </w:r>
      <w:r w:rsidR="00E27A97">
        <w:t xml:space="preserve">a service </w:t>
      </w:r>
      <w:proofErr w:type="gramStart"/>
      <w:r w:rsidR="00E27A97">
        <w:t>through the use of</w:t>
      </w:r>
      <w:proofErr w:type="gramEnd"/>
      <w:r w:rsidR="00E27A97">
        <w:t xml:space="preserve"> Docker stack file</w:t>
      </w:r>
      <w:r w:rsidR="00C42B58">
        <w:t>.</w:t>
      </w:r>
    </w:p>
    <w:p w14:paraId="77381040" w14:textId="77777777" w:rsidR="00E90DD4" w:rsidRDefault="00E90DD4" w:rsidP="00E90DD4">
      <w:pPr>
        <w:pStyle w:val="Titre3"/>
      </w:pPr>
      <w:bookmarkStart w:id="221" w:name="_Toc499823548"/>
      <w:bookmarkStart w:id="222" w:name="_Toc501723009"/>
      <w:r>
        <w:t>Monitoring Components</w:t>
      </w:r>
      <w:bookmarkEnd w:id="221"/>
      <w:bookmarkEnd w:id="222"/>
    </w:p>
    <w:p w14:paraId="3CD469E3" w14:textId="77777777" w:rsidR="0022010B" w:rsidRPr="0022010B" w:rsidRDefault="0022010B" w:rsidP="0022010B"/>
    <w:p w14:paraId="3BEF0AA6" w14:textId="77777777" w:rsidR="006E7247" w:rsidRDefault="009F2DE3" w:rsidP="00E90DD4">
      <w:hyperlink r:id="rId100"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lastRenderedPageBreak/>
        <w:t>Portainer</w:t>
      </w:r>
      <w:proofErr w:type="spellEnd"/>
      <w:r>
        <w:t xml:space="preserve"> on </w:t>
      </w:r>
      <w:hyperlink r:id="rId101"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467FC2E6" w14:textId="77777777" w:rsidR="00606A0A" w:rsidRDefault="00606A0A" w:rsidP="00E90DD4"/>
    <w:p w14:paraId="5218144C" w14:textId="5505DB04" w:rsidR="00606A0A" w:rsidRDefault="00606A0A" w:rsidP="00E90DD4">
      <w:proofErr w:type="spellStart"/>
      <w:r>
        <w:t>Fiware</w:t>
      </w:r>
      <w:proofErr w:type="spellEnd"/>
      <w:r w:rsidR="000F1EC0">
        <w:t xml:space="preserve"> in its catalog provides modules</w:t>
      </w:r>
      <w:r w:rsidR="007B1ED0" w:rsidRPr="007B1ED0">
        <w:t xml:space="preserve"> </w:t>
      </w:r>
      <w:r w:rsidR="007B1ED0">
        <w:t xml:space="preserve">intended for monitoring: </w:t>
      </w:r>
      <w:hyperlink r:id="rId102" w:history="1">
        <w:r w:rsidR="007B1ED0" w:rsidRPr="007B1ED0">
          <w:rPr>
            <w:rStyle w:val="Lienhypertexte"/>
          </w:rPr>
          <w:t>on Telefonica github</w:t>
        </w:r>
      </w:hyperlink>
      <w:r w:rsidR="00D92A55">
        <w:t xml:space="preserve">, it’s composed of </w:t>
      </w:r>
      <w:r w:rsidR="00FB40BE">
        <w:t>some probes</w:t>
      </w:r>
      <w:r w:rsidR="00D237A1">
        <w:t xml:space="preserve"> sending information </w:t>
      </w:r>
      <w:r w:rsidR="00FD3E7D">
        <w:t>about the status of a comp</w:t>
      </w:r>
      <w:r w:rsidR="00F01C37">
        <w:t>o</w:t>
      </w:r>
      <w:r w:rsidR="00FD3E7D">
        <w:t>nent</w:t>
      </w:r>
      <w:r w:rsidR="002836FF">
        <w:t xml:space="preserve">, </w:t>
      </w:r>
      <w:r w:rsidR="00FD3E7D">
        <w:t>to</w:t>
      </w:r>
      <w:r w:rsidR="002836FF">
        <w:t xml:space="preserve"> a </w:t>
      </w:r>
      <w:r w:rsidR="00B918F2">
        <w:t xml:space="preserve">module </w:t>
      </w:r>
      <w:r w:rsidR="00D237A1">
        <w:t>which</w:t>
      </w:r>
      <w:r w:rsidR="00FD3E7D">
        <w:t xml:space="preserve"> gather and convert</w:t>
      </w:r>
      <w:r w:rsidR="00F01C37">
        <w:t xml:space="preserve"> the information</w:t>
      </w:r>
      <w:r w:rsidR="00EF1D1E">
        <w:t>,</w:t>
      </w:r>
      <w:r w:rsidR="00BB2868">
        <w:t xml:space="preserve"> before sending it to a monitoring framework</w:t>
      </w:r>
      <w:r w:rsidR="00E10571">
        <w:t xml:space="preserve"> (Nagios, Zabbix</w:t>
      </w:r>
      <w:r w:rsidR="00DC7BAB">
        <w:t>…)</w:t>
      </w:r>
    </w:p>
    <w:p w14:paraId="231CD58B" w14:textId="77777777" w:rsidR="00186569" w:rsidRDefault="00186569" w:rsidP="00E90DD4"/>
    <w:p w14:paraId="1CB5A703" w14:textId="015EC96C" w:rsidR="005C2F1E" w:rsidRDefault="009F2DE3" w:rsidP="00E90DD4">
      <w:hyperlink r:id="rId103" w:history="1">
        <w:proofErr w:type="spellStart"/>
        <w:r w:rsidR="00340E31" w:rsidRPr="005C2F1E">
          <w:rPr>
            <w:rStyle w:val="Lienhypertexte"/>
          </w:rPr>
          <w:t>Centreon</w:t>
        </w:r>
        <w:proofErr w:type="spellEnd"/>
      </w:hyperlink>
      <w:r w:rsidR="00340E31">
        <w:t xml:space="preserve"> is already in use </w:t>
      </w:r>
      <w:r w:rsidR="00DC7BAB">
        <w:t xml:space="preserve">as the </w:t>
      </w:r>
      <w:r w:rsidR="005C2F1E">
        <w:t xml:space="preserve">monitoring </w:t>
      </w:r>
      <w:r w:rsidR="00C93E1A">
        <w:t>framework of</w:t>
      </w:r>
      <w:r w:rsidR="005C2F1E">
        <w:t xml:space="preserve">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6224B85B" w:rsidR="00321279" w:rsidRDefault="00321279" w:rsidP="00E90DD4">
      <w:r>
        <w:t>One thing to think about</w:t>
      </w:r>
      <w:r w:rsidR="00ED0FDD">
        <w:t>,</w:t>
      </w:r>
      <w:r>
        <w:t xml:space="preserve"> is the expansion of the platform, in terms of numbers of services deployed, this will lead to complexify the task of monitoring configuration</w:t>
      </w:r>
      <w:r w:rsidR="00121777">
        <w:t>,</w:t>
      </w:r>
      <w:r>
        <w:t xml:space="preserve"> if it remains manual, so that it’s worth to think about automatic services discovery to simplify and automate monitoring for OPS</w:t>
      </w:r>
    </w:p>
    <w:p w14:paraId="7A5FB71C" w14:textId="77777777" w:rsidR="006A6105" w:rsidRDefault="006A6105" w:rsidP="00E90DD4"/>
    <w:p w14:paraId="35D3A0AB" w14:textId="0FEEBFD6" w:rsidR="009633CD" w:rsidRDefault="009633CD" w:rsidP="00E90DD4">
      <w:pPr>
        <w:rPr>
          <w:rStyle w:val="Lienhypertexte"/>
        </w:rPr>
      </w:pPr>
      <w:r>
        <w:t>One solution should be to use</w:t>
      </w:r>
      <w:r w:rsidR="006A6105">
        <w:t xml:space="preserve"> </w:t>
      </w:r>
      <w:hyperlink r:id="rId104"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105" w:history="1">
        <w:r w:rsidR="006A6105" w:rsidRPr="006A6105">
          <w:rPr>
            <w:rStyle w:val="Lienhypertexte"/>
          </w:rPr>
          <w:t>auto discovery of services</w:t>
        </w:r>
      </w:hyperlink>
      <w:r w:rsidR="004B7CB8">
        <w:t xml:space="preserve"> (commercial) or a </w:t>
      </w:r>
      <w:r w:rsidR="00B1486B">
        <w:t xml:space="preserve">free </w:t>
      </w:r>
      <w:r w:rsidR="004B7CB8">
        <w:t xml:space="preserve">community version: </w:t>
      </w:r>
      <w:hyperlink r:id="rId106"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0A707498" w:rsidR="0041407D" w:rsidRDefault="009F2DE3" w:rsidP="0041407D">
      <w:hyperlink r:id="rId107" w:history="1">
        <w:r w:rsidR="0041407D" w:rsidRPr="0003792A">
          <w:rPr>
            <w:rStyle w:val="Lienhypertexte"/>
          </w:rPr>
          <w:t>Rancher</w:t>
        </w:r>
      </w:hyperlink>
      <w:r w:rsidR="0041407D">
        <w:t xml:space="preserve"> provides monitoring on containers and nodes, and in swarm mode, it deploys also a </w:t>
      </w:r>
      <w:proofErr w:type="spellStart"/>
      <w:r w:rsidR="0041407D">
        <w:t>Portainer</w:t>
      </w:r>
      <w:proofErr w:type="spellEnd"/>
      <w:r w:rsidR="0041407D">
        <w:t>.</w:t>
      </w:r>
    </w:p>
    <w:p w14:paraId="57937634" w14:textId="77777777" w:rsidR="00C82108" w:rsidRDefault="00C82108" w:rsidP="0041407D"/>
    <w:p w14:paraId="7FB09F4C" w14:textId="58B1C490" w:rsidR="00C82108" w:rsidRDefault="00C82108" w:rsidP="0041407D">
      <w:r>
        <w:t xml:space="preserve">Another </w:t>
      </w:r>
      <w:r w:rsidR="009E72D7">
        <w:t>concern</w:t>
      </w:r>
      <w:r>
        <w:t xml:space="preserve"> is to be able to </w:t>
      </w:r>
      <w:r w:rsidR="009A7EE1">
        <w:t>access any of the log files</w:t>
      </w:r>
      <w:r w:rsidR="0063380B">
        <w:t xml:space="preserve"> produced by components</w:t>
      </w:r>
      <w:r w:rsidR="001A4FEA">
        <w:t xml:space="preserve">, </w:t>
      </w:r>
      <w:hyperlink r:id="rId108" w:anchor="supported-logging-drivers" w:history="1">
        <w:r w:rsidR="001A4FEA" w:rsidRPr="001C5385">
          <w:rPr>
            <w:rStyle w:val="Lienhypertexte"/>
          </w:rPr>
          <w:t xml:space="preserve">Docker </w:t>
        </w:r>
        <w:r w:rsidR="0036662D" w:rsidRPr="001C5385">
          <w:rPr>
            <w:rStyle w:val="Lienhypertexte"/>
          </w:rPr>
          <w:t>supports</w:t>
        </w:r>
        <w:r w:rsidR="001A4FEA" w:rsidRPr="001C5385">
          <w:rPr>
            <w:rStyle w:val="Lienhypertexte"/>
          </w:rPr>
          <w:t xml:space="preserve"> </w:t>
        </w:r>
        <w:r w:rsidR="00EB047B" w:rsidRPr="001C5385">
          <w:rPr>
            <w:rStyle w:val="Lienhypertexte"/>
          </w:rPr>
          <w:t xml:space="preserve">many </w:t>
        </w:r>
        <w:r w:rsidR="001A4FEA" w:rsidRPr="001C5385">
          <w:rPr>
            <w:rStyle w:val="Lienhypertexte"/>
          </w:rPr>
          <w:t>different logging drivers</w:t>
        </w:r>
      </w:hyperlink>
      <w:r w:rsidR="0016293C">
        <w:t xml:space="preserve">: default is </w:t>
      </w:r>
      <w:proofErr w:type="spellStart"/>
      <w:r w:rsidR="00BC4793">
        <w:t>json</w:t>
      </w:r>
      <w:proofErr w:type="spellEnd"/>
      <w:r w:rsidR="00BC4793">
        <w:t xml:space="preserve">-file, but </w:t>
      </w:r>
      <w:proofErr w:type="spellStart"/>
      <w:r w:rsidR="00BC4793">
        <w:t>Journald</w:t>
      </w:r>
      <w:proofErr w:type="spellEnd"/>
      <w:r w:rsidR="00BC4793">
        <w:t xml:space="preserve"> or syslog can be </w:t>
      </w:r>
      <w:r w:rsidR="00D87474">
        <w:t>used.</w:t>
      </w:r>
    </w:p>
    <w:p w14:paraId="782304C6" w14:textId="77777777" w:rsidR="001D41D4" w:rsidRDefault="001D41D4" w:rsidP="0041407D"/>
    <w:p w14:paraId="3C6B3A76" w14:textId="4C768568" w:rsidR="00D87474" w:rsidRPr="0041407D" w:rsidRDefault="00D87474" w:rsidP="0041407D">
      <w:r>
        <w:t xml:space="preserve">An interesting option should be to use </w:t>
      </w:r>
      <w:hyperlink r:id="rId109" w:history="1">
        <w:proofErr w:type="spellStart"/>
        <w:r w:rsidR="00F63978" w:rsidRPr="00962AE7">
          <w:rPr>
            <w:rStyle w:val="Lienhypertexte"/>
          </w:rPr>
          <w:t>gelf</w:t>
        </w:r>
        <w:proofErr w:type="spellEnd"/>
        <w:r w:rsidR="006F01C6" w:rsidRPr="00962AE7">
          <w:rPr>
            <w:rStyle w:val="Lienhypertexte"/>
          </w:rPr>
          <w:t xml:space="preserve"> </w:t>
        </w:r>
        <w:r w:rsidR="00962AE7" w:rsidRPr="00962AE7">
          <w:rPr>
            <w:rStyle w:val="Lienhypertexte"/>
          </w:rPr>
          <w:t xml:space="preserve">logging </w:t>
        </w:r>
        <w:r w:rsidR="006F01C6" w:rsidRPr="00962AE7">
          <w:rPr>
            <w:rStyle w:val="Lienhypertexte"/>
          </w:rPr>
          <w:t>driver</w:t>
        </w:r>
      </w:hyperlink>
      <w:r w:rsidR="00F63978">
        <w:t xml:space="preserve">, </w:t>
      </w:r>
      <w:r w:rsidR="00A26BF0">
        <w:t>which w</w:t>
      </w:r>
      <w:r w:rsidR="00A26BF0" w:rsidRPr="00A26BF0">
        <w:t xml:space="preserve">rites log messages to a </w:t>
      </w:r>
      <w:proofErr w:type="spellStart"/>
      <w:r w:rsidR="00A26BF0" w:rsidRPr="00A26BF0">
        <w:t>Graylog</w:t>
      </w:r>
      <w:proofErr w:type="spellEnd"/>
      <w:r w:rsidR="00A26BF0" w:rsidRPr="00A26BF0">
        <w:t xml:space="preserve"> Extended Log Format (GELF) endpoint such as </w:t>
      </w:r>
      <w:proofErr w:type="spellStart"/>
      <w:r w:rsidR="00A26BF0" w:rsidRPr="00A26BF0">
        <w:t>Graylog</w:t>
      </w:r>
      <w:proofErr w:type="spellEnd"/>
      <w:r w:rsidR="00A26BF0" w:rsidRPr="00A26BF0">
        <w:t xml:space="preserve"> or </w:t>
      </w:r>
      <w:proofErr w:type="spellStart"/>
      <w:r w:rsidR="00A26BF0" w:rsidRPr="00A26BF0">
        <w:t>Logstash</w:t>
      </w:r>
      <w:proofErr w:type="spellEnd"/>
      <w:r w:rsidR="00A26BF0">
        <w:t xml:space="preserve">, using </w:t>
      </w:r>
      <w:proofErr w:type="spellStart"/>
      <w:r w:rsidR="000A1961">
        <w:t>Logstash</w:t>
      </w:r>
      <w:proofErr w:type="spellEnd"/>
      <w:r w:rsidR="000A1961">
        <w:t xml:space="preserve"> the logs can be pushed into an </w:t>
      </w:r>
      <w:proofErr w:type="spellStart"/>
      <w:r w:rsidR="000A1961">
        <w:t>Ela</w:t>
      </w:r>
      <w:r w:rsidR="00270F90">
        <w:t>s</w:t>
      </w:r>
      <w:r w:rsidR="000A1961">
        <w:t>tic</w:t>
      </w:r>
      <w:r w:rsidR="00270F90">
        <w:t>Search</w:t>
      </w:r>
      <w:proofErr w:type="spellEnd"/>
      <w:r w:rsidR="00270F90">
        <w:t xml:space="preserve"> instance for analysis</w:t>
      </w:r>
      <w:r w:rsidR="00A26BF0" w:rsidRPr="00A26BF0">
        <w:t>.</w:t>
      </w:r>
    </w:p>
    <w:p w14:paraId="12C7885B" w14:textId="77777777" w:rsidR="00AD7C9C" w:rsidRDefault="00AD7C9C" w:rsidP="00E90DD4"/>
    <w:p w14:paraId="0A5D7E68" w14:textId="77777777" w:rsidR="00E83CEF" w:rsidRDefault="00E83CEF" w:rsidP="00E83CEF">
      <w:pPr>
        <w:pStyle w:val="Titre3"/>
      </w:pPr>
      <w:bookmarkStart w:id="223" w:name="_Toc497140578"/>
      <w:bookmarkStart w:id="224" w:name="_Toc497322751"/>
      <w:bookmarkStart w:id="225" w:name="_Toc499823549"/>
      <w:bookmarkStart w:id="226" w:name="_Toc501723010"/>
      <w:bookmarkEnd w:id="223"/>
      <w:bookmarkEnd w:id="224"/>
      <w:r>
        <w:t>Poi Data Provider Component</w:t>
      </w:r>
      <w:bookmarkEnd w:id="225"/>
      <w:bookmarkEnd w:id="226"/>
    </w:p>
    <w:p w14:paraId="24F8027E" w14:textId="77777777" w:rsidR="00B1486B" w:rsidRPr="00B1486B" w:rsidRDefault="00B1486B" w:rsidP="00B1486B"/>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110"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47663D">
      <w:pPr>
        <w:pStyle w:val="Paragraphedeliste"/>
        <w:numPr>
          <w:ilvl w:val="0"/>
          <w:numId w:val="29"/>
        </w:numPr>
      </w:pPr>
      <w:r>
        <w:t>storing information related to locations</w:t>
      </w:r>
    </w:p>
    <w:p w14:paraId="5A993AED" w14:textId="77777777" w:rsidR="00374AC6" w:rsidRDefault="00374AC6" w:rsidP="0047663D">
      <w:pPr>
        <w:pStyle w:val="Paragraphedeliste"/>
        <w:numPr>
          <w:ilvl w:val="0"/>
          <w:numId w:val="29"/>
        </w:numPr>
      </w:pPr>
      <w:r>
        <w:t>serving queries by location and other criteria</w:t>
      </w:r>
    </w:p>
    <w:p w14:paraId="43767256" w14:textId="77777777" w:rsidR="00374AC6" w:rsidRDefault="00374AC6" w:rsidP="0047663D">
      <w:pPr>
        <w:pStyle w:val="Paragraphedeliste"/>
        <w:numPr>
          <w:ilvl w:val="0"/>
          <w:numId w:val="2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09D38FC5" w:rsidR="00374AC6" w:rsidRPr="00111194" w:rsidRDefault="00374AC6" w:rsidP="006C6123">
            <w:pPr>
              <w:rPr>
                <w:lang w:val="fr-FR"/>
              </w:rPr>
            </w:pPr>
            <w:proofErr w:type="spellStart"/>
            <w:r w:rsidRPr="00111194">
              <w:rPr>
                <w:lang w:val="fr-FR"/>
              </w:rPr>
              <w:t>Postgresql</w:t>
            </w:r>
            <w:proofErr w:type="spellEnd"/>
            <w:r w:rsidRPr="00111194">
              <w:rPr>
                <w:lang w:val="fr-FR"/>
              </w:rPr>
              <w:t>/</w:t>
            </w:r>
            <w:proofErr w:type="spellStart"/>
            <w:r w:rsidRPr="00111194">
              <w:rPr>
                <w:lang w:val="fr-FR"/>
              </w:rPr>
              <w:t>Citus</w:t>
            </w:r>
            <w:proofErr w:type="spellEnd"/>
            <w:r w:rsidRPr="00111194">
              <w:rPr>
                <w:lang w:val="fr-FR"/>
              </w:rPr>
              <w:t xml:space="preserve"> + </w:t>
            </w:r>
            <w:hyperlink r:id="rId111" w:history="1">
              <w:proofErr w:type="spellStart"/>
              <w:r w:rsidRPr="00111194">
                <w:rPr>
                  <w:rStyle w:val="Lienhypertexte"/>
                  <w:lang w:val="fr-FR"/>
                </w:rPr>
                <w:t>PostGIS</w:t>
              </w:r>
              <w:proofErr w:type="spellEnd"/>
            </w:hyperlink>
            <w:r w:rsidR="00111194" w:rsidRPr="00111194">
              <w:rPr>
                <w:lang w:val="fr-FR"/>
              </w:rPr>
              <w:t xml:space="preserve"> (spatial ex</w:t>
            </w:r>
            <w:r w:rsidR="00111194">
              <w:rPr>
                <w:lang w:val="fr-FR"/>
              </w:rPr>
              <w:t>tension)</w:t>
            </w:r>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337AFB31" w14:textId="0552664E" w:rsidR="00374AC6" w:rsidRDefault="00374AC6" w:rsidP="00097B48">
            <w:r>
              <w:t>API back-end server</w:t>
            </w:r>
            <w:r w:rsidR="004877B2">
              <w:t xml:space="preserve"> written in </w:t>
            </w:r>
            <w:r w:rsidR="00A52CD3">
              <w:t>PHP</w:t>
            </w:r>
          </w:p>
        </w:tc>
      </w:tr>
    </w:tbl>
    <w:p w14:paraId="6BADD01C" w14:textId="77777777" w:rsidR="00374AC6" w:rsidRDefault="00374AC6" w:rsidP="00374AC6"/>
    <w:p w14:paraId="0615C2D4" w14:textId="09460801" w:rsidR="00374AC6" w:rsidRDefault="003C4641" w:rsidP="00374AC6">
      <w:r>
        <w:t xml:space="preserve">This component is </w:t>
      </w:r>
      <w:r w:rsidR="00A024FC">
        <w:t xml:space="preserve">not </w:t>
      </w:r>
      <w:r w:rsidR="00CA783F">
        <w:t>necessary</w:t>
      </w:r>
      <w:r w:rsidR="00B90D66">
        <w:t xml:space="preserve"> to the platform, since </w:t>
      </w:r>
      <w:r w:rsidR="00444A34">
        <w:t>POI</w:t>
      </w:r>
      <w:r w:rsidR="00FC05BC">
        <w:t>s</w:t>
      </w:r>
      <w:r w:rsidR="00444A34">
        <w:t xml:space="preserve"> </w:t>
      </w:r>
      <w:r w:rsidR="000642EF">
        <w:t>should already be</w:t>
      </w:r>
      <w:r w:rsidR="00444A34">
        <w:t xml:space="preserve"> represented as entities in the cont</w:t>
      </w:r>
      <w:r w:rsidR="00FC05BC">
        <w:t>e</w:t>
      </w:r>
      <w:r w:rsidR="00444A34">
        <w:t>xt broker</w:t>
      </w:r>
      <w:r w:rsidR="00FE6C1A">
        <w:t>.</w:t>
      </w:r>
    </w:p>
    <w:p w14:paraId="14B315CE" w14:textId="613D7396" w:rsidR="004A4547" w:rsidRDefault="007A277A" w:rsidP="00374AC6">
      <w:r>
        <w:t>Nevertheless,</w:t>
      </w:r>
      <w:r w:rsidR="00CF5F52">
        <w:t xml:space="preserve"> in some use cases </w:t>
      </w:r>
      <w:r w:rsidR="00900697">
        <w:t>such kind of component can be useful</w:t>
      </w:r>
      <w:r w:rsidR="00A20CC3">
        <w:t>,</w:t>
      </w:r>
      <w:r w:rsidR="00900697">
        <w:t xml:space="preserve"> </w:t>
      </w:r>
      <w:proofErr w:type="gramStart"/>
      <w:r w:rsidR="00AF6560">
        <w:t xml:space="preserve">in particular </w:t>
      </w:r>
      <w:r w:rsidR="00900697">
        <w:t>for</w:t>
      </w:r>
      <w:proofErr w:type="gramEnd"/>
      <w:r w:rsidR="00900697">
        <w:t xml:space="preserve"> </w:t>
      </w:r>
      <w:r w:rsidR="00AF6560">
        <w:t xml:space="preserve">location </w:t>
      </w:r>
      <w:r w:rsidR="0070359C">
        <w:t xml:space="preserve">based </w:t>
      </w:r>
      <w:r w:rsidR="00AF6560">
        <w:t>applications</w:t>
      </w:r>
      <w:r w:rsidR="00C740BE">
        <w:t xml:space="preserve"> with high demand for </w:t>
      </w:r>
      <w:r w:rsidR="00FA5A6F">
        <w:t>POIs.</w:t>
      </w:r>
    </w:p>
    <w:p w14:paraId="0BDFEDD9" w14:textId="77777777" w:rsidR="00E83CEF" w:rsidRDefault="00E83CEF" w:rsidP="00E83CEF">
      <w:pPr>
        <w:pStyle w:val="Titre3"/>
      </w:pPr>
      <w:bookmarkStart w:id="227" w:name="_Toc499823550"/>
      <w:bookmarkStart w:id="228" w:name="_Toc501723011"/>
      <w:r>
        <w:t>GIS Data Provider Component</w:t>
      </w:r>
      <w:bookmarkEnd w:id="227"/>
      <w:bookmarkEnd w:id="228"/>
    </w:p>
    <w:p w14:paraId="28B46577" w14:textId="27C4AE1D" w:rsidR="00E83CEF" w:rsidRDefault="00E83CEF" w:rsidP="00E83CEF">
      <w:proofErr w:type="spellStart"/>
      <w:r>
        <w:t>Fiware</w:t>
      </w:r>
      <w:proofErr w:type="spellEnd"/>
      <w:r>
        <w:t xml:space="preserve"> GE to provide </w:t>
      </w:r>
      <w:r w:rsidR="00007C07">
        <w:t xml:space="preserve">3D </w:t>
      </w:r>
      <w:r>
        <w:t>spatial data storage.</w:t>
      </w:r>
    </w:p>
    <w:p w14:paraId="2BA55295" w14:textId="5FC81593" w:rsidR="00E83CEF" w:rsidRDefault="00E83CEF" w:rsidP="00E83CEF">
      <w:r w:rsidRPr="00E83CEF">
        <w:lastRenderedPageBreak/>
        <w:t xml:space="preserve">This GE </w:t>
      </w:r>
      <w:proofErr w:type="gramStart"/>
      <w:r w:rsidRPr="00E83CEF">
        <w:t>is able to</w:t>
      </w:r>
      <w:proofErr w:type="gramEnd"/>
      <w:r w:rsidRPr="00E83CEF">
        <w:t xml:space="preserve"> host geographical data and serve it in 3D form (where applica</w:t>
      </w:r>
      <w:r w:rsidR="00DE7FF5">
        <w:t>b</w:t>
      </w:r>
      <w:r w:rsidRPr="00E83CEF">
        <w:t xml:space="preserve">le)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xml:space="preserve">) and </w:t>
      </w:r>
      <w:hyperlink r:id="rId112" w:history="1">
        <w:r w:rsidRPr="00936A39">
          <w:rPr>
            <w:rStyle w:val="Lienhypertexte"/>
          </w:rPr>
          <w:t>W3DS</w:t>
        </w:r>
      </w:hyperlink>
      <w:r w:rsidR="000A3BC8">
        <w:t xml:space="preserve"> (Web 3D Service</w:t>
      </w:r>
      <w:r w:rsidR="004314AA">
        <w:t>)</w:t>
      </w:r>
      <w:r w:rsidRPr="00E83CEF">
        <w:t xml:space="preserve"> extension.</w:t>
      </w:r>
    </w:p>
    <w:p w14:paraId="0790F4B9" w14:textId="55596889" w:rsidR="00321100" w:rsidRDefault="00AF69EC" w:rsidP="00E83CEF">
      <w:r>
        <w:t xml:space="preserve">To note that W3DS has been </w:t>
      </w:r>
      <w:r w:rsidR="00D27746">
        <w:t>replaced at 3DPS (</w:t>
      </w:r>
      <w:hyperlink r:id="rId113" w:history="1">
        <w:r w:rsidR="00D27746" w:rsidRPr="00DE733B">
          <w:rPr>
            <w:rStyle w:val="Lienhypertexte"/>
          </w:rPr>
          <w:t>3D Portrayal Service</w:t>
        </w:r>
      </w:hyperlink>
      <w:r w:rsidR="00774A52">
        <w:t xml:space="preserve">) at </w:t>
      </w:r>
      <w:hyperlink r:id="rId114" w:history="1">
        <w:r w:rsidR="00774A52" w:rsidRPr="000937CC">
          <w:rPr>
            <w:rStyle w:val="Lienhypertexte"/>
          </w:rPr>
          <w:t>OGC</w:t>
        </w:r>
      </w:hyperlink>
      <w:r w:rsidR="00774A52">
        <w:t xml:space="preserve">, </w:t>
      </w:r>
      <w:r w:rsidR="006A693F">
        <w:t xml:space="preserve">and </w:t>
      </w:r>
      <w:r w:rsidR="00DB0B9D">
        <w:t xml:space="preserve">moreover </w:t>
      </w:r>
      <w:r w:rsidR="00793553">
        <w:t xml:space="preserve">the </w:t>
      </w:r>
      <w:proofErr w:type="spellStart"/>
      <w:r w:rsidR="00AA54AC">
        <w:t>Geoserver</w:t>
      </w:r>
      <w:proofErr w:type="spellEnd"/>
      <w:r w:rsidR="00AA54AC">
        <w:t xml:space="preserve"> </w:t>
      </w:r>
      <w:r w:rsidR="00793553">
        <w:t xml:space="preserve">W3DS extension doesn’t seem to </w:t>
      </w:r>
      <w:r w:rsidR="00AA54AC">
        <w:t>exist anymore</w:t>
      </w:r>
      <w:r w:rsidR="000C24FC">
        <w:t xml:space="preserve"> in </w:t>
      </w:r>
      <w:r w:rsidR="004C27F0">
        <w:t>recent</w:t>
      </w:r>
      <w:r w:rsidR="000C24FC">
        <w:t xml:space="preserve"> version</w:t>
      </w:r>
      <w:r w:rsidR="004C27F0">
        <w:t>s</w:t>
      </w:r>
      <w:r w:rsidR="00AA54AC">
        <w:t>.</w:t>
      </w:r>
    </w:p>
    <w:p w14:paraId="071A8942" w14:textId="77777777" w:rsidR="00AD3A05" w:rsidRDefault="00AD3A05" w:rsidP="00E83CEF"/>
    <w:p w14:paraId="005DFB7E" w14:textId="77777777" w:rsidR="00E83CEF" w:rsidRDefault="00E83CEF" w:rsidP="00E83CEF">
      <w:r>
        <w:t xml:space="preserve">On </w:t>
      </w:r>
      <w:proofErr w:type="spellStart"/>
      <w:r>
        <w:t>Fiware</w:t>
      </w:r>
      <w:proofErr w:type="spellEnd"/>
      <w:r>
        <w:t xml:space="preserve"> catalog: </w:t>
      </w:r>
      <w:hyperlink r:id="rId115" w:history="1">
        <w:r w:rsidRPr="00E83CEF">
          <w:rPr>
            <w:rStyle w:val="Lienhypertexte"/>
          </w:rPr>
          <w:t>GIS data Provider</w:t>
        </w:r>
      </w:hyperlink>
    </w:p>
    <w:p w14:paraId="3085D0B0" w14:textId="77777777" w:rsidR="00E83CEF" w:rsidRDefault="00E83CEF" w:rsidP="00E83CEF">
      <w:pPr>
        <w:rPr>
          <w:rStyle w:val="Lienhypertexte"/>
        </w:rPr>
      </w:pPr>
      <w:r>
        <w:t xml:space="preserve">On </w:t>
      </w:r>
      <w:proofErr w:type="spellStart"/>
      <w:r>
        <w:t>readthedocs</w:t>
      </w:r>
      <w:proofErr w:type="spellEnd"/>
      <w:r>
        <w:t xml:space="preserve">: </w:t>
      </w:r>
      <w:hyperlink r:id="rId116" w:history="1">
        <w:r w:rsidRPr="00E83CEF">
          <w:rPr>
            <w:rStyle w:val="Lienhypertexte"/>
          </w:rPr>
          <w:t>GIS Data Provider</w:t>
        </w:r>
      </w:hyperlink>
    </w:p>
    <w:p w14:paraId="45A924D4" w14:textId="77777777" w:rsidR="00651ED0" w:rsidRDefault="00651ED0"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A3126A1" w:rsidR="00A52CD3" w:rsidRPr="00A30DEB" w:rsidRDefault="00A52CD3" w:rsidP="006C6123">
            <w:pPr>
              <w:rPr>
                <w:lang w:val="fr-FR"/>
              </w:rPr>
            </w:pPr>
            <w:proofErr w:type="spellStart"/>
            <w:r>
              <w:t>Postgresql</w:t>
            </w:r>
            <w:proofErr w:type="spellEnd"/>
            <w:r>
              <w:t>/</w:t>
            </w:r>
            <w:proofErr w:type="spellStart"/>
            <w:r>
              <w:t>Citus</w:t>
            </w:r>
            <w:proofErr w:type="spellEnd"/>
            <w:r>
              <w:t xml:space="preserve"> + </w:t>
            </w:r>
            <w:hyperlink r:id="rId117" w:history="1">
              <w:proofErr w:type="spellStart"/>
              <w:r w:rsidR="00111194" w:rsidRPr="00111194">
                <w:rPr>
                  <w:rStyle w:val="Lienhypertexte"/>
                  <w:lang w:val="fr-FR"/>
                </w:rPr>
                <w:t>PostGIS</w:t>
              </w:r>
              <w:proofErr w:type="spellEnd"/>
            </w:hyperlink>
            <w:r w:rsidR="00111194" w:rsidRPr="00111194">
              <w:rPr>
                <w:lang w:val="fr-FR"/>
              </w:rPr>
              <w:t xml:space="preserve"> (spatial ex</w:t>
            </w:r>
            <w:r w:rsidR="00111194">
              <w:rPr>
                <w:lang w:val="fr-FR"/>
              </w:rPr>
              <w:t>tension)</w:t>
            </w:r>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3C47929" w14:textId="63FAB03E" w:rsidR="00A52CD3" w:rsidRDefault="009F2DE3" w:rsidP="006C6123">
            <w:hyperlink r:id="rId118" w:history="1">
              <w:proofErr w:type="spellStart"/>
              <w:r w:rsidR="00A52CD3" w:rsidRPr="00D84681">
                <w:rPr>
                  <w:rStyle w:val="Lienhypertexte"/>
                </w:rPr>
                <w:t>GeoServer</w:t>
              </w:r>
              <w:proofErr w:type="spellEnd"/>
            </w:hyperlink>
          </w:p>
        </w:tc>
      </w:tr>
    </w:tbl>
    <w:p w14:paraId="66268EF6" w14:textId="77777777" w:rsidR="00651ED0" w:rsidRDefault="00651ED0" w:rsidP="00E83CEF"/>
    <w:p w14:paraId="3BDCCAA9" w14:textId="6FD554E4" w:rsidR="00A52CD3" w:rsidRDefault="00381FA5" w:rsidP="00E83CEF">
      <w:r>
        <w:t xml:space="preserve">This component </w:t>
      </w:r>
      <w:r w:rsidR="00C4598D">
        <w:t xml:space="preserve">can be installed </w:t>
      </w:r>
      <w:r w:rsidR="00DD2AC9">
        <w:t xml:space="preserve">as a </w:t>
      </w:r>
      <w:r w:rsidR="00291CA5">
        <w:t>D</w:t>
      </w:r>
      <w:r w:rsidR="00DD2AC9">
        <w:t xml:space="preserve">ocker container: one of most used image </w:t>
      </w:r>
      <w:r w:rsidR="00291CA5">
        <w:t xml:space="preserve">on </w:t>
      </w:r>
      <w:hyperlink r:id="rId119" w:history="1">
        <w:proofErr w:type="spellStart"/>
        <w:r w:rsidR="00291CA5" w:rsidRPr="00461EAB">
          <w:rPr>
            <w:rStyle w:val="Lienhypertexte"/>
          </w:rPr>
          <w:t>DockerHub</w:t>
        </w:r>
        <w:proofErr w:type="spellEnd"/>
      </w:hyperlink>
    </w:p>
    <w:p w14:paraId="726EA4A1" w14:textId="485C43D8" w:rsidR="00436AC5" w:rsidRDefault="00436AC5" w:rsidP="00E83CEF">
      <w:r>
        <w:t xml:space="preserve">The one from </w:t>
      </w:r>
      <w:proofErr w:type="spellStart"/>
      <w:r>
        <w:t>Fiware</w:t>
      </w:r>
      <w:proofErr w:type="spellEnd"/>
      <w:r>
        <w:t xml:space="preserve"> is </w:t>
      </w:r>
      <w:r w:rsidR="0065680F">
        <w:t xml:space="preserve">on </w:t>
      </w:r>
      <w:hyperlink r:id="rId120" w:history="1">
        <w:proofErr w:type="spellStart"/>
        <w:r w:rsidR="0065680F" w:rsidRPr="0065680F">
          <w:rPr>
            <w:rStyle w:val="Lienhypertexte"/>
          </w:rPr>
          <w:t>DockerHub</w:t>
        </w:r>
        <w:proofErr w:type="spellEnd"/>
      </w:hyperlink>
      <w:r w:rsidR="002B7695">
        <w:t>, and provides the W3DS extension</w:t>
      </w:r>
      <w:r w:rsidR="00651ED0">
        <w:t>.</w:t>
      </w:r>
    </w:p>
    <w:p w14:paraId="4CA700B8" w14:textId="77777777" w:rsidR="006F5D24" w:rsidRDefault="006F5D24" w:rsidP="00E83CEF"/>
    <w:p w14:paraId="70523D82" w14:textId="165830A1" w:rsidR="00651ED0" w:rsidRDefault="009E739A" w:rsidP="00E83CEF">
      <w:r>
        <w:t>T</w:t>
      </w:r>
      <w:r w:rsidR="00EC7516">
        <w:t xml:space="preserve">his GIS component is provided </w:t>
      </w:r>
      <w:r w:rsidR="004047E4">
        <w:t>to be able to store 3D spatial entities</w:t>
      </w:r>
      <w:r w:rsidR="001D23B8">
        <w:t xml:space="preserve"> (in </w:t>
      </w:r>
      <w:hyperlink r:id="rId121" w:history="1">
        <w:r w:rsidR="001D23B8" w:rsidRPr="001437E7">
          <w:rPr>
            <w:rStyle w:val="Lienhypertexte"/>
          </w:rPr>
          <w:t>XML3D</w:t>
        </w:r>
      </w:hyperlink>
      <w:r w:rsidR="001D23B8">
        <w:t xml:space="preserve">), and use it </w:t>
      </w:r>
      <w:r w:rsidR="001A4B7D">
        <w:t>through the W3DS interface</w:t>
      </w:r>
      <w:r w:rsidR="00927222">
        <w:t xml:space="preserve"> in AR or VR applications</w:t>
      </w:r>
      <w:r w:rsidR="006F5D24">
        <w:t xml:space="preserve">, </w:t>
      </w:r>
      <w:r w:rsidR="00576AE9">
        <w:t xml:space="preserve">it has no special connection with other </w:t>
      </w:r>
      <w:proofErr w:type="spellStart"/>
      <w:r w:rsidR="00576AE9">
        <w:t>Fiware</w:t>
      </w:r>
      <w:proofErr w:type="spellEnd"/>
      <w:r w:rsidR="00576AE9">
        <w:t xml:space="preserve"> components</w:t>
      </w:r>
      <w:r w:rsidR="0007038F">
        <w:t>.</w:t>
      </w:r>
    </w:p>
    <w:p w14:paraId="16B19DF8" w14:textId="77777777" w:rsidR="000D5BA1" w:rsidRDefault="000D5BA1" w:rsidP="00E83CEF"/>
    <w:p w14:paraId="14724ECD" w14:textId="6A3044DD" w:rsidR="001146DB" w:rsidRDefault="00042176" w:rsidP="00E83CEF">
      <w:r>
        <w:t>As soon as the needs are not identified for some application</w:t>
      </w:r>
      <w:r w:rsidR="00945108">
        <w:t xml:space="preserve">, it’s not </w:t>
      </w:r>
      <w:proofErr w:type="gramStart"/>
      <w:r w:rsidR="00945108">
        <w:t>really worth</w:t>
      </w:r>
      <w:proofErr w:type="gramEnd"/>
      <w:r w:rsidR="00945108">
        <w:t xml:space="preserve"> to install this component</w:t>
      </w:r>
      <w:r w:rsidR="004479C9">
        <w:t>.</w:t>
      </w:r>
    </w:p>
    <w:p w14:paraId="62828470" w14:textId="51EE6574" w:rsidR="004479C9" w:rsidRDefault="004479C9" w:rsidP="00E83CEF">
      <w:r>
        <w:t>In addition</w:t>
      </w:r>
      <w:r w:rsidR="00570022">
        <w:t>,</w:t>
      </w:r>
      <w:r>
        <w:t xml:space="preserve"> </w:t>
      </w:r>
      <w:r w:rsidR="00454B95">
        <w:t xml:space="preserve">if </w:t>
      </w:r>
      <w:r>
        <w:t>the installation is very simple</w:t>
      </w:r>
      <w:r w:rsidR="00454B95">
        <w:t xml:space="preserve">, the </w:t>
      </w:r>
      <w:r w:rsidR="00F624AA">
        <w:t xml:space="preserve">data must be prepared and inserted in the </w:t>
      </w:r>
      <w:r w:rsidR="008423A6">
        <w:t xml:space="preserve">spatial database behind the </w:t>
      </w:r>
      <w:proofErr w:type="spellStart"/>
      <w:r w:rsidR="008423A6">
        <w:t>Geoserver</w:t>
      </w:r>
      <w:proofErr w:type="spellEnd"/>
      <w:r w:rsidR="008423A6">
        <w:t>.</w:t>
      </w:r>
    </w:p>
    <w:p w14:paraId="10EF1EBA" w14:textId="7F001ADE" w:rsidR="0055191A" w:rsidRDefault="009024F2" w:rsidP="00E83CEF">
      <w:r>
        <w:t>The MNCA GIS department</w:t>
      </w:r>
      <w:r w:rsidR="005E3CA7">
        <w:t xml:space="preserve"> </w:t>
      </w:r>
      <w:r w:rsidR="00F34F70">
        <w:t xml:space="preserve">already </w:t>
      </w:r>
      <w:r w:rsidR="00F24813">
        <w:t xml:space="preserve">uses ESRI </w:t>
      </w:r>
      <w:r w:rsidR="00DA2B15">
        <w:t>products like ArcGIS to work</w:t>
      </w:r>
      <w:r w:rsidR="00874789">
        <w:t xml:space="preserve"> </w:t>
      </w:r>
      <w:r w:rsidR="006C727E">
        <w:t>on</w:t>
      </w:r>
      <w:r w:rsidR="00874789">
        <w:t xml:space="preserve"> spatial data</w:t>
      </w:r>
      <w:r w:rsidR="00CE6BBD">
        <w:t xml:space="preserve">, </w:t>
      </w:r>
      <w:r w:rsidR="00046EB7">
        <w:t xml:space="preserve">they </w:t>
      </w:r>
      <w:r w:rsidR="00D12D63">
        <w:t>may be able</w:t>
      </w:r>
      <w:r w:rsidR="00046EB7">
        <w:t xml:space="preserve"> produce XML3D models</w:t>
      </w:r>
      <w:r w:rsidR="005E38BE">
        <w:t xml:space="preserve"> to populate the </w:t>
      </w:r>
      <w:r w:rsidR="00A126CB">
        <w:t>GIS data provider.</w:t>
      </w:r>
    </w:p>
    <w:p w14:paraId="68673490" w14:textId="1BF7B50B" w:rsidR="00190FE5" w:rsidRDefault="00190FE5" w:rsidP="00E83CEF"/>
    <w:p w14:paraId="08FEDE9C" w14:textId="37C7A4F0" w:rsidR="00190FE5" w:rsidRDefault="00190FE5" w:rsidP="00190FE5">
      <w:pPr>
        <w:pStyle w:val="Titre3"/>
      </w:pPr>
      <w:bookmarkStart w:id="229" w:name="_Toc501723012"/>
      <w:r>
        <w:t>API Management Component</w:t>
      </w:r>
      <w:bookmarkEnd w:id="229"/>
    </w:p>
    <w:p w14:paraId="34AEAFA9" w14:textId="77777777" w:rsidR="00190FE5" w:rsidRDefault="00190FE5" w:rsidP="00190FE5"/>
    <w:p w14:paraId="0EEE3277" w14:textId="686E9412" w:rsidR="00D12D63" w:rsidRDefault="00D12D63" w:rsidP="00190FE5">
      <w:r w:rsidRPr="00D12D63">
        <w:t>API management is the process of creating and publishing web APIs, enforcing their usage policies, controlling access, collecting and analyzing usage statistics, and reporting on performance</w:t>
      </w:r>
      <w:r>
        <w:t>, but also</w:t>
      </w:r>
      <w:r w:rsidRPr="00D12D63">
        <w:t xml:space="preserve"> nurturing the subscriber community</w:t>
      </w:r>
      <w:r>
        <w:t xml:space="preserve"> to make it grow.</w:t>
      </w:r>
    </w:p>
    <w:p w14:paraId="753368A7" w14:textId="2B33B1CA" w:rsidR="00D12D63" w:rsidRDefault="00D12D63" w:rsidP="00190FE5"/>
    <w:p w14:paraId="793862ED" w14:textId="4052EB36" w:rsidR="00D12D63" w:rsidRDefault="00D12D63" w:rsidP="00190FE5">
      <w:r>
        <w:t>At the moment there’s no API management component</w:t>
      </w:r>
      <w:r w:rsidR="00F50BCE">
        <w:t xml:space="preserve"> available</w:t>
      </w:r>
      <w:r>
        <w:t xml:space="preserve"> in the </w:t>
      </w:r>
      <w:proofErr w:type="spellStart"/>
      <w:r>
        <w:t>Fiware</w:t>
      </w:r>
      <w:proofErr w:type="spellEnd"/>
      <w:r>
        <w:t xml:space="preserve"> catalog, the only found web reference is a news on the </w:t>
      </w:r>
      <w:proofErr w:type="spellStart"/>
      <w:r>
        <w:t>Fiware</w:t>
      </w:r>
      <w:proofErr w:type="spellEnd"/>
      <w:r>
        <w:t xml:space="preserve"> site dated </w:t>
      </w:r>
      <w:proofErr w:type="spellStart"/>
      <w:r>
        <w:t>july</w:t>
      </w:r>
      <w:proofErr w:type="spellEnd"/>
      <w:r>
        <w:t xml:space="preserve"> 28 2017: </w:t>
      </w:r>
      <w:hyperlink r:id="rId122" w:history="1">
        <w:r w:rsidRPr="00D12D63">
          <w:rPr>
            <w:rStyle w:val="Lienhypertexte"/>
          </w:rPr>
          <w:t>APINF CONTRIBUTES TOP CLASS API MANAGEMENT TECHNOLOGIES TO FIWARE PLATFORM</w:t>
        </w:r>
      </w:hyperlink>
    </w:p>
    <w:p w14:paraId="6C77FD23" w14:textId="77777777" w:rsidR="00580034" w:rsidRDefault="00302A6B" w:rsidP="00190FE5">
      <w:r>
        <w:t xml:space="preserve">The news announced the collaboration of the </w:t>
      </w:r>
      <w:hyperlink r:id="rId123" w:history="1">
        <w:proofErr w:type="spellStart"/>
        <w:r w:rsidRPr="00302A6B">
          <w:rPr>
            <w:rStyle w:val="Lienhypertexte"/>
          </w:rPr>
          <w:t>Apinf</w:t>
        </w:r>
        <w:proofErr w:type="spellEnd"/>
      </w:hyperlink>
      <w:r>
        <w:t xml:space="preserve"> company </w:t>
      </w:r>
      <w:r w:rsidR="00580034">
        <w:t xml:space="preserve">on the API management GE implementation for the </w:t>
      </w:r>
      <w:proofErr w:type="spellStart"/>
      <w:r w:rsidR="00580034">
        <w:t>Fiware</w:t>
      </w:r>
      <w:proofErr w:type="spellEnd"/>
      <w:r w:rsidR="00580034">
        <w:t xml:space="preserve"> platform. </w:t>
      </w:r>
    </w:p>
    <w:p w14:paraId="3AFE1F2C" w14:textId="4C340E73" w:rsidR="00302A6B" w:rsidRDefault="00302A6B" w:rsidP="00190FE5">
      <w:r>
        <w:t xml:space="preserve">(the link is to apinf.org in the article is bad, but </w:t>
      </w:r>
      <w:r w:rsidR="00580034">
        <w:t xml:space="preserve">both </w:t>
      </w:r>
      <w:r>
        <w:t>domain</w:t>
      </w:r>
      <w:r w:rsidR="00580034">
        <w:t>s (.com &amp; .org)</w:t>
      </w:r>
      <w:r>
        <w:t xml:space="preserve"> </w:t>
      </w:r>
      <w:r w:rsidR="00580034">
        <w:t>are</w:t>
      </w:r>
      <w:r>
        <w:t xml:space="preserve"> owned by the </w:t>
      </w:r>
      <w:r w:rsidR="00992CFA">
        <w:t>Finnish</w:t>
      </w:r>
      <w:r w:rsidR="00580034">
        <w:t xml:space="preserve"> </w:t>
      </w:r>
      <w:r>
        <w:t>company</w:t>
      </w:r>
      <w:r w:rsidR="00580034">
        <w:t xml:space="preserve"> </w:t>
      </w:r>
      <w:r w:rsidR="00580034" w:rsidRPr="00580034">
        <w:t>Sampo Software Oy</w:t>
      </w:r>
      <w:r>
        <w:t>)</w:t>
      </w:r>
    </w:p>
    <w:p w14:paraId="041B3D4E" w14:textId="1A68EFA1" w:rsidR="00992CFA" w:rsidRDefault="00992CFA" w:rsidP="00190FE5">
      <w:proofErr w:type="spellStart"/>
      <w:r>
        <w:t>APInf</w:t>
      </w:r>
      <w:proofErr w:type="spellEnd"/>
      <w:r>
        <w:t xml:space="preserve"> is an o</w:t>
      </w:r>
      <w:r w:rsidRPr="00992CFA">
        <w:t>pen source API management platform with multi proxy and protocol support</w:t>
      </w:r>
      <w:r>
        <w:t>.</w:t>
      </w:r>
    </w:p>
    <w:p w14:paraId="41683438" w14:textId="77777777" w:rsidR="00506AD2" w:rsidRDefault="00302A6B" w:rsidP="00190FE5">
      <w:proofErr w:type="spellStart"/>
      <w:r>
        <w:t>Apinf</w:t>
      </w:r>
      <w:proofErr w:type="spellEnd"/>
      <w:r>
        <w:t xml:space="preserve"> </w:t>
      </w:r>
      <w:r w:rsidR="00580034">
        <w:t xml:space="preserve">is </w:t>
      </w:r>
      <w:proofErr w:type="spellStart"/>
      <w:r>
        <w:t>is</w:t>
      </w:r>
      <w:proofErr w:type="spellEnd"/>
      <w:r>
        <w:t xml:space="preserve"> built </w:t>
      </w:r>
      <w:r w:rsidR="00F33D7C">
        <w:t>from several</w:t>
      </w:r>
      <w:r w:rsidR="00506AD2">
        <w:t xml:space="preserve"> products but with</w:t>
      </w:r>
      <w:r>
        <w:t xml:space="preserve"> </w:t>
      </w:r>
      <w:hyperlink r:id="rId124" w:history="1">
        <w:proofErr w:type="spellStart"/>
        <w:r w:rsidRPr="00A2505D">
          <w:rPr>
            <w:rStyle w:val="Lienhypertexte"/>
          </w:rPr>
          <w:t>APIUmbrella</w:t>
        </w:r>
        <w:proofErr w:type="spellEnd"/>
      </w:hyperlink>
      <w:r w:rsidR="00506AD2">
        <w:t xml:space="preserve"> as the core</w:t>
      </w:r>
      <w:r w:rsidR="0087218C">
        <w:t xml:space="preserve"> API manager</w:t>
      </w:r>
      <w:r w:rsidR="00506AD2">
        <w:t xml:space="preserve">, </w:t>
      </w:r>
      <w:proofErr w:type="spellStart"/>
      <w:r w:rsidR="00506AD2">
        <w:t>wich</w:t>
      </w:r>
      <w:proofErr w:type="spellEnd"/>
      <w:r w:rsidR="0087218C">
        <w:t xml:space="preserve"> provides these functionalities:</w:t>
      </w:r>
      <w:r w:rsidR="00506AD2">
        <w:t xml:space="preserve"> </w:t>
      </w:r>
      <w:proofErr w:type="spellStart"/>
      <w:r w:rsidR="0087218C">
        <w:t>Api</w:t>
      </w:r>
      <w:proofErr w:type="spellEnd"/>
      <w:r w:rsidR="0087218C">
        <w:t xml:space="preserve"> Keys, Rate limiting, Analytics, Caching, it allows to unify the APIs you need to manage, </w:t>
      </w:r>
    </w:p>
    <w:p w14:paraId="100E5CC1" w14:textId="340EE19D" w:rsidR="00AC43B7" w:rsidRDefault="00992CFA" w:rsidP="00190FE5">
      <w:r>
        <w:t xml:space="preserve">On top of this core, </w:t>
      </w:r>
      <w:proofErr w:type="spellStart"/>
      <w:r w:rsidR="00506AD2">
        <w:t>APInf</w:t>
      </w:r>
      <w:proofErr w:type="spellEnd"/>
      <w:r w:rsidR="00506AD2">
        <w:t xml:space="preserve"> goal is to add some additional human interfaces with some companion products, and provide</w:t>
      </w:r>
      <w:r w:rsidR="00A94908">
        <w:t>s</w:t>
      </w:r>
      <w:r w:rsidR="00506AD2">
        <w:t xml:space="preserve"> the glue to build a monetizable API eco-system, encompassing Open-Data, IOT, </w:t>
      </w:r>
      <w:r w:rsidR="00AC43B7">
        <w:t xml:space="preserve">and by the way </w:t>
      </w:r>
      <w:proofErr w:type="spellStart"/>
      <w:r w:rsidR="00AC43B7">
        <w:t>Fiware</w:t>
      </w:r>
      <w:proofErr w:type="spellEnd"/>
      <w:r w:rsidR="00AC43B7">
        <w:t xml:space="preserve"> direct integration.</w:t>
      </w:r>
    </w:p>
    <w:p w14:paraId="39F2011A" w14:textId="6B12F50C" w:rsidR="00F85926" w:rsidRDefault="00F85926" w:rsidP="00190FE5"/>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F85926" w14:paraId="32B3D133" w14:textId="77777777" w:rsidTr="0011006A">
        <w:tc>
          <w:tcPr>
            <w:tcW w:w="2698" w:type="dxa"/>
          </w:tcPr>
          <w:p w14:paraId="2E5E5F12" w14:textId="77777777" w:rsidR="00F85926" w:rsidRDefault="00F85926" w:rsidP="0011006A">
            <w:pPr>
              <w:rPr>
                <w:b/>
                <w:bCs/>
              </w:rPr>
            </w:pPr>
            <w:r>
              <w:rPr>
                <w:b/>
                <w:bCs/>
              </w:rPr>
              <w:t>Architecture Component</w:t>
            </w:r>
          </w:p>
        </w:tc>
        <w:tc>
          <w:tcPr>
            <w:tcW w:w="3818" w:type="dxa"/>
          </w:tcPr>
          <w:p w14:paraId="75720842" w14:textId="77777777" w:rsidR="00F85926" w:rsidRDefault="00F85926" w:rsidP="0011006A">
            <w:pPr>
              <w:rPr>
                <w:b/>
                <w:bCs/>
              </w:rPr>
            </w:pPr>
            <w:r>
              <w:rPr>
                <w:b/>
                <w:bCs/>
              </w:rPr>
              <w:t>Component Elements</w:t>
            </w:r>
          </w:p>
        </w:tc>
      </w:tr>
      <w:tr w:rsidR="00F85926" w14:paraId="76A3F9DD" w14:textId="77777777" w:rsidTr="0011006A">
        <w:tc>
          <w:tcPr>
            <w:tcW w:w="2698" w:type="dxa"/>
          </w:tcPr>
          <w:p w14:paraId="376D69DE" w14:textId="77777777" w:rsidR="00F85926" w:rsidRDefault="00F85926" w:rsidP="0011006A">
            <w:r>
              <w:t>Database Server</w:t>
            </w:r>
          </w:p>
        </w:tc>
        <w:tc>
          <w:tcPr>
            <w:tcW w:w="3818" w:type="dxa"/>
          </w:tcPr>
          <w:p w14:paraId="3FAB6003" w14:textId="77777777" w:rsidR="00F85926" w:rsidRDefault="00F85926" w:rsidP="0011006A">
            <w:r>
              <w:t>MongoDB</w:t>
            </w:r>
          </w:p>
          <w:p w14:paraId="7B834967" w14:textId="26F0E450" w:rsidR="007D3E04" w:rsidRPr="00A30DEB" w:rsidRDefault="007D3E04" w:rsidP="0011006A">
            <w:pPr>
              <w:rPr>
                <w:lang w:val="fr-FR"/>
              </w:rPr>
            </w:pPr>
            <w:proofErr w:type="spellStart"/>
            <w:r>
              <w:rPr>
                <w:lang w:val="fr-FR"/>
              </w:rPr>
              <w:t>Elasticsearch</w:t>
            </w:r>
            <w:proofErr w:type="spellEnd"/>
            <w:r>
              <w:rPr>
                <w:lang w:val="fr-FR"/>
              </w:rPr>
              <w:t xml:space="preserve"> (for </w:t>
            </w:r>
            <w:proofErr w:type="spellStart"/>
            <w:r>
              <w:rPr>
                <w:lang w:val="fr-FR"/>
              </w:rPr>
              <w:t>analytics</w:t>
            </w:r>
            <w:proofErr w:type="spellEnd"/>
            <w:r>
              <w:rPr>
                <w:lang w:val="fr-FR"/>
              </w:rPr>
              <w:t>)</w:t>
            </w:r>
          </w:p>
        </w:tc>
      </w:tr>
      <w:tr w:rsidR="00F85926" w:rsidRPr="00AD152C" w14:paraId="26B172AA" w14:textId="77777777" w:rsidTr="0011006A">
        <w:tc>
          <w:tcPr>
            <w:tcW w:w="2698" w:type="dxa"/>
          </w:tcPr>
          <w:p w14:paraId="0BB58076" w14:textId="77777777" w:rsidR="00F85926" w:rsidRDefault="00F85926" w:rsidP="0011006A">
            <w:r>
              <w:t>Applications</w:t>
            </w:r>
          </w:p>
        </w:tc>
        <w:tc>
          <w:tcPr>
            <w:tcW w:w="3818" w:type="dxa"/>
          </w:tcPr>
          <w:p w14:paraId="4D0DD501" w14:textId="7037A23C" w:rsidR="00F85926" w:rsidRPr="00E8356F" w:rsidRDefault="00F85926" w:rsidP="0011006A">
            <w:pPr>
              <w:rPr>
                <w:lang w:val="fr-FR"/>
              </w:rPr>
            </w:pPr>
            <w:proofErr w:type="spellStart"/>
            <w:r w:rsidRPr="00E8356F">
              <w:rPr>
                <w:lang w:val="fr-FR"/>
              </w:rPr>
              <w:t>APInf</w:t>
            </w:r>
            <w:proofErr w:type="spellEnd"/>
            <w:r w:rsidR="007D3E04" w:rsidRPr="00E8356F">
              <w:rPr>
                <w:lang w:val="fr-FR"/>
              </w:rPr>
              <w:t xml:space="preserve"> (API </w:t>
            </w:r>
            <w:proofErr w:type="spellStart"/>
            <w:r w:rsidR="007D3E04" w:rsidRPr="00E8356F">
              <w:rPr>
                <w:lang w:val="fr-FR"/>
              </w:rPr>
              <w:t>Umbrella</w:t>
            </w:r>
            <w:proofErr w:type="spellEnd"/>
            <w:r w:rsidR="007D3E04" w:rsidRPr="00E8356F">
              <w:rPr>
                <w:lang w:val="fr-FR"/>
              </w:rPr>
              <w:t xml:space="preserve">, </w:t>
            </w:r>
            <w:proofErr w:type="spellStart"/>
            <w:r w:rsidR="00FA0FC5" w:rsidRPr="00E8356F">
              <w:rPr>
                <w:lang w:val="fr-FR"/>
              </w:rPr>
              <w:t>Swagger</w:t>
            </w:r>
            <w:proofErr w:type="spellEnd"/>
            <w:r w:rsidR="00FA0FC5" w:rsidRPr="00E8356F">
              <w:rPr>
                <w:lang w:val="fr-FR"/>
              </w:rPr>
              <w:t xml:space="preserve"> UI &amp; </w:t>
            </w:r>
            <w:proofErr w:type="spellStart"/>
            <w:r w:rsidR="00FA0FC5" w:rsidRPr="00E8356F">
              <w:rPr>
                <w:lang w:val="fr-FR"/>
              </w:rPr>
              <w:t>codegen</w:t>
            </w:r>
            <w:proofErr w:type="spellEnd"/>
            <w:r w:rsidR="00FA0FC5" w:rsidRPr="00E8356F">
              <w:rPr>
                <w:lang w:val="fr-FR"/>
              </w:rPr>
              <w:t>)</w:t>
            </w:r>
          </w:p>
        </w:tc>
      </w:tr>
    </w:tbl>
    <w:p w14:paraId="514FCAB7" w14:textId="77777777" w:rsidR="00F85926" w:rsidRPr="00E8356F" w:rsidRDefault="00F85926" w:rsidP="00190FE5">
      <w:pPr>
        <w:rPr>
          <w:lang w:val="fr-FR"/>
        </w:rPr>
      </w:pPr>
    </w:p>
    <w:p w14:paraId="3244D4BD" w14:textId="77777777" w:rsidR="00AC43B7" w:rsidRPr="00E8356F" w:rsidRDefault="00AC43B7" w:rsidP="00190FE5">
      <w:pPr>
        <w:rPr>
          <w:lang w:val="fr-FR"/>
        </w:rPr>
      </w:pPr>
    </w:p>
    <w:p w14:paraId="331E3892" w14:textId="14813B7D" w:rsidR="0087218C" w:rsidRDefault="00AC43B7" w:rsidP="00190FE5">
      <w:r>
        <w:t>Even the component is not released</w:t>
      </w:r>
      <w:r w:rsidR="00191BEE">
        <w:t xml:space="preserve"> in </w:t>
      </w:r>
      <w:proofErr w:type="spellStart"/>
      <w:r w:rsidR="00191BEE">
        <w:t>Fiware</w:t>
      </w:r>
      <w:proofErr w:type="spellEnd"/>
      <w:r>
        <w:t>, there’s a good chance it comes out (</w:t>
      </w:r>
      <w:proofErr w:type="spellStart"/>
      <w:r w:rsidR="00336CBA">
        <w:fldChar w:fldCharType="begin"/>
      </w:r>
      <w:r w:rsidR="00336CBA">
        <w:instrText xml:space="preserve"> HYPERLINK "https://github.com/apinf" </w:instrText>
      </w:r>
      <w:r w:rsidR="00336CBA">
        <w:fldChar w:fldCharType="separate"/>
      </w:r>
      <w:r w:rsidR="00336CBA" w:rsidRPr="00336CBA">
        <w:rPr>
          <w:rStyle w:val="Lienhypertexte"/>
        </w:rPr>
        <w:t>APInf</w:t>
      </w:r>
      <w:proofErr w:type="spellEnd"/>
      <w:r w:rsidR="00336CBA" w:rsidRPr="00336CBA">
        <w:rPr>
          <w:rStyle w:val="Lienhypertexte"/>
        </w:rPr>
        <w:t xml:space="preserve"> </w:t>
      </w:r>
      <w:r w:rsidR="00992CFA" w:rsidRPr="00336CBA">
        <w:rPr>
          <w:rStyle w:val="Lienhypertexte"/>
        </w:rPr>
        <w:t>GitHub</w:t>
      </w:r>
      <w:r w:rsidR="00336CBA">
        <w:fldChar w:fldCharType="end"/>
      </w:r>
      <w:r w:rsidR="00992CFA">
        <w:t xml:space="preserve"> activity</w:t>
      </w:r>
      <w:r w:rsidR="00336CBA">
        <w:t>, roadmap to check</w:t>
      </w:r>
      <w:r w:rsidR="00992CFA">
        <w:t>)</w:t>
      </w:r>
      <w:r w:rsidR="00336CBA">
        <w:t>, the component</w:t>
      </w:r>
      <w:r w:rsidR="00191BEE">
        <w:t xml:space="preserve"> modules</w:t>
      </w:r>
      <w:r w:rsidR="00336CBA">
        <w:t xml:space="preserve"> are available for</w:t>
      </w:r>
      <w:r w:rsidR="00191BEE">
        <w:t xml:space="preserve"> “Docker use”, so can easily made high available and scale up in the platform swarm.</w:t>
      </w:r>
    </w:p>
    <w:p w14:paraId="768282B4" w14:textId="202E812C" w:rsidR="00302A6B" w:rsidRDefault="0087218C" w:rsidP="00190FE5">
      <w:r>
        <w:lastRenderedPageBreak/>
        <w:t xml:space="preserve"> </w:t>
      </w:r>
    </w:p>
    <w:p w14:paraId="106B2C15" w14:textId="77777777" w:rsidR="005A3674" w:rsidRDefault="005A3674" w:rsidP="00E83CEF"/>
    <w:p w14:paraId="4E089832" w14:textId="3B519D58" w:rsidR="00407CAE" w:rsidRDefault="000B1DDB" w:rsidP="00FE07EE">
      <w:pPr>
        <w:pStyle w:val="Titre3"/>
      </w:pPr>
      <w:bookmarkStart w:id="230" w:name="_Toc501723013"/>
      <w:r>
        <w:t>Load</w:t>
      </w:r>
      <w:r w:rsidR="004B47E0">
        <w:t xml:space="preserve"> Balancing</w:t>
      </w:r>
      <w:r w:rsidR="009D3AD2">
        <w:t xml:space="preserve"> Component</w:t>
      </w:r>
      <w:bookmarkEnd w:id="230"/>
    </w:p>
    <w:p w14:paraId="0AB2A677" w14:textId="77777777" w:rsidR="00E33783" w:rsidRDefault="00E33783" w:rsidP="004B47E0"/>
    <w:p w14:paraId="3306C126" w14:textId="74F2339B" w:rsidR="004B47E0" w:rsidRDefault="004B47E0" w:rsidP="004B47E0">
      <w:r>
        <w:t xml:space="preserve">This component </w:t>
      </w:r>
      <w:proofErr w:type="gramStart"/>
      <w:r>
        <w:t>is in charge of</w:t>
      </w:r>
      <w:proofErr w:type="gramEnd"/>
      <w:r>
        <w:t xml:space="preserve"> load ba</w:t>
      </w:r>
      <w:r w:rsidR="00DA1481">
        <w:t>l</w:t>
      </w:r>
      <w:r>
        <w:t>ancin</w:t>
      </w:r>
      <w:r w:rsidR="00DA1481">
        <w:t>g</w:t>
      </w:r>
      <w:r w:rsidR="00637AB9">
        <w:t xml:space="preserve"> and dispatching </w:t>
      </w:r>
      <w:r w:rsidR="0068704A">
        <w:t xml:space="preserve">inbound </w:t>
      </w:r>
      <w:r w:rsidR="00637AB9">
        <w:t xml:space="preserve">traffic </w:t>
      </w:r>
      <w:r w:rsidR="0068704A">
        <w:t xml:space="preserve">from outside to </w:t>
      </w:r>
      <w:r w:rsidR="003D232D">
        <w:t>all</w:t>
      </w:r>
      <w:r w:rsidR="0068704A">
        <w:t xml:space="preserve"> </w:t>
      </w:r>
      <w:r w:rsidR="00EC45D3">
        <w:t xml:space="preserve">internal components that </w:t>
      </w:r>
      <w:r w:rsidR="003A5C80">
        <w:t>need to provide</w:t>
      </w:r>
      <w:r w:rsidR="00EC45D3">
        <w:t xml:space="preserve"> an interface</w:t>
      </w:r>
      <w:r w:rsidR="003D232D">
        <w:t xml:space="preserve"> </w:t>
      </w:r>
      <w:r w:rsidR="003A5C80">
        <w:t>opened</w:t>
      </w:r>
      <w:r w:rsidR="002A2F85">
        <w:t xml:space="preserve"> to public access.</w:t>
      </w:r>
    </w:p>
    <w:p w14:paraId="3346DAB0" w14:textId="77777777" w:rsidR="00BA5FEF" w:rsidRDefault="00BA5FEF" w:rsidP="004B47E0"/>
    <w:p w14:paraId="53EB2B68" w14:textId="6B79EE74" w:rsidR="00C16891" w:rsidRDefault="009C4A05" w:rsidP="00E83CEF">
      <w:r>
        <w:t xml:space="preserve">Initially it was envisaged </w:t>
      </w:r>
      <w:r w:rsidR="00A30AC8">
        <w:t xml:space="preserve">to use </w:t>
      </w:r>
      <w:r w:rsidR="00F06503">
        <w:t xml:space="preserve">an F5 </w:t>
      </w:r>
      <w:proofErr w:type="spellStart"/>
      <w:r w:rsidR="00F06503">
        <w:t>BigIP</w:t>
      </w:r>
      <w:proofErr w:type="spellEnd"/>
      <w:r w:rsidR="00F06503">
        <w:t xml:space="preserve"> appliance, but the alternative </w:t>
      </w:r>
      <w:r w:rsidR="000D105B">
        <w:t xml:space="preserve">using </w:t>
      </w:r>
      <w:hyperlink r:id="rId125" w:history="1">
        <w:proofErr w:type="spellStart"/>
        <w:r w:rsidR="009D3AD2" w:rsidRPr="00DB5109">
          <w:rPr>
            <w:rStyle w:val="Lienhypertexte"/>
          </w:rPr>
          <w:t>HAProxy</w:t>
        </w:r>
        <w:proofErr w:type="spellEnd"/>
      </w:hyperlink>
      <w:r w:rsidR="00A736A6">
        <w:t xml:space="preserve"> has been explored, and </w:t>
      </w:r>
      <w:r w:rsidR="00845399">
        <w:t>the choice is to start with this open source solution</w:t>
      </w:r>
      <w:r w:rsidR="00C16891">
        <w:t>.</w:t>
      </w:r>
    </w:p>
    <w:p w14:paraId="3ADC4A86" w14:textId="3AE73BBA" w:rsidR="005A3674" w:rsidRDefault="00806408" w:rsidP="00E83CEF">
      <w:r>
        <w:t xml:space="preserve">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C16891" w14:paraId="071045A6" w14:textId="77777777" w:rsidTr="00DC0212">
        <w:tc>
          <w:tcPr>
            <w:tcW w:w="2698" w:type="dxa"/>
          </w:tcPr>
          <w:p w14:paraId="03122EB5" w14:textId="77777777" w:rsidR="00C16891" w:rsidRDefault="00C16891" w:rsidP="00DC0212">
            <w:pPr>
              <w:rPr>
                <w:b/>
                <w:bCs/>
              </w:rPr>
            </w:pPr>
            <w:r>
              <w:rPr>
                <w:b/>
                <w:bCs/>
              </w:rPr>
              <w:t>Architecture Component</w:t>
            </w:r>
          </w:p>
        </w:tc>
        <w:tc>
          <w:tcPr>
            <w:tcW w:w="3818" w:type="dxa"/>
          </w:tcPr>
          <w:p w14:paraId="6B967B97" w14:textId="77777777" w:rsidR="00C16891" w:rsidRDefault="00C16891" w:rsidP="00DC0212">
            <w:pPr>
              <w:rPr>
                <w:b/>
                <w:bCs/>
              </w:rPr>
            </w:pPr>
            <w:r>
              <w:rPr>
                <w:b/>
                <w:bCs/>
              </w:rPr>
              <w:t>Component Elements</w:t>
            </w:r>
          </w:p>
        </w:tc>
      </w:tr>
      <w:tr w:rsidR="00C16891" w14:paraId="4AAF5E08" w14:textId="77777777" w:rsidTr="00DC0212">
        <w:tc>
          <w:tcPr>
            <w:tcW w:w="2698" w:type="dxa"/>
          </w:tcPr>
          <w:p w14:paraId="164CAA2E" w14:textId="77777777" w:rsidR="00C16891" w:rsidRDefault="00C16891" w:rsidP="00DC0212">
            <w:r>
              <w:t>Database Server</w:t>
            </w:r>
          </w:p>
        </w:tc>
        <w:tc>
          <w:tcPr>
            <w:tcW w:w="3818" w:type="dxa"/>
          </w:tcPr>
          <w:p w14:paraId="16295505" w14:textId="6D01695D" w:rsidR="00C16891" w:rsidRPr="00A30DEB" w:rsidRDefault="00C16891" w:rsidP="00DC0212">
            <w:pPr>
              <w:rPr>
                <w:lang w:val="fr-FR"/>
              </w:rPr>
            </w:pPr>
            <w:r>
              <w:t>none</w:t>
            </w:r>
          </w:p>
        </w:tc>
      </w:tr>
      <w:tr w:rsidR="00C16891" w14:paraId="7006336C" w14:textId="77777777" w:rsidTr="00DC0212">
        <w:tc>
          <w:tcPr>
            <w:tcW w:w="2698" w:type="dxa"/>
          </w:tcPr>
          <w:p w14:paraId="44B7421B" w14:textId="7074F769" w:rsidR="00C16891" w:rsidRDefault="00C16891" w:rsidP="00DC0212">
            <w:r>
              <w:t>Applications</w:t>
            </w:r>
          </w:p>
        </w:tc>
        <w:tc>
          <w:tcPr>
            <w:tcW w:w="3818" w:type="dxa"/>
          </w:tcPr>
          <w:p w14:paraId="456FE08C" w14:textId="7B550A20" w:rsidR="00C16891" w:rsidRDefault="009F2DE3" w:rsidP="00DC0212">
            <w:hyperlink r:id="rId126" w:history="1">
              <w:proofErr w:type="spellStart"/>
              <w:r w:rsidR="00C16891" w:rsidRPr="005706D1">
                <w:rPr>
                  <w:rStyle w:val="Lienhypertexte"/>
                </w:rPr>
                <w:t>H</w:t>
              </w:r>
              <w:r w:rsidR="00C60504" w:rsidRPr="005706D1">
                <w:rPr>
                  <w:rStyle w:val="Lienhypertexte"/>
                </w:rPr>
                <w:t>aProxy</w:t>
              </w:r>
              <w:proofErr w:type="spellEnd"/>
            </w:hyperlink>
          </w:p>
        </w:tc>
      </w:tr>
    </w:tbl>
    <w:p w14:paraId="587B1559" w14:textId="39480314" w:rsidR="00B27D5D" w:rsidRDefault="00060CFA" w:rsidP="00B27D5D">
      <w:pPr>
        <w:keepNext/>
      </w:pPr>
      <w:r>
        <w:t xml:space="preserve">To separate the concerns between </w:t>
      </w:r>
      <w:r w:rsidR="00135D41">
        <w:t>the southbound IOT part and the northbound application</w:t>
      </w:r>
      <w:r w:rsidR="00E82D92">
        <w:t xml:space="preserve"> part, each bound will have its own </w:t>
      </w:r>
      <w:proofErr w:type="spellStart"/>
      <w:r w:rsidR="00E82D92">
        <w:t>HaProxy</w:t>
      </w:r>
      <w:proofErr w:type="spellEnd"/>
      <w:r w:rsidR="000B5D5A">
        <w:t xml:space="preserve">, each of those </w:t>
      </w:r>
      <w:r w:rsidR="00405E4B">
        <w:t xml:space="preserve">should be deployed as </w:t>
      </w:r>
      <w:r w:rsidR="00324CBF">
        <w:t>Docker service, to provide high availability</w:t>
      </w:r>
      <w:r w:rsidR="00003FDC">
        <w:t xml:space="preserve"> (fail over redundancy)</w:t>
      </w:r>
      <w:r w:rsidR="000252F9">
        <w:t>.</w:t>
      </w:r>
    </w:p>
    <w:p w14:paraId="1AAADE6D" w14:textId="03FCCC4A" w:rsidR="009F2DE3" w:rsidRDefault="009F2DE3" w:rsidP="00B27D5D">
      <w:pPr>
        <w:keepNext/>
      </w:pPr>
    </w:p>
    <w:p w14:paraId="1435D32E" w14:textId="523A959B" w:rsidR="009F2DE3" w:rsidRDefault="009F2DE3" w:rsidP="009F2DE3">
      <w:pPr>
        <w:pStyle w:val="Titre3"/>
      </w:pPr>
      <w:bookmarkStart w:id="231" w:name="_Toc501723014"/>
      <w:r>
        <w:t xml:space="preserve">Data Stream </w:t>
      </w:r>
      <w:r w:rsidR="005D6591">
        <w:t>Processing</w:t>
      </w:r>
      <w:r>
        <w:t xml:space="preserve"> Components</w:t>
      </w:r>
      <w:bookmarkEnd w:id="231"/>
    </w:p>
    <w:p w14:paraId="64F488AF" w14:textId="328F2D93" w:rsidR="009F2DE3" w:rsidRDefault="009F2DE3" w:rsidP="009F2DE3"/>
    <w:p w14:paraId="39D423C3" w14:textId="042D5BB7" w:rsidR="009F2DE3" w:rsidRDefault="009F2DE3" w:rsidP="009F2DE3">
      <w:r>
        <w:t xml:space="preserve">These are the components to be able to process data streams, </w:t>
      </w:r>
      <w:r w:rsidR="002A7D91">
        <w:t>mainly</w:t>
      </w:r>
      <w:r>
        <w:t xml:space="preserve"> video, sound, and images.</w:t>
      </w:r>
    </w:p>
    <w:p w14:paraId="2D123A39" w14:textId="72F8BB59" w:rsidR="009F2DE3" w:rsidRDefault="002A7D91" w:rsidP="009F2DE3">
      <w:r>
        <w:t>But also, the platform</w:t>
      </w:r>
      <w:r w:rsidR="009F2DE3">
        <w:t xml:space="preserve"> </w:t>
      </w:r>
      <w:r>
        <w:t>should</w:t>
      </w:r>
      <w:r w:rsidR="009F2DE3">
        <w:t xml:space="preserve"> be able to process </w:t>
      </w:r>
      <w:r w:rsidR="005D6591">
        <w:t xml:space="preserve">large </w:t>
      </w:r>
      <w:r>
        <w:t>historical data</w:t>
      </w:r>
      <w:r w:rsidR="005D6591">
        <w:t xml:space="preserve"> sets</w:t>
      </w:r>
      <w:r>
        <w:t xml:space="preserve"> in real time through analytics tools such as </w:t>
      </w:r>
      <w:r w:rsidR="005D6591">
        <w:t xml:space="preserve">Storm and </w:t>
      </w:r>
      <w:r>
        <w:t>Spark.</w:t>
      </w:r>
    </w:p>
    <w:p w14:paraId="400650BA" w14:textId="77777777" w:rsidR="008A17EE" w:rsidRDefault="008A17EE" w:rsidP="009F2DE3"/>
    <w:p w14:paraId="282D079E" w14:textId="12E1C40F" w:rsidR="002574C9" w:rsidRDefault="002A7D91" w:rsidP="009F2DE3">
      <w:r>
        <w:t xml:space="preserve">The component proposed in </w:t>
      </w:r>
      <w:proofErr w:type="spellStart"/>
      <w:r>
        <w:t>Fiware</w:t>
      </w:r>
      <w:proofErr w:type="spellEnd"/>
      <w:r>
        <w:t xml:space="preserve"> catalog to be able to </w:t>
      </w:r>
      <w:r w:rsidR="002338E4">
        <w:t>manipulate</w:t>
      </w:r>
      <w:r>
        <w:t xml:space="preserve"> data stream such as video (</w:t>
      </w:r>
      <w:r w:rsidRPr="002A7D91">
        <w:t>Stream Oriented GE</w:t>
      </w:r>
      <w:r>
        <w:t xml:space="preserve">) is </w:t>
      </w:r>
      <w:proofErr w:type="spellStart"/>
      <w:r>
        <w:t>Kurento</w:t>
      </w:r>
      <w:proofErr w:type="spellEnd"/>
      <w:r>
        <w:t>.</w:t>
      </w:r>
      <w:r w:rsidR="002574C9">
        <w:t xml:space="preserve"> </w:t>
      </w:r>
      <w:proofErr w:type="spellStart"/>
      <w:r w:rsidR="001D11EE" w:rsidRPr="001D11EE">
        <w:t>Kurento</w:t>
      </w:r>
      <w:proofErr w:type="spellEnd"/>
      <w:r w:rsidR="001D11EE" w:rsidRPr="001D11EE">
        <w:t xml:space="preserve"> is an Open Source Software WebRTC media server</w:t>
      </w:r>
      <w:r w:rsidR="001D11EE">
        <w:t>.</w:t>
      </w:r>
    </w:p>
    <w:p w14:paraId="5482718A" w14:textId="5DD80AD4" w:rsidR="002A7D91" w:rsidRDefault="002A7D91" w:rsidP="009F2DE3">
      <w:r>
        <w:t xml:space="preserve">On </w:t>
      </w:r>
      <w:proofErr w:type="spellStart"/>
      <w:r>
        <w:t>Fiware</w:t>
      </w:r>
      <w:proofErr w:type="spellEnd"/>
      <w:r>
        <w:t xml:space="preserve"> catalog: </w:t>
      </w:r>
      <w:hyperlink r:id="rId127" w:history="1">
        <w:proofErr w:type="spellStart"/>
        <w:r w:rsidRPr="002A7D91">
          <w:rPr>
            <w:rStyle w:val="Lienhypertexte"/>
          </w:rPr>
          <w:t>Kurento</w:t>
        </w:r>
        <w:proofErr w:type="spellEnd"/>
        <w:r w:rsidRPr="002A7D91">
          <w:rPr>
            <w:rStyle w:val="Lienhypertexte"/>
          </w:rPr>
          <w:t xml:space="preserve"> Stream Oriented GE</w:t>
        </w:r>
      </w:hyperlink>
    </w:p>
    <w:p w14:paraId="442455FC" w14:textId="7351A4D0" w:rsidR="002A7D91" w:rsidRDefault="002A7D91" w:rsidP="009F2DE3">
      <w:r>
        <w:t xml:space="preserve">Documentation on </w:t>
      </w:r>
      <w:hyperlink r:id="rId128" w:history="1">
        <w:proofErr w:type="spellStart"/>
        <w:r w:rsidRPr="002A7D91">
          <w:rPr>
            <w:rStyle w:val="Lienhypertexte"/>
          </w:rPr>
          <w:t>Readthedocs</w:t>
        </w:r>
        <w:proofErr w:type="spellEnd"/>
      </w:hyperlink>
    </w:p>
    <w:p w14:paraId="5FADA7A7" w14:textId="77777777" w:rsidR="005D6591" w:rsidRDefault="005D6591" w:rsidP="009F2DE3"/>
    <w:p w14:paraId="47FF523C" w14:textId="1C540E19" w:rsidR="008A17EE" w:rsidRDefault="008A17EE" w:rsidP="009F2DE3">
      <w:proofErr w:type="spellStart"/>
      <w:r>
        <w:t>Kurento</w:t>
      </w:r>
      <w:proofErr w:type="spellEnd"/>
      <w:r>
        <w:t xml:space="preserve"> is not intended for analytics on video stream, but is a stream media server, which allows </w:t>
      </w:r>
      <w:r w:rsidRPr="008A17EE">
        <w:t>developers to include interactive media components to their applications</w:t>
      </w:r>
      <w:r>
        <w:t>, so that applications can propose</w:t>
      </w:r>
      <w:r w:rsidRPr="008A17EE">
        <w:t xml:space="preserve"> advanced features such as: interoperable audiovisual communications, computer vision, augmented reality, flexible media playing, recording, etc.</w:t>
      </w:r>
    </w:p>
    <w:p w14:paraId="360306DC" w14:textId="69FEF00F" w:rsidR="008A17EE" w:rsidRDefault="008A17EE" w:rsidP="009F2DE3">
      <w:r>
        <w:t xml:space="preserve">By using </w:t>
      </w:r>
      <w:hyperlink r:id="rId129" w:history="1">
        <w:r w:rsidRPr="00383132">
          <w:rPr>
            <w:rStyle w:val="Lienhypertexte"/>
          </w:rPr>
          <w:t>OpenCV</w:t>
        </w:r>
      </w:hyperlink>
      <w:r>
        <w:t xml:space="preserve">, the </w:t>
      </w:r>
      <w:r w:rsidR="005D6591">
        <w:t>well-known</w:t>
      </w:r>
      <w:r>
        <w:t xml:space="preserve"> </w:t>
      </w:r>
      <w:r w:rsidR="00776524">
        <w:t>computer vision library</w:t>
      </w:r>
      <w:r w:rsidR="00383132">
        <w:t xml:space="preserve"> as a plugin with </w:t>
      </w:r>
      <w:proofErr w:type="spellStart"/>
      <w:r w:rsidR="00383132">
        <w:t>Kurento</w:t>
      </w:r>
      <w:proofErr w:type="spellEnd"/>
      <w:r w:rsidR="00383132">
        <w:t xml:space="preserve"> it’s possible to process the video stream in a pipeline, to modify it on the fly.</w:t>
      </w:r>
    </w:p>
    <w:p w14:paraId="6A734529" w14:textId="0AC94CC0" w:rsidR="002A7D91" w:rsidRDefault="002A7D91" w:rsidP="009F2DE3"/>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2A7D91" w14:paraId="2828E235" w14:textId="77777777" w:rsidTr="002A7D91">
        <w:tc>
          <w:tcPr>
            <w:tcW w:w="2698" w:type="dxa"/>
          </w:tcPr>
          <w:p w14:paraId="473716ED" w14:textId="77777777" w:rsidR="002A7D91" w:rsidRDefault="002A7D91" w:rsidP="002A7D91">
            <w:pPr>
              <w:rPr>
                <w:b/>
                <w:bCs/>
              </w:rPr>
            </w:pPr>
            <w:r>
              <w:rPr>
                <w:b/>
                <w:bCs/>
              </w:rPr>
              <w:t>Architecture Component</w:t>
            </w:r>
          </w:p>
        </w:tc>
        <w:tc>
          <w:tcPr>
            <w:tcW w:w="3818" w:type="dxa"/>
          </w:tcPr>
          <w:p w14:paraId="277755F2" w14:textId="77777777" w:rsidR="002A7D91" w:rsidRDefault="002A7D91" w:rsidP="002A7D91">
            <w:pPr>
              <w:rPr>
                <w:b/>
                <w:bCs/>
              </w:rPr>
            </w:pPr>
            <w:r>
              <w:rPr>
                <w:b/>
                <w:bCs/>
              </w:rPr>
              <w:t>Component Elements</w:t>
            </w:r>
          </w:p>
        </w:tc>
      </w:tr>
      <w:tr w:rsidR="002A7D91" w14:paraId="4280A01E" w14:textId="77777777" w:rsidTr="002A7D91">
        <w:tc>
          <w:tcPr>
            <w:tcW w:w="2698" w:type="dxa"/>
          </w:tcPr>
          <w:p w14:paraId="437AD50F" w14:textId="77777777" w:rsidR="002A7D91" w:rsidRDefault="002A7D91" w:rsidP="002A7D91">
            <w:r>
              <w:t>Database Server</w:t>
            </w:r>
          </w:p>
        </w:tc>
        <w:tc>
          <w:tcPr>
            <w:tcW w:w="3818" w:type="dxa"/>
          </w:tcPr>
          <w:p w14:paraId="5A4C7711" w14:textId="77777777" w:rsidR="002A7D91" w:rsidRPr="00A30DEB" w:rsidRDefault="002A7D91" w:rsidP="002A7D91">
            <w:pPr>
              <w:rPr>
                <w:lang w:val="fr-FR"/>
              </w:rPr>
            </w:pPr>
            <w:r>
              <w:t>none</w:t>
            </w:r>
          </w:p>
        </w:tc>
      </w:tr>
      <w:tr w:rsidR="002A7D91" w14:paraId="5F33BE3E" w14:textId="77777777" w:rsidTr="002A7D91">
        <w:tc>
          <w:tcPr>
            <w:tcW w:w="2698" w:type="dxa"/>
          </w:tcPr>
          <w:p w14:paraId="5B8B69AD" w14:textId="77777777" w:rsidR="002A7D91" w:rsidRDefault="002A7D91" w:rsidP="002A7D91">
            <w:r>
              <w:t>Applications</w:t>
            </w:r>
          </w:p>
        </w:tc>
        <w:tc>
          <w:tcPr>
            <w:tcW w:w="3818" w:type="dxa"/>
          </w:tcPr>
          <w:p w14:paraId="0E61F654" w14:textId="59DD2E8C" w:rsidR="002A7D91" w:rsidRDefault="002A7D91" w:rsidP="002A7D91">
            <w:proofErr w:type="spellStart"/>
            <w:r>
              <w:t>Kurento</w:t>
            </w:r>
            <w:proofErr w:type="spellEnd"/>
            <w:r>
              <w:t xml:space="preserve"> Media Server</w:t>
            </w:r>
          </w:p>
        </w:tc>
      </w:tr>
    </w:tbl>
    <w:p w14:paraId="679211ED" w14:textId="77777777" w:rsidR="002A7D91" w:rsidRDefault="002A7D91" w:rsidP="009F2DE3"/>
    <w:p w14:paraId="18431143" w14:textId="0A7C0540" w:rsidR="002A7D91" w:rsidRDefault="00383132" w:rsidP="009F2DE3">
      <w:r>
        <w:t xml:space="preserve">In order to process data stream for analytics, machine learning or deep learning, Cosmos is the </w:t>
      </w:r>
      <w:proofErr w:type="spellStart"/>
      <w:r>
        <w:t>Fiware</w:t>
      </w:r>
      <w:proofErr w:type="spellEnd"/>
      <w:r>
        <w:t xml:space="preserve"> proposed</w:t>
      </w:r>
      <w:r w:rsidRPr="00383132">
        <w:t xml:space="preserve"> </w:t>
      </w:r>
      <w:r>
        <w:t xml:space="preserve">component (see </w:t>
      </w:r>
      <w:hyperlink r:id="rId130" w:history="1">
        <w:r w:rsidRPr="00B54605">
          <w:rPr>
            <w:rStyle w:val="Lienhypertexte"/>
          </w:rPr>
          <w:t>Big Data GE</w:t>
        </w:r>
      </w:hyperlink>
      <w:r>
        <w:t>)</w:t>
      </w:r>
      <w:r w:rsidR="00B54605">
        <w:t xml:space="preserve">, internally it uses Apache Storm with </w:t>
      </w:r>
      <w:proofErr w:type="spellStart"/>
      <w:r w:rsidR="00B54605">
        <w:t>Sinfonier</w:t>
      </w:r>
      <w:proofErr w:type="spellEnd"/>
      <w:r w:rsidR="00B54605">
        <w:t>, to process data streams</w:t>
      </w:r>
      <w:r w:rsidR="005D4961">
        <w:t xml:space="preserve"> in real time</w:t>
      </w:r>
      <w:r w:rsidR="00B54605">
        <w:t>.</w:t>
      </w:r>
    </w:p>
    <w:p w14:paraId="52E216A1" w14:textId="03155655" w:rsidR="005D4961" w:rsidRDefault="005D4961" w:rsidP="009F2DE3">
      <w:r>
        <w:t xml:space="preserve">Some analytics on video </w:t>
      </w:r>
      <w:r w:rsidR="0021248A">
        <w:t xml:space="preserve">streams </w:t>
      </w:r>
      <w:r>
        <w:t>can be done using Cosmos</w:t>
      </w:r>
      <w:r w:rsidR="0021248A">
        <w:t xml:space="preserve"> (Storm)</w:t>
      </w:r>
      <w:r>
        <w:t xml:space="preserve"> and </w:t>
      </w:r>
      <w:r w:rsidR="0021248A">
        <w:t xml:space="preserve">the </w:t>
      </w:r>
      <w:r>
        <w:t>OpenCV</w:t>
      </w:r>
      <w:r w:rsidR="0021248A">
        <w:t xml:space="preserve"> library</w:t>
      </w:r>
      <w:r>
        <w:t>.</w:t>
      </w:r>
    </w:p>
    <w:p w14:paraId="649DA583" w14:textId="70E9EEF2" w:rsidR="00853450" w:rsidRDefault="00853450" w:rsidP="009F2DE3"/>
    <w:p w14:paraId="5980B9E4" w14:textId="71EFA060" w:rsidR="00853450" w:rsidRDefault="00853450" w:rsidP="009F2DE3">
      <w:r>
        <w:t>Apache Spark</w:t>
      </w:r>
      <w:r w:rsidR="005D6591">
        <w:t xml:space="preserve"> can also be used to process data stream, with the help of OpenCV it can analyze video streams.</w:t>
      </w:r>
    </w:p>
    <w:p w14:paraId="6412F481" w14:textId="77777777" w:rsidR="00383132" w:rsidRPr="009F2DE3" w:rsidRDefault="00383132" w:rsidP="009F2DE3"/>
    <w:p w14:paraId="67D54D72" w14:textId="21526288" w:rsidR="00190FE5" w:rsidRDefault="005D4961" w:rsidP="00B27D5D">
      <w:pPr>
        <w:keepNext/>
      </w:pPr>
      <w:r>
        <w:t>The components described here are installable as Docker services, and can be made high available</w:t>
      </w:r>
      <w:r w:rsidR="0021248A">
        <w:t>.</w:t>
      </w:r>
    </w:p>
    <w:p w14:paraId="04EEEAF3" w14:textId="77777777" w:rsidR="002D7C8C" w:rsidRDefault="002D7C8C" w:rsidP="002D7C8C">
      <w:pPr>
        <w:pStyle w:val="Titre1"/>
      </w:pPr>
      <w:bookmarkStart w:id="232" w:name="_Toc499823551"/>
      <w:bookmarkStart w:id="233" w:name="_Toc501723015"/>
      <w:r>
        <w:t>Section 3 SYSTEM ARCHITECTURE DESIGN</w:t>
      </w:r>
      <w:bookmarkEnd w:id="232"/>
      <w:bookmarkEnd w:id="233"/>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186C583D" w:rsidR="00060547" w:rsidRPr="0077092E" w:rsidRDefault="00060547" w:rsidP="00060547">
      <w:pPr>
        <w:rPr>
          <w:i/>
          <w:iCs/>
        </w:rPr>
      </w:pPr>
      <w:r w:rsidRPr="0077092E">
        <w:rPr>
          <w:i/>
          <w:iCs/>
        </w:rPr>
        <w:lastRenderedPageBreak/>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14:paraId="01172E8F" w14:textId="77777777" w:rsidR="002D7C8C" w:rsidRDefault="002D7C8C" w:rsidP="002D7C8C"/>
    <w:p w14:paraId="231429A0" w14:textId="66A4ECCF" w:rsidR="00040A88" w:rsidRDefault="00040A88" w:rsidP="00040A88">
      <w:pPr>
        <w:pStyle w:val="Titre2"/>
      </w:pPr>
      <w:bookmarkStart w:id="234" w:name="_Toc499823552"/>
      <w:bookmarkStart w:id="235" w:name="_Toc501723016"/>
      <w:r>
        <w:t>Docker Images Management Component</w:t>
      </w:r>
      <w:bookmarkEnd w:id="234"/>
      <w:bookmarkEnd w:id="235"/>
    </w:p>
    <w:p w14:paraId="578D9AD7" w14:textId="77777777" w:rsidR="00040A88" w:rsidRDefault="00040A88" w:rsidP="00040A88"/>
    <w:p w14:paraId="6E7A2164" w14:textId="1FB97F01" w:rsidR="00040A88" w:rsidRDefault="00040A88" w:rsidP="00040A88">
      <w:pPr>
        <w:pStyle w:val="Titre3"/>
      </w:pPr>
      <w:bookmarkStart w:id="236" w:name="_Toc499823553"/>
      <w:bookmarkStart w:id="237" w:name="_Toc501723017"/>
      <w:r>
        <w:t>Component Functions</w:t>
      </w:r>
      <w:bookmarkEnd w:id="236"/>
      <w:bookmarkEnd w:id="237"/>
    </w:p>
    <w:p w14:paraId="2A4A18CA" w14:textId="7510B1B8" w:rsidR="00625A55" w:rsidRDefault="00625A55" w:rsidP="00625A55">
      <w:r>
        <w:t xml:space="preserve">This component is not a </w:t>
      </w:r>
      <w:proofErr w:type="spellStart"/>
      <w:r w:rsidR="00AC6CAC">
        <w:t>Fiware</w:t>
      </w:r>
      <w:proofErr w:type="spellEnd"/>
      <w:r w:rsidR="00AC6CAC">
        <w:t xml:space="preserv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14:paraId="1C00C8C6" w14:textId="0CF6CDDD" w:rsidR="00F752D2" w:rsidRDefault="00F752D2" w:rsidP="00625A55"/>
    <w:p w14:paraId="715F4EFF" w14:textId="5E2D3840"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14:paraId="645CED8D" w14:textId="77777777" w:rsidR="00C40839" w:rsidRDefault="00C40839" w:rsidP="00625A55"/>
    <w:p w14:paraId="4977C432" w14:textId="0FAFBEF6" w:rsidR="001434D5" w:rsidRDefault="001434D5" w:rsidP="00625A55">
      <w:r>
        <w:t xml:space="preserve">A Docker registry is a repository of built </w:t>
      </w:r>
      <w:r w:rsidR="00A21C2B">
        <w:t>D</w:t>
      </w:r>
      <w:r>
        <w:t>ocker images</w:t>
      </w:r>
      <w:r w:rsidR="00A21C2B">
        <w:t xml:space="preserve"> of containers</w:t>
      </w:r>
      <w:r w:rsidR="00C40839">
        <w:t xml:space="preserve"> (</w:t>
      </w:r>
      <w:proofErr w:type="spellStart"/>
      <w:r w:rsidR="00C40839">
        <w:t>Docke</w:t>
      </w:r>
      <w:r w:rsidR="00797F9F">
        <w:t>r</w:t>
      </w:r>
      <w:r w:rsidR="00C40839">
        <w:t>Hub</w:t>
      </w:r>
      <w:proofErr w:type="spellEnd"/>
      <w:r w:rsidR="00C40839">
        <w:t xml:space="preserve"> is a public Docker registry)</w:t>
      </w:r>
      <w:r w:rsidR="00A21C2B">
        <w:t>.</w:t>
      </w:r>
    </w:p>
    <w:p w14:paraId="4677F4A3" w14:textId="77777777" w:rsidR="00212CCB" w:rsidRDefault="00212CCB" w:rsidP="00625A55"/>
    <w:p w14:paraId="0F55685F" w14:textId="1FB03898" w:rsidR="00212CCB" w:rsidRDefault="00212CCB" w:rsidP="00625A55">
      <w:r>
        <w:t>Registry management is needed in production, but also in development and QA steps of a project</w:t>
      </w:r>
    </w:p>
    <w:p w14:paraId="5C9AB898" w14:textId="77777777" w:rsidR="00C40839" w:rsidRDefault="00212CCB" w:rsidP="00625A55">
      <w:r>
        <w:t xml:space="preserve">If Portus is the choice for production container images management, </w:t>
      </w:r>
    </w:p>
    <w:p w14:paraId="152C06C3" w14:textId="5C44F5E8" w:rsidR="00212CCB" w:rsidRDefault="00212CCB" w:rsidP="00625A55">
      <w:r>
        <w:t>GitLab is the container images management to use while development and QA.</w:t>
      </w:r>
    </w:p>
    <w:p w14:paraId="7E80B63E" w14:textId="77777777" w:rsidR="00625A55" w:rsidRPr="00625A55" w:rsidRDefault="00625A55" w:rsidP="00625A55"/>
    <w:p w14:paraId="5E5FD9C2" w14:textId="7BD06AFB" w:rsidR="00040A88" w:rsidRDefault="00040A88" w:rsidP="00040A88">
      <w:pPr>
        <w:pStyle w:val="Titre3"/>
      </w:pPr>
      <w:bookmarkStart w:id="238" w:name="_Toc499823554"/>
      <w:bookmarkStart w:id="239" w:name="_Toc501723018"/>
      <w:r>
        <w:t>Technical Considerations</w:t>
      </w:r>
      <w:bookmarkEnd w:id="238"/>
      <w:bookmarkEnd w:id="239"/>
    </w:p>
    <w:p w14:paraId="41CE05F1" w14:textId="35156252" w:rsidR="00AC6CAC" w:rsidRDefault="00AC6CAC" w:rsidP="00AC6CAC">
      <w:r>
        <w:t xml:space="preserve">Portus an </w:t>
      </w:r>
      <w:hyperlink r:id="rId131"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Pr>
            <w:rStyle w:val="Lienhypertexte"/>
          </w:rPr>
          <w:t>Open</w:t>
        </w:r>
        <w:r w:rsidRPr="00F06249">
          <w:rPr>
            <w:rStyle w:val="Lienhypertexte"/>
          </w:rPr>
          <w:t>Suse</w:t>
        </w:r>
        <w:proofErr w:type="spellEnd"/>
      </w:hyperlink>
      <w:r>
        <w:t>, written in Ruby.</w:t>
      </w:r>
    </w:p>
    <w:p w14:paraId="17C6C758" w14:textId="77777777"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14:paraId="2797ED0F" w14:textId="77777777" w:rsidR="00AC6CAC" w:rsidRDefault="00AC6CAC" w:rsidP="00AC6CAC"/>
    <w:p w14:paraId="62AA014C" w14:textId="2D7A4E71" w:rsidR="00AC6CAC" w:rsidRDefault="00AC6CAC" w:rsidP="00AC6CAC">
      <w:r>
        <w:t xml:space="preserve">At least one local Docker registry must be installed </w:t>
      </w:r>
      <w:r w:rsidR="00A56167">
        <w:t>as a Docker cont</w:t>
      </w:r>
      <w:r w:rsidR="0034729F">
        <w:t>ainer.</w:t>
      </w:r>
    </w:p>
    <w:p w14:paraId="3CED5F04" w14:textId="77777777" w:rsidR="0034729F" w:rsidRDefault="0034729F" w:rsidP="00AC6CAC"/>
    <w:p w14:paraId="05A51679" w14:textId="4DFC5D40"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14:paraId="123E3092" w14:textId="2824250B" w:rsidR="00465627" w:rsidRDefault="00465627" w:rsidP="00625A55">
      <w:r>
        <w:t>The database is needed for user management.</w:t>
      </w:r>
    </w:p>
    <w:p w14:paraId="0DADCDC6" w14:textId="7F746EA9" w:rsidR="00465627" w:rsidRDefault="00465627" w:rsidP="00625A55">
      <w:r w:rsidRPr="00465627">
        <w:t>Portus can be configured to use an LDAP server for the authentication</w:t>
      </w:r>
      <w:r>
        <w:t xml:space="preserve">: </w:t>
      </w:r>
      <w:hyperlink r:id="rId132" w:history="1">
        <w:r w:rsidRPr="00465627">
          <w:rPr>
            <w:rStyle w:val="Lienhypertexte"/>
          </w:rPr>
          <w:t>Portus LDAP support</w:t>
        </w:r>
      </w:hyperlink>
      <w:r w:rsidR="0034729F">
        <w:t>, so it</w:t>
      </w:r>
      <w:r w:rsidR="0070091F">
        <w:t xml:space="preserve"> can be interfaced with the MNCA ADAM.</w:t>
      </w:r>
    </w:p>
    <w:p w14:paraId="64B5D72B" w14:textId="77777777" w:rsidR="00DB280D" w:rsidRDefault="00DB280D" w:rsidP="00DB280D"/>
    <w:p w14:paraId="67D06FCE" w14:textId="43844B63" w:rsidR="00DB280D" w:rsidRDefault="00DB280D" w:rsidP="00DB280D">
      <w:r>
        <w:t xml:space="preserve">Portus and the </w:t>
      </w:r>
      <w:r w:rsidR="00A21C2B">
        <w:t>D</w:t>
      </w:r>
      <w:r>
        <w:t xml:space="preserve">ocker registry will be deployed as services, through a Docker compose or stack file: </w:t>
      </w:r>
      <w:hyperlink r:id="rId133" w:history="1">
        <w:r w:rsidRPr="00EF5CF8">
          <w:rPr>
            <w:rStyle w:val="Lienhypertexte"/>
          </w:rPr>
          <w:t>exampl</w:t>
        </w:r>
        <w:r>
          <w:rPr>
            <w:rStyle w:val="Lienhypertexte"/>
          </w:rPr>
          <w:t>e of secure compose fil</w:t>
        </w:r>
        <w:r w:rsidRPr="00EF5CF8">
          <w:rPr>
            <w:rStyle w:val="Lienhypertexte"/>
          </w:rPr>
          <w:t>e</w:t>
        </w:r>
      </w:hyperlink>
    </w:p>
    <w:p w14:paraId="454CF58C" w14:textId="77777777" w:rsidR="00594659" w:rsidRDefault="00594659" w:rsidP="00DB280D"/>
    <w:p w14:paraId="425E224E" w14:textId="64468006" w:rsidR="00DB280D" w:rsidRDefault="00AF421B" w:rsidP="00DB280D">
      <w:r>
        <w:t>Incoming port: 3000</w:t>
      </w:r>
      <w:r w:rsidR="007A0F06">
        <w:t>/</w:t>
      </w:r>
      <w:r>
        <w:t>TCP</w:t>
      </w:r>
    </w:p>
    <w:p w14:paraId="526AE703" w14:textId="77777777" w:rsidR="00A10899" w:rsidRDefault="00A10899" w:rsidP="00DB280D"/>
    <w:p w14:paraId="24AD8392" w14:textId="77777777" w:rsidR="00465627" w:rsidRPr="00625A55" w:rsidRDefault="00465627" w:rsidP="00625A55"/>
    <w:p w14:paraId="1E31DEFD" w14:textId="550D2E9D" w:rsidR="00040A88" w:rsidRDefault="00040A88" w:rsidP="00040A88">
      <w:pPr>
        <w:pStyle w:val="Titre3"/>
      </w:pPr>
      <w:bookmarkStart w:id="240" w:name="_Toc499823555"/>
      <w:bookmarkStart w:id="241" w:name="_Toc501723019"/>
      <w:r>
        <w:t>Selected Product(s)</w:t>
      </w:r>
      <w:bookmarkEnd w:id="240"/>
      <w:bookmarkEnd w:id="241"/>
    </w:p>
    <w:p w14:paraId="75C21393" w14:textId="586F5BF1"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2DF7B398" w:rsidR="006A6105" w:rsidRDefault="006A6105" w:rsidP="00625A55">
      <w:r>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34" w:history="1">
        <w:r w:rsidR="000E3FCF" w:rsidRPr="000E3FCF">
          <w:rPr>
            <w:rStyle w:val="Lienhypertexte"/>
          </w:rPr>
          <w:t>GitLab Container Registry</w:t>
        </w:r>
      </w:hyperlink>
      <w:r w:rsidR="000E3FCF">
        <w:t>.</w:t>
      </w:r>
    </w:p>
    <w:p w14:paraId="53BA4BDB" w14:textId="2902FBC4" w:rsidR="00E51A9F" w:rsidRPr="00625A55" w:rsidRDefault="00E51A9F" w:rsidP="00625A55">
      <w:r>
        <w:t xml:space="preserve">It allows the </w:t>
      </w:r>
      <w:r w:rsidR="00286A49">
        <w:t>management of Docker container images</w:t>
      </w:r>
      <w:r w:rsidR="00465627">
        <w:t xml:space="preserve"> in </w:t>
      </w:r>
      <w:proofErr w:type="spellStart"/>
      <w:r w:rsidR="00465627">
        <w:t>Gitlab</w:t>
      </w:r>
      <w:proofErr w:type="spellEnd"/>
      <w:r w:rsidR="00465627">
        <w:t xml:space="preserve">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14:paraId="7A445EE2" w14:textId="3E8753DE" w:rsidR="00040A88" w:rsidRDefault="00040A88" w:rsidP="00040A88">
      <w:pPr>
        <w:pStyle w:val="Titre3"/>
      </w:pPr>
      <w:bookmarkStart w:id="242" w:name="_Toc499823556"/>
      <w:bookmarkStart w:id="243" w:name="_Toc501723020"/>
      <w:r>
        <w:lastRenderedPageBreak/>
        <w:t>Selection Rationale</w:t>
      </w:r>
      <w:bookmarkEnd w:id="242"/>
      <w:bookmarkEnd w:id="243"/>
    </w:p>
    <w:p w14:paraId="68A94F3A" w14:textId="717146A9"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35" w:history="1">
        <w:proofErr w:type="spellStart"/>
        <w:r w:rsidR="00E2346D" w:rsidRPr="005D4ED7">
          <w:rPr>
            <w:rStyle w:val="Lienhypertexte"/>
          </w:rPr>
          <w:t>Open</w:t>
        </w:r>
        <w:r w:rsidR="0015058F" w:rsidRPr="005D4ED7">
          <w:rPr>
            <w:rStyle w:val="Lienhypertexte"/>
          </w:rPr>
          <w:t>Suse</w:t>
        </w:r>
        <w:proofErr w:type="spellEnd"/>
      </w:hyperlink>
      <w:r w:rsidR="00E2346D">
        <w:t>.</w:t>
      </w:r>
    </w:p>
    <w:p w14:paraId="04257FE3" w14:textId="6FC5D681" w:rsidR="00E2346D" w:rsidRDefault="00C02E7E" w:rsidP="00792C32">
      <w:r>
        <w:t>Portus</w:t>
      </w:r>
      <w:r w:rsidR="00E2346D">
        <w:t xml:space="preserve"> has already been adopted during MNCA </w:t>
      </w:r>
      <w:proofErr w:type="spellStart"/>
      <w:r w:rsidR="00E2346D">
        <w:t>Fiware</w:t>
      </w:r>
      <w:proofErr w:type="spellEnd"/>
      <w:r w:rsidR="00E2346D">
        <w:t xml:space="preserve"> test by Olivier Sevilla, summer 2017.</w:t>
      </w:r>
    </w:p>
    <w:p w14:paraId="19E8AE77" w14:textId="0949267A" w:rsidR="00E2346D" w:rsidRDefault="00E2346D" w:rsidP="00792C32"/>
    <w:p w14:paraId="5655BC02" w14:textId="376A8BA1" w:rsidR="00E2346D" w:rsidRDefault="00E51A9F" w:rsidP="00792C32">
      <w:r>
        <w:t>Nevertheless</w:t>
      </w:r>
      <w:r w:rsidR="00F752D2">
        <w:t xml:space="preserve">, for development and QA, the use of specific registry attached behind the </w:t>
      </w:r>
      <w:proofErr w:type="spellStart"/>
      <w:r w:rsidR="00F752D2">
        <w:t>Gitlab</w:t>
      </w:r>
      <w:proofErr w:type="spellEnd"/>
      <w:r w:rsidR="00F752D2">
        <w:t xml:space="preserve"> of MNCA will allow to manage lifecycle of the Docker images, before releasing it in production.</w:t>
      </w:r>
    </w:p>
    <w:p w14:paraId="0D7B6DF1" w14:textId="3E074AAF" w:rsidR="00F752D2" w:rsidRDefault="00F752D2" w:rsidP="00792C32">
      <w:r>
        <w:t xml:space="preserve">GitLab like Portus is not a repository itself, it is a registry manager, </w:t>
      </w:r>
    </w:p>
    <w:p w14:paraId="3697705C" w14:textId="77777777" w:rsidR="00F752D2" w:rsidRPr="00792C32" w:rsidRDefault="00F752D2" w:rsidP="00792C32"/>
    <w:p w14:paraId="2BF8EF2D" w14:textId="41F96186" w:rsidR="00040A88" w:rsidRDefault="00040A88" w:rsidP="00040A88">
      <w:pPr>
        <w:pStyle w:val="Titre3"/>
        <w:rPr>
          <w:i/>
        </w:rPr>
      </w:pPr>
      <w:bookmarkStart w:id="244" w:name="_Toc499823557"/>
      <w:bookmarkStart w:id="245" w:name="_Toc501723021"/>
      <w:r>
        <w:t>Architecture Risks</w:t>
      </w:r>
      <w:bookmarkEnd w:id="244"/>
      <w:bookmarkEnd w:id="245"/>
    </w:p>
    <w:p w14:paraId="07FC5A8E" w14:textId="2DAE7A41" w:rsidR="00040A88" w:rsidRDefault="00A21C2B" w:rsidP="00040A88">
      <w:r>
        <w:t xml:space="preserve">The MNCA </w:t>
      </w:r>
      <w:proofErr w:type="spellStart"/>
      <w:r>
        <w:t>Gitlab</w:t>
      </w:r>
      <w:proofErr w:type="spellEnd"/>
      <w:r>
        <w:t xml:space="preserve"> should receive the Docker images in its own registry</w:t>
      </w:r>
      <w:r w:rsidR="00C02E7E">
        <w:t xml:space="preserve"> for development and QA</w:t>
      </w:r>
      <w:r>
        <w:t xml:space="preserve"> (</w:t>
      </w:r>
      <w:hyperlink r:id="rId136"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14:paraId="02072C19" w14:textId="4EBBD9D9" w:rsidR="002F279C" w:rsidRPr="00F6725F" w:rsidRDefault="002F279C" w:rsidP="00040A88">
      <w:r>
        <w:t>The registr</w:t>
      </w:r>
      <w:r w:rsidR="00D37C34">
        <w:t>y</w:t>
      </w:r>
      <w:r w:rsidR="003E3389">
        <w:t xml:space="preserve"> for production should be managed with Portus</w:t>
      </w:r>
    </w:p>
    <w:p w14:paraId="30556DB8" w14:textId="53679696" w:rsidR="00E22701" w:rsidRDefault="00E22701">
      <w:pPr>
        <w:spacing w:after="160" w:line="259" w:lineRule="auto"/>
        <w:rPr>
          <w:rFonts w:eastAsiaTheme="majorEastAsia" w:cstheme="majorBidi"/>
          <w:b/>
          <w:bCs/>
          <w:sz w:val="28"/>
          <w:szCs w:val="26"/>
        </w:rPr>
      </w:pPr>
      <w:bookmarkStart w:id="246" w:name="_Toc499823558"/>
    </w:p>
    <w:p w14:paraId="772ABED1" w14:textId="62820061" w:rsidR="00040A88" w:rsidRDefault="00040A88" w:rsidP="00040A88">
      <w:pPr>
        <w:pStyle w:val="Titre2"/>
      </w:pPr>
      <w:bookmarkStart w:id="247" w:name="_Toc501723022"/>
      <w:r>
        <w:t>Docker Swarm Manager Component</w:t>
      </w:r>
      <w:bookmarkEnd w:id="246"/>
      <w:bookmarkEnd w:id="247"/>
    </w:p>
    <w:p w14:paraId="3DE751D6" w14:textId="77777777" w:rsidR="00040A88" w:rsidRDefault="00040A88" w:rsidP="00040A88"/>
    <w:p w14:paraId="6E3B4699" w14:textId="3303A6E5" w:rsidR="00040A88" w:rsidRDefault="00040A88" w:rsidP="00040A88">
      <w:pPr>
        <w:pStyle w:val="Titre3"/>
      </w:pPr>
      <w:bookmarkStart w:id="248" w:name="_Toc499823559"/>
      <w:bookmarkStart w:id="249" w:name="_Toc501723023"/>
      <w:r>
        <w:t>Component Functions</w:t>
      </w:r>
      <w:bookmarkEnd w:id="248"/>
      <w:bookmarkEnd w:id="249"/>
    </w:p>
    <w:p w14:paraId="2E265D62" w14:textId="2B514352" w:rsidR="00F5504D" w:rsidRDefault="00F5504D" w:rsidP="00F5504D">
      <w:r>
        <w:t>This is not a real component, it’s an artifact included in Docker (since 1.12 version), which allows to manage a Docker Swarm.</w:t>
      </w:r>
    </w:p>
    <w:p w14:paraId="5B9EDB7F" w14:textId="77777777" w:rsidR="00CA09C8" w:rsidRDefault="00CA09C8" w:rsidP="00F5504D"/>
    <w:p w14:paraId="7E2B617C" w14:textId="3131B94F"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14:paraId="50934C2A" w14:textId="77777777" w:rsidR="00E85D83" w:rsidRDefault="00E85D83" w:rsidP="00F5504D"/>
    <w:p w14:paraId="2EA2F62D" w14:textId="77777777" w:rsidR="005702A9" w:rsidRDefault="005702A9" w:rsidP="005702A9">
      <w:r>
        <w:t>Dock Swarm is designed to work around four key principles:</w:t>
      </w:r>
    </w:p>
    <w:p w14:paraId="51EEB121" w14:textId="77777777" w:rsidR="005702A9" w:rsidRDefault="005702A9" w:rsidP="007363AE">
      <w:pPr>
        <w:pStyle w:val="Paragraphedeliste"/>
        <w:numPr>
          <w:ilvl w:val="0"/>
          <w:numId w:val="50"/>
        </w:numPr>
      </w:pPr>
      <w:r>
        <w:t>Simple yet powerful with a “just works” user experience</w:t>
      </w:r>
    </w:p>
    <w:p w14:paraId="4D0E16F4" w14:textId="77777777" w:rsidR="005702A9" w:rsidRDefault="005702A9" w:rsidP="007363AE">
      <w:pPr>
        <w:pStyle w:val="Paragraphedeliste"/>
        <w:numPr>
          <w:ilvl w:val="0"/>
          <w:numId w:val="50"/>
        </w:numPr>
      </w:pPr>
      <w:r>
        <w:t>Resilient zero single-point-of-failure architecture</w:t>
      </w:r>
    </w:p>
    <w:p w14:paraId="309371EC" w14:textId="77777777" w:rsidR="005702A9" w:rsidRDefault="005702A9" w:rsidP="007363AE">
      <w:pPr>
        <w:pStyle w:val="Paragraphedeliste"/>
        <w:numPr>
          <w:ilvl w:val="0"/>
          <w:numId w:val="50"/>
        </w:numPr>
      </w:pPr>
      <w:r>
        <w:t>Secure by default with automatically generated certificates</w:t>
      </w:r>
    </w:p>
    <w:p w14:paraId="7964CF25" w14:textId="23863810" w:rsidR="00E85D83" w:rsidRDefault="005702A9" w:rsidP="007363AE">
      <w:pPr>
        <w:pStyle w:val="Paragraphedeliste"/>
        <w:numPr>
          <w:ilvl w:val="0"/>
          <w:numId w:val="50"/>
        </w:numPr>
      </w:pPr>
      <w:r>
        <w:t>Backward compatibility with existing components</w:t>
      </w:r>
    </w:p>
    <w:p w14:paraId="7805F250" w14:textId="77777777" w:rsidR="00CA09C8" w:rsidRDefault="00CA09C8" w:rsidP="00F5504D"/>
    <w:p w14:paraId="67906366" w14:textId="57146E09" w:rsidR="00F5504D" w:rsidRDefault="00F5504D" w:rsidP="00F5504D">
      <w:r>
        <w:t xml:space="preserve">The </w:t>
      </w:r>
      <w:r w:rsidR="00C84553">
        <w:t>very fe</w:t>
      </w:r>
      <w:r w:rsidR="00BA2AC2">
        <w:t>w simple manager API functions</w:t>
      </w:r>
      <w:r>
        <w:t xml:space="preserve"> are</w:t>
      </w:r>
      <w:r w:rsidR="00712D4B">
        <w:t>:</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w:t>
      </w:r>
      <w:r w:rsidR="00712D4B">
        <w:t xml:space="preserve">and </w:t>
      </w:r>
      <w:r w:rsidR="00077931">
        <w:t xml:space="preserve">renew </w:t>
      </w:r>
      <w:r w:rsidR="007A5B26">
        <w:t>certificates</w:t>
      </w:r>
      <w:r w:rsidR="00A85345">
        <w:t>.</w:t>
      </w:r>
    </w:p>
    <w:p w14:paraId="448B3B8A" w14:textId="77777777" w:rsidR="00CA09C8" w:rsidRDefault="00CA09C8" w:rsidP="00F5504D"/>
    <w:p w14:paraId="0B9762E1" w14:textId="2EEA6BB3" w:rsidR="00F073AE" w:rsidRDefault="002245EB" w:rsidP="00F073AE">
      <w:r>
        <w:t>Regarding network,</w:t>
      </w:r>
      <w:r w:rsidR="00F073AE">
        <w:t xml:space="preserve"> Docker swarm generates two different kinds of traffic:</w:t>
      </w:r>
    </w:p>
    <w:p w14:paraId="49B8F8DA" w14:textId="77777777" w:rsidR="00F073AE" w:rsidRDefault="00F073AE" w:rsidP="00F073AE"/>
    <w:p w14:paraId="582F95FD" w14:textId="77777777"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14:paraId="349A0019" w14:textId="77777777" w:rsidR="00F073AE" w:rsidRDefault="00F073AE" w:rsidP="00F073AE"/>
    <w:p w14:paraId="2EA14999" w14:textId="13029C39" w:rsidR="00CA09C8"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14:paraId="79A4102E" w14:textId="77777777" w:rsidR="00177480" w:rsidRDefault="00177480" w:rsidP="00177480">
      <w:pPr>
        <w:pStyle w:val="Paragraphedeliste"/>
      </w:pPr>
    </w:p>
    <w:p w14:paraId="54D63954" w14:textId="77777777" w:rsidR="008708A6" w:rsidRDefault="00177480" w:rsidP="008708A6">
      <w:pPr>
        <w:keepNext/>
        <w:jc w:val="center"/>
      </w:pPr>
      <w:r>
        <w:rPr>
          <w:noProof/>
        </w:rPr>
        <w:lastRenderedPageBreak/>
        <w:drawing>
          <wp:inline distT="0" distB="0" distL="0" distR="0" wp14:anchorId="7DC99987" wp14:editId="419D1B34">
            <wp:extent cx="5305925" cy="3200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ker-architecture-swarm.png"/>
                    <pic:cNvPicPr/>
                  </pic:nvPicPr>
                  <pic:blipFill>
                    <a:blip r:embed="rId137">
                      <a:extLst>
                        <a:ext uri="{28A0092B-C50C-407E-A947-70E740481C1C}">
                          <a14:useLocalDpi xmlns:a14="http://schemas.microsoft.com/office/drawing/2010/main" val="0"/>
                        </a:ext>
                      </a:extLst>
                    </a:blip>
                    <a:stretch>
                      <a:fillRect/>
                    </a:stretch>
                  </pic:blipFill>
                  <pic:spPr>
                    <a:xfrm>
                      <a:off x="0" y="0"/>
                      <a:ext cx="5321230" cy="3209632"/>
                    </a:xfrm>
                    <a:prstGeom prst="rect">
                      <a:avLst/>
                    </a:prstGeom>
                  </pic:spPr>
                </pic:pic>
              </a:graphicData>
            </a:graphic>
          </wp:inline>
        </w:drawing>
      </w:r>
    </w:p>
    <w:p w14:paraId="233C1488" w14:textId="292ECDF3" w:rsidR="00177480" w:rsidRDefault="008708A6" w:rsidP="008708A6">
      <w:pPr>
        <w:pStyle w:val="Lgende"/>
        <w:jc w:val="center"/>
      </w:pPr>
      <w:r>
        <w:t xml:space="preserve">Figure </w:t>
      </w:r>
      <w:r>
        <w:fldChar w:fldCharType="begin"/>
      </w:r>
      <w:r>
        <w:instrText xml:space="preserve"> SEQ Figure \* ARABIC </w:instrText>
      </w:r>
      <w:r>
        <w:fldChar w:fldCharType="separate"/>
      </w:r>
      <w:r w:rsidR="00A27A1E">
        <w:rPr>
          <w:noProof/>
        </w:rPr>
        <w:t>9</w:t>
      </w:r>
      <w:r>
        <w:fldChar w:fldCharType="end"/>
      </w:r>
      <w:r>
        <w:t>: Docker Swarm Architecture</w:t>
      </w:r>
    </w:p>
    <w:p w14:paraId="7217E413" w14:textId="77777777" w:rsidR="00177480" w:rsidRPr="00F5504D" w:rsidRDefault="00177480" w:rsidP="00177480"/>
    <w:p w14:paraId="73103CD6" w14:textId="77777777" w:rsidR="00040A88" w:rsidRDefault="00040A88" w:rsidP="00040A88">
      <w:pPr>
        <w:pStyle w:val="Titre3"/>
      </w:pPr>
      <w:bookmarkStart w:id="250" w:name="_Toc499823560"/>
      <w:bookmarkStart w:id="251" w:name="_Toc501723024"/>
      <w:r>
        <w:t>Technical Considerations</w:t>
      </w:r>
      <w:bookmarkEnd w:id="250"/>
      <w:bookmarkEnd w:id="251"/>
    </w:p>
    <w:p w14:paraId="1CA64CA7" w14:textId="77777777" w:rsidR="005575DA" w:rsidRPr="005575DA" w:rsidRDefault="005575DA" w:rsidP="005575DA"/>
    <w:p w14:paraId="1A11ACEA" w14:textId="77777777" w:rsidR="00A45295" w:rsidRDefault="00A45295" w:rsidP="00A45295">
      <w:r>
        <w:t>Docker daemons participating in a swarm need the ability to communicate with each other over the following ports:</w:t>
      </w:r>
    </w:p>
    <w:p w14:paraId="6BF1B542" w14:textId="77777777" w:rsidR="00A45295" w:rsidRDefault="00A45295" w:rsidP="0047663D">
      <w:pPr>
        <w:pStyle w:val="Paragraphedeliste"/>
        <w:numPr>
          <w:ilvl w:val="0"/>
          <w:numId w:val="37"/>
        </w:numPr>
      </w:pPr>
      <w:r>
        <w:t>Port 7946 TCP/UDP for container network discovery.</w:t>
      </w:r>
    </w:p>
    <w:p w14:paraId="56FAF995" w14:textId="32C39179"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14:paraId="110DCE50" w14:textId="77777777"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14:paraId="5DAB3B0A" w14:textId="35EB41C7" w:rsidR="00474B4D" w:rsidRDefault="00307B45" w:rsidP="00474B4D">
      <w:r>
        <w:t>The application data communication</w:t>
      </w:r>
      <w:r w:rsidR="00317AF9">
        <w:t xml:space="preserve"> </w:t>
      </w:r>
      <w:r w:rsidR="0090058A">
        <w:t>go</w:t>
      </w:r>
      <w:r w:rsidR="009F2DE3">
        <w:t>es</w:t>
      </w:r>
      <w:r w:rsidR="0090058A">
        <w:t xml:space="preserve"> through the Overlay network</w:t>
      </w:r>
      <w:r w:rsidR="001B5C39">
        <w:t xml:space="preserve"> (TCP packets are </w:t>
      </w:r>
      <w:r w:rsidR="001D7890">
        <w:t xml:space="preserve">encrypted and </w:t>
      </w:r>
      <w:r w:rsidR="002866B5">
        <w:t>encapsulated in UDP packets</w:t>
      </w:r>
      <w:r w:rsidR="00943F11">
        <w:t>)</w:t>
      </w:r>
    </w:p>
    <w:p w14:paraId="5FC2337B" w14:textId="77777777" w:rsidR="00943F11" w:rsidRPr="0077716C" w:rsidRDefault="00943F11" w:rsidP="00474B4D"/>
    <w:p w14:paraId="50FAD541" w14:textId="77777777" w:rsidR="00040A88" w:rsidRDefault="00040A88" w:rsidP="00040A88">
      <w:pPr>
        <w:pStyle w:val="Titre3"/>
      </w:pPr>
      <w:bookmarkStart w:id="252" w:name="_Toc499823561"/>
      <w:bookmarkStart w:id="253" w:name="_Toc501723025"/>
      <w:r>
        <w:t>Selected Product(s)</w:t>
      </w:r>
      <w:bookmarkEnd w:id="252"/>
      <w:bookmarkEnd w:id="253"/>
    </w:p>
    <w:p w14:paraId="12644340" w14:textId="174E8E71" w:rsidR="005575DA" w:rsidRDefault="00297DF5" w:rsidP="005575DA">
      <w:r>
        <w:t xml:space="preserve">In a first step </w:t>
      </w:r>
      <w:r w:rsidR="00345094">
        <w:t xml:space="preserve">Docker </w:t>
      </w:r>
      <w:r>
        <w:t>Swarm will be used to deploy the Smart City platform</w:t>
      </w:r>
      <w:r w:rsidR="00191FD2">
        <w:t>.</w:t>
      </w:r>
    </w:p>
    <w:p w14:paraId="5FA76710" w14:textId="1A181ED2"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38" w:history="1">
        <w:r w:rsidR="00C949C2" w:rsidRPr="00871BE1">
          <w:rPr>
            <w:rStyle w:val="Lienhypertexte"/>
          </w:rPr>
          <w:t>Rancher</w:t>
        </w:r>
      </w:hyperlink>
    </w:p>
    <w:p w14:paraId="3429B85D" w14:textId="0A7BF631" w:rsidR="00C949C2" w:rsidRDefault="00C949C2" w:rsidP="00C949C2">
      <w:r w:rsidRPr="00871BE1">
        <w:t xml:space="preserve">Rancher is a complete </w:t>
      </w:r>
      <w:r>
        <w:t xml:space="preserve">open-source </w:t>
      </w:r>
      <w:r w:rsidRPr="00871BE1">
        <w:t xml:space="preserve">container management platform that makes managing and using containers in production </w:t>
      </w:r>
      <w:proofErr w:type="gramStart"/>
      <w:r w:rsidRPr="00871BE1">
        <w:t>really easy</w:t>
      </w:r>
      <w:proofErr w:type="gramEnd"/>
      <w:r w:rsidRPr="00871BE1">
        <w:t>.</w:t>
      </w:r>
    </w:p>
    <w:p w14:paraId="3F92A2AC" w14:textId="77777777" w:rsidR="00C949C2" w:rsidRDefault="00C949C2" w:rsidP="00C949C2">
      <w:r>
        <w:t>It allows to deploy services stacks over several Docker orchestration tools such as: Kubernetes, Swarm, Mesos.</w:t>
      </w:r>
    </w:p>
    <w:p w14:paraId="38B17ED0" w14:textId="1A4F47F7" w:rsidR="0059003A" w:rsidRDefault="00C949C2" w:rsidP="00C949C2">
      <w:r>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14:paraId="3C560E8B" w14:textId="162339B0"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14:paraId="1D058682" w14:textId="77777777" w:rsidR="00215855" w:rsidRPr="005575DA" w:rsidRDefault="00215855" w:rsidP="005575DA"/>
    <w:p w14:paraId="41D3EDAA" w14:textId="77777777" w:rsidR="00040A88" w:rsidRDefault="00040A88" w:rsidP="00040A88">
      <w:pPr>
        <w:pStyle w:val="Titre3"/>
      </w:pPr>
      <w:bookmarkStart w:id="254" w:name="_Toc499823562"/>
      <w:bookmarkStart w:id="255" w:name="_Toc501723026"/>
      <w:r>
        <w:t>Selection Rationale</w:t>
      </w:r>
      <w:bookmarkEnd w:id="254"/>
      <w:bookmarkEnd w:id="255"/>
    </w:p>
    <w:p w14:paraId="56E35A09" w14:textId="202E3B2B"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14:paraId="55119DC2" w14:textId="6293F0DB" w:rsidR="00B62B52" w:rsidRDefault="00E078DE" w:rsidP="00191FD2">
      <w:r>
        <w:t xml:space="preserve">A comparison between </w:t>
      </w:r>
      <w:r w:rsidR="00325168">
        <w:t>Docker swarm</w:t>
      </w:r>
      <w:r w:rsidR="004E6E3E">
        <w:t xml:space="preserve"> and </w:t>
      </w:r>
      <w:r w:rsidR="00D35873">
        <w:t>Kubernetes</w:t>
      </w:r>
      <w:r w:rsidR="005C1E49">
        <w:t xml:space="preserve"> </w:t>
      </w:r>
      <w:r w:rsidR="00B45964">
        <w:t>explain</w:t>
      </w:r>
      <w:r w:rsidR="00B62B52">
        <w:t>s</w:t>
      </w:r>
      <w:r w:rsidR="00B45964">
        <w:t xml:space="preserve"> </w:t>
      </w:r>
      <w:r w:rsidR="007E42D2">
        <w:t xml:space="preserve">well </w:t>
      </w:r>
      <w:r w:rsidR="00B45964">
        <w:t>the differences</w:t>
      </w:r>
      <w:r w:rsidR="00B62B52">
        <w:t xml:space="preserve">: </w:t>
      </w:r>
      <w:hyperlink r:id="rId139" w:history="1">
        <w:r w:rsidR="00B62B52" w:rsidRPr="005422F3">
          <w:rPr>
            <w:rStyle w:val="Lienhypertexte"/>
          </w:rPr>
          <w:t>https://platform9.com/blog/kubernetes-docker-swarm-compared/</w:t>
        </w:r>
      </w:hyperlink>
    </w:p>
    <w:p w14:paraId="3347A997" w14:textId="77777777" w:rsidR="00B62B52" w:rsidRDefault="00B62B52" w:rsidP="00191FD2"/>
    <w:p w14:paraId="0DCABDC1" w14:textId="77777777" w:rsidR="009139B3" w:rsidRDefault="004931D2" w:rsidP="00191FD2">
      <w:r>
        <w:lastRenderedPageBreak/>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14:paraId="229777F4" w14:textId="77777777" w:rsidR="00534C38" w:rsidRPr="00191FD2" w:rsidRDefault="00534C38" w:rsidP="00191FD2"/>
    <w:p w14:paraId="7A515E6F" w14:textId="77777777" w:rsidR="00040A88" w:rsidRDefault="00040A88" w:rsidP="00040A88">
      <w:pPr>
        <w:pStyle w:val="Titre3"/>
      </w:pPr>
      <w:bookmarkStart w:id="256" w:name="_Toc499823563"/>
      <w:bookmarkStart w:id="257" w:name="_Toc501723027"/>
      <w:r>
        <w:t>Architecture Risks</w:t>
      </w:r>
      <w:bookmarkEnd w:id="256"/>
      <w:bookmarkEnd w:id="257"/>
    </w:p>
    <w:p w14:paraId="2526BE7A" w14:textId="19979F1F" w:rsid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14:paraId="382BDE45" w14:textId="1347E93F" w:rsidR="00C37C1B" w:rsidRPr="00334E22" w:rsidRDefault="00C31B42" w:rsidP="00334E22">
      <w:r>
        <w:t xml:space="preserve">It is </w:t>
      </w:r>
      <w:r w:rsidR="007F6D7B">
        <w:t>advised</w:t>
      </w:r>
      <w:r>
        <w:t xml:space="preserve"> to have an odd number of swar</w:t>
      </w:r>
      <w:r w:rsidR="007F6D7B">
        <w:t xml:space="preserve">m </w:t>
      </w:r>
      <w:r>
        <w:t>managers</w:t>
      </w:r>
      <w:r w:rsidR="007F6D7B">
        <w:t xml:space="preserve"> (1</w:t>
      </w:r>
      <w:r w:rsidR="00455745">
        <w:t>=&gt; SPOF</w:t>
      </w:r>
      <w:r w:rsidR="007F6D7B">
        <w:t>, 3, 5….)</w:t>
      </w:r>
    </w:p>
    <w:p w14:paraId="7161D28D" w14:textId="4A863D74" w:rsidR="002D7C8C" w:rsidRDefault="00F6725F" w:rsidP="00040A88">
      <w:pPr>
        <w:pStyle w:val="Titre2"/>
      </w:pPr>
      <w:bookmarkStart w:id="258" w:name="_Toc499823564"/>
      <w:bookmarkStart w:id="259" w:name="_Toc501723028"/>
      <w:r>
        <w:t>Security Component IDM GE</w:t>
      </w:r>
      <w:bookmarkEnd w:id="258"/>
      <w:bookmarkEnd w:id="259"/>
    </w:p>
    <w:p w14:paraId="50D76AAD" w14:textId="77777777" w:rsidR="002D7C8C" w:rsidRPr="0077092E" w:rsidRDefault="002D7C8C" w:rsidP="002D7C8C"/>
    <w:p w14:paraId="7324532D" w14:textId="77777777" w:rsidR="002D7C8C" w:rsidRDefault="002D7C8C" w:rsidP="002D7C8C">
      <w:pPr>
        <w:pStyle w:val="Titre3"/>
      </w:pPr>
      <w:bookmarkStart w:id="260" w:name="_Toc499823565"/>
      <w:bookmarkStart w:id="261" w:name="_Toc501723029"/>
      <w:r>
        <w:t>Component Functions</w:t>
      </w:r>
      <w:bookmarkEnd w:id="260"/>
      <w:bookmarkEnd w:id="261"/>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71482B21"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1087565C" w:rsidR="00800872" w:rsidRDefault="00800872" w:rsidP="00F6725F">
      <w:r>
        <w:t xml:space="preserve">The PEP Proxy components provides </w:t>
      </w:r>
      <w:proofErr w:type="spellStart"/>
      <w:r w:rsidR="00376CD1">
        <w:t>Keyrock</w:t>
      </w:r>
      <w:proofErr w:type="spellEnd"/>
      <w:r w:rsidR="00376CD1">
        <w:t xml:space="preserve"> security to other backend</w:t>
      </w:r>
      <w:r w:rsidR="00AD1466">
        <w:t>s</w:t>
      </w:r>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47663D">
      <w:pPr>
        <w:pStyle w:val="Paragraphedeliste"/>
        <w:numPr>
          <w:ilvl w:val="0"/>
          <w:numId w:val="34"/>
        </w:numPr>
      </w:pPr>
      <w:r>
        <w:t>Level 1: Authentication</w:t>
      </w:r>
    </w:p>
    <w:p w14:paraId="159ADC85" w14:textId="77777777" w:rsidR="00BD6FA6" w:rsidRDefault="00BD6FA6" w:rsidP="0047663D">
      <w:pPr>
        <w:pStyle w:val="Paragraphedeliste"/>
        <w:numPr>
          <w:ilvl w:val="0"/>
          <w:numId w:val="34"/>
        </w:numPr>
      </w:pPr>
      <w:r>
        <w:t>Level 2: Basic Authorization</w:t>
      </w:r>
    </w:p>
    <w:p w14:paraId="5DB5CB44" w14:textId="710A89BE" w:rsidR="00BD6FA6" w:rsidRDefault="00BD6FA6" w:rsidP="0047663D">
      <w:pPr>
        <w:pStyle w:val="Paragraphedeliste"/>
        <w:numPr>
          <w:ilvl w:val="0"/>
          <w:numId w:val="34"/>
        </w:numPr>
      </w:pPr>
      <w:r>
        <w:t>Level 3: Advanced Authorization</w:t>
      </w:r>
    </w:p>
    <w:p w14:paraId="143C7125" w14:textId="798DF1D5" w:rsidR="00087BE5" w:rsidRDefault="00087BE5" w:rsidP="00F6725F"/>
    <w:p w14:paraId="1D1026A0" w14:textId="77777777"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1085E7A4"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10</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3C69221D"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11</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332D11C5"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12</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262" w:name="_Toc499823566"/>
      <w:bookmarkStart w:id="263" w:name="_Toc501723030"/>
      <w:r>
        <w:t>Technical Considerations</w:t>
      </w:r>
      <w:bookmarkEnd w:id="262"/>
      <w:bookmarkEnd w:id="263"/>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43A076EF" w:rsidR="00CD2DD9" w:rsidRDefault="00CD2DD9" w:rsidP="00CD2DD9">
      <w:r>
        <w:t>it use</w:t>
      </w:r>
      <w:r w:rsidR="00357707">
        <w:t>s</w:t>
      </w:r>
      <w:r>
        <w:t xml:space="preserve"> the standard OAuth2 protocol</w:t>
      </w:r>
      <w:r w:rsidR="007172B0">
        <w:t>.</w:t>
      </w:r>
    </w:p>
    <w:p w14:paraId="6E023679" w14:textId="0D155324" w:rsidR="00CD2DD9" w:rsidRDefault="00CD2DD9" w:rsidP="00CD2DD9">
      <w:r>
        <w:t xml:space="preserve">it can </w:t>
      </w:r>
      <w:r w:rsidR="006D346F">
        <w:t>connect</w:t>
      </w:r>
      <w:r w:rsidR="005A52CA">
        <w:t xml:space="preserve"> with an LDAP</w:t>
      </w:r>
      <w:r w:rsidR="00357707">
        <w:t xml:space="preserve">: </w:t>
      </w:r>
      <w:hyperlink r:id="rId143"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44"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14:paraId="3A1DE2F0" w14:textId="5D73A303" w:rsidR="000069E1" w:rsidRDefault="000069E1" w:rsidP="00CD2DD9"/>
    <w:p w14:paraId="38E63DA3" w14:textId="77777777"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45">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515FA634" w:rsidR="000069E1" w:rsidRDefault="000069E1" w:rsidP="000069E1">
      <w:pPr>
        <w:pStyle w:val="Lgende"/>
      </w:pPr>
      <w:r>
        <w:t xml:space="preserve">Figure </w:t>
      </w:r>
      <w:r>
        <w:fldChar w:fldCharType="begin"/>
      </w:r>
      <w:r>
        <w:instrText xml:space="preserve"> SEQ Figure \* ARABIC </w:instrText>
      </w:r>
      <w:r>
        <w:fldChar w:fldCharType="separate"/>
      </w:r>
      <w:r w:rsidR="00A27A1E">
        <w:rPr>
          <w:noProof/>
        </w:rPr>
        <w:t>13</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47663D">
      <w:pPr>
        <w:pStyle w:val="Paragraphedeliste"/>
        <w:numPr>
          <w:ilvl w:val="0"/>
          <w:numId w:val="33"/>
        </w:numPr>
      </w:pPr>
      <w:proofErr w:type="spellStart"/>
      <w:r>
        <w:t>Keyrock</w:t>
      </w:r>
      <w:proofErr w:type="spellEnd"/>
      <w:r>
        <w:t xml:space="preserve"> API endpoint: 5000/TCP</w:t>
      </w:r>
    </w:p>
    <w:p w14:paraId="7357F105" w14:textId="2D1D9CEA" w:rsidR="009D3A3B" w:rsidRDefault="009D3A3B" w:rsidP="0047663D">
      <w:pPr>
        <w:pStyle w:val="Paragraphedeliste"/>
        <w:numPr>
          <w:ilvl w:val="0"/>
          <w:numId w:val="33"/>
        </w:numPr>
      </w:pPr>
      <w:r>
        <w:t>Horizon UI</w:t>
      </w:r>
      <w:r w:rsidR="00F40757">
        <w:t>: 8000/TCP (in production 80 through NGINX)</w:t>
      </w:r>
    </w:p>
    <w:p w14:paraId="0E8A83B1" w14:textId="204BB5AB" w:rsidR="00F40757" w:rsidRDefault="00C30179" w:rsidP="0047663D">
      <w:pPr>
        <w:pStyle w:val="Paragraphedeliste"/>
        <w:numPr>
          <w:ilvl w:val="0"/>
          <w:numId w:val="33"/>
        </w:numPr>
      </w:pPr>
      <w:r>
        <w:t xml:space="preserve">Keystone </w:t>
      </w:r>
      <w:r w:rsidR="00F40757">
        <w:t>Admin endpoint: 35357/TCP</w:t>
      </w:r>
    </w:p>
    <w:p w14:paraId="7C9DB6AD" w14:textId="77777777" w:rsidR="00C30179" w:rsidRDefault="00C30179" w:rsidP="0047663D">
      <w:pPr>
        <w:pStyle w:val="Paragraphedeliste"/>
        <w:numPr>
          <w:ilvl w:val="0"/>
          <w:numId w:val="33"/>
        </w:numPr>
      </w:pPr>
      <w:r>
        <w:t xml:space="preserve">PDP </w:t>
      </w:r>
      <w:proofErr w:type="spellStart"/>
      <w:r>
        <w:t>Authzforce</w:t>
      </w:r>
      <w:proofErr w:type="spellEnd"/>
      <w:r>
        <w:t xml:space="preserve">: </w:t>
      </w:r>
    </w:p>
    <w:p w14:paraId="07651A6D" w14:textId="1E995D51" w:rsidR="00C30179" w:rsidRDefault="00C30179" w:rsidP="0047663D">
      <w:pPr>
        <w:pStyle w:val="Paragraphedeliste"/>
        <w:numPr>
          <w:ilvl w:val="1"/>
          <w:numId w:val="33"/>
        </w:numPr>
      </w:pPr>
      <w:r>
        <w:t xml:space="preserve">8080/TCP </w:t>
      </w:r>
    </w:p>
    <w:p w14:paraId="659BC174" w14:textId="190FE394" w:rsidR="00C30179" w:rsidRDefault="00C30179" w:rsidP="0047663D">
      <w:pPr>
        <w:pStyle w:val="Paragraphedeliste"/>
        <w:numPr>
          <w:ilvl w:val="1"/>
          <w:numId w:val="33"/>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264" w:name="_Toc499823567"/>
      <w:bookmarkStart w:id="265" w:name="_Toc501723031"/>
      <w:r>
        <w:t>Selected Product(s)</w:t>
      </w:r>
      <w:bookmarkEnd w:id="264"/>
      <w:bookmarkEnd w:id="265"/>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72279A4B" w14:textId="77777777" w:rsidR="002D7C8C" w:rsidRDefault="002D7C8C" w:rsidP="002D7C8C">
      <w:pPr>
        <w:pStyle w:val="Titre3"/>
      </w:pPr>
      <w:bookmarkStart w:id="266" w:name="_Toc499823568"/>
      <w:bookmarkStart w:id="267" w:name="_Toc501723032"/>
      <w:r>
        <w:t>Selection Rationale</w:t>
      </w:r>
      <w:bookmarkEnd w:id="266"/>
      <w:bookmarkEnd w:id="267"/>
    </w:p>
    <w:p w14:paraId="0EE903EA" w14:textId="2D11A30E"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14:paraId="146CD224" w14:textId="77777777" w:rsidR="005E7E91" w:rsidRDefault="005E7E91" w:rsidP="00C17488"/>
    <w:p w14:paraId="4EE3EA9C" w14:textId="768C7D02" w:rsidR="00647F6C" w:rsidRDefault="004D1807" w:rsidP="00647F6C">
      <w:proofErr w:type="spellStart"/>
      <w:r>
        <w:t>Keyrock</w:t>
      </w:r>
      <w:proofErr w:type="spellEnd"/>
      <w:r w:rsidR="005E7E91">
        <w:t xml:space="preserve"> IDM GE</w:t>
      </w:r>
      <w:r>
        <w:t xml:space="preserve"> is </w:t>
      </w:r>
      <w:r w:rsidR="00647F6C">
        <w:t xml:space="preserve">Based on OpenStack </w:t>
      </w:r>
      <w:r w:rsidR="005E7E91">
        <w:t xml:space="preserve">originated </w:t>
      </w:r>
      <w:r w:rsidR="00647F6C">
        <w:t xml:space="preserve">IDM component </w:t>
      </w:r>
      <w:hyperlink r:id="rId146" w:history="1">
        <w:r w:rsidR="00647F6C" w:rsidRPr="00BE25FD">
          <w:rPr>
            <w:rStyle w:val="Lienhypertexte"/>
            <w:b/>
          </w:rPr>
          <w:t>Keystone</w:t>
        </w:r>
      </w:hyperlink>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 xml:space="preserve">y used, </w:t>
      </w:r>
      <w:proofErr w:type="spellStart"/>
      <w:r w:rsidR="00CC4BA0">
        <w:t>Fiware</w:t>
      </w:r>
      <w:proofErr w:type="spellEnd"/>
      <w:r w:rsidR="00CC4BA0">
        <w:t xml:space="preserve"> mostly rely on it</w:t>
      </w:r>
      <w:r w:rsidR="003D14C0">
        <w:t xml:space="preserve"> for authentication and authorization</w:t>
      </w:r>
      <w:r w:rsidR="002A6F1D">
        <w:t xml:space="preserve"> </w:t>
      </w:r>
      <w:r w:rsidR="00D31997">
        <w:t xml:space="preserve">to use the </w:t>
      </w:r>
      <w:r w:rsidR="001F7A1E">
        <w:t>services offered by the platform</w:t>
      </w:r>
      <w:r w:rsidR="00EC4678">
        <w:t>.</w:t>
      </w:r>
    </w:p>
    <w:p w14:paraId="50C5CC71" w14:textId="77777777" w:rsidR="00EC4678" w:rsidRPr="00647F6C" w:rsidRDefault="00EC4678" w:rsidP="00647F6C"/>
    <w:p w14:paraId="18AC51A5" w14:textId="77777777" w:rsidR="002D7C8C" w:rsidRDefault="002D7C8C" w:rsidP="002D7C8C">
      <w:pPr>
        <w:pStyle w:val="Titre3"/>
        <w:rPr>
          <w:i/>
        </w:rPr>
      </w:pPr>
      <w:bookmarkStart w:id="268" w:name="_Toc499823569"/>
      <w:bookmarkStart w:id="269" w:name="_Toc501723033"/>
      <w:r>
        <w:t>Architecture Risks</w:t>
      </w:r>
      <w:bookmarkEnd w:id="268"/>
      <w:bookmarkEnd w:id="269"/>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37B30644" w14:textId="77777777" w:rsidR="004A40F3" w:rsidRDefault="004A40F3" w:rsidP="002D7C8C"/>
    <w:p w14:paraId="711A639D" w14:textId="2EA9807D" w:rsidR="00892268"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14:paraId="7857A8B3" w14:textId="77777777" w:rsidR="002D7C8C" w:rsidRDefault="00F6725F" w:rsidP="002D7C8C">
      <w:pPr>
        <w:pStyle w:val="Titre2"/>
      </w:pPr>
      <w:bookmarkStart w:id="270" w:name="_Toc499823570"/>
      <w:bookmarkStart w:id="271" w:name="_Toc501723034"/>
      <w:r>
        <w:lastRenderedPageBreak/>
        <w:t>Orion Context Broker Component</w:t>
      </w:r>
      <w:bookmarkEnd w:id="270"/>
      <w:bookmarkEnd w:id="271"/>
    </w:p>
    <w:p w14:paraId="55EFE1E6" w14:textId="77777777" w:rsidR="00F6725F" w:rsidRDefault="00F6725F" w:rsidP="00F6725F"/>
    <w:p w14:paraId="6EBA0C98" w14:textId="77777777" w:rsidR="00F6725F" w:rsidRDefault="00F6725F" w:rsidP="00F6725F">
      <w:pPr>
        <w:pStyle w:val="Titre3"/>
      </w:pPr>
      <w:bookmarkStart w:id="272" w:name="_Toc499823571"/>
      <w:bookmarkStart w:id="273" w:name="_Toc501723035"/>
      <w:r>
        <w:t>Component Functions</w:t>
      </w:r>
      <w:bookmarkEnd w:id="272"/>
      <w:bookmarkEnd w:id="273"/>
    </w:p>
    <w:p w14:paraId="72820D77" w14:textId="48D60E62" w:rsidR="004F08C4" w:rsidRDefault="00985069" w:rsidP="000C6ED2">
      <w:r>
        <w:t>This component m</w:t>
      </w:r>
      <w:r w:rsidR="004F08C4">
        <w:t>anage</w:t>
      </w:r>
      <w:r>
        <w:t>s</w:t>
      </w:r>
      <w:r w:rsidR="004F08C4">
        <w:t xml:space="preserve"> context information exchange for the whole platform using NGSI</w:t>
      </w:r>
      <w:r w:rsidR="00FF5CBA">
        <w:t xml:space="preserve"> (V1 &amp; </w:t>
      </w:r>
      <w:r w:rsidR="004F08C4">
        <w:t>V2</w:t>
      </w:r>
      <w:r w:rsidR="00FF5CBA">
        <w:t>)</w:t>
      </w:r>
      <w:r w:rsidR="004F08C4">
        <w:t xml:space="preserve"> </w:t>
      </w:r>
      <w:proofErr w:type="spellStart"/>
      <w:r w:rsidR="004F08C4">
        <w:t>Api</w:t>
      </w:r>
      <w:proofErr w:type="spellEnd"/>
      <w:r w:rsidR="004F08C4">
        <w:t xml:space="preserve">, this is a core </w:t>
      </w:r>
      <w:r w:rsidR="00C17488">
        <w:t>feature</w:t>
      </w:r>
      <w:r w:rsidR="004F08C4">
        <w:t xml:space="preserve"> of the </w:t>
      </w:r>
      <w:proofErr w:type="spellStart"/>
      <w:r w:rsidR="004F08C4">
        <w:t>Fiware</w:t>
      </w:r>
      <w:proofErr w:type="spellEnd"/>
      <w:r w:rsidR="004F08C4">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47">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5056AB2B" w:rsidR="00C17488" w:rsidRPr="000C6ED2" w:rsidRDefault="00C17488" w:rsidP="00C17488">
      <w:pPr>
        <w:pStyle w:val="Lgende"/>
      </w:pPr>
      <w:r>
        <w:t xml:space="preserve">Figure </w:t>
      </w:r>
      <w:r>
        <w:fldChar w:fldCharType="begin"/>
      </w:r>
      <w:r>
        <w:instrText xml:space="preserve"> SEQ Figure \* ARABIC </w:instrText>
      </w:r>
      <w:r>
        <w:fldChar w:fldCharType="separate"/>
      </w:r>
      <w:r w:rsidR="00A27A1E">
        <w:rPr>
          <w:noProof/>
        </w:rPr>
        <w:t>14</w:t>
      </w:r>
      <w:r>
        <w:fldChar w:fldCharType="end"/>
      </w:r>
      <w:r>
        <w:t>: Context Broker interactions</w:t>
      </w:r>
    </w:p>
    <w:p w14:paraId="024B7DF4" w14:textId="7F34521F" w:rsidR="00F6725F" w:rsidRDefault="00F6725F" w:rsidP="00F6725F">
      <w:pPr>
        <w:pStyle w:val="Titre3"/>
      </w:pPr>
      <w:bookmarkStart w:id="274" w:name="_Toc499823572"/>
      <w:bookmarkStart w:id="275" w:name="_Toc501723036"/>
      <w:r>
        <w:t>Technical Considerations</w:t>
      </w:r>
      <w:bookmarkEnd w:id="274"/>
      <w:bookmarkEnd w:id="275"/>
    </w:p>
    <w:p w14:paraId="153F6BCC" w14:textId="145E12AB" w:rsidR="00CD6AFA" w:rsidRDefault="00CD6AFA" w:rsidP="00CD6AFA">
      <w:r>
        <w:t>The Orion context broker is developed in C++</w:t>
      </w:r>
    </w:p>
    <w:p w14:paraId="51EE5F93" w14:textId="77777777" w:rsidR="00611214" w:rsidRDefault="00611214" w:rsidP="00374885"/>
    <w:p w14:paraId="514C2835" w14:textId="2356BF1C"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48" w:history="1">
        <w:r w:rsidRPr="00374885">
          <w:rPr>
            <w:rStyle w:val="Lienhypertexte"/>
            <w:rFonts w:eastAsiaTheme="majorEastAsia" w:cs="Arial"/>
            <w:color w:val="9B59B6"/>
            <w:lang w:val="en-GB"/>
          </w:rPr>
          <w:t>FIWARE PEP Proxy GE</w:t>
        </w:r>
      </w:hyperlink>
      <w:r w:rsidRPr="00374885">
        <w:rPr>
          <w:rFonts w:cs="Arial"/>
          <w:lang w:val="en-GB"/>
        </w:rPr>
        <w:t xml:space="preserve">. </w:t>
      </w:r>
    </w:p>
    <w:p w14:paraId="03C84520" w14:textId="77777777" w:rsidR="00611214" w:rsidRDefault="00611214" w:rsidP="00374885">
      <w:pPr>
        <w:rPr>
          <w:lang w:val="en-GB"/>
        </w:rPr>
      </w:pPr>
    </w:p>
    <w:p w14:paraId="4039AD24" w14:textId="74FF2BF1" w:rsidR="00374885" w:rsidRPr="00374885" w:rsidRDefault="00F22539" w:rsidP="00374885">
      <w:pPr>
        <w:rPr>
          <w:lang w:val="en-GB"/>
        </w:rPr>
      </w:pPr>
      <w:r w:rsidRPr="00374885">
        <w:rPr>
          <w:lang w:val="en-GB"/>
        </w:rPr>
        <w:t>Now</w:t>
      </w:r>
      <w:r w:rsidR="00374885" w:rsidRPr="00374885">
        <w:rPr>
          <w:lang w:val="en-GB"/>
        </w:rPr>
        <w:t xml:space="preserve">, there are two GE </w:t>
      </w:r>
      <w:proofErr w:type="spellStart"/>
      <w:r w:rsidR="00374885" w:rsidRPr="00374885">
        <w:rPr>
          <w:lang w:val="en-GB"/>
        </w:rPr>
        <w:t>implementantions</w:t>
      </w:r>
      <w:proofErr w:type="spellEnd"/>
      <w:r w:rsidR="00374885" w:rsidRPr="00374885">
        <w:rPr>
          <w:lang w:val="en-GB"/>
        </w:rPr>
        <w:t xml:space="preserve"> (</w:t>
      </w:r>
      <w:proofErr w:type="spellStart"/>
      <w:r w:rsidR="00374885" w:rsidRPr="00374885">
        <w:rPr>
          <w:lang w:val="en-GB"/>
        </w:rPr>
        <w:t>GEis</w:t>
      </w:r>
      <w:proofErr w:type="spellEnd"/>
      <w:r w:rsidR="00374885" w:rsidRPr="00374885">
        <w:rPr>
          <w:lang w:val="en-GB"/>
        </w:rPr>
        <w:t>) that can work with Orion Context Broker:</w:t>
      </w:r>
    </w:p>
    <w:p w14:paraId="7FB41331" w14:textId="4AB5813E" w:rsidR="00374885" w:rsidRPr="00374885" w:rsidRDefault="009F2DE3" w:rsidP="00485DCE">
      <w:pPr>
        <w:pStyle w:val="Paragraphedeliste"/>
        <w:numPr>
          <w:ilvl w:val="0"/>
          <w:numId w:val="46"/>
        </w:numPr>
      </w:pPr>
      <w:hyperlink r:id="rId149" w:history="1">
        <w:r w:rsidR="00374885" w:rsidRPr="00374885">
          <w:rPr>
            <w:rStyle w:val="Lienhypertexte"/>
            <w:rFonts w:eastAsiaTheme="majorEastAsia" w:cs="Arial"/>
            <w:color w:val="9B59B6"/>
            <w:sz w:val="22"/>
            <w:szCs w:val="22"/>
          </w:rPr>
          <w:t>Wilma</w:t>
        </w:r>
      </w:hyperlink>
      <w:r w:rsidR="00374885" w:rsidRPr="00374885">
        <w:rPr>
          <w:rFonts w:cs="Arial"/>
        </w:rPr>
        <w:t> </w:t>
      </w:r>
      <w:r w:rsidR="00374885" w:rsidRPr="00374885">
        <w:t>(the GE reference implementation</w:t>
      </w:r>
      <w:r w:rsidR="00611214">
        <w:t>, is the chosen component for the platform</w:t>
      </w:r>
      <w:r w:rsidR="00374885" w:rsidRPr="00374885">
        <w:t>)</w:t>
      </w:r>
    </w:p>
    <w:p w14:paraId="3A514C31" w14:textId="77777777" w:rsidR="00374885" w:rsidRPr="00374885" w:rsidRDefault="009F2DE3" w:rsidP="00485DCE">
      <w:pPr>
        <w:pStyle w:val="Paragraphedeliste"/>
        <w:numPr>
          <w:ilvl w:val="0"/>
          <w:numId w:val="46"/>
        </w:numPr>
        <w:rPr>
          <w:rFonts w:cs="Arial"/>
        </w:rPr>
      </w:pPr>
      <w:hyperlink r:id="rId150" w:history="1">
        <w:proofErr w:type="spellStart"/>
        <w:r w:rsidR="00374885" w:rsidRPr="00374885">
          <w:rPr>
            <w:rStyle w:val="Lienhypertexte"/>
            <w:rFonts w:eastAsiaTheme="majorEastAsia" w:cs="Arial"/>
            <w:color w:val="9B59B6"/>
            <w:sz w:val="22"/>
            <w:szCs w:val="22"/>
          </w:rPr>
          <w:t>Steelskin</w:t>
        </w:r>
        <w:proofErr w:type="spellEnd"/>
      </w:hyperlink>
    </w:p>
    <w:p w14:paraId="372DB1DC" w14:textId="77777777" w:rsidR="00374885" w:rsidRDefault="00374885" w:rsidP="00CD6AFA"/>
    <w:p w14:paraId="5D2E28AF" w14:textId="64BD04C3" w:rsidR="00374885" w:rsidRDefault="00374885" w:rsidP="00CD6AFA">
      <w:r>
        <w:t>Orion can be configured to use https for API access</w:t>
      </w:r>
      <w:r w:rsidR="00462585">
        <w:t>,</w:t>
      </w:r>
      <w:r>
        <w:t xml:space="preserve"> and for notifications</w:t>
      </w:r>
      <w:r w:rsidR="001C2503">
        <w:t xml:space="preserve"> too</w:t>
      </w:r>
      <w:r>
        <w:t xml:space="preserve">: see documentation on </w:t>
      </w:r>
      <w:hyperlink r:id="rId151" w:history="1">
        <w:proofErr w:type="spellStart"/>
        <w:r w:rsidRPr="00374885">
          <w:rPr>
            <w:rStyle w:val="Lienhypertexte"/>
          </w:rPr>
          <w:t>Readthedocs</w:t>
        </w:r>
        <w:proofErr w:type="spellEnd"/>
      </w:hyperlink>
    </w:p>
    <w:p w14:paraId="044EDC91" w14:textId="77777777" w:rsidR="00EC508D" w:rsidRDefault="00EC508D" w:rsidP="00CD6AFA"/>
    <w:p w14:paraId="0EC063C7" w14:textId="12651518" w:rsidR="005573BA" w:rsidRDefault="00611214" w:rsidP="005573BA">
      <w:r>
        <w:t xml:space="preserve">Orion </w:t>
      </w:r>
      <w:r w:rsidR="00057A47">
        <w:t xml:space="preserve">Incoming </w:t>
      </w:r>
      <w:r w:rsidR="00374885">
        <w:t xml:space="preserve">API </w:t>
      </w:r>
      <w:r w:rsidR="00057A47">
        <w:t>port: 1026/TCP</w:t>
      </w:r>
    </w:p>
    <w:p w14:paraId="4501FD75" w14:textId="7D59EC69" w:rsidR="00F36766" w:rsidRDefault="00CA6CF8" w:rsidP="005573BA">
      <w:r>
        <w:t xml:space="preserve">The RAM memory needed </w:t>
      </w:r>
      <w:r w:rsidR="00FA571E">
        <w:t>is minimum 4 GB</w:t>
      </w:r>
      <w:r w:rsidR="00CE6E80">
        <w:t>, with the MongoDB</w:t>
      </w:r>
      <w:r w:rsidR="00D236F4">
        <w:t xml:space="preserve">, so the needed memory for Orion </w:t>
      </w:r>
      <w:r w:rsidR="00A61096">
        <w:t>itself is less than that</w:t>
      </w:r>
      <w:r w:rsidR="00E60FB6">
        <w:t>.</w:t>
      </w:r>
    </w:p>
    <w:p w14:paraId="1528315E" w14:textId="442F0958" w:rsidR="00E60FB6" w:rsidRDefault="002A1F05" w:rsidP="005573BA">
      <w:r>
        <w:t xml:space="preserve">The size of the </w:t>
      </w:r>
      <w:r w:rsidR="00A61096">
        <w:t xml:space="preserve">Orion </w:t>
      </w:r>
      <w:r>
        <w:t xml:space="preserve">container image is </w:t>
      </w:r>
      <w:r w:rsidR="00DE3E91">
        <w:t>260 MB</w:t>
      </w:r>
      <w:r w:rsidR="00045D67">
        <w:t>.</w:t>
      </w:r>
    </w:p>
    <w:p w14:paraId="27E89CB5" w14:textId="363964F2" w:rsidR="00045D67" w:rsidRDefault="00045D67" w:rsidP="005573BA">
      <w:r>
        <w:t xml:space="preserve">The chapter “resource availability” </w:t>
      </w:r>
      <w:r w:rsidR="00196493">
        <w:t xml:space="preserve">give some hints about the </w:t>
      </w:r>
      <w:r w:rsidR="008C5702">
        <w:t xml:space="preserve">needs on </w:t>
      </w:r>
      <w:hyperlink r:id="rId152" w:anchor="resource-availability" w:history="1">
        <w:r w:rsidR="008C5702" w:rsidRPr="008C5702">
          <w:rPr>
            <w:rStyle w:val="Lienhypertexte"/>
          </w:rPr>
          <w:t xml:space="preserve">Orion </w:t>
        </w:r>
        <w:proofErr w:type="spellStart"/>
        <w:r w:rsidR="008C5702" w:rsidRPr="008C5702">
          <w:rPr>
            <w:rStyle w:val="Lienhypertexte"/>
          </w:rPr>
          <w:t>ReadTheDocs</w:t>
        </w:r>
        <w:proofErr w:type="spellEnd"/>
      </w:hyperlink>
    </w:p>
    <w:p w14:paraId="648CBF65" w14:textId="77777777" w:rsidR="00F23D56" w:rsidRDefault="00F23D56" w:rsidP="005573BA"/>
    <w:p w14:paraId="368772FA" w14:textId="6A486755" w:rsidR="00223BE6" w:rsidRDefault="00223BE6" w:rsidP="005573BA">
      <w:r>
        <w:t>The Orion</w:t>
      </w:r>
      <w:r w:rsidR="00CA6CF8">
        <w:t xml:space="preserve"> component</w:t>
      </w:r>
      <w:r>
        <w:t xml:space="preserve"> i</w:t>
      </w:r>
      <w:r w:rsidR="00F91D04">
        <w:t>s</w:t>
      </w:r>
      <w:r>
        <w:t xml:space="preserve"> easily deployable</w:t>
      </w:r>
      <w:r w:rsidR="00F91D04">
        <w:t xml:space="preserve"> through a Docker service</w:t>
      </w:r>
      <w:r w:rsidR="00296F71">
        <w:t xml:space="preserve">, </w:t>
      </w:r>
      <w:r w:rsidR="000575A5">
        <w:t xml:space="preserve">how to do it is explained on the </w:t>
      </w:r>
      <w:r w:rsidR="000C18CE">
        <w:t xml:space="preserve">documentation chapter in </w:t>
      </w:r>
      <w:hyperlink r:id="rId153" w:history="1">
        <w:r w:rsidR="000C18CE" w:rsidRPr="00F309DC">
          <w:rPr>
            <w:rStyle w:val="Lienhypertexte"/>
          </w:rPr>
          <w:t xml:space="preserve">Orion </w:t>
        </w:r>
        <w:proofErr w:type="spellStart"/>
        <w:r w:rsidR="000C18CE" w:rsidRPr="00F309DC">
          <w:rPr>
            <w:rStyle w:val="Lienhypertexte"/>
          </w:rPr>
          <w:t>Reathe</w:t>
        </w:r>
        <w:r w:rsidR="00F309DC" w:rsidRPr="00F309DC">
          <w:rPr>
            <w:rStyle w:val="Lienhypertexte"/>
          </w:rPr>
          <w:t>Docs</w:t>
        </w:r>
        <w:proofErr w:type="spellEnd"/>
      </w:hyperlink>
    </w:p>
    <w:p w14:paraId="66690B31" w14:textId="0202CF35" w:rsidR="00D72E85" w:rsidRDefault="00D72E85" w:rsidP="005573BA">
      <w:r>
        <w:t xml:space="preserve">The use of MongoDB version </w:t>
      </w:r>
      <w:r w:rsidR="00503D6E">
        <w:t xml:space="preserve">3.x </w:t>
      </w:r>
      <w:r w:rsidR="00FA1375">
        <w:t xml:space="preserve">for data persistence </w:t>
      </w:r>
      <w:r w:rsidR="00503D6E">
        <w:t>is recommended</w:t>
      </w:r>
      <w:r w:rsidR="00A42913">
        <w:t xml:space="preserve"> (the MongoDB cluster will use the 3.6 version</w:t>
      </w:r>
      <w:r w:rsidR="00D236F4">
        <w:t>)</w:t>
      </w:r>
      <w:r w:rsidR="0086540E">
        <w:t>.</w:t>
      </w:r>
    </w:p>
    <w:p w14:paraId="6DE957C0" w14:textId="77777777" w:rsidR="00265333" w:rsidRDefault="00265333" w:rsidP="005573BA"/>
    <w:p w14:paraId="4DA72547" w14:textId="32D5E17E" w:rsidR="00265333" w:rsidRDefault="00D47253" w:rsidP="005573BA">
      <w:r>
        <w:t xml:space="preserve">The </w:t>
      </w:r>
      <w:r w:rsidR="00E03AB4">
        <w:t xml:space="preserve">Orion </w:t>
      </w:r>
      <w:r>
        <w:t>documentation</w:t>
      </w:r>
      <w:r w:rsidR="00F33B7C">
        <w:t xml:space="preserve"> on </w:t>
      </w:r>
      <w:proofErr w:type="spellStart"/>
      <w:r w:rsidR="00F33B7C">
        <w:t>Readthedocs</w:t>
      </w:r>
      <w:proofErr w:type="spellEnd"/>
      <w:r w:rsidR="00F33B7C">
        <w:t xml:space="preserve"> provides an entire chapter </w:t>
      </w:r>
      <w:r w:rsidR="000C05F5">
        <w:t xml:space="preserve">about the </w:t>
      </w:r>
      <w:hyperlink r:id="rId154" w:history="1">
        <w:r w:rsidR="000C05F5" w:rsidRPr="00E03AB4">
          <w:rPr>
            <w:rStyle w:val="Lienhypertexte"/>
          </w:rPr>
          <w:t>performance tuning</w:t>
        </w:r>
        <w:r w:rsidR="00E03AB4" w:rsidRPr="00E03AB4">
          <w:rPr>
            <w:rStyle w:val="Lienhypertexte"/>
          </w:rPr>
          <w:t xml:space="preserve"> of the Orion context broker in production</w:t>
        </w:r>
      </w:hyperlink>
      <w:r w:rsidR="00D15E8F">
        <w:t>.</w:t>
      </w:r>
    </w:p>
    <w:p w14:paraId="1289B614" w14:textId="77777777" w:rsidR="007E0116" w:rsidRDefault="007E0116" w:rsidP="005573BA"/>
    <w:p w14:paraId="77173973" w14:textId="77777777" w:rsidR="007E0116" w:rsidRDefault="007E0116" w:rsidP="005573BA"/>
    <w:p w14:paraId="635928FD" w14:textId="05984C9C" w:rsidR="00DA5BB3" w:rsidRDefault="007E0116" w:rsidP="005573BA">
      <w:r>
        <w:lastRenderedPageBreak/>
        <w:t xml:space="preserve">The following schema shows the place </w:t>
      </w:r>
      <w:r w:rsidR="00C570EF">
        <w:t xml:space="preserve">of Orion context broker in the </w:t>
      </w:r>
      <w:proofErr w:type="spellStart"/>
      <w:r w:rsidR="00C570EF">
        <w:t>Fiware</w:t>
      </w:r>
      <w:proofErr w:type="spellEnd"/>
      <w:r w:rsidR="00C570EF">
        <w:t xml:space="preserve"> architecture:</w:t>
      </w:r>
    </w:p>
    <w:p w14:paraId="322783F0" w14:textId="77777777" w:rsidR="007E0116" w:rsidRDefault="007E0116" w:rsidP="005573BA"/>
    <w:p w14:paraId="1734CFFC" w14:textId="77777777" w:rsidR="00D57814" w:rsidRDefault="00D57814" w:rsidP="005573BA">
      <w:pPr>
        <w:rPr>
          <w:noProof/>
        </w:rPr>
      </w:pPr>
    </w:p>
    <w:p w14:paraId="58321D49" w14:textId="77777777" w:rsidR="00661879" w:rsidRDefault="00AB132D" w:rsidP="00661879">
      <w:pPr>
        <w:keepNext/>
        <w:jc w:val="center"/>
      </w:pPr>
      <w:r>
        <w:rPr>
          <w:noProof/>
        </w:rPr>
        <w:drawing>
          <wp:inline distT="0" distB="0" distL="0" distR="0" wp14:anchorId="162AE6F2" wp14:editId="03773A9B">
            <wp:extent cx="5346700" cy="4284345"/>
            <wp:effectExtent l="0" t="0" r="635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ion-ge-interaction.png"/>
                    <pic:cNvPicPr/>
                  </pic:nvPicPr>
                  <pic:blipFill rotWithShape="1">
                    <a:blip r:embed="rId155">
                      <a:extLst>
                        <a:ext uri="{28A0092B-C50C-407E-A947-70E740481C1C}">
                          <a14:useLocalDpi xmlns:a14="http://schemas.microsoft.com/office/drawing/2010/main" val="0"/>
                        </a:ext>
                      </a:extLst>
                    </a:blip>
                    <a:srcRect r="10899"/>
                    <a:stretch/>
                  </pic:blipFill>
                  <pic:spPr bwMode="auto">
                    <a:xfrm>
                      <a:off x="0" y="0"/>
                      <a:ext cx="5346700" cy="4284345"/>
                    </a:xfrm>
                    <a:prstGeom prst="rect">
                      <a:avLst/>
                    </a:prstGeom>
                    <a:ln>
                      <a:noFill/>
                    </a:ln>
                    <a:extLst>
                      <a:ext uri="{53640926-AAD7-44D8-BBD7-CCE9431645EC}">
                        <a14:shadowObscured xmlns:a14="http://schemas.microsoft.com/office/drawing/2010/main"/>
                      </a:ext>
                    </a:extLst>
                  </pic:spPr>
                </pic:pic>
              </a:graphicData>
            </a:graphic>
          </wp:inline>
        </w:drawing>
      </w:r>
    </w:p>
    <w:p w14:paraId="38B66DF3" w14:textId="0D588822" w:rsidR="007E0116" w:rsidRDefault="00661879" w:rsidP="00661879">
      <w:pPr>
        <w:pStyle w:val="Lgende"/>
        <w:jc w:val="center"/>
      </w:pPr>
      <w:r>
        <w:t xml:space="preserve">Figure </w:t>
      </w:r>
      <w:r>
        <w:fldChar w:fldCharType="begin"/>
      </w:r>
      <w:r>
        <w:instrText xml:space="preserve"> SEQ Figure \* ARABIC </w:instrText>
      </w:r>
      <w:r>
        <w:fldChar w:fldCharType="separate"/>
      </w:r>
      <w:r w:rsidR="00A27A1E">
        <w:rPr>
          <w:noProof/>
        </w:rPr>
        <w:t>15</w:t>
      </w:r>
      <w:r>
        <w:fldChar w:fldCharType="end"/>
      </w:r>
      <w:r>
        <w:t>: Orion Context Broker relation with other components</w:t>
      </w:r>
    </w:p>
    <w:p w14:paraId="2E1E78A8" w14:textId="77777777" w:rsidR="007E0116" w:rsidRPr="005573BA" w:rsidRDefault="007E0116" w:rsidP="005573BA"/>
    <w:p w14:paraId="252BA686" w14:textId="26FFB660" w:rsidR="00F6725F" w:rsidRDefault="00F6725F" w:rsidP="00F6725F">
      <w:pPr>
        <w:pStyle w:val="Titre3"/>
      </w:pPr>
      <w:bookmarkStart w:id="276" w:name="_Toc499823573"/>
      <w:bookmarkStart w:id="277" w:name="_Toc501723037"/>
      <w:r>
        <w:t>Selected Product(s)</w:t>
      </w:r>
      <w:bookmarkEnd w:id="276"/>
      <w:bookmarkEnd w:id="277"/>
    </w:p>
    <w:p w14:paraId="3B043999" w14:textId="4113EE62" w:rsidR="00057A47" w:rsidRPr="00057A47" w:rsidRDefault="00057A47" w:rsidP="00057A47">
      <w:r>
        <w:t>Orion Context broker is</w:t>
      </w:r>
      <w:r w:rsidR="00611214">
        <w:t xml:space="preserve"> the reference GE in </w:t>
      </w:r>
      <w:proofErr w:type="spellStart"/>
      <w:r w:rsidR="00611214">
        <w:t>Fiware</w:t>
      </w:r>
      <w:proofErr w:type="spellEnd"/>
      <w:r w:rsidR="00611214">
        <w:t xml:space="preserve"> catalog.</w:t>
      </w:r>
    </w:p>
    <w:p w14:paraId="33A8E5F4" w14:textId="77777777" w:rsidR="00611214" w:rsidRDefault="00611214" w:rsidP="00177247"/>
    <w:p w14:paraId="16A034F5" w14:textId="5BC51AFB"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278" w:name="_Toc499823574"/>
      <w:bookmarkStart w:id="279" w:name="_Toc501723038"/>
      <w:r>
        <w:t>Selection Rationale</w:t>
      </w:r>
      <w:bookmarkEnd w:id="278"/>
      <w:bookmarkEnd w:id="279"/>
    </w:p>
    <w:p w14:paraId="33AE7043" w14:textId="6C393CFD" w:rsidR="00245191" w:rsidRDefault="00245191" w:rsidP="00245191">
      <w:r>
        <w:t xml:space="preserve">Orion is the reference </w:t>
      </w:r>
      <w:r w:rsidR="00CD6AFA">
        <w:t>implementation</w:t>
      </w:r>
      <w:r>
        <w:t xml:space="preserve"> of NGSI Context Broker in </w:t>
      </w:r>
      <w:proofErr w:type="spellStart"/>
      <w:r>
        <w:t>Fiware</w:t>
      </w:r>
      <w:proofErr w:type="spellEnd"/>
      <w:r w:rsidR="00611214">
        <w:t xml:space="preserve"> catalog</w:t>
      </w:r>
      <w:r w:rsidR="00A37A37">
        <w:t>.</w:t>
      </w:r>
    </w:p>
    <w:p w14:paraId="6AE5B9DB" w14:textId="77777777" w:rsidR="008A1494" w:rsidRDefault="008A1494" w:rsidP="00245191"/>
    <w:p w14:paraId="090750B0" w14:textId="4D16E39F" w:rsidR="008A1494" w:rsidRDefault="008A1494" w:rsidP="00245191">
      <w:proofErr w:type="spellStart"/>
      <w:r>
        <w:t>Fiware</w:t>
      </w:r>
      <w:proofErr w:type="spellEnd"/>
      <w:r>
        <w:t xml:space="preserve"> is member of the </w:t>
      </w:r>
      <w:r w:rsidR="005044ED">
        <w:t>ISG (</w:t>
      </w:r>
      <w:r w:rsidR="005044ED" w:rsidRPr="008A1494">
        <w:t>Industry Specification Group</w:t>
      </w:r>
      <w:r w:rsidR="005044ED">
        <w:t xml:space="preserve">) </w:t>
      </w:r>
      <w:r>
        <w:t>CIM (Context Information Management) created at ETSI beginning of 2017.</w:t>
      </w:r>
    </w:p>
    <w:p w14:paraId="299DA702" w14:textId="395F75E3" w:rsidR="008A1494" w:rsidRDefault="008A1494" w:rsidP="00245191"/>
    <w:p w14:paraId="1E3A58A3" w14:textId="27FBCDAD" w:rsidR="008A1494" w:rsidRDefault="008A1494" w:rsidP="00245191">
      <w:r w:rsidRPr="008A1494">
        <w:t xml:space="preserve">ISG CIM will focus on developing specifications for a common context information management API, data publication platforms and standard data models. The group will work closely with the </w:t>
      </w:r>
      <w:r w:rsidRPr="0015177B">
        <w:rPr>
          <w:b/>
        </w:rPr>
        <w:t>ETSI SmartM2M</w:t>
      </w:r>
      <w:r w:rsidRPr="008A1494">
        <w:t xml:space="preserve"> technical committee and with </w:t>
      </w:r>
      <w:hyperlink r:id="rId156" w:history="1">
        <w:r w:rsidRPr="00E374B2">
          <w:rPr>
            <w:rStyle w:val="Lienhypertexte"/>
            <w:b/>
          </w:rPr>
          <w:t>oneM2M</w:t>
        </w:r>
      </w:hyperlink>
      <w:r w:rsidRPr="008A1494">
        <w:t>, the global standards initiative for M2M and the IoT (Internet of Things) of which ETSI is a founding member, since the IoT is one of the sources of context data for smart applications.</w:t>
      </w:r>
    </w:p>
    <w:p w14:paraId="52CCCAE6" w14:textId="5EC44D4B" w:rsidR="0015177B" w:rsidRDefault="0015177B" w:rsidP="00245191"/>
    <w:p w14:paraId="2BD6152F" w14:textId="3382C12E" w:rsidR="0015177B" w:rsidRDefault="005044ED" w:rsidP="00245191">
      <w:r w:rsidRPr="005044ED">
        <w:lastRenderedPageBreak/>
        <w:t xml:space="preserve">The OMA NGSI information model is currently being evolved to better support linked data (entity relationships), property graphs and semantics (exploiting the capabilities offered by </w:t>
      </w:r>
      <w:r w:rsidRPr="005044ED">
        <w:rPr>
          <w:b/>
        </w:rPr>
        <w:t>JSON-LD</w:t>
      </w:r>
      <w:r w:rsidRPr="005044ED">
        <w:t>). This work is being conducted under the ETSI ISG CIM initiative.</w:t>
      </w:r>
    </w:p>
    <w:p w14:paraId="3A39CAC4" w14:textId="71A2AFD8" w:rsidR="005044ED" w:rsidRDefault="005044ED" w:rsidP="00245191"/>
    <w:p w14:paraId="0940D846" w14:textId="14DF534D" w:rsidR="005044ED" w:rsidRPr="00245191" w:rsidRDefault="005044ED" w:rsidP="00245191">
      <w:r w:rsidRPr="005044ED">
        <w:t>It is noteworthy that the ETSI ISG CIM information model is a generalization of the existing FIWARE NGSI information model. As a result</w:t>
      </w:r>
      <w:r w:rsidR="00392311">
        <w:t>,</w:t>
      </w:r>
      <w:r w:rsidRPr="005044ED">
        <w:t xml:space="preserve"> it is expected a good level of compatibility and a clear migration path between both information models.</w:t>
      </w:r>
    </w:p>
    <w:p w14:paraId="461588DD" w14:textId="77777777" w:rsidR="00F6725F" w:rsidRDefault="00F6725F" w:rsidP="00F6725F">
      <w:pPr>
        <w:pStyle w:val="Titre3"/>
      </w:pPr>
      <w:bookmarkStart w:id="280" w:name="_Toc499823575"/>
      <w:bookmarkStart w:id="281" w:name="_Toc501723039"/>
      <w:r>
        <w:t>Architecture Risks</w:t>
      </w:r>
      <w:bookmarkEnd w:id="280"/>
      <w:bookmarkEnd w:id="281"/>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61E12352"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9F2DE3" w:rsidP="00CA52A3">
      <w:hyperlink r:id="rId157"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58" w:history="1">
        <w:r w:rsidR="00CA52A3" w:rsidRPr="006F3DC5">
          <w:rPr>
            <w:rStyle w:val="Lienhypertexte"/>
          </w:rPr>
          <w:t>Rush on Telefonica github</w:t>
        </w:r>
      </w:hyperlink>
      <w:r w:rsidR="00CA52A3">
        <w:t xml:space="preserve">), a Docker file: </w:t>
      </w:r>
      <w:hyperlink r:id="rId159"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61933D4F" w:rsidR="00CA52A3" w:rsidRDefault="00CA52A3" w:rsidP="00CA52A3"/>
    <w:p w14:paraId="68A3E6CC" w14:textId="40663C7F" w:rsidR="00F26E8E" w:rsidRPr="00F2163C" w:rsidRDefault="00D125D7" w:rsidP="00CA52A3">
      <w:r>
        <w:t xml:space="preserve">To achieve best performance for the Orion context broker, we </w:t>
      </w:r>
      <w:proofErr w:type="gramStart"/>
      <w:r>
        <w:t>have to</w:t>
      </w:r>
      <w:proofErr w:type="gramEnd"/>
      <w:r>
        <w:t xml:space="preserve"> observe the tuning advices given in the </w:t>
      </w:r>
      <w:hyperlink r:id="rId160" w:history="1">
        <w:r w:rsidRPr="00D125D7">
          <w:rPr>
            <w:rStyle w:val="Lienhypertexte"/>
          </w:rPr>
          <w:t xml:space="preserve">documentation on </w:t>
        </w:r>
        <w:proofErr w:type="spellStart"/>
        <w:r w:rsidRPr="00D125D7">
          <w:rPr>
            <w:rStyle w:val="Lienhypertexte"/>
          </w:rPr>
          <w:t>Readthedocs</w:t>
        </w:r>
        <w:proofErr w:type="spellEnd"/>
      </w:hyperlink>
    </w:p>
    <w:p w14:paraId="7ABDE6C8" w14:textId="77777777" w:rsidR="002C425E" w:rsidRPr="00F6725F" w:rsidRDefault="002C425E" w:rsidP="00F6725F"/>
    <w:p w14:paraId="0A71C18A" w14:textId="77777777" w:rsidR="00A226BA" w:rsidRDefault="00A226BA" w:rsidP="00A226BA">
      <w:pPr>
        <w:pStyle w:val="Titre2"/>
      </w:pPr>
      <w:bookmarkStart w:id="282" w:name="_Toc499823576"/>
      <w:bookmarkStart w:id="283" w:name="_Toc501723040"/>
      <w:r>
        <w:t>MongoDB Component</w:t>
      </w:r>
      <w:bookmarkEnd w:id="282"/>
      <w:bookmarkEnd w:id="283"/>
    </w:p>
    <w:p w14:paraId="16FC896B" w14:textId="77777777" w:rsidR="00A226BA" w:rsidRDefault="00A226BA" w:rsidP="00A226BA">
      <w:pPr>
        <w:pStyle w:val="Titre3"/>
      </w:pPr>
      <w:bookmarkStart w:id="284" w:name="_Toc499823577"/>
      <w:bookmarkStart w:id="285" w:name="_Toc501723041"/>
      <w:r>
        <w:t>Component Functions</w:t>
      </w:r>
      <w:bookmarkEnd w:id="284"/>
      <w:bookmarkEnd w:id="285"/>
    </w:p>
    <w:p w14:paraId="713087CA" w14:textId="25E66F9B" w:rsidR="00254F0F" w:rsidRDefault="009F2DE3" w:rsidP="00254F0F">
      <w:hyperlink r:id="rId161"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14:paraId="2096E110" w14:textId="4056F207" w:rsidR="000D7803" w:rsidRDefault="000D7803" w:rsidP="00254F0F"/>
    <w:p w14:paraId="628FDB3F" w14:textId="6407EAB5" w:rsidR="000D7803" w:rsidRPr="00254F0F" w:rsidRDefault="000D7803" w:rsidP="00254F0F">
      <w:r>
        <w:t xml:space="preserve">MongoDB is used for data persistence by several components of the platform: Orion context broker, IDAS IOT agents, Comet STH, </w:t>
      </w:r>
      <w:proofErr w:type="spellStart"/>
      <w:r>
        <w:t>Perseo</w:t>
      </w:r>
      <w:proofErr w:type="spellEnd"/>
      <w:r>
        <w:t>.</w:t>
      </w:r>
    </w:p>
    <w:p w14:paraId="6DD639E1" w14:textId="77777777" w:rsidR="00A226BA" w:rsidRDefault="00A226BA" w:rsidP="00A226BA">
      <w:pPr>
        <w:pStyle w:val="Titre3"/>
      </w:pPr>
      <w:bookmarkStart w:id="286" w:name="_Toc499823578"/>
      <w:bookmarkStart w:id="287" w:name="_Toc501723042"/>
      <w:r>
        <w:t>Technical Considerations</w:t>
      </w:r>
      <w:bookmarkEnd w:id="286"/>
      <w:bookmarkEnd w:id="287"/>
    </w:p>
    <w:p w14:paraId="4E776359" w14:textId="414D5D02"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14:paraId="4FF5F350" w14:textId="00140712"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14:paraId="1B5FE3C1" w14:textId="0E5B165F" w:rsidR="001018BF" w:rsidRDefault="001018BF" w:rsidP="00FF4F09">
      <w:r>
        <w:t xml:space="preserve">From version 3.2 MongoDB uses a new optimized storage engine </w:t>
      </w:r>
      <w:hyperlink r:id="rId162" w:history="1">
        <w:proofErr w:type="spellStart"/>
        <w:r w:rsidRPr="001018BF">
          <w:rPr>
            <w:rStyle w:val="Lienhypertexte"/>
          </w:rPr>
          <w:t>WiredTiger</w:t>
        </w:r>
        <w:proofErr w:type="spellEnd"/>
      </w:hyperlink>
      <w:r w:rsidR="003A0FA7">
        <w:t xml:space="preserve"> (company owned now by MongoDB: </w:t>
      </w:r>
      <w:hyperlink r:id="rId163" w:history="1">
        <w:proofErr w:type="spellStart"/>
        <w:r w:rsidR="003A0FA7" w:rsidRPr="003A0FA7">
          <w:rPr>
            <w:rStyle w:val="Lienhypertexte"/>
          </w:rPr>
          <w:t>WiredTiger</w:t>
        </w:r>
        <w:proofErr w:type="spellEnd"/>
      </w:hyperlink>
      <w:r w:rsidR="003A0FA7">
        <w:t xml:space="preserve"> open source storage engine)</w:t>
      </w:r>
    </w:p>
    <w:p w14:paraId="489C5623" w14:textId="77777777" w:rsidR="0041707F" w:rsidRDefault="0041707F" w:rsidP="00FF4F09"/>
    <w:p w14:paraId="67EC4F31" w14:textId="18E7E51E" w:rsidR="00752BB3" w:rsidRDefault="00752BB3" w:rsidP="00FF4F09">
      <w:r>
        <w:t>The standard MongoDB incoming port is 27017</w:t>
      </w:r>
      <w:r w:rsidR="00555815">
        <w:t>/</w:t>
      </w:r>
      <w:r>
        <w:t>TCP</w:t>
      </w:r>
      <w:r w:rsidR="00B45DD6">
        <w:t>.</w:t>
      </w:r>
    </w:p>
    <w:p w14:paraId="2242C35B" w14:textId="0595F327" w:rsidR="00401CFC" w:rsidRDefault="002E41D3" w:rsidP="00FF4F09">
      <w:r>
        <w:t xml:space="preserve">Container </w:t>
      </w:r>
      <w:r w:rsidR="00401CFC">
        <w:t>RAM memory sizing</w:t>
      </w:r>
      <w:r w:rsidR="003A0C0C">
        <w:t>:</w:t>
      </w:r>
      <w:r w:rsidR="001018BF">
        <w:t xml:space="preserve"> </w:t>
      </w:r>
      <w:r>
        <w:t>4 GB</w:t>
      </w:r>
    </w:p>
    <w:p w14:paraId="719056B5" w14:textId="77777777" w:rsidR="004301E2" w:rsidRDefault="00401CFC" w:rsidP="004301E2">
      <w:r>
        <w:t>Storage sizing</w:t>
      </w:r>
      <w:r w:rsidR="00071768">
        <w:t xml:space="preserve">: </w:t>
      </w:r>
    </w:p>
    <w:p w14:paraId="55070DD8" w14:textId="7FBB0BB3" w:rsidR="004301E2" w:rsidRDefault="00071768" w:rsidP="00485DCE">
      <w:pPr>
        <w:pStyle w:val="Paragraphedeliste"/>
        <w:numPr>
          <w:ilvl w:val="0"/>
          <w:numId w:val="47"/>
        </w:numPr>
      </w:pPr>
      <w:r>
        <w:t xml:space="preserve">Docker image size is </w:t>
      </w:r>
      <w:r w:rsidR="00FD1840">
        <w:t>3</w:t>
      </w:r>
      <w:r w:rsidR="00411412">
        <w:t>6</w:t>
      </w:r>
      <w:r w:rsidR="00FD1840">
        <w:t>1 MB</w:t>
      </w:r>
    </w:p>
    <w:p w14:paraId="32195185" w14:textId="5D4BFC30" w:rsidR="00411412" w:rsidRDefault="00995D47" w:rsidP="00485DCE">
      <w:pPr>
        <w:pStyle w:val="Paragraphedeliste"/>
        <w:numPr>
          <w:ilvl w:val="0"/>
          <w:numId w:val="47"/>
        </w:numPr>
      </w:pPr>
      <w:r>
        <w:t xml:space="preserve">Data </w:t>
      </w:r>
      <w:proofErr w:type="gramStart"/>
      <w:r w:rsidR="00EA069C">
        <w:t>have to</w:t>
      </w:r>
      <w:proofErr w:type="gramEnd"/>
      <w:r w:rsidR="00EA069C">
        <w:t xml:space="preserve">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14:paraId="26348FB9" w14:textId="586019A9" w:rsidR="00B53BF4" w:rsidRPr="00FF4F09" w:rsidRDefault="00523DA1" w:rsidP="00485DCE">
      <w:pPr>
        <w:pStyle w:val="Paragraphedeliste"/>
        <w:numPr>
          <w:ilvl w:val="0"/>
          <w:numId w:val="47"/>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14:paraId="552B3BDA" w14:textId="77777777" w:rsidR="00A226BA" w:rsidRDefault="00A226BA" w:rsidP="00A226BA">
      <w:pPr>
        <w:pStyle w:val="Titre3"/>
      </w:pPr>
      <w:bookmarkStart w:id="288" w:name="_Toc499823579"/>
      <w:bookmarkStart w:id="289" w:name="_Toc501723043"/>
      <w:r>
        <w:t>Selected Product(s)</w:t>
      </w:r>
      <w:bookmarkEnd w:id="288"/>
      <w:bookmarkEnd w:id="289"/>
    </w:p>
    <w:p w14:paraId="293B7E66" w14:textId="3DA8F4E0" w:rsidR="00D20588" w:rsidRDefault="00815DF9" w:rsidP="00D20588">
      <w:r>
        <w:t xml:space="preserve">MongoDB is the selected NoSQL database for </w:t>
      </w:r>
      <w:r w:rsidR="00C83797">
        <w:t>several</w:t>
      </w:r>
      <w:r>
        <w:t xml:space="preserve"> </w:t>
      </w:r>
      <w:proofErr w:type="spellStart"/>
      <w:r>
        <w:t>Fiware</w:t>
      </w:r>
      <w:proofErr w:type="spellEnd"/>
      <w:r>
        <w:t xml:space="preserve"> components:</w:t>
      </w:r>
    </w:p>
    <w:p w14:paraId="2F78165F" w14:textId="518A999D" w:rsidR="00815DF9" w:rsidRPr="00D20588" w:rsidRDefault="00815DF9" w:rsidP="00D20588">
      <w:r>
        <w:t xml:space="preserve">Orion Context Broker, </w:t>
      </w:r>
      <w:r w:rsidR="00C83797">
        <w:t>IOT agents, Comet STH</w:t>
      </w:r>
      <w:r w:rsidR="002E41D3">
        <w:t xml:space="preserve">, </w:t>
      </w:r>
      <w:proofErr w:type="spellStart"/>
      <w:r w:rsidR="002E41D3">
        <w:t>Perseo</w:t>
      </w:r>
      <w:proofErr w:type="spellEnd"/>
    </w:p>
    <w:p w14:paraId="76A3F0F6" w14:textId="77777777" w:rsidR="00A226BA" w:rsidRDefault="00A226BA" w:rsidP="00A226BA">
      <w:pPr>
        <w:pStyle w:val="Titre3"/>
      </w:pPr>
      <w:bookmarkStart w:id="290" w:name="_Toc499823580"/>
      <w:bookmarkStart w:id="291" w:name="_Toc501723044"/>
      <w:r>
        <w:t>Selection Rationale</w:t>
      </w:r>
      <w:bookmarkEnd w:id="290"/>
      <w:bookmarkEnd w:id="291"/>
    </w:p>
    <w:p w14:paraId="0A5FF43F" w14:textId="3BFEF3C4" w:rsidR="00430036" w:rsidRDefault="00E873BA" w:rsidP="00430036">
      <w:r>
        <w:t xml:space="preserve">As said, MongoDB </w:t>
      </w:r>
      <w:r w:rsidR="00E23F4C">
        <w:t xml:space="preserve">NoSQL </w:t>
      </w:r>
      <w:r w:rsidR="00FF4F09">
        <w:t xml:space="preserve">database engine </w:t>
      </w:r>
      <w:r w:rsidR="00F4253A">
        <w:t xml:space="preserve">chosen </w:t>
      </w:r>
      <w:r w:rsidR="00430036">
        <w:t xml:space="preserve">for several components proposed in </w:t>
      </w:r>
      <w:proofErr w:type="spellStart"/>
      <w:r w:rsidR="00430036">
        <w:t>Fiware</w:t>
      </w:r>
      <w:proofErr w:type="spellEnd"/>
      <w:r w:rsidR="00FF4F09">
        <w:t>.</w:t>
      </w:r>
    </w:p>
    <w:p w14:paraId="1E29D780" w14:textId="6B59453F" w:rsidR="00FF4F09" w:rsidRPr="00430036" w:rsidRDefault="00E23F4C" w:rsidP="00430036">
      <w:r>
        <w:lastRenderedPageBreak/>
        <w:t>MongoDB is a</w:t>
      </w:r>
      <w:r w:rsidR="00FF4F09">
        <w:t xml:space="preserve"> very popular scalable open source document oriented NoSQL database</w:t>
      </w:r>
      <w:r w:rsidR="00E227A3">
        <w:t>, that is horizontally scalable.</w:t>
      </w:r>
    </w:p>
    <w:p w14:paraId="463D0F55" w14:textId="77777777" w:rsidR="00A226BA" w:rsidRDefault="00A226BA" w:rsidP="00A226BA">
      <w:pPr>
        <w:pStyle w:val="Titre3"/>
      </w:pPr>
      <w:bookmarkStart w:id="292" w:name="_Toc499823581"/>
      <w:bookmarkStart w:id="293" w:name="_Toc501723045"/>
      <w:r>
        <w:t>Architecture Risks</w:t>
      </w:r>
      <w:bookmarkEnd w:id="292"/>
      <w:bookmarkEnd w:id="293"/>
    </w:p>
    <w:p w14:paraId="6FA17EB2" w14:textId="77777777" w:rsidR="00974BB1" w:rsidRDefault="00974BB1" w:rsidP="00245191"/>
    <w:p w14:paraId="49FB1026" w14:textId="06B9954E"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14:paraId="6363C887" w14:textId="2FEFC4C9" w:rsidR="00430036"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64" w:history="1">
        <w:r w:rsidR="00FF4F09" w:rsidRPr="00B45DD6">
          <w:rPr>
            <w:rStyle w:val="Lienhypertexte"/>
          </w:rPr>
          <w:t>Stampede</w:t>
        </w:r>
      </w:hyperlink>
      <w:r w:rsidR="00FF4F09">
        <w:t xml:space="preserve"> for Mongo slaves, </w:t>
      </w:r>
      <w:r w:rsidR="009E4E34">
        <w:t xml:space="preserve">that </w:t>
      </w:r>
      <w:r w:rsidR="007869EB">
        <w:t>could be mapped to the glob</w:t>
      </w:r>
      <w:r w:rsidR="00FF4F09">
        <w:t>al PostgreSQL/</w:t>
      </w:r>
      <w:proofErr w:type="spellStart"/>
      <w:r w:rsidR="00FF4F09">
        <w:t>Citus</w:t>
      </w:r>
      <w:proofErr w:type="spellEnd"/>
      <w:r w:rsidR="00FF4F09">
        <w:t xml:space="preserve"> </w:t>
      </w:r>
      <w:r w:rsidR="009E4E34">
        <w:t>cluster</w:t>
      </w:r>
      <w:r w:rsidR="007869EB">
        <w:t xml:space="preserve"> (</w:t>
      </w:r>
      <w:r w:rsidR="00247855">
        <w:t>usin</w:t>
      </w:r>
      <w:r w:rsidR="00F753AB">
        <w:t xml:space="preserve">g </w:t>
      </w:r>
      <w:hyperlink r:id="rId165" w:history="1">
        <w:proofErr w:type="spellStart"/>
        <w:r w:rsidR="007869EB" w:rsidRPr="007869EB">
          <w:rPr>
            <w:rStyle w:val="Lienhypertexte"/>
          </w:rPr>
          <w:t>cstore_fdw</w:t>
        </w:r>
        <w:proofErr w:type="spellEnd"/>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14:paraId="5E3F6E38" w14:textId="77777777" w:rsidR="00C031CE" w:rsidRDefault="00C031CE" w:rsidP="00245191"/>
    <w:p w14:paraId="4C43F5DB" w14:textId="77777777" w:rsidR="003C04A7" w:rsidRDefault="007048BC" w:rsidP="003C04A7">
      <w:pPr>
        <w:keepNext/>
        <w:jc w:val="center"/>
      </w:pPr>
      <w:r>
        <w:rPr>
          <w:noProof/>
        </w:rPr>
        <w:drawing>
          <wp:inline distT="0" distB="0" distL="0" distR="0" wp14:anchorId="523826CA" wp14:editId="755D3D2F">
            <wp:extent cx="4419600" cy="25385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us-cluster-stampede-mongo.png"/>
                    <pic:cNvPicPr/>
                  </pic:nvPicPr>
                  <pic:blipFill>
                    <a:blip r:embed="rId166">
                      <a:extLst>
                        <a:ext uri="{28A0092B-C50C-407E-A947-70E740481C1C}">
                          <a14:useLocalDpi xmlns:a14="http://schemas.microsoft.com/office/drawing/2010/main" val="0"/>
                        </a:ext>
                      </a:extLst>
                    </a:blip>
                    <a:stretch>
                      <a:fillRect/>
                    </a:stretch>
                  </pic:blipFill>
                  <pic:spPr>
                    <a:xfrm>
                      <a:off x="0" y="0"/>
                      <a:ext cx="4440485" cy="2550561"/>
                    </a:xfrm>
                    <a:prstGeom prst="rect">
                      <a:avLst/>
                    </a:prstGeom>
                  </pic:spPr>
                </pic:pic>
              </a:graphicData>
            </a:graphic>
          </wp:inline>
        </w:drawing>
      </w:r>
    </w:p>
    <w:p w14:paraId="4400E7E7" w14:textId="59A5396E" w:rsidR="00C031CE" w:rsidRDefault="003C04A7" w:rsidP="003C04A7">
      <w:pPr>
        <w:pStyle w:val="Lgende"/>
        <w:jc w:val="center"/>
      </w:pPr>
      <w:r>
        <w:t xml:space="preserve">Figure </w:t>
      </w:r>
      <w:r>
        <w:fldChar w:fldCharType="begin"/>
      </w:r>
      <w:r>
        <w:instrText xml:space="preserve"> SEQ Figure \* ARABIC </w:instrText>
      </w:r>
      <w:r>
        <w:fldChar w:fldCharType="separate"/>
      </w:r>
      <w:r w:rsidR="00A27A1E">
        <w:rPr>
          <w:noProof/>
        </w:rPr>
        <w:t>16</w:t>
      </w:r>
      <w:r>
        <w:fldChar w:fldCharType="end"/>
      </w:r>
      <w:r>
        <w:t xml:space="preserve">: MongoDB with Stampede to </w:t>
      </w:r>
      <w:proofErr w:type="spellStart"/>
      <w:r>
        <w:t>Citus</w:t>
      </w:r>
      <w:proofErr w:type="spellEnd"/>
    </w:p>
    <w:p w14:paraId="4C029213" w14:textId="77777777" w:rsidR="005F14A1" w:rsidRDefault="005F14A1" w:rsidP="005F14A1">
      <w:pPr>
        <w:pStyle w:val="Titre2"/>
      </w:pPr>
      <w:bookmarkStart w:id="294" w:name="_Toc499823582"/>
      <w:bookmarkStart w:id="295" w:name="_Toc501723046"/>
      <w:proofErr w:type="spellStart"/>
      <w:r>
        <w:t>Citus</w:t>
      </w:r>
      <w:proofErr w:type="spellEnd"/>
      <w:r>
        <w:t>/PostgreSQL cluster Component</w:t>
      </w:r>
      <w:bookmarkEnd w:id="294"/>
      <w:bookmarkEnd w:id="295"/>
    </w:p>
    <w:p w14:paraId="45B2FB39" w14:textId="77777777" w:rsidR="005F14A1" w:rsidRDefault="005F14A1" w:rsidP="005F14A1">
      <w:pPr>
        <w:pStyle w:val="Titre3"/>
      </w:pPr>
      <w:bookmarkStart w:id="296" w:name="_Toc499823583"/>
      <w:bookmarkStart w:id="297" w:name="_Toc501723047"/>
      <w:r>
        <w:t>Component Functions</w:t>
      </w:r>
      <w:bookmarkEnd w:id="296"/>
      <w:bookmarkEnd w:id="297"/>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298" w:name="_Toc499823584"/>
      <w:bookmarkStart w:id="299" w:name="_Toc501723048"/>
      <w:r>
        <w:t>Technical Considerations</w:t>
      </w:r>
      <w:bookmarkEnd w:id="298"/>
      <w:bookmarkEnd w:id="299"/>
    </w:p>
    <w:p w14:paraId="0BC57842" w14:textId="52C77653"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14:paraId="5D2E8379" w14:textId="77777777" w:rsidR="002C62DA" w:rsidRDefault="002C62DA" w:rsidP="000B3162"/>
    <w:p w14:paraId="691746AB" w14:textId="60C5025E" w:rsidR="002C62DA" w:rsidRDefault="000E0B28" w:rsidP="000B3162">
      <w:r>
        <w:t xml:space="preserve">To achieve </w:t>
      </w:r>
      <w:r w:rsidR="00777D2F">
        <w:t xml:space="preserve">High Availability and Scalability </w:t>
      </w:r>
      <w:r w:rsidR="005D7D7E">
        <w:t xml:space="preserve">of the database servers </w:t>
      </w:r>
      <w:r w:rsidR="00704950">
        <w:t xml:space="preserve">we’ll use </w:t>
      </w:r>
      <w:proofErr w:type="spellStart"/>
      <w:r w:rsidR="00704950">
        <w:t>Citus</w:t>
      </w:r>
      <w:proofErr w:type="spellEnd"/>
      <w:r w:rsidR="00704950">
        <w:t xml:space="preserve">, to deploy a cluster of </w:t>
      </w:r>
      <w:proofErr w:type="spellStart"/>
      <w:r w:rsidR="00704950">
        <w:t>PostgeSQL</w:t>
      </w:r>
      <w:proofErr w:type="spellEnd"/>
      <w:r w:rsidR="00704950">
        <w:t xml:space="preserve"> databases</w:t>
      </w:r>
      <w:r w:rsidR="00170C4F">
        <w:t>.</w:t>
      </w:r>
    </w:p>
    <w:p w14:paraId="59791C3B" w14:textId="77777777" w:rsidR="0090174F" w:rsidRDefault="007F143D" w:rsidP="00FB3EC3">
      <w:pPr>
        <w:keepNext/>
        <w:jc w:val="center"/>
      </w:pPr>
      <w:r>
        <w:rPr>
          <w:noProof/>
          <w:lang w:val="fr-FR" w:eastAsia="fr-FR"/>
        </w:rPr>
        <w:lastRenderedPageBreak/>
        <w:drawing>
          <wp:inline distT="0" distB="0" distL="0" distR="0" wp14:anchorId="4A2BA4BB" wp14:editId="40D05BF5">
            <wp:extent cx="4186744" cy="35496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us-high-level-arch.png"/>
                    <pic:cNvPicPr/>
                  </pic:nvPicPr>
                  <pic:blipFill>
                    <a:blip r:embed="rId167">
                      <a:extLst>
                        <a:ext uri="{28A0092B-C50C-407E-A947-70E740481C1C}">
                          <a14:useLocalDpi xmlns:a14="http://schemas.microsoft.com/office/drawing/2010/main" val="0"/>
                        </a:ext>
                      </a:extLst>
                    </a:blip>
                    <a:stretch>
                      <a:fillRect/>
                    </a:stretch>
                  </pic:blipFill>
                  <pic:spPr>
                    <a:xfrm>
                      <a:off x="0" y="0"/>
                      <a:ext cx="4203406" cy="3563777"/>
                    </a:xfrm>
                    <a:prstGeom prst="rect">
                      <a:avLst/>
                    </a:prstGeom>
                  </pic:spPr>
                </pic:pic>
              </a:graphicData>
            </a:graphic>
          </wp:inline>
        </w:drawing>
      </w:r>
    </w:p>
    <w:p w14:paraId="487EDD07" w14:textId="5A758FF2" w:rsidR="00187499" w:rsidRDefault="0090174F" w:rsidP="00FB3EC3">
      <w:pPr>
        <w:pStyle w:val="Lgende"/>
        <w:jc w:val="center"/>
      </w:pPr>
      <w:r>
        <w:t xml:space="preserve">Figure </w:t>
      </w:r>
      <w:r>
        <w:fldChar w:fldCharType="begin"/>
      </w:r>
      <w:r>
        <w:instrText xml:space="preserve"> SEQ Figure \* ARABIC </w:instrText>
      </w:r>
      <w:r>
        <w:fldChar w:fldCharType="separate"/>
      </w:r>
      <w:r w:rsidR="00A27A1E">
        <w:rPr>
          <w:noProof/>
        </w:rPr>
        <w:t>17</w:t>
      </w:r>
      <w:r>
        <w:fldChar w:fldCharType="end"/>
      </w:r>
      <w:r>
        <w:t xml:space="preserve">: </w:t>
      </w:r>
      <w:proofErr w:type="spellStart"/>
      <w:r>
        <w:t>Citus</w:t>
      </w:r>
      <w:proofErr w:type="spellEnd"/>
      <w:r>
        <w:t xml:space="preserve"> high level architecture</w:t>
      </w:r>
    </w:p>
    <w:p w14:paraId="301618B3" w14:textId="16EA0688" w:rsidR="001941C3" w:rsidRDefault="001941C3" w:rsidP="001941C3">
      <w:proofErr w:type="spellStart"/>
      <w:r>
        <w:t>Citus</w:t>
      </w:r>
      <w:proofErr w:type="spellEnd"/>
      <w:r>
        <w:t xml:space="preserve"> consist in a manager</w:t>
      </w:r>
      <w:r w:rsidR="00612E9A">
        <w:t xml:space="preserve">, a </w:t>
      </w:r>
      <w:r>
        <w:t xml:space="preserve">master that coordinate the cluster of </w:t>
      </w:r>
      <w:proofErr w:type="spellStart"/>
      <w:r w:rsidR="005C1601">
        <w:t>Citus</w:t>
      </w:r>
      <w:proofErr w:type="spellEnd"/>
      <w:r w:rsidR="005C1601">
        <w:t>/</w:t>
      </w:r>
      <w:r>
        <w:t>PostgreSQL workers.</w:t>
      </w:r>
    </w:p>
    <w:p w14:paraId="737C8EB0" w14:textId="77777777" w:rsidR="001941C3" w:rsidRPr="001941C3" w:rsidRDefault="001941C3" w:rsidP="001941C3"/>
    <w:p w14:paraId="685CE020" w14:textId="4250E1C2" w:rsidR="00B70B43" w:rsidRDefault="003E3389" w:rsidP="00B70B43">
      <w:r>
        <w:t>PostgreSQL standard i</w:t>
      </w:r>
      <w:r w:rsidR="0075111C">
        <w:t>ncoming port is 5432/TCP</w:t>
      </w:r>
      <w:r>
        <w:t xml:space="preserve">, as well as </w:t>
      </w:r>
      <w:proofErr w:type="spellStart"/>
      <w:r>
        <w:t>Citus</w:t>
      </w:r>
      <w:proofErr w:type="spellEnd"/>
      <w:r>
        <w:t xml:space="preserve"> Master node which receive</w:t>
      </w:r>
      <w:r w:rsidR="000064C5">
        <w:t>s</w:t>
      </w:r>
      <w:r>
        <w:t xml:space="preserve"> queries from clients.</w:t>
      </w:r>
    </w:p>
    <w:p w14:paraId="26075BB3" w14:textId="77777777" w:rsidR="003E3389" w:rsidRDefault="003E3389" w:rsidP="00B70B43"/>
    <w:p w14:paraId="21FD41AF" w14:textId="612F6C02" w:rsidR="003E3389" w:rsidRPr="00B70B43" w:rsidRDefault="00997CB1" w:rsidP="00B70B43">
      <w:proofErr w:type="spellStart"/>
      <w:r>
        <w:t>Citus</w:t>
      </w:r>
      <w:proofErr w:type="spellEnd"/>
      <w:r>
        <w:t xml:space="preserve"> </w:t>
      </w:r>
      <w:r w:rsidR="00A44C10">
        <w:t>shall</w:t>
      </w:r>
      <w:r>
        <w:t xml:space="preserve"> be installed through </w:t>
      </w:r>
      <w:r w:rsidR="00C81756">
        <w:t xml:space="preserve">a </w:t>
      </w:r>
      <w:r>
        <w:t>Docker</w:t>
      </w:r>
      <w:r w:rsidR="00C81756">
        <w:t xml:space="preserve"> stack file: </w:t>
      </w:r>
      <w:hyperlink r:id="rId168" w:history="1">
        <w:r w:rsidR="008C27FD" w:rsidRPr="008C27FD">
          <w:rPr>
            <w:rStyle w:val="Lienhypertexte"/>
          </w:rPr>
          <w:t>how-to on Github</w:t>
        </w:r>
      </w:hyperlink>
    </w:p>
    <w:p w14:paraId="3257F6E3" w14:textId="77777777" w:rsidR="005F14A1" w:rsidRDefault="005F14A1" w:rsidP="005F14A1">
      <w:pPr>
        <w:pStyle w:val="Titre3"/>
      </w:pPr>
      <w:bookmarkStart w:id="300" w:name="_Toc499823585"/>
      <w:bookmarkStart w:id="301" w:name="_Toc501723049"/>
      <w:r>
        <w:t>Selected Product(s)</w:t>
      </w:r>
      <w:bookmarkEnd w:id="300"/>
      <w:bookmarkEnd w:id="301"/>
    </w:p>
    <w:p w14:paraId="18A96F13" w14:textId="46E6536A" w:rsidR="0075111C" w:rsidRDefault="0075111C" w:rsidP="00170C4F">
      <w:proofErr w:type="spellStart"/>
      <w:r>
        <w:t>Citus</w:t>
      </w:r>
      <w:proofErr w:type="spellEnd"/>
      <w:r>
        <w:t xml:space="preserve"> cluster for PostgreSQL</w:t>
      </w:r>
      <w:r w:rsidR="00926114">
        <w:t xml:space="preserve"> is the selected </w:t>
      </w:r>
      <w:r w:rsidR="00FC42EA">
        <w:t>product</w:t>
      </w:r>
      <w:r w:rsidR="00927E6B">
        <w:t xml:space="preserve"> to provide Relational</w:t>
      </w:r>
      <w:r w:rsidR="000B5C88">
        <w:t xml:space="preserve"> SQL database service</w:t>
      </w:r>
      <w:r w:rsidR="00585F80">
        <w:t>s</w:t>
      </w:r>
      <w:r w:rsidR="00C44771">
        <w:t xml:space="preserve"> to any application that need</w:t>
      </w:r>
      <w:r w:rsidR="00585F80">
        <w:t xml:space="preserve">s </w:t>
      </w:r>
      <w:r w:rsidR="0002430B">
        <w:t>it</w:t>
      </w:r>
      <w:r w:rsidR="009D04C5">
        <w:t>.</w:t>
      </w:r>
    </w:p>
    <w:p w14:paraId="5E4EBA10" w14:textId="004BC706" w:rsidR="00170C4F" w:rsidRPr="00170C4F" w:rsidRDefault="00D1768D" w:rsidP="00170C4F">
      <w:r>
        <w:t>As some components are proposed</w:t>
      </w:r>
      <w:r w:rsidR="00723641">
        <w:t xml:space="preserve"> </w:t>
      </w:r>
      <w:r w:rsidR="00D2607C">
        <w:t>configured to use MySQL database engine</w:t>
      </w:r>
      <w:r w:rsidR="00C62DD4">
        <w:t>, the container images need to be reworked</w:t>
      </w:r>
      <w:r w:rsidR="00F86195">
        <w:t>, to use PostgreSQL.</w:t>
      </w:r>
    </w:p>
    <w:p w14:paraId="06B64F9C" w14:textId="77777777" w:rsidR="000B3162" w:rsidRPr="000B3162" w:rsidRDefault="000B3162" w:rsidP="000B3162"/>
    <w:p w14:paraId="73A73482" w14:textId="77777777" w:rsidR="005F14A1" w:rsidRDefault="005F14A1" w:rsidP="005F14A1">
      <w:pPr>
        <w:pStyle w:val="Titre3"/>
      </w:pPr>
      <w:bookmarkStart w:id="302" w:name="_Toc499823586"/>
      <w:bookmarkStart w:id="303" w:name="_Toc501723050"/>
      <w:r>
        <w:t>Selection Rationale</w:t>
      </w:r>
      <w:bookmarkEnd w:id="302"/>
      <w:bookmarkEnd w:id="303"/>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09983E38"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xml:space="preserve">, well known and very popular </w:t>
      </w:r>
      <w:r w:rsidR="00CC237C">
        <w:t xml:space="preserve">spatial extension </w:t>
      </w:r>
      <w:r>
        <w:t>in the world of GIS.</w:t>
      </w:r>
    </w:p>
    <w:p w14:paraId="2FE31F8B" w14:textId="6DDA8F1E" w:rsidR="00351AA8" w:rsidRDefault="009F2DE3" w:rsidP="007869EB">
      <w:hyperlink r:id="rId169" w:history="1">
        <w:r w:rsidR="00CE2510" w:rsidRPr="00434B3B">
          <w:rPr>
            <w:rStyle w:val="Lienhypertexte"/>
          </w:rPr>
          <w:t>Several c</w:t>
        </w:r>
        <w:r w:rsidR="00351AA8" w:rsidRPr="00434B3B">
          <w:rPr>
            <w:rStyle w:val="Lienhypertexte"/>
          </w:rPr>
          <w:t>lustering solutions exist for PostgreSQL</w:t>
        </w:r>
      </w:hyperlink>
      <w:r w:rsidR="00CE2510">
        <w:t xml:space="preserve">, such as </w:t>
      </w:r>
      <w:hyperlink r:id="rId170" w:history="1">
        <w:proofErr w:type="spellStart"/>
        <w:r w:rsidR="00CE2510" w:rsidRPr="009A2BD2">
          <w:rPr>
            <w:rStyle w:val="Lienhypertexte"/>
          </w:rPr>
          <w:t>Postgre</w:t>
        </w:r>
        <w:proofErr w:type="spellEnd"/>
        <w:r w:rsidR="00D00494" w:rsidRPr="009A2BD2">
          <w:rPr>
            <w:rStyle w:val="Lienhypertexte"/>
          </w:rPr>
          <w:t>-XL</w:t>
        </w:r>
      </w:hyperlink>
      <w:r w:rsidR="00D00494">
        <w:t xml:space="preserve"> (</w:t>
      </w:r>
      <w:r w:rsidR="00EB379C" w:rsidRPr="00EB379C">
        <w:t xml:space="preserve">a Postgres-XC </w:t>
      </w:r>
      <w:r w:rsidR="00B4304A">
        <w:t>fork/</w:t>
      </w:r>
      <w:r w:rsidR="00EB379C" w:rsidRPr="00EB379C">
        <w:t>enhancement</w:t>
      </w:r>
      <w:r w:rsidR="005B2A20">
        <w:t xml:space="preserve">), </w:t>
      </w:r>
      <w:r w:rsidR="00BE2683">
        <w:t xml:space="preserve">among those solutions </w:t>
      </w:r>
      <w:proofErr w:type="spellStart"/>
      <w:r w:rsidR="00BE2683">
        <w:t>Citus</w:t>
      </w:r>
      <w:proofErr w:type="spellEnd"/>
      <w:r w:rsidR="00BE2683">
        <w:t xml:space="preserve"> has been chosen</w:t>
      </w:r>
      <w:r w:rsidR="00A22071">
        <w:t xml:space="preserve">, because of its simplicity, stability </w:t>
      </w:r>
      <w:r w:rsidR="004436A4">
        <w:t xml:space="preserve">and </w:t>
      </w:r>
      <w:r w:rsidR="009B028E">
        <w:t>capabilities</w:t>
      </w:r>
      <w:r w:rsidR="007F7FF2">
        <w:t xml:space="preserve"> compared to the other solutions.</w:t>
      </w:r>
    </w:p>
    <w:p w14:paraId="278ABDEA" w14:textId="6BBE3548" w:rsidR="002C35E4" w:rsidRPr="009E4E34" w:rsidRDefault="005322D8" w:rsidP="007869EB">
      <w:proofErr w:type="spellStart"/>
      <w:r w:rsidRPr="005322D8">
        <w:t>Citus</w:t>
      </w:r>
      <w:proofErr w:type="spellEnd"/>
      <w:r w:rsidRPr="005322D8">
        <w:t xml:space="preserve"> is a PostgreSQL extension and not a fork, in sync with all the latest releases.</w:t>
      </w:r>
    </w:p>
    <w:p w14:paraId="44DD83DA" w14:textId="673A6961" w:rsidR="005F14A1" w:rsidRDefault="005F14A1" w:rsidP="005F14A1">
      <w:pPr>
        <w:pStyle w:val="Titre3"/>
      </w:pPr>
      <w:bookmarkStart w:id="304" w:name="_Toc499823587"/>
      <w:bookmarkStart w:id="305" w:name="_Toc501723051"/>
      <w:r>
        <w:t>Architecture Risks</w:t>
      </w:r>
      <w:bookmarkEnd w:id="304"/>
      <w:bookmarkEnd w:id="305"/>
    </w:p>
    <w:p w14:paraId="46E99BEF" w14:textId="58903EB9" w:rsidR="00A239C1" w:rsidRDefault="00A239C1" w:rsidP="00A239C1">
      <w:r>
        <w:t xml:space="preserve">As the cluster which provides PostgreSQL services for all the platform, </w:t>
      </w:r>
      <w:proofErr w:type="spellStart"/>
      <w:r w:rsidR="00393BC9">
        <w:t>Citus</w:t>
      </w:r>
      <w:proofErr w:type="spellEnd"/>
      <w:r w:rsidR="00393BC9">
        <w:t xml:space="preserve"> i</w:t>
      </w:r>
      <w:r>
        <w:t>s a critical component.</w:t>
      </w:r>
    </w:p>
    <w:p w14:paraId="1F3A21CE" w14:textId="23615D0A" w:rsidR="00A239C1" w:rsidRDefault="00A239C1" w:rsidP="00A239C1">
      <w:r>
        <w:t>To achieve best reliability and availability, the cluster should be deployed over the 3 MNCA data centers.</w:t>
      </w:r>
    </w:p>
    <w:p w14:paraId="1FFA29F1" w14:textId="5D89CE9B" w:rsidR="00C532DD" w:rsidRDefault="00985A70" w:rsidP="00C532DD">
      <w:r>
        <w:t xml:space="preserve">To achieve </w:t>
      </w:r>
      <w:r w:rsidR="00792A07">
        <w:t xml:space="preserve">complete </w:t>
      </w:r>
      <w:r w:rsidR="0077637F">
        <w:t xml:space="preserve">high availability </w:t>
      </w:r>
      <w:r w:rsidR="00792A07">
        <w:t>t</w:t>
      </w:r>
      <w:r w:rsidR="004460BA">
        <w:t xml:space="preserve">he master </w:t>
      </w:r>
      <w:r w:rsidR="000017E9">
        <w:t>need</w:t>
      </w:r>
      <w:r w:rsidR="00C532DD">
        <w:t>s</w:t>
      </w:r>
      <w:r w:rsidR="000017E9">
        <w:t xml:space="preserve"> to be replicated</w:t>
      </w:r>
      <w:r w:rsidR="007445C3">
        <w:t xml:space="preserve">, </w:t>
      </w:r>
      <w:r w:rsidR="00C532DD">
        <w:t xml:space="preserve">the recommendation from </w:t>
      </w:r>
      <w:proofErr w:type="spellStart"/>
      <w:r w:rsidR="00C532DD">
        <w:t>CitusData</w:t>
      </w:r>
      <w:proofErr w:type="spellEnd"/>
      <w:r w:rsidR="00C532DD">
        <w:t xml:space="preserve"> is</w:t>
      </w:r>
      <w:r w:rsidR="007445C3">
        <w:t xml:space="preserve"> to use</w:t>
      </w:r>
      <w:r w:rsidR="00C532DD">
        <w:t xml:space="preserve"> </w:t>
      </w:r>
      <w:hyperlink r:id="rId171" w:anchor="STREAMING-REPLICATION" w:history="1">
        <w:r w:rsidR="00C532DD" w:rsidRPr="005E2EB5">
          <w:rPr>
            <w:rStyle w:val="Lienhypertexte"/>
          </w:rPr>
          <w:t>PostgreSQL integrated Streaming replication</w:t>
        </w:r>
      </w:hyperlink>
      <w:r w:rsidR="00C532DD">
        <w:t>.</w:t>
      </w:r>
    </w:p>
    <w:p w14:paraId="233AD194" w14:textId="77777777" w:rsidR="00913E4D" w:rsidRDefault="00913E4D" w:rsidP="00C532DD"/>
    <w:p w14:paraId="370B1784" w14:textId="77777777" w:rsidR="0023430C" w:rsidRDefault="00BA5B73" w:rsidP="0023430C">
      <w:pPr>
        <w:keepNext/>
        <w:jc w:val="center"/>
      </w:pPr>
      <w:r>
        <w:rPr>
          <w:noProof/>
        </w:rPr>
        <w:lastRenderedPageBreak/>
        <w:drawing>
          <wp:inline distT="0" distB="0" distL="0" distR="0" wp14:anchorId="6D37F2D6" wp14:editId="4D40B528">
            <wp:extent cx="4495800" cy="3352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itus-cluster.png"/>
                    <pic:cNvPicPr/>
                  </pic:nvPicPr>
                  <pic:blipFill>
                    <a:blip r:embed="rId172">
                      <a:extLst>
                        <a:ext uri="{28A0092B-C50C-407E-A947-70E740481C1C}">
                          <a14:useLocalDpi xmlns:a14="http://schemas.microsoft.com/office/drawing/2010/main" val="0"/>
                        </a:ext>
                      </a:extLst>
                    </a:blip>
                    <a:stretch>
                      <a:fillRect/>
                    </a:stretch>
                  </pic:blipFill>
                  <pic:spPr>
                    <a:xfrm>
                      <a:off x="0" y="0"/>
                      <a:ext cx="4495800" cy="3352800"/>
                    </a:xfrm>
                    <a:prstGeom prst="rect">
                      <a:avLst/>
                    </a:prstGeom>
                  </pic:spPr>
                </pic:pic>
              </a:graphicData>
            </a:graphic>
          </wp:inline>
        </w:drawing>
      </w:r>
    </w:p>
    <w:p w14:paraId="4E750226" w14:textId="0AC21A5C" w:rsidR="00913E4D" w:rsidRDefault="0023430C" w:rsidP="0023430C">
      <w:pPr>
        <w:pStyle w:val="Lgende"/>
        <w:jc w:val="center"/>
      </w:pPr>
      <w:r>
        <w:t xml:space="preserve">Figure </w:t>
      </w:r>
      <w:r>
        <w:fldChar w:fldCharType="begin"/>
      </w:r>
      <w:r>
        <w:instrText xml:space="preserve"> SEQ Figure \* ARABIC </w:instrText>
      </w:r>
      <w:r>
        <w:fldChar w:fldCharType="separate"/>
      </w:r>
      <w:r w:rsidR="00A27A1E">
        <w:rPr>
          <w:noProof/>
        </w:rPr>
        <w:t>18</w:t>
      </w:r>
      <w:r>
        <w:fldChar w:fldCharType="end"/>
      </w:r>
      <w:r>
        <w:t xml:space="preserve">: </w:t>
      </w:r>
      <w:proofErr w:type="spellStart"/>
      <w:r>
        <w:t>Citus</w:t>
      </w:r>
      <w:proofErr w:type="spellEnd"/>
      <w:r w:rsidR="00675F08">
        <w:t>/</w:t>
      </w:r>
      <w:r>
        <w:t>PostgreSQL cluster with HA master</w:t>
      </w:r>
    </w:p>
    <w:p w14:paraId="420C9787" w14:textId="6ADB469F" w:rsidR="004460BA" w:rsidRPr="00A239C1" w:rsidRDefault="004460BA" w:rsidP="00A239C1"/>
    <w:p w14:paraId="15CFED3F" w14:textId="77777777" w:rsidR="005F14A1" w:rsidRDefault="005F14A1" w:rsidP="005F14A1">
      <w:pPr>
        <w:pStyle w:val="Titre2"/>
      </w:pPr>
      <w:bookmarkStart w:id="306" w:name="_Toc499823588"/>
      <w:bookmarkStart w:id="307" w:name="_Toc501723052"/>
      <w:proofErr w:type="spellStart"/>
      <w:r>
        <w:t>Galera</w:t>
      </w:r>
      <w:proofErr w:type="spellEnd"/>
      <w:r>
        <w:t>/MySQL cluster Component</w:t>
      </w:r>
      <w:bookmarkEnd w:id="306"/>
      <w:bookmarkEnd w:id="307"/>
    </w:p>
    <w:p w14:paraId="30535A7C" w14:textId="77777777" w:rsidR="005F14A1" w:rsidRDefault="005F14A1" w:rsidP="005F14A1">
      <w:pPr>
        <w:pStyle w:val="Titre3"/>
      </w:pPr>
      <w:bookmarkStart w:id="308" w:name="_Toc499823589"/>
      <w:bookmarkStart w:id="309" w:name="_Toc501723053"/>
      <w:r>
        <w:t>Component Functions</w:t>
      </w:r>
      <w:bookmarkEnd w:id="308"/>
      <w:bookmarkEnd w:id="309"/>
    </w:p>
    <w:p w14:paraId="57BB1362" w14:textId="459577BC" w:rsidR="007B1333" w:rsidRPr="007B1333" w:rsidRDefault="00B215F6" w:rsidP="007B1333">
      <w:proofErr w:type="spellStart"/>
      <w:r>
        <w:t>Galera</w:t>
      </w:r>
      <w:proofErr w:type="spellEnd"/>
      <w:r w:rsidR="007B1333">
        <w:t xml:space="preserve"> component is </w:t>
      </w:r>
      <w:r>
        <w:t>a cluster of MySQL</w:t>
      </w:r>
      <w:r w:rsidR="00F47584">
        <w:t>/MariaDB</w:t>
      </w:r>
      <w:r>
        <w:t xml:space="preserve"> database</w:t>
      </w:r>
      <w:r w:rsidR="00F47584">
        <w:t>s</w:t>
      </w:r>
      <w:r w:rsidR="00016E2B">
        <w:t>.</w:t>
      </w:r>
    </w:p>
    <w:p w14:paraId="08C325E9" w14:textId="77777777" w:rsidR="005F14A1" w:rsidRDefault="005F14A1" w:rsidP="005F14A1">
      <w:pPr>
        <w:pStyle w:val="Titre3"/>
      </w:pPr>
      <w:bookmarkStart w:id="310" w:name="_Toc499823590"/>
      <w:bookmarkStart w:id="311" w:name="_Toc501723054"/>
      <w:r>
        <w:t>Technical Considerations</w:t>
      </w:r>
      <w:bookmarkEnd w:id="310"/>
      <w:bookmarkEnd w:id="311"/>
    </w:p>
    <w:p w14:paraId="5157A999" w14:textId="77777777" w:rsidR="00B52023" w:rsidRDefault="00B52023" w:rsidP="000A4E74"/>
    <w:p w14:paraId="5979AC9E" w14:textId="07471917" w:rsidR="000A4E74" w:rsidRPr="000A4E74" w:rsidRDefault="00B52023" w:rsidP="000A4E74">
      <w:r>
        <w:t>The cluster l</w:t>
      </w:r>
      <w:r w:rsidR="000A4E74">
        <w:t xml:space="preserve">isten on </w:t>
      </w:r>
      <w:r w:rsidR="00157445">
        <w:t>standard MySQL port: 3306</w:t>
      </w:r>
      <w:r>
        <w:t>/TCP</w:t>
      </w:r>
    </w:p>
    <w:p w14:paraId="41920D79" w14:textId="77777777" w:rsidR="005F14A1" w:rsidRDefault="005F14A1" w:rsidP="005F14A1">
      <w:pPr>
        <w:pStyle w:val="Titre3"/>
      </w:pPr>
      <w:bookmarkStart w:id="312" w:name="_Toc499823591"/>
      <w:bookmarkStart w:id="313" w:name="_Toc501723055"/>
      <w:r>
        <w:t>Selected Product(s)</w:t>
      </w:r>
      <w:bookmarkEnd w:id="312"/>
      <w:bookmarkEnd w:id="313"/>
    </w:p>
    <w:p w14:paraId="4F3FB3CE" w14:textId="472B4B36" w:rsidR="00DB23A4" w:rsidRPr="00DB23A4" w:rsidRDefault="00AB30E2" w:rsidP="00DB23A4">
      <w:r>
        <w:t xml:space="preserve">This component shall be used only if some of </w:t>
      </w:r>
      <w:r w:rsidR="008C716B">
        <w:t>components can’t be changed to use PostgreSQL</w:t>
      </w:r>
    </w:p>
    <w:p w14:paraId="1B1BACC8" w14:textId="77777777" w:rsidR="005F14A1" w:rsidRDefault="005F14A1" w:rsidP="005F14A1">
      <w:pPr>
        <w:pStyle w:val="Titre3"/>
      </w:pPr>
      <w:bookmarkStart w:id="314" w:name="_Toc499823592"/>
      <w:bookmarkStart w:id="315" w:name="_Toc501723056"/>
      <w:r>
        <w:t>Selection Rationale</w:t>
      </w:r>
      <w:bookmarkEnd w:id="314"/>
      <w:bookmarkEnd w:id="315"/>
    </w:p>
    <w:p w14:paraId="1A16C2D0" w14:textId="5D6A3938" w:rsidR="008C716B" w:rsidRDefault="003721D5" w:rsidP="008C716B">
      <w:proofErr w:type="spellStart"/>
      <w:r>
        <w:t>Galera</w:t>
      </w:r>
      <w:proofErr w:type="spellEnd"/>
      <w:r>
        <w:t xml:space="preserve"> is a multi-master cluster</w:t>
      </w:r>
      <w:r w:rsidR="000C0B43">
        <w:t>ing</w:t>
      </w:r>
      <w:r>
        <w:t xml:space="preserve"> solution </w:t>
      </w:r>
      <w:r w:rsidR="000C0B43">
        <w:t xml:space="preserve">for </w:t>
      </w:r>
      <w:r w:rsidR="00A6291F">
        <w:t>MySQL, as well for</w:t>
      </w:r>
      <w:r w:rsidR="004E54E7">
        <w:t xml:space="preserve"> MariaDB</w:t>
      </w:r>
    </w:p>
    <w:p w14:paraId="2E7CC59F" w14:textId="67D51648" w:rsidR="00265B38" w:rsidRDefault="00265B38" w:rsidP="008C716B">
      <w:r>
        <w:t>I</w:t>
      </w:r>
      <w:r w:rsidR="00F5736D">
        <w:t>f a component is hard to change for using PostgreSQL</w:t>
      </w:r>
      <w:r w:rsidR="00EF610A">
        <w:t xml:space="preserve"> instead of MySQL, </w:t>
      </w:r>
      <w:r w:rsidR="00C937FC">
        <w:t xml:space="preserve">the MySQL shall be replaced by a </w:t>
      </w:r>
      <w:proofErr w:type="spellStart"/>
      <w:r w:rsidR="00C937FC">
        <w:t>Galera</w:t>
      </w:r>
      <w:proofErr w:type="spellEnd"/>
      <w:r w:rsidR="00C937FC">
        <w:t xml:space="preserve"> cluster of MariaDB</w:t>
      </w:r>
      <w:r w:rsidR="00EA1EBE">
        <w:t xml:space="preserve"> (full open </w:t>
      </w:r>
      <w:proofErr w:type="spellStart"/>
      <w:r w:rsidR="00EA1EBE">
        <w:t>soure</w:t>
      </w:r>
      <w:proofErr w:type="spellEnd"/>
      <w:r w:rsidR="00EA1EBE">
        <w:t>)</w:t>
      </w:r>
      <w:r w:rsidR="006728E9">
        <w:t>, to prevent depending on MySQL, now owned by Oracle</w:t>
      </w:r>
      <w:r w:rsidR="00EA1EBE">
        <w:t>.</w:t>
      </w:r>
    </w:p>
    <w:p w14:paraId="0FC0359F" w14:textId="77777777" w:rsidR="005F14A1" w:rsidRDefault="005F14A1" w:rsidP="005F14A1">
      <w:pPr>
        <w:pStyle w:val="Titre3"/>
        <w:rPr>
          <w:i/>
        </w:rPr>
      </w:pPr>
      <w:bookmarkStart w:id="316" w:name="_Toc499823593"/>
      <w:bookmarkStart w:id="317" w:name="_Toc501723057"/>
      <w:r>
        <w:t>Architecture Risks</w:t>
      </w:r>
      <w:bookmarkEnd w:id="316"/>
      <w:bookmarkEnd w:id="317"/>
    </w:p>
    <w:p w14:paraId="5BD5DABE" w14:textId="56E4EC9B" w:rsidR="005F14A1" w:rsidRPr="00F6725F" w:rsidRDefault="004F17A9" w:rsidP="005F14A1">
      <w:r>
        <w:t xml:space="preserve">The </w:t>
      </w:r>
      <w:proofErr w:type="spellStart"/>
      <w:r>
        <w:t>Galera</w:t>
      </w:r>
      <w:proofErr w:type="spellEnd"/>
      <w:r>
        <w:t xml:space="preserve"> cluster is a high available and </w:t>
      </w:r>
      <w:r w:rsidR="00EC6A4D">
        <w:t xml:space="preserve">scalable solution by </w:t>
      </w:r>
      <w:r w:rsidR="00755149">
        <w:t>conception</w:t>
      </w:r>
      <w:r w:rsidR="00EC6A4D">
        <w:t>.</w:t>
      </w:r>
    </w:p>
    <w:p w14:paraId="0AF9CC84" w14:textId="35E52C94" w:rsidR="006B692B" w:rsidRPr="006B692B" w:rsidRDefault="00A226BA" w:rsidP="006B692B">
      <w:pPr>
        <w:pStyle w:val="Titre2"/>
      </w:pPr>
      <w:bookmarkStart w:id="318" w:name="_Toc499823594"/>
      <w:bookmarkStart w:id="319" w:name="_Toc501723058"/>
      <w:r>
        <w:t>Cosmos Big Data Component</w:t>
      </w:r>
      <w:r w:rsidR="007B43E4">
        <w:t xml:space="preserve">s, </w:t>
      </w:r>
      <w:r w:rsidR="006B692B">
        <w:t>Cygnus &amp; Comet</w:t>
      </w:r>
      <w:bookmarkEnd w:id="318"/>
      <w:bookmarkEnd w:id="319"/>
    </w:p>
    <w:p w14:paraId="3AB22EE0" w14:textId="77777777" w:rsidR="00A226BA" w:rsidRDefault="00A226BA" w:rsidP="00A226BA">
      <w:pPr>
        <w:pStyle w:val="Titre3"/>
      </w:pPr>
      <w:bookmarkStart w:id="320" w:name="_Toc499823595"/>
      <w:bookmarkStart w:id="321" w:name="_Toc501723059"/>
      <w:r>
        <w:t>Component Functions</w:t>
      </w:r>
      <w:bookmarkEnd w:id="320"/>
      <w:bookmarkEnd w:id="321"/>
    </w:p>
    <w:p w14:paraId="1B6B2B5F" w14:textId="6D8E8588"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w:t>
      </w:r>
      <w:proofErr w:type="spellStart"/>
      <w:r>
        <w:rPr>
          <w:shd w:val="clear" w:color="auto" w:fill="FCFCFC"/>
          <w:lang w:eastAsia="fr-FR"/>
        </w:rPr>
        <w:t>Fiware</w:t>
      </w:r>
      <w:proofErr w:type="spellEnd"/>
      <w:r>
        <w:rPr>
          <w:shd w:val="clear" w:color="auto" w:fill="FCFCFC"/>
          <w:lang w:eastAsia="fr-FR"/>
        </w:rPr>
        <w:t xml:space="preserve"> catalog, </w:t>
      </w:r>
    </w:p>
    <w:p w14:paraId="7D9C60BB" w14:textId="77777777" w:rsidR="00ED23C9" w:rsidRPr="00ED23C9" w:rsidRDefault="00ED23C9" w:rsidP="00ED23C9">
      <w:pPr>
        <w:pStyle w:val="Paragraphedeliste"/>
        <w:rPr>
          <w:shd w:val="clear" w:color="auto" w:fill="FCFCFC"/>
        </w:rPr>
      </w:pPr>
    </w:p>
    <w:p w14:paraId="3D048E04" w14:textId="1ECD0D0F" w:rsidR="00641DF3" w:rsidRPr="00641DF3" w:rsidRDefault="009F2DE3" w:rsidP="00641DF3">
      <w:pPr>
        <w:rPr>
          <w:lang w:val="en-GB"/>
        </w:rPr>
      </w:pPr>
      <w:hyperlink r:id="rId173" w:history="1">
        <w:r w:rsidR="00641DF3" w:rsidRPr="00641DF3">
          <w:rPr>
            <w:rStyle w:val="Lienhypertexte"/>
            <w:rFonts w:ascii="Segoe UI" w:eastAsiaTheme="majorEastAsia" w:hAnsi="Segoe UI" w:cs="Segoe UI"/>
            <w:color w:val="0366D6"/>
            <w:lang w:val="en-GB"/>
          </w:rPr>
          <w:t>Cosmos</w:t>
        </w:r>
      </w:hyperlink>
      <w:r w:rsidR="00641DF3" w:rsidRPr="00641DF3">
        <w:rPr>
          <w:lang w:val="en-GB"/>
        </w:rPr>
        <w:t xml:space="preserve"> is the Reference Implementation of the </w:t>
      </w:r>
      <w:proofErr w:type="spellStart"/>
      <w:r w:rsidR="00641DF3" w:rsidRPr="00641DF3">
        <w:rPr>
          <w:lang w:val="en-GB"/>
        </w:rPr>
        <w:t>BigData</w:t>
      </w:r>
      <w:proofErr w:type="spellEnd"/>
      <w:r w:rsidR="00641DF3" w:rsidRPr="00641DF3">
        <w:rPr>
          <w:lang w:val="en-GB"/>
        </w:rPr>
        <w:t xml:space="preserve"> Generic Enabler of FIWARE, a set of tools and developments helping in the task of enabling a Hadoop as a Service (</w:t>
      </w:r>
      <w:proofErr w:type="spellStart"/>
      <w:r w:rsidR="00641DF3" w:rsidRPr="00641DF3">
        <w:rPr>
          <w:lang w:val="en-GB"/>
        </w:rPr>
        <w:t>HasS</w:t>
      </w:r>
      <w:proofErr w:type="spellEnd"/>
      <w:r w:rsidR="00641DF3" w:rsidRPr="00641DF3">
        <w:rPr>
          <w:lang w:val="en-GB"/>
        </w:rPr>
        <w:t>) deployment:</w:t>
      </w:r>
    </w:p>
    <w:p w14:paraId="72C90F35" w14:textId="77777777" w:rsidR="00641DF3" w:rsidRDefault="00641DF3" w:rsidP="00485DCE">
      <w:pPr>
        <w:pStyle w:val="Paragraphedeliste"/>
        <w:numPr>
          <w:ilvl w:val="0"/>
          <w:numId w:val="41"/>
        </w:numPr>
      </w:pPr>
      <w:r>
        <w:t>A set of administration tools such as HDFS data copiers and much more, under </w:t>
      </w:r>
      <w:hyperlink r:id="rId174" w:history="1">
        <w:r w:rsidRPr="00641DF3">
          <w:rPr>
            <w:rStyle w:val="Lienhypertexte"/>
            <w:rFonts w:ascii="Segoe UI" w:eastAsiaTheme="majorEastAsia" w:hAnsi="Segoe UI" w:cs="Segoe UI"/>
            <w:color w:val="0366D6"/>
          </w:rPr>
          <w:t>cosmos-admin</w:t>
        </w:r>
      </w:hyperlink>
      <w:r>
        <w:t> folder.</w:t>
      </w:r>
    </w:p>
    <w:p w14:paraId="265969B4" w14:textId="77777777" w:rsidR="00641DF3" w:rsidRDefault="00641DF3" w:rsidP="00485DCE">
      <w:pPr>
        <w:pStyle w:val="Paragraphedeliste"/>
        <w:numPr>
          <w:ilvl w:val="0"/>
          <w:numId w:val="41"/>
        </w:numPr>
      </w:pPr>
      <w:r>
        <w:t>An OAuth2 tokens generator, under </w:t>
      </w:r>
      <w:hyperlink r:id="rId175"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auth</w:t>
        </w:r>
        <w:proofErr w:type="spellEnd"/>
      </w:hyperlink>
      <w:r>
        <w:t> folder.</w:t>
      </w:r>
    </w:p>
    <w:p w14:paraId="4F38E532" w14:textId="77777777" w:rsidR="00641DF3" w:rsidRDefault="00641DF3" w:rsidP="00485DCE">
      <w:pPr>
        <w:pStyle w:val="Paragraphedeliste"/>
        <w:numPr>
          <w:ilvl w:val="0"/>
          <w:numId w:val="41"/>
        </w:numPr>
      </w:pPr>
      <w:r>
        <w:lastRenderedPageBreak/>
        <w:t>A web portal for users and accounts management, running MapReduce jobs and doing I/O of big data, under </w:t>
      </w:r>
      <w:hyperlink r:id="rId176"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gui</w:t>
        </w:r>
        <w:proofErr w:type="spellEnd"/>
      </w:hyperlink>
      <w:r>
        <w:t> folder.</w:t>
      </w:r>
    </w:p>
    <w:p w14:paraId="54BDA1F4" w14:textId="77777777" w:rsidR="00641DF3" w:rsidRDefault="00641DF3" w:rsidP="00485DCE">
      <w:pPr>
        <w:pStyle w:val="Paragraphedeliste"/>
        <w:numPr>
          <w:ilvl w:val="0"/>
          <w:numId w:val="41"/>
        </w:numPr>
      </w:pPr>
      <w:r>
        <w:t>A custom authentication provider for Hive, under </w:t>
      </w:r>
      <w:hyperlink r:id="rId177" w:history="1">
        <w:r w:rsidRPr="00641DF3">
          <w:rPr>
            <w:rStyle w:val="Lienhypertexte"/>
            <w:rFonts w:ascii="Segoe UI" w:eastAsiaTheme="majorEastAsia" w:hAnsi="Segoe UI" w:cs="Segoe UI"/>
            <w:color w:val="0366D6"/>
          </w:rPr>
          <w:t>cosmos-hive-</w:t>
        </w:r>
        <w:proofErr w:type="spellStart"/>
        <w:r w:rsidRPr="00641DF3">
          <w:rPr>
            <w:rStyle w:val="Lienhypertexte"/>
            <w:rFonts w:ascii="Segoe UI" w:eastAsiaTheme="majorEastAsia" w:hAnsi="Segoe UI" w:cs="Segoe UI"/>
            <w:color w:val="0366D6"/>
          </w:rPr>
          <w:t>auth</w:t>
        </w:r>
        <w:proofErr w:type="spellEnd"/>
        <w:r w:rsidRPr="00641DF3">
          <w:rPr>
            <w:rStyle w:val="Lienhypertexte"/>
            <w:rFonts w:ascii="Segoe UI" w:eastAsiaTheme="majorEastAsia" w:hAnsi="Segoe UI" w:cs="Segoe UI"/>
            <w:color w:val="0366D6"/>
          </w:rPr>
          <w:t>-provider</w:t>
        </w:r>
      </w:hyperlink>
      <w:r>
        <w:t>.</w:t>
      </w:r>
    </w:p>
    <w:p w14:paraId="09FAF1F9" w14:textId="7F9F3B91" w:rsidR="00641DF3" w:rsidRDefault="00641DF3" w:rsidP="00485DCE">
      <w:pPr>
        <w:pStyle w:val="Paragraphedeliste"/>
        <w:numPr>
          <w:ilvl w:val="0"/>
          <w:numId w:val="41"/>
        </w:numPr>
      </w:pPr>
      <w:r>
        <w:t>A REST</w:t>
      </w:r>
      <w:r w:rsidR="00190FE5">
        <w:t>ful</w:t>
      </w:r>
      <w:r>
        <w:t xml:space="preserve"> API for running MapReduce jobs in a shared Hadoop cluster, under </w:t>
      </w:r>
      <w:hyperlink r:id="rId178"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tidoop</w:t>
        </w:r>
        <w:proofErr w:type="spellEnd"/>
        <w:r w:rsidRPr="00641DF3">
          <w:rPr>
            <w:rStyle w:val="Lienhypertexte"/>
            <w:rFonts w:ascii="Segoe UI" w:eastAsiaTheme="majorEastAsia" w:hAnsi="Segoe UI" w:cs="Segoe UI"/>
            <w:color w:val="0366D6"/>
          </w:rPr>
          <w:t>-</w:t>
        </w:r>
        <w:proofErr w:type="spellStart"/>
        <w:r w:rsidRPr="00641DF3">
          <w:rPr>
            <w:rStyle w:val="Lienhypertexte"/>
            <w:rFonts w:ascii="Segoe UI" w:eastAsiaTheme="majorEastAsia" w:hAnsi="Segoe UI" w:cs="Segoe UI"/>
            <w:color w:val="0366D6"/>
          </w:rPr>
          <w:t>api</w:t>
        </w:r>
        <w:proofErr w:type="spellEnd"/>
      </w:hyperlink>
      <w:r>
        <w:t>.</w:t>
      </w:r>
    </w:p>
    <w:p w14:paraId="7B21993F" w14:textId="77777777" w:rsidR="00641DF3" w:rsidRDefault="00641DF3" w:rsidP="00485DCE">
      <w:pPr>
        <w:pStyle w:val="Paragraphedeliste"/>
        <w:numPr>
          <w:ilvl w:val="0"/>
          <w:numId w:val="41"/>
        </w:numPr>
      </w:pPr>
      <w:r>
        <w:t>A specific OAuth2-base proxy for Http/REST operations, under </w:t>
      </w:r>
      <w:hyperlink r:id="rId179" w:history="1">
        <w:r w:rsidRPr="00641DF3">
          <w:rPr>
            <w:rStyle w:val="Lienhypertexte"/>
            <w:rFonts w:ascii="Segoe UI" w:eastAsiaTheme="majorEastAsia" w:hAnsi="Segoe UI" w:cs="Segoe UI"/>
            <w:color w:val="0366D6"/>
          </w:rPr>
          <w:t>cosmos-proxy</w:t>
        </w:r>
      </w:hyperlink>
      <w:r>
        <w:t>.</w:t>
      </w:r>
    </w:p>
    <w:p w14:paraId="64865AC4" w14:textId="77777777" w:rsidR="00641DF3" w:rsidRDefault="00641DF3" w:rsidP="00641DF3">
      <w:pPr>
        <w:rPr>
          <w:shd w:val="clear" w:color="auto" w:fill="FCFCFC"/>
          <w:lang w:eastAsia="fr-FR"/>
        </w:rPr>
      </w:pPr>
    </w:p>
    <w:p w14:paraId="43208543" w14:textId="37BA4E17" w:rsidR="00641DF3" w:rsidRDefault="00223B8A" w:rsidP="00641DF3">
      <w:pPr>
        <w:rPr>
          <w:shd w:val="clear" w:color="auto" w:fill="FCFCFC"/>
          <w:lang w:eastAsia="fr-FR"/>
        </w:rPr>
      </w:pPr>
      <w:proofErr w:type="gramStart"/>
      <w:r>
        <w:rPr>
          <w:shd w:val="clear" w:color="auto" w:fill="FCFCFC"/>
          <w:lang w:eastAsia="fr-FR"/>
        </w:rPr>
        <w:t>I</w:t>
      </w:r>
      <w:r w:rsidR="00641DF3">
        <w:rPr>
          <w:shd w:val="clear" w:color="auto" w:fill="FCFCFC"/>
          <w:lang w:eastAsia="fr-FR"/>
        </w:rPr>
        <w:t>t’s</w:t>
      </w:r>
      <w:proofErr w:type="gramEnd"/>
      <w:r w:rsidR="00641DF3">
        <w:rPr>
          <w:shd w:val="clear" w:color="auto" w:fill="FCFCFC"/>
          <w:lang w:eastAsia="fr-FR"/>
        </w:rPr>
        <w:t xml:space="preserve"> role is also to store context data sent by the Orion context broker, to keep their history.</w:t>
      </w:r>
    </w:p>
    <w:p w14:paraId="51A5357A" w14:textId="6E2B368B" w:rsidR="00641DF3" w:rsidRDefault="00641DF3" w:rsidP="00641DF3">
      <w:pPr>
        <w:rPr>
          <w:shd w:val="clear" w:color="auto" w:fill="FCFCFC"/>
          <w:lang w:eastAsia="fr-FR"/>
        </w:rPr>
      </w:pPr>
      <w:r>
        <w:rPr>
          <w:shd w:val="clear" w:color="auto" w:fill="FCFCFC"/>
          <w:lang w:eastAsia="fr-FR"/>
        </w:rPr>
        <w:t>For that two components are used:</w:t>
      </w:r>
    </w:p>
    <w:p w14:paraId="4A0176DD" w14:textId="77777777"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14:paraId="3539EB8E" w14:textId="77777777" w:rsidR="00641DF3" w:rsidRPr="006B692B" w:rsidRDefault="00641DF3" w:rsidP="00641DF3"/>
    <w:p w14:paraId="0A0E7650" w14:textId="77777777"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14:paraId="67DD98BA" w14:textId="77777777" w:rsidR="00641DF3" w:rsidRPr="00ED23C9" w:rsidRDefault="00641DF3" w:rsidP="00641DF3">
      <w:pPr>
        <w:pStyle w:val="Paragraphedeliste"/>
        <w:rPr>
          <w:shd w:val="clear" w:color="auto" w:fill="FCFCFC"/>
        </w:rPr>
      </w:pPr>
    </w:p>
    <w:p w14:paraId="3B390438" w14:textId="77777777"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14:paraId="5048DB63" w14:textId="77777777" w:rsidR="00ED23C9" w:rsidRPr="00ED23C9" w:rsidRDefault="00ED23C9" w:rsidP="00ED23C9">
      <w:pPr>
        <w:rPr>
          <w:shd w:val="clear" w:color="auto" w:fill="FCFCFC"/>
        </w:rPr>
      </w:pPr>
    </w:p>
    <w:p w14:paraId="5702C0F3" w14:textId="36DC7AE8"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14:paraId="52FFB3B1" w14:textId="6B9D1394" w:rsidR="006B02C4" w:rsidRPr="00106AA4" w:rsidRDefault="006B02C4" w:rsidP="00485DCE">
      <w:pPr>
        <w:pStyle w:val="Paragraphedeliste"/>
        <w:numPr>
          <w:ilvl w:val="0"/>
          <w:numId w:val="48"/>
        </w:numPr>
        <w:rPr>
          <w:shd w:val="clear" w:color="auto" w:fill="FCFCFC"/>
        </w:rPr>
      </w:pPr>
      <w:proofErr w:type="gramStart"/>
      <w:r w:rsidRPr="00106AA4">
        <w:rPr>
          <w:shd w:val="clear" w:color="auto" w:fill="FCFCFC"/>
        </w:rPr>
        <w:t xml:space="preserve">Through the </w:t>
      </w:r>
      <w:r w:rsidR="009737E8" w:rsidRPr="00106AA4">
        <w:rPr>
          <w:shd w:val="clear" w:color="auto" w:fill="FCFCFC"/>
        </w:rPr>
        <w:t>use of</w:t>
      </w:r>
      <w:proofErr w:type="gramEnd"/>
      <w:r w:rsidR="009737E8" w:rsidRPr="00106AA4">
        <w:rPr>
          <w:shd w:val="clear" w:color="auto" w:fill="FCFCFC"/>
        </w:rPr>
        <w:t xml:space="preserve"> </w:t>
      </w:r>
      <w:r w:rsidRPr="00106AA4">
        <w:rPr>
          <w:shd w:val="clear" w:color="auto" w:fill="FCFCFC"/>
        </w:rPr>
        <w:t>Mongo sink</w:t>
      </w:r>
      <w:r w:rsidR="009737E8" w:rsidRPr="00106AA4">
        <w:rPr>
          <w:shd w:val="clear" w:color="auto" w:fill="FCFCFC"/>
        </w:rPr>
        <w:t xml:space="preserve"> data are stored sample by sample.</w:t>
      </w:r>
    </w:p>
    <w:p w14:paraId="04050397" w14:textId="23911B1F" w:rsidR="009737E8" w:rsidRPr="00106AA4" w:rsidRDefault="009737E8" w:rsidP="00485DCE">
      <w:pPr>
        <w:pStyle w:val="Paragraphedeliste"/>
        <w:numPr>
          <w:ilvl w:val="0"/>
          <w:numId w:val="48"/>
        </w:numPr>
        <w:rPr>
          <w:shd w:val="clear" w:color="auto" w:fill="FCFCFC"/>
        </w:rPr>
      </w:pPr>
      <w:proofErr w:type="gramStart"/>
      <w:r w:rsidRPr="00106AA4">
        <w:rPr>
          <w:shd w:val="clear" w:color="auto" w:fill="FCFCFC"/>
        </w:rPr>
        <w:t>Through the use of</w:t>
      </w:r>
      <w:proofErr w:type="gramEnd"/>
      <w:r w:rsidRPr="00106AA4">
        <w:rPr>
          <w:shd w:val="clear" w:color="auto" w:fill="FCFCFC"/>
        </w:rPr>
        <w:t xml:space="preserve"> STH sink data are store aggregated</w:t>
      </w:r>
    </w:p>
    <w:p w14:paraId="19715304" w14:textId="77777777" w:rsidR="00106AA4" w:rsidRDefault="00106AA4" w:rsidP="003E7ADF">
      <w:pPr>
        <w:rPr>
          <w:shd w:val="clear" w:color="auto" w:fill="FCFCFC"/>
        </w:rPr>
      </w:pPr>
    </w:p>
    <w:p w14:paraId="10477F95" w14:textId="3883200D"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14:paraId="4F58BBE7" w14:textId="77777777" w:rsidR="00106AA4" w:rsidRDefault="00106AA4" w:rsidP="003E7ADF">
      <w:pPr>
        <w:rPr>
          <w:shd w:val="clear" w:color="auto" w:fill="FCFCFC"/>
        </w:rPr>
      </w:pPr>
    </w:p>
    <w:p w14:paraId="21496A95" w14:textId="79008C62" w:rsidR="009737E8" w:rsidRDefault="009737E8" w:rsidP="003E7ADF">
      <w:pPr>
        <w:rPr>
          <w:shd w:val="clear" w:color="auto" w:fill="FCFCFC"/>
        </w:rPr>
      </w:pPr>
      <w:r>
        <w:rPr>
          <w:shd w:val="clear" w:color="auto" w:fill="FCFCFC"/>
        </w:rPr>
        <w:t>The provided API is very close to NGSI, but with additional parameters allowing to query rough history or aggregated history, over a period (begin and end datetime)</w:t>
      </w:r>
    </w:p>
    <w:p w14:paraId="31783418" w14:textId="77777777" w:rsidR="0072671F" w:rsidRDefault="0072671F" w:rsidP="0072671F">
      <w:pPr>
        <w:keepNext/>
      </w:pPr>
      <w:r>
        <w:rPr>
          <w:noProof/>
          <w:lang w:val="fr-FR" w:eastAsia="fr-FR"/>
        </w:rPr>
        <w:lastRenderedPageBreak/>
        <w:drawing>
          <wp:inline distT="0" distB="0" distL="0" distR="0" wp14:anchorId="406DF8E9" wp14:editId="55F2CF4C">
            <wp:extent cx="6000750" cy="545655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80">
                      <a:extLst>
                        <a:ext uri="{28A0092B-C50C-407E-A947-70E740481C1C}">
                          <a14:useLocalDpi xmlns:a14="http://schemas.microsoft.com/office/drawing/2010/main" val="0"/>
                        </a:ext>
                      </a:extLst>
                    </a:blip>
                    <a:stretch>
                      <a:fillRect/>
                    </a:stretch>
                  </pic:blipFill>
                  <pic:spPr>
                    <a:xfrm>
                      <a:off x="0" y="0"/>
                      <a:ext cx="6000750" cy="5456555"/>
                    </a:xfrm>
                    <a:prstGeom prst="rect">
                      <a:avLst/>
                    </a:prstGeom>
                  </pic:spPr>
                </pic:pic>
              </a:graphicData>
            </a:graphic>
          </wp:inline>
        </w:drawing>
      </w:r>
    </w:p>
    <w:p w14:paraId="6B7346BF" w14:textId="140470D3"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19</w:t>
      </w:r>
      <w:r>
        <w:fldChar w:fldCharType="end"/>
      </w:r>
      <w:r>
        <w:t xml:space="preserve"> : Data instruction for Comet with STH-Sink and</w:t>
      </w:r>
      <w:r>
        <w:rPr>
          <w:noProof/>
        </w:rPr>
        <w:t xml:space="preserve"> Mongo-Sink</w:t>
      </w:r>
    </w:p>
    <w:p w14:paraId="2111CD0A" w14:textId="54D1E7CD" w:rsidR="00DE6DCD" w:rsidRDefault="005D75EA" w:rsidP="003E7ADF">
      <w:pPr>
        <w:rPr>
          <w:shd w:val="clear" w:color="auto" w:fill="FCFCFC"/>
        </w:rPr>
      </w:pPr>
      <w:r>
        <w:rPr>
          <w:shd w:val="clear" w:color="auto" w:fill="FCFCFC"/>
        </w:rPr>
        <w:t xml:space="preserve">The following figure shows the place of Cygnus in the </w:t>
      </w:r>
      <w:proofErr w:type="spellStart"/>
      <w:r>
        <w:rPr>
          <w:shd w:val="clear" w:color="auto" w:fill="FCFCFC"/>
        </w:rPr>
        <w:t>Fiware</w:t>
      </w:r>
      <w:proofErr w:type="spellEnd"/>
      <w:r>
        <w:rPr>
          <w:shd w:val="clear" w:color="auto" w:fill="FCFCFC"/>
        </w:rPr>
        <w:t xml:space="preserve"> ecosystem</w:t>
      </w:r>
    </w:p>
    <w:p w14:paraId="13B68867" w14:textId="445BD6BD" w:rsidR="005D75EA" w:rsidRDefault="005D75EA" w:rsidP="003E7ADF">
      <w:pPr>
        <w:rPr>
          <w:shd w:val="clear" w:color="auto" w:fill="FCFCFC"/>
        </w:rPr>
      </w:pPr>
    </w:p>
    <w:p w14:paraId="39A9E922" w14:textId="77777777" w:rsidR="005D75EA" w:rsidRDefault="005D75EA" w:rsidP="005D75EA">
      <w:pPr>
        <w:keepNext/>
      </w:pPr>
      <w:r>
        <w:rPr>
          <w:noProof/>
          <w:shd w:val="clear" w:color="auto" w:fill="FCFCFC"/>
        </w:rPr>
        <w:lastRenderedPageBreak/>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81">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14:paraId="1249FA50" w14:textId="03AAD0AF"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A27A1E">
        <w:rPr>
          <w:noProof/>
        </w:rPr>
        <w:t>20</w:t>
      </w:r>
      <w:r>
        <w:fldChar w:fldCharType="end"/>
      </w:r>
      <w:r>
        <w:t xml:space="preserve">: the place of Cygnus in </w:t>
      </w:r>
      <w:proofErr w:type="spellStart"/>
      <w:r>
        <w:t>Fiware</w:t>
      </w:r>
      <w:proofErr w:type="spellEnd"/>
      <w:r>
        <w:t xml:space="preserve"> architecture</w:t>
      </w:r>
    </w:p>
    <w:p w14:paraId="3BCCFE1E" w14:textId="5FE88341" w:rsidR="00DE6DCD" w:rsidRDefault="00DE6DCD" w:rsidP="003E7ADF">
      <w:pPr>
        <w:rPr>
          <w:shd w:val="clear" w:color="auto" w:fill="FCFCFC"/>
        </w:rPr>
      </w:pPr>
    </w:p>
    <w:p w14:paraId="778EBD2D" w14:textId="5B005A9A" w:rsidR="003B29DE" w:rsidRDefault="003B29DE" w:rsidP="00756CCA">
      <w:pPr>
        <w:rPr>
          <w:rFonts w:eastAsiaTheme="minorHAnsi"/>
          <w:shd w:val="clear" w:color="auto" w:fill="FCFCFC"/>
        </w:rPr>
      </w:pPr>
    </w:p>
    <w:p w14:paraId="60BD1FA4" w14:textId="77777777" w:rsidR="00A226BA" w:rsidRDefault="00A226BA" w:rsidP="00A226BA">
      <w:pPr>
        <w:pStyle w:val="Titre3"/>
      </w:pPr>
      <w:bookmarkStart w:id="322" w:name="_Toc499823596"/>
      <w:bookmarkStart w:id="323" w:name="_Toc501723060"/>
      <w:r>
        <w:t>Technical Considerations</w:t>
      </w:r>
      <w:bookmarkEnd w:id="322"/>
      <w:bookmarkEnd w:id="323"/>
    </w:p>
    <w:p w14:paraId="196D0652" w14:textId="00E82B19" w:rsidR="007B43E4" w:rsidRDefault="00767823" w:rsidP="00B600D4">
      <w:r>
        <w:t xml:space="preserve">Cygnus </w:t>
      </w:r>
      <w:r w:rsidR="007B43E4">
        <w:t>is base</w:t>
      </w:r>
      <w:r w:rsidR="005D75EA">
        <w:t>d</w:t>
      </w:r>
      <w:r w:rsidR="007B43E4">
        <w:t xml:space="preserve"> on Apache Flume</w:t>
      </w:r>
    </w:p>
    <w:p w14:paraId="55DED326" w14:textId="24DBE924" w:rsidR="0072671F" w:rsidRDefault="0072671F" w:rsidP="00B600D4">
      <w:r>
        <w:t>It receive</w:t>
      </w:r>
      <w:r w:rsidR="00ED1DC6">
        <w:t>s</w:t>
      </w:r>
      <w:r>
        <w:t xml:space="preserve"> data form the Orion context broker</w:t>
      </w:r>
      <w:r w:rsidR="006164AB">
        <w:t>, through the mean of subscriptions.</w:t>
      </w:r>
    </w:p>
    <w:p w14:paraId="0ACC5A36" w14:textId="282A4F95"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14:paraId="7D42B4DD" w14:textId="4E055DB4"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14:paraId="3A24E017" w14:textId="6DC74567"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14:paraId="6C6F4322" w14:textId="77777777" w:rsidR="0047663D" w:rsidRDefault="009F2DE3" w:rsidP="0047663D">
      <w:pPr>
        <w:pStyle w:val="Paragraphedeliste"/>
        <w:numPr>
          <w:ilvl w:val="0"/>
          <w:numId w:val="39"/>
        </w:numPr>
      </w:pPr>
      <w:hyperlink r:id="rId182" w:history="1">
        <w:r w:rsidR="0047663D" w:rsidRPr="0047663D">
          <w:rPr>
            <w:rStyle w:val="Lienhypertexte"/>
            <w:rFonts w:ascii="Segoe UI" w:eastAsiaTheme="majorEastAsia" w:hAnsi="Segoe UI" w:cs="Segoe UI"/>
            <w:color w:val="0366D6"/>
          </w:rPr>
          <w:t>HDFS</w:t>
        </w:r>
      </w:hyperlink>
      <w:r w:rsidR="0047663D">
        <w:t>, the </w:t>
      </w:r>
      <w:hyperlink r:id="rId183" w:history="1">
        <w:r w:rsidR="0047663D" w:rsidRPr="0047663D">
          <w:rPr>
            <w:rStyle w:val="Lienhypertexte"/>
            <w:rFonts w:ascii="Segoe UI" w:eastAsiaTheme="majorEastAsia" w:hAnsi="Segoe UI" w:cs="Segoe UI"/>
            <w:color w:val="0366D6"/>
          </w:rPr>
          <w:t>Hadoop</w:t>
        </w:r>
      </w:hyperlink>
      <w:r w:rsidR="0047663D">
        <w:t> distributed file system.</w:t>
      </w:r>
    </w:p>
    <w:p w14:paraId="036F6C09" w14:textId="77777777" w:rsidR="0047663D" w:rsidRDefault="009F2DE3" w:rsidP="0047663D">
      <w:pPr>
        <w:pStyle w:val="Paragraphedeliste"/>
        <w:numPr>
          <w:ilvl w:val="0"/>
          <w:numId w:val="39"/>
        </w:numPr>
      </w:pPr>
      <w:hyperlink r:id="rId184" w:history="1">
        <w:r w:rsidR="0047663D" w:rsidRPr="0047663D">
          <w:rPr>
            <w:rStyle w:val="Lienhypertexte"/>
            <w:rFonts w:ascii="Segoe UI" w:eastAsiaTheme="majorEastAsia" w:hAnsi="Segoe UI" w:cs="Segoe UI"/>
            <w:color w:val="0366D6"/>
          </w:rPr>
          <w:t>MySQL</w:t>
        </w:r>
      </w:hyperlink>
      <w:r w:rsidR="0047663D">
        <w:t>, the well-</w:t>
      </w:r>
      <w:proofErr w:type="spellStart"/>
      <w:r w:rsidR="0047663D">
        <w:t>know</w:t>
      </w:r>
      <w:proofErr w:type="spellEnd"/>
      <w:r w:rsidR="0047663D">
        <w:t xml:space="preserve"> relational database manager.</w:t>
      </w:r>
    </w:p>
    <w:p w14:paraId="64905256" w14:textId="77777777" w:rsidR="0047663D" w:rsidRDefault="009F2DE3" w:rsidP="0047663D">
      <w:pPr>
        <w:pStyle w:val="Paragraphedeliste"/>
        <w:numPr>
          <w:ilvl w:val="0"/>
          <w:numId w:val="39"/>
        </w:numPr>
      </w:pPr>
      <w:hyperlink r:id="rId185" w:history="1">
        <w:r w:rsidR="0047663D" w:rsidRPr="0047663D">
          <w:rPr>
            <w:rStyle w:val="Lienhypertexte"/>
            <w:rFonts w:ascii="Segoe UI" w:eastAsiaTheme="majorEastAsia" w:hAnsi="Segoe UI" w:cs="Segoe UI"/>
            <w:color w:val="0366D6"/>
          </w:rPr>
          <w:t>CKAN</w:t>
        </w:r>
      </w:hyperlink>
      <w:r w:rsidR="0047663D">
        <w:t>, an Open Data platform.</w:t>
      </w:r>
    </w:p>
    <w:p w14:paraId="0FB38882" w14:textId="77777777" w:rsidR="0047663D" w:rsidRDefault="009F2DE3" w:rsidP="0047663D">
      <w:pPr>
        <w:pStyle w:val="Paragraphedeliste"/>
        <w:numPr>
          <w:ilvl w:val="0"/>
          <w:numId w:val="39"/>
        </w:numPr>
      </w:pPr>
      <w:hyperlink r:id="rId186" w:history="1">
        <w:r w:rsidR="0047663D" w:rsidRPr="0047663D">
          <w:rPr>
            <w:rStyle w:val="Lienhypertexte"/>
            <w:rFonts w:ascii="Segoe UI" w:eastAsiaTheme="majorEastAsia" w:hAnsi="Segoe UI" w:cs="Segoe UI"/>
            <w:color w:val="0366D6"/>
          </w:rPr>
          <w:t>MongoDB</w:t>
        </w:r>
      </w:hyperlink>
      <w:r w:rsidR="0047663D">
        <w:t>, the NoSQL document-oriented database.</w:t>
      </w:r>
    </w:p>
    <w:p w14:paraId="75889FD7" w14:textId="77777777" w:rsidR="0047663D" w:rsidRDefault="009F2DE3" w:rsidP="0047663D">
      <w:pPr>
        <w:pStyle w:val="Paragraphedeliste"/>
        <w:numPr>
          <w:ilvl w:val="0"/>
          <w:numId w:val="39"/>
        </w:numPr>
      </w:pPr>
      <w:hyperlink r:id="rId187" w:history="1">
        <w:r w:rsidR="0047663D" w:rsidRPr="0047663D">
          <w:rPr>
            <w:rStyle w:val="Lienhypertexte"/>
            <w:rFonts w:ascii="Segoe UI" w:eastAsiaTheme="majorEastAsia" w:hAnsi="Segoe UI" w:cs="Segoe UI"/>
            <w:color w:val="0366D6"/>
          </w:rPr>
          <w:t>STH Comet</w:t>
        </w:r>
      </w:hyperlink>
      <w:r w:rsidR="0047663D">
        <w:t>, a Short-Term Historic database built on top of MongoDB.</w:t>
      </w:r>
    </w:p>
    <w:p w14:paraId="1568F94A" w14:textId="77777777" w:rsidR="0047663D" w:rsidRDefault="009F2DE3" w:rsidP="0047663D">
      <w:pPr>
        <w:pStyle w:val="Paragraphedeliste"/>
        <w:numPr>
          <w:ilvl w:val="0"/>
          <w:numId w:val="39"/>
        </w:numPr>
      </w:pPr>
      <w:hyperlink r:id="rId188" w:history="1">
        <w:r w:rsidR="0047663D" w:rsidRPr="0047663D">
          <w:rPr>
            <w:rStyle w:val="Lienhypertexte"/>
            <w:rFonts w:ascii="Segoe UI" w:eastAsiaTheme="majorEastAsia" w:hAnsi="Segoe UI" w:cs="Segoe UI"/>
            <w:color w:val="0366D6"/>
          </w:rPr>
          <w:t>Kafka</w:t>
        </w:r>
      </w:hyperlink>
      <w:r w:rsidR="0047663D">
        <w:t>, the publish-subscribe messaging broker.</w:t>
      </w:r>
    </w:p>
    <w:p w14:paraId="77303ADC" w14:textId="77777777" w:rsidR="0047663D" w:rsidRDefault="009F2DE3" w:rsidP="0047663D">
      <w:pPr>
        <w:pStyle w:val="Paragraphedeliste"/>
        <w:numPr>
          <w:ilvl w:val="0"/>
          <w:numId w:val="39"/>
        </w:numPr>
      </w:pPr>
      <w:hyperlink r:id="rId189" w:history="1">
        <w:r w:rsidR="0047663D" w:rsidRPr="0047663D">
          <w:rPr>
            <w:rStyle w:val="Lienhypertexte"/>
            <w:rFonts w:ascii="Segoe UI" w:eastAsiaTheme="majorEastAsia" w:hAnsi="Segoe UI" w:cs="Segoe UI"/>
            <w:color w:val="0366D6"/>
          </w:rPr>
          <w:t>DynamoDB</w:t>
        </w:r>
      </w:hyperlink>
      <w:r w:rsidR="0047663D">
        <w:t>, a cloud-based NoSQL database by </w:t>
      </w:r>
      <w:hyperlink r:id="rId190" w:history="1">
        <w:r w:rsidR="0047663D" w:rsidRPr="0047663D">
          <w:rPr>
            <w:rStyle w:val="Lienhypertexte"/>
            <w:rFonts w:ascii="Segoe UI" w:eastAsiaTheme="majorEastAsia" w:hAnsi="Segoe UI" w:cs="Segoe UI"/>
            <w:color w:val="0366D6"/>
          </w:rPr>
          <w:t>Amazon Web Services</w:t>
        </w:r>
      </w:hyperlink>
      <w:r w:rsidR="0047663D">
        <w:t>.</w:t>
      </w:r>
    </w:p>
    <w:p w14:paraId="104F05DB" w14:textId="77777777" w:rsidR="0047663D" w:rsidRDefault="009F2DE3" w:rsidP="0047663D">
      <w:pPr>
        <w:pStyle w:val="Paragraphedeliste"/>
        <w:numPr>
          <w:ilvl w:val="0"/>
          <w:numId w:val="39"/>
        </w:numPr>
      </w:pPr>
      <w:hyperlink r:id="rId191" w:history="1">
        <w:r w:rsidR="0047663D" w:rsidRPr="0047663D">
          <w:rPr>
            <w:rStyle w:val="Lienhypertexte"/>
            <w:rFonts w:ascii="Segoe UI" w:eastAsiaTheme="majorEastAsia" w:hAnsi="Segoe UI" w:cs="Segoe UI"/>
            <w:color w:val="0366D6"/>
          </w:rPr>
          <w:t>PostgreSQL</w:t>
        </w:r>
      </w:hyperlink>
      <w:r w:rsidR="0047663D">
        <w:t>, the well-</w:t>
      </w:r>
      <w:proofErr w:type="spellStart"/>
      <w:r w:rsidR="0047663D">
        <w:t>know</w:t>
      </w:r>
      <w:proofErr w:type="spellEnd"/>
      <w:r w:rsidR="0047663D">
        <w:t xml:space="preserve"> relational database manager.</w:t>
      </w:r>
    </w:p>
    <w:p w14:paraId="42A066D2" w14:textId="77777777" w:rsidR="0047663D" w:rsidRDefault="009F2DE3" w:rsidP="0047663D">
      <w:pPr>
        <w:pStyle w:val="Paragraphedeliste"/>
        <w:numPr>
          <w:ilvl w:val="0"/>
          <w:numId w:val="39"/>
        </w:numPr>
      </w:pPr>
      <w:hyperlink r:id="rId192" w:history="1">
        <w:r w:rsidR="0047663D" w:rsidRPr="0047663D">
          <w:rPr>
            <w:rStyle w:val="Lienhypertexte"/>
            <w:rFonts w:ascii="Segoe UI" w:eastAsiaTheme="majorEastAsia" w:hAnsi="Segoe UI" w:cs="Segoe UI"/>
            <w:color w:val="0366D6"/>
          </w:rPr>
          <w:t>Carto</w:t>
        </w:r>
      </w:hyperlink>
      <w:r w:rsidR="0047663D">
        <w:t>, the database specialized in geolocated data.</w:t>
      </w:r>
    </w:p>
    <w:p w14:paraId="3D3D47B8" w14:textId="77777777" w:rsidR="0047663D" w:rsidRPr="0047663D" w:rsidRDefault="0047663D" w:rsidP="00B600D4"/>
    <w:p w14:paraId="1A9ACEE2" w14:textId="3A486659" w:rsidR="000E6050" w:rsidRPr="00223B8A" w:rsidRDefault="00767823" w:rsidP="00B600D4">
      <w:pPr>
        <w:rPr>
          <w:lang w:val="en-GB"/>
        </w:rPr>
      </w:pPr>
      <w:r w:rsidRPr="00223B8A">
        <w:rPr>
          <w:lang w:val="en-GB"/>
        </w:rPr>
        <w:t xml:space="preserve">Standard Cygnus </w:t>
      </w:r>
      <w:r w:rsidR="00CC1806" w:rsidRPr="00223B8A">
        <w:rPr>
          <w:lang w:val="en-GB"/>
        </w:rPr>
        <w:t xml:space="preserve">incoming </w:t>
      </w:r>
      <w:r w:rsidR="00746B7F" w:rsidRPr="00223B8A">
        <w:rPr>
          <w:lang w:val="en-GB"/>
        </w:rPr>
        <w:t>port:</w:t>
      </w:r>
      <w:r w:rsidRPr="00223B8A">
        <w:rPr>
          <w:lang w:val="en-GB"/>
        </w:rPr>
        <w:t xml:space="preserve"> 5050</w:t>
      </w:r>
      <w:r w:rsidR="00EB67AE" w:rsidRPr="00223B8A">
        <w:rPr>
          <w:lang w:val="en-GB"/>
        </w:rPr>
        <w:t>/</w:t>
      </w:r>
      <w:r w:rsidRPr="00223B8A">
        <w:rPr>
          <w:lang w:val="en-GB"/>
        </w:rPr>
        <w:t>TCP</w:t>
      </w:r>
    </w:p>
    <w:p w14:paraId="3A81EEFC" w14:textId="77777777" w:rsidR="00746B7F" w:rsidRPr="00223B8A" w:rsidRDefault="00746B7F" w:rsidP="00B600D4">
      <w:pPr>
        <w:rPr>
          <w:lang w:val="en-GB"/>
        </w:rPr>
      </w:pPr>
    </w:p>
    <w:p w14:paraId="33AE3670" w14:textId="18FFEB24"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14:paraId="6D8ABDF7" w14:textId="77777777" w:rsidR="00746B7F" w:rsidRDefault="00746B7F" w:rsidP="00B600D4"/>
    <w:p w14:paraId="57EF2721" w14:textId="4F3F6E5D"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14:paraId="4B226081" w14:textId="7FBD95E7" w:rsidR="00E8016B" w:rsidRDefault="00E8016B" w:rsidP="00B600D4"/>
    <w:p w14:paraId="7DE2C572" w14:textId="03C08EC7" w:rsidR="00E8016B" w:rsidRDefault="00E8016B" w:rsidP="00B600D4"/>
    <w:p w14:paraId="11ED991A" w14:textId="77777777" w:rsidR="0072671F" w:rsidRDefault="0072671F" w:rsidP="0072671F">
      <w:pPr>
        <w:keepNext/>
      </w:pPr>
      <w:r>
        <w:rPr>
          <w:noProof/>
          <w:shd w:val="clear" w:color="auto" w:fill="FCFCFC"/>
          <w:lang w:val="fr-FR" w:eastAsia="fr-FR"/>
        </w:rPr>
        <w:drawing>
          <wp:inline distT="0" distB="0" distL="0" distR="0" wp14:anchorId="0F1DBC4F" wp14:editId="37E595C4">
            <wp:extent cx="5596403" cy="535368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93">
                      <a:extLst>
                        <a:ext uri="{28A0092B-C50C-407E-A947-70E740481C1C}">
                          <a14:useLocalDpi xmlns:a14="http://schemas.microsoft.com/office/drawing/2010/main" val="0"/>
                        </a:ext>
                      </a:extLst>
                    </a:blip>
                    <a:stretch>
                      <a:fillRect/>
                    </a:stretch>
                  </pic:blipFill>
                  <pic:spPr>
                    <a:xfrm>
                      <a:off x="0" y="0"/>
                      <a:ext cx="5596403" cy="5353685"/>
                    </a:xfrm>
                    <a:prstGeom prst="rect">
                      <a:avLst/>
                    </a:prstGeom>
                  </pic:spPr>
                </pic:pic>
              </a:graphicData>
            </a:graphic>
          </wp:inline>
        </w:drawing>
      </w:r>
    </w:p>
    <w:p w14:paraId="63174778" w14:textId="6571A430"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21</w:t>
      </w:r>
      <w:r>
        <w:fldChar w:fldCharType="end"/>
      </w:r>
      <w:r>
        <w:t xml:space="preserve"> : Cygnus &amp; Comet interactions</w:t>
      </w:r>
    </w:p>
    <w:p w14:paraId="5273AF5E" w14:textId="77777777" w:rsidR="00A226BA" w:rsidRDefault="00A226BA" w:rsidP="00A226BA">
      <w:pPr>
        <w:pStyle w:val="Titre3"/>
      </w:pPr>
      <w:bookmarkStart w:id="324" w:name="_Toc499823597"/>
      <w:bookmarkStart w:id="325" w:name="_Toc501723061"/>
      <w:r>
        <w:t>Selected Product(s)</w:t>
      </w:r>
      <w:bookmarkEnd w:id="324"/>
      <w:bookmarkEnd w:id="325"/>
    </w:p>
    <w:p w14:paraId="67AEA5BB" w14:textId="51B918DA" w:rsidR="00303560" w:rsidRDefault="00692E79" w:rsidP="00303560">
      <w:r>
        <w:t xml:space="preserve">In a first step the following </w:t>
      </w:r>
      <w:r w:rsidR="00663879">
        <w:t xml:space="preserve">Cygnus </w:t>
      </w:r>
      <w:r>
        <w:t>sink</w:t>
      </w:r>
      <w:r w:rsidR="00663879">
        <w:t>s</w:t>
      </w:r>
      <w:r>
        <w:t xml:space="preserve"> should be use:</w:t>
      </w:r>
    </w:p>
    <w:p w14:paraId="458F860B" w14:textId="587BF9D1" w:rsidR="00692E79" w:rsidRDefault="00692E79" w:rsidP="0066184A">
      <w:pPr>
        <w:pStyle w:val="Paragraphedeliste"/>
        <w:numPr>
          <w:ilvl w:val="0"/>
          <w:numId w:val="49"/>
        </w:numPr>
      </w:pPr>
      <w:proofErr w:type="spellStart"/>
      <w:r>
        <w:t>STHsink</w:t>
      </w:r>
      <w:proofErr w:type="spellEnd"/>
      <w:r>
        <w:t>, to store already aggregated data in the MongoDB database cluster as specific collection.</w:t>
      </w:r>
    </w:p>
    <w:p w14:paraId="2F2328F8" w14:textId="61BCD551" w:rsidR="00692E79" w:rsidRDefault="00692E79" w:rsidP="0066184A">
      <w:pPr>
        <w:pStyle w:val="Paragraphedeliste"/>
        <w:numPr>
          <w:ilvl w:val="0"/>
          <w:numId w:val="49"/>
        </w:numPr>
      </w:pPr>
      <w:proofErr w:type="spellStart"/>
      <w:r>
        <w:t>Mongosink</w:t>
      </w:r>
      <w:proofErr w:type="spellEnd"/>
      <w:r>
        <w:t xml:space="preserve"> to store raw context data history in the MongoDB database cluster as specific collection.</w:t>
      </w:r>
    </w:p>
    <w:p w14:paraId="245081DC" w14:textId="1116D4B0" w:rsidR="00692E79" w:rsidRDefault="00692E79" w:rsidP="00303560"/>
    <w:p w14:paraId="33EA0FC6" w14:textId="69B74C48" w:rsidR="00692E79" w:rsidRDefault="00692E79" w:rsidP="00303560">
      <w:r>
        <w:t xml:space="preserve">In a second step, either it’s considered necessary to setup an Hadoop platform and use the HDFS sink of Cygnus, but before it could be valuable to test the performance of using stampede behind MongoDB, but with data landing on the </w:t>
      </w:r>
      <w:proofErr w:type="spellStart"/>
      <w:r>
        <w:t>Citus</w:t>
      </w:r>
      <w:proofErr w:type="spellEnd"/>
      <w:r>
        <w:t xml:space="preserve"> cluster of PostgreSQL databases</w:t>
      </w:r>
      <w:r w:rsidR="0031320A">
        <w:t>.</w:t>
      </w:r>
    </w:p>
    <w:p w14:paraId="37F649E3" w14:textId="77777777" w:rsidR="00CE0793" w:rsidRDefault="00CE0793" w:rsidP="00303560"/>
    <w:p w14:paraId="1F9E4D06" w14:textId="471510F8" w:rsidR="0031320A" w:rsidRPr="00303560" w:rsidRDefault="0031320A" w:rsidP="00303560">
      <w:r>
        <w:t xml:space="preserve">By using proper </w:t>
      </w:r>
      <w:proofErr w:type="spellStart"/>
      <w:r>
        <w:t>sharding</w:t>
      </w:r>
      <w:proofErr w:type="spellEnd"/>
      <w:r w:rsidR="00CE0793">
        <w:t xml:space="preserve"> keys,</w:t>
      </w:r>
      <w:r>
        <w:t xml:space="preserve"> to partition the data history, for which </w:t>
      </w:r>
      <w:proofErr w:type="spellStart"/>
      <w:r>
        <w:t>Citus</w:t>
      </w:r>
      <w:proofErr w:type="spellEnd"/>
      <w:r>
        <w:t xml:space="preserve"> is optimized for, it is possible to wait before diving in </w:t>
      </w:r>
      <w:r w:rsidR="005D75EA">
        <w:t xml:space="preserve">the </w:t>
      </w:r>
      <w:r>
        <w:t>Hadoop ecosystem</w:t>
      </w:r>
      <w:r w:rsidR="00886A06">
        <w:t xml:space="preserve"> (HDFS, MapReduce</w:t>
      </w:r>
      <w:r w:rsidR="007B5CEB">
        <w:t xml:space="preserve">, </w:t>
      </w:r>
      <w:r w:rsidR="00A03772">
        <w:t>Hive</w:t>
      </w:r>
      <w:r w:rsidR="00886A06">
        <w:t>…)</w:t>
      </w:r>
    </w:p>
    <w:p w14:paraId="3B1B8C5B" w14:textId="77777777" w:rsidR="00A226BA" w:rsidRDefault="00A226BA" w:rsidP="00A226BA">
      <w:pPr>
        <w:pStyle w:val="Titre3"/>
      </w:pPr>
      <w:bookmarkStart w:id="326" w:name="_Toc499823598"/>
      <w:bookmarkStart w:id="327" w:name="_Toc501723062"/>
      <w:r>
        <w:t>Selection Rationale</w:t>
      </w:r>
      <w:bookmarkEnd w:id="326"/>
      <w:bookmarkEnd w:id="327"/>
    </w:p>
    <w:p w14:paraId="170DBC2F" w14:textId="4F75631E" w:rsidR="00EE6499" w:rsidRDefault="00EE6499" w:rsidP="0072671F">
      <w:r>
        <w:t xml:space="preserve">Cygnus and Comet are the reference implementation of Big Data Component in </w:t>
      </w:r>
      <w:proofErr w:type="spellStart"/>
      <w:r>
        <w:t>Fiware</w:t>
      </w:r>
      <w:proofErr w:type="spellEnd"/>
      <w:r>
        <w:t xml:space="preserve"> catalog</w:t>
      </w:r>
      <w:r w:rsidR="005D75EA">
        <w:t>.</w:t>
      </w:r>
    </w:p>
    <w:p w14:paraId="5520E0C0" w14:textId="219DDD31" w:rsidR="00894070" w:rsidRDefault="00EE6499" w:rsidP="00894070">
      <w:r>
        <w:lastRenderedPageBreak/>
        <w:t>Cygnus</w:t>
      </w:r>
      <w:r w:rsidR="00894070">
        <w:t xml:space="preserve"> can easily send data to another </w:t>
      </w:r>
      <w:r>
        <w:t>storage</w:t>
      </w:r>
      <w:r w:rsidR="00894070">
        <w:t xml:space="preserve"> like Hadoop if ne</w:t>
      </w:r>
      <w:r>
        <w:t>eded</w:t>
      </w:r>
      <w:r w:rsidR="00894070">
        <w:t>.</w:t>
      </w:r>
    </w:p>
    <w:p w14:paraId="387BE561" w14:textId="77777777" w:rsidR="008A19E2" w:rsidRDefault="008A19E2" w:rsidP="00894070"/>
    <w:p w14:paraId="403B5A7F" w14:textId="2F67B447" w:rsidR="0031320A" w:rsidRDefault="0031320A" w:rsidP="00894070">
      <w:r>
        <w:t>The currently provided sinks cover a large palette of choice</w:t>
      </w:r>
      <w:r w:rsidR="0001518F">
        <w:t xml:space="preserve"> for data history storage</w:t>
      </w:r>
      <w:r w:rsidR="005D75EA">
        <w:t>.</w:t>
      </w:r>
    </w:p>
    <w:p w14:paraId="459B4B08" w14:textId="5C302EEB" w:rsidR="00886A06" w:rsidRDefault="00886A06" w:rsidP="00894070">
      <w:r>
        <w:t>But when it comes to the use of Hadoop, the only sink available is HDFS, where context history is stored in files</w:t>
      </w:r>
      <w:r w:rsidR="004F33F7">
        <w:t xml:space="preserve"> (one file per </w:t>
      </w:r>
      <w:r w:rsidR="0027391B">
        <w:t>history event)</w:t>
      </w:r>
      <w:r w:rsidR="00CE0793">
        <w:t xml:space="preserve">, </w:t>
      </w:r>
      <w:r w:rsidR="00643BF5">
        <w:t xml:space="preserve">and </w:t>
      </w:r>
      <w:r w:rsidR="00F74277">
        <w:t xml:space="preserve">the hierarchy is </w:t>
      </w:r>
      <w:r w:rsidR="009C7C5F">
        <w:t>given by the file path (&lt;service&gt;/</w:t>
      </w:r>
      <w:r w:rsidR="00977367">
        <w:t>&lt;sub-service&gt;/&lt;entity ID</w:t>
      </w:r>
      <w:r w:rsidR="00582446">
        <w:t>&gt;)</w:t>
      </w:r>
      <w:r w:rsidR="008A19E2">
        <w:t xml:space="preserve">, this means that </w:t>
      </w:r>
      <w:r w:rsidR="00851045">
        <w:t>the storage is not indexed</w:t>
      </w:r>
      <w:r w:rsidR="00967AA6">
        <w:t xml:space="preserve"> on data</w:t>
      </w:r>
      <w:r w:rsidR="00851045">
        <w:t xml:space="preserve">, and </w:t>
      </w:r>
      <w:r w:rsidR="006D563B">
        <w:t xml:space="preserve">then </w:t>
      </w:r>
      <w:r w:rsidR="00550317">
        <w:t xml:space="preserve">the read performance </w:t>
      </w:r>
      <w:r w:rsidR="00DC0212">
        <w:t xml:space="preserve">should be very </w:t>
      </w:r>
      <w:proofErr w:type="gramStart"/>
      <w:r w:rsidR="00DC0212">
        <w:t xml:space="preserve">low </w:t>
      </w:r>
      <w:r w:rsidR="00240A80">
        <w:t>!</w:t>
      </w:r>
      <w:proofErr w:type="gramEnd"/>
    </w:p>
    <w:p w14:paraId="63D61881" w14:textId="428A33FC" w:rsidR="00240A80" w:rsidRDefault="00E73589" w:rsidP="00894070">
      <w:r>
        <w:t xml:space="preserve">If a </w:t>
      </w:r>
      <w:r w:rsidR="00C05D62">
        <w:t xml:space="preserve">Cygnus </w:t>
      </w:r>
      <w:r w:rsidR="007248BD">
        <w:t xml:space="preserve">NGSI </w:t>
      </w:r>
      <w:r w:rsidR="006137FF">
        <w:t>sink to a HDFS</w:t>
      </w:r>
      <w:r w:rsidR="00C05D62">
        <w:t xml:space="preserve"> based NoSQL database like </w:t>
      </w:r>
      <w:r w:rsidR="00C05D62" w:rsidRPr="00A60AFE">
        <w:rPr>
          <w:b/>
        </w:rPr>
        <w:t>HBase</w:t>
      </w:r>
      <w:r w:rsidR="007248BD">
        <w:t xml:space="preserve"> </w:t>
      </w:r>
      <w:r w:rsidR="00964718">
        <w:t>appears</w:t>
      </w:r>
      <w:r w:rsidR="00A60AFE">
        <w:t xml:space="preserve"> (this was</w:t>
      </w:r>
      <w:r w:rsidR="00093FEA">
        <w:t xml:space="preserve"> envisaged earlier in the project</w:t>
      </w:r>
      <w:r w:rsidR="000B0EBB">
        <w:t>)</w:t>
      </w:r>
      <w:r w:rsidR="00964718">
        <w:t xml:space="preserve">, it </w:t>
      </w:r>
      <w:r w:rsidR="00DC0212">
        <w:t>could</w:t>
      </w:r>
      <w:r w:rsidR="00964718">
        <w:t xml:space="preserve"> be better</w:t>
      </w:r>
      <w:r w:rsidR="003C6308">
        <w:t xml:space="preserve">, and </w:t>
      </w:r>
    </w:p>
    <w:p w14:paraId="6C22B72F" w14:textId="77777777" w:rsidR="00643BF5" w:rsidRDefault="00643BF5" w:rsidP="00894070"/>
    <w:p w14:paraId="2EFD3603" w14:textId="6D086D2F"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proofErr w:type="spellStart"/>
      <w:r w:rsidR="00657A55" w:rsidRPr="009B7CC1">
        <w:rPr>
          <w:b/>
        </w:rPr>
        <w:t>Knowage</w:t>
      </w:r>
      <w:proofErr w:type="spellEnd"/>
      <w:r w:rsidR="00657A55">
        <w:t xml:space="preserve"> analytic component provides the panoply of </w:t>
      </w:r>
      <w:r w:rsidR="009B7CC1">
        <w:t>tools to access any Big Data source such as Hadoop and many NoSQL databases like MongoDB, in addition to traditional relational database like PostgreSQL, MySQL.</w:t>
      </w:r>
    </w:p>
    <w:p w14:paraId="56B152BC" w14:textId="77777777" w:rsidR="00A422C1" w:rsidRDefault="00A422C1" w:rsidP="00894070"/>
    <w:p w14:paraId="775196C9" w14:textId="72DFCFC1" w:rsidR="009B7CC1" w:rsidRDefault="009B7CC1" w:rsidP="00894070">
      <w:r>
        <w:t>In addition</w:t>
      </w:r>
      <w:r w:rsidR="00A03772">
        <w:t>,</w:t>
      </w:r>
      <w:r>
        <w:t xml:space="preserve"> using recent modern analytics engine that works in memory such as </w:t>
      </w:r>
      <w:hyperlink r:id="rId194" w:history="1">
        <w:r w:rsidRPr="007D1E78">
          <w:rPr>
            <w:rStyle w:val="Lienhypertexte"/>
          </w:rPr>
          <w:t>Apache Spark</w:t>
        </w:r>
      </w:hyperlink>
      <w:r>
        <w:t>, outperforms from 10 to 100 times compared to a Hadoop MapReduce solution</w:t>
      </w:r>
      <w:r w:rsidR="00A422C1">
        <w:t xml:space="preserve"> depending on the type of </w:t>
      </w:r>
      <w:r w:rsidR="00E515F4">
        <w:t>processing</w:t>
      </w:r>
      <w:r w:rsidR="00A422C1">
        <w:t>.</w:t>
      </w:r>
    </w:p>
    <w:p w14:paraId="68005D8E" w14:textId="7F1E8DFA" w:rsidR="00A422C1" w:rsidRDefault="00A422C1" w:rsidP="00894070"/>
    <w:p w14:paraId="5239A3CF" w14:textId="692BBD85" w:rsidR="00A422C1" w:rsidRDefault="00A422C1" w:rsidP="00894070">
      <w:r>
        <w:t xml:space="preserve"> Moreover, Spark solution, can source the data to analyze from traditional or NoSQL databases, then if the target databases services are optimized for big data analytics such as </w:t>
      </w:r>
      <w:proofErr w:type="spellStart"/>
      <w:r>
        <w:t>Citus</w:t>
      </w:r>
      <w:proofErr w:type="spellEnd"/>
      <w:r>
        <w:t xml:space="preserve"> is, it’s double win</w:t>
      </w:r>
      <w:r w:rsidR="00F90607">
        <w:t>.</w:t>
      </w:r>
    </w:p>
    <w:p w14:paraId="3F95CA6F" w14:textId="77777777" w:rsidR="005D75EA" w:rsidRPr="00894070" w:rsidRDefault="005D75EA" w:rsidP="00894070"/>
    <w:p w14:paraId="2AE4456B" w14:textId="611F109F" w:rsidR="00A226BA" w:rsidRDefault="00A226BA" w:rsidP="00A226BA">
      <w:pPr>
        <w:pStyle w:val="Titre3"/>
      </w:pPr>
      <w:bookmarkStart w:id="328" w:name="_Toc499823599"/>
      <w:bookmarkStart w:id="329" w:name="_Toc501723063"/>
      <w:r>
        <w:t>Architecture Risks</w:t>
      </w:r>
      <w:bookmarkEnd w:id="328"/>
      <w:bookmarkEnd w:id="329"/>
    </w:p>
    <w:p w14:paraId="7B71C333" w14:textId="77777777" w:rsidR="00EE6499" w:rsidRDefault="007B43E4" w:rsidP="007B43E4">
      <w:r>
        <w:t xml:space="preserve">As the component to manage </w:t>
      </w:r>
      <w:r w:rsidR="00EE6499">
        <w:t>data history storage, Cygnus and Comet need to be high available.</w:t>
      </w:r>
    </w:p>
    <w:p w14:paraId="3F240456" w14:textId="77777777" w:rsidR="00356996" w:rsidRDefault="00356996" w:rsidP="007B43E4"/>
    <w:p w14:paraId="7FCD8F5B" w14:textId="750DF1AF" w:rsidR="007B43E4" w:rsidRPr="007B43E4" w:rsidRDefault="00EE6499" w:rsidP="007B43E4">
      <w:r>
        <w:t>As stateless component</w:t>
      </w:r>
      <w:r w:rsidR="00611ABB">
        <w:t>s</w:t>
      </w:r>
      <w:r>
        <w:t>, it is easy to run several instances of the service by running several containers, it provide</w:t>
      </w:r>
      <w:r w:rsidR="00CE0793">
        <w:t>s</w:t>
      </w:r>
      <w:r>
        <w:t xml:space="preserve"> HA, but also scalability, Docker through ingress network, perform load balancing between containers of a service.</w:t>
      </w:r>
    </w:p>
    <w:p w14:paraId="1247E2DB" w14:textId="77777777" w:rsidR="00A226BA" w:rsidRPr="00A226BA" w:rsidRDefault="00A226BA" w:rsidP="00A226BA"/>
    <w:p w14:paraId="6AD69BE3" w14:textId="77777777" w:rsidR="00A226BA" w:rsidRDefault="00A226BA" w:rsidP="00A226BA">
      <w:pPr>
        <w:pStyle w:val="Titre2"/>
      </w:pPr>
      <w:bookmarkStart w:id="330" w:name="_Toc499823600"/>
      <w:bookmarkStart w:id="331" w:name="_Toc501723064"/>
      <w:proofErr w:type="spellStart"/>
      <w:r>
        <w:t>Knowage</w:t>
      </w:r>
      <w:proofErr w:type="spellEnd"/>
      <w:r>
        <w:t xml:space="preserve"> Analytics Component</w:t>
      </w:r>
      <w:bookmarkEnd w:id="330"/>
      <w:bookmarkEnd w:id="331"/>
    </w:p>
    <w:p w14:paraId="4627335F" w14:textId="77777777" w:rsidR="00A226BA" w:rsidRDefault="00A226BA" w:rsidP="00A226BA"/>
    <w:p w14:paraId="68EAB088" w14:textId="77777777" w:rsidR="00A226BA" w:rsidRDefault="00A226BA" w:rsidP="00A226BA">
      <w:pPr>
        <w:pStyle w:val="Titre3"/>
      </w:pPr>
      <w:bookmarkStart w:id="332" w:name="_Toc499823601"/>
      <w:bookmarkStart w:id="333" w:name="_Toc501723065"/>
      <w:r>
        <w:t>Component Functions</w:t>
      </w:r>
      <w:bookmarkEnd w:id="332"/>
      <w:bookmarkEnd w:id="333"/>
    </w:p>
    <w:p w14:paraId="19DC4FBE" w14:textId="729F5E79" w:rsidR="00C81F0D" w:rsidRDefault="00C81F0D" w:rsidP="00C81F0D">
      <w:proofErr w:type="spellStart"/>
      <w:r>
        <w:t>Knowage</w:t>
      </w:r>
      <w:proofErr w:type="spellEnd"/>
      <w:r>
        <w:t xml:space="preserve"> is </w:t>
      </w:r>
      <w:r w:rsidR="00D07260">
        <w:t>a</w:t>
      </w:r>
      <w:r>
        <w:t xml:space="preserve"> professional open source suite for modern business analytics over traditional sources and big data systems. </w:t>
      </w:r>
    </w:p>
    <w:p w14:paraId="26C136A2" w14:textId="0CB6744E" w:rsidR="00C81F0D" w:rsidRDefault="00C81F0D" w:rsidP="00C81F0D">
      <w:proofErr w:type="spellStart"/>
      <w:r>
        <w:t>Knowage</w:t>
      </w:r>
      <w:proofErr w:type="spellEnd"/>
      <w:r>
        <w:t xml:space="preserve"> is the new generation of open source analytical solution, as a natural evolution of the </w:t>
      </w:r>
      <w:r w:rsidR="00BF2BD5">
        <w:t>well-known</w:t>
      </w:r>
      <w:r>
        <w:t xml:space="preserve"> </w:t>
      </w:r>
      <w:proofErr w:type="spellStart"/>
      <w:r>
        <w:t>SpagoBI</w:t>
      </w:r>
      <w:proofErr w:type="spellEnd"/>
      <w:r>
        <w:t>.</w:t>
      </w:r>
    </w:p>
    <w:p w14:paraId="5647990C" w14:textId="4DFC97CA" w:rsidR="00D07260" w:rsidRDefault="00D07260" w:rsidP="00C81F0D">
      <w:r>
        <w:t xml:space="preserve">The </w:t>
      </w:r>
      <w:r w:rsidR="00D50A59">
        <w:t>features of the component are:</w:t>
      </w:r>
    </w:p>
    <w:p w14:paraId="1220DAA8" w14:textId="77777777" w:rsidR="00C432A9" w:rsidRDefault="00C432A9" w:rsidP="0047663D">
      <w:pPr>
        <w:pStyle w:val="Paragraphedeliste"/>
        <w:numPr>
          <w:ilvl w:val="0"/>
          <w:numId w:val="38"/>
        </w:numPr>
      </w:pPr>
      <w:r>
        <w:t xml:space="preserve">BD (big data), to </w:t>
      </w:r>
      <w:proofErr w:type="spellStart"/>
      <w:r>
        <w:t>analyse</w:t>
      </w:r>
      <w:proofErr w:type="spellEnd"/>
      <w:r>
        <w:t xml:space="preserve"> data stored on big data clusters or NoSQL databases</w:t>
      </w:r>
    </w:p>
    <w:p w14:paraId="1171107D" w14:textId="77777777"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14:paraId="39923A64" w14:textId="77777777" w:rsidR="00C432A9" w:rsidRDefault="00C432A9" w:rsidP="0047663D">
      <w:pPr>
        <w:pStyle w:val="Paragraphedeliste"/>
        <w:numPr>
          <w:ilvl w:val="0"/>
          <w:numId w:val="38"/>
        </w:numPr>
      </w:pPr>
      <w:r>
        <w:t>ER (enterprise reporting), to produce and distribute static reports</w:t>
      </w:r>
    </w:p>
    <w:p w14:paraId="39D6E3E6" w14:textId="77777777" w:rsidR="00C432A9" w:rsidRDefault="00C432A9" w:rsidP="0047663D">
      <w:pPr>
        <w:pStyle w:val="Paragraphedeliste"/>
        <w:numPr>
          <w:ilvl w:val="0"/>
          <w:numId w:val="38"/>
        </w:numPr>
      </w:pPr>
      <w:r>
        <w:t>LI (location intelligence), to relate business data with spatial or geographical information</w:t>
      </w:r>
    </w:p>
    <w:p w14:paraId="03F1B2AB" w14:textId="77777777" w:rsidR="00C432A9" w:rsidRDefault="00C432A9" w:rsidP="0047663D">
      <w:pPr>
        <w:pStyle w:val="Paragraphedeliste"/>
        <w:numPr>
          <w:ilvl w:val="0"/>
          <w:numId w:val="38"/>
        </w:numPr>
      </w:pPr>
      <w:r>
        <w:t>PM (performance management), to manage KPIs and organize scorecards</w:t>
      </w:r>
    </w:p>
    <w:p w14:paraId="6A6001DE" w14:textId="77777777" w:rsidR="00C432A9" w:rsidRDefault="00C432A9" w:rsidP="0047663D">
      <w:pPr>
        <w:pStyle w:val="Paragraphedeliste"/>
        <w:numPr>
          <w:ilvl w:val="0"/>
          <w:numId w:val="38"/>
        </w:numPr>
      </w:pPr>
      <w:r>
        <w:t>PA (predictive analysis), for more advanced analyses</w:t>
      </w:r>
    </w:p>
    <w:p w14:paraId="7F5B7AF6" w14:textId="77777777" w:rsidR="00470B43" w:rsidRDefault="00C432A9" w:rsidP="0047663D">
      <w:pPr>
        <w:pStyle w:val="Paragraphedeliste"/>
        <w:numPr>
          <w:ilvl w:val="0"/>
          <w:numId w:val="38"/>
        </w:numPr>
      </w:pPr>
      <w:r>
        <w:t xml:space="preserve">EI (embedded intelligence), to link </w:t>
      </w:r>
      <w:proofErr w:type="spellStart"/>
      <w:r>
        <w:t>Knowage</w:t>
      </w:r>
      <w:proofErr w:type="spellEnd"/>
      <w:r>
        <w:t xml:space="preserve"> with external solutions provided by the customer or third parties.</w:t>
      </w:r>
      <w:r w:rsidR="00470B43" w:rsidRPr="00470B43">
        <w:t xml:space="preserve"> </w:t>
      </w:r>
    </w:p>
    <w:p w14:paraId="260ABCB4" w14:textId="77777777" w:rsidR="0070074A" w:rsidRDefault="0070074A" w:rsidP="00470B43"/>
    <w:p w14:paraId="2104AD5D" w14:textId="7C9CCA53" w:rsidR="00470B43" w:rsidRDefault="00470B43" w:rsidP="00470B43">
      <w:proofErr w:type="spellStart"/>
      <w:r>
        <w:t>Knowage</w:t>
      </w:r>
      <w:proofErr w:type="spellEnd"/>
      <w:r>
        <w:t xml:space="preserv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14:paraId="2943AA1C" w14:textId="77777777" w:rsidR="0070074A" w:rsidRDefault="0070074A" w:rsidP="00470B43"/>
    <w:p w14:paraId="4B7B8421" w14:textId="56171543" w:rsidR="00470B43" w:rsidRDefault="00470B43" w:rsidP="00470B43">
      <w:proofErr w:type="spellStart"/>
      <w:r>
        <w:t>Knowage</w:t>
      </w:r>
      <w:proofErr w:type="spellEnd"/>
      <w:r>
        <w:t xml:space="preserve"> can also define an NGSI dataset (query data from the Orion Context Broker</w:t>
      </w:r>
      <w:r w:rsidR="00835563">
        <w:t>)</w:t>
      </w:r>
      <w:r w:rsidR="00DC3669">
        <w:t>.</w:t>
      </w:r>
    </w:p>
    <w:p w14:paraId="4E9797C3" w14:textId="202606B8" w:rsidR="00657A55" w:rsidRDefault="00657A55" w:rsidP="00470B43"/>
    <w:p w14:paraId="6DDC864D" w14:textId="2316411B" w:rsidR="00657A55" w:rsidRDefault="00657A55" w:rsidP="00470B43">
      <w:proofErr w:type="spellStart"/>
      <w:r>
        <w:t>Knowage</w:t>
      </w:r>
      <w:proofErr w:type="spellEnd"/>
      <w:r>
        <w:t xml:space="preserve"> can use common big data NoSQL databases</w:t>
      </w:r>
      <w:r w:rsidR="00CF5D49">
        <w:t xml:space="preserve"> such as MongoDB</w:t>
      </w:r>
      <w:r>
        <w:t xml:space="preserve"> and Hadoop based environments as data sources, </w:t>
      </w:r>
    </w:p>
    <w:p w14:paraId="6D9BBF2E" w14:textId="07A98158" w:rsidR="00657A55" w:rsidRDefault="00657A55" w:rsidP="00470B43">
      <w:r>
        <w:lastRenderedPageBreak/>
        <w:t>Moreover</w:t>
      </w:r>
      <w:r w:rsidR="00637C74">
        <w:t>,</w:t>
      </w:r>
      <w:r>
        <w:t xml:space="preserve"> it can be used in conjunction with Apache Spark to analyze data set from 10 to 100 times faster than with Hadoop </w:t>
      </w:r>
      <w:proofErr w:type="spellStart"/>
      <w:r>
        <w:t>Mapreduce</w:t>
      </w:r>
      <w:proofErr w:type="spellEnd"/>
      <w:r>
        <w:t>.</w:t>
      </w:r>
    </w:p>
    <w:p w14:paraId="116FA5A3" w14:textId="77777777" w:rsidR="0070074A" w:rsidRDefault="0070074A" w:rsidP="00470B43"/>
    <w:p w14:paraId="6AB4AF7B" w14:textId="145B6648" w:rsidR="00DC3669" w:rsidRDefault="0070074A" w:rsidP="00470B43">
      <w:proofErr w:type="spellStart"/>
      <w:r w:rsidRPr="0070074A">
        <w:t>Knowage</w:t>
      </w:r>
      <w:proofErr w:type="spellEnd"/>
      <w:r w:rsidRPr="0070074A">
        <w:t xml:space="preserve"> SDK contains a </w:t>
      </w:r>
      <w:proofErr w:type="spellStart"/>
      <w:r w:rsidRPr="0070074A">
        <w:t>Javascript</w:t>
      </w:r>
      <w:proofErr w:type="spellEnd"/>
      <w:r w:rsidRPr="0070074A">
        <w:t xml:space="preserve"> API that helps users to embed parts of </w:t>
      </w:r>
      <w:proofErr w:type="spellStart"/>
      <w:r w:rsidRPr="0070074A">
        <w:t>Knowage</w:t>
      </w:r>
      <w:proofErr w:type="spellEnd"/>
      <w:r w:rsidRPr="0070074A">
        <w:t xml:space="preserve"> suite inside a web page or to retrieve information about datasets and documents.</w:t>
      </w:r>
    </w:p>
    <w:p w14:paraId="0E833643" w14:textId="77777777" w:rsidR="00A226BA" w:rsidRDefault="00A226BA" w:rsidP="00A226BA">
      <w:pPr>
        <w:pStyle w:val="Titre3"/>
      </w:pPr>
      <w:bookmarkStart w:id="334" w:name="_Toc499823602"/>
      <w:bookmarkStart w:id="335" w:name="_Toc501723066"/>
      <w:r>
        <w:t>Technical Considerations</w:t>
      </w:r>
      <w:bookmarkEnd w:id="334"/>
      <w:bookmarkEnd w:id="335"/>
    </w:p>
    <w:p w14:paraId="6885D242" w14:textId="77777777" w:rsidR="00D738B1" w:rsidRDefault="00D738B1" w:rsidP="00470B43"/>
    <w:p w14:paraId="7112CAA0" w14:textId="600CDCF7" w:rsidR="00470B43" w:rsidRDefault="008A4243" w:rsidP="00470B43">
      <w:r>
        <w:t>The component</w:t>
      </w:r>
      <w:r w:rsidR="00470B43">
        <w:t xml:space="preserve"> will be configured to use the </w:t>
      </w:r>
      <w:proofErr w:type="spellStart"/>
      <w:r w:rsidR="00470B43">
        <w:t>Keyrock</w:t>
      </w:r>
      <w:proofErr w:type="spellEnd"/>
      <w:r w:rsidR="00470B43">
        <w:t xml:space="preserve"> IDM component for authentication.</w:t>
      </w:r>
    </w:p>
    <w:p w14:paraId="15AB8A07" w14:textId="77777777" w:rsidR="00D738B1" w:rsidRDefault="00D738B1" w:rsidP="009B04DF"/>
    <w:p w14:paraId="70A428E2" w14:textId="6A91311A" w:rsidR="005D421A" w:rsidRDefault="00C30750" w:rsidP="009B04DF">
      <w:proofErr w:type="spellStart"/>
      <w:r>
        <w:t>Knowage</w:t>
      </w:r>
      <w:proofErr w:type="spellEnd"/>
      <w:r>
        <w:t xml:space="preserve"> is based on Tomcat 7</w:t>
      </w:r>
      <w:r w:rsidR="005D421A">
        <w:t xml:space="preserve"> and MySQL, the </w:t>
      </w:r>
      <w:r w:rsidR="001442AA">
        <w:t>container</w:t>
      </w:r>
      <w:r w:rsidR="009B5380">
        <w:t xml:space="preserve"> </w:t>
      </w:r>
      <w:r w:rsidR="00D738B1">
        <w:t xml:space="preserve">image </w:t>
      </w:r>
      <w:r w:rsidR="009B5380">
        <w:t>will be changed to use PostgreSQL</w:t>
      </w:r>
      <w:r w:rsidR="00502E36">
        <w:t xml:space="preserve">, by changing the </w:t>
      </w:r>
      <w:r w:rsidR="00F806EF">
        <w:t>H</w:t>
      </w:r>
      <w:r w:rsidR="002566D5">
        <w:t xml:space="preserve">ibernate ORM </w:t>
      </w:r>
      <w:r w:rsidR="00F806EF">
        <w:t xml:space="preserve">configuration </w:t>
      </w:r>
      <w:r w:rsidR="002566D5">
        <w:t>used in the software</w:t>
      </w:r>
      <w:r w:rsidR="00550AA5">
        <w:t>.</w:t>
      </w:r>
    </w:p>
    <w:p w14:paraId="364FC9E2" w14:textId="77777777" w:rsidR="009A0AF9" w:rsidRDefault="009A0AF9" w:rsidP="009B04DF"/>
    <w:p w14:paraId="7DC7DC74" w14:textId="4BAD158D" w:rsidR="009A0AF9" w:rsidRDefault="00F96FDB" w:rsidP="009B04DF">
      <w:r>
        <w:t xml:space="preserve">Incoming port </w:t>
      </w:r>
      <w:r w:rsidR="009A0AF9" w:rsidRPr="009A0AF9">
        <w:t>default to 8080/TCP conflict with other components</w:t>
      </w:r>
      <w:r>
        <w:t xml:space="preserve"> using java application servers</w:t>
      </w:r>
      <w:r w:rsidR="0018530E">
        <w:t>, it can be easily changed</w:t>
      </w:r>
      <w:r w:rsidR="00957D0B">
        <w:t xml:space="preserve"> with Docker</w:t>
      </w:r>
    </w:p>
    <w:p w14:paraId="2F30B371" w14:textId="77777777" w:rsidR="00550AA5" w:rsidRPr="009B04DF" w:rsidRDefault="00550AA5" w:rsidP="009B04DF"/>
    <w:p w14:paraId="5AC56E8C" w14:textId="77777777" w:rsidR="00A226BA" w:rsidRDefault="00A226BA" w:rsidP="00A226BA">
      <w:pPr>
        <w:pStyle w:val="Titre3"/>
      </w:pPr>
      <w:bookmarkStart w:id="336" w:name="_Toc499823603"/>
      <w:bookmarkStart w:id="337" w:name="_Toc501723067"/>
      <w:r>
        <w:t>Selected Product(s)</w:t>
      </w:r>
      <w:bookmarkEnd w:id="336"/>
      <w:bookmarkEnd w:id="337"/>
    </w:p>
    <w:p w14:paraId="124A840D" w14:textId="037BB006" w:rsidR="008A4243" w:rsidRDefault="008A4243" w:rsidP="008A4243">
      <w:r>
        <w:t>This is the refe</w:t>
      </w:r>
      <w:r w:rsidR="0025016C">
        <w:t xml:space="preserve">rence component for data visualization and BI in </w:t>
      </w:r>
      <w:proofErr w:type="spellStart"/>
      <w:r w:rsidR="0025016C">
        <w:t>Fiware</w:t>
      </w:r>
      <w:proofErr w:type="spellEnd"/>
      <w:r w:rsidR="001B0797">
        <w:t xml:space="preserve"> catalog</w:t>
      </w:r>
    </w:p>
    <w:p w14:paraId="590C9E63" w14:textId="5687029C" w:rsidR="001B0797" w:rsidRPr="008A4243" w:rsidRDefault="001B0797" w:rsidP="008A4243">
      <w:r>
        <w:t>It replaces the previous GE</w:t>
      </w:r>
      <w:r w:rsidR="00117D81">
        <w:t xml:space="preserve">: </w:t>
      </w:r>
      <w:proofErr w:type="spellStart"/>
      <w:r w:rsidR="00117D81">
        <w:t>SpagoBI</w:t>
      </w:r>
      <w:proofErr w:type="spellEnd"/>
      <w:r w:rsidR="00F056A0">
        <w:t xml:space="preserve">, from which </w:t>
      </w:r>
      <w:proofErr w:type="spellStart"/>
      <w:r w:rsidR="001C293D">
        <w:t>Knowage</w:t>
      </w:r>
      <w:proofErr w:type="spellEnd"/>
      <w:r w:rsidR="001C293D">
        <w:t xml:space="preserve"> is an evolution</w:t>
      </w:r>
      <w:r w:rsidR="00117D81">
        <w:t>.</w:t>
      </w:r>
    </w:p>
    <w:p w14:paraId="632ED244" w14:textId="77777777" w:rsidR="00A226BA" w:rsidRDefault="00A226BA" w:rsidP="00A226BA">
      <w:pPr>
        <w:pStyle w:val="Titre3"/>
      </w:pPr>
      <w:bookmarkStart w:id="338" w:name="_Toc499823604"/>
      <w:bookmarkStart w:id="339" w:name="_Toc501723068"/>
      <w:r>
        <w:t>Selection Rationale</w:t>
      </w:r>
      <w:bookmarkEnd w:id="338"/>
      <w:bookmarkEnd w:id="339"/>
    </w:p>
    <w:p w14:paraId="3BC91898" w14:textId="7394473C" w:rsidR="001B0797" w:rsidRPr="00C359D6" w:rsidRDefault="00C359D6" w:rsidP="00C359D6">
      <w:proofErr w:type="spellStart"/>
      <w:r w:rsidRPr="00C359D6">
        <w:t>Kno</w:t>
      </w:r>
      <w:r w:rsidR="00221D3F">
        <w:t>w</w:t>
      </w:r>
      <w:r w:rsidRPr="00C359D6">
        <w:t>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340" w:name="_Toc499823605"/>
      <w:bookmarkStart w:id="341" w:name="_Toc501723069"/>
      <w:r>
        <w:t>Architecture Risks</w:t>
      </w:r>
      <w:bookmarkEnd w:id="340"/>
      <w:bookmarkEnd w:id="341"/>
    </w:p>
    <w:p w14:paraId="1717AD94" w14:textId="4BB6BA8C" w:rsidR="00A226BA" w:rsidRDefault="00910AAC" w:rsidP="00A226BA">
      <w:r>
        <w:t>If t</w:t>
      </w:r>
      <w:r w:rsidR="00D112DE">
        <w:t xml:space="preserve">he component </w:t>
      </w:r>
      <w:r w:rsidR="0050471E">
        <w:t xml:space="preserve">is used for </w:t>
      </w:r>
      <w:r w:rsidR="007046EC">
        <w:t xml:space="preserve">help to </w:t>
      </w:r>
      <w:r w:rsidR="0050471E">
        <w:t>operational decisio</w:t>
      </w:r>
      <w:r w:rsidR="00653217">
        <w:t>n</w:t>
      </w:r>
      <w:r w:rsidR="007046EC">
        <w:t xml:space="preserve">, </w:t>
      </w:r>
      <w:r w:rsidR="00966D88">
        <w:t>its high availability becomes mandatory</w:t>
      </w:r>
      <w:r w:rsidR="00273E0A">
        <w:t>.</w:t>
      </w:r>
    </w:p>
    <w:p w14:paraId="04A6FA27" w14:textId="296EF783" w:rsidR="00273E0A" w:rsidRPr="00F6725F" w:rsidRDefault="00170081" w:rsidP="00A226BA">
      <w:r>
        <w:t xml:space="preserve">The </w:t>
      </w:r>
      <w:r w:rsidR="00C136BE">
        <w:t xml:space="preserve">component is stateless, </w:t>
      </w:r>
      <w:r w:rsidR="00577D59">
        <w:t>by adding instances</w:t>
      </w:r>
      <w:r w:rsidR="00F95B18">
        <w:t xml:space="preserve"> of containers, and relying on </w:t>
      </w:r>
      <w:r w:rsidR="00722ED6">
        <w:t xml:space="preserve">a </w:t>
      </w:r>
      <w:proofErr w:type="spellStart"/>
      <w:r w:rsidR="00722ED6">
        <w:t>Citus</w:t>
      </w:r>
      <w:proofErr w:type="spellEnd"/>
      <w:r w:rsidR="00722ED6">
        <w:t xml:space="preserve"> database cluster for data persistence, </w:t>
      </w:r>
      <w:r w:rsidR="00380EDD">
        <w:t>high availability and scalability</w:t>
      </w:r>
      <w:r w:rsidR="000E41DD">
        <w:t xml:space="preserve"> </w:t>
      </w:r>
      <w:r w:rsidR="00ED4384">
        <w:t>are</w:t>
      </w:r>
      <w:r w:rsidR="000E41DD">
        <w:t xml:space="preserve"> </w:t>
      </w:r>
      <w:r w:rsidR="00ED4384">
        <w:t>easy to achieve</w:t>
      </w:r>
    </w:p>
    <w:p w14:paraId="026AC82F" w14:textId="77777777" w:rsidR="00A226BA" w:rsidRDefault="00A226BA" w:rsidP="00A226BA">
      <w:pPr>
        <w:pStyle w:val="Titre2"/>
      </w:pPr>
      <w:bookmarkStart w:id="342" w:name="_Toc499823606"/>
      <w:bookmarkStart w:id="343" w:name="_Toc501723070"/>
      <w:r>
        <w:t>CKAN Open Data Component</w:t>
      </w:r>
      <w:bookmarkEnd w:id="342"/>
      <w:bookmarkEnd w:id="343"/>
    </w:p>
    <w:p w14:paraId="558E5624" w14:textId="77777777" w:rsidR="00A226BA" w:rsidRDefault="00A226BA" w:rsidP="00A226BA"/>
    <w:p w14:paraId="508B7D38" w14:textId="77777777" w:rsidR="00A226BA" w:rsidRDefault="00A226BA" w:rsidP="00A226BA">
      <w:pPr>
        <w:pStyle w:val="Titre3"/>
      </w:pPr>
      <w:bookmarkStart w:id="344" w:name="_Toc499823607"/>
      <w:bookmarkStart w:id="345" w:name="_Toc501723071"/>
      <w:r>
        <w:t>Component Functions</w:t>
      </w:r>
      <w:bookmarkEnd w:id="344"/>
      <w:bookmarkEnd w:id="345"/>
    </w:p>
    <w:p w14:paraId="39CE6856" w14:textId="77DC73EA" w:rsidR="003540EB" w:rsidRDefault="00B475EB" w:rsidP="003540EB">
      <w:r>
        <w:t>Open Data management system</w:t>
      </w:r>
    </w:p>
    <w:p w14:paraId="35767D7E" w14:textId="77777777" w:rsidR="005B1522" w:rsidRPr="003540EB" w:rsidRDefault="005B1522" w:rsidP="003540EB"/>
    <w:p w14:paraId="124FAB88" w14:textId="77777777" w:rsidR="00A226BA" w:rsidRDefault="00A226BA" w:rsidP="00A226BA">
      <w:pPr>
        <w:pStyle w:val="Titre3"/>
      </w:pPr>
      <w:bookmarkStart w:id="346" w:name="_Toc499823608"/>
      <w:bookmarkStart w:id="347" w:name="_Toc501723072"/>
      <w:r>
        <w:t>Technical Considerations</w:t>
      </w:r>
      <w:bookmarkEnd w:id="346"/>
      <w:bookmarkEnd w:id="347"/>
    </w:p>
    <w:p w14:paraId="51FEDD11" w14:textId="0648B8C3" w:rsidR="005B1522" w:rsidRDefault="0049098C" w:rsidP="005B1522">
      <w:r>
        <w:t>PostgreSQL database</w:t>
      </w:r>
    </w:p>
    <w:p w14:paraId="3ECD4A3E" w14:textId="511745B1" w:rsidR="00122FE7" w:rsidRDefault="00122FE7" w:rsidP="005B1522">
      <w:r>
        <w:t>Server written in python</w:t>
      </w:r>
    </w:p>
    <w:p w14:paraId="2F41D3B4" w14:textId="44603DCA" w:rsidR="00122FE7" w:rsidRDefault="00562579" w:rsidP="005B1522">
      <w:r>
        <w:t xml:space="preserve">Management </w:t>
      </w:r>
      <w:r w:rsidR="00122FE7">
        <w:t>Web interface</w:t>
      </w:r>
    </w:p>
    <w:p w14:paraId="5707C206" w14:textId="06C3D572" w:rsidR="00122FE7" w:rsidRDefault="00562579" w:rsidP="005B1522">
      <w:r>
        <w:t xml:space="preserve">RESTful </w:t>
      </w:r>
      <w:r w:rsidR="00122FE7">
        <w:t>API</w:t>
      </w:r>
    </w:p>
    <w:p w14:paraId="4D54B324" w14:textId="653136FB" w:rsidR="00790DFE" w:rsidRPr="005B1522" w:rsidRDefault="00790DFE" w:rsidP="005B1522">
      <w:r>
        <w:t>Security</w:t>
      </w:r>
      <w:r w:rsidR="00573CCB">
        <w:t xml:space="preserve"> (Authentication, Authorization</w:t>
      </w:r>
      <w:r w:rsidR="00FC19B4">
        <w:t xml:space="preserve"> </w:t>
      </w:r>
      <w:r w:rsidR="00573CCB">
        <w:t xml:space="preserve">provided by </w:t>
      </w:r>
      <w:r w:rsidR="00FC19B4">
        <w:t>IDM</w:t>
      </w:r>
      <w:r w:rsidR="00ED01DA">
        <w:t xml:space="preserve"> Components)</w:t>
      </w:r>
    </w:p>
    <w:p w14:paraId="15744040" w14:textId="77777777" w:rsidR="00A226BA" w:rsidRDefault="00A226BA" w:rsidP="00A226BA">
      <w:pPr>
        <w:pStyle w:val="Titre3"/>
        <w:rPr>
          <w:i/>
        </w:rPr>
      </w:pPr>
      <w:bookmarkStart w:id="348" w:name="_Toc499823609"/>
      <w:bookmarkStart w:id="349" w:name="_Toc501723073"/>
      <w:r>
        <w:t>Selected Product(s)</w:t>
      </w:r>
      <w:bookmarkEnd w:id="348"/>
      <w:bookmarkEnd w:id="349"/>
    </w:p>
    <w:p w14:paraId="27D18170" w14:textId="77777777" w:rsidR="00A226BA" w:rsidRDefault="00A226BA" w:rsidP="00A226BA">
      <w:pPr>
        <w:pStyle w:val="Titre3"/>
        <w:rPr>
          <w:i/>
        </w:rPr>
      </w:pPr>
      <w:bookmarkStart w:id="350" w:name="_Toc499823610"/>
      <w:bookmarkStart w:id="351" w:name="_Toc501723074"/>
      <w:r>
        <w:t>Selection Rationale</w:t>
      </w:r>
      <w:bookmarkEnd w:id="350"/>
      <w:bookmarkEnd w:id="351"/>
    </w:p>
    <w:p w14:paraId="2B5F6348" w14:textId="77777777" w:rsidR="00A226BA" w:rsidRDefault="00A226BA" w:rsidP="00A226BA">
      <w:pPr>
        <w:pStyle w:val="Titre3"/>
        <w:rPr>
          <w:i/>
        </w:rPr>
      </w:pPr>
      <w:bookmarkStart w:id="352" w:name="_Toc499823611"/>
      <w:bookmarkStart w:id="353" w:name="_Toc501723075"/>
      <w:r>
        <w:t>Architecture Risks</w:t>
      </w:r>
      <w:bookmarkEnd w:id="352"/>
      <w:bookmarkEnd w:id="353"/>
    </w:p>
    <w:p w14:paraId="05708079" w14:textId="77777777" w:rsidR="00A226BA" w:rsidRPr="00F6725F" w:rsidRDefault="00A226BA" w:rsidP="00A226BA"/>
    <w:p w14:paraId="47FD6817" w14:textId="78CCE8BF" w:rsidR="003069FA" w:rsidRDefault="003069FA" w:rsidP="003069FA">
      <w:pPr>
        <w:pStyle w:val="Titre2"/>
      </w:pPr>
      <w:bookmarkStart w:id="354" w:name="_Toc499823612"/>
      <w:bookmarkStart w:id="355" w:name="_Toc501723076"/>
      <w:r>
        <w:t xml:space="preserve">IDAS </w:t>
      </w:r>
      <w:r w:rsidR="00680523">
        <w:t xml:space="preserve">IOT </w:t>
      </w:r>
      <w:r>
        <w:t>Component</w:t>
      </w:r>
      <w:bookmarkEnd w:id="354"/>
      <w:r w:rsidR="00017607">
        <w:t>s</w:t>
      </w:r>
      <w:bookmarkEnd w:id="355"/>
    </w:p>
    <w:p w14:paraId="5F8F14CB" w14:textId="77777777" w:rsidR="003069FA" w:rsidRDefault="003069FA" w:rsidP="003069FA"/>
    <w:p w14:paraId="0F1D92CE" w14:textId="1B969711" w:rsidR="003069FA" w:rsidRDefault="003069FA" w:rsidP="003069FA">
      <w:pPr>
        <w:pStyle w:val="Titre3"/>
      </w:pPr>
      <w:bookmarkStart w:id="356" w:name="_Toc499823613"/>
      <w:bookmarkStart w:id="357" w:name="_Toc501723077"/>
      <w:r>
        <w:t>Component</w:t>
      </w:r>
      <w:r w:rsidR="009276B5">
        <w:t>s</w:t>
      </w:r>
      <w:r>
        <w:t xml:space="preserve"> Functions</w:t>
      </w:r>
      <w:bookmarkEnd w:id="356"/>
      <w:bookmarkEnd w:id="357"/>
    </w:p>
    <w:p w14:paraId="309FFB74" w14:textId="3FA7016F" w:rsidR="00BD7F0A" w:rsidRDefault="00BD7F0A" w:rsidP="00BD7F0A"/>
    <w:p w14:paraId="04EEE408" w14:textId="6F8F8503" w:rsidR="00BE7D42" w:rsidRDefault="00BE7D42" w:rsidP="00BD7F0A">
      <w:r>
        <w:lastRenderedPageBreak/>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14:paraId="6FAEABCE" w14:textId="77777777" w:rsidR="003E3389" w:rsidRPr="00DB16EE" w:rsidRDefault="003E3389" w:rsidP="003E3389">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195" w:history="1">
        <w:r w:rsidRPr="00DB16EE">
          <w:rPr>
            <w:rStyle w:val="Lienhypertexte"/>
            <w:lang w:val="en-GB"/>
          </w:rPr>
          <w:t>IDAS</w:t>
        </w:r>
      </w:hyperlink>
    </w:p>
    <w:p w14:paraId="1B01E444" w14:textId="77777777" w:rsidR="003E3389" w:rsidRPr="005F0A31" w:rsidRDefault="003E3389" w:rsidP="003E3389">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196" w:history="1">
        <w:r w:rsidRPr="005F0A31">
          <w:rPr>
            <w:rStyle w:val="Lienhypertexte"/>
            <w:lang w:val="en-GB"/>
          </w:rPr>
          <w:t>by Telefonica</w:t>
        </w:r>
      </w:hyperlink>
    </w:p>
    <w:p w14:paraId="329EC3DE" w14:textId="77777777" w:rsidR="003E3389" w:rsidRPr="005F0A31" w:rsidRDefault="003E3389" w:rsidP="003E3389">
      <w:pPr>
        <w:rPr>
          <w:lang w:val="en-GB"/>
        </w:rPr>
      </w:pPr>
    </w:p>
    <w:p w14:paraId="2E4D4E0A" w14:textId="61575E39" w:rsidR="009276B5" w:rsidRDefault="009276B5" w:rsidP="00BD7F0A">
      <w:r>
        <w:t>Available IOT Agents:</w:t>
      </w:r>
    </w:p>
    <w:p w14:paraId="11CFF0BE" w14:textId="6D66EB65" w:rsidR="00431C26" w:rsidRDefault="00A10D57" w:rsidP="00485DCE">
      <w:pPr>
        <w:pStyle w:val="Paragraphedeliste"/>
        <w:numPr>
          <w:ilvl w:val="0"/>
          <w:numId w:val="42"/>
        </w:numPr>
      </w:pPr>
      <w:proofErr w:type="spellStart"/>
      <w:r>
        <w:t>Ultra</w:t>
      </w:r>
      <w:r w:rsidR="00452557">
        <w:t xml:space="preserve"> </w:t>
      </w:r>
      <w:r>
        <w:t>Light</w:t>
      </w:r>
      <w:proofErr w:type="spellEnd"/>
      <w:r w:rsidR="00CC1A1D">
        <w:t xml:space="preserve"> IOT agent</w:t>
      </w:r>
      <w:r w:rsidR="00452557">
        <w:t xml:space="preserve"> (</w:t>
      </w:r>
      <w:hyperlink r:id="rId197"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can bind different protocols to UL2.0 like HTTP or MQTT. </w:t>
      </w:r>
      <w:r w:rsidR="009276B5">
        <w:t>e</w:t>
      </w:r>
      <w:r w:rsidR="00431C26">
        <w:t>xample of request: “t|25” to change an attribute bind on t like “temperature”</w:t>
      </w:r>
      <w:r w:rsidR="009276B5">
        <w:t>.</w:t>
      </w:r>
    </w:p>
    <w:p w14:paraId="424EC83B" w14:textId="4D654B7B" w:rsidR="00431C26" w:rsidRDefault="009F2DE3" w:rsidP="00485DCE">
      <w:pPr>
        <w:pStyle w:val="Paragraphedeliste"/>
        <w:numPr>
          <w:ilvl w:val="0"/>
          <w:numId w:val="42"/>
        </w:numPr>
      </w:pPr>
      <w:hyperlink r:id="rId198"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14:paraId="211FEE4B" w14:textId="7307A645" w:rsidR="00B56D8C" w:rsidRDefault="00B56D8C" w:rsidP="00485DCE">
      <w:pPr>
        <w:pStyle w:val="Paragraphedeliste"/>
        <w:numPr>
          <w:ilvl w:val="0"/>
          <w:numId w:val="42"/>
        </w:numPr>
      </w:pPr>
      <w:proofErr w:type="spellStart"/>
      <w:r>
        <w:t>SigFox</w:t>
      </w:r>
      <w:proofErr w:type="spellEnd"/>
      <w:r>
        <w:t xml:space="preserve"> IOT Agent</w:t>
      </w:r>
      <w:r w:rsidR="00A2131D">
        <w:t xml:space="preserve">: </w:t>
      </w:r>
      <w:hyperlink r:id="rId199" w:history="1">
        <w:r w:rsidR="00A2131D" w:rsidRPr="00887470">
          <w:rPr>
            <w:rStyle w:val="Lienhypertexte"/>
          </w:rPr>
          <w:t>SIGFOX IOT Agent</w:t>
        </w:r>
      </w:hyperlink>
      <w:r w:rsidR="00A2131D">
        <w:rPr>
          <w:rStyle w:val="Lienhypertexte"/>
        </w:rPr>
        <w:t xml:space="preserve"> on github</w:t>
      </w:r>
    </w:p>
    <w:p w14:paraId="4C505858" w14:textId="1BFF2856" w:rsidR="00B56D8C" w:rsidRDefault="00B56D8C" w:rsidP="00485DCE">
      <w:pPr>
        <w:pStyle w:val="Paragraphedeliste"/>
        <w:numPr>
          <w:ilvl w:val="0"/>
          <w:numId w:val="42"/>
        </w:numPr>
      </w:pPr>
      <w:r>
        <w:t>LWM2M IOT Agent</w:t>
      </w:r>
      <w:r w:rsidR="00A2131D">
        <w:t xml:space="preserve">: </w:t>
      </w:r>
      <w:hyperlink r:id="rId200" w:history="1">
        <w:r w:rsidR="00A2131D" w:rsidRPr="00887470">
          <w:rPr>
            <w:rStyle w:val="Lienhypertexte"/>
          </w:rPr>
          <w:t>OMA LWM2M IOT Agent</w:t>
        </w:r>
      </w:hyperlink>
    </w:p>
    <w:p w14:paraId="2AAE788A" w14:textId="77777777" w:rsidR="00A2131D" w:rsidRDefault="00A2131D" w:rsidP="00B56D8C"/>
    <w:p w14:paraId="192E14C6" w14:textId="7ED41ECC" w:rsidR="00B56D8C" w:rsidRDefault="00B56D8C" w:rsidP="00B56D8C">
      <w:r>
        <w:t>All IOT agents are based on the same architecture, provided by a core common library</w:t>
      </w:r>
      <w:r w:rsidR="003E3389">
        <w:t>:</w:t>
      </w:r>
    </w:p>
    <w:p w14:paraId="200C8E1B" w14:textId="45DB52F7" w:rsidR="003E3389" w:rsidRDefault="009F2DE3" w:rsidP="003E3389">
      <w:hyperlink r:id="rId201" w:history="1">
        <w:r w:rsidR="003E3389" w:rsidRPr="00887470">
          <w:rPr>
            <w:rStyle w:val="Lienhypertexte"/>
          </w:rPr>
          <w:t>IOT Agent library</w:t>
        </w:r>
        <w:r w:rsidR="003E3389">
          <w:rPr>
            <w:rStyle w:val="Lienhypertexte"/>
          </w:rPr>
          <w:t xml:space="preserve"> used</w:t>
        </w:r>
        <w:r w:rsidR="003E3389" w:rsidRPr="00887470">
          <w:rPr>
            <w:rStyle w:val="Lienhypertexte"/>
          </w:rPr>
          <w:t xml:space="preserve"> to develop other agents</w:t>
        </w:r>
      </w:hyperlink>
    </w:p>
    <w:p w14:paraId="76474C2F" w14:textId="77777777" w:rsidR="003E3389" w:rsidRPr="00BD7F0A" w:rsidRDefault="003E3389" w:rsidP="00B56D8C"/>
    <w:p w14:paraId="2539C965" w14:textId="77777777"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202">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14:paraId="4ECFF694" w14:textId="120354EE" w:rsidR="00D46D67" w:rsidRDefault="00A10D57" w:rsidP="00A10D57">
      <w:pPr>
        <w:pStyle w:val="Lgende"/>
      </w:pPr>
      <w:r>
        <w:t xml:space="preserve">Figure </w:t>
      </w:r>
      <w:r>
        <w:fldChar w:fldCharType="begin"/>
      </w:r>
      <w:r>
        <w:instrText xml:space="preserve"> SEQ Figure \* ARABIC </w:instrText>
      </w:r>
      <w:r>
        <w:fldChar w:fldCharType="separate"/>
      </w:r>
      <w:r w:rsidR="00A27A1E">
        <w:rPr>
          <w:noProof/>
        </w:rPr>
        <w:t>22</w:t>
      </w:r>
      <w:r>
        <w:fldChar w:fldCharType="end"/>
      </w:r>
      <w:r>
        <w:t xml:space="preserve"> : IDAS </w:t>
      </w:r>
      <w:proofErr w:type="spellStart"/>
      <w:r>
        <w:t>UltraLight</w:t>
      </w:r>
      <w:proofErr w:type="spellEnd"/>
      <w:r w:rsidR="0050130D">
        <w:t xml:space="preserve"> IOT Agent</w:t>
      </w:r>
      <w:r>
        <w:t xml:space="preserve"> interactions</w:t>
      </w:r>
    </w:p>
    <w:p w14:paraId="7C2F6147" w14:textId="01FEB71B"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14:paraId="52AC672B" w14:textId="14CD9463" w:rsidR="00235E72" w:rsidRDefault="00235E72" w:rsidP="009276B5">
      <w:r>
        <w:t>Each IOT agent provides device and service management features through a RESTful API.</w:t>
      </w:r>
    </w:p>
    <w:p w14:paraId="2DC25C47" w14:textId="5C65904D" w:rsidR="00235E72" w:rsidRDefault="00235E72" w:rsidP="009276B5">
      <w:r>
        <w:t xml:space="preserve">This management interface allows to configure the </w:t>
      </w:r>
      <w:r w:rsidR="00A9485E">
        <w:t xml:space="preserve">conversion between the device data and the NGSI entity to update in the context broker, for UL2.0 and JSON data sources, also are available LWM2M IOT agent, </w:t>
      </w:r>
      <w:proofErr w:type="spellStart"/>
      <w:r w:rsidR="00A9485E">
        <w:t>Sigfox</w:t>
      </w:r>
      <w:proofErr w:type="spellEnd"/>
      <w:r w:rsidR="00A9485E">
        <w:t xml:space="preserve"> IOT agent.</w:t>
      </w:r>
    </w:p>
    <w:p w14:paraId="7C6EC595" w14:textId="77777777" w:rsidR="00326F8C" w:rsidRDefault="00326F8C" w:rsidP="009276B5"/>
    <w:p w14:paraId="3F5DBFBA" w14:textId="36D2EE01"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14:paraId="4E38F31A" w14:textId="5BBD7B58" w:rsidR="00326F8C" w:rsidRDefault="00326F8C" w:rsidP="009276B5">
      <w:r>
        <w:t>A few data source are updated through periodic http requests, that extract &amp; convert data before feeding the existing data warehouse.</w:t>
      </w:r>
    </w:p>
    <w:p w14:paraId="0F31C6D3" w14:textId="41C96D09" w:rsidR="00776D92" w:rsidRDefault="00776D92" w:rsidP="009276B5">
      <w:r>
        <w:t>Those data are currently inserted in the data warehouse, using an ETL step and</w:t>
      </w:r>
      <w:r w:rsidR="000B3E6E">
        <w:t>/or</w:t>
      </w:r>
      <w:r>
        <w:t xml:space="preserve"> the SCOWS </w:t>
      </w:r>
      <w:proofErr w:type="spellStart"/>
      <w:r>
        <w:t>api</w:t>
      </w:r>
      <w:proofErr w:type="spellEnd"/>
      <w:r>
        <w:t>.</w:t>
      </w:r>
    </w:p>
    <w:p w14:paraId="6768BFF8" w14:textId="768D538D" w:rsidR="000B3E6E" w:rsidRDefault="000B3E6E" w:rsidP="009276B5">
      <w:r>
        <w:lastRenderedPageBreak/>
        <w:t>Current data sources are:</w:t>
      </w:r>
    </w:p>
    <w:p w14:paraId="26CB3F5C" w14:textId="3D47F223" w:rsidR="000B3E6E" w:rsidRPr="009A4A99" w:rsidRDefault="004B26D1" w:rsidP="00485DCE">
      <w:pPr>
        <w:pStyle w:val="Paragraphedeliste"/>
        <w:numPr>
          <w:ilvl w:val="0"/>
          <w:numId w:val="44"/>
        </w:numPr>
        <w:rPr>
          <w:lang w:val="fr-FR"/>
        </w:rPr>
      </w:pPr>
      <w:proofErr w:type="spellStart"/>
      <w:r w:rsidRPr="009A4A99">
        <w:rPr>
          <w:lang w:val="fr-FR"/>
        </w:rPr>
        <w:t>Environment</w:t>
      </w:r>
      <w:proofErr w:type="spellEnd"/>
      <w:r w:rsidRPr="009A4A99">
        <w:rPr>
          <w:lang w:val="fr-FR"/>
        </w:rPr>
        <w:t xml:space="preserve"> data</w:t>
      </w:r>
      <w:r w:rsidR="000B3E6E" w:rsidRPr="009A4A99">
        <w:rPr>
          <w:lang w:val="fr-FR"/>
        </w:rPr>
        <w:t xml:space="preserve"> Nice </w:t>
      </w:r>
      <w:r w:rsidRPr="009A4A99">
        <w:rPr>
          <w:lang w:val="fr-FR"/>
        </w:rPr>
        <w:t>&amp;</w:t>
      </w:r>
      <w:r w:rsidR="000B3E6E" w:rsidRPr="009A4A99">
        <w:rPr>
          <w:lang w:val="fr-FR"/>
        </w:rPr>
        <w:t xml:space="preserve"> Cagnes/Mer 38 Stations</w:t>
      </w:r>
    </w:p>
    <w:p w14:paraId="5B384AC7" w14:textId="23E49384" w:rsidR="000B3E6E" w:rsidRPr="009A4A99" w:rsidRDefault="004B26D1" w:rsidP="00485DCE">
      <w:pPr>
        <w:pStyle w:val="Paragraphedeliste"/>
        <w:numPr>
          <w:ilvl w:val="0"/>
          <w:numId w:val="44"/>
        </w:numPr>
        <w:rPr>
          <w:lang w:val="fr-FR"/>
        </w:rPr>
      </w:pPr>
      <w:r w:rsidRPr="009A4A99">
        <w:rPr>
          <w:lang w:val="fr-FR"/>
        </w:rPr>
        <w:t>A</w:t>
      </w:r>
      <w:r w:rsidR="000B3E6E" w:rsidRPr="009A4A99">
        <w:rPr>
          <w:lang w:val="fr-FR"/>
        </w:rPr>
        <w:t>ir</w:t>
      </w:r>
      <w:r w:rsidRPr="009A4A99">
        <w:rPr>
          <w:lang w:val="fr-FR"/>
        </w:rPr>
        <w:t xml:space="preserve"> </w:t>
      </w:r>
      <w:proofErr w:type="spellStart"/>
      <w:r w:rsidRPr="009A4A99">
        <w:rPr>
          <w:lang w:val="fr-FR"/>
        </w:rPr>
        <w:t>quality</w:t>
      </w:r>
      <w:proofErr w:type="spellEnd"/>
      <w:r w:rsidRPr="009A4A99">
        <w:rPr>
          <w:lang w:val="fr-FR"/>
        </w:rPr>
        <w:t xml:space="preserve"> monitoring</w:t>
      </w:r>
      <w:r w:rsidR="000B3E6E" w:rsidRPr="009A4A99">
        <w:rPr>
          <w:lang w:val="fr-FR"/>
        </w:rPr>
        <w:t> 8 Stations</w:t>
      </w:r>
    </w:p>
    <w:p w14:paraId="01C90728" w14:textId="13196581" w:rsidR="000B3E6E" w:rsidRPr="009A4A99" w:rsidRDefault="006D17E7" w:rsidP="00485DCE">
      <w:pPr>
        <w:pStyle w:val="Paragraphedeliste"/>
        <w:numPr>
          <w:ilvl w:val="0"/>
          <w:numId w:val="44"/>
        </w:numPr>
        <w:rPr>
          <w:lang w:val="en-GB"/>
        </w:rPr>
      </w:pPr>
      <w:r>
        <w:rPr>
          <w:lang w:val="en-GB"/>
        </w:rPr>
        <w:t>“</w:t>
      </w:r>
      <w:proofErr w:type="spellStart"/>
      <w:r w:rsidR="000B3E6E" w:rsidRPr="009A4A99">
        <w:rPr>
          <w:lang w:val="en-GB"/>
        </w:rPr>
        <w:t>Météo</w:t>
      </w:r>
      <w:proofErr w:type="spellEnd"/>
      <w:r w:rsidR="004B26D1" w:rsidRPr="009A4A99">
        <w:rPr>
          <w:lang w:val="en-GB"/>
        </w:rPr>
        <w:t xml:space="preserve"> </w:t>
      </w:r>
      <w:r w:rsidR="000B3E6E" w:rsidRPr="009A4A99">
        <w:rPr>
          <w:lang w:val="en-GB"/>
        </w:rPr>
        <w:t>France</w:t>
      </w:r>
      <w:r>
        <w:rPr>
          <w:lang w:val="en-GB"/>
        </w:rPr>
        <w:t>”</w:t>
      </w:r>
      <w:r w:rsidR="004B26D1" w:rsidRPr="009A4A99">
        <w:rPr>
          <w:lang w:val="en-GB"/>
        </w:rPr>
        <w:t xml:space="preserve"> weather forecast </w:t>
      </w:r>
      <w:r w:rsidR="000B3E6E" w:rsidRPr="009A4A99">
        <w:rPr>
          <w:lang w:val="en-GB"/>
        </w:rPr>
        <w:t xml:space="preserve">17 </w:t>
      </w:r>
      <w:r w:rsidR="004B26D1" w:rsidRPr="009A4A99">
        <w:rPr>
          <w:lang w:val="en-GB"/>
        </w:rPr>
        <w:t xml:space="preserve">forecast </w:t>
      </w:r>
      <w:r w:rsidR="000B3E6E" w:rsidRPr="009A4A99">
        <w:rPr>
          <w:lang w:val="en-GB"/>
        </w:rPr>
        <w:t>Stations</w:t>
      </w:r>
    </w:p>
    <w:p w14:paraId="75788C4D" w14:textId="183ED08A"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proofErr w:type="spellStart"/>
      <w:r w:rsidR="005260B2" w:rsidRPr="009A4A99">
        <w:rPr>
          <w:lang w:val="en-GB"/>
        </w:rPr>
        <w:t>Infoclimat</w:t>
      </w:r>
      <w:proofErr w:type="spellEnd"/>
      <w:r w:rsidRPr="009A4A99">
        <w:rPr>
          <w:lang w:val="en-GB"/>
        </w:rPr>
        <w:t xml:space="preserve"> </w:t>
      </w:r>
      <w:r w:rsidR="005260B2" w:rsidRPr="009A4A99">
        <w:rPr>
          <w:lang w:val="en-GB"/>
        </w:rPr>
        <w:t>4 Stations</w:t>
      </w:r>
    </w:p>
    <w:p w14:paraId="5C43108A" w14:textId="2CF9315C"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proofErr w:type="spellStart"/>
      <w:r w:rsidR="005260B2" w:rsidRPr="009A4A99">
        <w:rPr>
          <w:lang w:val="en-GB"/>
        </w:rPr>
        <w:t>WeatherCompany</w:t>
      </w:r>
      <w:proofErr w:type="spellEnd"/>
      <w:r w:rsidR="005260B2" w:rsidRPr="009A4A99">
        <w:rPr>
          <w:lang w:val="en-GB"/>
        </w:rPr>
        <w:t> 12 Stations</w:t>
      </w:r>
    </w:p>
    <w:p w14:paraId="6BC88F94" w14:textId="7768D8C7" w:rsidR="005260B2" w:rsidRPr="009A4A99" w:rsidRDefault="004B26D1" w:rsidP="00485DCE">
      <w:pPr>
        <w:pStyle w:val="Paragraphedeliste"/>
        <w:numPr>
          <w:ilvl w:val="0"/>
          <w:numId w:val="44"/>
        </w:numPr>
        <w:rPr>
          <w:lang w:val="en-GB"/>
        </w:rPr>
      </w:pPr>
      <w:r w:rsidRPr="009A4A99">
        <w:rPr>
          <w:lang w:val="en-GB"/>
        </w:rPr>
        <w:t xml:space="preserve">Hydraulic Station Data </w:t>
      </w:r>
      <w:r w:rsidR="005260B2" w:rsidRPr="009A4A99">
        <w:rPr>
          <w:lang w:val="en-GB"/>
        </w:rPr>
        <w:t xml:space="preserve">- SAC </w:t>
      </w:r>
      <w:proofErr w:type="spellStart"/>
      <w:r w:rsidR="005260B2" w:rsidRPr="009A4A99">
        <w:rPr>
          <w:lang w:val="en-GB"/>
        </w:rPr>
        <w:t>Magnan</w:t>
      </w:r>
      <w:proofErr w:type="spellEnd"/>
      <w:r w:rsidR="005260B2" w:rsidRPr="009A4A99">
        <w:rPr>
          <w:lang w:val="en-GB"/>
        </w:rPr>
        <w:t>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14:paraId="251BFDD2" w14:textId="3815BA2C" w:rsidR="004B26D1" w:rsidRPr="009A4A99" w:rsidRDefault="004B26D1" w:rsidP="00485DCE">
      <w:pPr>
        <w:pStyle w:val="Paragraphedeliste"/>
        <w:numPr>
          <w:ilvl w:val="0"/>
          <w:numId w:val="44"/>
        </w:numPr>
        <w:rPr>
          <w:lang w:val="en-GB"/>
        </w:rPr>
      </w:pPr>
      <w:r w:rsidRPr="009A4A99">
        <w:rPr>
          <w:lang w:val="en-GB"/>
        </w:rPr>
        <w:t>Statement of Voluntary Contribution Points 211 Stations</w:t>
      </w:r>
    </w:p>
    <w:p w14:paraId="6C757DD0" w14:textId="4814483E" w:rsidR="004B26D1" w:rsidRPr="009A4A99" w:rsidRDefault="004B26D1" w:rsidP="00485DCE">
      <w:pPr>
        <w:pStyle w:val="Paragraphedeliste"/>
        <w:numPr>
          <w:ilvl w:val="0"/>
          <w:numId w:val="44"/>
        </w:numPr>
        <w:rPr>
          <w:lang w:val="en-GB"/>
        </w:rPr>
      </w:pPr>
      <w:r w:rsidRPr="009A4A99">
        <w:rPr>
          <w:lang w:val="en-GB"/>
        </w:rPr>
        <w:t>Measure of urban traffic 327 Stations</w:t>
      </w:r>
    </w:p>
    <w:p w14:paraId="1936853A" w14:textId="21C1F384" w:rsidR="004B26D1" w:rsidRPr="009A4A99" w:rsidRDefault="004B26D1" w:rsidP="00485DCE">
      <w:pPr>
        <w:pStyle w:val="Paragraphedeliste"/>
        <w:numPr>
          <w:ilvl w:val="0"/>
          <w:numId w:val="44"/>
        </w:numPr>
        <w:rPr>
          <w:lang w:val="en-GB"/>
        </w:rPr>
      </w:pPr>
      <w:r w:rsidRPr="009A4A99">
        <w:rPr>
          <w:lang w:val="en-GB"/>
        </w:rPr>
        <w:t xml:space="preserve">Tourism 9 </w:t>
      </w:r>
      <w:r w:rsidR="009A4A99" w:rsidRPr="009A4A99">
        <w:rPr>
          <w:lang w:val="en-GB"/>
        </w:rPr>
        <w:t>data sets</w:t>
      </w:r>
    </w:p>
    <w:p w14:paraId="7C8D6D8C" w14:textId="405D1C0C" w:rsidR="004B26D1" w:rsidRPr="009A4A99" w:rsidRDefault="004B26D1" w:rsidP="00485DCE">
      <w:pPr>
        <w:pStyle w:val="Paragraphedeliste"/>
        <w:numPr>
          <w:ilvl w:val="0"/>
          <w:numId w:val="44"/>
        </w:numPr>
        <w:rPr>
          <w:lang w:val="en-GB"/>
        </w:rPr>
      </w:pPr>
      <w:r w:rsidRPr="009A4A99">
        <w:rPr>
          <w:lang w:val="en-GB"/>
        </w:rPr>
        <w:t xml:space="preserve">Parking 13 </w:t>
      </w:r>
      <w:proofErr w:type="spellStart"/>
      <w:r w:rsidRPr="009A4A99">
        <w:rPr>
          <w:lang w:val="en-GB"/>
        </w:rPr>
        <w:t>parkings</w:t>
      </w:r>
      <w:proofErr w:type="spellEnd"/>
    </w:p>
    <w:p w14:paraId="64DF7E84" w14:textId="260BEF7E" w:rsidR="001B0AAE" w:rsidRDefault="004B26D1" w:rsidP="00485DCE">
      <w:pPr>
        <w:pStyle w:val="Paragraphedeliste"/>
        <w:numPr>
          <w:ilvl w:val="0"/>
          <w:numId w:val="44"/>
        </w:numPr>
        <w:rPr>
          <w:lang w:val="en-GB"/>
        </w:rPr>
      </w:pPr>
      <w:r w:rsidRPr="009A4A99">
        <w:rPr>
          <w:lang w:val="en-GB"/>
        </w:rPr>
        <w:t>Transport - Tramway 28 tramways</w:t>
      </w:r>
      <w:r w:rsidR="00327CFF">
        <w:rPr>
          <w:lang w:val="en-GB"/>
        </w:rPr>
        <w:t xml:space="preserve"> T1</w:t>
      </w:r>
      <w:r w:rsidRPr="009A4A99">
        <w:rPr>
          <w:lang w:val="en-GB"/>
        </w:rPr>
        <w:t xml:space="preserve"> (</w:t>
      </w:r>
      <w:r w:rsidR="009A4A99" w:rsidRPr="009A4A99">
        <w:rPr>
          <w:lang w:val="en-GB"/>
        </w:rPr>
        <w:t>futures 3 times more</w:t>
      </w:r>
      <w:r w:rsidR="00327CFF">
        <w:rPr>
          <w:lang w:val="en-GB"/>
        </w:rPr>
        <w:t xml:space="preserve"> with T2</w:t>
      </w:r>
      <w:r w:rsidR="00E4417C">
        <w:rPr>
          <w:lang w:val="en-GB"/>
        </w:rPr>
        <w:t>, T3</w:t>
      </w:r>
      <w:r w:rsidRPr="009A4A99">
        <w:rPr>
          <w:lang w:val="en-GB"/>
        </w:rPr>
        <w:t>)</w:t>
      </w:r>
    </w:p>
    <w:p w14:paraId="7F59FC5C" w14:textId="5D9B3953" w:rsidR="007E3C8F" w:rsidRDefault="007E3C8F" w:rsidP="00485DCE">
      <w:pPr>
        <w:pStyle w:val="Paragraphedeliste"/>
        <w:numPr>
          <w:ilvl w:val="0"/>
          <w:numId w:val="44"/>
        </w:numPr>
        <w:rPr>
          <w:lang w:val="en-GB"/>
        </w:rPr>
      </w:pPr>
      <w:r>
        <w:rPr>
          <w:lang w:val="en-GB"/>
        </w:rPr>
        <w:t xml:space="preserve">Forecast water metering through </w:t>
      </w:r>
      <w:proofErr w:type="spellStart"/>
      <w:r>
        <w:rPr>
          <w:lang w:val="en-GB"/>
        </w:rPr>
        <w:t>LoRa</w:t>
      </w:r>
      <w:proofErr w:type="spellEnd"/>
      <w:r>
        <w:rPr>
          <w:lang w:val="en-GB"/>
        </w:rPr>
        <w:t xml:space="preserve"> 60 000 devices</w:t>
      </w:r>
    </w:p>
    <w:p w14:paraId="207B87E6" w14:textId="77777777" w:rsidR="006C399F" w:rsidRDefault="006C399F" w:rsidP="001B0AAE">
      <w:pPr>
        <w:rPr>
          <w:lang w:val="en-GB"/>
        </w:rPr>
      </w:pPr>
      <w:r>
        <w:rPr>
          <w:lang w:val="en-GB"/>
        </w:rPr>
        <w:t xml:space="preserve">Those data sources are under study in a parallel project, the aim is to materialize NGSI representation of the different data sources, by trying to map on existing </w:t>
      </w:r>
      <w:proofErr w:type="spellStart"/>
      <w:r>
        <w:rPr>
          <w:lang w:val="en-GB"/>
        </w:rPr>
        <w:t>Fiware</w:t>
      </w:r>
      <w:proofErr w:type="spellEnd"/>
      <w:r>
        <w:rPr>
          <w:lang w:val="en-GB"/>
        </w:rPr>
        <w:t xml:space="preserve"> data models, and propose evolution to those models, when needed, through the process proposed by </w:t>
      </w:r>
      <w:proofErr w:type="spellStart"/>
      <w:r>
        <w:rPr>
          <w:lang w:val="en-GB"/>
        </w:rPr>
        <w:t>Fiware</w:t>
      </w:r>
      <w:proofErr w:type="spellEnd"/>
      <w:r>
        <w:rPr>
          <w:lang w:val="en-GB"/>
        </w:rPr>
        <w:t>.</w:t>
      </w:r>
    </w:p>
    <w:p w14:paraId="4F09BC79" w14:textId="39161DA1" w:rsidR="004B26D1" w:rsidRPr="001B0AAE" w:rsidRDefault="006C399F" w:rsidP="001B0AAE">
      <w:pPr>
        <w:rPr>
          <w:lang w:val="en-GB"/>
        </w:rPr>
      </w:pPr>
      <w:r>
        <w:rPr>
          <w:lang w:val="en-GB"/>
        </w:rPr>
        <w:t xml:space="preserve"> </w:t>
      </w:r>
      <w:r w:rsidR="004B26D1" w:rsidRPr="001B0AAE">
        <w:rPr>
          <w:lang w:val="en-GB"/>
        </w:rPr>
        <w:tab/>
      </w:r>
    </w:p>
    <w:p w14:paraId="5AACC0E7" w14:textId="4A72F3D6"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14:paraId="37012266" w14:textId="77777777" w:rsidR="006C399F" w:rsidRDefault="006C399F" w:rsidP="009276B5"/>
    <w:p w14:paraId="21AEA9A9" w14:textId="127F700C"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14:paraId="3DFA2F29" w14:textId="6FC92BEC" w:rsidR="006C399F" w:rsidRDefault="006C399F" w:rsidP="009276B5">
      <w:r>
        <w:t>The following schema shows the envisaged architecture</w:t>
      </w:r>
      <w:r w:rsidR="00A01A1B">
        <w:t xml:space="preserve"> for the data acquisition pipeline.</w:t>
      </w:r>
    </w:p>
    <w:p w14:paraId="793B3A7F" w14:textId="77777777" w:rsidR="00A2131D" w:rsidRDefault="00A2131D" w:rsidP="009276B5"/>
    <w:p w14:paraId="41320A46" w14:textId="77777777"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203">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14:paraId="4E81BF08" w14:textId="2839D129" w:rsidR="00A2131D" w:rsidRDefault="007C6CC7" w:rsidP="007C6CC7">
      <w:pPr>
        <w:pStyle w:val="Lgende"/>
        <w:jc w:val="center"/>
      </w:pPr>
      <w:r>
        <w:t xml:space="preserve">Figure </w:t>
      </w:r>
      <w:r>
        <w:fldChar w:fldCharType="begin"/>
      </w:r>
      <w:r>
        <w:instrText xml:space="preserve"> SEQ Figure \* ARABIC </w:instrText>
      </w:r>
      <w:r>
        <w:fldChar w:fldCharType="separate"/>
      </w:r>
      <w:r w:rsidR="00A27A1E">
        <w:rPr>
          <w:noProof/>
        </w:rPr>
        <w:t>23</w:t>
      </w:r>
      <w:r>
        <w:fldChar w:fldCharType="end"/>
      </w:r>
      <w:r>
        <w:t>: Existing data sources import overview</w:t>
      </w:r>
    </w:p>
    <w:p w14:paraId="73EDC9CD" w14:textId="0C99AA01" w:rsidR="00894D41" w:rsidRDefault="00A15E62" w:rsidP="009276B5">
      <w:r>
        <w:lastRenderedPageBreak/>
        <w:t>This group of modules is the object of a specific project started in par</w:t>
      </w:r>
      <w:r w:rsidR="00E03225">
        <w:t>allel</w:t>
      </w:r>
      <w:r w:rsidR="00894D41">
        <w:t>.</w:t>
      </w:r>
    </w:p>
    <w:p w14:paraId="3A6AD3C5" w14:textId="47026436" w:rsidR="00A15E62" w:rsidRDefault="00894D41" w:rsidP="009276B5">
      <w:r>
        <w:t xml:space="preserve">Depending on the targeted data source mode of acquisition (FTP </w:t>
      </w:r>
      <w:proofErr w:type="gramStart"/>
      <w:r>
        <w:t>get</w:t>
      </w:r>
      <w:proofErr w:type="gramEnd"/>
      <w:r>
        <w: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r w:rsidR="003A47D9">
        <w:t>.</w:t>
      </w:r>
    </w:p>
    <w:p w14:paraId="09D9EA0D" w14:textId="77777777" w:rsidR="00A15E62" w:rsidRDefault="00A15E62" w:rsidP="009276B5"/>
    <w:p w14:paraId="5E64D9D6" w14:textId="6FE8C193" w:rsidR="00D4459F" w:rsidRDefault="00BA4A56" w:rsidP="009276B5">
      <w:r>
        <w:t xml:space="preserve">For the moment the following components are </w:t>
      </w:r>
      <w:r w:rsidR="00E03225">
        <w:t xml:space="preserve">still </w:t>
      </w:r>
      <w:r>
        <w:t xml:space="preserve">missing in the </w:t>
      </w:r>
      <w:proofErr w:type="spellStart"/>
      <w:r>
        <w:t>Fiware</w:t>
      </w:r>
      <w:proofErr w:type="spellEnd"/>
      <w:r>
        <w:t xml:space="preserve"> catalog:</w:t>
      </w:r>
    </w:p>
    <w:p w14:paraId="058E463F" w14:textId="5D444179" w:rsidR="00BA4A56" w:rsidRDefault="00452557" w:rsidP="00485DCE">
      <w:pPr>
        <w:pStyle w:val="Paragraphedeliste"/>
        <w:numPr>
          <w:ilvl w:val="0"/>
          <w:numId w:val="45"/>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xml:space="preserve">, should allow to manage IOT agents, through a RESTful </w:t>
      </w:r>
      <w:proofErr w:type="spellStart"/>
      <w:r w:rsidR="00E03225">
        <w:t>api</w:t>
      </w:r>
      <w:proofErr w:type="spellEnd"/>
      <w:r w:rsidR="00E03225">
        <w:t>.</w:t>
      </w:r>
    </w:p>
    <w:p w14:paraId="3E299210" w14:textId="5E4160E8" w:rsidR="00BA4A56" w:rsidRDefault="00BA4A56" w:rsidP="00485DCE">
      <w:pPr>
        <w:pStyle w:val="Paragraphedeliste"/>
        <w:numPr>
          <w:ilvl w:val="0"/>
          <w:numId w:val="45"/>
        </w:numPr>
      </w:pPr>
      <w:r w:rsidRPr="00720EB8">
        <w:t>IoT Edge Manager</w:t>
      </w:r>
      <w:r>
        <w:t xml:space="preserve"> (forthcoming for R5</w:t>
      </w:r>
      <w:r w:rsidR="00803C7A">
        <w:t xml:space="preserve"> release</w:t>
      </w:r>
      <w:r>
        <w:t>)</w:t>
      </w:r>
      <w:r w:rsidR="00803C7A">
        <w:t xml:space="preserve"> should allow to manage some sensors network</w:t>
      </w:r>
      <w:r w:rsidR="00E03225">
        <w:t xml:space="preserve">, and communicate directly to the context broker using NGSI </w:t>
      </w:r>
      <w:proofErr w:type="spellStart"/>
      <w:r w:rsidR="00E03225">
        <w:t>api</w:t>
      </w:r>
      <w:proofErr w:type="spellEnd"/>
      <w:r w:rsidR="00803C7A">
        <w:t>.</w:t>
      </w:r>
    </w:p>
    <w:p w14:paraId="4FEA0514" w14:textId="6E313E61" w:rsidR="00803C7A" w:rsidRDefault="00803C7A" w:rsidP="00BA4A56"/>
    <w:p w14:paraId="72330D7D" w14:textId="40289320" w:rsidR="00803C7A" w:rsidRDefault="00803C7A" w:rsidP="00BA4A56">
      <w:r>
        <w:t>As seen</w:t>
      </w:r>
      <w:r w:rsidR="00AA40AA">
        <w:t xml:space="preserve"> through the document,</w:t>
      </w:r>
      <w:r>
        <w:t xml:space="preserve"> the </w:t>
      </w:r>
      <w:proofErr w:type="spellStart"/>
      <w:r>
        <w:t>Fiware</w:t>
      </w:r>
      <w:proofErr w:type="spellEnd"/>
      <w:r>
        <w:t xml:space="preserve"> platform is a </w:t>
      </w:r>
      <w:r w:rsidR="00DC17A3">
        <w:t>collection of RESTful API, characteristic of a micro service architecture.</w:t>
      </w:r>
    </w:p>
    <w:p w14:paraId="438B05BE" w14:textId="4511DC8F" w:rsidR="00DC17A3" w:rsidRDefault="00DC17A3" w:rsidP="00BA4A56">
      <w:r>
        <w:t>So</w:t>
      </w:r>
      <w:r w:rsidR="00E03225">
        <w:t>,</w:t>
      </w:r>
      <w:r>
        <w:t xml:space="preserve"> the platform is a big </w:t>
      </w:r>
      <w:proofErr w:type="spellStart"/>
      <w:r>
        <w:t>lego</w:t>
      </w:r>
      <w:proofErr w:type="spellEnd"/>
      <w:r>
        <w:t xml:space="preserve">,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14:paraId="13B9769A" w14:textId="77777777" w:rsidR="00DC17A3" w:rsidRDefault="00DC17A3" w:rsidP="00BA4A56"/>
    <w:p w14:paraId="5BD54BF9" w14:textId="7C4E6374"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204"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14:paraId="664A590B" w14:textId="305E5202" w:rsidR="003C5C2D" w:rsidRDefault="003C5C2D" w:rsidP="00BA4A56">
      <w:r>
        <w:t>But the portal application is not open source, and the project is not really maintained, recent changes removed the possibility to get the portal Docker image.</w:t>
      </w:r>
    </w:p>
    <w:p w14:paraId="2D7CE09C" w14:textId="06AF7986" w:rsidR="003C5C2D" w:rsidRDefault="003C5C2D" w:rsidP="00BA4A56"/>
    <w:p w14:paraId="14D5CF5E" w14:textId="02B6121C"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14:paraId="1DE175DE" w14:textId="0521610C" w:rsidR="00776D92" w:rsidRDefault="00776D92" w:rsidP="00BA4A56">
      <w:r>
        <w:t xml:space="preserve">A specific paragraph </w:t>
      </w:r>
    </w:p>
    <w:p w14:paraId="00511FAD" w14:textId="77777777" w:rsidR="00BA4A56" w:rsidRPr="009276B5" w:rsidRDefault="00BA4A56" w:rsidP="009276B5"/>
    <w:p w14:paraId="7C95A141" w14:textId="28424599" w:rsidR="003069FA" w:rsidRDefault="003069FA" w:rsidP="003069FA">
      <w:pPr>
        <w:pStyle w:val="Titre3"/>
      </w:pPr>
      <w:bookmarkStart w:id="358" w:name="_Toc499823614"/>
      <w:bookmarkStart w:id="359" w:name="_Toc501723078"/>
      <w:r>
        <w:t>Technical Considerations</w:t>
      </w:r>
      <w:bookmarkEnd w:id="358"/>
      <w:bookmarkEnd w:id="359"/>
    </w:p>
    <w:p w14:paraId="1174D32E" w14:textId="2A3855DC" w:rsidR="009D79BF" w:rsidRDefault="00AB3A95" w:rsidP="009D79BF">
      <w:r>
        <w:t>IOT Agents provide two main interfaces:</w:t>
      </w:r>
    </w:p>
    <w:p w14:paraId="4E42ABF1" w14:textId="450D5E93" w:rsidR="00AB3A95" w:rsidRDefault="00AB3A95" w:rsidP="009D79BF">
      <w:r>
        <w:t>A management interface</w:t>
      </w:r>
      <w:r w:rsidR="00E71E24">
        <w:t xml:space="preserve"> through RESTful API</w:t>
      </w:r>
    </w:p>
    <w:p w14:paraId="38C542E4" w14:textId="206A4C54" w:rsidR="00E71E24" w:rsidRDefault="00E71E24" w:rsidP="009D79BF">
      <w:r>
        <w:t>An interface to receive data from devices/sensors or gateway data, which support either HTTP or MQTT transport</w:t>
      </w:r>
      <w:r w:rsidR="00BA4A56">
        <w:t>.</w:t>
      </w:r>
    </w:p>
    <w:p w14:paraId="28FEEF49" w14:textId="59701A5C" w:rsidR="00776D92" w:rsidRDefault="00776D92" w:rsidP="009D79BF">
      <w:r>
        <w:t>So, each IOT agent require 2 open incoming ports.</w:t>
      </w:r>
    </w:p>
    <w:p w14:paraId="7735ECCA" w14:textId="77777777" w:rsidR="00776D92" w:rsidRDefault="00776D92" w:rsidP="009D79BF"/>
    <w:p w14:paraId="22B252CB" w14:textId="00C38EAB" w:rsidR="000C3CCB" w:rsidRDefault="000C3CCB" w:rsidP="009D79BF">
      <w:r>
        <w:t xml:space="preserve">For MQTT standard incoming ports </w:t>
      </w:r>
      <w:r w:rsidR="00C407EF">
        <w:t xml:space="preserve">of the broker </w:t>
      </w:r>
      <w:r>
        <w:t>are:</w:t>
      </w:r>
    </w:p>
    <w:p w14:paraId="609FE02A" w14:textId="77777777" w:rsidR="000C3CCB" w:rsidRDefault="000C3CCB" w:rsidP="00485DCE">
      <w:pPr>
        <w:pStyle w:val="Paragraphedeliste"/>
        <w:numPr>
          <w:ilvl w:val="0"/>
          <w:numId w:val="43"/>
        </w:numPr>
      </w:pPr>
      <w:r w:rsidRPr="000C3CCB">
        <w:t>1883</w:t>
      </w:r>
      <w:r>
        <w:t xml:space="preserve">/TCP for unsecure communication channel, </w:t>
      </w:r>
    </w:p>
    <w:p w14:paraId="281A251E" w14:textId="20ADE8B3" w:rsidR="000C3CCB" w:rsidRPr="009D79BF" w:rsidRDefault="000C3CCB" w:rsidP="00485DCE">
      <w:pPr>
        <w:pStyle w:val="Paragraphedeliste"/>
        <w:numPr>
          <w:ilvl w:val="0"/>
          <w:numId w:val="43"/>
        </w:numPr>
      </w:pPr>
      <w:r>
        <w:t>8883/TCP for secured SSL/TLS channel</w:t>
      </w:r>
    </w:p>
    <w:p w14:paraId="13583234" w14:textId="43F426AA" w:rsidR="003069FA" w:rsidRDefault="003069FA" w:rsidP="003069FA">
      <w:pPr>
        <w:pStyle w:val="Titre3"/>
      </w:pPr>
      <w:bookmarkStart w:id="360" w:name="_Toc499823615"/>
      <w:bookmarkStart w:id="361" w:name="_Toc501723079"/>
      <w:r>
        <w:t>Selected Product(s)</w:t>
      </w:r>
      <w:bookmarkEnd w:id="360"/>
      <w:bookmarkEnd w:id="361"/>
    </w:p>
    <w:p w14:paraId="10C7A446" w14:textId="6CCD9C78" w:rsidR="009D79BF" w:rsidRDefault="009D79BF" w:rsidP="009D79BF">
      <w:r>
        <w:t>In a first step</w:t>
      </w:r>
      <w:r w:rsidR="00834117">
        <w:t>,</w:t>
      </w:r>
      <w:r>
        <w:t xml:space="preserve"> only the JSON IOT agent component will be used to ingest existing data sources into the </w:t>
      </w:r>
      <w:proofErr w:type="spellStart"/>
      <w:r w:rsidR="00834117">
        <w:t>Fiware</w:t>
      </w:r>
      <w:proofErr w:type="spellEnd"/>
      <w:r>
        <w:t xml:space="preserve"> platform.</w:t>
      </w:r>
    </w:p>
    <w:p w14:paraId="4991B2D3" w14:textId="411EB914" w:rsidR="00BA4A56" w:rsidRDefault="00BA4A56" w:rsidP="009D79BF">
      <w:r>
        <w:t xml:space="preserve">The MQTT broker can be </w:t>
      </w:r>
      <w:proofErr w:type="spellStart"/>
      <w:r>
        <w:t>Mosquitto</w:t>
      </w:r>
      <w:proofErr w:type="spellEnd"/>
      <w:r>
        <w:t xml:space="preserve"> or any other message broker supporting MQTT, such as RabbitMQ or </w:t>
      </w:r>
      <w:proofErr w:type="spellStart"/>
      <w:r>
        <w:t>ActiveMQ</w:t>
      </w:r>
      <w:proofErr w:type="spellEnd"/>
      <w:r w:rsidR="00AA40AA">
        <w:t xml:space="preserve">, in a </w:t>
      </w:r>
      <w:proofErr w:type="spellStart"/>
      <w:r w:rsidR="00AA40AA">
        <w:t>fisrt</w:t>
      </w:r>
      <w:proofErr w:type="spellEnd"/>
      <w:r w:rsidR="00AA40AA">
        <w:t xml:space="preserve"> step </w:t>
      </w:r>
      <w:proofErr w:type="spellStart"/>
      <w:r w:rsidR="00AA40AA">
        <w:t>Mosquitto</w:t>
      </w:r>
      <w:proofErr w:type="spellEnd"/>
      <w:r w:rsidR="00AA40AA">
        <w:t xml:space="preserve"> has been chosen.</w:t>
      </w:r>
    </w:p>
    <w:p w14:paraId="1530C0BF" w14:textId="77777777" w:rsidR="00B96253" w:rsidRDefault="00B96253" w:rsidP="009D79BF"/>
    <w:p w14:paraId="52AF04F6" w14:textId="19944CA5" w:rsidR="00AA40AA" w:rsidRDefault="00AA40AA" w:rsidP="009D79BF">
      <w:r>
        <w:t xml:space="preserve">The components proposed in the IDAS part of the </w:t>
      </w:r>
      <w:proofErr w:type="spellStart"/>
      <w:r>
        <w:t>Fiware</w:t>
      </w:r>
      <w:proofErr w:type="spellEnd"/>
      <w:r>
        <w:t xml:space="preserve"> catalog are now developed with Node.js, this is the case for all the IOT agents</w:t>
      </w:r>
      <w:r w:rsidR="00D0392F">
        <w:t>.</w:t>
      </w:r>
    </w:p>
    <w:p w14:paraId="694D1C12" w14:textId="235C7912" w:rsidR="00D0392F" w:rsidRDefault="00D0392F" w:rsidP="009D79BF">
      <w:r>
        <w:t>The database used by the IDAS components is MongoDB.</w:t>
      </w:r>
    </w:p>
    <w:p w14:paraId="5768F4E3" w14:textId="77777777" w:rsidR="00D0392F" w:rsidRPr="00A2131D" w:rsidRDefault="00D0392F" w:rsidP="009D79BF"/>
    <w:p w14:paraId="087C2905" w14:textId="4C95C2A8" w:rsidR="00A2131D" w:rsidRPr="00A2131D" w:rsidRDefault="00B96253" w:rsidP="00A2131D">
      <w:r>
        <w:t xml:space="preserve">The </w:t>
      </w:r>
      <w:r w:rsidR="000B3CE8">
        <w:t>first stage “ETL”</w:t>
      </w:r>
      <w:r w:rsidR="001233AF">
        <w:t xml:space="preserve"> modules will be developed using </w:t>
      </w:r>
      <w:hyperlink r:id="rId205" w:history="1">
        <w:r w:rsidR="001233AF" w:rsidRPr="000F47D8">
          <w:rPr>
            <w:rStyle w:val="Lienhypertexte"/>
          </w:rPr>
          <w:t>Node-RED</w:t>
        </w:r>
      </w:hyperlink>
    </w:p>
    <w:p w14:paraId="398AA479" w14:textId="0185B93E" w:rsidR="003069FA" w:rsidRDefault="003069FA" w:rsidP="003069FA">
      <w:pPr>
        <w:pStyle w:val="Titre3"/>
      </w:pPr>
      <w:bookmarkStart w:id="362" w:name="_Toc499823616"/>
      <w:bookmarkStart w:id="363" w:name="_Toc501723080"/>
      <w:r>
        <w:t>Selection Rationale</w:t>
      </w:r>
      <w:bookmarkEnd w:id="362"/>
      <w:bookmarkEnd w:id="363"/>
    </w:p>
    <w:p w14:paraId="0220254B" w14:textId="1444D145" w:rsidR="009D79BF" w:rsidRDefault="00354EF0" w:rsidP="009D79BF">
      <w:r>
        <w:t xml:space="preserve">The tools proposed in the </w:t>
      </w:r>
      <w:proofErr w:type="spellStart"/>
      <w:r>
        <w:t>Fiware</w:t>
      </w:r>
      <w:proofErr w:type="spellEnd"/>
      <w:r>
        <w:t xml:space="preserve"> catalog has been chosen.</w:t>
      </w:r>
    </w:p>
    <w:p w14:paraId="61639BE1" w14:textId="77777777" w:rsidR="002557F4" w:rsidRDefault="002557F4" w:rsidP="009D79BF"/>
    <w:p w14:paraId="2F1D0DDF" w14:textId="4B5A58E4" w:rsidR="00354EF0" w:rsidRDefault="00354EF0" w:rsidP="009D79BF">
      <w:r>
        <w:t>Many IOT agents are already available for different transport and protocols, some are under development like an OPC UA IOT agent, w</w:t>
      </w:r>
      <w:r w:rsidR="002557F4">
        <w:t>h</w:t>
      </w:r>
      <w:r>
        <w:t>ich open the way to connect directly SCADA or even industrial PLCs</w:t>
      </w:r>
      <w:r w:rsidR="00450AA1">
        <w:t>.</w:t>
      </w:r>
    </w:p>
    <w:p w14:paraId="4EA8FA10" w14:textId="6F815067" w:rsidR="00450AA1" w:rsidRDefault="00450AA1" w:rsidP="009D79BF">
      <w:r>
        <w:lastRenderedPageBreak/>
        <w:t>The use of a core IOT agent library written in Node.js as the base for all others agent is a good architectural choice.</w:t>
      </w:r>
    </w:p>
    <w:p w14:paraId="3D66BC5B" w14:textId="28D60D93" w:rsidR="00450AA1" w:rsidRDefault="00450AA1" w:rsidP="009D79BF">
      <w:r>
        <w:t>As well as the choice of MongoDB for the data persistence.</w:t>
      </w:r>
    </w:p>
    <w:p w14:paraId="66A94F2A" w14:textId="77777777" w:rsidR="00D128DC" w:rsidRDefault="00D128DC" w:rsidP="009D79BF"/>
    <w:p w14:paraId="0DBF791A" w14:textId="25FBCC34" w:rsidR="00D128DC" w:rsidRPr="009D79BF" w:rsidRDefault="00D128DC" w:rsidP="009D79BF">
      <w:r>
        <w:t>To complete the needs</w:t>
      </w:r>
      <w:r w:rsidR="006679D6">
        <w:t xml:space="preserve"> for data ingestion,</w:t>
      </w:r>
      <w:r w:rsidR="00955530">
        <w:t xml:space="preserve"> Node-RED</w:t>
      </w:r>
      <w:r w:rsidR="003051B8">
        <w:t xml:space="preserve"> shall be used to provide the first level of conversion</w:t>
      </w:r>
      <w:r w:rsidR="00EB7BF2">
        <w:t xml:space="preserve"> of data sources in JSON, before posting it to the MQTT broker, to be consumed by the JSON IOT agent.</w:t>
      </w:r>
      <w:r w:rsidR="003051B8">
        <w:t xml:space="preserve"> </w:t>
      </w:r>
    </w:p>
    <w:p w14:paraId="16D4768C" w14:textId="70C6E619" w:rsidR="003069FA" w:rsidRDefault="003069FA" w:rsidP="003069FA">
      <w:pPr>
        <w:pStyle w:val="Titre3"/>
      </w:pPr>
      <w:bookmarkStart w:id="364" w:name="_Toc499823617"/>
      <w:bookmarkStart w:id="365" w:name="_Toc501723081"/>
      <w:r>
        <w:t>Architecture Risks</w:t>
      </w:r>
      <w:bookmarkEnd w:id="364"/>
      <w:bookmarkEnd w:id="365"/>
    </w:p>
    <w:p w14:paraId="72AC36EA" w14:textId="72051087"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r w:rsidR="00FD3965">
        <w:t>using a</w:t>
      </w:r>
      <w:r w:rsidR="00A2131D">
        <w:t xml:space="preserve"> </w:t>
      </w:r>
      <w:r w:rsidR="00FD3965">
        <w:t>D</w:t>
      </w:r>
      <w:r w:rsidR="00E12BAF">
        <w:t>ocker service stack file, since IOT agent</w:t>
      </w:r>
      <w:r w:rsidR="00CE0793">
        <w:t>s</w:t>
      </w:r>
      <w:r w:rsidR="00E12BAF">
        <w:t xml:space="preserve"> are stateless components.</w:t>
      </w:r>
    </w:p>
    <w:p w14:paraId="36C6B42B" w14:textId="77777777" w:rsidR="00CE0793" w:rsidRDefault="00CE0793" w:rsidP="0050130D"/>
    <w:p w14:paraId="61342114" w14:textId="00D8C275" w:rsidR="00E12BAF" w:rsidRDefault="00E12BAF" w:rsidP="0050130D">
      <w:r>
        <w:t xml:space="preserve">The </w:t>
      </w:r>
      <w:r w:rsidR="00DD1798">
        <w:t>M</w:t>
      </w:r>
      <w:r>
        <w:t>ongoDB database they rely on</w:t>
      </w:r>
      <w:r w:rsidR="00CE0793">
        <w:t>,</w:t>
      </w:r>
      <w:r>
        <w:t xml:space="preserve"> is a cluster providing high availability and scalability as well.</w:t>
      </w:r>
    </w:p>
    <w:p w14:paraId="301EA0E9" w14:textId="77777777" w:rsidR="00CE0793" w:rsidRDefault="00CE0793" w:rsidP="0050130D"/>
    <w:p w14:paraId="2CA39484" w14:textId="45D5A4C3" w:rsidR="00E12BAF" w:rsidRDefault="00E12BAF" w:rsidP="0050130D">
      <w:r>
        <w:t xml:space="preserve">The security between the devices and the IOT agent communicating through HTTP rely on the use of an API key, that is checked by the IOT agent to accept the incoming message, the security can be enhanced </w:t>
      </w:r>
      <w:proofErr w:type="gramStart"/>
      <w:r>
        <w:t>through the use of</w:t>
      </w:r>
      <w:proofErr w:type="gramEnd"/>
      <w:r>
        <w:t xml:space="preserve"> HTTPS.</w:t>
      </w:r>
    </w:p>
    <w:p w14:paraId="703CED01" w14:textId="17BAD196"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14:paraId="6FD4A25D" w14:textId="77777777" w:rsidR="003069FA" w:rsidRPr="00F6725F" w:rsidRDefault="003069FA" w:rsidP="003069FA"/>
    <w:p w14:paraId="4B65AAE4" w14:textId="77777777" w:rsidR="003069FA" w:rsidRDefault="005F14A1" w:rsidP="003069FA">
      <w:pPr>
        <w:pStyle w:val="Titre2"/>
      </w:pPr>
      <w:r>
        <w:t xml:space="preserve"> </w:t>
      </w:r>
      <w:bookmarkStart w:id="366" w:name="_Toc499823618"/>
      <w:bookmarkStart w:id="367" w:name="_Toc501723082"/>
      <w:r w:rsidR="003069FA">
        <w:t>CEP Component</w:t>
      </w:r>
      <w:bookmarkEnd w:id="366"/>
      <w:bookmarkEnd w:id="367"/>
    </w:p>
    <w:p w14:paraId="1659D641" w14:textId="77777777" w:rsidR="003069FA" w:rsidRDefault="003069FA" w:rsidP="003069FA"/>
    <w:p w14:paraId="0F7D44E5" w14:textId="29983831" w:rsidR="003069FA" w:rsidRDefault="003069FA" w:rsidP="003069FA">
      <w:pPr>
        <w:pStyle w:val="Titre3"/>
      </w:pPr>
      <w:bookmarkStart w:id="368" w:name="_Toc499823619"/>
      <w:bookmarkStart w:id="369" w:name="_Toc501723083"/>
      <w:r>
        <w:t>Component Functions</w:t>
      </w:r>
      <w:bookmarkEnd w:id="368"/>
      <w:bookmarkEnd w:id="369"/>
    </w:p>
    <w:p w14:paraId="4FB07F00" w14:textId="3CDD7ADF" w:rsidR="00081868" w:rsidRDefault="00081868" w:rsidP="00081868">
      <w:r>
        <w:t>CEP stand for Complex Event Processing</w:t>
      </w:r>
      <w:r w:rsidR="000C3CCB">
        <w:t>, it has not been invented for IOT, but originally to automate business decision.</w:t>
      </w:r>
    </w:p>
    <w:p w14:paraId="17BF8FE3" w14:textId="77777777" w:rsidR="000C3CCB" w:rsidRPr="00081868" w:rsidRDefault="000C3CCB" w:rsidP="00081868"/>
    <w:p w14:paraId="53C8D165" w14:textId="4C6D4543" w:rsidR="003069FA" w:rsidRDefault="003069FA" w:rsidP="003069FA">
      <w:pPr>
        <w:pStyle w:val="Titre3"/>
      </w:pPr>
      <w:bookmarkStart w:id="370" w:name="_Toc499823620"/>
      <w:bookmarkStart w:id="371" w:name="_Toc501723084"/>
      <w:r>
        <w:t>Technical Considerations</w:t>
      </w:r>
      <w:bookmarkEnd w:id="370"/>
      <w:bookmarkEnd w:id="371"/>
    </w:p>
    <w:p w14:paraId="17070644" w14:textId="77777777" w:rsidR="000C3CCB" w:rsidRPr="000C3CCB" w:rsidRDefault="000C3CCB" w:rsidP="000C3CCB"/>
    <w:p w14:paraId="5A15DF1D" w14:textId="60FDDAC3" w:rsidR="003069FA" w:rsidRDefault="003069FA" w:rsidP="003069FA">
      <w:pPr>
        <w:pStyle w:val="Titre3"/>
      </w:pPr>
      <w:bookmarkStart w:id="372" w:name="_Toc499823621"/>
      <w:bookmarkStart w:id="373" w:name="_Toc501723085"/>
      <w:r>
        <w:t>Selected Product(s)</w:t>
      </w:r>
      <w:bookmarkEnd w:id="372"/>
      <w:bookmarkEnd w:id="373"/>
    </w:p>
    <w:p w14:paraId="05BE4F19" w14:textId="76D066F5" w:rsidR="00524CE6" w:rsidRDefault="001229F8" w:rsidP="00524CE6">
      <w:r>
        <w:t xml:space="preserve">Telefonica </w:t>
      </w:r>
      <w:proofErr w:type="spellStart"/>
      <w:r>
        <w:t>Perseo</w:t>
      </w:r>
      <w:proofErr w:type="spellEnd"/>
      <w:r>
        <w:t xml:space="preserve"> or IBM Proton</w:t>
      </w:r>
    </w:p>
    <w:p w14:paraId="340AAE6E" w14:textId="3D045D42" w:rsidR="000C3CCB" w:rsidRPr="00524CE6" w:rsidRDefault="000C3CCB" w:rsidP="00524CE6">
      <w:r>
        <w:t xml:space="preserve">At a first glance </w:t>
      </w:r>
      <w:proofErr w:type="spellStart"/>
      <w:r>
        <w:t>Perseo</w:t>
      </w:r>
      <w:proofErr w:type="spellEnd"/>
      <w:r>
        <w:t xml:space="preserve"> is simple</w:t>
      </w:r>
      <w:r w:rsidR="00AC199D">
        <w:t>r</w:t>
      </w:r>
      <w:r>
        <w:t xml:space="preserve"> to use and manage</w:t>
      </w:r>
    </w:p>
    <w:p w14:paraId="141D4A0F" w14:textId="111F67D6" w:rsidR="003069FA" w:rsidRDefault="003069FA" w:rsidP="003069FA">
      <w:pPr>
        <w:pStyle w:val="Titre3"/>
      </w:pPr>
      <w:bookmarkStart w:id="374" w:name="_Toc499823622"/>
      <w:bookmarkStart w:id="375" w:name="_Toc501723086"/>
      <w:r>
        <w:t>Selection Rationale</w:t>
      </w:r>
      <w:bookmarkEnd w:id="374"/>
      <w:bookmarkEnd w:id="375"/>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206"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207"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208"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074C60A5" w:rsidR="00437B0D" w:rsidRDefault="00437B0D" w:rsidP="00437B0D">
      <w:r>
        <w:t xml:space="preserve">Either </w:t>
      </w:r>
      <w:proofErr w:type="spellStart"/>
      <w:r w:rsidR="00524CE6">
        <w:t>Perseo</w:t>
      </w:r>
      <w:proofErr w:type="spellEnd"/>
      <w:r w:rsidR="00524CE6">
        <w:t xml:space="preserve"> </w:t>
      </w:r>
      <w:r>
        <w:t>and Proton</w:t>
      </w:r>
      <w:r w:rsidR="00524CE6">
        <w:t xml:space="preserve"> has been tested by </w:t>
      </w:r>
      <w:proofErr w:type="spellStart"/>
      <w:r w:rsidR="00524CE6">
        <w:t>Faycal</w:t>
      </w:r>
      <w:proofErr w:type="spellEnd"/>
      <w:r w:rsidR="00524CE6">
        <w:t xml:space="preserve"> </w:t>
      </w:r>
      <w:proofErr w:type="spellStart"/>
      <w:r w:rsidR="00524CE6">
        <w:t>Boufares</w:t>
      </w:r>
      <w:proofErr w:type="spellEnd"/>
      <w:r>
        <w:t xml:space="preserve">, it appears that Proton is richer, but more complex to apprehend than </w:t>
      </w:r>
      <w:proofErr w:type="spellStart"/>
      <w:r>
        <w:t>Perseo</w:t>
      </w:r>
      <w:proofErr w:type="spellEnd"/>
      <w:r>
        <w:t>.</w:t>
      </w:r>
    </w:p>
    <w:p w14:paraId="18245A15" w14:textId="408A93AD" w:rsidR="000C3CCB" w:rsidRDefault="000C3CCB" w:rsidP="00437B0D">
      <w:proofErr w:type="spellStart"/>
      <w:r>
        <w:t>Perseo</w:t>
      </w:r>
      <w:proofErr w:type="spellEnd"/>
      <w:r>
        <w:t xml:space="preserve"> use a MongoDB database, Proton uses files to store events configurations</w:t>
      </w:r>
    </w:p>
    <w:p w14:paraId="0B6F6525" w14:textId="35BD6565" w:rsidR="00524CE6" w:rsidRDefault="00524CE6" w:rsidP="00081868">
      <w:r>
        <w:t>.</w:t>
      </w:r>
    </w:p>
    <w:p w14:paraId="42AED1DA" w14:textId="77777777" w:rsidR="003069FA" w:rsidRDefault="003069FA" w:rsidP="003069FA">
      <w:pPr>
        <w:pStyle w:val="Titre3"/>
        <w:rPr>
          <w:i/>
        </w:rPr>
      </w:pPr>
      <w:bookmarkStart w:id="376" w:name="_Toc499823623"/>
      <w:bookmarkStart w:id="377" w:name="_Toc501723087"/>
      <w:r>
        <w:t>Architecture Risks</w:t>
      </w:r>
      <w:bookmarkEnd w:id="376"/>
      <w:bookmarkEnd w:id="377"/>
    </w:p>
    <w:p w14:paraId="47B57F12" w14:textId="3AA7FFD7" w:rsidR="003069FA" w:rsidRDefault="00BA0BA1" w:rsidP="003069FA">
      <w:proofErr w:type="spellStart"/>
      <w:r>
        <w:t>Perseo</w:t>
      </w:r>
      <w:proofErr w:type="spellEnd"/>
      <w:r>
        <w:t xml:space="preserve"> intercepts all request incoming to Orion Broker, in case of high traffic it can become a bottleneck that delay the processing of important rules.</w:t>
      </w:r>
    </w:p>
    <w:p w14:paraId="5C14EEA4" w14:textId="0B159F1A" w:rsidR="009A742D" w:rsidRDefault="00A97339" w:rsidP="003069FA">
      <w:r>
        <w:t xml:space="preserve">High availability can be achieved for the </w:t>
      </w:r>
      <w:proofErr w:type="spellStart"/>
      <w:r>
        <w:t>Perseo</w:t>
      </w:r>
      <w:proofErr w:type="spellEnd"/>
      <w:r>
        <w:t xml:space="preserve"> CEP</w:t>
      </w:r>
      <w:r w:rsidR="006E2FBB">
        <w:t xml:space="preserve">, like described on </w:t>
      </w:r>
      <w:hyperlink r:id="rId209" w:history="1">
        <w:r w:rsidR="00872F18" w:rsidRPr="00872F18">
          <w:rPr>
            <w:rStyle w:val="Lienhypertexte"/>
          </w:rPr>
          <w:t xml:space="preserve">project </w:t>
        </w:r>
        <w:r w:rsidR="006E2FBB" w:rsidRPr="00872F18">
          <w:rPr>
            <w:rStyle w:val="Lienhypertexte"/>
          </w:rPr>
          <w:t xml:space="preserve">GitHub </w:t>
        </w:r>
        <w:r w:rsidR="00872F18" w:rsidRPr="00872F18">
          <w:rPr>
            <w:rStyle w:val="Lienhypertexte"/>
          </w:rPr>
          <w:t>post</w:t>
        </w:r>
      </w:hyperlink>
      <w:r w:rsidR="00FE0FB4">
        <w:t xml:space="preserve">, by simply replicating the </w:t>
      </w:r>
      <w:r w:rsidR="00C83BF9">
        <w:t xml:space="preserve">2 </w:t>
      </w:r>
      <w:r w:rsidR="00FE0FB4">
        <w:t xml:space="preserve">modules </w:t>
      </w:r>
      <w:r w:rsidR="00C83BF9">
        <w:t xml:space="preserve">(the </w:t>
      </w:r>
      <w:proofErr w:type="spellStart"/>
      <w:r w:rsidR="00C83BF9">
        <w:t>Perseo-fe</w:t>
      </w:r>
      <w:proofErr w:type="spellEnd"/>
      <w:r w:rsidR="00C83BF9">
        <w:t xml:space="preserve"> and the core</w:t>
      </w:r>
      <w:r w:rsidR="00C50AAA">
        <w:t>)</w:t>
      </w:r>
    </w:p>
    <w:p w14:paraId="2D046FBD" w14:textId="77777777" w:rsidR="00E246C6" w:rsidRDefault="00E246C6" w:rsidP="003069FA"/>
    <w:p w14:paraId="56DC38F8" w14:textId="77777777" w:rsidR="00E246C6" w:rsidRDefault="00E246C6" w:rsidP="003069FA"/>
    <w:p w14:paraId="78FFFB20" w14:textId="77777777" w:rsidR="000C5195" w:rsidRDefault="00E246C6" w:rsidP="000C5195">
      <w:pPr>
        <w:keepNext/>
      </w:pPr>
      <w:r>
        <w:rPr>
          <w:noProof/>
        </w:rPr>
        <w:lastRenderedPageBreak/>
        <w:drawing>
          <wp:inline distT="0" distB="0" distL="0" distR="0" wp14:anchorId="50FDB505" wp14:editId="2B08F4CE">
            <wp:extent cx="4038600" cy="1247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eo_ha.png"/>
                    <pic:cNvPicPr/>
                  </pic:nvPicPr>
                  <pic:blipFill>
                    <a:blip r:embed="rId210">
                      <a:extLst>
                        <a:ext uri="{28A0092B-C50C-407E-A947-70E740481C1C}">
                          <a14:useLocalDpi xmlns:a14="http://schemas.microsoft.com/office/drawing/2010/main" val="0"/>
                        </a:ext>
                      </a:extLst>
                    </a:blip>
                    <a:stretch>
                      <a:fillRect/>
                    </a:stretch>
                  </pic:blipFill>
                  <pic:spPr>
                    <a:xfrm>
                      <a:off x="0" y="0"/>
                      <a:ext cx="4038600" cy="1247775"/>
                    </a:xfrm>
                    <a:prstGeom prst="rect">
                      <a:avLst/>
                    </a:prstGeom>
                  </pic:spPr>
                </pic:pic>
              </a:graphicData>
            </a:graphic>
          </wp:inline>
        </w:drawing>
      </w:r>
    </w:p>
    <w:p w14:paraId="66385245" w14:textId="1CB78501" w:rsidR="00E246C6" w:rsidRDefault="000C5195" w:rsidP="000C5195">
      <w:pPr>
        <w:pStyle w:val="Lgende"/>
      </w:pPr>
      <w:r>
        <w:t xml:space="preserve">Figure </w:t>
      </w:r>
      <w:r>
        <w:fldChar w:fldCharType="begin"/>
      </w:r>
      <w:r>
        <w:instrText xml:space="preserve"> SEQ Figure \* ARABIC </w:instrText>
      </w:r>
      <w:r>
        <w:fldChar w:fldCharType="separate"/>
      </w:r>
      <w:r w:rsidR="00A27A1E">
        <w:rPr>
          <w:noProof/>
        </w:rPr>
        <w:t>24</w:t>
      </w:r>
      <w:r>
        <w:fldChar w:fldCharType="end"/>
      </w:r>
      <w:r>
        <w:t xml:space="preserve">: </w:t>
      </w:r>
      <w:proofErr w:type="spellStart"/>
      <w:r>
        <w:t>Perseo</w:t>
      </w:r>
      <w:proofErr w:type="spellEnd"/>
      <w:r>
        <w:t xml:space="preserve"> High </w:t>
      </w:r>
      <w:proofErr w:type="spellStart"/>
      <w:r>
        <w:t>Availabilty</w:t>
      </w:r>
      <w:proofErr w:type="spellEnd"/>
    </w:p>
    <w:p w14:paraId="1CA58A4E" w14:textId="2809D3B4" w:rsidR="000C5195" w:rsidRDefault="003B5DF3" w:rsidP="003069FA">
      <w:r>
        <w:t xml:space="preserve">The load balancing </w:t>
      </w:r>
      <w:r w:rsidR="00501AD0">
        <w:t>is provided by Docker</w:t>
      </w:r>
      <w:r w:rsidR="00D80299">
        <w:t>, as modules are deployed as services.</w:t>
      </w:r>
    </w:p>
    <w:p w14:paraId="26629E75" w14:textId="77777777" w:rsidR="000C5195" w:rsidRDefault="000C5195" w:rsidP="003069FA"/>
    <w:p w14:paraId="5A0EA79B" w14:textId="77777777" w:rsidR="00BA0BA1" w:rsidRPr="00F6725F" w:rsidRDefault="00BA0BA1" w:rsidP="003069FA"/>
    <w:p w14:paraId="18D8BE71" w14:textId="69766282" w:rsidR="003069FA" w:rsidRDefault="003069FA" w:rsidP="003069FA">
      <w:pPr>
        <w:pStyle w:val="Titre2"/>
      </w:pPr>
      <w:r>
        <w:t xml:space="preserve"> </w:t>
      </w:r>
      <w:bookmarkStart w:id="378" w:name="_Toc499823624"/>
      <w:bookmarkStart w:id="379" w:name="_Toc501723088"/>
      <w:r>
        <w:t>Application Mashup Component</w:t>
      </w:r>
      <w:r w:rsidR="00DB6AFC">
        <w:t>s</w:t>
      </w:r>
      <w:bookmarkEnd w:id="378"/>
      <w:bookmarkEnd w:id="379"/>
    </w:p>
    <w:p w14:paraId="4E0EB3EA" w14:textId="77777777" w:rsidR="003069FA" w:rsidRDefault="003069FA" w:rsidP="003069FA"/>
    <w:p w14:paraId="2519010F" w14:textId="562B3AF5" w:rsidR="003069FA" w:rsidRDefault="003069FA" w:rsidP="003069FA">
      <w:pPr>
        <w:pStyle w:val="Titre3"/>
      </w:pPr>
      <w:bookmarkStart w:id="380" w:name="_Toc499823625"/>
      <w:bookmarkStart w:id="381" w:name="_Toc501723089"/>
      <w:r>
        <w:t>Component Functions</w:t>
      </w:r>
      <w:bookmarkEnd w:id="380"/>
      <w:bookmarkEnd w:id="381"/>
    </w:p>
    <w:p w14:paraId="5381A11E" w14:textId="3DEA8B03" w:rsidR="00695DCE" w:rsidRDefault="00695DCE" w:rsidP="00695DCE">
      <w:r>
        <w:t>Th</w:t>
      </w:r>
      <w:r w:rsidR="00BA0BA1">
        <w:t>ose</w:t>
      </w:r>
      <w:r>
        <w:t xml:space="preserve"> components </w:t>
      </w:r>
      <w:r w:rsidR="00BA0BA1">
        <w:t xml:space="preserve">allow to </w:t>
      </w:r>
      <w:r w:rsidR="00D46163">
        <w:t xml:space="preserve">design and </w:t>
      </w:r>
      <w:r w:rsidR="00BA0BA1">
        <w:t>publish dashboards and visualization</w:t>
      </w:r>
      <w:r w:rsidR="00C13080">
        <w:t xml:space="preserve"> </w:t>
      </w:r>
      <w:r w:rsidR="007D4D1A">
        <w:t>mashu</w:t>
      </w:r>
      <w:r w:rsidR="00C13080">
        <w:t>p</w:t>
      </w:r>
      <w:r w:rsidR="007D4D1A">
        <w:t>s</w:t>
      </w:r>
      <w:r w:rsidR="00BA0BA1">
        <w:t xml:space="preserve"> about entities data from the context broker</w:t>
      </w:r>
      <w:r w:rsidR="00D46163">
        <w:t xml:space="preserve"> and the </w:t>
      </w:r>
      <w:r w:rsidR="00270E68">
        <w:t>short-term</w:t>
      </w:r>
      <w:r w:rsidR="00D46163">
        <w:t xml:space="preserve"> history</w:t>
      </w:r>
      <w:r w:rsidR="00BA0BA1">
        <w:t xml:space="preserve">, but without </w:t>
      </w:r>
      <w:r w:rsidR="00F112F0">
        <w:t xml:space="preserve">the need of programming </w:t>
      </w:r>
      <w:r w:rsidR="00D46163">
        <w:t>skills</w:t>
      </w:r>
      <w:r w:rsidR="00BA0BA1">
        <w:t>.</w:t>
      </w:r>
    </w:p>
    <w:p w14:paraId="243D23C7" w14:textId="268520A6" w:rsidR="00BA0BA1" w:rsidRDefault="00F112F0" w:rsidP="00695DCE">
      <w:r>
        <w:t>The components provide simple interface to assemble in a page, configurable</w:t>
      </w:r>
      <w:r w:rsidRPr="00F112F0">
        <w:t xml:space="preserve"> </w:t>
      </w:r>
      <w:r>
        <w:t>widgets to visualize entities data.</w:t>
      </w:r>
    </w:p>
    <w:p w14:paraId="7C8CE070" w14:textId="77777777" w:rsidR="00E071A9" w:rsidRDefault="00E071A9" w:rsidP="00695DCE"/>
    <w:p w14:paraId="6EDB49EF" w14:textId="77777777" w:rsidR="00814C4B" w:rsidRDefault="00693602" w:rsidP="00814C4B">
      <w:pPr>
        <w:keepNext/>
      </w:pPr>
      <w:r>
        <w:rPr>
          <w:noProof/>
        </w:rPr>
        <w:drawing>
          <wp:inline distT="0" distB="0" distL="0" distR="0" wp14:anchorId="7A91CA43" wp14:editId="3EBFFB47">
            <wp:extent cx="6000750" cy="2355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cloud_UG_Embed_Workspace_Menu.png"/>
                    <pic:cNvPicPr/>
                  </pic:nvPicPr>
                  <pic:blipFill>
                    <a:blip r:embed="rId211">
                      <a:extLst>
                        <a:ext uri="{28A0092B-C50C-407E-A947-70E740481C1C}">
                          <a14:useLocalDpi xmlns:a14="http://schemas.microsoft.com/office/drawing/2010/main" val="0"/>
                        </a:ext>
                      </a:extLst>
                    </a:blip>
                    <a:stretch>
                      <a:fillRect/>
                    </a:stretch>
                  </pic:blipFill>
                  <pic:spPr>
                    <a:xfrm>
                      <a:off x="0" y="0"/>
                      <a:ext cx="6000750" cy="2355850"/>
                    </a:xfrm>
                    <a:prstGeom prst="rect">
                      <a:avLst/>
                    </a:prstGeom>
                  </pic:spPr>
                </pic:pic>
              </a:graphicData>
            </a:graphic>
          </wp:inline>
        </w:drawing>
      </w:r>
    </w:p>
    <w:p w14:paraId="2791E4C9" w14:textId="26A37C1B" w:rsidR="00E071A9" w:rsidRPr="00695DCE" w:rsidRDefault="00814C4B" w:rsidP="00814C4B">
      <w:pPr>
        <w:pStyle w:val="Lgende"/>
      </w:pPr>
      <w:r>
        <w:t xml:space="preserve">Figure </w:t>
      </w:r>
      <w:r>
        <w:fldChar w:fldCharType="begin"/>
      </w:r>
      <w:r>
        <w:instrText xml:space="preserve"> SEQ Figure \* ARABIC </w:instrText>
      </w:r>
      <w:r>
        <w:fldChar w:fldCharType="separate"/>
      </w:r>
      <w:r w:rsidR="00A27A1E">
        <w:rPr>
          <w:noProof/>
        </w:rPr>
        <w:t>25</w:t>
      </w:r>
      <w:r>
        <w:fldChar w:fldCharType="end"/>
      </w:r>
      <w:r>
        <w:t xml:space="preserve">: </w:t>
      </w:r>
      <w:proofErr w:type="spellStart"/>
      <w:r>
        <w:t>Wirecloud</w:t>
      </w:r>
      <w:proofErr w:type="spellEnd"/>
      <w:r>
        <w:t xml:space="preserve"> Mashup example</w:t>
      </w:r>
    </w:p>
    <w:p w14:paraId="4B4A6940" w14:textId="298A34C3" w:rsidR="003069FA" w:rsidRDefault="003069FA" w:rsidP="003069FA">
      <w:pPr>
        <w:pStyle w:val="Titre3"/>
      </w:pPr>
      <w:bookmarkStart w:id="382" w:name="_Toc499823626"/>
      <w:bookmarkStart w:id="383" w:name="_Toc501723090"/>
      <w:r>
        <w:t>Technical Considerations</w:t>
      </w:r>
      <w:bookmarkEnd w:id="382"/>
      <w:bookmarkEnd w:id="383"/>
    </w:p>
    <w:p w14:paraId="6A7EFE64" w14:textId="77777777" w:rsidR="00D46163" w:rsidRDefault="000B5D10" w:rsidP="000B5D10">
      <w:proofErr w:type="spellStart"/>
      <w:r>
        <w:t>Wirecloud</w:t>
      </w:r>
      <w:proofErr w:type="spellEnd"/>
      <w:r w:rsidR="00F112F0">
        <w:t xml:space="preserve"> composed of a back-end server and a </w:t>
      </w:r>
      <w:proofErr w:type="spellStart"/>
      <w:r w:rsidR="00F112F0">
        <w:t>javascript</w:t>
      </w:r>
      <w:proofErr w:type="spellEnd"/>
      <w:r w:rsidR="00F112F0">
        <w:t xml:space="preserve"> web application, </w:t>
      </w:r>
    </w:p>
    <w:p w14:paraId="3616E17A" w14:textId="6A72A7A6" w:rsidR="000B5D10" w:rsidRDefault="00F112F0" w:rsidP="000B5D10">
      <w:r>
        <w:t xml:space="preserve">the </w:t>
      </w:r>
      <w:proofErr w:type="spellStart"/>
      <w:r w:rsidR="00C51EF6">
        <w:t>Wirecloud</w:t>
      </w:r>
      <w:proofErr w:type="spellEnd"/>
      <w:r w:rsidR="00C51EF6">
        <w:t xml:space="preserve"> </w:t>
      </w:r>
      <w:r>
        <w:t xml:space="preserve">back-end server </w:t>
      </w:r>
      <w:r w:rsidR="00F949BC">
        <w:t xml:space="preserve">is based on </w:t>
      </w:r>
      <w:r w:rsidR="009C38D8">
        <w:t xml:space="preserve">Django Python application server, it </w:t>
      </w:r>
      <w:r>
        <w:t>uses a PostgreSQL database</w:t>
      </w:r>
      <w:r w:rsidR="009C38D8">
        <w:t xml:space="preserve"> (or MySQL</w:t>
      </w:r>
      <w:r w:rsidR="001D7027">
        <w:t>, SQLite3),</w:t>
      </w:r>
      <w:r>
        <w:t xml:space="preserve"> to persist</w:t>
      </w:r>
      <w:r w:rsidR="00B24D1C">
        <w:t xml:space="preserve"> mashups and dashboards</w:t>
      </w:r>
      <w:r w:rsidR="00162176">
        <w:t xml:space="preserve">, in </w:t>
      </w:r>
      <w:r w:rsidR="00F14F30">
        <w:t xml:space="preserve">our case it will be the </w:t>
      </w:r>
      <w:proofErr w:type="spellStart"/>
      <w:r w:rsidR="00F14F30">
        <w:t>Citus</w:t>
      </w:r>
      <w:proofErr w:type="spellEnd"/>
      <w:r w:rsidR="00F14F30">
        <w:t xml:space="preserve"> cluster of PostgreSQL databases</w:t>
      </w:r>
      <w:r w:rsidR="00B24D1C">
        <w:t>.</w:t>
      </w:r>
    </w:p>
    <w:p w14:paraId="1C14ECD3" w14:textId="58540673" w:rsidR="005A7F0A" w:rsidRDefault="005B1D71" w:rsidP="000B5D10">
      <w:proofErr w:type="spellStart"/>
      <w:r>
        <w:t>Wirecloud</w:t>
      </w:r>
      <w:proofErr w:type="spellEnd"/>
      <w:r>
        <w:t xml:space="preserve"> can be easily deployed </w:t>
      </w:r>
      <w:r w:rsidR="00D635D6">
        <w:t xml:space="preserve">as Docker containers: </w:t>
      </w:r>
      <w:hyperlink r:id="rId212" w:history="1">
        <w:r w:rsidR="0017467D" w:rsidRPr="0017467D">
          <w:rPr>
            <w:rStyle w:val="Lienhypertexte"/>
          </w:rPr>
          <w:t>instruction</w:t>
        </w:r>
        <w:r w:rsidR="0017467D">
          <w:rPr>
            <w:rStyle w:val="Lienhypertexte"/>
          </w:rPr>
          <w:t>s</w:t>
        </w:r>
        <w:r w:rsidR="0017467D" w:rsidRPr="0017467D">
          <w:rPr>
            <w:rStyle w:val="Lienhypertexte"/>
          </w:rPr>
          <w:t xml:space="preserve"> on github</w:t>
        </w:r>
      </w:hyperlink>
      <w:r w:rsidR="007B78F3">
        <w:t xml:space="preserve"> image on </w:t>
      </w:r>
      <w:hyperlink r:id="rId213" w:history="1">
        <w:proofErr w:type="spellStart"/>
        <w:r w:rsidR="007B78F3" w:rsidRPr="002B1CEE">
          <w:rPr>
            <w:rStyle w:val="Lienhypertexte"/>
          </w:rPr>
          <w:t>DockerHub</w:t>
        </w:r>
        <w:proofErr w:type="spellEnd"/>
      </w:hyperlink>
    </w:p>
    <w:p w14:paraId="5FEE58FD" w14:textId="77777777" w:rsidR="00D46163" w:rsidRDefault="00D46163" w:rsidP="000B5D10"/>
    <w:p w14:paraId="0BDAC1F3" w14:textId="77777777" w:rsidR="00C51EF6" w:rsidRDefault="00BA0BA1" w:rsidP="000B5D10">
      <w:r>
        <w:t>Freeboard</w:t>
      </w:r>
      <w:r w:rsidR="00F112F0">
        <w:t xml:space="preserve"> is a simple </w:t>
      </w:r>
      <w:proofErr w:type="spellStart"/>
      <w:r w:rsidR="00F112F0">
        <w:t>javascript</w:t>
      </w:r>
      <w:proofErr w:type="spellEnd"/>
      <w:r w:rsidR="00F112F0">
        <w:t xml:space="preserve"> library that can be deployed in any web server, or even </w:t>
      </w:r>
      <w:r w:rsidR="00D46163">
        <w:t>embedded</w:t>
      </w:r>
      <w:r w:rsidR="00F112F0">
        <w:t xml:space="preserve"> in a</w:t>
      </w:r>
      <w:r w:rsidR="00D46163">
        <w:t xml:space="preserve"> larger</w:t>
      </w:r>
      <w:r w:rsidR="00F112F0">
        <w:t xml:space="preserve"> application</w:t>
      </w:r>
      <w:r w:rsidR="00D46163">
        <w:t xml:space="preserve">, as it does not provide any security, it’s the best solution. </w:t>
      </w:r>
    </w:p>
    <w:p w14:paraId="2C283D27" w14:textId="68F7F765" w:rsidR="000B5D10" w:rsidRDefault="00D46163" w:rsidP="000B5D10">
      <w:r>
        <w:t>Freeboard persists dashboard in JSON files on the web server</w:t>
      </w:r>
      <w:r w:rsidR="00EF4AB5">
        <w:t xml:space="preserve"> where it’s installed</w:t>
      </w:r>
    </w:p>
    <w:p w14:paraId="07CB82CD" w14:textId="37B63560" w:rsidR="004E77CD" w:rsidRDefault="004E77CD" w:rsidP="000B5D10">
      <w:r>
        <w:t xml:space="preserve">Freeboard can be installed through Docker </w:t>
      </w:r>
      <w:r w:rsidR="00833F4C">
        <w:t xml:space="preserve">from an NGINX base image: </w:t>
      </w:r>
      <w:hyperlink r:id="rId214" w:history="1">
        <w:r w:rsidR="00833F4C" w:rsidRPr="00833F4C">
          <w:rPr>
            <w:rStyle w:val="Lienhypertexte"/>
          </w:rPr>
          <w:t>on GitHub</w:t>
        </w:r>
      </w:hyperlink>
    </w:p>
    <w:p w14:paraId="16F669D4" w14:textId="7619CD3F" w:rsidR="005358EC" w:rsidRDefault="005358EC" w:rsidP="000B5D10">
      <w:r>
        <w:t xml:space="preserve">But with this image, the </w:t>
      </w:r>
      <w:r w:rsidR="004A37DE">
        <w:t>NGS</w:t>
      </w:r>
      <w:r w:rsidR="00327109">
        <w:t xml:space="preserve">I connector is not installed, it can be found </w:t>
      </w:r>
      <w:hyperlink r:id="rId215" w:history="1">
        <w:r w:rsidR="00327109" w:rsidRPr="007605AD">
          <w:rPr>
            <w:rStyle w:val="Lienhypertexte"/>
          </w:rPr>
          <w:t xml:space="preserve">on </w:t>
        </w:r>
        <w:r w:rsidR="007605AD" w:rsidRPr="007605AD">
          <w:rPr>
            <w:rStyle w:val="Lienhypertexte"/>
          </w:rPr>
          <w:t>G</w:t>
        </w:r>
        <w:r w:rsidR="00327109" w:rsidRPr="007605AD">
          <w:rPr>
            <w:rStyle w:val="Lienhypertexte"/>
          </w:rPr>
          <w:t>ithu</w:t>
        </w:r>
        <w:r w:rsidR="007605AD" w:rsidRPr="007605AD">
          <w:rPr>
            <w:rStyle w:val="Lienhypertexte"/>
          </w:rPr>
          <w:t>b</w:t>
        </w:r>
      </w:hyperlink>
      <w:r w:rsidR="00CD2F54">
        <w:t>:</w:t>
      </w:r>
    </w:p>
    <w:p w14:paraId="7E8D52AE" w14:textId="66F4241B" w:rsidR="00CD2F54" w:rsidRPr="000B5D10" w:rsidRDefault="00930E60" w:rsidP="000B5D10">
      <w:r>
        <w:t>(</w:t>
      </w:r>
      <w:proofErr w:type="spellStart"/>
      <w:r w:rsidR="00CD2F54" w:rsidRPr="00CD2F54">
        <w:t>Orion_DataSource</w:t>
      </w:r>
      <w:proofErr w:type="spellEnd"/>
      <w:r w:rsidR="00CD2F54" w:rsidRPr="00CD2F54">
        <w:t xml:space="preserve"> is a </w:t>
      </w:r>
      <w:proofErr w:type="spellStart"/>
      <w:r w:rsidR="00CD2F54" w:rsidRPr="00CD2F54">
        <w:t>javascript</w:t>
      </w:r>
      <w:proofErr w:type="spellEnd"/>
      <w:r w:rsidR="00CD2F54" w:rsidRPr="00CD2F54">
        <w:t xml:space="preserve"> plugin to feed a Freeboard dashboard with NSGI Context Brokers such as Orion</w:t>
      </w:r>
      <w:r>
        <w:t>)</w:t>
      </w:r>
      <w:r w:rsidR="00CD2F54" w:rsidRPr="00CD2F54">
        <w:t>.</w:t>
      </w:r>
    </w:p>
    <w:p w14:paraId="00B49D10" w14:textId="53CEA461" w:rsidR="003069FA" w:rsidRDefault="003069FA" w:rsidP="003069FA">
      <w:pPr>
        <w:pStyle w:val="Titre3"/>
      </w:pPr>
      <w:bookmarkStart w:id="384" w:name="_Toc499823627"/>
      <w:bookmarkStart w:id="385" w:name="_Toc501723091"/>
      <w:r>
        <w:lastRenderedPageBreak/>
        <w:t>Selected Product(s)</w:t>
      </w:r>
      <w:bookmarkEnd w:id="384"/>
      <w:bookmarkEnd w:id="385"/>
    </w:p>
    <w:p w14:paraId="39850756" w14:textId="47EA06AA" w:rsidR="00BA0BA1" w:rsidRDefault="00BC7FE9" w:rsidP="00BA0BA1">
      <w:r>
        <w:t>The 2 selected co</w:t>
      </w:r>
      <w:r w:rsidR="00995884">
        <w:t>mponents for application mashups</w:t>
      </w:r>
      <w:r w:rsidR="00AB0FA7">
        <w:t xml:space="preserve"> and dashboards</w:t>
      </w:r>
      <w:r w:rsidR="00995884">
        <w:t xml:space="preserve"> are: </w:t>
      </w:r>
      <w:proofErr w:type="spellStart"/>
      <w:r w:rsidR="00BA0BA1">
        <w:t>Wirecloud</w:t>
      </w:r>
      <w:proofErr w:type="spellEnd"/>
      <w:r w:rsidR="00995884">
        <w:t xml:space="preserve"> and </w:t>
      </w:r>
      <w:r w:rsidR="00BA0BA1">
        <w:t>Freeboard</w:t>
      </w:r>
      <w:r w:rsidR="00A05EA9">
        <w:t>.</w:t>
      </w:r>
    </w:p>
    <w:p w14:paraId="7DC6CFE2" w14:textId="77777777" w:rsidR="00F83107" w:rsidRDefault="00F83107" w:rsidP="00811667">
      <w:pPr>
        <w:keepNext/>
        <w:sectPr w:rsidR="00F83107" w:rsidSect="00D20A54">
          <w:headerReference w:type="default" r:id="rId216"/>
          <w:pgSz w:w="12240" w:h="15840"/>
          <w:pgMar w:top="830" w:right="990" w:bottom="851" w:left="1800" w:header="426" w:footer="720" w:gutter="0"/>
          <w:cols w:space="720"/>
          <w:docGrid w:linePitch="360"/>
        </w:sectPr>
      </w:pPr>
    </w:p>
    <w:p w14:paraId="2F5C09EC" w14:textId="13534D3D" w:rsidR="00811667" w:rsidRDefault="00811667" w:rsidP="00811667">
      <w:pPr>
        <w:keepNext/>
      </w:pPr>
      <w:r>
        <w:rPr>
          <w:noProof/>
        </w:rPr>
        <w:drawing>
          <wp:inline distT="0" distB="0" distL="0" distR="0" wp14:anchorId="4D50DD59" wp14:editId="6C38C471">
            <wp:extent cx="3291205" cy="2552576"/>
            <wp:effectExtent l="0" t="0" r="444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board_sc1.jpg"/>
                    <pic:cNvPicPr/>
                  </pic:nvPicPr>
                  <pic:blipFill rotWithShape="1">
                    <a:blip r:embed="rId217" cstate="print">
                      <a:extLst>
                        <a:ext uri="{28A0092B-C50C-407E-A947-70E740481C1C}">
                          <a14:useLocalDpi xmlns:a14="http://schemas.microsoft.com/office/drawing/2010/main" val="0"/>
                        </a:ext>
                      </a:extLst>
                    </a:blip>
                    <a:srcRect t="5855"/>
                    <a:stretch/>
                  </pic:blipFill>
                  <pic:spPr bwMode="auto">
                    <a:xfrm>
                      <a:off x="0" y="0"/>
                      <a:ext cx="3302803" cy="2561571"/>
                    </a:xfrm>
                    <a:prstGeom prst="rect">
                      <a:avLst/>
                    </a:prstGeom>
                    <a:ln>
                      <a:noFill/>
                    </a:ln>
                    <a:extLst>
                      <a:ext uri="{53640926-AAD7-44D8-BBD7-CCE9431645EC}">
                        <a14:shadowObscured xmlns:a14="http://schemas.microsoft.com/office/drawing/2010/main"/>
                      </a:ext>
                    </a:extLst>
                  </pic:spPr>
                </pic:pic>
              </a:graphicData>
            </a:graphic>
          </wp:inline>
        </w:drawing>
      </w:r>
    </w:p>
    <w:p w14:paraId="7F43C9F4" w14:textId="695FEBE5" w:rsidR="006A096C" w:rsidRDefault="00811667" w:rsidP="00811667">
      <w:pPr>
        <w:pStyle w:val="Lgende"/>
      </w:pPr>
      <w:r>
        <w:t xml:space="preserve">Figure </w:t>
      </w:r>
      <w:r>
        <w:fldChar w:fldCharType="begin"/>
      </w:r>
      <w:r>
        <w:instrText xml:space="preserve"> SEQ Figure \* ARABIC </w:instrText>
      </w:r>
      <w:r>
        <w:fldChar w:fldCharType="separate"/>
      </w:r>
      <w:r w:rsidR="00A27A1E">
        <w:rPr>
          <w:noProof/>
        </w:rPr>
        <w:t>26</w:t>
      </w:r>
      <w:r>
        <w:fldChar w:fldCharType="end"/>
      </w:r>
      <w:r>
        <w:t>: Freeboard Dashboard example</w:t>
      </w:r>
    </w:p>
    <w:p w14:paraId="23470F12" w14:textId="77777777" w:rsidR="000B61BE" w:rsidRDefault="001506DC" w:rsidP="000B61BE">
      <w:pPr>
        <w:keepNext/>
      </w:pPr>
      <w:r>
        <w:rPr>
          <w:noProof/>
        </w:rPr>
        <w:drawing>
          <wp:inline distT="0" distB="0" distL="0" distR="0" wp14:anchorId="0EF03338" wp14:editId="56B2E5E2">
            <wp:extent cx="3213100" cy="2412375"/>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hup-application-ge-wirecloud-7-638.jpg"/>
                    <pic:cNvPicPr/>
                  </pic:nvPicPr>
                  <pic:blipFill>
                    <a:blip r:embed="rId218">
                      <a:extLst>
                        <a:ext uri="{28A0092B-C50C-407E-A947-70E740481C1C}">
                          <a14:useLocalDpi xmlns:a14="http://schemas.microsoft.com/office/drawing/2010/main" val="0"/>
                        </a:ext>
                      </a:extLst>
                    </a:blip>
                    <a:stretch>
                      <a:fillRect/>
                    </a:stretch>
                  </pic:blipFill>
                  <pic:spPr>
                    <a:xfrm>
                      <a:off x="0" y="0"/>
                      <a:ext cx="3235933" cy="2429518"/>
                    </a:xfrm>
                    <a:prstGeom prst="rect">
                      <a:avLst/>
                    </a:prstGeom>
                  </pic:spPr>
                </pic:pic>
              </a:graphicData>
            </a:graphic>
          </wp:inline>
        </w:drawing>
      </w:r>
    </w:p>
    <w:p w14:paraId="68D390F2" w14:textId="4BDE7860" w:rsidR="00F83107" w:rsidRDefault="000B61BE" w:rsidP="000B61BE">
      <w:pPr>
        <w:pStyle w:val="Lgende"/>
        <w:sectPr w:rsidR="00F83107" w:rsidSect="00F83107">
          <w:type w:val="continuous"/>
          <w:pgSz w:w="12240" w:h="15840"/>
          <w:pgMar w:top="830" w:right="990" w:bottom="851" w:left="1800" w:header="426" w:footer="720" w:gutter="0"/>
          <w:cols w:num="2" w:space="720"/>
          <w:docGrid w:linePitch="360"/>
        </w:sectPr>
      </w:pPr>
      <w:r>
        <w:t xml:space="preserve">Figure </w:t>
      </w:r>
      <w:r>
        <w:fldChar w:fldCharType="begin"/>
      </w:r>
      <w:r>
        <w:instrText xml:space="preserve"> SEQ Figure \* ARABIC </w:instrText>
      </w:r>
      <w:r>
        <w:fldChar w:fldCharType="separate"/>
      </w:r>
      <w:r w:rsidR="00A27A1E">
        <w:rPr>
          <w:noProof/>
        </w:rPr>
        <w:t>27</w:t>
      </w:r>
      <w:r>
        <w:fldChar w:fldCharType="end"/>
      </w:r>
      <w:r>
        <w:t xml:space="preserve">: </w:t>
      </w:r>
      <w:proofErr w:type="spellStart"/>
      <w:r w:rsidRPr="00F9064F">
        <w:t>Wirecloud</w:t>
      </w:r>
      <w:proofErr w:type="spellEnd"/>
      <w:r w:rsidRPr="00F9064F">
        <w:t xml:space="preserve"> Mashup example</w:t>
      </w:r>
    </w:p>
    <w:p w14:paraId="73316083" w14:textId="396D0F73" w:rsidR="001506DC" w:rsidRDefault="001506DC" w:rsidP="00531CAD">
      <w:pPr>
        <w:pStyle w:val="Lgende"/>
      </w:pPr>
    </w:p>
    <w:p w14:paraId="2BFA1600" w14:textId="2A95521E" w:rsidR="003069FA" w:rsidRDefault="003069FA" w:rsidP="003069FA">
      <w:pPr>
        <w:pStyle w:val="Titre3"/>
      </w:pPr>
      <w:bookmarkStart w:id="386" w:name="_Toc499823628"/>
      <w:bookmarkStart w:id="387" w:name="_Toc501723092"/>
      <w:r>
        <w:t>Selection Rationale</w:t>
      </w:r>
      <w:bookmarkEnd w:id="386"/>
      <w:bookmarkEnd w:id="387"/>
    </w:p>
    <w:p w14:paraId="3D7C12EE" w14:textId="3BC3DBF2" w:rsidR="0059703B" w:rsidRPr="0059703B" w:rsidRDefault="007D4D1A" w:rsidP="0059703B">
      <w:proofErr w:type="spellStart"/>
      <w:r>
        <w:t>Wirecloud</w:t>
      </w:r>
      <w:proofErr w:type="spellEnd"/>
      <w:r>
        <w:t xml:space="preserve"> and Freeboard are the components proposed in </w:t>
      </w:r>
      <w:proofErr w:type="spellStart"/>
      <w:r>
        <w:t>Fiware</w:t>
      </w:r>
      <w:proofErr w:type="spellEnd"/>
      <w:r>
        <w:t xml:space="preserve"> catalog for mashup applications</w:t>
      </w:r>
      <w:r w:rsidR="00A05EA9">
        <w:t>.</w:t>
      </w:r>
    </w:p>
    <w:p w14:paraId="48C7E54E" w14:textId="21ED40E2" w:rsidR="00A80820" w:rsidRDefault="00A80820" w:rsidP="00A80820">
      <w:bookmarkStart w:id="388" w:name="_Toc499823629"/>
      <w:r>
        <w:t>Both components provide an NGSI data source interface, to retrieve context information from Orion Context Broker</w:t>
      </w:r>
      <w:r w:rsidR="00537570">
        <w:t>.</w:t>
      </w:r>
    </w:p>
    <w:p w14:paraId="53F492FF" w14:textId="0BC6C093" w:rsidR="00537570" w:rsidRDefault="00537570" w:rsidP="00A80820">
      <w:r>
        <w:t>In addition</w:t>
      </w:r>
      <w:r w:rsidR="008B5274">
        <w:t>,</w:t>
      </w:r>
      <w:r>
        <w:t xml:space="preserve"> </w:t>
      </w:r>
      <w:proofErr w:type="spellStart"/>
      <w:r>
        <w:t>Wirecloud</w:t>
      </w:r>
      <w:proofErr w:type="spellEnd"/>
      <w:r>
        <w:t xml:space="preserve"> provides</w:t>
      </w:r>
      <w:r w:rsidR="00EC76A6">
        <w:t xml:space="preserve"> an interface to query the STH component</w:t>
      </w:r>
      <w:r w:rsidR="002C6786">
        <w:t xml:space="preserve"> to get data history.</w:t>
      </w:r>
    </w:p>
    <w:p w14:paraId="52A9323C" w14:textId="77777777" w:rsidR="00522EB6" w:rsidRDefault="00522EB6" w:rsidP="00A80820"/>
    <w:p w14:paraId="751424C1" w14:textId="77777777" w:rsidR="00D47CB4" w:rsidRDefault="008572B1" w:rsidP="00D47CB4">
      <w:pPr>
        <w:keepNext/>
      </w:pPr>
      <w:r>
        <w:rPr>
          <w:noProof/>
        </w:rPr>
        <w:drawing>
          <wp:inline distT="0" distB="0" distL="0" distR="0" wp14:anchorId="2E07C2E2" wp14:editId="607D83B5">
            <wp:extent cx="6000750" cy="31000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cloud_UG_minimize_option.png"/>
                    <pic:cNvPicPr/>
                  </pic:nvPicPr>
                  <pic:blipFill>
                    <a:blip r:embed="rId219">
                      <a:extLst>
                        <a:ext uri="{28A0092B-C50C-407E-A947-70E740481C1C}">
                          <a14:useLocalDpi xmlns:a14="http://schemas.microsoft.com/office/drawing/2010/main" val="0"/>
                        </a:ext>
                      </a:extLst>
                    </a:blip>
                    <a:stretch>
                      <a:fillRect/>
                    </a:stretch>
                  </pic:blipFill>
                  <pic:spPr>
                    <a:xfrm>
                      <a:off x="0" y="0"/>
                      <a:ext cx="6000750" cy="3100070"/>
                    </a:xfrm>
                    <a:prstGeom prst="rect">
                      <a:avLst/>
                    </a:prstGeom>
                  </pic:spPr>
                </pic:pic>
              </a:graphicData>
            </a:graphic>
          </wp:inline>
        </w:drawing>
      </w:r>
    </w:p>
    <w:p w14:paraId="02D06363" w14:textId="3C398BC4" w:rsidR="00522EB6" w:rsidRDefault="00D47CB4" w:rsidP="00D47CB4">
      <w:pPr>
        <w:pStyle w:val="Lgende"/>
      </w:pPr>
      <w:r>
        <w:t xml:space="preserve">Figure </w:t>
      </w:r>
      <w:r>
        <w:fldChar w:fldCharType="begin"/>
      </w:r>
      <w:r>
        <w:instrText xml:space="preserve"> SEQ Figure \* ARABIC </w:instrText>
      </w:r>
      <w:r>
        <w:fldChar w:fldCharType="separate"/>
      </w:r>
      <w:r w:rsidR="00A27A1E">
        <w:rPr>
          <w:noProof/>
        </w:rPr>
        <w:t>28</w:t>
      </w:r>
      <w:r>
        <w:fldChar w:fldCharType="end"/>
      </w:r>
      <w:r>
        <w:t xml:space="preserve">: </w:t>
      </w:r>
      <w:proofErr w:type="spellStart"/>
      <w:r>
        <w:t>Wirecloud</w:t>
      </w:r>
      <w:proofErr w:type="spellEnd"/>
      <w:r>
        <w:t xml:space="preserve"> </w:t>
      </w:r>
      <w:r w:rsidR="002A3D1F">
        <w:t>graphic</w:t>
      </w:r>
      <w:r w:rsidR="00F60AC8">
        <w:t>al</w:t>
      </w:r>
      <w:r w:rsidR="002A3D1F">
        <w:t xml:space="preserve"> </w:t>
      </w:r>
      <w:r>
        <w:t>configuration interface</w:t>
      </w:r>
    </w:p>
    <w:p w14:paraId="342AD7C4" w14:textId="77777777" w:rsidR="003069FA" w:rsidRDefault="003069FA" w:rsidP="003069FA">
      <w:pPr>
        <w:pStyle w:val="Titre3"/>
        <w:rPr>
          <w:i/>
        </w:rPr>
      </w:pPr>
      <w:bookmarkStart w:id="389" w:name="_Toc501723093"/>
      <w:r>
        <w:t>Architecture Risks</w:t>
      </w:r>
      <w:bookmarkEnd w:id="388"/>
      <w:bookmarkEnd w:id="389"/>
    </w:p>
    <w:p w14:paraId="1138BA27" w14:textId="6076EF7A" w:rsidR="00DE73CD" w:rsidRDefault="00DE73CD" w:rsidP="003069FA">
      <w:r>
        <w:t xml:space="preserve">If </w:t>
      </w:r>
      <w:r w:rsidR="00A76C5E">
        <w:t xml:space="preserve">those components are </w:t>
      </w:r>
      <w:r>
        <w:t xml:space="preserve">used </w:t>
      </w:r>
      <w:r w:rsidR="009C36DF">
        <w:t xml:space="preserve">to deliver </w:t>
      </w:r>
      <w:r w:rsidR="00046C61">
        <w:t xml:space="preserve">some important </w:t>
      </w:r>
      <w:r w:rsidR="00953D93">
        <w:t>information through dashboards</w:t>
      </w:r>
      <w:r w:rsidR="00027B43">
        <w:t xml:space="preserve"> to help </w:t>
      </w:r>
      <w:r w:rsidR="008000BF">
        <w:t xml:space="preserve">for decision, </w:t>
      </w:r>
      <w:r w:rsidR="007645EC">
        <w:t>they need to be high available.</w:t>
      </w:r>
    </w:p>
    <w:p w14:paraId="2F6407EE" w14:textId="223EF8B8" w:rsidR="007645EC" w:rsidRDefault="00ED2094" w:rsidP="003069FA">
      <w:proofErr w:type="spellStart"/>
      <w:r>
        <w:t>Wirecloud</w:t>
      </w:r>
      <w:proofErr w:type="spellEnd"/>
      <w:r w:rsidR="00306D24">
        <w:t>,</w:t>
      </w:r>
      <w:r>
        <w:t xml:space="preserve"> as well Freeboard, </w:t>
      </w:r>
      <w:r w:rsidR="00C10BAE">
        <w:t>should run as Docker service</w:t>
      </w:r>
      <w:r w:rsidR="00F60AC8">
        <w:t>s</w:t>
      </w:r>
      <w:r w:rsidR="006B56DB">
        <w:t xml:space="preserve"> to</w:t>
      </w:r>
      <w:r w:rsidR="0073635A">
        <w:t xml:space="preserve"> provide HA</w:t>
      </w:r>
      <w:r w:rsidR="00C10BAE">
        <w:t xml:space="preserve">, </w:t>
      </w:r>
      <w:r w:rsidR="00B604A6">
        <w:t>several instances of</w:t>
      </w:r>
      <w:r>
        <w:t xml:space="preserve"> containers</w:t>
      </w:r>
      <w:r w:rsidR="00F07C39">
        <w:t xml:space="preserve"> can be started </w:t>
      </w:r>
      <w:r w:rsidR="00E57C3B">
        <w:t>for scalability.</w:t>
      </w:r>
    </w:p>
    <w:p w14:paraId="44A42D1A" w14:textId="2C3368BB" w:rsidR="00570856" w:rsidRDefault="00CA7A25" w:rsidP="003069FA">
      <w:r>
        <w:lastRenderedPageBreak/>
        <w:t>The database</w:t>
      </w:r>
      <w:r w:rsidR="006D07BE">
        <w:t xml:space="preserve"> used by </w:t>
      </w:r>
      <w:proofErr w:type="spellStart"/>
      <w:r w:rsidR="006D07BE">
        <w:t>Wirecloud</w:t>
      </w:r>
      <w:proofErr w:type="spellEnd"/>
      <w:r w:rsidR="006D07BE">
        <w:t xml:space="preserve"> is the </w:t>
      </w:r>
      <w:r w:rsidR="00F60AC8">
        <w:t xml:space="preserve">PostgreSQL through </w:t>
      </w:r>
      <w:proofErr w:type="spellStart"/>
      <w:r w:rsidR="006D07BE">
        <w:t>Citus</w:t>
      </w:r>
      <w:proofErr w:type="spellEnd"/>
      <w:r w:rsidR="006D07BE">
        <w:t xml:space="preserve"> cluster</w:t>
      </w:r>
      <w:r w:rsidR="00570856">
        <w:t>, then provide HA for the persistence layer.</w:t>
      </w:r>
    </w:p>
    <w:p w14:paraId="4B45A1C7" w14:textId="77777777" w:rsidR="00F60AC8" w:rsidRDefault="00F60AC8" w:rsidP="003069FA"/>
    <w:p w14:paraId="76294C1D" w14:textId="49AB1DD4" w:rsidR="00E57C3B" w:rsidRPr="00F6725F" w:rsidRDefault="00CA7A25" w:rsidP="003069FA">
      <w:r>
        <w:t xml:space="preserve"> </w:t>
      </w:r>
    </w:p>
    <w:p w14:paraId="3CAD91F1" w14:textId="33C5076A" w:rsidR="003069FA" w:rsidRDefault="005F14A1" w:rsidP="003069FA">
      <w:pPr>
        <w:pStyle w:val="Titre2"/>
      </w:pPr>
      <w:r>
        <w:t xml:space="preserve"> </w:t>
      </w:r>
      <w:bookmarkStart w:id="390" w:name="_Toc499823630"/>
      <w:bookmarkStart w:id="391" w:name="_Toc501723094"/>
      <w:r w:rsidR="00FE6D47">
        <w:t>Business</w:t>
      </w:r>
      <w:r w:rsidR="003069FA">
        <w:t xml:space="preserve"> Ecosystem </w:t>
      </w:r>
      <w:r w:rsidR="0064048C">
        <w:t xml:space="preserve">GE </w:t>
      </w:r>
      <w:r w:rsidR="003069FA">
        <w:t>Component</w:t>
      </w:r>
      <w:bookmarkEnd w:id="390"/>
      <w:r w:rsidR="0064048C">
        <w:t>s</w:t>
      </w:r>
      <w:bookmarkEnd w:id="391"/>
    </w:p>
    <w:p w14:paraId="3625D60C" w14:textId="7BE74312" w:rsidR="003069FA" w:rsidRDefault="003069FA" w:rsidP="003069FA">
      <w:pPr>
        <w:pStyle w:val="Titre3"/>
      </w:pPr>
      <w:bookmarkStart w:id="392" w:name="_Toc499823631"/>
      <w:bookmarkStart w:id="393" w:name="_Toc501723095"/>
      <w:r>
        <w:t>Component</w:t>
      </w:r>
      <w:r w:rsidR="0064048C">
        <w:t>s</w:t>
      </w:r>
      <w:r>
        <w:t xml:space="preserve"> Functions</w:t>
      </w:r>
      <w:bookmarkEnd w:id="392"/>
      <w:bookmarkEnd w:id="393"/>
    </w:p>
    <w:p w14:paraId="64915656" w14:textId="308BA8BC" w:rsidR="00AD7AA2" w:rsidRDefault="00AD7AA2" w:rsidP="00AD7AA2">
      <w:r>
        <w:t>The B</w:t>
      </w:r>
      <w:r w:rsidR="0061478F">
        <w:t>usiness</w:t>
      </w:r>
      <w:r>
        <w:t xml:space="preserve"> Ecosystem </w:t>
      </w:r>
      <w:r w:rsidR="0064048C">
        <w:t>GE</w:t>
      </w:r>
      <w:r>
        <w:t xml:space="preserve">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47663D">
      <w:pPr>
        <w:pStyle w:val="Paragraphedeliste"/>
        <w:numPr>
          <w:ilvl w:val="0"/>
          <w:numId w:val="25"/>
        </w:numPr>
      </w:pPr>
      <w:r>
        <w:t>Catalog management</w:t>
      </w:r>
      <w:r w:rsidR="0061478F">
        <w:t xml:space="preserve">, </w:t>
      </w:r>
    </w:p>
    <w:p w14:paraId="57FBFE12" w14:textId="77777777" w:rsidR="0061478F" w:rsidRDefault="0061478F" w:rsidP="0047663D">
      <w:pPr>
        <w:pStyle w:val="Paragraphedeliste"/>
        <w:numPr>
          <w:ilvl w:val="0"/>
          <w:numId w:val="25"/>
        </w:numPr>
      </w:pPr>
      <w:r>
        <w:t>O</w:t>
      </w:r>
      <w:r w:rsidRPr="0061478F">
        <w:t xml:space="preserve">rdering management, </w:t>
      </w:r>
    </w:p>
    <w:p w14:paraId="794ED2AD" w14:textId="77777777" w:rsidR="0061478F" w:rsidRDefault="0061478F" w:rsidP="0047663D">
      <w:pPr>
        <w:pStyle w:val="Paragraphedeliste"/>
        <w:numPr>
          <w:ilvl w:val="0"/>
          <w:numId w:val="25"/>
        </w:numPr>
      </w:pPr>
      <w:r>
        <w:t>I</w:t>
      </w:r>
      <w:r w:rsidRPr="0061478F">
        <w:t xml:space="preserve">nventory management, </w:t>
      </w:r>
    </w:p>
    <w:p w14:paraId="5FF52464" w14:textId="77777777" w:rsidR="0061478F" w:rsidRDefault="0061478F" w:rsidP="0047663D">
      <w:pPr>
        <w:pStyle w:val="Paragraphedeliste"/>
        <w:numPr>
          <w:ilvl w:val="0"/>
          <w:numId w:val="25"/>
        </w:numPr>
      </w:pPr>
      <w:r>
        <w:t>U</w:t>
      </w:r>
      <w:r w:rsidRPr="0061478F">
        <w:t xml:space="preserve">sage management, </w:t>
      </w:r>
    </w:p>
    <w:p w14:paraId="5A81FFBF" w14:textId="77777777" w:rsidR="0061478F" w:rsidRDefault="0061478F" w:rsidP="0047663D">
      <w:pPr>
        <w:pStyle w:val="Paragraphedeliste"/>
        <w:numPr>
          <w:ilvl w:val="0"/>
          <w:numId w:val="25"/>
        </w:numPr>
      </w:pPr>
      <w:r w:rsidRPr="0061478F">
        <w:t xml:space="preserve">billing, </w:t>
      </w:r>
    </w:p>
    <w:p w14:paraId="483D200C" w14:textId="77777777" w:rsidR="0061478F" w:rsidRDefault="0061478F" w:rsidP="0047663D">
      <w:pPr>
        <w:pStyle w:val="Paragraphedeliste"/>
        <w:numPr>
          <w:ilvl w:val="0"/>
          <w:numId w:val="25"/>
        </w:numPr>
      </w:pPr>
      <w:r>
        <w:t xml:space="preserve">customer, </w:t>
      </w:r>
    </w:p>
    <w:p w14:paraId="6C034825" w14:textId="77777777" w:rsidR="00AD7AA2" w:rsidRDefault="0061478F" w:rsidP="0047663D">
      <w:pPr>
        <w:pStyle w:val="Paragraphedeliste"/>
        <w:numPr>
          <w:ilvl w:val="0"/>
          <w:numId w:val="25"/>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14:paraId="16DE97DF" w14:textId="77777777"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47663D">
      <w:pPr>
        <w:pStyle w:val="Paragraphedeliste"/>
        <w:numPr>
          <w:ilvl w:val="0"/>
          <w:numId w:val="27"/>
        </w:numPr>
      </w:pPr>
      <w:r w:rsidRPr="0024168A">
        <w:t>it serves a web portal that can be used to interact with the system.</w:t>
      </w:r>
    </w:p>
    <w:p w14:paraId="0D8157CD" w14:textId="77777777" w:rsidR="00C75DB1" w:rsidRDefault="00C75DB1" w:rsidP="00AD7AA2"/>
    <w:p w14:paraId="711B1663" w14:textId="77777777" w:rsidR="00CE7392"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w:t>
      </w:r>
      <w:proofErr w:type="gramStart"/>
      <w:r>
        <w:t>and also</w:t>
      </w:r>
      <w:proofErr w:type="gramEnd"/>
      <w:r>
        <w:t xml:space="preserve"> data</w:t>
      </w:r>
      <w:r w:rsidR="0064048C">
        <w:t xml:space="preserve"> </w:t>
      </w:r>
      <w:r>
        <w:t>that are exposed through the smart city platform</w:t>
      </w:r>
      <w:r w:rsidR="000D747A">
        <w:t xml:space="preserve"> open data component such as CKAN</w:t>
      </w:r>
      <w:r w:rsidR="00C75DB1">
        <w:t>,</w:t>
      </w:r>
    </w:p>
    <w:p w14:paraId="30EB3402" w14:textId="04028E55" w:rsidR="0064048C" w:rsidRDefault="00C75DB1" w:rsidP="00AD7AA2">
      <w:r>
        <w:t xml:space="preserve"> </w:t>
      </w:r>
    </w:p>
    <w:p w14:paraId="58DD6B7B" w14:textId="77777777" w:rsidR="00C059FD" w:rsidRDefault="002C6786" w:rsidP="00C059FD">
      <w:pPr>
        <w:keepNext/>
      </w:pPr>
      <w:r>
        <w:rPr>
          <w:noProof/>
        </w:rPr>
        <w:drawing>
          <wp:inline distT="0" distB="0" distL="0" distR="0" wp14:anchorId="6C1FECDA" wp14:editId="330AE6C1">
            <wp:extent cx="6000750" cy="28524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ware-biz-ecosystem-Architecture.png"/>
                    <pic:cNvPicPr/>
                  </pic:nvPicPr>
                  <pic:blipFill>
                    <a:blip r:embed="rId220">
                      <a:extLst>
                        <a:ext uri="{28A0092B-C50C-407E-A947-70E740481C1C}">
                          <a14:useLocalDpi xmlns:a14="http://schemas.microsoft.com/office/drawing/2010/main" val="0"/>
                        </a:ext>
                      </a:extLst>
                    </a:blip>
                    <a:stretch>
                      <a:fillRect/>
                    </a:stretch>
                  </pic:blipFill>
                  <pic:spPr>
                    <a:xfrm>
                      <a:off x="0" y="0"/>
                      <a:ext cx="6000750" cy="2852420"/>
                    </a:xfrm>
                    <a:prstGeom prst="rect">
                      <a:avLst/>
                    </a:prstGeom>
                  </pic:spPr>
                </pic:pic>
              </a:graphicData>
            </a:graphic>
          </wp:inline>
        </w:drawing>
      </w:r>
    </w:p>
    <w:p w14:paraId="68D74F83" w14:textId="00EAC344" w:rsidR="002C6786" w:rsidRDefault="00C059FD" w:rsidP="00C059FD">
      <w:pPr>
        <w:pStyle w:val="Lgende"/>
      </w:pPr>
      <w:r>
        <w:t xml:space="preserve">Figure </w:t>
      </w:r>
      <w:r>
        <w:fldChar w:fldCharType="begin"/>
      </w:r>
      <w:r>
        <w:instrText xml:space="preserve"> SEQ Figure \* ARABIC </w:instrText>
      </w:r>
      <w:r>
        <w:fldChar w:fldCharType="separate"/>
      </w:r>
      <w:r w:rsidR="00A27A1E">
        <w:rPr>
          <w:noProof/>
        </w:rPr>
        <w:t>29</w:t>
      </w:r>
      <w:r>
        <w:fldChar w:fldCharType="end"/>
      </w:r>
      <w:r>
        <w:t xml:space="preserve">: </w:t>
      </w:r>
      <w:proofErr w:type="spellStart"/>
      <w:r>
        <w:t>Fiware</w:t>
      </w:r>
      <w:proofErr w:type="spellEnd"/>
      <w:r>
        <w:t xml:space="preserve"> Business Ecosystem Architecture</w:t>
      </w:r>
    </w:p>
    <w:p w14:paraId="13BF1288" w14:textId="6DA9FDD4" w:rsidR="002479F1" w:rsidRDefault="003B21F1" w:rsidP="003B21F1">
      <w:r>
        <w:lastRenderedPageBreak/>
        <w:t xml:space="preserve">Applications to monetize can include: dashboards made </w:t>
      </w:r>
      <w:r w:rsidR="002479F1">
        <w:t>with</w:t>
      </w:r>
      <w:r>
        <w:t xml:space="preserve"> </w:t>
      </w:r>
      <w:proofErr w:type="spellStart"/>
      <w:proofErr w:type="gramStart"/>
      <w:r>
        <w:t>WireCloud</w:t>
      </w:r>
      <w:proofErr w:type="spellEnd"/>
      <w:r>
        <w:t xml:space="preserve"> </w:t>
      </w:r>
      <w:r w:rsidR="00565A08">
        <w:t xml:space="preserve"> Data</w:t>
      </w:r>
      <w:proofErr w:type="gramEnd"/>
      <w:r w:rsidR="00565A08">
        <w:t xml:space="preserve"> sets from CKAN.</w:t>
      </w:r>
    </w:p>
    <w:p w14:paraId="655BAE3E" w14:textId="4EEAE8C2" w:rsidR="00565A08" w:rsidRDefault="00565A08" w:rsidP="003B21F1">
      <w:r>
        <w:t xml:space="preserve">In gestation the API management GE </w:t>
      </w:r>
      <w:r w:rsidR="00557D67">
        <w:t>(</w:t>
      </w:r>
      <w:proofErr w:type="spellStart"/>
      <w:r w:rsidR="00557D67">
        <w:t>APInf</w:t>
      </w:r>
      <w:proofErr w:type="spellEnd"/>
      <w:r w:rsidR="00557D67">
        <w:t>), will</w:t>
      </w:r>
      <w:r>
        <w:t xml:space="preserve"> be interfaced with the business ecosystem</w:t>
      </w:r>
      <w:r w:rsidR="00557D67">
        <w:t>.</w:t>
      </w:r>
    </w:p>
    <w:p w14:paraId="04FF7AF9" w14:textId="2B712535" w:rsidR="003B21F1" w:rsidRDefault="002479F1" w:rsidP="003B21F1">
      <w:r>
        <w:t>f</w:t>
      </w:r>
      <w:r w:rsidR="003B21F1">
        <w:t>or Freeboard, or any application developed using Eclipse Che PAAS</w:t>
      </w:r>
      <w:r>
        <w:t xml:space="preserve">, </w:t>
      </w:r>
      <w:r w:rsidR="00565A08">
        <w:t>some work</w:t>
      </w:r>
      <w:r>
        <w:t xml:space="preserve"> is needed to </w:t>
      </w:r>
      <w:r w:rsidR="00565A08">
        <w:t>interface</w:t>
      </w:r>
      <w:r w:rsidR="003B21F1">
        <w:t>.</w:t>
      </w:r>
    </w:p>
    <w:p w14:paraId="581D4F0A" w14:textId="77777777" w:rsidR="003B21F1" w:rsidRDefault="003B21F1" w:rsidP="003B21F1"/>
    <w:p w14:paraId="488CED4D" w14:textId="77777777" w:rsidR="003069FA" w:rsidRDefault="003069FA" w:rsidP="003069FA">
      <w:pPr>
        <w:pStyle w:val="Titre3"/>
      </w:pPr>
      <w:bookmarkStart w:id="394" w:name="_Toc499823632"/>
      <w:bookmarkStart w:id="395" w:name="_Toc501723096"/>
      <w:r>
        <w:t>Technical Considerations</w:t>
      </w:r>
      <w:bookmarkEnd w:id="394"/>
      <w:bookmarkEnd w:id="395"/>
    </w:p>
    <w:p w14:paraId="6178886D" w14:textId="3AED5A0E" w:rsidR="00AD7AA2" w:rsidRDefault="00C75DB1" w:rsidP="00AD7AA2">
      <w:r>
        <w:t>The Business ecosystem GE, is composed of many components, that work together and interact with other components depending on the kind of business model needed.</w:t>
      </w:r>
    </w:p>
    <w:p w14:paraId="7C15EB32" w14:textId="12ABDB4A" w:rsidR="00C75DB1" w:rsidRDefault="00C75DB1" w:rsidP="00AD7AA2">
      <w:r>
        <w:t>The components of the GE are:</w:t>
      </w:r>
    </w:p>
    <w:p w14:paraId="68169530" w14:textId="15FCA0C2"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14:paraId="4566393D" w14:textId="77777777" w:rsidR="00AD7AA2" w:rsidRDefault="00AD7AA2" w:rsidP="0047663D">
      <w:pPr>
        <w:pStyle w:val="Paragraphedeliste"/>
        <w:numPr>
          <w:ilvl w:val="0"/>
          <w:numId w:val="10"/>
        </w:numPr>
      </w:pPr>
      <w:r>
        <w:t>Java 8</w:t>
      </w:r>
    </w:p>
    <w:p w14:paraId="7DAEBB17" w14:textId="77777777" w:rsidR="00AD7AA2" w:rsidRDefault="00AD7AA2" w:rsidP="0047663D">
      <w:pPr>
        <w:pStyle w:val="Paragraphedeliste"/>
        <w:numPr>
          <w:ilvl w:val="0"/>
          <w:numId w:val="10"/>
        </w:numPr>
      </w:pPr>
      <w:r>
        <w:t>Glassfish 4.1</w:t>
      </w:r>
    </w:p>
    <w:p w14:paraId="334C4AB5" w14:textId="1E60C908" w:rsidR="00AD7AA2" w:rsidRDefault="00AD7AA2" w:rsidP="0047663D">
      <w:pPr>
        <w:pStyle w:val="Paragraphedeliste"/>
        <w:numPr>
          <w:ilvl w:val="0"/>
          <w:numId w:val="10"/>
        </w:numPr>
      </w:pPr>
      <w:r>
        <w:t>MySQL 5.5 =&gt; to replace with PostgreSQL/</w:t>
      </w:r>
      <w:proofErr w:type="spellStart"/>
      <w:r>
        <w:t>Citus</w:t>
      </w:r>
      <w:proofErr w:type="spellEnd"/>
      <w:r>
        <w:t xml:space="preserve"> </w:t>
      </w:r>
      <w:r w:rsidR="0064048C">
        <w:t>(</w:t>
      </w:r>
      <w:r>
        <w:t xml:space="preserve">or </w:t>
      </w:r>
      <w:r w:rsidR="0064048C">
        <w:t xml:space="preserve">in extreme case </w:t>
      </w:r>
      <w:r>
        <w:t xml:space="preserve">use </w:t>
      </w:r>
      <w:proofErr w:type="spellStart"/>
      <w:r>
        <w:t>Galera</w:t>
      </w:r>
      <w:proofErr w:type="spellEnd"/>
      <w:r>
        <w:t xml:space="preserve"> Cluster and MariaDB if hard to change from MySQL to PostgreSQL</w:t>
      </w:r>
      <w:r w:rsidR="0064048C">
        <w:t>)</w:t>
      </w:r>
    </w:p>
    <w:p w14:paraId="10DAC438" w14:textId="77777777" w:rsidR="00AD7AA2" w:rsidRPr="00C75DB1" w:rsidRDefault="00AD7AA2" w:rsidP="00AD7AA2">
      <w:pPr>
        <w:rPr>
          <w:b/>
        </w:rPr>
      </w:pPr>
      <w:r w:rsidRPr="00C75DB1">
        <w:rPr>
          <w:b/>
        </w:rPr>
        <w:t>Charging Backend requirements</w:t>
      </w:r>
    </w:p>
    <w:p w14:paraId="33A6503E" w14:textId="77777777" w:rsidR="00AD7AA2" w:rsidRDefault="00AD7AA2" w:rsidP="0047663D">
      <w:pPr>
        <w:pStyle w:val="Paragraphedeliste"/>
        <w:numPr>
          <w:ilvl w:val="0"/>
          <w:numId w:val="11"/>
        </w:numPr>
      </w:pPr>
      <w:r>
        <w:t>Python 2.7</w:t>
      </w:r>
    </w:p>
    <w:p w14:paraId="0E612156" w14:textId="77777777" w:rsidR="00AD7AA2" w:rsidRDefault="00AD7AA2" w:rsidP="0047663D">
      <w:pPr>
        <w:pStyle w:val="Paragraphedeliste"/>
        <w:numPr>
          <w:ilvl w:val="0"/>
          <w:numId w:val="11"/>
        </w:numPr>
      </w:pPr>
      <w:r>
        <w:t>MongoDB</w:t>
      </w:r>
    </w:p>
    <w:p w14:paraId="3F48864E" w14:textId="77777777" w:rsidR="00AD7AA2" w:rsidRDefault="00AD7AA2" w:rsidP="0047663D">
      <w:pPr>
        <w:pStyle w:val="Paragraphedeliste"/>
        <w:numPr>
          <w:ilvl w:val="0"/>
          <w:numId w:val="11"/>
        </w:numPr>
      </w:pPr>
      <w:proofErr w:type="spellStart"/>
      <w:r>
        <w:t>wkhtmltopdf</w:t>
      </w:r>
      <w:proofErr w:type="spellEnd"/>
    </w:p>
    <w:p w14:paraId="5C5542AA" w14:textId="77777777" w:rsidR="00AD7AA2" w:rsidRPr="00C75DB1" w:rsidRDefault="00AD7AA2" w:rsidP="00AD7AA2">
      <w:pPr>
        <w:rPr>
          <w:b/>
        </w:rPr>
      </w:pPr>
      <w:r w:rsidRPr="00C75DB1">
        <w:rPr>
          <w:b/>
        </w:rPr>
        <w:t>Logic Proxy requirements</w:t>
      </w:r>
    </w:p>
    <w:p w14:paraId="4DEB55EA" w14:textId="71ABAAC7" w:rsidR="00AD7AA2" w:rsidRDefault="00AD7AA2" w:rsidP="0047663D">
      <w:pPr>
        <w:pStyle w:val="Paragraphedeliste"/>
        <w:numPr>
          <w:ilvl w:val="0"/>
          <w:numId w:val="12"/>
        </w:numPr>
      </w:pPr>
      <w:r>
        <w:t>NodeJS 4.5.0+ (Including NPM)</w:t>
      </w:r>
    </w:p>
    <w:p w14:paraId="61C37B78" w14:textId="42BD83CC" w:rsidR="0064048C" w:rsidRDefault="0064048C" w:rsidP="0064048C"/>
    <w:p w14:paraId="5FA374DD" w14:textId="1C95E04F" w:rsidR="00670E8A" w:rsidRDefault="00A84000" w:rsidP="0064048C">
      <w:r w:rsidRPr="00A84000">
        <w:t xml:space="preserve">Memory use depends on the number of concurrent users as well as the free memory available and the hard disk. The Business API Ecosystem requires a minimum of 1024 MB of available RAM memory, but 2048 MB of free memory are </w:t>
      </w:r>
      <w:r w:rsidR="0042213A">
        <w:t>recommended.</w:t>
      </w:r>
    </w:p>
    <w:p w14:paraId="7B75FA2E" w14:textId="36A270F8" w:rsidR="0064048C" w:rsidRDefault="0064048C" w:rsidP="0064048C">
      <w:r>
        <w:t>Incoming Ports</w:t>
      </w:r>
      <w:r w:rsidR="00CC05AA">
        <w:t xml:space="preserve">: </w:t>
      </w:r>
    </w:p>
    <w:p w14:paraId="63D2A66C" w14:textId="12087933" w:rsidR="0030704A" w:rsidRDefault="0030704A" w:rsidP="0064048C">
      <w:r>
        <w:t>Disk usage</w:t>
      </w:r>
      <w:r w:rsidR="00A84000">
        <w:t>:</w:t>
      </w:r>
      <w:r w:rsidR="00A84000" w:rsidRPr="00A84000">
        <w:t xml:space="preserve"> Business API Ecosystem requires at least 15 GB of hard disk space.</w:t>
      </w:r>
    </w:p>
    <w:p w14:paraId="2282C31E" w14:textId="266AB0B7" w:rsidR="0030704A" w:rsidRDefault="0030704A" w:rsidP="0064048C">
      <w:r>
        <w:t>Database sizing</w:t>
      </w:r>
      <w:r w:rsidR="00DF3DA9">
        <w:t>:</w:t>
      </w:r>
      <w:r w:rsidR="00B85D01">
        <w:t xml:space="preserve"> to be evaluated through a use case </w:t>
      </w:r>
      <w:r w:rsidR="00155FCA">
        <w:t>to esti</w:t>
      </w:r>
      <w:r w:rsidR="00912671">
        <w:t>mate</w:t>
      </w:r>
      <w:r w:rsidR="004C159F">
        <w:t xml:space="preserve"> the </w:t>
      </w:r>
      <w:r w:rsidR="0094196C">
        <w:t xml:space="preserve">DB </w:t>
      </w:r>
      <w:r w:rsidR="004C159F">
        <w:t>size</w:t>
      </w:r>
    </w:p>
    <w:p w14:paraId="584BC9E6" w14:textId="77777777" w:rsidR="00AD7AA2" w:rsidRPr="00AD7AA2" w:rsidRDefault="00AD7AA2" w:rsidP="00AD7AA2"/>
    <w:p w14:paraId="6E8D58DD" w14:textId="77777777" w:rsidR="003069FA" w:rsidRDefault="003069FA" w:rsidP="003069FA">
      <w:pPr>
        <w:pStyle w:val="Titre3"/>
      </w:pPr>
      <w:bookmarkStart w:id="396" w:name="_Toc499823633"/>
      <w:bookmarkStart w:id="397" w:name="_Toc501723097"/>
      <w:r>
        <w:t>Selected Product(s)</w:t>
      </w:r>
      <w:bookmarkEnd w:id="396"/>
      <w:bookmarkEnd w:id="397"/>
    </w:p>
    <w:p w14:paraId="3F970E19" w14:textId="5C433DA5" w:rsidR="001A4F1C" w:rsidRPr="001A4F1C" w:rsidRDefault="00E16E8D" w:rsidP="001A4F1C">
      <w:r>
        <w:t xml:space="preserve">The other components </w:t>
      </w:r>
      <w:r w:rsidR="00FA04AB">
        <w:t>proposed for business management have been deprecated, in favor of TM Forum API and tools</w:t>
      </w:r>
      <w:r w:rsidR="009D790B">
        <w:t xml:space="preserve">, which are now the proposed GE in the </w:t>
      </w:r>
      <w:proofErr w:type="spellStart"/>
      <w:r w:rsidR="009D790B">
        <w:t>Fiware</w:t>
      </w:r>
      <w:proofErr w:type="spellEnd"/>
      <w:r w:rsidR="009D790B">
        <w:t xml:space="preserve"> catalog</w:t>
      </w:r>
      <w:r w:rsidR="00FA04AB">
        <w:t>.</w:t>
      </w:r>
    </w:p>
    <w:p w14:paraId="210499A5" w14:textId="77777777" w:rsidR="003069FA" w:rsidRDefault="003069FA" w:rsidP="003069FA">
      <w:pPr>
        <w:pStyle w:val="Titre3"/>
      </w:pPr>
      <w:bookmarkStart w:id="398" w:name="_Toc499823634"/>
      <w:bookmarkStart w:id="399" w:name="_Toc501723098"/>
      <w:r>
        <w:t>Selection Rationale</w:t>
      </w:r>
      <w:bookmarkEnd w:id="398"/>
      <w:bookmarkEnd w:id="399"/>
    </w:p>
    <w:p w14:paraId="48870A22" w14:textId="73B2B772" w:rsidR="001A4F1C" w:rsidRDefault="001A4F1C" w:rsidP="001A4F1C">
      <w:r>
        <w:t xml:space="preserve">This is the reference component in </w:t>
      </w:r>
      <w:proofErr w:type="spellStart"/>
      <w:r>
        <w:t>Fiware</w:t>
      </w:r>
      <w:proofErr w:type="spellEnd"/>
      <w:r>
        <w:t xml:space="preserve"> Catalog, </w:t>
      </w:r>
      <w:r w:rsidR="00313E74">
        <w:t xml:space="preserve">since the </w:t>
      </w:r>
      <w:r w:rsidR="00FA04AB">
        <w:t xml:space="preserve">collaboration between </w:t>
      </w:r>
      <w:proofErr w:type="spellStart"/>
      <w:r w:rsidR="00FA04AB">
        <w:t>Fiware</w:t>
      </w:r>
      <w:proofErr w:type="spellEnd"/>
      <w:r w:rsidR="00FA04AB">
        <w:t xml:space="preserve"> and TM Forum</w:t>
      </w:r>
      <w:r w:rsidR="009D790B">
        <w:t xml:space="preserve"> </w:t>
      </w:r>
      <w:r w:rsidR="00FA04AB">
        <w:t>have started</w:t>
      </w:r>
      <w:r w:rsidR="009D790B">
        <w:t>, the Business Ecosystem GE, has been completely reworked, and now rely on TM Forum APIs, and new components.</w:t>
      </w:r>
    </w:p>
    <w:p w14:paraId="7F9CA738" w14:textId="52CF5FAE" w:rsidR="001A4F1C" w:rsidRPr="001A4F1C" w:rsidRDefault="001A4F1C" w:rsidP="001A4F1C">
      <w:r>
        <w:t xml:space="preserve">The use of TM Forum APIs is a warranty of being able to conduct easily business relations with different </w:t>
      </w:r>
      <w:r w:rsidR="009D790B">
        <w:t>stakeholders.</w:t>
      </w:r>
    </w:p>
    <w:p w14:paraId="37C80CA0" w14:textId="77777777" w:rsidR="003069FA" w:rsidRDefault="003069FA" w:rsidP="003069FA">
      <w:pPr>
        <w:pStyle w:val="Titre3"/>
        <w:rPr>
          <w:i/>
        </w:rPr>
      </w:pPr>
      <w:bookmarkStart w:id="400" w:name="_Toc499823635"/>
      <w:bookmarkStart w:id="401" w:name="_Toc501723099"/>
      <w:r>
        <w:t>Architecture Risks</w:t>
      </w:r>
      <w:bookmarkEnd w:id="400"/>
      <w:bookmarkEnd w:id="401"/>
    </w:p>
    <w:p w14:paraId="10992494" w14:textId="67A7FF98" w:rsidR="003069FA" w:rsidRDefault="001A4F1C" w:rsidP="003069FA">
      <w:r>
        <w:t>Is to be consider as a critical component, because it mediates the usage of applications and their APIs.</w:t>
      </w:r>
    </w:p>
    <w:p w14:paraId="6C2A512B" w14:textId="44A7A05D" w:rsidR="0030704A" w:rsidRDefault="0030704A" w:rsidP="003069FA">
      <w:r>
        <w:t>The services need to be high available</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402" w:name="_Toc499823636"/>
      <w:bookmarkStart w:id="403" w:name="_Toc501723100"/>
      <w:r w:rsidR="005F14A1">
        <w:t>Development</w:t>
      </w:r>
      <w:r>
        <w:t xml:space="preserve"> Component</w:t>
      </w:r>
      <w:r w:rsidR="005F14A1">
        <w:t>s</w:t>
      </w:r>
      <w:bookmarkEnd w:id="402"/>
      <w:bookmarkEnd w:id="403"/>
    </w:p>
    <w:p w14:paraId="7DE9849A" w14:textId="77777777" w:rsidR="003069FA" w:rsidRDefault="003069FA" w:rsidP="003069FA"/>
    <w:p w14:paraId="0290F844" w14:textId="57B1491B" w:rsidR="003069FA" w:rsidRDefault="003069FA" w:rsidP="003069FA">
      <w:pPr>
        <w:pStyle w:val="Titre3"/>
      </w:pPr>
      <w:bookmarkStart w:id="404" w:name="_Toc499823637"/>
      <w:bookmarkStart w:id="405" w:name="_Toc501723101"/>
      <w:r>
        <w:t>Component Functions</w:t>
      </w:r>
      <w:bookmarkEnd w:id="404"/>
      <w:bookmarkEnd w:id="405"/>
    </w:p>
    <w:p w14:paraId="474E6F25" w14:textId="0A1E9EB0" w:rsidR="00AC3C74" w:rsidRDefault="00AC3C74" w:rsidP="00AC3C74">
      <w:r>
        <w:t>Development IDE is Eclipse Che, it allows to develop natively Docker based applications, it should play the role of the PAAS of the MNCA Smart city platform</w:t>
      </w:r>
      <w:r w:rsidR="00BA5B9C">
        <w:t>.</w:t>
      </w:r>
    </w:p>
    <w:p w14:paraId="53BA693A" w14:textId="253A9165" w:rsidR="00BA5B9C" w:rsidRDefault="00BA5B9C" w:rsidP="00AC3C74">
      <w:r>
        <w:t>The Eclipse Che IDE provides a web based interface to developers, so that they just need to use a browser connected to the</w:t>
      </w:r>
      <w:r w:rsidR="00DF01CC">
        <w:t xml:space="preserve"> Che server</w:t>
      </w:r>
    </w:p>
    <w:p w14:paraId="76E9016B" w14:textId="77777777" w:rsidR="00BA5B9C" w:rsidRDefault="00BA5B9C" w:rsidP="00AC3C74"/>
    <w:p w14:paraId="7EAAA1A3" w14:textId="00315F1D" w:rsidR="00AC3C74" w:rsidRPr="00AC3C74" w:rsidRDefault="00AC3C74" w:rsidP="00AC3C74">
      <w:r>
        <w:t xml:space="preserve">SCM and project management </w:t>
      </w:r>
      <w:r w:rsidR="00A1537F">
        <w:t>should be</w:t>
      </w:r>
      <w:r w:rsidR="00BA5B9C">
        <w:t xml:space="preserve"> managed </w:t>
      </w:r>
      <w:r>
        <w:t xml:space="preserve">with </w:t>
      </w:r>
      <w:r w:rsidR="00BA5B9C">
        <w:t xml:space="preserve">the already installed </w:t>
      </w:r>
      <w:hyperlink r:id="rId221" w:history="1">
        <w:r w:rsidR="00BA5B9C" w:rsidRPr="004F23B4">
          <w:rPr>
            <w:rStyle w:val="Lienhypertexte"/>
          </w:rPr>
          <w:t xml:space="preserve">MNCA </w:t>
        </w:r>
        <w:r w:rsidRPr="004F23B4">
          <w:rPr>
            <w:rStyle w:val="Lienhypertexte"/>
          </w:rPr>
          <w:t>GitLab</w:t>
        </w:r>
      </w:hyperlink>
    </w:p>
    <w:p w14:paraId="0E9106F9" w14:textId="72BCCEBE" w:rsidR="003069FA" w:rsidRDefault="003069FA" w:rsidP="003069FA">
      <w:pPr>
        <w:pStyle w:val="Titre3"/>
      </w:pPr>
      <w:bookmarkStart w:id="406" w:name="_Toc499823638"/>
      <w:bookmarkStart w:id="407" w:name="_Toc501723102"/>
      <w:r>
        <w:lastRenderedPageBreak/>
        <w:t>Technical Considerations</w:t>
      </w:r>
      <w:bookmarkEnd w:id="406"/>
      <w:bookmarkEnd w:id="407"/>
    </w:p>
    <w:p w14:paraId="50543719" w14:textId="242F5024"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 xml:space="preserve">8 (using </w:t>
      </w:r>
      <w:proofErr w:type="spellStart"/>
      <w:r w:rsidR="00BA5B9C">
        <w:rPr>
          <w:lang w:val="en-GB"/>
        </w:rPr>
        <w:t>openjdk</w:t>
      </w:r>
      <w:proofErr w:type="spellEnd"/>
      <w:r w:rsidR="00BA5B9C">
        <w:rPr>
          <w:lang w:val="en-GB"/>
        </w:rPr>
        <w:t>)</w:t>
      </w:r>
      <w:r w:rsidR="00BA5B9C" w:rsidRPr="00BA5B9C">
        <w:rPr>
          <w:lang w:val="en-GB"/>
        </w:rPr>
        <w:t xml:space="preserve"> pro</w:t>
      </w:r>
      <w:r w:rsidR="00BA5B9C">
        <w:rPr>
          <w:lang w:val="en-GB"/>
        </w:rPr>
        <w:t>gram running under Tomcat application server.</w:t>
      </w:r>
    </w:p>
    <w:p w14:paraId="46222BE3" w14:textId="3B827611" w:rsidR="00DF01CC" w:rsidRDefault="00DF01CC" w:rsidP="00AC3C74">
      <w:pPr>
        <w:rPr>
          <w:lang w:val="en-GB"/>
        </w:rPr>
      </w:pPr>
      <w:r>
        <w:rPr>
          <w:lang w:val="en-GB"/>
        </w:rPr>
        <w:t>The component can be very easily install with Docker</w:t>
      </w:r>
    </w:p>
    <w:p w14:paraId="0AB13F8E" w14:textId="563E302B" w:rsidR="00BA5B9C" w:rsidRDefault="00BA5B9C" w:rsidP="00AC3C74">
      <w:pPr>
        <w:rPr>
          <w:lang w:val="en-GB"/>
        </w:rPr>
      </w:pPr>
      <w:r>
        <w:rPr>
          <w:lang w:val="en-GB"/>
        </w:rPr>
        <w:t>The Eclipse Che server listen on 8080/TCP port (Tomcat standard)</w:t>
      </w:r>
    </w:p>
    <w:p w14:paraId="58A6A0EC" w14:textId="666B5603" w:rsidR="00BA5B9C" w:rsidRDefault="00BA5B9C" w:rsidP="00AC3C74">
      <w:pPr>
        <w:rPr>
          <w:lang w:val="en-GB"/>
        </w:rPr>
      </w:pPr>
      <w:r>
        <w:rPr>
          <w:lang w:val="en-GB"/>
        </w:rPr>
        <w:t>It also provides a RESTful API endpoint on port 8000/TCP.</w:t>
      </w:r>
    </w:p>
    <w:p w14:paraId="3AD909AA" w14:textId="567F2729" w:rsidR="00BA5B9C" w:rsidRDefault="00BA5B9C" w:rsidP="00AC3C74">
      <w:pPr>
        <w:rPr>
          <w:lang w:val="en-GB"/>
        </w:rPr>
      </w:pPr>
    </w:p>
    <w:p w14:paraId="5A5371A2" w14:textId="77777777" w:rsidR="00493400" w:rsidRDefault="00BA5B9C" w:rsidP="00493400">
      <w:pPr>
        <w:rPr>
          <w:lang w:val="en-GB"/>
        </w:rPr>
      </w:pPr>
      <w:r>
        <w:rPr>
          <w:lang w:val="en-GB"/>
        </w:rPr>
        <w:t xml:space="preserve">Eclipse Che can be used in multi-tenant mode, where users </w:t>
      </w:r>
      <w:proofErr w:type="gramStart"/>
      <w:r>
        <w:rPr>
          <w:lang w:val="en-GB"/>
        </w:rPr>
        <w:t>have to</w:t>
      </w:r>
      <w:proofErr w:type="gramEnd"/>
      <w:r>
        <w:rPr>
          <w:lang w:val="en-GB"/>
        </w:rPr>
        <w:t xml:space="preserve"> connect with credentials</w:t>
      </w:r>
      <w:r w:rsidR="005F3D90">
        <w:rPr>
          <w:lang w:val="en-GB"/>
        </w:rPr>
        <w:t xml:space="preserve"> to access the </w:t>
      </w:r>
      <w:r w:rsidR="0040474A">
        <w:rPr>
          <w:lang w:val="en-GB"/>
        </w:rPr>
        <w:t>IDE</w:t>
      </w:r>
      <w:r>
        <w:rPr>
          <w:lang w:val="en-GB"/>
        </w:rPr>
        <w:t>.</w:t>
      </w:r>
    </w:p>
    <w:p w14:paraId="07B10980" w14:textId="690B8EC0" w:rsidR="00493400" w:rsidRPr="00493400" w:rsidRDefault="00493400" w:rsidP="00493400">
      <w:pPr>
        <w:rPr>
          <w:lang w:val="en-GB"/>
        </w:rPr>
      </w:pPr>
      <w:r>
        <w:rPr>
          <w:lang w:val="en-GB"/>
        </w:rPr>
        <w:t>I</w:t>
      </w:r>
      <w:r>
        <w:t xml:space="preserve">n standard installation it uses </w:t>
      </w:r>
      <w:proofErr w:type="spellStart"/>
      <w:r>
        <w:t>Keycloack</w:t>
      </w:r>
      <w:proofErr w:type="spellEnd"/>
      <w:r>
        <w:t xml:space="preserve"> as IDM provider, and a PostgreSQL database for metadata.</w:t>
      </w:r>
    </w:p>
    <w:p w14:paraId="2DC626D4" w14:textId="77777777" w:rsidR="00493400" w:rsidRDefault="00493400" w:rsidP="00493400"/>
    <w:p w14:paraId="25CC56C1" w14:textId="77777777" w:rsidR="00493400" w:rsidRDefault="00493400" w:rsidP="00493400">
      <w:r>
        <w:t xml:space="preserve">As </w:t>
      </w:r>
      <w:proofErr w:type="spellStart"/>
      <w:r>
        <w:t>Keycloak</w:t>
      </w:r>
      <w:proofErr w:type="spellEnd"/>
      <w:r>
        <w:t xml:space="preserve"> can replace Keystone as an </w:t>
      </w:r>
      <w:r w:rsidRPr="00F07517">
        <w:t xml:space="preserve">authentication service </w:t>
      </w:r>
      <w:r>
        <w:t xml:space="preserve">(OAuth provider), in OpenStack deployment, and Eclipse Che can also use OAuth from GitLab or WSO2, if needed </w:t>
      </w:r>
      <w:proofErr w:type="spellStart"/>
      <w:r>
        <w:t>Keyrock</w:t>
      </w:r>
      <w:proofErr w:type="spellEnd"/>
      <w:r>
        <w:t xml:space="preserve"> can be also used as the OAuth provider giving SSO to developers using the Eclipse Che server.</w:t>
      </w:r>
    </w:p>
    <w:p w14:paraId="2B28E562" w14:textId="77777777" w:rsidR="00493400" w:rsidRDefault="00493400" w:rsidP="00493400"/>
    <w:p w14:paraId="5AF4AE13" w14:textId="77777777" w:rsidR="00493400" w:rsidRDefault="00493400" w:rsidP="00493400">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5A6FD0BE" w14:textId="77777777" w:rsidR="00BA5B9C" w:rsidRPr="00493400" w:rsidRDefault="00BA5B9C" w:rsidP="00AC3C74"/>
    <w:p w14:paraId="07EB3AAB" w14:textId="77777777" w:rsidR="00BA5B9C" w:rsidRPr="00BA5B9C" w:rsidRDefault="00BA5B9C" w:rsidP="00AC3C74">
      <w:pPr>
        <w:rPr>
          <w:lang w:val="en-GB"/>
        </w:rPr>
      </w:pPr>
    </w:p>
    <w:p w14:paraId="6CC52FC3" w14:textId="156F52DD" w:rsidR="003069FA" w:rsidRDefault="003069FA" w:rsidP="003069FA">
      <w:pPr>
        <w:pStyle w:val="Titre3"/>
      </w:pPr>
      <w:bookmarkStart w:id="408" w:name="_Toc499823639"/>
      <w:bookmarkStart w:id="409" w:name="_Toc501723103"/>
      <w:r>
        <w:t>Selected Product(s)</w:t>
      </w:r>
      <w:bookmarkEnd w:id="408"/>
      <w:bookmarkEnd w:id="409"/>
    </w:p>
    <w:p w14:paraId="6ACA929E" w14:textId="55BFE77C" w:rsidR="00143EE4" w:rsidRDefault="00143EE4" w:rsidP="00143EE4">
      <w:r>
        <w:t>Eclipse Che as the PAAS</w:t>
      </w:r>
      <w:r w:rsidR="00253730">
        <w:t xml:space="preserve"> IDE</w:t>
      </w:r>
      <w:r>
        <w:t xml:space="preserve"> environment</w:t>
      </w:r>
    </w:p>
    <w:p w14:paraId="194C2491" w14:textId="08D04445" w:rsidR="00143EE4" w:rsidRPr="00143EE4" w:rsidRDefault="00143EE4" w:rsidP="00143EE4">
      <w:r>
        <w:t>GitLab for SCM and project management</w:t>
      </w:r>
    </w:p>
    <w:p w14:paraId="63C62A3F" w14:textId="78007EB3" w:rsidR="003069FA" w:rsidRDefault="003069FA" w:rsidP="003069FA">
      <w:pPr>
        <w:pStyle w:val="Titre3"/>
      </w:pPr>
      <w:bookmarkStart w:id="410" w:name="_Toc499823640"/>
      <w:bookmarkStart w:id="411" w:name="_Toc501723104"/>
      <w:r>
        <w:t>Selection Rationale</w:t>
      </w:r>
      <w:bookmarkEnd w:id="410"/>
      <w:bookmarkEnd w:id="411"/>
    </w:p>
    <w:p w14:paraId="1A75072D" w14:textId="15F36CE1"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14:paraId="12893AE3" w14:textId="77777777" w:rsidR="00143EE4" w:rsidRPr="00AC3C74" w:rsidRDefault="00143EE4" w:rsidP="00AC3C74"/>
    <w:p w14:paraId="040A2B22" w14:textId="5D431B2F" w:rsidR="00143EE4" w:rsidRPr="00AC3C74" w:rsidRDefault="00143EE4" w:rsidP="00143EE4">
      <w:r>
        <w:t xml:space="preserve">Eclipse Che is not part of the </w:t>
      </w:r>
      <w:proofErr w:type="spellStart"/>
      <w:r>
        <w:t>Fiware</w:t>
      </w:r>
      <w:proofErr w:type="spellEnd"/>
      <w:r>
        <w:t xml:space="preserve"> Catalog, but it’s one of the most advance</w:t>
      </w:r>
      <w:r w:rsidR="009F505B">
        <w:t>d</w:t>
      </w:r>
      <w:r>
        <w:t xml:space="preserve"> </w:t>
      </w:r>
      <w:r w:rsidR="00253730">
        <w:t xml:space="preserve">development </w:t>
      </w:r>
      <w:r>
        <w:t>environment to develop Docker based applications.</w:t>
      </w:r>
    </w:p>
    <w:p w14:paraId="057A21D3" w14:textId="4E9F56CF" w:rsidR="00AC3C74" w:rsidRPr="00AC3C74" w:rsidRDefault="00AC3C74" w:rsidP="00AC3C74"/>
    <w:p w14:paraId="444FADFE" w14:textId="77777777" w:rsidR="003069FA" w:rsidRDefault="003069FA" w:rsidP="003069FA">
      <w:pPr>
        <w:pStyle w:val="Titre3"/>
      </w:pPr>
      <w:bookmarkStart w:id="412" w:name="_Toc499823641"/>
      <w:bookmarkStart w:id="413" w:name="_Toc501723105"/>
      <w:r>
        <w:t>Architecture Risks</w:t>
      </w:r>
      <w:bookmarkEnd w:id="412"/>
      <w:bookmarkEnd w:id="413"/>
    </w:p>
    <w:p w14:paraId="01A67F51" w14:textId="15A6194D" w:rsidR="00B52683" w:rsidRPr="00B52683" w:rsidRDefault="00201345" w:rsidP="00B52683">
      <w:r>
        <w:t xml:space="preserve">If used in </w:t>
      </w:r>
      <w:r w:rsidR="009E7079">
        <w:t xml:space="preserve">multi-tenant </w:t>
      </w:r>
      <w:r w:rsidR="009A752B">
        <w:t xml:space="preserve">environment, </w:t>
      </w:r>
      <w:r w:rsidR="009E7079">
        <w:t>Eclipse</w:t>
      </w:r>
      <w:r w:rsidR="009A752B">
        <w:t xml:space="preserve"> Che </w:t>
      </w:r>
      <w:r w:rsidR="001F2FB0">
        <w:t>should</w:t>
      </w:r>
      <w:r w:rsidR="009A752B">
        <w:t xml:space="preserve"> be </w:t>
      </w:r>
      <w:r w:rsidR="00A53415">
        <w:t xml:space="preserve">deployed </w:t>
      </w:r>
      <w:r w:rsidR="009A752B">
        <w:t>high available</w:t>
      </w:r>
      <w:r w:rsidR="00A53415">
        <w:t>, through</w:t>
      </w:r>
      <w:r w:rsidR="00FE7D5E">
        <w:t xml:space="preserve"> a </w:t>
      </w:r>
      <w:r w:rsidR="00D65257">
        <w:t>Docker service</w:t>
      </w:r>
      <w:r w:rsidR="000E38F7">
        <w:t xml:space="preserve"> stack</w:t>
      </w:r>
      <w:r w:rsidR="00D65257">
        <w:t>.</w:t>
      </w:r>
    </w:p>
    <w:p w14:paraId="3FD2D3D2" w14:textId="77777777" w:rsidR="003069FA" w:rsidRPr="00F6725F" w:rsidRDefault="003069FA" w:rsidP="003069FA"/>
    <w:p w14:paraId="1615045F" w14:textId="77777777" w:rsidR="003069FA" w:rsidRDefault="005F14A1" w:rsidP="003069FA">
      <w:pPr>
        <w:pStyle w:val="Titre2"/>
      </w:pPr>
      <w:r>
        <w:t xml:space="preserve"> </w:t>
      </w:r>
      <w:bookmarkStart w:id="414" w:name="_Toc499823642"/>
      <w:bookmarkStart w:id="415" w:name="_Toc501723106"/>
      <w:r>
        <w:t>Monitoring</w:t>
      </w:r>
      <w:r w:rsidR="003069FA">
        <w:t xml:space="preserve"> Component</w:t>
      </w:r>
      <w:r>
        <w:t>s</w:t>
      </w:r>
      <w:bookmarkEnd w:id="414"/>
      <w:bookmarkEnd w:id="415"/>
    </w:p>
    <w:p w14:paraId="3F556543" w14:textId="77777777" w:rsidR="003069FA" w:rsidRDefault="003069FA" w:rsidP="003069FA"/>
    <w:p w14:paraId="4A1A9062" w14:textId="319FFCF2" w:rsidR="003069FA" w:rsidRDefault="003069FA" w:rsidP="003069FA">
      <w:pPr>
        <w:pStyle w:val="Titre3"/>
      </w:pPr>
      <w:bookmarkStart w:id="416" w:name="_Toc499823643"/>
      <w:bookmarkStart w:id="417" w:name="_Toc501723107"/>
      <w:r>
        <w:t>Component Functions</w:t>
      </w:r>
      <w:bookmarkEnd w:id="416"/>
      <w:bookmarkEnd w:id="417"/>
    </w:p>
    <w:p w14:paraId="0B3C2050" w14:textId="77C35ECA" w:rsidR="00D92AF4" w:rsidRDefault="00E97D19" w:rsidP="00D92AF4">
      <w:r>
        <w:t>The monitoring components</w:t>
      </w:r>
      <w:r w:rsidR="00D32F61">
        <w:t xml:space="preserve"> are </w:t>
      </w:r>
      <w:r w:rsidR="00E41F39">
        <w:t xml:space="preserve">very </w:t>
      </w:r>
      <w:r w:rsidR="00D32F61">
        <w:t xml:space="preserve">useful </w:t>
      </w:r>
      <w:r w:rsidR="00B65470">
        <w:t xml:space="preserve">and mandatory </w:t>
      </w:r>
      <w:r w:rsidR="00D32F61">
        <w:t>to check the health of the platform</w:t>
      </w:r>
      <w:r w:rsidR="002820EC">
        <w:t>.</w:t>
      </w:r>
    </w:p>
    <w:p w14:paraId="490CFBEE" w14:textId="68BC2070" w:rsidR="002820EC" w:rsidRDefault="002820EC" w:rsidP="00D92AF4"/>
    <w:p w14:paraId="3BFC8AE9" w14:textId="228B3F5C" w:rsidR="008F650F" w:rsidRDefault="00FF26DD" w:rsidP="00D92AF4">
      <w:r>
        <w:t>The hardware is monitored in term of CPU</w:t>
      </w:r>
      <w:r w:rsidR="000D33F6">
        <w:t xml:space="preserve">, Disk, </w:t>
      </w:r>
      <w:r w:rsidR="009A3EB7">
        <w:t xml:space="preserve">memory </w:t>
      </w:r>
      <w:r w:rsidR="000D33F6">
        <w:t>and network.</w:t>
      </w:r>
    </w:p>
    <w:p w14:paraId="5C69BD95" w14:textId="0F490E26" w:rsidR="000D33F6" w:rsidRDefault="000D33F6" w:rsidP="00D92AF4">
      <w:r>
        <w:t xml:space="preserve">As well containers </w:t>
      </w:r>
      <w:r w:rsidR="009A3EB7">
        <w:t>are monitored for CPU, RAM, Disk and network</w:t>
      </w:r>
      <w:r w:rsidR="006F00DA">
        <w:t xml:space="preserve"> usage</w:t>
      </w:r>
      <w:r w:rsidR="009701F0">
        <w:t>.</w:t>
      </w:r>
    </w:p>
    <w:p w14:paraId="2A28D34C" w14:textId="4200D972" w:rsidR="009701F0" w:rsidRDefault="009701F0" w:rsidP="00D92AF4">
      <w:r>
        <w:t xml:space="preserve">The </w:t>
      </w:r>
      <w:r w:rsidR="00002113">
        <w:t xml:space="preserve">different </w:t>
      </w:r>
      <w:r>
        <w:t xml:space="preserve">services provided by the platform </w:t>
      </w:r>
      <w:r w:rsidR="00971CE6">
        <w:t>need</w:t>
      </w:r>
      <w:r w:rsidR="00002113">
        <w:t xml:space="preserve"> to be monitored </w:t>
      </w:r>
      <w:r w:rsidR="00D90FC9">
        <w:t>too</w:t>
      </w:r>
      <w:r w:rsidR="00971CE6">
        <w:t>:</w:t>
      </w:r>
    </w:p>
    <w:p w14:paraId="4D057099" w14:textId="30F6B448" w:rsidR="00971CE6" w:rsidRDefault="00526083" w:rsidP="00934051">
      <w:pPr>
        <w:pStyle w:val="Paragraphedeliste"/>
        <w:numPr>
          <w:ilvl w:val="0"/>
          <w:numId w:val="12"/>
        </w:numPr>
      </w:pPr>
      <w:r>
        <w:t>Database</w:t>
      </w:r>
      <w:r w:rsidR="002B1769">
        <w:t xml:space="preserve"> services</w:t>
      </w:r>
      <w:r>
        <w:t xml:space="preserve"> are mon</w:t>
      </w:r>
      <w:r w:rsidR="002B1769">
        <w:t>i</w:t>
      </w:r>
      <w:r>
        <w:t>tored</w:t>
      </w:r>
      <w:r w:rsidR="002B1769">
        <w:t xml:space="preserve"> for </w:t>
      </w:r>
      <w:r w:rsidR="00553E25">
        <w:t xml:space="preserve">health, </w:t>
      </w:r>
      <w:r w:rsidR="002B1769">
        <w:t>CPU</w:t>
      </w:r>
      <w:r w:rsidR="006F00DA">
        <w:t>, memory, number of active connections</w:t>
      </w:r>
      <w:r w:rsidR="00C4787F">
        <w:t xml:space="preserve">, </w:t>
      </w:r>
      <w:r w:rsidR="00C62FF2">
        <w:t xml:space="preserve">I/O </w:t>
      </w:r>
      <w:r w:rsidR="00D379F0">
        <w:t xml:space="preserve">activity </w:t>
      </w:r>
      <w:r w:rsidR="00C4787F">
        <w:t xml:space="preserve">and any additional useful </w:t>
      </w:r>
      <w:r w:rsidR="002457D4">
        <w:t>information (like transactions performance)</w:t>
      </w:r>
    </w:p>
    <w:p w14:paraId="2E50D95A" w14:textId="7FF465FD" w:rsidR="002457D4" w:rsidRDefault="004A20A2" w:rsidP="00934051">
      <w:pPr>
        <w:pStyle w:val="Paragraphedeliste"/>
        <w:numPr>
          <w:ilvl w:val="0"/>
          <w:numId w:val="12"/>
        </w:numPr>
      </w:pPr>
      <w:r>
        <w:t>Other services are also</w:t>
      </w:r>
      <w:r w:rsidR="00C62FF2">
        <w:t xml:space="preserve"> </w:t>
      </w:r>
      <w:r>
        <w:t>checked</w:t>
      </w:r>
      <w:r w:rsidR="00C62FF2">
        <w:t xml:space="preserve"> for health</w:t>
      </w:r>
      <w:r w:rsidR="00BE0D60">
        <w:t>, and monitored</w:t>
      </w:r>
      <w:r w:rsidR="00C62FF2">
        <w:t xml:space="preserve"> about CPU, memory, </w:t>
      </w:r>
      <w:r w:rsidR="00D379F0">
        <w:t>network</w:t>
      </w:r>
      <w:r w:rsidR="00934051">
        <w:t xml:space="preserve"> and I/O activity.</w:t>
      </w:r>
    </w:p>
    <w:p w14:paraId="484401F9" w14:textId="77777777" w:rsidR="00530821" w:rsidRDefault="00530821" w:rsidP="00530821"/>
    <w:p w14:paraId="479DAC3A" w14:textId="77777777" w:rsidR="00075765" w:rsidRDefault="00B70362" w:rsidP="00530821">
      <w:r>
        <w:t xml:space="preserve">Apart from </w:t>
      </w:r>
      <w:r w:rsidR="000640CB">
        <w:t>monitoring the services</w:t>
      </w:r>
      <w:r w:rsidR="009D306D">
        <w:t xml:space="preserve">, the management of </w:t>
      </w:r>
      <w:r w:rsidR="004C30E9">
        <w:t xml:space="preserve">their </w:t>
      </w:r>
      <w:r w:rsidR="009D306D">
        <w:t>log</w:t>
      </w:r>
      <w:r w:rsidR="00FD095D">
        <w:t>ging</w:t>
      </w:r>
      <w:r w:rsidR="009D306D">
        <w:t xml:space="preserve"> files</w:t>
      </w:r>
      <w:r w:rsidR="00FD095D">
        <w:t xml:space="preserve"> is also needed</w:t>
      </w:r>
      <w:r w:rsidR="00DC3546">
        <w:t xml:space="preserve"> for several reasons</w:t>
      </w:r>
      <w:r w:rsidR="00075765">
        <w:t>:</w:t>
      </w:r>
    </w:p>
    <w:p w14:paraId="3994777B" w14:textId="74943E0D" w:rsidR="00530821" w:rsidRDefault="00075765" w:rsidP="00530821">
      <w:r>
        <w:t>T</w:t>
      </w:r>
      <w:r w:rsidR="00BE4650">
        <w:t xml:space="preserve">o be able to detect </w:t>
      </w:r>
      <w:r w:rsidR="000E5BF1">
        <w:t>when</w:t>
      </w:r>
      <w:r w:rsidR="00BE4650">
        <w:t xml:space="preserve"> errors</w:t>
      </w:r>
      <w:r w:rsidR="00BB2CE6">
        <w:t xml:space="preserve"> occur</w:t>
      </w:r>
      <w:r w:rsidR="00000E9E">
        <w:t xml:space="preserve"> and send notifications about it</w:t>
      </w:r>
      <w:r w:rsidR="00DC3546">
        <w:t>.</w:t>
      </w:r>
    </w:p>
    <w:p w14:paraId="787ED437" w14:textId="790E41C7" w:rsidR="00075765" w:rsidRDefault="00075765" w:rsidP="00530821">
      <w:r>
        <w:t xml:space="preserve">To be able to </w:t>
      </w:r>
      <w:r w:rsidR="002D37DC">
        <w:t xml:space="preserve">view and </w:t>
      </w:r>
      <w:r>
        <w:t xml:space="preserve">analyze </w:t>
      </w:r>
      <w:r w:rsidR="002D37DC">
        <w:t>all the log files from one single point</w:t>
      </w:r>
      <w:r w:rsidR="00B8495B">
        <w:t>.</w:t>
      </w:r>
    </w:p>
    <w:p w14:paraId="6C42D127" w14:textId="77777777" w:rsidR="008E307C" w:rsidRPr="00D92AF4" w:rsidRDefault="008E307C" w:rsidP="00530821"/>
    <w:p w14:paraId="7821DFA8" w14:textId="26586BC8" w:rsidR="003069FA" w:rsidRDefault="003069FA" w:rsidP="003069FA">
      <w:pPr>
        <w:pStyle w:val="Titre3"/>
      </w:pPr>
      <w:bookmarkStart w:id="418" w:name="_Toc499823644"/>
      <w:bookmarkStart w:id="419" w:name="_Toc501723108"/>
      <w:r>
        <w:lastRenderedPageBreak/>
        <w:t>Technical Considerations</w:t>
      </w:r>
      <w:bookmarkEnd w:id="418"/>
      <w:bookmarkEnd w:id="419"/>
    </w:p>
    <w:p w14:paraId="1C56CB4D" w14:textId="77777777" w:rsidR="00157803" w:rsidRDefault="00157803" w:rsidP="00044F7F"/>
    <w:p w14:paraId="7ACA463B" w14:textId="6BBC0EAC" w:rsidR="00157803" w:rsidRDefault="00157803" w:rsidP="00044F7F">
      <w:proofErr w:type="spellStart"/>
      <w:r>
        <w:t>Portainer</w:t>
      </w:r>
      <w:proofErr w:type="spellEnd"/>
      <w:r>
        <w:t xml:space="preserve"> is made for managing </w:t>
      </w:r>
      <w:r w:rsidR="00177AB9">
        <w:t>Docker containers and support swarm</w:t>
      </w:r>
      <w:r w:rsidR="00882F81">
        <w:t>, it install</w:t>
      </w:r>
      <w:r w:rsidR="004F74F0">
        <w:t>s</w:t>
      </w:r>
      <w:r w:rsidR="00882F81">
        <w:t xml:space="preserve"> as a standalone </w:t>
      </w:r>
      <w:r w:rsidR="00D41679">
        <w:t>container.</w:t>
      </w:r>
    </w:p>
    <w:p w14:paraId="5AE5A4FE" w14:textId="5D5DFCCA" w:rsidR="00E05C85" w:rsidRDefault="00521BE4" w:rsidP="00044F7F">
      <w:r>
        <w:t xml:space="preserve">The </w:t>
      </w:r>
      <w:r w:rsidR="00AC6F8B">
        <w:t xml:space="preserve">container </w:t>
      </w:r>
      <w:r>
        <w:t xml:space="preserve">image </w:t>
      </w:r>
      <w:r w:rsidR="00BF0919">
        <w:t>size is 11 MB</w:t>
      </w:r>
    </w:p>
    <w:p w14:paraId="364FB841" w14:textId="4B15805F" w:rsidR="009527E2" w:rsidRDefault="009527E2" w:rsidP="00044F7F">
      <w:r>
        <w:t>Memory usage</w:t>
      </w:r>
      <w:r w:rsidR="002C09F8">
        <w:t>: 10 MB</w:t>
      </w:r>
      <w:r w:rsidR="00AC6F8B">
        <w:t xml:space="preserve"> minimum</w:t>
      </w:r>
    </w:p>
    <w:p w14:paraId="074F204E" w14:textId="0AE4EFB5" w:rsidR="00CC68A6" w:rsidRDefault="00CC68A6" w:rsidP="00044F7F">
      <w:r>
        <w:t xml:space="preserve">It needs to be </w:t>
      </w:r>
      <w:r w:rsidR="000308EA">
        <w:t>mapped to a docker volume</w:t>
      </w:r>
      <w:r w:rsidR="00417705">
        <w:t xml:space="preserve"> outside the container</w:t>
      </w:r>
      <w:r w:rsidR="000308EA">
        <w:t xml:space="preserve">, to </w:t>
      </w:r>
      <w:r w:rsidR="003629D1">
        <w:t xml:space="preserve">keep </w:t>
      </w:r>
      <w:r w:rsidR="006945EE">
        <w:t>the</w:t>
      </w:r>
      <w:r w:rsidR="004B5130">
        <w:t xml:space="preserve"> </w:t>
      </w:r>
      <w:r w:rsidR="00E31AE4">
        <w:t xml:space="preserve">configuration </w:t>
      </w:r>
      <w:r w:rsidR="004B5130">
        <w:t>data</w:t>
      </w:r>
      <w:r w:rsidR="00417705">
        <w:t>.</w:t>
      </w:r>
    </w:p>
    <w:p w14:paraId="33F594B7" w14:textId="77777777" w:rsidR="003F5FBB" w:rsidRDefault="003F5FBB" w:rsidP="00044F7F"/>
    <w:p w14:paraId="29FD9F50" w14:textId="77777777" w:rsidR="00157803" w:rsidRDefault="00157803" w:rsidP="00044F7F"/>
    <w:p w14:paraId="292BAAC1" w14:textId="347B5720" w:rsidR="00044F7F" w:rsidRDefault="00044F7F" w:rsidP="00044F7F">
      <w:pPr>
        <w:rPr>
          <w:rStyle w:val="Lienhypertexte"/>
        </w:rPr>
      </w:pPr>
      <w:proofErr w:type="spellStart"/>
      <w:r>
        <w:t>Centreon</w:t>
      </w:r>
      <w:proofErr w:type="spellEnd"/>
      <w:r w:rsidR="003844C6">
        <w:t xml:space="preserve"> is already in use at MNCA to monitor</w:t>
      </w:r>
      <w:r w:rsidR="00571672">
        <w:t xml:space="preserve"> the entire IT infrastructure, if needed</w:t>
      </w:r>
      <w:r w:rsidR="007B4995">
        <w:t xml:space="preserve"> a new instance of </w:t>
      </w:r>
      <w:proofErr w:type="spellStart"/>
      <w:r w:rsidR="007B4995">
        <w:t>Centreon</w:t>
      </w:r>
      <w:proofErr w:type="spellEnd"/>
      <w:r w:rsidR="007B4995">
        <w:t xml:space="preserve"> can be installed </w:t>
      </w:r>
      <w:r w:rsidR="00A155CC">
        <w:t>through Docker container:</w:t>
      </w:r>
      <w:r>
        <w:t xml:space="preserve"> </w:t>
      </w:r>
      <w:hyperlink r:id="rId222" w:history="1">
        <w:proofErr w:type="spellStart"/>
        <w:r w:rsidR="00AF7BE1">
          <w:rPr>
            <w:rStyle w:val="Lienhypertexte"/>
          </w:rPr>
          <w:t>Centreon</w:t>
        </w:r>
        <w:proofErr w:type="spellEnd"/>
        <w:r w:rsidR="00AF7BE1">
          <w:rPr>
            <w:rStyle w:val="Lienhypertexte"/>
          </w:rPr>
          <w:t xml:space="preserve"> D</w:t>
        </w:r>
        <w:r w:rsidRPr="00044F7F">
          <w:rPr>
            <w:rStyle w:val="Lienhypertexte"/>
          </w:rPr>
          <w:t>ocker installation</w:t>
        </w:r>
      </w:hyperlink>
    </w:p>
    <w:p w14:paraId="7A1A9435" w14:textId="77777777" w:rsidR="00B8495B" w:rsidRDefault="00B8495B" w:rsidP="00044F7F">
      <w:pPr>
        <w:rPr>
          <w:rStyle w:val="Lienhypertexte"/>
        </w:rPr>
      </w:pPr>
    </w:p>
    <w:p w14:paraId="592AEBEC" w14:textId="29274B14" w:rsidR="00116E52" w:rsidRDefault="009046EA" w:rsidP="00044F7F">
      <w:r>
        <w:t>For the management of log files</w:t>
      </w:r>
      <w:r w:rsidR="00283A3E">
        <w:t>,</w:t>
      </w:r>
      <w:r w:rsidR="00DC16A8">
        <w:t xml:space="preserve"> Docker should be configured to use </w:t>
      </w:r>
      <w:r w:rsidR="00161207">
        <w:t xml:space="preserve">a </w:t>
      </w:r>
      <w:hyperlink r:id="rId223" w:history="1">
        <w:proofErr w:type="spellStart"/>
        <w:r w:rsidR="00161207" w:rsidRPr="001E0796">
          <w:rPr>
            <w:rStyle w:val="Lienhypertexte"/>
          </w:rPr>
          <w:t>gelf</w:t>
        </w:r>
        <w:proofErr w:type="spellEnd"/>
        <w:r w:rsidR="00161207" w:rsidRPr="001E0796">
          <w:rPr>
            <w:rStyle w:val="Lienhypertexte"/>
          </w:rPr>
          <w:t xml:space="preserve"> logging driver</w:t>
        </w:r>
      </w:hyperlink>
      <w:r w:rsidR="00950760">
        <w:t xml:space="preserve">, which </w:t>
      </w:r>
      <w:r w:rsidR="00F31DC3">
        <w:t xml:space="preserve">should </w:t>
      </w:r>
      <w:r w:rsidR="00950760">
        <w:t xml:space="preserve">send </w:t>
      </w:r>
      <w:r w:rsidR="00F31DC3">
        <w:t xml:space="preserve">data to a </w:t>
      </w:r>
      <w:proofErr w:type="spellStart"/>
      <w:r w:rsidR="00D746C2">
        <w:t>L</w:t>
      </w:r>
      <w:r w:rsidR="00F31DC3">
        <w:t>ogstash</w:t>
      </w:r>
      <w:proofErr w:type="spellEnd"/>
      <w:r w:rsidR="00D746C2">
        <w:t xml:space="preserve"> pushing it to an Elasticsearch</w:t>
      </w:r>
    </w:p>
    <w:p w14:paraId="67440366" w14:textId="77777777" w:rsidR="009032FC" w:rsidRDefault="009032FC" w:rsidP="00044F7F"/>
    <w:p w14:paraId="2955224A" w14:textId="77777777" w:rsidR="009E230B" w:rsidRPr="00044F7F" w:rsidRDefault="009E230B" w:rsidP="00044F7F"/>
    <w:p w14:paraId="468E2AFD" w14:textId="77777777" w:rsidR="003069FA" w:rsidRDefault="003069FA" w:rsidP="003069FA">
      <w:pPr>
        <w:pStyle w:val="Titre3"/>
        <w:rPr>
          <w:i/>
        </w:rPr>
      </w:pPr>
      <w:bookmarkStart w:id="420" w:name="_Toc499823645"/>
      <w:bookmarkStart w:id="421" w:name="_Toc501723109"/>
      <w:r>
        <w:t>Selected Product(s)</w:t>
      </w:r>
      <w:bookmarkEnd w:id="420"/>
      <w:bookmarkEnd w:id="421"/>
    </w:p>
    <w:p w14:paraId="3D844266" w14:textId="6C68976C" w:rsidR="00D92AF4" w:rsidRDefault="00D92AF4" w:rsidP="00D92AF4">
      <w:bookmarkStart w:id="422" w:name="_Toc499823646"/>
      <w:r>
        <w:t xml:space="preserve">Real Time monitoring is done with </w:t>
      </w:r>
      <w:proofErr w:type="spellStart"/>
      <w:r>
        <w:t>Portainer</w:t>
      </w:r>
      <w:proofErr w:type="spellEnd"/>
      <w:r w:rsidR="002F2ACB">
        <w:t>.</w:t>
      </w:r>
    </w:p>
    <w:p w14:paraId="767D6FF2" w14:textId="77777777" w:rsidR="002F2ACB" w:rsidRDefault="002F2ACB" w:rsidP="00D92AF4"/>
    <w:p w14:paraId="15F41507" w14:textId="79F046FC" w:rsidR="00D92AF4" w:rsidRDefault="00D92AF4" w:rsidP="00D92AF4">
      <w:r>
        <w:t xml:space="preserve">Monitoring with history and notification will be provided through </w:t>
      </w:r>
      <w:proofErr w:type="spellStart"/>
      <w:r>
        <w:t>Centreon</w:t>
      </w:r>
      <w:proofErr w:type="spellEnd"/>
      <w:r w:rsidR="00EF0614">
        <w:t>.</w:t>
      </w:r>
    </w:p>
    <w:p w14:paraId="3460DCC5" w14:textId="77777777" w:rsidR="004B0802" w:rsidRDefault="004B0802" w:rsidP="00D92AF4"/>
    <w:p w14:paraId="06531C5E" w14:textId="0AB7CD62" w:rsidR="004B0802" w:rsidRDefault="004B0802" w:rsidP="004B0802">
      <w:r>
        <w:t xml:space="preserve">For the management of the log files produced by components, </w:t>
      </w:r>
      <w:hyperlink r:id="rId224" w:anchor="supported-logging-drivers" w:history="1">
        <w:r w:rsidRPr="001C5385">
          <w:rPr>
            <w:rStyle w:val="Lienhypertexte"/>
          </w:rPr>
          <w:t>Docker supports many different logging drivers</w:t>
        </w:r>
      </w:hyperlink>
      <w:r>
        <w:t xml:space="preserve">: default is </w:t>
      </w:r>
      <w:proofErr w:type="spellStart"/>
      <w:r>
        <w:t>json</w:t>
      </w:r>
      <w:proofErr w:type="spellEnd"/>
      <w:r>
        <w:t xml:space="preserve">-file, but </w:t>
      </w:r>
      <w:proofErr w:type="spellStart"/>
      <w:r>
        <w:t>Journald</w:t>
      </w:r>
      <w:proofErr w:type="spellEnd"/>
      <w:r>
        <w:t xml:space="preserve"> or syslog can be used</w:t>
      </w:r>
      <w:r w:rsidR="00557D67">
        <w:t xml:space="preserve">, with one drawback docker logs is </w:t>
      </w:r>
      <w:proofErr w:type="spellStart"/>
      <w:r w:rsidR="00557D67">
        <w:t>unasable</w:t>
      </w:r>
      <w:proofErr w:type="spellEnd"/>
      <w:r>
        <w:t>.</w:t>
      </w:r>
    </w:p>
    <w:p w14:paraId="3D7408A8" w14:textId="77777777" w:rsidR="004B0802" w:rsidRDefault="004B0802" w:rsidP="004B0802"/>
    <w:p w14:paraId="3E9BF3FF" w14:textId="6553FCD7" w:rsidR="00807542" w:rsidRDefault="004B0802" w:rsidP="004B0802">
      <w:r>
        <w:t xml:space="preserve">the most interesting option should be to use </w:t>
      </w:r>
      <w:hyperlink r:id="rId225" w:history="1">
        <w:proofErr w:type="spellStart"/>
        <w:r w:rsidRPr="00962AE7">
          <w:rPr>
            <w:rStyle w:val="Lienhypertexte"/>
          </w:rPr>
          <w:t>gelf</w:t>
        </w:r>
        <w:proofErr w:type="spellEnd"/>
        <w:r w:rsidRPr="00962AE7">
          <w:rPr>
            <w:rStyle w:val="Lienhypertexte"/>
          </w:rPr>
          <w:t xml:space="preserve"> logging driver</w:t>
        </w:r>
      </w:hyperlink>
      <w:r>
        <w:t>, which w</w:t>
      </w:r>
      <w:r w:rsidRPr="00A26BF0">
        <w:t xml:space="preserve">rites log messages to a </w:t>
      </w:r>
      <w:proofErr w:type="spellStart"/>
      <w:r w:rsidRPr="00A26BF0">
        <w:t>Graylog</w:t>
      </w:r>
      <w:proofErr w:type="spellEnd"/>
      <w:r w:rsidRPr="00A26BF0">
        <w:t xml:space="preserve"> Extended Log Format (GELF) endpoint such as </w:t>
      </w:r>
      <w:proofErr w:type="spellStart"/>
      <w:r w:rsidRPr="00A26BF0">
        <w:t>Graylog</w:t>
      </w:r>
      <w:proofErr w:type="spellEnd"/>
      <w:r w:rsidRPr="00A26BF0">
        <w:t xml:space="preserve"> or </w:t>
      </w:r>
      <w:hyperlink r:id="rId226" w:history="1">
        <w:proofErr w:type="spellStart"/>
        <w:r w:rsidRPr="001015E5">
          <w:rPr>
            <w:rStyle w:val="Lienhypertexte"/>
          </w:rPr>
          <w:t>Logstash</w:t>
        </w:r>
        <w:proofErr w:type="spellEnd"/>
      </w:hyperlink>
      <w:r>
        <w:t xml:space="preserve">, using </w:t>
      </w:r>
      <w:proofErr w:type="spellStart"/>
      <w:r>
        <w:t>Logstash</w:t>
      </w:r>
      <w:proofErr w:type="spellEnd"/>
      <w:r>
        <w:t xml:space="preserve"> the logs can be pushed into an </w:t>
      </w:r>
      <w:hyperlink r:id="rId227" w:history="1">
        <w:proofErr w:type="spellStart"/>
        <w:r w:rsidRPr="001015E5">
          <w:rPr>
            <w:rStyle w:val="Lienhypertexte"/>
          </w:rPr>
          <w:t>ElasticSearch</w:t>
        </w:r>
        <w:proofErr w:type="spellEnd"/>
      </w:hyperlink>
      <w:r>
        <w:t xml:space="preserve"> </w:t>
      </w:r>
      <w:r w:rsidR="00557D67">
        <w:t>service</w:t>
      </w:r>
      <w:r>
        <w:t xml:space="preserve"> for analysis</w:t>
      </w:r>
      <w:r w:rsidR="00FE56E4">
        <w:t xml:space="preserve"> and </w:t>
      </w:r>
      <w:r w:rsidR="00807542">
        <w:t>visualization</w:t>
      </w:r>
      <w:r w:rsidR="00FE56E4">
        <w:t xml:space="preserve"> with </w:t>
      </w:r>
      <w:hyperlink r:id="rId228" w:history="1">
        <w:r w:rsidR="00FE56E4" w:rsidRPr="001015E5">
          <w:rPr>
            <w:rStyle w:val="Lienhypertexte"/>
          </w:rPr>
          <w:t>Kibana</w:t>
        </w:r>
      </w:hyperlink>
      <w:r w:rsidR="00807542">
        <w:t xml:space="preserve"> Dashboards</w:t>
      </w:r>
      <w:r w:rsidR="00AA1F7B">
        <w:t>,</w:t>
      </w:r>
    </w:p>
    <w:p w14:paraId="305EF5B9" w14:textId="77777777" w:rsidR="00B30A00" w:rsidRDefault="00B30A00" w:rsidP="004B0802"/>
    <w:p w14:paraId="277CEBF3" w14:textId="2B9A475B" w:rsidR="004B0802" w:rsidRDefault="00B30A00" w:rsidP="004B0802">
      <w:r>
        <w:t>B</w:t>
      </w:r>
      <w:r w:rsidR="00AA1F7B">
        <w:t xml:space="preserve">y gathering other information through </w:t>
      </w:r>
      <w:hyperlink r:id="rId229" w:history="1">
        <w:r w:rsidR="00807542" w:rsidRPr="00AA1F7B">
          <w:rPr>
            <w:rStyle w:val="Lienhypertexte"/>
          </w:rPr>
          <w:t>Elastic Beats</w:t>
        </w:r>
      </w:hyperlink>
      <w:r w:rsidR="00807542">
        <w:t xml:space="preserve"> </w:t>
      </w:r>
      <w:r w:rsidR="00AA1F7B">
        <w:t xml:space="preserve">modules such as </w:t>
      </w:r>
      <w:hyperlink r:id="rId230" w:history="1">
        <w:proofErr w:type="spellStart"/>
        <w:r w:rsidR="00096D11">
          <w:rPr>
            <w:rStyle w:val="Lienhypertexte"/>
          </w:rPr>
          <w:t>M</w:t>
        </w:r>
        <w:r w:rsidR="00AA1F7B" w:rsidRPr="00AA1F7B">
          <w:rPr>
            <w:rStyle w:val="Lienhypertexte"/>
          </w:rPr>
          <w:t>etricBeat</w:t>
        </w:r>
        <w:proofErr w:type="spellEnd"/>
      </w:hyperlink>
      <w:r w:rsidR="00096D11">
        <w:t xml:space="preserve">, the </w:t>
      </w:r>
      <w:r w:rsidR="00807542">
        <w:t>visualization</w:t>
      </w:r>
      <w:r w:rsidR="00096D11">
        <w:t xml:space="preserve"> can be done with Kibana</w:t>
      </w:r>
      <w:r>
        <w:t>, through powerful dashboards presenting platform health</w:t>
      </w:r>
      <w:r w:rsidR="001015E5">
        <w:t xml:space="preserve"> and log files </w:t>
      </w:r>
      <w:r w:rsidR="00B53DE1">
        <w:t>metrics</w:t>
      </w:r>
      <w:r w:rsidR="004B0802" w:rsidRPr="00A26BF0">
        <w:t>.</w:t>
      </w:r>
    </w:p>
    <w:p w14:paraId="4C4657DE" w14:textId="15ED17FB" w:rsidR="00096D11" w:rsidRPr="0041407D" w:rsidRDefault="00096D11" w:rsidP="004B0802">
      <w:proofErr w:type="spellStart"/>
      <w:r>
        <w:t>MetricBeat</w:t>
      </w:r>
      <w:proofErr w:type="spellEnd"/>
      <w:r>
        <w:t xml:space="preserve"> is ready to work with Docker, and monitor all containers from the host node where it’s installed</w:t>
      </w:r>
      <w:r w:rsidR="00B30A00">
        <w:t>.</w:t>
      </w:r>
    </w:p>
    <w:p w14:paraId="007A3E63" w14:textId="3F84B058" w:rsidR="002B4D4D" w:rsidRDefault="009F2DE3" w:rsidP="00D92AF4">
      <w:hyperlink r:id="rId231" w:history="1">
        <w:proofErr w:type="spellStart"/>
        <w:r w:rsidR="00EF126C" w:rsidRPr="00004100">
          <w:rPr>
            <w:rStyle w:val="Lienhypertexte"/>
          </w:rPr>
          <w:t>Heart</w:t>
        </w:r>
        <w:r w:rsidR="00004100" w:rsidRPr="00004100">
          <w:rPr>
            <w:rStyle w:val="Lienhypertexte"/>
          </w:rPr>
          <w:t>B</w:t>
        </w:r>
        <w:r w:rsidR="00EF126C" w:rsidRPr="00004100">
          <w:rPr>
            <w:rStyle w:val="Lienhypertexte"/>
          </w:rPr>
          <w:t>eat</w:t>
        </w:r>
        <w:proofErr w:type="spellEnd"/>
      </w:hyperlink>
      <w:r w:rsidR="00004100">
        <w:t xml:space="preserve"> is dedicated to services monitoring</w:t>
      </w:r>
    </w:p>
    <w:p w14:paraId="606DF203" w14:textId="052CF479" w:rsidR="00F8650F" w:rsidRDefault="00F8650F" w:rsidP="00D92AF4">
      <w:r>
        <w:t xml:space="preserve">The Elastic suite is not secured in open source version, the X-pack plugin provides this security brick, but is commercial, but it exists an open-source alternative </w:t>
      </w:r>
      <w:hyperlink r:id="rId232" w:history="1">
        <w:r w:rsidRPr="00F8650F">
          <w:rPr>
            <w:rStyle w:val="Lienhypertexte"/>
          </w:rPr>
          <w:t>safe-guard</w:t>
        </w:r>
      </w:hyperlink>
      <w:r>
        <w:t>, which can</w:t>
      </w:r>
      <w:r w:rsidR="006973A2">
        <w:t xml:space="preserve"> provide authentication and authorization, however some protocols like LDAP, JSON web tokens are commercial (enterprise version).</w:t>
      </w:r>
    </w:p>
    <w:p w14:paraId="57140898" w14:textId="77777777" w:rsidR="003069FA" w:rsidRDefault="003069FA" w:rsidP="003069FA">
      <w:pPr>
        <w:pStyle w:val="Titre3"/>
      </w:pPr>
      <w:bookmarkStart w:id="423" w:name="_Toc501723110"/>
      <w:r>
        <w:t>Selection Rationale</w:t>
      </w:r>
      <w:bookmarkEnd w:id="422"/>
      <w:bookmarkEnd w:id="423"/>
    </w:p>
    <w:p w14:paraId="65DEEAF1" w14:textId="6B683E86" w:rsidR="00315173" w:rsidRDefault="00315173" w:rsidP="008A6E60">
      <w:proofErr w:type="spellStart"/>
      <w:r>
        <w:t>Portainer</w:t>
      </w:r>
      <w:proofErr w:type="spellEnd"/>
      <w:r>
        <w:t xml:space="preserve"> is very simple to install and use</w:t>
      </w:r>
      <w:r w:rsidR="006973A2">
        <w:t>, it provides visualization on the whole swarm if installed on a swarm manager</w:t>
      </w:r>
    </w:p>
    <w:p w14:paraId="45B5FACA" w14:textId="233C51A1" w:rsidR="008A6E60" w:rsidRDefault="00B978E8" w:rsidP="008A6E60">
      <w:proofErr w:type="spellStart"/>
      <w:r>
        <w:t>Centreon</w:t>
      </w:r>
      <w:proofErr w:type="spellEnd"/>
      <w:r>
        <w:t xml:space="preserve"> is already </w:t>
      </w:r>
      <w:r w:rsidR="004E17BA">
        <w:t xml:space="preserve">used for monitoring </w:t>
      </w:r>
      <w:r w:rsidR="004D70F5">
        <w:t>the IT infrastructure and the services.</w:t>
      </w:r>
    </w:p>
    <w:p w14:paraId="369AA382" w14:textId="77777777" w:rsidR="003069FA" w:rsidRDefault="003069FA" w:rsidP="003069FA">
      <w:pPr>
        <w:pStyle w:val="Titre3"/>
        <w:rPr>
          <w:i/>
        </w:rPr>
      </w:pPr>
      <w:bookmarkStart w:id="424" w:name="_Toc499823647"/>
      <w:bookmarkStart w:id="425" w:name="_Toc501723111"/>
      <w:r>
        <w:t>Architecture Risks</w:t>
      </w:r>
      <w:bookmarkEnd w:id="424"/>
      <w:bookmarkEnd w:id="425"/>
    </w:p>
    <w:p w14:paraId="657F8878" w14:textId="063D6033" w:rsidR="003069FA" w:rsidRDefault="00C00134" w:rsidP="003069FA">
      <w:proofErr w:type="spellStart"/>
      <w:r>
        <w:t>Portainer</w:t>
      </w:r>
      <w:proofErr w:type="spellEnd"/>
      <w:r>
        <w:t xml:space="preserve"> </w:t>
      </w:r>
      <w:r w:rsidR="00AA1F7B">
        <w:t xml:space="preserve">will be </w:t>
      </w:r>
      <w:r w:rsidR="003777BC">
        <w:t>deployed as a service</w:t>
      </w:r>
      <w:r w:rsidR="006973A2">
        <w:t xml:space="preserve"> on swarm managers nodes</w:t>
      </w:r>
      <w:r w:rsidR="00AA1F7B">
        <w:t>, to be highly available ideally on each datacenter, scalability is not required since it’</w:t>
      </w:r>
      <w:r w:rsidR="00096D11">
        <w:t xml:space="preserve">s </w:t>
      </w:r>
      <w:r w:rsidR="00AA1F7B">
        <w:t>an administration tool</w:t>
      </w:r>
      <w:r w:rsidR="00096D11">
        <w:t xml:space="preserve"> with a few users connected</w:t>
      </w:r>
      <w:r w:rsidR="00AA1F7B">
        <w:t>.</w:t>
      </w:r>
    </w:p>
    <w:p w14:paraId="7BA03C7F" w14:textId="77777777" w:rsidR="001F771D" w:rsidRDefault="001F771D" w:rsidP="003069FA"/>
    <w:p w14:paraId="3E0F9109" w14:textId="73438D54" w:rsidR="003777BC" w:rsidRDefault="003777BC" w:rsidP="003777BC">
      <w:pPr>
        <w:pStyle w:val="Titre2"/>
      </w:pPr>
      <w:bookmarkStart w:id="426" w:name="_Toc501723112"/>
      <w:r>
        <w:t>API management Component</w:t>
      </w:r>
      <w:bookmarkEnd w:id="426"/>
    </w:p>
    <w:p w14:paraId="763BD5FE" w14:textId="77777777" w:rsidR="003777BC" w:rsidRDefault="003777BC" w:rsidP="003777BC">
      <w:pPr>
        <w:pStyle w:val="Titre3"/>
      </w:pPr>
      <w:bookmarkStart w:id="427" w:name="_Toc501723113"/>
      <w:r>
        <w:t>Component Functions</w:t>
      </w:r>
      <w:bookmarkEnd w:id="427"/>
    </w:p>
    <w:p w14:paraId="365D3C05" w14:textId="320B12E3" w:rsidR="00210B33" w:rsidRDefault="00210B33" w:rsidP="003777BC">
      <w:r w:rsidRPr="00210B33">
        <w:t>API management is the process of creating and publishing web APIs, enforcing their usage policies, controlling access, nurturing the subscriber community</w:t>
      </w:r>
      <w:r>
        <w:t xml:space="preserve"> (with API help and sandbox to test)</w:t>
      </w:r>
      <w:r w:rsidRPr="00210B33">
        <w:t>, collecting and analyzing usage statistics, and reporting on performance.</w:t>
      </w:r>
    </w:p>
    <w:p w14:paraId="31040854" w14:textId="404285EC" w:rsidR="00210B33" w:rsidRDefault="00210B33" w:rsidP="003777BC">
      <w:r>
        <w:t>It generally provides the following features:</w:t>
      </w:r>
    </w:p>
    <w:p w14:paraId="3D507CEC" w14:textId="3D3D762A" w:rsidR="00210B33" w:rsidRDefault="00210B33" w:rsidP="003777BC">
      <w:r>
        <w:t>API gateway, publishing tools, developer portal/AI store, reporting and analytics, and monetization.</w:t>
      </w:r>
    </w:p>
    <w:p w14:paraId="14112583" w14:textId="77777777" w:rsidR="00210B33" w:rsidRPr="007B1333" w:rsidRDefault="00210B33" w:rsidP="003777BC"/>
    <w:p w14:paraId="7AC623D4" w14:textId="621F2BFD" w:rsidR="003777BC" w:rsidRDefault="003777BC" w:rsidP="003777BC">
      <w:pPr>
        <w:pStyle w:val="Titre3"/>
      </w:pPr>
      <w:bookmarkStart w:id="428" w:name="_Toc501723114"/>
      <w:r>
        <w:lastRenderedPageBreak/>
        <w:t>Technical Considerations</w:t>
      </w:r>
      <w:bookmarkEnd w:id="428"/>
    </w:p>
    <w:p w14:paraId="60E7830B" w14:textId="0D43E3BC" w:rsidR="007D2A77" w:rsidRDefault="00C02E8E" w:rsidP="007D2A77">
      <w:proofErr w:type="spellStart"/>
      <w:r>
        <w:t>APInf</w:t>
      </w:r>
      <w:proofErr w:type="spellEnd"/>
      <w:r>
        <w:t xml:space="preserve"> is built upon </w:t>
      </w:r>
      <w:proofErr w:type="spellStart"/>
      <w:r>
        <w:t>APIUmbrella</w:t>
      </w:r>
      <w:proofErr w:type="spellEnd"/>
      <w:r w:rsidR="001A07E7">
        <w:t xml:space="preserve">, Proxy 42 gateway, </w:t>
      </w:r>
      <w:proofErr w:type="spellStart"/>
      <w:r w:rsidR="001A07E7">
        <w:t>EMQ</w:t>
      </w:r>
      <w:r w:rsidR="008535D7">
        <w:t>tt</w:t>
      </w:r>
      <w:proofErr w:type="spellEnd"/>
      <w:r w:rsidR="001A07E7">
        <w:t xml:space="preserve"> proxy</w:t>
      </w:r>
      <w:r w:rsidR="008535D7">
        <w:t xml:space="preserve"> (a scalable MQTT broker)</w:t>
      </w:r>
      <w:r>
        <w:t>, and provides many</w:t>
      </w:r>
      <w:r w:rsidR="001A07E7">
        <w:t xml:space="preserve"> important additional features, among them </w:t>
      </w:r>
      <w:proofErr w:type="spellStart"/>
      <w:r w:rsidR="001A07E7">
        <w:t>Fiware</w:t>
      </w:r>
      <w:proofErr w:type="spellEnd"/>
      <w:r w:rsidR="001A07E7">
        <w:t xml:space="preserve"> integration, </w:t>
      </w:r>
      <w:proofErr w:type="spellStart"/>
      <w:r w:rsidR="001A07E7">
        <w:t>Keyrock</w:t>
      </w:r>
      <w:proofErr w:type="spellEnd"/>
      <w:r w:rsidR="001A07E7">
        <w:t xml:space="preserve"> Authentication and plugins for CKAN.</w:t>
      </w:r>
    </w:p>
    <w:p w14:paraId="50EE5139" w14:textId="305E3095" w:rsidR="001A07E7" w:rsidRDefault="001A07E7" w:rsidP="007D2A77"/>
    <w:p w14:paraId="46F96D9F" w14:textId="77777777" w:rsidR="001A07E7" w:rsidRDefault="001A07E7" w:rsidP="001A07E7">
      <w:pPr>
        <w:keepNext/>
      </w:pPr>
      <w:r>
        <w:rPr>
          <w:noProof/>
        </w:rPr>
        <w:drawing>
          <wp:inline distT="0" distB="0" distL="0" distR="0" wp14:anchorId="78317D1C" wp14:editId="3FCB6AB9">
            <wp:extent cx="6000750" cy="34531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inf-archi.png"/>
                    <pic:cNvPicPr/>
                  </pic:nvPicPr>
                  <pic:blipFill>
                    <a:blip r:embed="rId233">
                      <a:extLst>
                        <a:ext uri="{28A0092B-C50C-407E-A947-70E740481C1C}">
                          <a14:useLocalDpi xmlns:a14="http://schemas.microsoft.com/office/drawing/2010/main" val="0"/>
                        </a:ext>
                      </a:extLst>
                    </a:blip>
                    <a:stretch>
                      <a:fillRect/>
                    </a:stretch>
                  </pic:blipFill>
                  <pic:spPr>
                    <a:xfrm>
                      <a:off x="0" y="0"/>
                      <a:ext cx="6000750" cy="3453130"/>
                    </a:xfrm>
                    <a:prstGeom prst="rect">
                      <a:avLst/>
                    </a:prstGeom>
                  </pic:spPr>
                </pic:pic>
              </a:graphicData>
            </a:graphic>
          </wp:inline>
        </w:drawing>
      </w:r>
    </w:p>
    <w:p w14:paraId="287AA17E" w14:textId="02725EE8" w:rsidR="001A07E7" w:rsidRDefault="001A07E7" w:rsidP="001A07E7">
      <w:pPr>
        <w:pStyle w:val="Lgende"/>
      </w:pPr>
      <w:r>
        <w:t xml:space="preserve">Figure </w:t>
      </w:r>
      <w:r>
        <w:fldChar w:fldCharType="begin"/>
      </w:r>
      <w:r>
        <w:instrText xml:space="preserve"> SEQ Figure \* ARABIC </w:instrText>
      </w:r>
      <w:r>
        <w:fldChar w:fldCharType="separate"/>
      </w:r>
      <w:r w:rsidR="00A27A1E">
        <w:rPr>
          <w:noProof/>
        </w:rPr>
        <w:t>30</w:t>
      </w:r>
      <w:r>
        <w:fldChar w:fldCharType="end"/>
      </w:r>
      <w:r>
        <w:t xml:space="preserve">: </w:t>
      </w:r>
      <w:proofErr w:type="spellStart"/>
      <w:r>
        <w:t>APInf</w:t>
      </w:r>
      <w:proofErr w:type="spellEnd"/>
      <w:r>
        <w:t xml:space="preserve"> global architecture</w:t>
      </w:r>
    </w:p>
    <w:p w14:paraId="31EE8931" w14:textId="3EB321A5" w:rsidR="001A07E7" w:rsidRDefault="001A07E7" w:rsidP="007D2A77">
      <w:proofErr w:type="spellStart"/>
      <w:r>
        <w:t>APInf</w:t>
      </w:r>
      <w:proofErr w:type="spellEnd"/>
      <w:r>
        <w:t xml:space="preserve"> is fully open-source</w:t>
      </w:r>
      <w:r w:rsidR="008535D7">
        <w:t xml:space="preserve">, it is developed in </w:t>
      </w:r>
      <w:proofErr w:type="spellStart"/>
      <w:r w:rsidR="008535D7">
        <w:t>javascript</w:t>
      </w:r>
      <w:proofErr w:type="spellEnd"/>
      <w:r w:rsidR="008535D7">
        <w:t xml:space="preserve"> with the </w:t>
      </w:r>
      <w:hyperlink r:id="rId234" w:history="1">
        <w:r w:rsidR="008535D7" w:rsidRPr="008535D7">
          <w:rPr>
            <w:rStyle w:val="Lienhypertexte"/>
          </w:rPr>
          <w:t>Meteor framework</w:t>
        </w:r>
      </w:hyperlink>
    </w:p>
    <w:p w14:paraId="791E8BE8" w14:textId="35D5AD06" w:rsidR="008535D7" w:rsidRDefault="00E8356F" w:rsidP="007D2A77">
      <w:r>
        <w:t xml:space="preserve">API Umbrella is developed </w:t>
      </w:r>
      <w:r w:rsidR="00F51282">
        <w:t>with Ruby on Rails, it uses MongoDB for data persistence, and Elasticsearch for analytics, the interface is a RESTful API.</w:t>
      </w:r>
    </w:p>
    <w:p w14:paraId="615B97E5" w14:textId="74600C60" w:rsidR="00F51282" w:rsidRPr="007D2A77" w:rsidRDefault="00F51282" w:rsidP="007D2A77">
      <w:proofErr w:type="spellStart"/>
      <w:r>
        <w:t>APInf</w:t>
      </w:r>
      <w:proofErr w:type="spellEnd"/>
      <w:r>
        <w:t xml:space="preserve"> provides the GUI over the API management tools.</w:t>
      </w:r>
    </w:p>
    <w:p w14:paraId="1E597A1F" w14:textId="1528B349" w:rsidR="003777BC" w:rsidRDefault="00F51282" w:rsidP="003777BC">
      <w:proofErr w:type="spellStart"/>
      <w:r>
        <w:t>APInf</w:t>
      </w:r>
      <w:proofErr w:type="spellEnd"/>
      <w:r>
        <w:t xml:space="preserve"> is </w:t>
      </w:r>
      <w:r w:rsidR="008C05B6">
        <w:t>currently working on the</w:t>
      </w:r>
      <w:r w:rsidR="00AC6C48">
        <w:t xml:space="preserve"> integration with </w:t>
      </w:r>
      <w:proofErr w:type="spellStart"/>
      <w:r w:rsidR="00AC6C48">
        <w:t>Fiware</w:t>
      </w:r>
      <w:proofErr w:type="spellEnd"/>
      <w:r w:rsidR="00DB542F">
        <w:t xml:space="preserve">, </w:t>
      </w:r>
    </w:p>
    <w:p w14:paraId="70E3B7C6" w14:textId="77777777" w:rsidR="003777BC" w:rsidRDefault="003777BC" w:rsidP="003777BC">
      <w:pPr>
        <w:pStyle w:val="Titre3"/>
      </w:pPr>
      <w:bookmarkStart w:id="429" w:name="_Toc501723115"/>
      <w:r>
        <w:t>Selected Product(s)</w:t>
      </w:r>
      <w:bookmarkEnd w:id="429"/>
    </w:p>
    <w:p w14:paraId="6C60C8C9" w14:textId="582458B1" w:rsidR="00DD561F" w:rsidRDefault="00585921" w:rsidP="00DD561F">
      <w:r>
        <w:t xml:space="preserve">Even the component from </w:t>
      </w:r>
      <w:proofErr w:type="spellStart"/>
      <w:r>
        <w:t>APInf</w:t>
      </w:r>
      <w:proofErr w:type="spellEnd"/>
      <w:r>
        <w:t xml:space="preserve"> is not released in the </w:t>
      </w:r>
      <w:proofErr w:type="spellStart"/>
      <w:r w:rsidR="00F07CD5">
        <w:t>Fiware</w:t>
      </w:r>
      <w:proofErr w:type="spellEnd"/>
      <w:r w:rsidR="00F07CD5">
        <w:t xml:space="preserve"> </w:t>
      </w:r>
      <w:r>
        <w:t>catalog</w:t>
      </w:r>
      <w:r w:rsidR="007D2A77">
        <w:t xml:space="preserve">, the roadmap includes </w:t>
      </w:r>
      <w:r w:rsidR="00C02E8E">
        <w:t xml:space="preserve">a complete set of features adapted to </w:t>
      </w:r>
      <w:proofErr w:type="spellStart"/>
      <w:r w:rsidR="00C02E8E">
        <w:t>Fiware</w:t>
      </w:r>
      <w:proofErr w:type="spellEnd"/>
      <w:r w:rsidR="001A07E7">
        <w:t>.</w:t>
      </w:r>
    </w:p>
    <w:p w14:paraId="056B5B24" w14:textId="25104325" w:rsidR="001F771D" w:rsidRDefault="001F771D" w:rsidP="00DD561F">
      <w:r>
        <w:t>It will provide an interface with CKAN, to offer access to some API from its catalog.</w:t>
      </w:r>
    </w:p>
    <w:p w14:paraId="542926BE" w14:textId="77777777" w:rsidR="001A07E7" w:rsidRPr="00DD561F" w:rsidRDefault="001A07E7" w:rsidP="00DD561F"/>
    <w:p w14:paraId="1512025E" w14:textId="77777777" w:rsidR="003777BC" w:rsidRDefault="003777BC" w:rsidP="003777BC">
      <w:pPr>
        <w:pStyle w:val="Titre3"/>
      </w:pPr>
      <w:bookmarkStart w:id="430" w:name="_Toc501723116"/>
      <w:r>
        <w:t>Selection Rationale</w:t>
      </w:r>
      <w:bookmarkEnd w:id="430"/>
    </w:p>
    <w:p w14:paraId="66C3024D" w14:textId="1A12EF57" w:rsidR="00DD561F" w:rsidRDefault="00DD561F" w:rsidP="003777BC">
      <w:proofErr w:type="spellStart"/>
      <w:r>
        <w:t>APInf</w:t>
      </w:r>
      <w:proofErr w:type="spellEnd"/>
      <w:r w:rsidR="007D2A77">
        <w:t xml:space="preserve"> is the first </w:t>
      </w:r>
      <w:r w:rsidR="00C02E8E">
        <w:t xml:space="preserve">company to propose to implement the </w:t>
      </w:r>
      <w:proofErr w:type="spellStart"/>
      <w:r w:rsidR="00C02E8E">
        <w:t>Fiware</w:t>
      </w:r>
      <w:proofErr w:type="spellEnd"/>
      <w:r w:rsidR="00C02E8E">
        <w:t xml:space="preserve"> API management GE</w:t>
      </w:r>
      <w:r w:rsidR="001A07E7">
        <w:t xml:space="preserve">, like described in this article: </w:t>
      </w:r>
      <w:hyperlink r:id="rId235" w:history="1">
        <w:r w:rsidR="001A07E7" w:rsidRPr="005422F3">
          <w:rPr>
            <w:rStyle w:val="Lienhypertexte"/>
          </w:rPr>
          <w:t>https://www.fiware.org/category/apis/</w:t>
        </w:r>
      </w:hyperlink>
    </w:p>
    <w:p w14:paraId="3F54ACC1" w14:textId="476D2AA3" w:rsidR="001A07E7" w:rsidRDefault="001F771D" w:rsidP="003777BC">
      <w:r>
        <w:t xml:space="preserve">Any other API management software won’t be directly </w:t>
      </w:r>
      <w:proofErr w:type="spellStart"/>
      <w:r>
        <w:t>interfacable</w:t>
      </w:r>
      <w:proofErr w:type="spellEnd"/>
      <w:r>
        <w:t xml:space="preserve"> with </w:t>
      </w:r>
      <w:proofErr w:type="spellStart"/>
      <w:r>
        <w:t>Fiware</w:t>
      </w:r>
      <w:proofErr w:type="spellEnd"/>
      <w:r>
        <w:t xml:space="preserve"> components.</w:t>
      </w:r>
    </w:p>
    <w:p w14:paraId="3F8D3667" w14:textId="77777777" w:rsidR="003777BC" w:rsidRDefault="003777BC" w:rsidP="003777BC">
      <w:pPr>
        <w:pStyle w:val="Titre3"/>
        <w:rPr>
          <w:i/>
        </w:rPr>
      </w:pPr>
      <w:bookmarkStart w:id="431" w:name="_Toc501723117"/>
      <w:r>
        <w:t>Architecture Risks</w:t>
      </w:r>
      <w:bookmarkEnd w:id="431"/>
    </w:p>
    <w:p w14:paraId="276CD5CD" w14:textId="5C218382" w:rsidR="003777BC" w:rsidRDefault="00C02E8E" w:rsidP="003777BC">
      <w:r>
        <w:t>The component</w:t>
      </w:r>
      <w:r w:rsidR="001F771D">
        <w:t>s</w:t>
      </w:r>
      <w:r>
        <w:t xml:space="preserve"> need to be deployed at least high available through Docker service</w:t>
      </w:r>
      <w:r w:rsidR="001F771D">
        <w:t>s</w:t>
      </w:r>
    </w:p>
    <w:p w14:paraId="2879D441" w14:textId="500BD006" w:rsidR="0020247B" w:rsidRDefault="0020247B" w:rsidP="003777BC"/>
    <w:p w14:paraId="70384AEC" w14:textId="0256B150" w:rsidR="0020247B" w:rsidRDefault="005E6682" w:rsidP="005E6682">
      <w:pPr>
        <w:pStyle w:val="Titre2"/>
      </w:pPr>
      <w:bookmarkStart w:id="432" w:name="_Toc501723118"/>
      <w:r>
        <w:t>Stream Processing Components</w:t>
      </w:r>
      <w:bookmarkEnd w:id="432"/>
    </w:p>
    <w:p w14:paraId="0B1CE131" w14:textId="14CA0F05" w:rsidR="005E6682" w:rsidRDefault="005E6682" w:rsidP="005E6682"/>
    <w:p w14:paraId="19D34CE6" w14:textId="77777777" w:rsidR="005E6682" w:rsidRDefault="005E6682" w:rsidP="005E6682">
      <w:pPr>
        <w:pStyle w:val="Titre3"/>
      </w:pPr>
      <w:bookmarkStart w:id="433" w:name="_Toc501723119"/>
      <w:r>
        <w:t>Component Functions</w:t>
      </w:r>
      <w:bookmarkEnd w:id="433"/>
    </w:p>
    <w:p w14:paraId="26AEF295" w14:textId="14001938" w:rsidR="005E6682" w:rsidRDefault="005E6682" w:rsidP="005E6682">
      <w:r>
        <w:t>We must consider different kinds of data streams</w:t>
      </w:r>
      <w:r w:rsidR="005A252E">
        <w:t xml:space="preserve"> to process:</w:t>
      </w:r>
    </w:p>
    <w:p w14:paraId="5D80CD16" w14:textId="2027EAB2" w:rsidR="005E6682" w:rsidRDefault="005E6682" w:rsidP="005A252E">
      <w:pPr>
        <w:pStyle w:val="Paragraphedeliste"/>
        <w:numPr>
          <w:ilvl w:val="0"/>
          <w:numId w:val="58"/>
        </w:numPr>
      </w:pPr>
      <w:r>
        <w:t>Streams of historical data</w:t>
      </w:r>
      <w:r w:rsidR="00CB6780">
        <w:t xml:space="preserve"> for analysis</w:t>
      </w:r>
    </w:p>
    <w:p w14:paraId="2C30D468" w14:textId="72738C9B" w:rsidR="005E6682" w:rsidRDefault="005E6682" w:rsidP="005A252E">
      <w:pPr>
        <w:pStyle w:val="Paragraphedeliste"/>
        <w:numPr>
          <w:ilvl w:val="0"/>
          <w:numId w:val="58"/>
        </w:numPr>
      </w:pPr>
      <w:r>
        <w:lastRenderedPageBreak/>
        <w:t>Multimedia streams (video, sound)</w:t>
      </w:r>
      <w:r w:rsidR="00CB6780">
        <w:t>, for analysis and use in applications</w:t>
      </w:r>
    </w:p>
    <w:p w14:paraId="4914674A" w14:textId="403274C8" w:rsidR="005A252E" w:rsidRDefault="00CB6780" w:rsidP="005A252E">
      <w:proofErr w:type="spellStart"/>
      <w:r>
        <w:t>Kurento</w:t>
      </w:r>
      <w:proofErr w:type="spellEnd"/>
      <w:r>
        <w:t xml:space="preserve"> is the media server chosen by </w:t>
      </w:r>
      <w:proofErr w:type="spellStart"/>
      <w:r>
        <w:t>Fiware</w:t>
      </w:r>
      <w:proofErr w:type="spellEnd"/>
      <w:r>
        <w:t xml:space="preserve"> for use of multimedia in applications.</w:t>
      </w:r>
    </w:p>
    <w:p w14:paraId="6704CC2D" w14:textId="77777777" w:rsidR="00CB6780" w:rsidRDefault="00CB6780" w:rsidP="005A252E"/>
    <w:p w14:paraId="44F65AF6" w14:textId="28F9D3C1" w:rsidR="005E6682" w:rsidRDefault="005E6682" w:rsidP="005E6682">
      <w:pPr>
        <w:pStyle w:val="Titre3"/>
      </w:pPr>
      <w:bookmarkStart w:id="434" w:name="_Toc501723120"/>
      <w:r>
        <w:t>Technical Considerations</w:t>
      </w:r>
      <w:bookmarkEnd w:id="434"/>
    </w:p>
    <w:p w14:paraId="133D52A8" w14:textId="51119E54" w:rsidR="005E6682" w:rsidRPr="005E6682" w:rsidRDefault="004902DF" w:rsidP="005E6682">
      <w:proofErr w:type="spellStart"/>
      <w:r>
        <w:t>Kurento</w:t>
      </w:r>
      <w:proofErr w:type="spellEnd"/>
      <w:r>
        <w:t xml:space="preserve"> is based on </w:t>
      </w:r>
      <w:hyperlink r:id="rId236" w:history="1">
        <w:proofErr w:type="spellStart"/>
        <w:r w:rsidRPr="004902DF">
          <w:rPr>
            <w:rStyle w:val="Lienhypertexte"/>
          </w:rPr>
          <w:t>GStreamer</w:t>
        </w:r>
        <w:proofErr w:type="spellEnd"/>
      </w:hyperlink>
      <w:r>
        <w:t xml:space="preserve"> an open source library</w:t>
      </w:r>
      <w:r w:rsidR="00467401">
        <w:t xml:space="preserve">, it </w:t>
      </w:r>
      <w:r w:rsidR="00467401" w:rsidRPr="00467401">
        <w:t xml:space="preserve">is a library for constructing graphs of media-handling components. The applications it supports range from simple </w:t>
      </w:r>
      <w:proofErr w:type="spellStart"/>
      <w:r w:rsidR="00467401" w:rsidRPr="00467401">
        <w:t>Ogg</w:t>
      </w:r>
      <w:proofErr w:type="spellEnd"/>
      <w:r w:rsidR="00467401" w:rsidRPr="00467401">
        <w:t>/</w:t>
      </w:r>
      <w:proofErr w:type="spellStart"/>
      <w:r w:rsidR="00467401" w:rsidRPr="00467401">
        <w:t>Vorbis</w:t>
      </w:r>
      <w:proofErr w:type="spellEnd"/>
      <w:r w:rsidR="00467401" w:rsidRPr="00467401">
        <w:t xml:space="preserve"> playback, audio/video streaming to complex audio (mixing) and video (non-linear editing) processing.</w:t>
      </w:r>
    </w:p>
    <w:p w14:paraId="1CC6B5CC" w14:textId="7DEB0F50" w:rsidR="005E6682" w:rsidRDefault="005E6682" w:rsidP="005E6682">
      <w:pPr>
        <w:pStyle w:val="Titre3"/>
      </w:pPr>
      <w:bookmarkStart w:id="435" w:name="_Toc501723121"/>
      <w:r>
        <w:t>Selected Products</w:t>
      </w:r>
      <w:bookmarkEnd w:id="435"/>
    </w:p>
    <w:p w14:paraId="40C87C80" w14:textId="4B116971" w:rsidR="005E6682" w:rsidRDefault="00CB6780" w:rsidP="00467401">
      <w:pPr>
        <w:pStyle w:val="Paragraphedeliste"/>
        <w:numPr>
          <w:ilvl w:val="0"/>
          <w:numId w:val="59"/>
        </w:numPr>
      </w:pPr>
      <w:proofErr w:type="spellStart"/>
      <w:r>
        <w:t>Kurento</w:t>
      </w:r>
      <w:proofErr w:type="spellEnd"/>
      <w:r>
        <w:t xml:space="preserve"> is the only proposed component in the </w:t>
      </w:r>
      <w:proofErr w:type="spellStart"/>
      <w:r>
        <w:t>Fiware</w:t>
      </w:r>
      <w:proofErr w:type="spellEnd"/>
      <w:r>
        <w:t xml:space="preserve"> catalog for </w:t>
      </w:r>
      <w:r w:rsidR="004902DF">
        <w:t>video streaming in applications.</w:t>
      </w:r>
    </w:p>
    <w:p w14:paraId="7606E32C" w14:textId="545D6E4F" w:rsidR="004902DF" w:rsidRDefault="004902DF" w:rsidP="00467401">
      <w:pPr>
        <w:pStyle w:val="Paragraphedeliste"/>
        <w:numPr>
          <w:ilvl w:val="0"/>
          <w:numId w:val="59"/>
        </w:numPr>
      </w:pPr>
      <w:r>
        <w:t xml:space="preserve">Stream analytics should be performed through Storm &amp; </w:t>
      </w:r>
      <w:proofErr w:type="spellStart"/>
      <w:r>
        <w:t>Sinfonier</w:t>
      </w:r>
      <w:proofErr w:type="spellEnd"/>
      <w:r>
        <w:t xml:space="preserve"> or Spark streaming.</w:t>
      </w:r>
    </w:p>
    <w:p w14:paraId="0EBC384A" w14:textId="4823471E" w:rsidR="004902DF" w:rsidRDefault="004902DF" w:rsidP="005E6682">
      <w:r>
        <w:t xml:space="preserve">OpenCV is the reference open source </w:t>
      </w:r>
      <w:r w:rsidRPr="004902DF">
        <w:t>Computer Vision Library</w:t>
      </w:r>
      <w:r>
        <w:t xml:space="preserve">, it is used by </w:t>
      </w:r>
      <w:proofErr w:type="spellStart"/>
      <w:r>
        <w:t>Kurento</w:t>
      </w:r>
      <w:proofErr w:type="spellEnd"/>
      <w:r>
        <w:t>, Storm and Spark for processing on video streams.</w:t>
      </w:r>
    </w:p>
    <w:p w14:paraId="3C099ED6" w14:textId="77777777" w:rsidR="004902DF" w:rsidRDefault="004902DF" w:rsidP="005E6682"/>
    <w:p w14:paraId="4804D75A" w14:textId="6D448286" w:rsidR="005E6682" w:rsidRDefault="005E6682" w:rsidP="005E6682">
      <w:pPr>
        <w:pStyle w:val="Titre3"/>
      </w:pPr>
      <w:bookmarkStart w:id="436" w:name="_Toc501723122"/>
      <w:r>
        <w:t>Selection Rationale</w:t>
      </w:r>
      <w:bookmarkEnd w:id="436"/>
    </w:p>
    <w:p w14:paraId="186473E9" w14:textId="421875A7" w:rsidR="005E6682" w:rsidRDefault="00467401" w:rsidP="005E6682">
      <w:proofErr w:type="spellStart"/>
      <w:r>
        <w:t>Kurento</w:t>
      </w:r>
      <w:proofErr w:type="spellEnd"/>
      <w:r>
        <w:t xml:space="preserve"> is proposed in </w:t>
      </w:r>
      <w:proofErr w:type="spellStart"/>
      <w:r>
        <w:t>Fiware</w:t>
      </w:r>
      <w:proofErr w:type="spellEnd"/>
      <w:r>
        <w:t xml:space="preserve"> catalog as the media server for use in applications</w:t>
      </w:r>
    </w:p>
    <w:p w14:paraId="029CF7E5" w14:textId="73590C4F" w:rsidR="00467401" w:rsidRDefault="00467401" w:rsidP="005E6682">
      <w:r>
        <w:t xml:space="preserve">Fiware proposal for data stream analytics is Cosmos (Storm and </w:t>
      </w:r>
      <w:proofErr w:type="spellStart"/>
      <w:r>
        <w:t>Sinfonier</w:t>
      </w:r>
      <w:proofErr w:type="spellEnd"/>
      <w:r>
        <w:t>)</w:t>
      </w:r>
    </w:p>
    <w:p w14:paraId="3A3A38BF" w14:textId="39074610" w:rsidR="00467401" w:rsidRPr="005E6682" w:rsidRDefault="00467401" w:rsidP="005E6682">
      <w:r>
        <w:t>Spark streaming can also be used</w:t>
      </w:r>
    </w:p>
    <w:p w14:paraId="1A48F2EE" w14:textId="5A3702AC" w:rsidR="003777BC" w:rsidRDefault="003777BC" w:rsidP="003069FA"/>
    <w:p w14:paraId="26DC721C" w14:textId="77777777" w:rsidR="005E6682" w:rsidRDefault="005E6682" w:rsidP="005E6682">
      <w:pPr>
        <w:pStyle w:val="Titre3"/>
        <w:rPr>
          <w:i/>
        </w:rPr>
      </w:pPr>
      <w:bookmarkStart w:id="437" w:name="_Toc501723123"/>
      <w:r>
        <w:t>Architecture Risks</w:t>
      </w:r>
      <w:bookmarkEnd w:id="437"/>
    </w:p>
    <w:p w14:paraId="0B6E7321" w14:textId="1E82F9B9" w:rsidR="005E6682" w:rsidRDefault="0011395D" w:rsidP="003069FA">
      <w:r>
        <w:t xml:space="preserve">The </w:t>
      </w:r>
      <w:r w:rsidR="00CB6780">
        <w:t>components can be deployed high available through Docker services.</w:t>
      </w:r>
    </w:p>
    <w:p w14:paraId="21B2FADC" w14:textId="1B47093E" w:rsidR="00CB6780" w:rsidRDefault="00CB6780" w:rsidP="003069FA">
      <w:r>
        <w:t>The processing of video for analysis, must be done after decomposing in picture frames, this involves a lot of storage resources</w:t>
      </w:r>
      <w:r w:rsidR="00467401">
        <w:t>.</w:t>
      </w:r>
    </w:p>
    <w:p w14:paraId="0F3A6026" w14:textId="199B7487" w:rsidR="00467401" w:rsidRPr="00F6725F" w:rsidRDefault="00467401" w:rsidP="003069FA">
      <w:r>
        <w:t>Those components must be carefully assessed in term of CPU, RAM and disk usage, through tests to be able to project the needs in production.</w:t>
      </w:r>
      <w:bookmarkStart w:id="438" w:name="_GoBack"/>
      <w:bookmarkEnd w:id="438"/>
    </w:p>
    <w:p w14:paraId="2A202EC3" w14:textId="77777777" w:rsidR="002D7C8C" w:rsidRPr="00F94E96" w:rsidRDefault="002D7C8C" w:rsidP="002D7C8C"/>
    <w:p w14:paraId="2FAEB280" w14:textId="77777777" w:rsidR="002D7C8C" w:rsidRDefault="002D7C8C" w:rsidP="002D7C8C">
      <w:pPr>
        <w:pStyle w:val="Titre1"/>
        <w:rPr>
          <w:i/>
        </w:rPr>
      </w:pPr>
      <w:bookmarkStart w:id="439" w:name="_Toc499823648"/>
      <w:bookmarkStart w:id="440" w:name="_Toc501723124"/>
      <w:r>
        <w:t>Section 4 System Construction Environment</w:t>
      </w:r>
      <w:bookmarkEnd w:id="439"/>
      <w:bookmarkEnd w:id="440"/>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5C1D58CF"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w:t>
      </w:r>
      <w:r w:rsidR="00F51282">
        <w:rPr>
          <w:i/>
          <w:iCs/>
        </w:rPr>
        <w:t xml:space="preserve"> </w:t>
      </w:r>
      <w:r w:rsidRPr="0077092E">
        <w:rPr>
          <w:i/>
          <w:iCs/>
        </w:rPr>
        <w:t>hardware</w:t>
      </w:r>
      <w:ins w:id="441"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56364CE5" w14:textId="27A8973A" w:rsidR="00D86E7F" w:rsidRDefault="001B3ECD" w:rsidP="00D86E7F">
      <w:pPr>
        <w:pStyle w:val="Titre2"/>
      </w:pPr>
      <w:bookmarkStart w:id="442" w:name="_Toc499823649"/>
      <w:bookmarkStart w:id="443" w:name="_Toc501723125"/>
      <w:r>
        <w:t xml:space="preserve">Preliminary test </w:t>
      </w:r>
      <w:r w:rsidR="00D86E7F">
        <w:t>Environment</w:t>
      </w:r>
      <w:bookmarkEnd w:id="442"/>
      <w:bookmarkEnd w:id="443"/>
    </w:p>
    <w:p w14:paraId="5B75AA36" w14:textId="77777777" w:rsidR="0050130D" w:rsidRDefault="001B3ECD" w:rsidP="001B3ECD">
      <w:r>
        <w:t>A preliminary test environment has been set</w:t>
      </w:r>
      <w:r w:rsidR="00FB632D">
        <w:t>up</w:t>
      </w:r>
      <w:r w:rsidR="0050130D">
        <w:t>, based on 4 virtual machines</w:t>
      </w:r>
    </w:p>
    <w:p w14:paraId="57417DCE" w14:textId="5880FD85" w:rsidR="001B3ECD" w:rsidRDefault="0050130D" w:rsidP="001B3ECD">
      <w:r>
        <w:t>The available components are</w:t>
      </w:r>
      <w:r w:rsidR="00FB632D">
        <w:t>:</w:t>
      </w:r>
    </w:p>
    <w:p w14:paraId="49487CC4" w14:textId="430E1B9A"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237" w:history="1">
        <w:r w:rsidR="00FB632D" w:rsidRPr="00C97FB9">
          <w:rPr>
            <w:rStyle w:val="Lienhypertexte"/>
          </w:rPr>
          <w:t>iot.testnca.org:8000</w:t>
        </w:r>
      </w:hyperlink>
    </w:p>
    <w:p w14:paraId="7CE73FCB" w14:textId="4744A8BC"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238" w:history="1">
        <w:r w:rsidR="00FB632D" w:rsidRPr="00C97FB9">
          <w:rPr>
            <w:rStyle w:val="Lienhypertexte"/>
          </w:rPr>
          <w:t>iot.testnca.org:5000</w:t>
        </w:r>
      </w:hyperlink>
    </w:p>
    <w:p w14:paraId="4E8751B8" w14:textId="05E8290F" w:rsidR="00FB632D" w:rsidRPr="00FB632D" w:rsidRDefault="00FB632D" w:rsidP="0047663D">
      <w:pPr>
        <w:numPr>
          <w:ilvl w:val="0"/>
          <w:numId w:val="35"/>
        </w:numPr>
        <w:rPr>
          <w:lang w:val="fr-FR"/>
        </w:rPr>
      </w:pPr>
      <w:r w:rsidRPr="00FB632D">
        <w:rPr>
          <w:u w:val="single"/>
          <w:lang w:val="fr-FR"/>
        </w:rPr>
        <w:t>Sécurisation de l’API ORION via PEP-</w:t>
      </w:r>
      <w:proofErr w:type="gramStart"/>
      <w:r w:rsidRPr="00FB632D">
        <w:rPr>
          <w:u w:val="single"/>
          <w:lang w:val="fr-FR"/>
        </w:rPr>
        <w:t>Proxy:</w:t>
      </w:r>
      <w:proofErr w:type="gramEnd"/>
      <w:r w:rsidRPr="00FB632D">
        <w:rPr>
          <w:lang w:val="fr-FR"/>
        </w:rPr>
        <w:t xml:space="preserve"> </w:t>
      </w:r>
      <w:hyperlink r:id="rId239" w:history="1">
        <w:r w:rsidRPr="00A7354F">
          <w:rPr>
            <w:rStyle w:val="Lienhypertexte"/>
            <w:lang w:val="fr-FR"/>
          </w:rPr>
          <w:t>iot.testnca.org:8081</w:t>
        </w:r>
      </w:hyperlink>
    </w:p>
    <w:p w14:paraId="642517B7" w14:textId="2A56B077" w:rsidR="00820A85" w:rsidRPr="0048061E" w:rsidRDefault="00820A85" w:rsidP="0047663D">
      <w:pPr>
        <w:numPr>
          <w:ilvl w:val="0"/>
          <w:numId w:val="35"/>
        </w:numPr>
        <w:rPr>
          <w:rFonts w:ascii="Calibri" w:hAnsi="Calibri"/>
          <w:b/>
          <w:bCs/>
          <w:szCs w:val="22"/>
          <w:lang w:val="en-GB"/>
        </w:rPr>
      </w:pPr>
      <w:r>
        <w:rPr>
          <w:u w:val="single"/>
        </w:rPr>
        <w:t xml:space="preserve">API Orion Context </w:t>
      </w:r>
      <w:r w:rsidR="00460AC2">
        <w:rPr>
          <w:u w:val="single"/>
        </w:rPr>
        <w:t>Bro</w:t>
      </w:r>
      <w:r>
        <w:rPr>
          <w:u w:val="single"/>
        </w:rPr>
        <w:t>ker:</w:t>
      </w:r>
      <w:r>
        <w:t xml:space="preserve"> </w:t>
      </w:r>
      <w:hyperlink r:id="rId240" w:history="1">
        <w:r w:rsidRPr="00C97FB9">
          <w:rPr>
            <w:rStyle w:val="Lienhypertexte"/>
          </w:rPr>
          <w:t>iot.testnca.org:1026</w:t>
        </w:r>
      </w:hyperlink>
    </w:p>
    <w:p w14:paraId="7E0BB639" w14:textId="0E9ADF40" w:rsidR="00820A85" w:rsidRPr="002A6751" w:rsidRDefault="00820A85" w:rsidP="0047663D">
      <w:pPr>
        <w:numPr>
          <w:ilvl w:val="0"/>
          <w:numId w:val="35"/>
        </w:numPr>
        <w:rPr>
          <w:i/>
          <w:iCs/>
          <w:lang w:val="en-GB"/>
        </w:rPr>
      </w:pPr>
      <w:r w:rsidRPr="002A6751">
        <w:rPr>
          <w:u w:val="single"/>
          <w:lang w:val="en-GB"/>
        </w:rPr>
        <w:t xml:space="preserve">API IDAS http </w:t>
      </w:r>
      <w:proofErr w:type="spellStart"/>
      <w:r w:rsidRPr="002A6751">
        <w:rPr>
          <w:u w:val="single"/>
          <w:lang w:val="en-GB"/>
        </w:rPr>
        <w:t>UltraLight</w:t>
      </w:r>
      <w:proofErr w:type="spellEnd"/>
      <w:r w:rsidRPr="002A6751">
        <w:rPr>
          <w:u w:val="single"/>
          <w:lang w:val="en-GB"/>
        </w:rPr>
        <w:t>:</w:t>
      </w:r>
      <w:r w:rsidRPr="002A6751">
        <w:rPr>
          <w:lang w:val="en-GB"/>
        </w:rPr>
        <w:t xml:space="preserve"> </w:t>
      </w:r>
      <w:hyperlink r:id="rId241"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242"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14:paraId="225A9462" w14:textId="320DE968"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243" w:history="1">
        <w:r w:rsidRPr="00C97FB9">
          <w:rPr>
            <w:rStyle w:val="Lienhypertexte"/>
            <w:lang w:val="en-GB"/>
          </w:rPr>
          <w:t>iot.testnca.org:27017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14:paraId="130C1301" w14:textId="61951F3C" w:rsidR="001861C3" w:rsidRDefault="001861C3" w:rsidP="0047663D">
      <w:pPr>
        <w:numPr>
          <w:ilvl w:val="0"/>
          <w:numId w:val="35"/>
        </w:numPr>
      </w:pPr>
      <w:r w:rsidRPr="003A54A3">
        <w:rPr>
          <w:u w:val="single"/>
        </w:rPr>
        <w:t>CKAN</w:t>
      </w:r>
      <w:r w:rsidR="00C925F4" w:rsidRPr="003A54A3">
        <w:rPr>
          <w:u w:val="single"/>
        </w:rPr>
        <w:t xml:space="preserve"> </w:t>
      </w:r>
      <w:proofErr w:type="spellStart"/>
      <w:r w:rsidR="00C925F4" w:rsidRPr="003A54A3">
        <w:rPr>
          <w:u w:val="single"/>
        </w:rPr>
        <w:t>Opendata</w:t>
      </w:r>
      <w:proofErr w:type="spellEnd"/>
      <w:r w:rsidR="00C925F4" w:rsidRPr="003A54A3">
        <w:rPr>
          <w:u w:val="single"/>
        </w:rPr>
        <w:t xml:space="preserve"> Portal:</w:t>
      </w:r>
      <w:r>
        <w:t xml:space="preserve"> </w:t>
      </w:r>
      <w:hyperlink r:id="rId244" w:history="1">
        <w:r w:rsidRPr="00C97FB9">
          <w:rPr>
            <w:rStyle w:val="Lienhypertexte"/>
          </w:rPr>
          <w:t>iot.testnca.org:8002</w:t>
        </w:r>
      </w:hyperlink>
    </w:p>
    <w:p w14:paraId="4642CE87" w14:textId="3F8C19DF" w:rsidR="001861C3" w:rsidRPr="00602012" w:rsidRDefault="001861C3" w:rsidP="0047663D">
      <w:pPr>
        <w:numPr>
          <w:ilvl w:val="0"/>
          <w:numId w:val="35"/>
        </w:numPr>
        <w:rPr>
          <w:b/>
          <w:bCs/>
          <w:lang w:val="fr-FR"/>
        </w:rPr>
      </w:pPr>
      <w:r w:rsidRPr="001861C3">
        <w:rPr>
          <w:u w:val="single"/>
          <w:lang w:val="fr-FR"/>
        </w:rPr>
        <w:t xml:space="preserve">Wiki Documentaire </w:t>
      </w:r>
      <w:proofErr w:type="spellStart"/>
      <w:proofErr w:type="gramStart"/>
      <w:r w:rsidRPr="001861C3">
        <w:rPr>
          <w:u w:val="single"/>
          <w:lang w:val="fr-FR"/>
        </w:rPr>
        <w:t>Dokuwiki</w:t>
      </w:r>
      <w:proofErr w:type="spellEnd"/>
      <w:r w:rsidRPr="001861C3">
        <w:rPr>
          <w:u w:val="single"/>
          <w:lang w:val="fr-FR"/>
        </w:rPr>
        <w:t>:</w:t>
      </w:r>
      <w:proofErr w:type="gramEnd"/>
      <w:r w:rsidRPr="001861C3">
        <w:rPr>
          <w:lang w:val="fr-FR"/>
        </w:rPr>
        <w:t xml:space="preserve"> </w:t>
      </w:r>
      <w:hyperlink r:id="rId245" w:history="1">
        <w:r w:rsidRPr="0029545B">
          <w:rPr>
            <w:rStyle w:val="Lienhypertexte"/>
            <w:lang w:val="fr-FR"/>
          </w:rPr>
          <w:t>iot.testnca.org:8003</w:t>
        </w:r>
      </w:hyperlink>
    </w:p>
    <w:p w14:paraId="4BCF2131" w14:textId="50BC261B" w:rsidR="00CB220C" w:rsidRPr="00CB220C" w:rsidRDefault="00602012" w:rsidP="0047663D">
      <w:pPr>
        <w:numPr>
          <w:ilvl w:val="0"/>
          <w:numId w:val="35"/>
        </w:numPr>
        <w:rPr>
          <w:lang w:val="en-GB"/>
        </w:rPr>
      </w:pPr>
      <w:r w:rsidRPr="00CB220C">
        <w:rPr>
          <w:u w:val="single"/>
          <w:lang w:val="en-GB"/>
        </w:rPr>
        <w:t xml:space="preserve">A </w:t>
      </w:r>
      <w:proofErr w:type="spellStart"/>
      <w:r w:rsidRPr="00CB220C">
        <w:rPr>
          <w:u w:val="single"/>
          <w:lang w:val="en-GB"/>
        </w:rPr>
        <w:t>portainer</w:t>
      </w:r>
      <w:proofErr w:type="spellEnd"/>
      <w:r w:rsidRPr="00CB220C">
        <w:rPr>
          <w:u w:val="single"/>
          <w:lang w:val="en-GB"/>
        </w:rPr>
        <w:t xml:space="preserve"> </w:t>
      </w:r>
      <w:r w:rsidR="003962B3" w:rsidRPr="00CB220C">
        <w:rPr>
          <w:u w:val="single"/>
          <w:lang w:val="en-GB"/>
        </w:rPr>
        <w:t>is also available:</w:t>
      </w:r>
      <w:r w:rsidR="003962B3" w:rsidRPr="00CB220C">
        <w:rPr>
          <w:b/>
          <w:bCs/>
          <w:lang w:val="en-GB"/>
        </w:rPr>
        <w:t xml:space="preserve"> </w:t>
      </w:r>
      <w:hyperlink r:id="rId246" w:history="1">
        <w:r w:rsidR="003962B3" w:rsidRPr="00C97FB9">
          <w:rPr>
            <w:rStyle w:val="Lienhypertexte"/>
            <w:lang w:val="en-GB"/>
          </w:rPr>
          <w:t>iot.testnca.org:9000</w:t>
        </w:r>
      </w:hyperlink>
    </w:p>
    <w:p w14:paraId="6D7432B0" w14:textId="2A529C2F" w:rsidR="0067166C" w:rsidRPr="00E97AD3" w:rsidRDefault="0067166C" w:rsidP="0047663D">
      <w:pPr>
        <w:numPr>
          <w:ilvl w:val="0"/>
          <w:numId w:val="35"/>
        </w:numPr>
        <w:rPr>
          <w:lang w:val="en-GB"/>
        </w:rPr>
      </w:pPr>
      <w:r w:rsidRPr="00CB220C">
        <w:rPr>
          <w:lang w:val="en-GB"/>
        </w:rPr>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w:t>
      </w:r>
      <w:proofErr w:type="spellStart"/>
      <w:proofErr w:type="gramStart"/>
      <w:r w:rsidR="00E97AD3" w:rsidRPr="00E97AD3">
        <w:rPr>
          <w:bCs/>
          <w:lang w:val="en-GB"/>
        </w:rPr>
        <w:t>portus</w:t>
      </w:r>
      <w:proofErr w:type="spellEnd"/>
      <w:r w:rsidR="00E97AD3" w:rsidRPr="00E97AD3">
        <w:rPr>
          <w:bCs/>
          <w:lang w:val="en-GB"/>
        </w:rPr>
        <w:t xml:space="preserve"> ?</w:t>
      </w:r>
      <w:proofErr w:type="gramEnd"/>
      <w:r w:rsidR="00E97AD3" w:rsidRPr="00E97AD3">
        <w:rPr>
          <w:bCs/>
          <w:lang w:val="en-GB"/>
        </w:rPr>
        <w:t>)</w:t>
      </w:r>
    </w:p>
    <w:p w14:paraId="3227C313" w14:textId="00C985DE" w:rsidR="000D747A" w:rsidRDefault="000D747A" w:rsidP="0047663D">
      <w:pPr>
        <w:numPr>
          <w:ilvl w:val="0"/>
          <w:numId w:val="35"/>
        </w:numPr>
        <w:rPr>
          <w:lang w:val="en-GB"/>
        </w:rPr>
      </w:pPr>
      <w:r>
        <w:rPr>
          <w:lang w:val="en-GB"/>
        </w:rPr>
        <w:t xml:space="preserve">An Eclipse Che has been installed in test: </w:t>
      </w:r>
      <w:hyperlink r:id="rId247" w:history="1">
        <w:r w:rsidRPr="00C97FB9">
          <w:rPr>
            <w:rStyle w:val="Lienhypertexte"/>
            <w:lang w:val="en-GB"/>
          </w:rPr>
          <w:t>iot.testnca.org:8080</w:t>
        </w:r>
      </w:hyperlink>
      <w:r>
        <w:rPr>
          <w:lang w:val="en-GB"/>
        </w:rPr>
        <w:t xml:space="preserve"> (</w:t>
      </w:r>
      <w:proofErr w:type="spellStart"/>
      <w:r>
        <w:rPr>
          <w:lang w:val="en-GB"/>
        </w:rPr>
        <w:t>url</w:t>
      </w:r>
      <w:proofErr w:type="spellEnd"/>
      <w:r>
        <w:rPr>
          <w:lang w:val="en-GB"/>
        </w:rPr>
        <w:t xml:space="preserve"> to provide che.nicecotedazur.org?</w:t>
      </w:r>
      <w:r w:rsidR="00B530C6">
        <w:rPr>
          <w:lang w:val="en-GB"/>
        </w:rPr>
        <w:t xml:space="preserve"> </w:t>
      </w:r>
      <w:r>
        <w:rPr>
          <w:lang w:val="en-GB"/>
        </w:rPr>
        <w:t>;O)</w:t>
      </w:r>
    </w:p>
    <w:p w14:paraId="4E214E98" w14:textId="52E0038D" w:rsidR="00220A0F" w:rsidRDefault="00220A0F" w:rsidP="00220A0F">
      <w:pPr>
        <w:rPr>
          <w:lang w:val="en-GB"/>
        </w:rPr>
      </w:pPr>
    </w:p>
    <w:p w14:paraId="32A9DF3D" w14:textId="77777777" w:rsidR="00220A0F" w:rsidRDefault="00220A0F" w:rsidP="00220A0F">
      <w:r>
        <w:lastRenderedPageBreak/>
        <w:t>This infrastructure is setup over a global swarm composed of 4 VMs (3 worker nodes, and a manager node)</w:t>
      </w:r>
    </w:p>
    <w:p w14:paraId="39E5E43A" w14:textId="77777777" w:rsidR="00220A0F" w:rsidRPr="00F738C6" w:rsidRDefault="00220A0F" w:rsidP="00220A0F">
      <w:r>
        <w:t xml:space="preserve">The Virtual machines configuration: 2 CPU (1 CPU 2 cores), 4 GB RAM, 50 GB disk for system, 100 GB Disk for data, installed with Debian 8, and Docker </w:t>
      </w:r>
      <w:r w:rsidRPr="00BC406D">
        <w:t>version 17.05.0-ce</w:t>
      </w:r>
      <w:r>
        <w:t>.</w:t>
      </w:r>
    </w:p>
    <w:p w14:paraId="76F513DB" w14:textId="77777777" w:rsidR="00220A0F" w:rsidRPr="00220A0F" w:rsidRDefault="00220A0F" w:rsidP="00220A0F"/>
    <w:p w14:paraId="2C983EC7" w14:textId="7EAE18A9" w:rsidR="007B0D86" w:rsidRDefault="007B0D86" w:rsidP="007B0D86">
      <w:pPr>
        <w:pStyle w:val="Titre2"/>
      </w:pPr>
      <w:bookmarkStart w:id="444" w:name="_Toc499823650"/>
      <w:bookmarkStart w:id="445" w:name="_Toc499823652"/>
      <w:bookmarkStart w:id="446" w:name="_Toc501723126"/>
      <w:r>
        <w:t xml:space="preserve">Global </w:t>
      </w:r>
      <w:bookmarkEnd w:id="444"/>
      <w:r w:rsidR="000D747A">
        <w:t xml:space="preserve">system </w:t>
      </w:r>
      <w:r w:rsidR="00227FE3">
        <w:t>vision</w:t>
      </w:r>
      <w:bookmarkEnd w:id="446"/>
    </w:p>
    <w:p w14:paraId="2993F1FB" w14:textId="77777777" w:rsidR="00227FE3" w:rsidRPr="00227FE3" w:rsidRDefault="00227FE3" w:rsidP="00227FE3"/>
    <w:p w14:paraId="7A29D6DE" w14:textId="6858DF2F"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r w:rsidR="00426E2C">
        <w:t>.</w:t>
      </w:r>
    </w:p>
    <w:p w14:paraId="3A2897DF" w14:textId="77777777" w:rsidR="00D16550" w:rsidRDefault="00D16550" w:rsidP="007B0D86"/>
    <w:p w14:paraId="08B6AB86" w14:textId="3BFA3839" w:rsidR="00227FE3" w:rsidRDefault="00D16550" w:rsidP="007B0D86">
      <w:r>
        <w:t xml:space="preserve">It could be valuable to introduce </w:t>
      </w:r>
      <w:r w:rsidR="00440572">
        <w:t xml:space="preserve">meta-orchestration tools like </w:t>
      </w:r>
      <w:hyperlink r:id="rId248" w:history="1">
        <w:r w:rsidR="00440572" w:rsidRPr="008938E4">
          <w:rPr>
            <w:rStyle w:val="Lienhypertexte"/>
          </w:rPr>
          <w:t>Rancher</w:t>
        </w:r>
      </w:hyperlink>
      <w:r w:rsidR="00440572">
        <w:t xml:space="preserve">, to be able to </w:t>
      </w:r>
      <w:r w:rsidR="007016EC">
        <w:t>manage easily the</w:t>
      </w:r>
      <w:r w:rsidR="00005836">
        <w:t xml:space="preserve"> different environments</w:t>
      </w:r>
      <w:r w:rsidR="000D1680">
        <w:t>.</w:t>
      </w:r>
    </w:p>
    <w:p w14:paraId="07269E9C" w14:textId="77777777" w:rsidR="00FC3DB1" w:rsidRDefault="00227FE3" w:rsidP="00FC3DB1">
      <w:pPr>
        <w:keepNext/>
      </w:pPr>
      <w:r>
        <w:rPr>
          <w:noProof/>
        </w:rPr>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249">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14:paraId="1E139801" w14:textId="27B97B79" w:rsidR="00227FE3" w:rsidRDefault="00FC3DB1" w:rsidP="00FC3DB1">
      <w:pPr>
        <w:pStyle w:val="Lgende"/>
      </w:pPr>
      <w:r>
        <w:t xml:space="preserve">Figure </w:t>
      </w:r>
      <w:r>
        <w:fldChar w:fldCharType="begin"/>
      </w:r>
      <w:r>
        <w:instrText xml:space="preserve"> SEQ Figure \* ARABIC </w:instrText>
      </w:r>
      <w:r>
        <w:fldChar w:fldCharType="separate"/>
      </w:r>
      <w:r w:rsidR="00A27A1E">
        <w:rPr>
          <w:noProof/>
        </w:rPr>
        <w:t>31</w:t>
      </w:r>
      <w:r>
        <w:fldChar w:fldCharType="end"/>
      </w:r>
      <w:r>
        <w:t xml:space="preserve">: global environment </w:t>
      </w:r>
      <w:r w:rsidR="009B074F">
        <w:t xml:space="preserve">logical big </w:t>
      </w:r>
      <w:r>
        <w:t>picture</w:t>
      </w:r>
    </w:p>
    <w:p w14:paraId="5C23CAB9" w14:textId="77777777" w:rsidR="00227FE3" w:rsidRPr="00AF3A1C" w:rsidRDefault="00227FE3" w:rsidP="007B0D86"/>
    <w:p w14:paraId="48192792" w14:textId="77777777" w:rsidR="007B0D86" w:rsidRDefault="007B0D86" w:rsidP="007B0D86">
      <w:pPr>
        <w:pStyle w:val="Titre2"/>
        <w:rPr>
          <w:i/>
          <w:caps/>
        </w:rPr>
      </w:pPr>
      <w:bookmarkStart w:id="447" w:name="_Toc501723127"/>
      <w:r>
        <w:rPr>
          <w:caps/>
        </w:rPr>
        <w:t>D</w:t>
      </w:r>
      <w:r>
        <w:t>evelopment Environment</w:t>
      </w:r>
      <w:bookmarkEnd w:id="447"/>
    </w:p>
    <w:p w14:paraId="7D2665BE" w14:textId="77777777" w:rsidR="009B074F" w:rsidRDefault="009B074F" w:rsidP="009B074F">
      <w:pPr>
        <w:pStyle w:val="Titre3"/>
      </w:pPr>
      <w:bookmarkStart w:id="448" w:name="_Toc501723128"/>
      <w:r>
        <w:t>Developer Workstation Configuration</w:t>
      </w:r>
      <w:bookmarkEnd w:id="448"/>
    </w:p>
    <w:p w14:paraId="451A2FD8" w14:textId="77777777" w:rsidR="009B074F" w:rsidRPr="00AF3A1C" w:rsidRDefault="009B074F" w:rsidP="009B074F"/>
    <w:p w14:paraId="44EFA0CC" w14:textId="05A9276E" w:rsidR="009B074F" w:rsidRDefault="009B074F" w:rsidP="009B074F">
      <w:r>
        <w:t>By using natively Docker to develop applications with eclipse Che, developers have only to use a web browser to perform their work, they should have access to the associated GitLab to push the code</w:t>
      </w:r>
      <w:r w:rsidR="008877CF">
        <w:t>.</w:t>
      </w:r>
    </w:p>
    <w:p w14:paraId="6F1FECDD" w14:textId="77777777" w:rsidR="008877CF" w:rsidRPr="00AF3A1C" w:rsidRDefault="008877CF" w:rsidP="009B074F"/>
    <w:p w14:paraId="1E1A242F" w14:textId="0670942F" w:rsidR="002D7C8C" w:rsidRDefault="002D7C8C" w:rsidP="002D7C8C">
      <w:pPr>
        <w:pStyle w:val="Titre3"/>
      </w:pPr>
      <w:bookmarkStart w:id="449" w:name="_Toc501723129"/>
      <w:r>
        <w:lastRenderedPageBreak/>
        <w:t>Supporting Development Infrastructure Configuration</w:t>
      </w:r>
      <w:bookmarkEnd w:id="445"/>
      <w:bookmarkEnd w:id="449"/>
    </w:p>
    <w:p w14:paraId="122105FA" w14:textId="77777777" w:rsidR="000D747A" w:rsidRDefault="009B074F" w:rsidP="009B074F">
      <w:r>
        <w:t>Development infrastructure should be composed of at least 3 nodes, one in each data center</w:t>
      </w:r>
      <w:r w:rsidR="000D747A">
        <w:t>.</w:t>
      </w:r>
    </w:p>
    <w:p w14:paraId="27F17CB5" w14:textId="6E3FBE42" w:rsidR="009B074F" w:rsidRDefault="000D747A" w:rsidP="009B074F">
      <w:r>
        <w:t>Adding nodes in case of need to scale-up the capacity is very easy</w:t>
      </w:r>
      <w:r w:rsidR="009B074F">
        <w:t xml:space="preserve"> </w:t>
      </w:r>
      <w:r>
        <w:t>with swarm.</w:t>
      </w:r>
    </w:p>
    <w:p w14:paraId="1E72DBB8" w14:textId="5FC25CAD" w:rsidR="000D747A" w:rsidRPr="009B074F" w:rsidRDefault="000D747A" w:rsidP="009B074F">
      <w:r>
        <w:t>The main supporting component for development is Eclipse Che</w:t>
      </w:r>
    </w:p>
    <w:p w14:paraId="6BEAE9A0" w14:textId="1CEC39FA" w:rsidR="002D7C8C" w:rsidRDefault="002D7C8C" w:rsidP="002D7C8C">
      <w:pPr>
        <w:pStyle w:val="Titre2"/>
        <w:rPr>
          <w:i/>
          <w:caps/>
        </w:rPr>
      </w:pPr>
      <w:bookmarkStart w:id="450" w:name="_Toc499823653"/>
      <w:bookmarkStart w:id="451" w:name="_Toc501723130"/>
      <w:r>
        <w:t>QA</w:t>
      </w:r>
      <w:r w:rsidR="00F51282">
        <w:t xml:space="preserve"> Test</w:t>
      </w:r>
      <w:r>
        <w:t xml:space="preserve"> Environment</w:t>
      </w:r>
      <w:bookmarkEnd w:id="450"/>
      <w:bookmarkEnd w:id="451"/>
    </w:p>
    <w:p w14:paraId="2E119510" w14:textId="4E2025E0" w:rsidR="002D7C8C" w:rsidRDefault="002D7C8C" w:rsidP="002D7C8C">
      <w:pPr>
        <w:pStyle w:val="Titre3"/>
      </w:pPr>
      <w:bookmarkStart w:id="452" w:name="_Toc499823654"/>
      <w:bookmarkStart w:id="453" w:name="_Toc501723131"/>
      <w:r>
        <w:t>QA</w:t>
      </w:r>
      <w:r w:rsidR="00F51282">
        <w:t xml:space="preserve"> Test</w:t>
      </w:r>
      <w:r>
        <w:t xml:space="preserve"> </w:t>
      </w:r>
      <w:r w:rsidR="0030540B">
        <w:t>Environment</w:t>
      </w:r>
      <w:r>
        <w:t xml:space="preserve"> Configuration</w:t>
      </w:r>
      <w:bookmarkEnd w:id="452"/>
      <w:bookmarkEnd w:id="453"/>
    </w:p>
    <w:p w14:paraId="6C8E55AE" w14:textId="50949E9E" w:rsidR="0023433E" w:rsidRDefault="00445C12" w:rsidP="0023433E">
      <w:r>
        <w:t>The QA</w:t>
      </w:r>
      <w:r w:rsidR="00FC5C2C">
        <w:t xml:space="preserve"> (Quality Assurance)</w:t>
      </w:r>
      <w:r>
        <w:t xml:space="preserve"> </w:t>
      </w:r>
      <w:r w:rsidR="0030540B">
        <w:t xml:space="preserve">and </w:t>
      </w:r>
      <w:r>
        <w:t xml:space="preserve">environment </w:t>
      </w:r>
      <w:r w:rsidR="00512088">
        <w:t>is to</w:t>
      </w:r>
      <w:r w:rsidR="00FC5C2C">
        <w:t xml:space="preserve"> be set for testing purpose</w:t>
      </w:r>
      <w:r w:rsidR="00F738C6">
        <w:t>.</w:t>
      </w:r>
    </w:p>
    <w:p w14:paraId="20B4D2A6" w14:textId="09420327" w:rsidR="00F738C6" w:rsidRDefault="0030540B" w:rsidP="0023433E">
      <w:r>
        <w:t xml:space="preserve">It will be used to test </w:t>
      </w:r>
      <w:r w:rsidR="00047B72">
        <w:t xml:space="preserve">and evaluate the </w:t>
      </w:r>
      <w:proofErr w:type="spellStart"/>
      <w:r w:rsidR="00047B72">
        <w:t>Fiware</w:t>
      </w:r>
      <w:proofErr w:type="spellEnd"/>
      <w:r w:rsidR="00047B72">
        <w:t xml:space="preserve"> platform in term of performance, during the first step, before going to production.</w:t>
      </w:r>
    </w:p>
    <w:p w14:paraId="447FA8B7" w14:textId="663BC8D2" w:rsidR="00047B72" w:rsidRDefault="00047B72" w:rsidP="0023433E">
      <w:r>
        <w:t xml:space="preserve">When the platform will be in production, the QA environment will be used for testing new applications to deploy on the </w:t>
      </w:r>
      <w:proofErr w:type="spellStart"/>
      <w:r>
        <w:t>Fiware</w:t>
      </w:r>
      <w:proofErr w:type="spellEnd"/>
      <w:r>
        <w:t xml:space="preserve"> platform.</w:t>
      </w:r>
    </w:p>
    <w:p w14:paraId="1E9400F3" w14:textId="1FFAA2C2" w:rsidR="00220A0F" w:rsidRDefault="00220A0F" w:rsidP="0023433E"/>
    <w:p w14:paraId="73905D0D" w14:textId="11B34FDB" w:rsidR="002D7C8C" w:rsidRDefault="002D7C8C" w:rsidP="002D7C8C">
      <w:pPr>
        <w:pStyle w:val="Titre3"/>
      </w:pPr>
      <w:bookmarkStart w:id="454" w:name="_Toc499823655"/>
      <w:bookmarkStart w:id="455" w:name="_Toc501723132"/>
      <w:r>
        <w:lastRenderedPageBreak/>
        <w:t>Supporting QA</w:t>
      </w:r>
      <w:r w:rsidR="00F51282">
        <w:t xml:space="preserve"> Test</w:t>
      </w:r>
      <w:r>
        <w:t xml:space="preserve"> Infrastructure Configuration</w:t>
      </w:r>
      <w:bookmarkEnd w:id="454"/>
      <w:bookmarkEnd w:id="455"/>
    </w:p>
    <w:p w14:paraId="0E04E2B3" w14:textId="77777777" w:rsidR="00047B72" w:rsidRDefault="00047B72" w:rsidP="00896FFF">
      <w:pPr>
        <w:keepNext/>
        <w:ind w:left="-1134"/>
        <w:jc w:val="center"/>
      </w:pPr>
      <w:r>
        <w:rPr>
          <w:noProof/>
        </w:rPr>
        <w:drawing>
          <wp:inline distT="0" distB="0" distL="0" distR="0" wp14:anchorId="08F9DE49" wp14:editId="0D1ABE87">
            <wp:extent cx="8146674" cy="5769053"/>
            <wp:effectExtent l="762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IOT extended infrastructure.png"/>
                    <pic:cNvPicPr/>
                  </pic:nvPicPr>
                  <pic:blipFill>
                    <a:blip r:embed="rId250" cstate="print">
                      <a:extLst>
                        <a:ext uri="{28A0092B-C50C-407E-A947-70E740481C1C}">
                          <a14:useLocalDpi xmlns:a14="http://schemas.microsoft.com/office/drawing/2010/main" val="0"/>
                        </a:ext>
                      </a:extLst>
                    </a:blip>
                    <a:stretch>
                      <a:fillRect/>
                    </a:stretch>
                  </pic:blipFill>
                  <pic:spPr>
                    <a:xfrm rot="5400000">
                      <a:off x="0" y="0"/>
                      <a:ext cx="8176326" cy="5790051"/>
                    </a:xfrm>
                    <a:prstGeom prst="rect">
                      <a:avLst/>
                    </a:prstGeom>
                  </pic:spPr>
                </pic:pic>
              </a:graphicData>
            </a:graphic>
          </wp:inline>
        </w:drawing>
      </w:r>
    </w:p>
    <w:p w14:paraId="708DA509" w14:textId="4985C4FF" w:rsidR="00047B72" w:rsidRDefault="00047B72" w:rsidP="00047B72">
      <w:pPr>
        <w:pStyle w:val="Lgende"/>
      </w:pPr>
      <w:r>
        <w:t xml:space="preserve">Figure </w:t>
      </w:r>
      <w:r>
        <w:fldChar w:fldCharType="begin"/>
      </w:r>
      <w:r>
        <w:instrText xml:space="preserve"> SEQ Figure \* ARABIC </w:instrText>
      </w:r>
      <w:r>
        <w:fldChar w:fldCharType="separate"/>
      </w:r>
      <w:r w:rsidR="00A27A1E">
        <w:rPr>
          <w:noProof/>
        </w:rPr>
        <w:t>32</w:t>
      </w:r>
      <w:r>
        <w:fldChar w:fldCharType="end"/>
      </w:r>
      <w:r>
        <w:t xml:space="preserve">: MNCA </w:t>
      </w:r>
      <w:proofErr w:type="spellStart"/>
      <w:r>
        <w:t>Fiware</w:t>
      </w:r>
      <w:proofErr w:type="spellEnd"/>
      <w:r>
        <w:t xml:space="preserve"> platform for test and QA (from </w:t>
      </w:r>
      <w:proofErr w:type="spellStart"/>
      <w:proofErr w:type="gramStart"/>
      <w:r>
        <w:t>O.Sevilla</w:t>
      </w:r>
      <w:proofErr w:type="spellEnd"/>
      <w:proofErr w:type="gramEnd"/>
      <w:r>
        <w:t>)</w:t>
      </w:r>
    </w:p>
    <w:p w14:paraId="30FF901F" w14:textId="238DEC90" w:rsidR="00047B72" w:rsidRDefault="0011006A" w:rsidP="00F738C6">
      <w:r>
        <w:lastRenderedPageBreak/>
        <w:t xml:space="preserve">This infrastructure </w:t>
      </w:r>
      <w:r w:rsidR="00220A0F">
        <w:t>will be</w:t>
      </w:r>
      <w:r>
        <w:t xml:space="preserve"> setup over a global swarm composed of </w:t>
      </w:r>
      <w:r w:rsidR="00220A0F">
        <w:t>12</w:t>
      </w:r>
      <w:r>
        <w:t xml:space="preserve"> VMs</w:t>
      </w:r>
    </w:p>
    <w:p w14:paraId="31E71FDF" w14:textId="7A6F0C06" w:rsidR="00220A0F" w:rsidRDefault="0011006A" w:rsidP="00F738C6">
      <w:r>
        <w:t>The Virtual machines configuration: 2 CPU</w:t>
      </w:r>
      <w:r w:rsidR="00BC406D">
        <w:t xml:space="preserve"> (1 CPU 2 cores)</w:t>
      </w:r>
      <w:r>
        <w:t xml:space="preserve">, </w:t>
      </w:r>
      <w:r w:rsidR="00220A0F">
        <w:t>8</w:t>
      </w:r>
      <w:r>
        <w:t xml:space="preserve"> GB RAM, </w:t>
      </w:r>
      <w:r w:rsidR="00220A0F">
        <w:t>5</w:t>
      </w:r>
      <w:r w:rsidR="00BC406D">
        <w:t xml:space="preserve">0 GB disk for system, </w:t>
      </w:r>
      <w:r w:rsidR="00220A0F">
        <w:t>2</w:t>
      </w:r>
      <w:r w:rsidR="00BC406D">
        <w:t xml:space="preserve">00 GB Disk for </w:t>
      </w:r>
      <w:r w:rsidR="00220A0F">
        <w:t>data storage, but 500 GB on the 3 VM nodes reserved for databases</w:t>
      </w:r>
      <w:r w:rsidR="00EF6DA3">
        <w:t>.</w:t>
      </w:r>
    </w:p>
    <w:p w14:paraId="2304DB53" w14:textId="11D8744F" w:rsidR="0011006A" w:rsidRDefault="00220A0F" w:rsidP="00F738C6">
      <w:r>
        <w:t xml:space="preserve">The VMs are </w:t>
      </w:r>
      <w:r w:rsidR="00BC406D">
        <w:t xml:space="preserve">installed with Debian 8, and Docker </w:t>
      </w:r>
      <w:r>
        <w:t xml:space="preserve">community edition last </w:t>
      </w:r>
      <w:r w:rsidR="00BC406D" w:rsidRPr="00BC406D">
        <w:t>version</w:t>
      </w:r>
      <w:r w:rsidR="00BC406D">
        <w:t>.</w:t>
      </w:r>
    </w:p>
    <w:p w14:paraId="752CC63E" w14:textId="77777777" w:rsidR="00EF6DA3" w:rsidRDefault="00EF6DA3" w:rsidP="00F738C6">
      <w:r>
        <w:t>The repartition is</w:t>
      </w:r>
    </w:p>
    <w:p w14:paraId="1BA5C630" w14:textId="7685CB19" w:rsidR="00EF6DA3" w:rsidRDefault="00EF6DA3" w:rsidP="00F738C6">
      <w:r>
        <w:t>In the IOT DMZ:</w:t>
      </w:r>
    </w:p>
    <w:p w14:paraId="37F2C2EE" w14:textId="53039013" w:rsidR="00EF6DA3" w:rsidRDefault="00EF6DA3" w:rsidP="00EF6DA3">
      <w:pPr>
        <w:pStyle w:val="Paragraphedeliste"/>
        <w:numPr>
          <w:ilvl w:val="0"/>
          <w:numId w:val="55"/>
        </w:numPr>
      </w:pPr>
      <w:r>
        <w:t xml:space="preserve">3 VMs for the database servers (MongoDB and </w:t>
      </w:r>
      <w:proofErr w:type="spellStart"/>
      <w:r>
        <w:t>Citus</w:t>
      </w:r>
      <w:proofErr w:type="spellEnd"/>
      <w:r>
        <w:t xml:space="preserve"> PostgreSQL)</w:t>
      </w:r>
    </w:p>
    <w:p w14:paraId="33C7A4F9" w14:textId="0A667D79" w:rsidR="00EF6DA3" w:rsidRDefault="00EF6DA3" w:rsidP="00EF6DA3">
      <w:pPr>
        <w:pStyle w:val="Paragraphedeliste"/>
        <w:numPr>
          <w:ilvl w:val="0"/>
          <w:numId w:val="55"/>
        </w:numPr>
      </w:pPr>
      <w:r>
        <w:t>3 VMs for IDM, Orion Context Broker, Cygnus, CEP</w:t>
      </w:r>
    </w:p>
    <w:p w14:paraId="3B2D5754" w14:textId="547F1F6A" w:rsidR="00EF6DA3" w:rsidRDefault="00EF6DA3" w:rsidP="00EF6DA3">
      <w:r>
        <w:t>In the Industrial VRF:</w:t>
      </w:r>
    </w:p>
    <w:p w14:paraId="2BE5159A" w14:textId="476B16FF" w:rsidR="00EF6DA3" w:rsidRDefault="00EF6DA3" w:rsidP="00EF6DA3">
      <w:pPr>
        <w:pStyle w:val="Paragraphedeliste"/>
        <w:numPr>
          <w:ilvl w:val="0"/>
          <w:numId w:val="57"/>
        </w:numPr>
      </w:pPr>
      <w:r>
        <w:t xml:space="preserve">3 VMs for IOT </w:t>
      </w:r>
      <w:r w:rsidR="007F21CB">
        <w:t>components.</w:t>
      </w:r>
    </w:p>
    <w:p w14:paraId="0FF9731C" w14:textId="610A7B90" w:rsidR="00EF6DA3" w:rsidRDefault="00EF6DA3" w:rsidP="00F738C6">
      <w:r>
        <w:t>In the Public DMZ:</w:t>
      </w:r>
    </w:p>
    <w:p w14:paraId="6A333C9F" w14:textId="4549C80B" w:rsidR="00EF6DA3" w:rsidRPr="00F738C6" w:rsidRDefault="00EF6DA3" w:rsidP="00EF6DA3">
      <w:pPr>
        <w:pStyle w:val="Paragraphedeliste"/>
        <w:numPr>
          <w:ilvl w:val="0"/>
          <w:numId w:val="57"/>
        </w:numPr>
      </w:pPr>
      <w:r>
        <w:t>2 VMs for ftp server and Reverse proxy/load balancer</w:t>
      </w:r>
    </w:p>
    <w:p w14:paraId="5BF0E064" w14:textId="7CAFFC48" w:rsidR="002D7C8C" w:rsidRDefault="00237592" w:rsidP="002D7C8C">
      <w:pPr>
        <w:pStyle w:val="Titre2"/>
      </w:pPr>
      <w:bookmarkStart w:id="456" w:name="_Toc499823656"/>
      <w:bookmarkStart w:id="457" w:name="_Toc501723133"/>
      <w:r>
        <w:t>Production</w:t>
      </w:r>
      <w:r w:rsidR="002D7C8C">
        <w:t xml:space="preserve"> Environment</w:t>
      </w:r>
      <w:bookmarkEnd w:id="456"/>
      <w:bookmarkEnd w:id="457"/>
    </w:p>
    <w:p w14:paraId="42DD4CDF" w14:textId="77777777" w:rsidR="002D7C8C" w:rsidRPr="0077092E" w:rsidRDefault="002D7C8C" w:rsidP="002D7C8C"/>
    <w:p w14:paraId="3EDADA1C" w14:textId="0B0DCC28" w:rsidR="002D7C8C" w:rsidRDefault="00237592" w:rsidP="002D7C8C">
      <w:pPr>
        <w:pStyle w:val="Titre3"/>
      </w:pPr>
      <w:bookmarkStart w:id="458" w:name="_Toc499823657"/>
      <w:bookmarkStart w:id="459" w:name="_Toc501723134"/>
      <w:r>
        <w:t>Production</w:t>
      </w:r>
      <w:r w:rsidR="002D7C8C">
        <w:t xml:space="preserve"> </w:t>
      </w:r>
      <w:r w:rsidR="00472A68">
        <w:t>environment</w:t>
      </w:r>
      <w:r w:rsidR="002D7C8C">
        <w:t xml:space="preserve"> Configuration</w:t>
      </w:r>
      <w:bookmarkEnd w:id="458"/>
      <w:bookmarkEnd w:id="459"/>
    </w:p>
    <w:p w14:paraId="2B5DCE75" w14:textId="68EC3729" w:rsidR="0011006A" w:rsidRDefault="0011006A" w:rsidP="0011006A">
      <w:r>
        <w:t>The production environment should be deployed over the 3 data centers</w:t>
      </w:r>
      <w:r w:rsidR="00BC406D">
        <w:t>.</w:t>
      </w:r>
    </w:p>
    <w:p w14:paraId="490D1CCD" w14:textId="2A094C72" w:rsidR="00BC406D" w:rsidRDefault="00BC406D" w:rsidP="0011006A">
      <w:r>
        <w:t xml:space="preserve">The preliminary test over the </w:t>
      </w:r>
      <w:r w:rsidR="00202F9A">
        <w:t xml:space="preserve">QA </w:t>
      </w:r>
      <w:r>
        <w:t>test platform should permit to evaluate the performance of the platform, and allow to dimension the production platform.</w:t>
      </w:r>
    </w:p>
    <w:p w14:paraId="60B79783" w14:textId="77777777" w:rsidR="006A08FF" w:rsidRPr="0011006A" w:rsidRDefault="006A08FF" w:rsidP="0011006A"/>
    <w:p w14:paraId="6CEE2881" w14:textId="1DCA998D" w:rsidR="002D7C8C" w:rsidRDefault="002D7C8C" w:rsidP="002D7C8C">
      <w:pPr>
        <w:pStyle w:val="Titre3"/>
        <w:rPr>
          <w:i/>
          <w:caps/>
        </w:rPr>
      </w:pPr>
      <w:bookmarkStart w:id="460" w:name="_Toc499823658"/>
      <w:bookmarkStart w:id="461" w:name="_Toc501723135"/>
      <w:r>
        <w:t xml:space="preserve">Supporting </w:t>
      </w:r>
      <w:r w:rsidR="00237592">
        <w:t>Production</w:t>
      </w:r>
      <w:r>
        <w:t xml:space="preserve"> Infrastructure Configuration</w:t>
      </w:r>
      <w:bookmarkEnd w:id="460"/>
      <w:bookmarkEnd w:id="461"/>
    </w:p>
    <w:p w14:paraId="0794CFE2" w14:textId="77777777" w:rsidR="002D7C8C" w:rsidRDefault="002D7C8C" w:rsidP="002D7C8C"/>
    <w:p w14:paraId="72F7BDAE" w14:textId="77777777" w:rsidR="002D7C8C" w:rsidRDefault="002D7C8C" w:rsidP="002D7C8C">
      <w:pPr>
        <w:ind w:firstLine="90"/>
      </w:pPr>
    </w:p>
    <w:bookmarkEnd w:id="6"/>
    <w:bookmarkEnd w:id="7"/>
    <w:p w14:paraId="2534BF56" w14:textId="77777777" w:rsidR="002D7C8C" w:rsidRDefault="002D7C8C" w:rsidP="002D7C8C"/>
    <w:p w14:paraId="739D1B48" w14:textId="77777777" w:rsidR="00EB2EBF" w:rsidRDefault="00EB2EBF"/>
    <w:sectPr w:rsidR="00EB2EBF" w:rsidSect="00F83107">
      <w:type w:val="continuous"/>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687AD" w14:textId="77777777" w:rsidR="000926D9" w:rsidRDefault="000926D9" w:rsidP="00EB13B0">
      <w:r>
        <w:separator/>
      </w:r>
    </w:p>
  </w:endnote>
  <w:endnote w:type="continuationSeparator" w:id="0">
    <w:p w14:paraId="755E3BA2" w14:textId="77777777" w:rsidR="000926D9" w:rsidRDefault="000926D9" w:rsidP="00EB13B0">
      <w:r>
        <w:continuationSeparator/>
      </w:r>
    </w:p>
  </w:endnote>
  <w:endnote w:type="continuationNotice" w:id="1">
    <w:p w14:paraId="3AE908B4" w14:textId="77777777" w:rsidR="000926D9" w:rsidRDefault="000926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6D2328DF" w:rsidR="000926D9" w:rsidRPr="00047FCC" w:rsidRDefault="000926D9"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467401">
              <w:rPr>
                <w:rFonts w:ascii="Arial Narrow" w:hAnsi="Arial Narrow"/>
                <w:noProof/>
              </w:rPr>
              <w:t>63</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467401">
              <w:rPr>
                <w:rFonts w:ascii="Arial Narrow" w:hAnsi="Arial Narrow"/>
                <w:noProof/>
              </w:rPr>
              <w:t>65</w:t>
            </w:r>
            <w:r w:rsidRPr="00E81EA0">
              <w:rPr>
                <w:rFonts w:ascii="Arial Narrow" w:hAnsi="Arial Narrow"/>
              </w:rPr>
              <w:fldChar w:fldCharType="end"/>
            </w:r>
          </w:p>
        </w:sdtContent>
      </w:sdt>
    </w:sdtContent>
  </w:sdt>
  <w:p w14:paraId="78B8E570" w14:textId="77777777" w:rsidR="000926D9" w:rsidRDefault="000926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86E3E" w14:textId="77777777" w:rsidR="000926D9" w:rsidRDefault="000926D9" w:rsidP="00EB13B0">
      <w:r>
        <w:separator/>
      </w:r>
    </w:p>
  </w:footnote>
  <w:footnote w:type="continuationSeparator" w:id="0">
    <w:p w14:paraId="0248B60C" w14:textId="77777777" w:rsidR="000926D9" w:rsidRDefault="000926D9" w:rsidP="00EB13B0">
      <w:r>
        <w:continuationSeparator/>
      </w:r>
    </w:p>
  </w:footnote>
  <w:footnote w:type="continuationNotice" w:id="1">
    <w:p w14:paraId="5A8EE31B" w14:textId="77777777" w:rsidR="000926D9" w:rsidRDefault="000926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0926D9" w:rsidRPr="00290F3A" w:rsidRDefault="000926D9"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0926D9" w:rsidRPr="00093AF2" w:rsidRDefault="000926D9"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0926D9" w:rsidRPr="00290F3A" w:rsidRDefault="000926D9"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602727288"/>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0926D9" w:rsidRPr="00F772CF" w:rsidRDefault="000926D9"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12525"/>
    <w:multiLevelType w:val="hybridMultilevel"/>
    <w:tmpl w:val="881AD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06DF6"/>
    <w:multiLevelType w:val="hybridMultilevel"/>
    <w:tmpl w:val="4CB05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411D72"/>
    <w:multiLevelType w:val="hybridMultilevel"/>
    <w:tmpl w:val="BA168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C0060"/>
    <w:multiLevelType w:val="hybridMultilevel"/>
    <w:tmpl w:val="1FA8C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4"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0"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2"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88804E8"/>
    <w:multiLevelType w:val="hybridMultilevel"/>
    <w:tmpl w:val="CCB00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CFD6764"/>
    <w:multiLevelType w:val="hybridMultilevel"/>
    <w:tmpl w:val="6D804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7A971E3"/>
    <w:multiLevelType w:val="hybridMultilevel"/>
    <w:tmpl w:val="CBEA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6A702EE"/>
    <w:multiLevelType w:val="hybridMultilevel"/>
    <w:tmpl w:val="0D24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6370008E"/>
    <w:multiLevelType w:val="hybridMultilevel"/>
    <w:tmpl w:val="DD326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40C75BE"/>
    <w:multiLevelType w:val="hybridMultilevel"/>
    <w:tmpl w:val="8862B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01070F8"/>
    <w:multiLevelType w:val="hybridMultilevel"/>
    <w:tmpl w:val="5210B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7759E9"/>
    <w:multiLevelType w:val="hybridMultilevel"/>
    <w:tmpl w:val="28DE5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82B5690"/>
    <w:multiLevelType w:val="hybridMultilevel"/>
    <w:tmpl w:val="494C7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3"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9"/>
  </w:num>
  <w:num w:numId="2">
    <w:abstractNumId w:val="21"/>
  </w:num>
  <w:num w:numId="3">
    <w:abstractNumId w:val="5"/>
  </w:num>
  <w:num w:numId="4">
    <w:abstractNumId w:val="8"/>
  </w:num>
  <w:num w:numId="5">
    <w:abstractNumId w:val="39"/>
  </w:num>
  <w:num w:numId="6">
    <w:abstractNumId w:val="23"/>
  </w:num>
  <w:num w:numId="7">
    <w:abstractNumId w:val="15"/>
  </w:num>
  <w:num w:numId="8">
    <w:abstractNumId w:val="4"/>
  </w:num>
  <w:num w:numId="9">
    <w:abstractNumId w:val="19"/>
  </w:num>
  <w:num w:numId="10">
    <w:abstractNumId w:val="26"/>
  </w:num>
  <w:num w:numId="11">
    <w:abstractNumId w:val="13"/>
  </w:num>
  <w:num w:numId="12">
    <w:abstractNumId w:val="36"/>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12"/>
  </w:num>
  <w:num w:numId="16">
    <w:abstractNumId w:val="19"/>
  </w:num>
  <w:num w:numId="17">
    <w:abstractNumId w:val="19"/>
  </w:num>
  <w:num w:numId="18">
    <w:abstractNumId w:val="37"/>
  </w:num>
  <w:num w:numId="19">
    <w:abstractNumId w:val="31"/>
  </w:num>
  <w:num w:numId="20">
    <w:abstractNumId w:val="44"/>
  </w:num>
  <w:num w:numId="21">
    <w:abstractNumId w:val="17"/>
  </w:num>
  <w:num w:numId="22">
    <w:abstractNumId w:val="19"/>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
  </w:num>
  <w:num w:numId="25">
    <w:abstractNumId w:val="53"/>
  </w:num>
  <w:num w:numId="26">
    <w:abstractNumId w:val="54"/>
  </w:num>
  <w:num w:numId="27">
    <w:abstractNumId w:val="14"/>
  </w:num>
  <w:num w:numId="28">
    <w:abstractNumId w:val="3"/>
  </w:num>
  <w:num w:numId="29">
    <w:abstractNumId w:val="10"/>
  </w:num>
  <w:num w:numId="30">
    <w:abstractNumId w:val="34"/>
  </w:num>
  <w:num w:numId="31">
    <w:abstractNumId w:val="52"/>
  </w:num>
  <w:num w:numId="32">
    <w:abstractNumId w:val="51"/>
  </w:num>
  <w:num w:numId="33">
    <w:abstractNumId w:val="35"/>
  </w:num>
  <w:num w:numId="34">
    <w:abstractNumId w:val="32"/>
  </w:num>
  <w:num w:numId="35">
    <w:abstractNumId w:val="40"/>
  </w:num>
  <w:num w:numId="36">
    <w:abstractNumId w:val="33"/>
  </w:num>
  <w:num w:numId="37">
    <w:abstractNumId w:val="1"/>
  </w:num>
  <w:num w:numId="38">
    <w:abstractNumId w:val="11"/>
  </w:num>
  <w:num w:numId="39">
    <w:abstractNumId w:val="22"/>
  </w:num>
  <w:num w:numId="40">
    <w:abstractNumId w:val="48"/>
  </w:num>
  <w:num w:numId="41">
    <w:abstractNumId w:val="7"/>
  </w:num>
  <w:num w:numId="42">
    <w:abstractNumId w:val="29"/>
  </w:num>
  <w:num w:numId="43">
    <w:abstractNumId w:val="42"/>
  </w:num>
  <w:num w:numId="44">
    <w:abstractNumId w:val="20"/>
  </w:num>
  <w:num w:numId="45">
    <w:abstractNumId w:val="38"/>
  </w:num>
  <w:num w:numId="46">
    <w:abstractNumId w:val="46"/>
  </w:num>
  <w:num w:numId="47">
    <w:abstractNumId w:val="0"/>
  </w:num>
  <w:num w:numId="48">
    <w:abstractNumId w:val="30"/>
  </w:num>
  <w:num w:numId="49">
    <w:abstractNumId w:val="6"/>
  </w:num>
  <w:num w:numId="50">
    <w:abstractNumId w:val="25"/>
  </w:num>
  <w:num w:numId="51">
    <w:abstractNumId w:val="45"/>
  </w:num>
  <w:num w:numId="52">
    <w:abstractNumId w:val="18"/>
  </w:num>
  <w:num w:numId="53">
    <w:abstractNumId w:val="41"/>
  </w:num>
  <w:num w:numId="54">
    <w:abstractNumId w:val="47"/>
  </w:num>
  <w:num w:numId="55">
    <w:abstractNumId w:val="43"/>
  </w:num>
  <w:num w:numId="56">
    <w:abstractNumId w:val="50"/>
  </w:num>
  <w:num w:numId="57">
    <w:abstractNumId w:val="9"/>
  </w:num>
  <w:num w:numId="58">
    <w:abstractNumId w:val="27"/>
  </w:num>
  <w:num w:numId="59">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081"/>
    <w:rsid w:val="0000053D"/>
    <w:rsid w:val="00000E9E"/>
    <w:rsid w:val="000013BA"/>
    <w:rsid w:val="000017E9"/>
    <w:rsid w:val="00002113"/>
    <w:rsid w:val="00003FDC"/>
    <w:rsid w:val="00004100"/>
    <w:rsid w:val="00005836"/>
    <w:rsid w:val="000064C5"/>
    <w:rsid w:val="000069E1"/>
    <w:rsid w:val="00007C07"/>
    <w:rsid w:val="000123B6"/>
    <w:rsid w:val="00013C0B"/>
    <w:rsid w:val="00013E0B"/>
    <w:rsid w:val="00014B9D"/>
    <w:rsid w:val="0001518F"/>
    <w:rsid w:val="0001581B"/>
    <w:rsid w:val="00015DD1"/>
    <w:rsid w:val="00016E2B"/>
    <w:rsid w:val="00017607"/>
    <w:rsid w:val="00017A1F"/>
    <w:rsid w:val="0002146C"/>
    <w:rsid w:val="0002430B"/>
    <w:rsid w:val="000251CC"/>
    <w:rsid w:val="000252F9"/>
    <w:rsid w:val="000263FE"/>
    <w:rsid w:val="00026DAB"/>
    <w:rsid w:val="00027B43"/>
    <w:rsid w:val="0003058E"/>
    <w:rsid w:val="000308EA"/>
    <w:rsid w:val="00031F83"/>
    <w:rsid w:val="000322D0"/>
    <w:rsid w:val="0003268B"/>
    <w:rsid w:val="00032B68"/>
    <w:rsid w:val="00034802"/>
    <w:rsid w:val="00034E14"/>
    <w:rsid w:val="000350F5"/>
    <w:rsid w:val="000363D4"/>
    <w:rsid w:val="0003792A"/>
    <w:rsid w:val="00040A88"/>
    <w:rsid w:val="00042176"/>
    <w:rsid w:val="00044F7F"/>
    <w:rsid w:val="0004533E"/>
    <w:rsid w:val="00045D67"/>
    <w:rsid w:val="00046C61"/>
    <w:rsid w:val="00046EB7"/>
    <w:rsid w:val="00047B72"/>
    <w:rsid w:val="000564BE"/>
    <w:rsid w:val="00056FB4"/>
    <w:rsid w:val="000575A5"/>
    <w:rsid w:val="00057A47"/>
    <w:rsid w:val="00060547"/>
    <w:rsid w:val="00060BDB"/>
    <w:rsid w:val="00060CFA"/>
    <w:rsid w:val="00060EEC"/>
    <w:rsid w:val="000621EE"/>
    <w:rsid w:val="000633F4"/>
    <w:rsid w:val="0006361C"/>
    <w:rsid w:val="000640CB"/>
    <w:rsid w:val="000642EF"/>
    <w:rsid w:val="00064CC9"/>
    <w:rsid w:val="00065157"/>
    <w:rsid w:val="00066145"/>
    <w:rsid w:val="0007038F"/>
    <w:rsid w:val="00071768"/>
    <w:rsid w:val="000732DC"/>
    <w:rsid w:val="000751FC"/>
    <w:rsid w:val="00075765"/>
    <w:rsid w:val="00075C69"/>
    <w:rsid w:val="00076F94"/>
    <w:rsid w:val="00077931"/>
    <w:rsid w:val="00077E59"/>
    <w:rsid w:val="0008019D"/>
    <w:rsid w:val="00080DF0"/>
    <w:rsid w:val="00081868"/>
    <w:rsid w:val="00081EF2"/>
    <w:rsid w:val="00083264"/>
    <w:rsid w:val="00083659"/>
    <w:rsid w:val="00084870"/>
    <w:rsid w:val="00084DF0"/>
    <w:rsid w:val="000856F1"/>
    <w:rsid w:val="00085EF7"/>
    <w:rsid w:val="000865C5"/>
    <w:rsid w:val="00087BE5"/>
    <w:rsid w:val="00087EE9"/>
    <w:rsid w:val="00090207"/>
    <w:rsid w:val="00090977"/>
    <w:rsid w:val="000926D9"/>
    <w:rsid w:val="000937CC"/>
    <w:rsid w:val="00093FEA"/>
    <w:rsid w:val="00096455"/>
    <w:rsid w:val="00096D11"/>
    <w:rsid w:val="00097B48"/>
    <w:rsid w:val="000A1961"/>
    <w:rsid w:val="000A3BC8"/>
    <w:rsid w:val="000A4E74"/>
    <w:rsid w:val="000A5D84"/>
    <w:rsid w:val="000A5DC3"/>
    <w:rsid w:val="000A60A5"/>
    <w:rsid w:val="000A7261"/>
    <w:rsid w:val="000A7C4C"/>
    <w:rsid w:val="000B0375"/>
    <w:rsid w:val="000B0EBB"/>
    <w:rsid w:val="000B1714"/>
    <w:rsid w:val="000B1DDB"/>
    <w:rsid w:val="000B3162"/>
    <w:rsid w:val="000B3CE8"/>
    <w:rsid w:val="000B3E6E"/>
    <w:rsid w:val="000B52C2"/>
    <w:rsid w:val="000B5C88"/>
    <w:rsid w:val="000B5CD1"/>
    <w:rsid w:val="000B5D10"/>
    <w:rsid w:val="000B5D5A"/>
    <w:rsid w:val="000B6113"/>
    <w:rsid w:val="000B61BE"/>
    <w:rsid w:val="000B653A"/>
    <w:rsid w:val="000C05F5"/>
    <w:rsid w:val="000C0B43"/>
    <w:rsid w:val="000C18CE"/>
    <w:rsid w:val="000C24FC"/>
    <w:rsid w:val="000C3CCB"/>
    <w:rsid w:val="000C416E"/>
    <w:rsid w:val="000C5195"/>
    <w:rsid w:val="000C572F"/>
    <w:rsid w:val="000C6ED2"/>
    <w:rsid w:val="000D037A"/>
    <w:rsid w:val="000D105B"/>
    <w:rsid w:val="000D1680"/>
    <w:rsid w:val="000D33F6"/>
    <w:rsid w:val="000D3A62"/>
    <w:rsid w:val="000D5BA1"/>
    <w:rsid w:val="000D621F"/>
    <w:rsid w:val="000D747A"/>
    <w:rsid w:val="000D7803"/>
    <w:rsid w:val="000E00B9"/>
    <w:rsid w:val="000E0B28"/>
    <w:rsid w:val="000E243F"/>
    <w:rsid w:val="000E3304"/>
    <w:rsid w:val="000E34EA"/>
    <w:rsid w:val="000E38F7"/>
    <w:rsid w:val="000E3FCF"/>
    <w:rsid w:val="000E41DD"/>
    <w:rsid w:val="000E5BF1"/>
    <w:rsid w:val="000E6050"/>
    <w:rsid w:val="000E7672"/>
    <w:rsid w:val="000F1B81"/>
    <w:rsid w:val="000F1EC0"/>
    <w:rsid w:val="000F242C"/>
    <w:rsid w:val="000F47D8"/>
    <w:rsid w:val="000F4D77"/>
    <w:rsid w:val="000F770D"/>
    <w:rsid w:val="001015E5"/>
    <w:rsid w:val="0010176B"/>
    <w:rsid w:val="001018BF"/>
    <w:rsid w:val="00103D03"/>
    <w:rsid w:val="0010413E"/>
    <w:rsid w:val="00105319"/>
    <w:rsid w:val="00106AA4"/>
    <w:rsid w:val="0011006A"/>
    <w:rsid w:val="00111194"/>
    <w:rsid w:val="001115BF"/>
    <w:rsid w:val="00111B67"/>
    <w:rsid w:val="0011395D"/>
    <w:rsid w:val="001146DB"/>
    <w:rsid w:val="001157B7"/>
    <w:rsid w:val="00116E52"/>
    <w:rsid w:val="001175F1"/>
    <w:rsid w:val="00117D81"/>
    <w:rsid w:val="0012019A"/>
    <w:rsid w:val="00121777"/>
    <w:rsid w:val="001229F8"/>
    <w:rsid w:val="00122FE7"/>
    <w:rsid w:val="001233AF"/>
    <w:rsid w:val="00123AF1"/>
    <w:rsid w:val="00127CCF"/>
    <w:rsid w:val="00131C91"/>
    <w:rsid w:val="001326E2"/>
    <w:rsid w:val="00135D41"/>
    <w:rsid w:val="001407EB"/>
    <w:rsid w:val="00141A13"/>
    <w:rsid w:val="00141AE2"/>
    <w:rsid w:val="001434D5"/>
    <w:rsid w:val="001437E7"/>
    <w:rsid w:val="00143EE4"/>
    <w:rsid w:val="00144281"/>
    <w:rsid w:val="001442AA"/>
    <w:rsid w:val="00144D68"/>
    <w:rsid w:val="00144DA2"/>
    <w:rsid w:val="00145132"/>
    <w:rsid w:val="0015010A"/>
    <w:rsid w:val="0015058F"/>
    <w:rsid w:val="001506DC"/>
    <w:rsid w:val="00150A36"/>
    <w:rsid w:val="0015177B"/>
    <w:rsid w:val="001537AF"/>
    <w:rsid w:val="00154B07"/>
    <w:rsid w:val="00155FCA"/>
    <w:rsid w:val="00157445"/>
    <w:rsid w:val="00157803"/>
    <w:rsid w:val="00161207"/>
    <w:rsid w:val="00162176"/>
    <w:rsid w:val="0016293C"/>
    <w:rsid w:val="001636DD"/>
    <w:rsid w:val="00163A68"/>
    <w:rsid w:val="00164C0B"/>
    <w:rsid w:val="00164F41"/>
    <w:rsid w:val="00167BFF"/>
    <w:rsid w:val="00170081"/>
    <w:rsid w:val="00170B82"/>
    <w:rsid w:val="00170C4F"/>
    <w:rsid w:val="0017161A"/>
    <w:rsid w:val="00172D1C"/>
    <w:rsid w:val="00172E13"/>
    <w:rsid w:val="00172EE5"/>
    <w:rsid w:val="0017467D"/>
    <w:rsid w:val="00177247"/>
    <w:rsid w:val="00177480"/>
    <w:rsid w:val="00177AB9"/>
    <w:rsid w:val="00180EFE"/>
    <w:rsid w:val="00184030"/>
    <w:rsid w:val="00184779"/>
    <w:rsid w:val="001851A2"/>
    <w:rsid w:val="0018530E"/>
    <w:rsid w:val="001861C3"/>
    <w:rsid w:val="00186569"/>
    <w:rsid w:val="00186CDE"/>
    <w:rsid w:val="00187499"/>
    <w:rsid w:val="00190FE5"/>
    <w:rsid w:val="00191266"/>
    <w:rsid w:val="00191BEE"/>
    <w:rsid w:val="00191FD2"/>
    <w:rsid w:val="00192051"/>
    <w:rsid w:val="001941C3"/>
    <w:rsid w:val="0019448D"/>
    <w:rsid w:val="001953AA"/>
    <w:rsid w:val="00196493"/>
    <w:rsid w:val="001967B7"/>
    <w:rsid w:val="00197661"/>
    <w:rsid w:val="001A07E7"/>
    <w:rsid w:val="001A234C"/>
    <w:rsid w:val="001A31F8"/>
    <w:rsid w:val="001A42BF"/>
    <w:rsid w:val="001A49CD"/>
    <w:rsid w:val="001A4B7D"/>
    <w:rsid w:val="001A4F1C"/>
    <w:rsid w:val="001A4FEA"/>
    <w:rsid w:val="001A6A55"/>
    <w:rsid w:val="001A6D31"/>
    <w:rsid w:val="001A79F2"/>
    <w:rsid w:val="001B0797"/>
    <w:rsid w:val="001B0AAE"/>
    <w:rsid w:val="001B1699"/>
    <w:rsid w:val="001B3ECD"/>
    <w:rsid w:val="001B5C39"/>
    <w:rsid w:val="001B6C4D"/>
    <w:rsid w:val="001B725C"/>
    <w:rsid w:val="001B766D"/>
    <w:rsid w:val="001B7DF1"/>
    <w:rsid w:val="001C0017"/>
    <w:rsid w:val="001C04DA"/>
    <w:rsid w:val="001C2503"/>
    <w:rsid w:val="001C25A9"/>
    <w:rsid w:val="001C293D"/>
    <w:rsid w:val="001C2D5C"/>
    <w:rsid w:val="001C4F32"/>
    <w:rsid w:val="001C5385"/>
    <w:rsid w:val="001C54F4"/>
    <w:rsid w:val="001C6ED4"/>
    <w:rsid w:val="001D11EE"/>
    <w:rsid w:val="001D23B8"/>
    <w:rsid w:val="001D2BBA"/>
    <w:rsid w:val="001D41D4"/>
    <w:rsid w:val="001D4C7E"/>
    <w:rsid w:val="001D5F12"/>
    <w:rsid w:val="001D7027"/>
    <w:rsid w:val="001D7890"/>
    <w:rsid w:val="001D7C1B"/>
    <w:rsid w:val="001E0796"/>
    <w:rsid w:val="001E32A3"/>
    <w:rsid w:val="001E4654"/>
    <w:rsid w:val="001E6822"/>
    <w:rsid w:val="001E784A"/>
    <w:rsid w:val="001F2FB0"/>
    <w:rsid w:val="001F3004"/>
    <w:rsid w:val="001F3B63"/>
    <w:rsid w:val="001F40F3"/>
    <w:rsid w:val="001F43E4"/>
    <w:rsid w:val="001F58F9"/>
    <w:rsid w:val="001F75AA"/>
    <w:rsid w:val="001F771D"/>
    <w:rsid w:val="001F7747"/>
    <w:rsid w:val="001F7A1E"/>
    <w:rsid w:val="00201345"/>
    <w:rsid w:val="0020247B"/>
    <w:rsid w:val="00202F9A"/>
    <w:rsid w:val="002041F9"/>
    <w:rsid w:val="002045E4"/>
    <w:rsid w:val="002071C2"/>
    <w:rsid w:val="00210B33"/>
    <w:rsid w:val="00210DB4"/>
    <w:rsid w:val="0021248A"/>
    <w:rsid w:val="00212CCB"/>
    <w:rsid w:val="00215855"/>
    <w:rsid w:val="0022010B"/>
    <w:rsid w:val="00220A0F"/>
    <w:rsid w:val="00221D3F"/>
    <w:rsid w:val="002220E6"/>
    <w:rsid w:val="00222F92"/>
    <w:rsid w:val="00223B8A"/>
    <w:rsid w:val="00223BE6"/>
    <w:rsid w:val="002245EB"/>
    <w:rsid w:val="00227233"/>
    <w:rsid w:val="00227482"/>
    <w:rsid w:val="00227FE3"/>
    <w:rsid w:val="00230AE8"/>
    <w:rsid w:val="002328C0"/>
    <w:rsid w:val="002328C2"/>
    <w:rsid w:val="002338E4"/>
    <w:rsid w:val="0023430C"/>
    <w:rsid w:val="0023433E"/>
    <w:rsid w:val="002357E1"/>
    <w:rsid w:val="00235E72"/>
    <w:rsid w:val="00237592"/>
    <w:rsid w:val="002409F4"/>
    <w:rsid w:val="00240A80"/>
    <w:rsid w:val="0024168A"/>
    <w:rsid w:val="00241A30"/>
    <w:rsid w:val="0024278D"/>
    <w:rsid w:val="00245191"/>
    <w:rsid w:val="002457D4"/>
    <w:rsid w:val="00247855"/>
    <w:rsid w:val="002479F1"/>
    <w:rsid w:val="0025016C"/>
    <w:rsid w:val="00250854"/>
    <w:rsid w:val="00250A09"/>
    <w:rsid w:val="00250BFD"/>
    <w:rsid w:val="00253730"/>
    <w:rsid w:val="00253FC4"/>
    <w:rsid w:val="00254BE5"/>
    <w:rsid w:val="00254F0F"/>
    <w:rsid w:val="0025534D"/>
    <w:rsid w:val="002557F4"/>
    <w:rsid w:val="00255CB3"/>
    <w:rsid w:val="002566D5"/>
    <w:rsid w:val="00257354"/>
    <w:rsid w:val="002574C9"/>
    <w:rsid w:val="00257B76"/>
    <w:rsid w:val="002619EF"/>
    <w:rsid w:val="00261FE0"/>
    <w:rsid w:val="00263B7B"/>
    <w:rsid w:val="002650C8"/>
    <w:rsid w:val="0026527D"/>
    <w:rsid w:val="00265333"/>
    <w:rsid w:val="002654A5"/>
    <w:rsid w:val="00265B38"/>
    <w:rsid w:val="002701BE"/>
    <w:rsid w:val="00270E68"/>
    <w:rsid w:val="00270F90"/>
    <w:rsid w:val="002715BD"/>
    <w:rsid w:val="002735D2"/>
    <w:rsid w:val="0027391B"/>
    <w:rsid w:val="00273E0A"/>
    <w:rsid w:val="00276FED"/>
    <w:rsid w:val="00281831"/>
    <w:rsid w:val="002820EC"/>
    <w:rsid w:val="00282BFA"/>
    <w:rsid w:val="0028341D"/>
    <w:rsid w:val="002836FF"/>
    <w:rsid w:val="00283A3E"/>
    <w:rsid w:val="00284EA7"/>
    <w:rsid w:val="002866B5"/>
    <w:rsid w:val="0028696C"/>
    <w:rsid w:val="00286A49"/>
    <w:rsid w:val="00287AFB"/>
    <w:rsid w:val="00290886"/>
    <w:rsid w:val="00291CA5"/>
    <w:rsid w:val="0029240D"/>
    <w:rsid w:val="00292C39"/>
    <w:rsid w:val="00293375"/>
    <w:rsid w:val="00293E95"/>
    <w:rsid w:val="0029545B"/>
    <w:rsid w:val="002964F3"/>
    <w:rsid w:val="002967F6"/>
    <w:rsid w:val="00296A85"/>
    <w:rsid w:val="00296F71"/>
    <w:rsid w:val="00297DF5"/>
    <w:rsid w:val="002A0357"/>
    <w:rsid w:val="002A1F05"/>
    <w:rsid w:val="002A1F2E"/>
    <w:rsid w:val="002A2337"/>
    <w:rsid w:val="002A2F85"/>
    <w:rsid w:val="002A3D1F"/>
    <w:rsid w:val="002A6751"/>
    <w:rsid w:val="002A6F1D"/>
    <w:rsid w:val="002A7D91"/>
    <w:rsid w:val="002B11BB"/>
    <w:rsid w:val="002B1769"/>
    <w:rsid w:val="002B1CEE"/>
    <w:rsid w:val="002B22F8"/>
    <w:rsid w:val="002B26F8"/>
    <w:rsid w:val="002B30F5"/>
    <w:rsid w:val="002B3B56"/>
    <w:rsid w:val="002B4D4D"/>
    <w:rsid w:val="002B4E0C"/>
    <w:rsid w:val="002B5678"/>
    <w:rsid w:val="002B6662"/>
    <w:rsid w:val="002B7695"/>
    <w:rsid w:val="002C09F8"/>
    <w:rsid w:val="002C35E4"/>
    <w:rsid w:val="002C3CB2"/>
    <w:rsid w:val="002C425E"/>
    <w:rsid w:val="002C5B66"/>
    <w:rsid w:val="002C62DA"/>
    <w:rsid w:val="002C6786"/>
    <w:rsid w:val="002D0A1A"/>
    <w:rsid w:val="002D2930"/>
    <w:rsid w:val="002D2DF7"/>
    <w:rsid w:val="002D37DC"/>
    <w:rsid w:val="002D7531"/>
    <w:rsid w:val="002D7C8C"/>
    <w:rsid w:val="002E2738"/>
    <w:rsid w:val="002E41D3"/>
    <w:rsid w:val="002E5997"/>
    <w:rsid w:val="002E6579"/>
    <w:rsid w:val="002E76B6"/>
    <w:rsid w:val="002F05C0"/>
    <w:rsid w:val="002F0A1F"/>
    <w:rsid w:val="002F0ABD"/>
    <w:rsid w:val="002F126F"/>
    <w:rsid w:val="002F279C"/>
    <w:rsid w:val="002F2ACB"/>
    <w:rsid w:val="002F3448"/>
    <w:rsid w:val="002F38CF"/>
    <w:rsid w:val="002F4F61"/>
    <w:rsid w:val="002F540F"/>
    <w:rsid w:val="003003FC"/>
    <w:rsid w:val="0030123B"/>
    <w:rsid w:val="003012DC"/>
    <w:rsid w:val="00301D1A"/>
    <w:rsid w:val="00302734"/>
    <w:rsid w:val="00302A6B"/>
    <w:rsid w:val="00303560"/>
    <w:rsid w:val="003035ED"/>
    <w:rsid w:val="00304000"/>
    <w:rsid w:val="003051B8"/>
    <w:rsid w:val="0030540B"/>
    <w:rsid w:val="0030690A"/>
    <w:rsid w:val="003069FA"/>
    <w:rsid w:val="00306D24"/>
    <w:rsid w:val="0030704A"/>
    <w:rsid w:val="003073C4"/>
    <w:rsid w:val="00307B45"/>
    <w:rsid w:val="0031320A"/>
    <w:rsid w:val="00313E74"/>
    <w:rsid w:val="00315173"/>
    <w:rsid w:val="00317641"/>
    <w:rsid w:val="00317AF9"/>
    <w:rsid w:val="003207C2"/>
    <w:rsid w:val="00321100"/>
    <w:rsid w:val="00321279"/>
    <w:rsid w:val="00321E68"/>
    <w:rsid w:val="0032241D"/>
    <w:rsid w:val="00323BCC"/>
    <w:rsid w:val="00324CBF"/>
    <w:rsid w:val="00324E7C"/>
    <w:rsid w:val="00325168"/>
    <w:rsid w:val="003254A6"/>
    <w:rsid w:val="00326B4B"/>
    <w:rsid w:val="00326F8C"/>
    <w:rsid w:val="00327109"/>
    <w:rsid w:val="00327CFF"/>
    <w:rsid w:val="00334E22"/>
    <w:rsid w:val="00336CBA"/>
    <w:rsid w:val="0033747C"/>
    <w:rsid w:val="00340E31"/>
    <w:rsid w:val="00341382"/>
    <w:rsid w:val="0034191E"/>
    <w:rsid w:val="00341FCA"/>
    <w:rsid w:val="00345094"/>
    <w:rsid w:val="0034729F"/>
    <w:rsid w:val="003476C3"/>
    <w:rsid w:val="003477C6"/>
    <w:rsid w:val="003501B1"/>
    <w:rsid w:val="00350728"/>
    <w:rsid w:val="00351AA8"/>
    <w:rsid w:val="00352E18"/>
    <w:rsid w:val="003540EB"/>
    <w:rsid w:val="00354EF0"/>
    <w:rsid w:val="003561AB"/>
    <w:rsid w:val="00356996"/>
    <w:rsid w:val="00357707"/>
    <w:rsid w:val="00357F0F"/>
    <w:rsid w:val="0036086A"/>
    <w:rsid w:val="0036158F"/>
    <w:rsid w:val="00361F8D"/>
    <w:rsid w:val="003629D1"/>
    <w:rsid w:val="0036320B"/>
    <w:rsid w:val="003641C7"/>
    <w:rsid w:val="0036528F"/>
    <w:rsid w:val="0036662D"/>
    <w:rsid w:val="00371232"/>
    <w:rsid w:val="0037146F"/>
    <w:rsid w:val="003721D5"/>
    <w:rsid w:val="00373C65"/>
    <w:rsid w:val="00374885"/>
    <w:rsid w:val="00374AC6"/>
    <w:rsid w:val="00375459"/>
    <w:rsid w:val="00376CD1"/>
    <w:rsid w:val="003777BC"/>
    <w:rsid w:val="0038044E"/>
    <w:rsid w:val="00380EDD"/>
    <w:rsid w:val="00381B84"/>
    <w:rsid w:val="00381FA5"/>
    <w:rsid w:val="00383132"/>
    <w:rsid w:val="003844C6"/>
    <w:rsid w:val="00384B07"/>
    <w:rsid w:val="0038525C"/>
    <w:rsid w:val="00385516"/>
    <w:rsid w:val="00392311"/>
    <w:rsid w:val="00393BC9"/>
    <w:rsid w:val="00393BD8"/>
    <w:rsid w:val="0039457C"/>
    <w:rsid w:val="003962B3"/>
    <w:rsid w:val="003971A9"/>
    <w:rsid w:val="003A0672"/>
    <w:rsid w:val="003A0C0C"/>
    <w:rsid w:val="003A0FA7"/>
    <w:rsid w:val="003A23D8"/>
    <w:rsid w:val="003A47D9"/>
    <w:rsid w:val="003A4FD2"/>
    <w:rsid w:val="003A54A3"/>
    <w:rsid w:val="003A5C80"/>
    <w:rsid w:val="003A6EFF"/>
    <w:rsid w:val="003A7E6E"/>
    <w:rsid w:val="003B1C4B"/>
    <w:rsid w:val="003B21F1"/>
    <w:rsid w:val="003B29DE"/>
    <w:rsid w:val="003B380D"/>
    <w:rsid w:val="003B4858"/>
    <w:rsid w:val="003B5DF3"/>
    <w:rsid w:val="003B66BD"/>
    <w:rsid w:val="003B6B5E"/>
    <w:rsid w:val="003C04A7"/>
    <w:rsid w:val="003C2C4F"/>
    <w:rsid w:val="003C4641"/>
    <w:rsid w:val="003C5C2D"/>
    <w:rsid w:val="003C6308"/>
    <w:rsid w:val="003C66ED"/>
    <w:rsid w:val="003C7240"/>
    <w:rsid w:val="003C7C86"/>
    <w:rsid w:val="003D14C0"/>
    <w:rsid w:val="003D232D"/>
    <w:rsid w:val="003D3B8A"/>
    <w:rsid w:val="003E032A"/>
    <w:rsid w:val="003E068C"/>
    <w:rsid w:val="003E113B"/>
    <w:rsid w:val="003E334C"/>
    <w:rsid w:val="003E3389"/>
    <w:rsid w:val="003E37E1"/>
    <w:rsid w:val="003E4AC6"/>
    <w:rsid w:val="003E4FFE"/>
    <w:rsid w:val="003E5199"/>
    <w:rsid w:val="003E7ADF"/>
    <w:rsid w:val="003F3997"/>
    <w:rsid w:val="003F5FBB"/>
    <w:rsid w:val="003F6F49"/>
    <w:rsid w:val="003F706F"/>
    <w:rsid w:val="003F7740"/>
    <w:rsid w:val="00401CFC"/>
    <w:rsid w:val="00404686"/>
    <w:rsid w:val="0040474A"/>
    <w:rsid w:val="004047E4"/>
    <w:rsid w:val="00404E01"/>
    <w:rsid w:val="00405B81"/>
    <w:rsid w:val="00405E4B"/>
    <w:rsid w:val="00406474"/>
    <w:rsid w:val="004069CD"/>
    <w:rsid w:val="00407CAE"/>
    <w:rsid w:val="00407CFA"/>
    <w:rsid w:val="00410691"/>
    <w:rsid w:val="00411412"/>
    <w:rsid w:val="004126C2"/>
    <w:rsid w:val="00412D0B"/>
    <w:rsid w:val="0041407D"/>
    <w:rsid w:val="00415629"/>
    <w:rsid w:val="00416418"/>
    <w:rsid w:val="0041707F"/>
    <w:rsid w:val="00417705"/>
    <w:rsid w:val="004211D5"/>
    <w:rsid w:val="0042213A"/>
    <w:rsid w:val="00423046"/>
    <w:rsid w:val="0042372D"/>
    <w:rsid w:val="00426071"/>
    <w:rsid w:val="00426E2C"/>
    <w:rsid w:val="00430036"/>
    <w:rsid w:val="004301E2"/>
    <w:rsid w:val="004307FB"/>
    <w:rsid w:val="00431498"/>
    <w:rsid w:val="004314AA"/>
    <w:rsid w:val="00431C26"/>
    <w:rsid w:val="00433746"/>
    <w:rsid w:val="00434B3B"/>
    <w:rsid w:val="00436AC5"/>
    <w:rsid w:val="00437B0D"/>
    <w:rsid w:val="00440572"/>
    <w:rsid w:val="00441A31"/>
    <w:rsid w:val="004430B6"/>
    <w:rsid w:val="004436A4"/>
    <w:rsid w:val="004446E8"/>
    <w:rsid w:val="00444A34"/>
    <w:rsid w:val="00445C12"/>
    <w:rsid w:val="00445E62"/>
    <w:rsid w:val="004460BA"/>
    <w:rsid w:val="004479C9"/>
    <w:rsid w:val="00450AA1"/>
    <w:rsid w:val="00451452"/>
    <w:rsid w:val="00452557"/>
    <w:rsid w:val="00452EB1"/>
    <w:rsid w:val="0045468D"/>
    <w:rsid w:val="00454B95"/>
    <w:rsid w:val="00455745"/>
    <w:rsid w:val="00457AD4"/>
    <w:rsid w:val="00460AC2"/>
    <w:rsid w:val="00461EAB"/>
    <w:rsid w:val="00462585"/>
    <w:rsid w:val="0046388E"/>
    <w:rsid w:val="00465627"/>
    <w:rsid w:val="00466560"/>
    <w:rsid w:val="00467401"/>
    <w:rsid w:val="00467E91"/>
    <w:rsid w:val="0047022A"/>
    <w:rsid w:val="004708F2"/>
    <w:rsid w:val="00470B43"/>
    <w:rsid w:val="004715DA"/>
    <w:rsid w:val="00471862"/>
    <w:rsid w:val="004728F0"/>
    <w:rsid w:val="00472A68"/>
    <w:rsid w:val="004737B7"/>
    <w:rsid w:val="00474965"/>
    <w:rsid w:val="00474B4D"/>
    <w:rsid w:val="0047663D"/>
    <w:rsid w:val="0048061E"/>
    <w:rsid w:val="00480874"/>
    <w:rsid w:val="004846AF"/>
    <w:rsid w:val="00485DCE"/>
    <w:rsid w:val="004877B2"/>
    <w:rsid w:val="004902DF"/>
    <w:rsid w:val="00490594"/>
    <w:rsid w:val="0049098C"/>
    <w:rsid w:val="00490A85"/>
    <w:rsid w:val="004931D2"/>
    <w:rsid w:val="004931F8"/>
    <w:rsid w:val="00493400"/>
    <w:rsid w:val="00493712"/>
    <w:rsid w:val="00493E6E"/>
    <w:rsid w:val="004951FD"/>
    <w:rsid w:val="004A0A5C"/>
    <w:rsid w:val="004A17DB"/>
    <w:rsid w:val="004A20A2"/>
    <w:rsid w:val="004A37DE"/>
    <w:rsid w:val="004A40F3"/>
    <w:rsid w:val="004A4547"/>
    <w:rsid w:val="004A5762"/>
    <w:rsid w:val="004B0802"/>
    <w:rsid w:val="004B0A7C"/>
    <w:rsid w:val="004B12E4"/>
    <w:rsid w:val="004B1C97"/>
    <w:rsid w:val="004B20BA"/>
    <w:rsid w:val="004B26D1"/>
    <w:rsid w:val="004B2A01"/>
    <w:rsid w:val="004B3015"/>
    <w:rsid w:val="004B47E0"/>
    <w:rsid w:val="004B5130"/>
    <w:rsid w:val="004B7CB8"/>
    <w:rsid w:val="004C159F"/>
    <w:rsid w:val="004C2550"/>
    <w:rsid w:val="004C27F0"/>
    <w:rsid w:val="004C30E9"/>
    <w:rsid w:val="004C57CA"/>
    <w:rsid w:val="004C61CF"/>
    <w:rsid w:val="004C7719"/>
    <w:rsid w:val="004D1807"/>
    <w:rsid w:val="004D239E"/>
    <w:rsid w:val="004D264A"/>
    <w:rsid w:val="004D4750"/>
    <w:rsid w:val="004D5A22"/>
    <w:rsid w:val="004D70F5"/>
    <w:rsid w:val="004D799A"/>
    <w:rsid w:val="004D7DE3"/>
    <w:rsid w:val="004E17BA"/>
    <w:rsid w:val="004E2DDB"/>
    <w:rsid w:val="004E2F0B"/>
    <w:rsid w:val="004E2F11"/>
    <w:rsid w:val="004E528F"/>
    <w:rsid w:val="004E54E7"/>
    <w:rsid w:val="004E6DFC"/>
    <w:rsid w:val="004E6E3E"/>
    <w:rsid w:val="004E77CD"/>
    <w:rsid w:val="004F08C4"/>
    <w:rsid w:val="004F1447"/>
    <w:rsid w:val="004F17A9"/>
    <w:rsid w:val="004F23B4"/>
    <w:rsid w:val="004F33F7"/>
    <w:rsid w:val="004F409D"/>
    <w:rsid w:val="004F58E9"/>
    <w:rsid w:val="004F61CC"/>
    <w:rsid w:val="004F6F26"/>
    <w:rsid w:val="004F74F0"/>
    <w:rsid w:val="004F76AF"/>
    <w:rsid w:val="004F78E6"/>
    <w:rsid w:val="0050072C"/>
    <w:rsid w:val="0050130D"/>
    <w:rsid w:val="00501AD0"/>
    <w:rsid w:val="00502517"/>
    <w:rsid w:val="00502E36"/>
    <w:rsid w:val="00503A88"/>
    <w:rsid w:val="00503D6E"/>
    <w:rsid w:val="005044ED"/>
    <w:rsid w:val="0050471E"/>
    <w:rsid w:val="00504F07"/>
    <w:rsid w:val="00506AD2"/>
    <w:rsid w:val="00507AB0"/>
    <w:rsid w:val="00507D75"/>
    <w:rsid w:val="00510571"/>
    <w:rsid w:val="00510F02"/>
    <w:rsid w:val="00512088"/>
    <w:rsid w:val="005122D4"/>
    <w:rsid w:val="00517BD2"/>
    <w:rsid w:val="00520029"/>
    <w:rsid w:val="00520961"/>
    <w:rsid w:val="00521BE4"/>
    <w:rsid w:val="005228E1"/>
    <w:rsid w:val="00522EB6"/>
    <w:rsid w:val="00523B07"/>
    <w:rsid w:val="00523B11"/>
    <w:rsid w:val="00523DA1"/>
    <w:rsid w:val="00524CE6"/>
    <w:rsid w:val="00526083"/>
    <w:rsid w:val="005260B2"/>
    <w:rsid w:val="00526498"/>
    <w:rsid w:val="005303D8"/>
    <w:rsid w:val="00530821"/>
    <w:rsid w:val="00531CAD"/>
    <w:rsid w:val="005322D8"/>
    <w:rsid w:val="00532B76"/>
    <w:rsid w:val="00533833"/>
    <w:rsid w:val="0053393D"/>
    <w:rsid w:val="00533E99"/>
    <w:rsid w:val="00534C38"/>
    <w:rsid w:val="0053563E"/>
    <w:rsid w:val="005358EC"/>
    <w:rsid w:val="00537570"/>
    <w:rsid w:val="00540EA1"/>
    <w:rsid w:val="0054227E"/>
    <w:rsid w:val="00542C35"/>
    <w:rsid w:val="005434FF"/>
    <w:rsid w:val="00546F38"/>
    <w:rsid w:val="00550317"/>
    <w:rsid w:val="00550AA5"/>
    <w:rsid w:val="0055191A"/>
    <w:rsid w:val="00551D23"/>
    <w:rsid w:val="0055379A"/>
    <w:rsid w:val="005537A7"/>
    <w:rsid w:val="00553E25"/>
    <w:rsid w:val="005549AD"/>
    <w:rsid w:val="00554FB3"/>
    <w:rsid w:val="00555815"/>
    <w:rsid w:val="00556806"/>
    <w:rsid w:val="005573BA"/>
    <w:rsid w:val="005575DA"/>
    <w:rsid w:val="0055791B"/>
    <w:rsid w:val="00557D67"/>
    <w:rsid w:val="00560F7B"/>
    <w:rsid w:val="00561C24"/>
    <w:rsid w:val="00562579"/>
    <w:rsid w:val="00565A08"/>
    <w:rsid w:val="00565FA5"/>
    <w:rsid w:val="005673F3"/>
    <w:rsid w:val="00567801"/>
    <w:rsid w:val="00570022"/>
    <w:rsid w:val="005702A9"/>
    <w:rsid w:val="005706D1"/>
    <w:rsid w:val="00570856"/>
    <w:rsid w:val="00571672"/>
    <w:rsid w:val="005720A4"/>
    <w:rsid w:val="00573CCB"/>
    <w:rsid w:val="00574052"/>
    <w:rsid w:val="00576AE9"/>
    <w:rsid w:val="00577D59"/>
    <w:rsid w:val="00580034"/>
    <w:rsid w:val="00580654"/>
    <w:rsid w:val="005810D1"/>
    <w:rsid w:val="00582446"/>
    <w:rsid w:val="00584A97"/>
    <w:rsid w:val="00585921"/>
    <w:rsid w:val="00585DF2"/>
    <w:rsid w:val="00585F80"/>
    <w:rsid w:val="00587B5F"/>
    <w:rsid w:val="0059003A"/>
    <w:rsid w:val="00590C1A"/>
    <w:rsid w:val="00594361"/>
    <w:rsid w:val="00594659"/>
    <w:rsid w:val="00595CC5"/>
    <w:rsid w:val="005962D3"/>
    <w:rsid w:val="0059703B"/>
    <w:rsid w:val="005A252E"/>
    <w:rsid w:val="005A3674"/>
    <w:rsid w:val="005A4820"/>
    <w:rsid w:val="005A52CA"/>
    <w:rsid w:val="005A5F03"/>
    <w:rsid w:val="005A634F"/>
    <w:rsid w:val="005A7175"/>
    <w:rsid w:val="005A7F0A"/>
    <w:rsid w:val="005B1522"/>
    <w:rsid w:val="005B1BAF"/>
    <w:rsid w:val="005B1D71"/>
    <w:rsid w:val="005B1E61"/>
    <w:rsid w:val="005B2A20"/>
    <w:rsid w:val="005B2D11"/>
    <w:rsid w:val="005B2E7B"/>
    <w:rsid w:val="005B3E51"/>
    <w:rsid w:val="005B5738"/>
    <w:rsid w:val="005B610C"/>
    <w:rsid w:val="005B6ECA"/>
    <w:rsid w:val="005B7AB8"/>
    <w:rsid w:val="005B7B3E"/>
    <w:rsid w:val="005C02F2"/>
    <w:rsid w:val="005C113A"/>
    <w:rsid w:val="005C1601"/>
    <w:rsid w:val="005C1948"/>
    <w:rsid w:val="005C1E49"/>
    <w:rsid w:val="005C1F1F"/>
    <w:rsid w:val="005C275C"/>
    <w:rsid w:val="005C2F1E"/>
    <w:rsid w:val="005C3B8D"/>
    <w:rsid w:val="005C47C2"/>
    <w:rsid w:val="005C4808"/>
    <w:rsid w:val="005C529B"/>
    <w:rsid w:val="005C5D21"/>
    <w:rsid w:val="005D0454"/>
    <w:rsid w:val="005D1E54"/>
    <w:rsid w:val="005D421A"/>
    <w:rsid w:val="005D4961"/>
    <w:rsid w:val="005D4ED7"/>
    <w:rsid w:val="005D6591"/>
    <w:rsid w:val="005D6683"/>
    <w:rsid w:val="005D6BD6"/>
    <w:rsid w:val="005D72BB"/>
    <w:rsid w:val="005D75EA"/>
    <w:rsid w:val="005D79BF"/>
    <w:rsid w:val="005D7D7E"/>
    <w:rsid w:val="005E1B46"/>
    <w:rsid w:val="005E1C0B"/>
    <w:rsid w:val="005E2EB5"/>
    <w:rsid w:val="005E38BE"/>
    <w:rsid w:val="005E3CA7"/>
    <w:rsid w:val="005E3EF7"/>
    <w:rsid w:val="005E4E2D"/>
    <w:rsid w:val="005E6682"/>
    <w:rsid w:val="005E7E91"/>
    <w:rsid w:val="005E7EEC"/>
    <w:rsid w:val="005E7F17"/>
    <w:rsid w:val="005F0A31"/>
    <w:rsid w:val="005F14A1"/>
    <w:rsid w:val="005F2C3F"/>
    <w:rsid w:val="005F3097"/>
    <w:rsid w:val="005F3150"/>
    <w:rsid w:val="005F3D90"/>
    <w:rsid w:val="005F671E"/>
    <w:rsid w:val="005F7A83"/>
    <w:rsid w:val="005F7EFC"/>
    <w:rsid w:val="00601751"/>
    <w:rsid w:val="00602012"/>
    <w:rsid w:val="006028DD"/>
    <w:rsid w:val="00604526"/>
    <w:rsid w:val="006045D8"/>
    <w:rsid w:val="006047A5"/>
    <w:rsid w:val="0060486E"/>
    <w:rsid w:val="00606A0A"/>
    <w:rsid w:val="00611214"/>
    <w:rsid w:val="006112A6"/>
    <w:rsid w:val="00611ABB"/>
    <w:rsid w:val="00612E9A"/>
    <w:rsid w:val="00612FC5"/>
    <w:rsid w:val="00613119"/>
    <w:rsid w:val="006137FF"/>
    <w:rsid w:val="0061478F"/>
    <w:rsid w:val="00615935"/>
    <w:rsid w:val="006164AB"/>
    <w:rsid w:val="00625A55"/>
    <w:rsid w:val="00627283"/>
    <w:rsid w:val="006333E5"/>
    <w:rsid w:val="0063380B"/>
    <w:rsid w:val="00633C73"/>
    <w:rsid w:val="00637AB9"/>
    <w:rsid w:val="00637C74"/>
    <w:rsid w:val="0064048C"/>
    <w:rsid w:val="00641BB8"/>
    <w:rsid w:val="00641DF3"/>
    <w:rsid w:val="006424D1"/>
    <w:rsid w:val="00642733"/>
    <w:rsid w:val="006428E2"/>
    <w:rsid w:val="00643BF5"/>
    <w:rsid w:val="00646EA9"/>
    <w:rsid w:val="00647F6C"/>
    <w:rsid w:val="00647FE5"/>
    <w:rsid w:val="00651EB6"/>
    <w:rsid w:val="00651ED0"/>
    <w:rsid w:val="00653217"/>
    <w:rsid w:val="006553F9"/>
    <w:rsid w:val="0065680F"/>
    <w:rsid w:val="00657A55"/>
    <w:rsid w:val="006607A7"/>
    <w:rsid w:val="0066184A"/>
    <w:rsid w:val="00661879"/>
    <w:rsid w:val="00662EA4"/>
    <w:rsid w:val="006632FC"/>
    <w:rsid w:val="00663879"/>
    <w:rsid w:val="00663BA9"/>
    <w:rsid w:val="006679D6"/>
    <w:rsid w:val="006709C5"/>
    <w:rsid w:val="00670E8A"/>
    <w:rsid w:val="0067166C"/>
    <w:rsid w:val="006728E9"/>
    <w:rsid w:val="00673C00"/>
    <w:rsid w:val="00675F08"/>
    <w:rsid w:val="006774E3"/>
    <w:rsid w:val="006776BC"/>
    <w:rsid w:val="00677ED6"/>
    <w:rsid w:val="00680523"/>
    <w:rsid w:val="00680CF3"/>
    <w:rsid w:val="00682250"/>
    <w:rsid w:val="00683304"/>
    <w:rsid w:val="00683969"/>
    <w:rsid w:val="0068704A"/>
    <w:rsid w:val="00690ED8"/>
    <w:rsid w:val="00691EE1"/>
    <w:rsid w:val="00692729"/>
    <w:rsid w:val="00692A57"/>
    <w:rsid w:val="00692D17"/>
    <w:rsid w:val="00692E79"/>
    <w:rsid w:val="00693602"/>
    <w:rsid w:val="006945EE"/>
    <w:rsid w:val="00695DCE"/>
    <w:rsid w:val="00695EDD"/>
    <w:rsid w:val="006968D7"/>
    <w:rsid w:val="006973A2"/>
    <w:rsid w:val="00697998"/>
    <w:rsid w:val="00697A16"/>
    <w:rsid w:val="006A0547"/>
    <w:rsid w:val="006A05A5"/>
    <w:rsid w:val="006A08FF"/>
    <w:rsid w:val="006A096C"/>
    <w:rsid w:val="006A0FFD"/>
    <w:rsid w:val="006A56B0"/>
    <w:rsid w:val="006A5945"/>
    <w:rsid w:val="006A6105"/>
    <w:rsid w:val="006A693F"/>
    <w:rsid w:val="006B02C4"/>
    <w:rsid w:val="006B0831"/>
    <w:rsid w:val="006B1939"/>
    <w:rsid w:val="006B2658"/>
    <w:rsid w:val="006B56DB"/>
    <w:rsid w:val="006B692B"/>
    <w:rsid w:val="006C399F"/>
    <w:rsid w:val="006C44FD"/>
    <w:rsid w:val="006C6123"/>
    <w:rsid w:val="006C727E"/>
    <w:rsid w:val="006C7321"/>
    <w:rsid w:val="006C7E47"/>
    <w:rsid w:val="006D07BE"/>
    <w:rsid w:val="006D0972"/>
    <w:rsid w:val="006D17E7"/>
    <w:rsid w:val="006D346F"/>
    <w:rsid w:val="006D563B"/>
    <w:rsid w:val="006D5B84"/>
    <w:rsid w:val="006D638B"/>
    <w:rsid w:val="006E1904"/>
    <w:rsid w:val="006E1B74"/>
    <w:rsid w:val="006E2FBB"/>
    <w:rsid w:val="006E6038"/>
    <w:rsid w:val="006E7247"/>
    <w:rsid w:val="006E75D4"/>
    <w:rsid w:val="006F00DA"/>
    <w:rsid w:val="006F01C6"/>
    <w:rsid w:val="006F07CD"/>
    <w:rsid w:val="006F31CE"/>
    <w:rsid w:val="006F3228"/>
    <w:rsid w:val="006F3556"/>
    <w:rsid w:val="006F3DC5"/>
    <w:rsid w:val="006F4D91"/>
    <w:rsid w:val="006F57A7"/>
    <w:rsid w:val="006F5D24"/>
    <w:rsid w:val="006F6545"/>
    <w:rsid w:val="006F6764"/>
    <w:rsid w:val="006F7CF2"/>
    <w:rsid w:val="0070074A"/>
    <w:rsid w:val="0070091F"/>
    <w:rsid w:val="007016EC"/>
    <w:rsid w:val="00702318"/>
    <w:rsid w:val="007034EE"/>
    <w:rsid w:val="0070359C"/>
    <w:rsid w:val="00703F00"/>
    <w:rsid w:val="007046EC"/>
    <w:rsid w:val="007048BC"/>
    <w:rsid w:val="007048E0"/>
    <w:rsid w:val="00704950"/>
    <w:rsid w:val="007058B9"/>
    <w:rsid w:val="00711E3E"/>
    <w:rsid w:val="007122A3"/>
    <w:rsid w:val="00712D36"/>
    <w:rsid w:val="00712D4B"/>
    <w:rsid w:val="00714ACC"/>
    <w:rsid w:val="00714CD0"/>
    <w:rsid w:val="00716977"/>
    <w:rsid w:val="007172B0"/>
    <w:rsid w:val="00720569"/>
    <w:rsid w:val="00720EB8"/>
    <w:rsid w:val="00721383"/>
    <w:rsid w:val="00722406"/>
    <w:rsid w:val="0072251B"/>
    <w:rsid w:val="00722A07"/>
    <w:rsid w:val="00722ED6"/>
    <w:rsid w:val="00723111"/>
    <w:rsid w:val="00723641"/>
    <w:rsid w:val="007248BD"/>
    <w:rsid w:val="007259A4"/>
    <w:rsid w:val="00725FF3"/>
    <w:rsid w:val="0072671F"/>
    <w:rsid w:val="007277E4"/>
    <w:rsid w:val="00727AB5"/>
    <w:rsid w:val="0073026C"/>
    <w:rsid w:val="007329E3"/>
    <w:rsid w:val="007337F4"/>
    <w:rsid w:val="007343DF"/>
    <w:rsid w:val="00735C95"/>
    <w:rsid w:val="0073635A"/>
    <w:rsid w:val="007363AE"/>
    <w:rsid w:val="007428C4"/>
    <w:rsid w:val="00742BA1"/>
    <w:rsid w:val="007431E6"/>
    <w:rsid w:val="007445C3"/>
    <w:rsid w:val="00744B10"/>
    <w:rsid w:val="00744F92"/>
    <w:rsid w:val="007457DA"/>
    <w:rsid w:val="007460E6"/>
    <w:rsid w:val="00746B7F"/>
    <w:rsid w:val="0075111C"/>
    <w:rsid w:val="00751A5B"/>
    <w:rsid w:val="00752BB3"/>
    <w:rsid w:val="007542E4"/>
    <w:rsid w:val="00754AEF"/>
    <w:rsid w:val="00755149"/>
    <w:rsid w:val="0075566F"/>
    <w:rsid w:val="00755A2E"/>
    <w:rsid w:val="00756471"/>
    <w:rsid w:val="007565D3"/>
    <w:rsid w:val="00756CCA"/>
    <w:rsid w:val="007600F0"/>
    <w:rsid w:val="007605AD"/>
    <w:rsid w:val="00760686"/>
    <w:rsid w:val="00763751"/>
    <w:rsid w:val="007645EC"/>
    <w:rsid w:val="00765758"/>
    <w:rsid w:val="00765830"/>
    <w:rsid w:val="00767823"/>
    <w:rsid w:val="00770522"/>
    <w:rsid w:val="00773D95"/>
    <w:rsid w:val="00774913"/>
    <w:rsid w:val="00774A52"/>
    <w:rsid w:val="00775797"/>
    <w:rsid w:val="0077637F"/>
    <w:rsid w:val="00776524"/>
    <w:rsid w:val="00776AB1"/>
    <w:rsid w:val="00776D92"/>
    <w:rsid w:val="0077716C"/>
    <w:rsid w:val="00777D2F"/>
    <w:rsid w:val="007869EB"/>
    <w:rsid w:val="00787E37"/>
    <w:rsid w:val="007909D3"/>
    <w:rsid w:val="00790DFE"/>
    <w:rsid w:val="00792A07"/>
    <w:rsid w:val="00792C32"/>
    <w:rsid w:val="00793553"/>
    <w:rsid w:val="00793D77"/>
    <w:rsid w:val="00796665"/>
    <w:rsid w:val="00796707"/>
    <w:rsid w:val="00796E62"/>
    <w:rsid w:val="00797B40"/>
    <w:rsid w:val="00797F9F"/>
    <w:rsid w:val="007A022B"/>
    <w:rsid w:val="007A0B0A"/>
    <w:rsid w:val="007A0F06"/>
    <w:rsid w:val="007A1243"/>
    <w:rsid w:val="007A277A"/>
    <w:rsid w:val="007A5047"/>
    <w:rsid w:val="007A5B26"/>
    <w:rsid w:val="007A7E28"/>
    <w:rsid w:val="007B0D86"/>
    <w:rsid w:val="007B1333"/>
    <w:rsid w:val="007B1ED0"/>
    <w:rsid w:val="007B2D18"/>
    <w:rsid w:val="007B336D"/>
    <w:rsid w:val="007B43E4"/>
    <w:rsid w:val="007B4995"/>
    <w:rsid w:val="007B5CEB"/>
    <w:rsid w:val="007B78F3"/>
    <w:rsid w:val="007C2925"/>
    <w:rsid w:val="007C5549"/>
    <w:rsid w:val="007C6CC7"/>
    <w:rsid w:val="007C7B36"/>
    <w:rsid w:val="007D0319"/>
    <w:rsid w:val="007D0616"/>
    <w:rsid w:val="007D159A"/>
    <w:rsid w:val="007D1E78"/>
    <w:rsid w:val="007D2A77"/>
    <w:rsid w:val="007D2CC4"/>
    <w:rsid w:val="007D3E04"/>
    <w:rsid w:val="007D4D1A"/>
    <w:rsid w:val="007E0116"/>
    <w:rsid w:val="007E118D"/>
    <w:rsid w:val="007E2597"/>
    <w:rsid w:val="007E2BF9"/>
    <w:rsid w:val="007E3C8F"/>
    <w:rsid w:val="007E42D2"/>
    <w:rsid w:val="007E6766"/>
    <w:rsid w:val="007E7867"/>
    <w:rsid w:val="007F143D"/>
    <w:rsid w:val="007F21CB"/>
    <w:rsid w:val="007F310D"/>
    <w:rsid w:val="007F3D9C"/>
    <w:rsid w:val="007F425B"/>
    <w:rsid w:val="007F4B0F"/>
    <w:rsid w:val="007F5BE3"/>
    <w:rsid w:val="007F5D9D"/>
    <w:rsid w:val="007F6D7B"/>
    <w:rsid w:val="007F7FF2"/>
    <w:rsid w:val="0080007B"/>
    <w:rsid w:val="008000BF"/>
    <w:rsid w:val="008005E6"/>
    <w:rsid w:val="00800872"/>
    <w:rsid w:val="008010CB"/>
    <w:rsid w:val="00803C7A"/>
    <w:rsid w:val="00805211"/>
    <w:rsid w:val="00806408"/>
    <w:rsid w:val="00807542"/>
    <w:rsid w:val="00811667"/>
    <w:rsid w:val="00812404"/>
    <w:rsid w:val="00812F03"/>
    <w:rsid w:val="00814C4B"/>
    <w:rsid w:val="00815DF9"/>
    <w:rsid w:val="008163B9"/>
    <w:rsid w:val="00820A85"/>
    <w:rsid w:val="0082187B"/>
    <w:rsid w:val="00823768"/>
    <w:rsid w:val="008239EB"/>
    <w:rsid w:val="00823D93"/>
    <w:rsid w:val="008261C1"/>
    <w:rsid w:val="00826277"/>
    <w:rsid w:val="00827DE0"/>
    <w:rsid w:val="0083142B"/>
    <w:rsid w:val="0083266D"/>
    <w:rsid w:val="00833288"/>
    <w:rsid w:val="00833F4C"/>
    <w:rsid w:val="00833F76"/>
    <w:rsid w:val="00834117"/>
    <w:rsid w:val="00835563"/>
    <w:rsid w:val="0083786C"/>
    <w:rsid w:val="008423A6"/>
    <w:rsid w:val="00845399"/>
    <w:rsid w:val="00850B3D"/>
    <w:rsid w:val="00851045"/>
    <w:rsid w:val="0085199E"/>
    <w:rsid w:val="00852FA8"/>
    <w:rsid w:val="00853450"/>
    <w:rsid w:val="008535D7"/>
    <w:rsid w:val="008572B1"/>
    <w:rsid w:val="008577A5"/>
    <w:rsid w:val="00861419"/>
    <w:rsid w:val="008638BB"/>
    <w:rsid w:val="0086499D"/>
    <w:rsid w:val="00864B5C"/>
    <w:rsid w:val="0086540E"/>
    <w:rsid w:val="008673C6"/>
    <w:rsid w:val="00867830"/>
    <w:rsid w:val="008708A6"/>
    <w:rsid w:val="00871BE1"/>
    <w:rsid w:val="008720A4"/>
    <w:rsid w:val="0087218C"/>
    <w:rsid w:val="00872F18"/>
    <w:rsid w:val="00874789"/>
    <w:rsid w:val="008756DD"/>
    <w:rsid w:val="00876C36"/>
    <w:rsid w:val="00880CC3"/>
    <w:rsid w:val="00880E86"/>
    <w:rsid w:val="00881AE7"/>
    <w:rsid w:val="00882328"/>
    <w:rsid w:val="00882F81"/>
    <w:rsid w:val="0088393E"/>
    <w:rsid w:val="008847AF"/>
    <w:rsid w:val="0088512E"/>
    <w:rsid w:val="00886A06"/>
    <w:rsid w:val="00887470"/>
    <w:rsid w:val="008877CF"/>
    <w:rsid w:val="00891D08"/>
    <w:rsid w:val="00892268"/>
    <w:rsid w:val="0089264C"/>
    <w:rsid w:val="008938E4"/>
    <w:rsid w:val="00894070"/>
    <w:rsid w:val="0089494C"/>
    <w:rsid w:val="00894D41"/>
    <w:rsid w:val="008956A1"/>
    <w:rsid w:val="00895D52"/>
    <w:rsid w:val="00896FFF"/>
    <w:rsid w:val="008979F8"/>
    <w:rsid w:val="008A1494"/>
    <w:rsid w:val="008A17EE"/>
    <w:rsid w:val="008A19E2"/>
    <w:rsid w:val="008A4243"/>
    <w:rsid w:val="008A584F"/>
    <w:rsid w:val="008A6E60"/>
    <w:rsid w:val="008B0BD5"/>
    <w:rsid w:val="008B3E10"/>
    <w:rsid w:val="008B4CD6"/>
    <w:rsid w:val="008B5274"/>
    <w:rsid w:val="008C05B6"/>
    <w:rsid w:val="008C1B1A"/>
    <w:rsid w:val="008C27FD"/>
    <w:rsid w:val="008C4424"/>
    <w:rsid w:val="008C4E70"/>
    <w:rsid w:val="008C5419"/>
    <w:rsid w:val="008C5702"/>
    <w:rsid w:val="008C716B"/>
    <w:rsid w:val="008D0AAB"/>
    <w:rsid w:val="008D2470"/>
    <w:rsid w:val="008E0EF8"/>
    <w:rsid w:val="008E307C"/>
    <w:rsid w:val="008E3DC8"/>
    <w:rsid w:val="008E532F"/>
    <w:rsid w:val="008E63FD"/>
    <w:rsid w:val="008E6CE1"/>
    <w:rsid w:val="008E7D35"/>
    <w:rsid w:val="008F18C4"/>
    <w:rsid w:val="008F38A6"/>
    <w:rsid w:val="008F4289"/>
    <w:rsid w:val="008F650F"/>
    <w:rsid w:val="0090058A"/>
    <w:rsid w:val="00900697"/>
    <w:rsid w:val="0090174F"/>
    <w:rsid w:val="009024F2"/>
    <w:rsid w:val="009032FC"/>
    <w:rsid w:val="009046EA"/>
    <w:rsid w:val="00910AAC"/>
    <w:rsid w:val="009115F2"/>
    <w:rsid w:val="009118F2"/>
    <w:rsid w:val="00912671"/>
    <w:rsid w:val="009139B3"/>
    <w:rsid w:val="00913E4D"/>
    <w:rsid w:val="00914615"/>
    <w:rsid w:val="00914BC9"/>
    <w:rsid w:val="009161DF"/>
    <w:rsid w:val="00917057"/>
    <w:rsid w:val="00917E30"/>
    <w:rsid w:val="00920841"/>
    <w:rsid w:val="00921C8C"/>
    <w:rsid w:val="00926114"/>
    <w:rsid w:val="00927222"/>
    <w:rsid w:val="009276B5"/>
    <w:rsid w:val="00927E6B"/>
    <w:rsid w:val="00930E60"/>
    <w:rsid w:val="00931878"/>
    <w:rsid w:val="009338CC"/>
    <w:rsid w:val="00934051"/>
    <w:rsid w:val="00934270"/>
    <w:rsid w:val="00935465"/>
    <w:rsid w:val="00936A39"/>
    <w:rsid w:val="00937745"/>
    <w:rsid w:val="0094196C"/>
    <w:rsid w:val="0094348C"/>
    <w:rsid w:val="00943F11"/>
    <w:rsid w:val="00945108"/>
    <w:rsid w:val="00945258"/>
    <w:rsid w:val="00945877"/>
    <w:rsid w:val="00950760"/>
    <w:rsid w:val="00951A6B"/>
    <w:rsid w:val="00952297"/>
    <w:rsid w:val="009526AE"/>
    <w:rsid w:val="009527E2"/>
    <w:rsid w:val="00953716"/>
    <w:rsid w:val="00953D93"/>
    <w:rsid w:val="00953FD8"/>
    <w:rsid w:val="0095499A"/>
    <w:rsid w:val="00955530"/>
    <w:rsid w:val="00957301"/>
    <w:rsid w:val="009579E9"/>
    <w:rsid w:val="00957D0B"/>
    <w:rsid w:val="009601E0"/>
    <w:rsid w:val="00960C61"/>
    <w:rsid w:val="00960C90"/>
    <w:rsid w:val="0096191B"/>
    <w:rsid w:val="00962AE7"/>
    <w:rsid w:val="009633CD"/>
    <w:rsid w:val="00964718"/>
    <w:rsid w:val="00965DC6"/>
    <w:rsid w:val="009660E9"/>
    <w:rsid w:val="009663B7"/>
    <w:rsid w:val="00966D88"/>
    <w:rsid w:val="00967AA6"/>
    <w:rsid w:val="009701F0"/>
    <w:rsid w:val="00971CE6"/>
    <w:rsid w:val="00972ABF"/>
    <w:rsid w:val="009737E8"/>
    <w:rsid w:val="00974508"/>
    <w:rsid w:val="00974BB1"/>
    <w:rsid w:val="009761B3"/>
    <w:rsid w:val="00976CAF"/>
    <w:rsid w:val="00977367"/>
    <w:rsid w:val="00981B58"/>
    <w:rsid w:val="00981E72"/>
    <w:rsid w:val="00985069"/>
    <w:rsid w:val="00985A70"/>
    <w:rsid w:val="00992CFA"/>
    <w:rsid w:val="00994DC8"/>
    <w:rsid w:val="00995542"/>
    <w:rsid w:val="00995884"/>
    <w:rsid w:val="00995991"/>
    <w:rsid w:val="00995D47"/>
    <w:rsid w:val="0099776A"/>
    <w:rsid w:val="00997832"/>
    <w:rsid w:val="00997CB1"/>
    <w:rsid w:val="009A01D2"/>
    <w:rsid w:val="009A0AF9"/>
    <w:rsid w:val="009A13A6"/>
    <w:rsid w:val="009A1436"/>
    <w:rsid w:val="009A2BD2"/>
    <w:rsid w:val="009A318E"/>
    <w:rsid w:val="009A3684"/>
    <w:rsid w:val="009A3889"/>
    <w:rsid w:val="009A38D3"/>
    <w:rsid w:val="009A3EB7"/>
    <w:rsid w:val="009A4A99"/>
    <w:rsid w:val="009A742D"/>
    <w:rsid w:val="009A752B"/>
    <w:rsid w:val="009A7EE1"/>
    <w:rsid w:val="009B028E"/>
    <w:rsid w:val="009B04DF"/>
    <w:rsid w:val="009B074F"/>
    <w:rsid w:val="009B07AA"/>
    <w:rsid w:val="009B1FD6"/>
    <w:rsid w:val="009B3161"/>
    <w:rsid w:val="009B35DF"/>
    <w:rsid w:val="009B46DA"/>
    <w:rsid w:val="009B4BCE"/>
    <w:rsid w:val="009B5380"/>
    <w:rsid w:val="009B6B36"/>
    <w:rsid w:val="009B6F4A"/>
    <w:rsid w:val="009B7CC1"/>
    <w:rsid w:val="009C01BE"/>
    <w:rsid w:val="009C21B2"/>
    <w:rsid w:val="009C31C1"/>
    <w:rsid w:val="009C36DF"/>
    <w:rsid w:val="009C38D8"/>
    <w:rsid w:val="009C4A05"/>
    <w:rsid w:val="009C51FC"/>
    <w:rsid w:val="009C7C5F"/>
    <w:rsid w:val="009D04C5"/>
    <w:rsid w:val="009D306D"/>
    <w:rsid w:val="009D3A3B"/>
    <w:rsid w:val="009D3AD2"/>
    <w:rsid w:val="009D56E1"/>
    <w:rsid w:val="009D5B66"/>
    <w:rsid w:val="009D790B"/>
    <w:rsid w:val="009D79BF"/>
    <w:rsid w:val="009D7CA7"/>
    <w:rsid w:val="009E0010"/>
    <w:rsid w:val="009E07FD"/>
    <w:rsid w:val="009E230B"/>
    <w:rsid w:val="009E29FD"/>
    <w:rsid w:val="009E2F6C"/>
    <w:rsid w:val="009E3FF1"/>
    <w:rsid w:val="009E4E34"/>
    <w:rsid w:val="009E6205"/>
    <w:rsid w:val="009E7079"/>
    <w:rsid w:val="009E72D7"/>
    <w:rsid w:val="009E739A"/>
    <w:rsid w:val="009F0ADC"/>
    <w:rsid w:val="009F237E"/>
    <w:rsid w:val="009F2DE3"/>
    <w:rsid w:val="009F466E"/>
    <w:rsid w:val="009F505B"/>
    <w:rsid w:val="009F516B"/>
    <w:rsid w:val="009F5B56"/>
    <w:rsid w:val="009F676C"/>
    <w:rsid w:val="009F7318"/>
    <w:rsid w:val="009F74E3"/>
    <w:rsid w:val="00A014EB"/>
    <w:rsid w:val="00A01A1B"/>
    <w:rsid w:val="00A024FC"/>
    <w:rsid w:val="00A03772"/>
    <w:rsid w:val="00A03815"/>
    <w:rsid w:val="00A03C77"/>
    <w:rsid w:val="00A0444D"/>
    <w:rsid w:val="00A047E4"/>
    <w:rsid w:val="00A05EA9"/>
    <w:rsid w:val="00A10899"/>
    <w:rsid w:val="00A10D57"/>
    <w:rsid w:val="00A120CF"/>
    <w:rsid w:val="00A126CB"/>
    <w:rsid w:val="00A12F71"/>
    <w:rsid w:val="00A1537F"/>
    <w:rsid w:val="00A155CC"/>
    <w:rsid w:val="00A15E62"/>
    <w:rsid w:val="00A165BD"/>
    <w:rsid w:val="00A1763D"/>
    <w:rsid w:val="00A20CC3"/>
    <w:rsid w:val="00A2131D"/>
    <w:rsid w:val="00A21C2B"/>
    <w:rsid w:val="00A22071"/>
    <w:rsid w:val="00A226BA"/>
    <w:rsid w:val="00A239C1"/>
    <w:rsid w:val="00A245D9"/>
    <w:rsid w:val="00A24EC1"/>
    <w:rsid w:val="00A2505D"/>
    <w:rsid w:val="00A26BF0"/>
    <w:rsid w:val="00A27A1E"/>
    <w:rsid w:val="00A30AC8"/>
    <w:rsid w:val="00A30DEB"/>
    <w:rsid w:val="00A31C6A"/>
    <w:rsid w:val="00A33E5D"/>
    <w:rsid w:val="00A36A84"/>
    <w:rsid w:val="00A37A37"/>
    <w:rsid w:val="00A37FBE"/>
    <w:rsid w:val="00A41E1C"/>
    <w:rsid w:val="00A422C1"/>
    <w:rsid w:val="00A4247F"/>
    <w:rsid w:val="00A42913"/>
    <w:rsid w:val="00A44C10"/>
    <w:rsid w:val="00A44CB8"/>
    <w:rsid w:val="00A45295"/>
    <w:rsid w:val="00A47B74"/>
    <w:rsid w:val="00A50AA2"/>
    <w:rsid w:val="00A52CD3"/>
    <w:rsid w:val="00A53415"/>
    <w:rsid w:val="00A5418E"/>
    <w:rsid w:val="00A556CD"/>
    <w:rsid w:val="00A55BD4"/>
    <w:rsid w:val="00A56167"/>
    <w:rsid w:val="00A60AFE"/>
    <w:rsid w:val="00A61096"/>
    <w:rsid w:val="00A6291F"/>
    <w:rsid w:val="00A65C7C"/>
    <w:rsid w:val="00A67A76"/>
    <w:rsid w:val="00A72038"/>
    <w:rsid w:val="00A7296C"/>
    <w:rsid w:val="00A7354F"/>
    <w:rsid w:val="00A736A6"/>
    <w:rsid w:val="00A75425"/>
    <w:rsid w:val="00A75BD9"/>
    <w:rsid w:val="00A76846"/>
    <w:rsid w:val="00A76C5E"/>
    <w:rsid w:val="00A80820"/>
    <w:rsid w:val="00A80F41"/>
    <w:rsid w:val="00A822FA"/>
    <w:rsid w:val="00A8337A"/>
    <w:rsid w:val="00A836C2"/>
    <w:rsid w:val="00A84000"/>
    <w:rsid w:val="00A85345"/>
    <w:rsid w:val="00A8726B"/>
    <w:rsid w:val="00A8729F"/>
    <w:rsid w:val="00A907EA"/>
    <w:rsid w:val="00A90961"/>
    <w:rsid w:val="00A91166"/>
    <w:rsid w:val="00A941F4"/>
    <w:rsid w:val="00A9485E"/>
    <w:rsid w:val="00A94908"/>
    <w:rsid w:val="00A94FEE"/>
    <w:rsid w:val="00A97339"/>
    <w:rsid w:val="00A97AB5"/>
    <w:rsid w:val="00A97AE8"/>
    <w:rsid w:val="00AA034F"/>
    <w:rsid w:val="00AA1F7B"/>
    <w:rsid w:val="00AA3216"/>
    <w:rsid w:val="00AA353F"/>
    <w:rsid w:val="00AA40AA"/>
    <w:rsid w:val="00AA54AC"/>
    <w:rsid w:val="00AA5C1B"/>
    <w:rsid w:val="00AA7D00"/>
    <w:rsid w:val="00AB02C8"/>
    <w:rsid w:val="00AB0FA7"/>
    <w:rsid w:val="00AB132D"/>
    <w:rsid w:val="00AB1648"/>
    <w:rsid w:val="00AB269D"/>
    <w:rsid w:val="00AB30E2"/>
    <w:rsid w:val="00AB3A95"/>
    <w:rsid w:val="00AB5139"/>
    <w:rsid w:val="00AB5E39"/>
    <w:rsid w:val="00AB649B"/>
    <w:rsid w:val="00AB7D83"/>
    <w:rsid w:val="00AC0918"/>
    <w:rsid w:val="00AC1403"/>
    <w:rsid w:val="00AC148F"/>
    <w:rsid w:val="00AC199D"/>
    <w:rsid w:val="00AC3C74"/>
    <w:rsid w:val="00AC43B7"/>
    <w:rsid w:val="00AC4617"/>
    <w:rsid w:val="00AC5977"/>
    <w:rsid w:val="00AC6C48"/>
    <w:rsid w:val="00AC6CAC"/>
    <w:rsid w:val="00AC6F8B"/>
    <w:rsid w:val="00AD12C8"/>
    <w:rsid w:val="00AD1466"/>
    <w:rsid w:val="00AD152C"/>
    <w:rsid w:val="00AD1DA5"/>
    <w:rsid w:val="00AD2CAB"/>
    <w:rsid w:val="00AD3A05"/>
    <w:rsid w:val="00AD3EBF"/>
    <w:rsid w:val="00AD7AA2"/>
    <w:rsid w:val="00AD7C9C"/>
    <w:rsid w:val="00AE08DF"/>
    <w:rsid w:val="00AE0F6E"/>
    <w:rsid w:val="00AE27C1"/>
    <w:rsid w:val="00AE397A"/>
    <w:rsid w:val="00AE43D8"/>
    <w:rsid w:val="00AE447B"/>
    <w:rsid w:val="00AF1814"/>
    <w:rsid w:val="00AF254D"/>
    <w:rsid w:val="00AF2CB1"/>
    <w:rsid w:val="00AF3430"/>
    <w:rsid w:val="00AF3A1C"/>
    <w:rsid w:val="00AF421B"/>
    <w:rsid w:val="00AF43DF"/>
    <w:rsid w:val="00AF43F0"/>
    <w:rsid w:val="00AF4781"/>
    <w:rsid w:val="00AF6560"/>
    <w:rsid w:val="00AF69EC"/>
    <w:rsid w:val="00AF773A"/>
    <w:rsid w:val="00AF7BE1"/>
    <w:rsid w:val="00B03B0E"/>
    <w:rsid w:val="00B1453B"/>
    <w:rsid w:val="00B1486B"/>
    <w:rsid w:val="00B151DE"/>
    <w:rsid w:val="00B20650"/>
    <w:rsid w:val="00B20730"/>
    <w:rsid w:val="00B215F6"/>
    <w:rsid w:val="00B21781"/>
    <w:rsid w:val="00B23AB4"/>
    <w:rsid w:val="00B23CFC"/>
    <w:rsid w:val="00B24D1C"/>
    <w:rsid w:val="00B25919"/>
    <w:rsid w:val="00B271EB"/>
    <w:rsid w:val="00B27D5D"/>
    <w:rsid w:val="00B30A00"/>
    <w:rsid w:val="00B317EE"/>
    <w:rsid w:val="00B31ACF"/>
    <w:rsid w:val="00B31FAB"/>
    <w:rsid w:val="00B324A6"/>
    <w:rsid w:val="00B35EBE"/>
    <w:rsid w:val="00B3619E"/>
    <w:rsid w:val="00B4038E"/>
    <w:rsid w:val="00B40B66"/>
    <w:rsid w:val="00B422D6"/>
    <w:rsid w:val="00B4304A"/>
    <w:rsid w:val="00B4314F"/>
    <w:rsid w:val="00B43D6C"/>
    <w:rsid w:val="00B45964"/>
    <w:rsid w:val="00B45DD6"/>
    <w:rsid w:val="00B475EB"/>
    <w:rsid w:val="00B52023"/>
    <w:rsid w:val="00B52683"/>
    <w:rsid w:val="00B530C6"/>
    <w:rsid w:val="00B535D8"/>
    <w:rsid w:val="00B53BF4"/>
    <w:rsid w:val="00B53DE1"/>
    <w:rsid w:val="00B54605"/>
    <w:rsid w:val="00B56D8C"/>
    <w:rsid w:val="00B574D4"/>
    <w:rsid w:val="00B600D4"/>
    <w:rsid w:val="00B604A6"/>
    <w:rsid w:val="00B62B52"/>
    <w:rsid w:val="00B63CED"/>
    <w:rsid w:val="00B65470"/>
    <w:rsid w:val="00B65BE1"/>
    <w:rsid w:val="00B70362"/>
    <w:rsid w:val="00B70B43"/>
    <w:rsid w:val="00B70EBD"/>
    <w:rsid w:val="00B726B5"/>
    <w:rsid w:val="00B77801"/>
    <w:rsid w:val="00B8039C"/>
    <w:rsid w:val="00B8065D"/>
    <w:rsid w:val="00B8241B"/>
    <w:rsid w:val="00B828E3"/>
    <w:rsid w:val="00B8495B"/>
    <w:rsid w:val="00B8554E"/>
    <w:rsid w:val="00B8572C"/>
    <w:rsid w:val="00B85D01"/>
    <w:rsid w:val="00B86B6D"/>
    <w:rsid w:val="00B86FE2"/>
    <w:rsid w:val="00B871BD"/>
    <w:rsid w:val="00B90D66"/>
    <w:rsid w:val="00B918F2"/>
    <w:rsid w:val="00B927D1"/>
    <w:rsid w:val="00B96253"/>
    <w:rsid w:val="00B96EDF"/>
    <w:rsid w:val="00B978E8"/>
    <w:rsid w:val="00BA0BA1"/>
    <w:rsid w:val="00BA2AC2"/>
    <w:rsid w:val="00BA3870"/>
    <w:rsid w:val="00BA4A56"/>
    <w:rsid w:val="00BA5B73"/>
    <w:rsid w:val="00BA5B9C"/>
    <w:rsid w:val="00BA5DDE"/>
    <w:rsid w:val="00BA5FEF"/>
    <w:rsid w:val="00BA77D8"/>
    <w:rsid w:val="00BB0291"/>
    <w:rsid w:val="00BB1910"/>
    <w:rsid w:val="00BB2868"/>
    <w:rsid w:val="00BB2CE6"/>
    <w:rsid w:val="00BB4156"/>
    <w:rsid w:val="00BB4F47"/>
    <w:rsid w:val="00BB5649"/>
    <w:rsid w:val="00BB7140"/>
    <w:rsid w:val="00BC118F"/>
    <w:rsid w:val="00BC3F50"/>
    <w:rsid w:val="00BC3F5A"/>
    <w:rsid w:val="00BC406D"/>
    <w:rsid w:val="00BC4793"/>
    <w:rsid w:val="00BC5A9F"/>
    <w:rsid w:val="00BC7641"/>
    <w:rsid w:val="00BC7FE9"/>
    <w:rsid w:val="00BD123F"/>
    <w:rsid w:val="00BD2E70"/>
    <w:rsid w:val="00BD6FA6"/>
    <w:rsid w:val="00BD7F0A"/>
    <w:rsid w:val="00BE0D60"/>
    <w:rsid w:val="00BE1FC0"/>
    <w:rsid w:val="00BE25FD"/>
    <w:rsid w:val="00BE2683"/>
    <w:rsid w:val="00BE4650"/>
    <w:rsid w:val="00BE46F2"/>
    <w:rsid w:val="00BE49D1"/>
    <w:rsid w:val="00BE7D42"/>
    <w:rsid w:val="00BF0919"/>
    <w:rsid w:val="00BF22AC"/>
    <w:rsid w:val="00BF2BD5"/>
    <w:rsid w:val="00BF7820"/>
    <w:rsid w:val="00C00134"/>
    <w:rsid w:val="00C00BE1"/>
    <w:rsid w:val="00C026FD"/>
    <w:rsid w:val="00C02E7E"/>
    <w:rsid w:val="00C02E8E"/>
    <w:rsid w:val="00C031CE"/>
    <w:rsid w:val="00C059FD"/>
    <w:rsid w:val="00C05D62"/>
    <w:rsid w:val="00C10BAE"/>
    <w:rsid w:val="00C10E9C"/>
    <w:rsid w:val="00C13080"/>
    <w:rsid w:val="00C136BE"/>
    <w:rsid w:val="00C15F96"/>
    <w:rsid w:val="00C16891"/>
    <w:rsid w:val="00C17488"/>
    <w:rsid w:val="00C2052F"/>
    <w:rsid w:val="00C2460C"/>
    <w:rsid w:val="00C2495A"/>
    <w:rsid w:val="00C26DCF"/>
    <w:rsid w:val="00C30179"/>
    <w:rsid w:val="00C30750"/>
    <w:rsid w:val="00C30D27"/>
    <w:rsid w:val="00C31B42"/>
    <w:rsid w:val="00C33229"/>
    <w:rsid w:val="00C359D6"/>
    <w:rsid w:val="00C35A46"/>
    <w:rsid w:val="00C37C1B"/>
    <w:rsid w:val="00C407EF"/>
    <w:rsid w:val="00C40839"/>
    <w:rsid w:val="00C42B58"/>
    <w:rsid w:val="00C42C28"/>
    <w:rsid w:val="00C432A9"/>
    <w:rsid w:val="00C445B2"/>
    <w:rsid w:val="00C44771"/>
    <w:rsid w:val="00C44809"/>
    <w:rsid w:val="00C44D40"/>
    <w:rsid w:val="00C4570E"/>
    <w:rsid w:val="00C4598D"/>
    <w:rsid w:val="00C46660"/>
    <w:rsid w:val="00C4787F"/>
    <w:rsid w:val="00C50AAA"/>
    <w:rsid w:val="00C50D20"/>
    <w:rsid w:val="00C51AF6"/>
    <w:rsid w:val="00C51EF6"/>
    <w:rsid w:val="00C52115"/>
    <w:rsid w:val="00C532DD"/>
    <w:rsid w:val="00C55442"/>
    <w:rsid w:val="00C570EF"/>
    <w:rsid w:val="00C57E06"/>
    <w:rsid w:val="00C60504"/>
    <w:rsid w:val="00C62DD4"/>
    <w:rsid w:val="00C62FF2"/>
    <w:rsid w:val="00C64B2E"/>
    <w:rsid w:val="00C6568C"/>
    <w:rsid w:val="00C7186E"/>
    <w:rsid w:val="00C7350C"/>
    <w:rsid w:val="00C739AA"/>
    <w:rsid w:val="00C73CFA"/>
    <w:rsid w:val="00C73EBE"/>
    <w:rsid w:val="00C740BE"/>
    <w:rsid w:val="00C75DB1"/>
    <w:rsid w:val="00C7691C"/>
    <w:rsid w:val="00C811BE"/>
    <w:rsid w:val="00C815D1"/>
    <w:rsid w:val="00C81756"/>
    <w:rsid w:val="00C81925"/>
    <w:rsid w:val="00C81F0D"/>
    <w:rsid w:val="00C8208E"/>
    <w:rsid w:val="00C82108"/>
    <w:rsid w:val="00C83797"/>
    <w:rsid w:val="00C83BF9"/>
    <w:rsid w:val="00C842D6"/>
    <w:rsid w:val="00C84553"/>
    <w:rsid w:val="00C84F8F"/>
    <w:rsid w:val="00C8634C"/>
    <w:rsid w:val="00C86A32"/>
    <w:rsid w:val="00C87333"/>
    <w:rsid w:val="00C91743"/>
    <w:rsid w:val="00C91847"/>
    <w:rsid w:val="00C925F4"/>
    <w:rsid w:val="00C93277"/>
    <w:rsid w:val="00C937FC"/>
    <w:rsid w:val="00C93E1A"/>
    <w:rsid w:val="00C949C2"/>
    <w:rsid w:val="00C9675D"/>
    <w:rsid w:val="00C9704B"/>
    <w:rsid w:val="00C97FB9"/>
    <w:rsid w:val="00CA09C8"/>
    <w:rsid w:val="00CA110A"/>
    <w:rsid w:val="00CA2C8E"/>
    <w:rsid w:val="00CA52A3"/>
    <w:rsid w:val="00CA53BF"/>
    <w:rsid w:val="00CA6402"/>
    <w:rsid w:val="00CA6CF8"/>
    <w:rsid w:val="00CA783F"/>
    <w:rsid w:val="00CA7A25"/>
    <w:rsid w:val="00CB220C"/>
    <w:rsid w:val="00CB280B"/>
    <w:rsid w:val="00CB4C24"/>
    <w:rsid w:val="00CB6780"/>
    <w:rsid w:val="00CC05AA"/>
    <w:rsid w:val="00CC1806"/>
    <w:rsid w:val="00CC18F5"/>
    <w:rsid w:val="00CC1A1D"/>
    <w:rsid w:val="00CC2067"/>
    <w:rsid w:val="00CC237C"/>
    <w:rsid w:val="00CC42AB"/>
    <w:rsid w:val="00CC4674"/>
    <w:rsid w:val="00CC4BA0"/>
    <w:rsid w:val="00CC5285"/>
    <w:rsid w:val="00CC6521"/>
    <w:rsid w:val="00CC68A6"/>
    <w:rsid w:val="00CD2DD9"/>
    <w:rsid w:val="00CD2F54"/>
    <w:rsid w:val="00CD5296"/>
    <w:rsid w:val="00CD56A0"/>
    <w:rsid w:val="00CD6AFA"/>
    <w:rsid w:val="00CE0217"/>
    <w:rsid w:val="00CE0793"/>
    <w:rsid w:val="00CE0DAA"/>
    <w:rsid w:val="00CE1668"/>
    <w:rsid w:val="00CE2510"/>
    <w:rsid w:val="00CE5741"/>
    <w:rsid w:val="00CE5967"/>
    <w:rsid w:val="00CE6BBD"/>
    <w:rsid w:val="00CE6E80"/>
    <w:rsid w:val="00CE7392"/>
    <w:rsid w:val="00CF3F4D"/>
    <w:rsid w:val="00CF5D49"/>
    <w:rsid w:val="00CF5F52"/>
    <w:rsid w:val="00CF6314"/>
    <w:rsid w:val="00D00494"/>
    <w:rsid w:val="00D005C4"/>
    <w:rsid w:val="00D00CE4"/>
    <w:rsid w:val="00D0392F"/>
    <w:rsid w:val="00D03C68"/>
    <w:rsid w:val="00D07260"/>
    <w:rsid w:val="00D079E4"/>
    <w:rsid w:val="00D10440"/>
    <w:rsid w:val="00D1066A"/>
    <w:rsid w:val="00D112DE"/>
    <w:rsid w:val="00D125D7"/>
    <w:rsid w:val="00D128DC"/>
    <w:rsid w:val="00D12B44"/>
    <w:rsid w:val="00D12D63"/>
    <w:rsid w:val="00D12D91"/>
    <w:rsid w:val="00D13D53"/>
    <w:rsid w:val="00D15E8F"/>
    <w:rsid w:val="00D16550"/>
    <w:rsid w:val="00D1768D"/>
    <w:rsid w:val="00D20588"/>
    <w:rsid w:val="00D207C3"/>
    <w:rsid w:val="00D20A54"/>
    <w:rsid w:val="00D216AD"/>
    <w:rsid w:val="00D22CD7"/>
    <w:rsid w:val="00D236F4"/>
    <w:rsid w:val="00D237A1"/>
    <w:rsid w:val="00D25739"/>
    <w:rsid w:val="00D26005"/>
    <w:rsid w:val="00D2607C"/>
    <w:rsid w:val="00D260D6"/>
    <w:rsid w:val="00D27746"/>
    <w:rsid w:val="00D31997"/>
    <w:rsid w:val="00D32F61"/>
    <w:rsid w:val="00D33243"/>
    <w:rsid w:val="00D341D5"/>
    <w:rsid w:val="00D34B7C"/>
    <w:rsid w:val="00D351C8"/>
    <w:rsid w:val="00D35873"/>
    <w:rsid w:val="00D3596A"/>
    <w:rsid w:val="00D35DAA"/>
    <w:rsid w:val="00D36D19"/>
    <w:rsid w:val="00D379F0"/>
    <w:rsid w:val="00D37C34"/>
    <w:rsid w:val="00D41679"/>
    <w:rsid w:val="00D41DAA"/>
    <w:rsid w:val="00D42D5B"/>
    <w:rsid w:val="00D432EC"/>
    <w:rsid w:val="00D44027"/>
    <w:rsid w:val="00D4459F"/>
    <w:rsid w:val="00D46163"/>
    <w:rsid w:val="00D46D67"/>
    <w:rsid w:val="00D47253"/>
    <w:rsid w:val="00D47423"/>
    <w:rsid w:val="00D47CB4"/>
    <w:rsid w:val="00D50A59"/>
    <w:rsid w:val="00D51DBA"/>
    <w:rsid w:val="00D52596"/>
    <w:rsid w:val="00D5313A"/>
    <w:rsid w:val="00D53896"/>
    <w:rsid w:val="00D5504A"/>
    <w:rsid w:val="00D550F1"/>
    <w:rsid w:val="00D55299"/>
    <w:rsid w:val="00D56871"/>
    <w:rsid w:val="00D57814"/>
    <w:rsid w:val="00D61434"/>
    <w:rsid w:val="00D6208A"/>
    <w:rsid w:val="00D62CD2"/>
    <w:rsid w:val="00D635D6"/>
    <w:rsid w:val="00D65257"/>
    <w:rsid w:val="00D66082"/>
    <w:rsid w:val="00D67108"/>
    <w:rsid w:val="00D72124"/>
    <w:rsid w:val="00D72E85"/>
    <w:rsid w:val="00D738B1"/>
    <w:rsid w:val="00D746C2"/>
    <w:rsid w:val="00D751DC"/>
    <w:rsid w:val="00D80299"/>
    <w:rsid w:val="00D82EEC"/>
    <w:rsid w:val="00D84681"/>
    <w:rsid w:val="00D858B2"/>
    <w:rsid w:val="00D86E7F"/>
    <w:rsid w:val="00D87474"/>
    <w:rsid w:val="00D90FC9"/>
    <w:rsid w:val="00D914E7"/>
    <w:rsid w:val="00D92A55"/>
    <w:rsid w:val="00D92AF4"/>
    <w:rsid w:val="00D933DD"/>
    <w:rsid w:val="00D95EAC"/>
    <w:rsid w:val="00D9646C"/>
    <w:rsid w:val="00DA1481"/>
    <w:rsid w:val="00DA1F35"/>
    <w:rsid w:val="00DA2A84"/>
    <w:rsid w:val="00DA2B15"/>
    <w:rsid w:val="00DA33B1"/>
    <w:rsid w:val="00DA4214"/>
    <w:rsid w:val="00DA5B8D"/>
    <w:rsid w:val="00DA5BB3"/>
    <w:rsid w:val="00DA6D56"/>
    <w:rsid w:val="00DA704B"/>
    <w:rsid w:val="00DB0B9D"/>
    <w:rsid w:val="00DB16EE"/>
    <w:rsid w:val="00DB214A"/>
    <w:rsid w:val="00DB23A4"/>
    <w:rsid w:val="00DB280D"/>
    <w:rsid w:val="00DB3545"/>
    <w:rsid w:val="00DB5109"/>
    <w:rsid w:val="00DB51BF"/>
    <w:rsid w:val="00DB542F"/>
    <w:rsid w:val="00DB58EA"/>
    <w:rsid w:val="00DB6AFC"/>
    <w:rsid w:val="00DB7149"/>
    <w:rsid w:val="00DC0212"/>
    <w:rsid w:val="00DC14F6"/>
    <w:rsid w:val="00DC16A8"/>
    <w:rsid w:val="00DC17A3"/>
    <w:rsid w:val="00DC1A66"/>
    <w:rsid w:val="00DC2DD0"/>
    <w:rsid w:val="00DC3546"/>
    <w:rsid w:val="00DC3669"/>
    <w:rsid w:val="00DC5535"/>
    <w:rsid w:val="00DC7BAB"/>
    <w:rsid w:val="00DC7EB9"/>
    <w:rsid w:val="00DD1798"/>
    <w:rsid w:val="00DD1F43"/>
    <w:rsid w:val="00DD1F44"/>
    <w:rsid w:val="00DD200C"/>
    <w:rsid w:val="00DD2480"/>
    <w:rsid w:val="00DD2AC9"/>
    <w:rsid w:val="00DD3E81"/>
    <w:rsid w:val="00DD4611"/>
    <w:rsid w:val="00DD494C"/>
    <w:rsid w:val="00DD506D"/>
    <w:rsid w:val="00DD561F"/>
    <w:rsid w:val="00DD5878"/>
    <w:rsid w:val="00DD6D91"/>
    <w:rsid w:val="00DE0B5F"/>
    <w:rsid w:val="00DE0D33"/>
    <w:rsid w:val="00DE2546"/>
    <w:rsid w:val="00DE340F"/>
    <w:rsid w:val="00DE3E91"/>
    <w:rsid w:val="00DE6DCD"/>
    <w:rsid w:val="00DE733B"/>
    <w:rsid w:val="00DE73CD"/>
    <w:rsid w:val="00DE7FF5"/>
    <w:rsid w:val="00DF01CC"/>
    <w:rsid w:val="00DF0958"/>
    <w:rsid w:val="00DF0C6A"/>
    <w:rsid w:val="00DF0D60"/>
    <w:rsid w:val="00DF153D"/>
    <w:rsid w:val="00DF2A0F"/>
    <w:rsid w:val="00DF3025"/>
    <w:rsid w:val="00DF3DA9"/>
    <w:rsid w:val="00DF655D"/>
    <w:rsid w:val="00DF6FFB"/>
    <w:rsid w:val="00E03225"/>
    <w:rsid w:val="00E0327C"/>
    <w:rsid w:val="00E03667"/>
    <w:rsid w:val="00E03AB4"/>
    <w:rsid w:val="00E05C85"/>
    <w:rsid w:val="00E071A9"/>
    <w:rsid w:val="00E078DE"/>
    <w:rsid w:val="00E10122"/>
    <w:rsid w:val="00E10571"/>
    <w:rsid w:val="00E10A85"/>
    <w:rsid w:val="00E12BAF"/>
    <w:rsid w:val="00E13566"/>
    <w:rsid w:val="00E16E8D"/>
    <w:rsid w:val="00E17B35"/>
    <w:rsid w:val="00E17CB3"/>
    <w:rsid w:val="00E17F2E"/>
    <w:rsid w:val="00E205AA"/>
    <w:rsid w:val="00E22701"/>
    <w:rsid w:val="00E227A3"/>
    <w:rsid w:val="00E2346D"/>
    <w:rsid w:val="00E23848"/>
    <w:rsid w:val="00E23F4C"/>
    <w:rsid w:val="00E24227"/>
    <w:rsid w:val="00E246C6"/>
    <w:rsid w:val="00E24D2D"/>
    <w:rsid w:val="00E258E2"/>
    <w:rsid w:val="00E26980"/>
    <w:rsid w:val="00E26A3A"/>
    <w:rsid w:val="00E27A97"/>
    <w:rsid w:val="00E30F60"/>
    <w:rsid w:val="00E31060"/>
    <w:rsid w:val="00E31AE4"/>
    <w:rsid w:val="00E32A61"/>
    <w:rsid w:val="00E33783"/>
    <w:rsid w:val="00E3379A"/>
    <w:rsid w:val="00E33ED8"/>
    <w:rsid w:val="00E34568"/>
    <w:rsid w:val="00E374B2"/>
    <w:rsid w:val="00E41F39"/>
    <w:rsid w:val="00E434B9"/>
    <w:rsid w:val="00E4417C"/>
    <w:rsid w:val="00E4448D"/>
    <w:rsid w:val="00E46BB4"/>
    <w:rsid w:val="00E476D2"/>
    <w:rsid w:val="00E47922"/>
    <w:rsid w:val="00E47CE4"/>
    <w:rsid w:val="00E505BD"/>
    <w:rsid w:val="00E515F4"/>
    <w:rsid w:val="00E51A9F"/>
    <w:rsid w:val="00E52D76"/>
    <w:rsid w:val="00E540AE"/>
    <w:rsid w:val="00E5451B"/>
    <w:rsid w:val="00E55DC2"/>
    <w:rsid w:val="00E57C3B"/>
    <w:rsid w:val="00E60FB6"/>
    <w:rsid w:val="00E61E09"/>
    <w:rsid w:val="00E6431F"/>
    <w:rsid w:val="00E66391"/>
    <w:rsid w:val="00E66E24"/>
    <w:rsid w:val="00E702E7"/>
    <w:rsid w:val="00E70F96"/>
    <w:rsid w:val="00E71E24"/>
    <w:rsid w:val="00E7279F"/>
    <w:rsid w:val="00E73589"/>
    <w:rsid w:val="00E73E6A"/>
    <w:rsid w:val="00E73ECC"/>
    <w:rsid w:val="00E7584F"/>
    <w:rsid w:val="00E75A9E"/>
    <w:rsid w:val="00E76486"/>
    <w:rsid w:val="00E76E93"/>
    <w:rsid w:val="00E8016B"/>
    <w:rsid w:val="00E81D60"/>
    <w:rsid w:val="00E82D92"/>
    <w:rsid w:val="00E8356F"/>
    <w:rsid w:val="00E83CEF"/>
    <w:rsid w:val="00E8420C"/>
    <w:rsid w:val="00E85A68"/>
    <w:rsid w:val="00E85D83"/>
    <w:rsid w:val="00E8609B"/>
    <w:rsid w:val="00E8613F"/>
    <w:rsid w:val="00E864F4"/>
    <w:rsid w:val="00E86E39"/>
    <w:rsid w:val="00E873BA"/>
    <w:rsid w:val="00E90DD4"/>
    <w:rsid w:val="00E90F7D"/>
    <w:rsid w:val="00E91661"/>
    <w:rsid w:val="00E92D07"/>
    <w:rsid w:val="00E955E0"/>
    <w:rsid w:val="00E95EED"/>
    <w:rsid w:val="00E96912"/>
    <w:rsid w:val="00E96A19"/>
    <w:rsid w:val="00E97AD3"/>
    <w:rsid w:val="00E97D19"/>
    <w:rsid w:val="00EA069C"/>
    <w:rsid w:val="00EA1EBE"/>
    <w:rsid w:val="00EA2B43"/>
    <w:rsid w:val="00EA2B5F"/>
    <w:rsid w:val="00EA2F63"/>
    <w:rsid w:val="00EA50BF"/>
    <w:rsid w:val="00EA7075"/>
    <w:rsid w:val="00EB047B"/>
    <w:rsid w:val="00EB13B0"/>
    <w:rsid w:val="00EB2EBF"/>
    <w:rsid w:val="00EB304C"/>
    <w:rsid w:val="00EB379C"/>
    <w:rsid w:val="00EB401F"/>
    <w:rsid w:val="00EB4392"/>
    <w:rsid w:val="00EB67AE"/>
    <w:rsid w:val="00EB6C56"/>
    <w:rsid w:val="00EB7BF2"/>
    <w:rsid w:val="00EC0649"/>
    <w:rsid w:val="00EC0F86"/>
    <w:rsid w:val="00EC11CA"/>
    <w:rsid w:val="00EC2338"/>
    <w:rsid w:val="00EC45D3"/>
    <w:rsid w:val="00EC4678"/>
    <w:rsid w:val="00EC508D"/>
    <w:rsid w:val="00EC6A4D"/>
    <w:rsid w:val="00EC7516"/>
    <w:rsid w:val="00EC76A6"/>
    <w:rsid w:val="00ED01DA"/>
    <w:rsid w:val="00ED0FDD"/>
    <w:rsid w:val="00ED16AD"/>
    <w:rsid w:val="00ED18C0"/>
    <w:rsid w:val="00ED1DC6"/>
    <w:rsid w:val="00ED2094"/>
    <w:rsid w:val="00ED23C9"/>
    <w:rsid w:val="00ED4384"/>
    <w:rsid w:val="00ED5E3E"/>
    <w:rsid w:val="00ED6B01"/>
    <w:rsid w:val="00ED6C66"/>
    <w:rsid w:val="00ED7967"/>
    <w:rsid w:val="00ED7C70"/>
    <w:rsid w:val="00EE0A1E"/>
    <w:rsid w:val="00EE28BB"/>
    <w:rsid w:val="00EE5BFC"/>
    <w:rsid w:val="00EE6499"/>
    <w:rsid w:val="00EE7335"/>
    <w:rsid w:val="00EE7836"/>
    <w:rsid w:val="00EF03E5"/>
    <w:rsid w:val="00EF0614"/>
    <w:rsid w:val="00EF126C"/>
    <w:rsid w:val="00EF1D1E"/>
    <w:rsid w:val="00EF2620"/>
    <w:rsid w:val="00EF2D7B"/>
    <w:rsid w:val="00EF30E2"/>
    <w:rsid w:val="00EF438B"/>
    <w:rsid w:val="00EF4AB5"/>
    <w:rsid w:val="00EF4C1F"/>
    <w:rsid w:val="00EF5CF8"/>
    <w:rsid w:val="00EF5F8A"/>
    <w:rsid w:val="00EF610A"/>
    <w:rsid w:val="00EF6DA3"/>
    <w:rsid w:val="00EF7141"/>
    <w:rsid w:val="00F01C37"/>
    <w:rsid w:val="00F056A0"/>
    <w:rsid w:val="00F06249"/>
    <w:rsid w:val="00F06503"/>
    <w:rsid w:val="00F073AE"/>
    <w:rsid w:val="00F07517"/>
    <w:rsid w:val="00F07C39"/>
    <w:rsid w:val="00F07CD5"/>
    <w:rsid w:val="00F112F0"/>
    <w:rsid w:val="00F11413"/>
    <w:rsid w:val="00F13106"/>
    <w:rsid w:val="00F13551"/>
    <w:rsid w:val="00F14F30"/>
    <w:rsid w:val="00F16C30"/>
    <w:rsid w:val="00F21427"/>
    <w:rsid w:val="00F2159B"/>
    <w:rsid w:val="00F2163C"/>
    <w:rsid w:val="00F22539"/>
    <w:rsid w:val="00F2262F"/>
    <w:rsid w:val="00F22ABC"/>
    <w:rsid w:val="00F22F65"/>
    <w:rsid w:val="00F23D56"/>
    <w:rsid w:val="00F24211"/>
    <w:rsid w:val="00F24813"/>
    <w:rsid w:val="00F25A7F"/>
    <w:rsid w:val="00F26E8E"/>
    <w:rsid w:val="00F26F7D"/>
    <w:rsid w:val="00F2715F"/>
    <w:rsid w:val="00F27925"/>
    <w:rsid w:val="00F309DC"/>
    <w:rsid w:val="00F30A50"/>
    <w:rsid w:val="00F3112B"/>
    <w:rsid w:val="00F31DC3"/>
    <w:rsid w:val="00F33B7C"/>
    <w:rsid w:val="00F33D7C"/>
    <w:rsid w:val="00F34F70"/>
    <w:rsid w:val="00F36766"/>
    <w:rsid w:val="00F37AB1"/>
    <w:rsid w:val="00F40757"/>
    <w:rsid w:val="00F4253A"/>
    <w:rsid w:val="00F42631"/>
    <w:rsid w:val="00F42BF5"/>
    <w:rsid w:val="00F4650C"/>
    <w:rsid w:val="00F47584"/>
    <w:rsid w:val="00F5025D"/>
    <w:rsid w:val="00F50BCE"/>
    <w:rsid w:val="00F51282"/>
    <w:rsid w:val="00F53596"/>
    <w:rsid w:val="00F53BA0"/>
    <w:rsid w:val="00F545E1"/>
    <w:rsid w:val="00F54CF8"/>
    <w:rsid w:val="00F5504D"/>
    <w:rsid w:val="00F5736D"/>
    <w:rsid w:val="00F577C1"/>
    <w:rsid w:val="00F57CB5"/>
    <w:rsid w:val="00F60AC8"/>
    <w:rsid w:val="00F62359"/>
    <w:rsid w:val="00F624AA"/>
    <w:rsid w:val="00F63978"/>
    <w:rsid w:val="00F6725F"/>
    <w:rsid w:val="00F67A69"/>
    <w:rsid w:val="00F7071E"/>
    <w:rsid w:val="00F717C8"/>
    <w:rsid w:val="00F738C6"/>
    <w:rsid w:val="00F74277"/>
    <w:rsid w:val="00F748F9"/>
    <w:rsid w:val="00F752D2"/>
    <w:rsid w:val="00F753AB"/>
    <w:rsid w:val="00F75CC2"/>
    <w:rsid w:val="00F772CF"/>
    <w:rsid w:val="00F806EF"/>
    <w:rsid w:val="00F83107"/>
    <w:rsid w:val="00F83FBE"/>
    <w:rsid w:val="00F85926"/>
    <w:rsid w:val="00F86195"/>
    <w:rsid w:val="00F8650F"/>
    <w:rsid w:val="00F86ACD"/>
    <w:rsid w:val="00F87120"/>
    <w:rsid w:val="00F90607"/>
    <w:rsid w:val="00F90B8F"/>
    <w:rsid w:val="00F90E7E"/>
    <w:rsid w:val="00F917B5"/>
    <w:rsid w:val="00F91D04"/>
    <w:rsid w:val="00F949BC"/>
    <w:rsid w:val="00F955BE"/>
    <w:rsid w:val="00F959F6"/>
    <w:rsid w:val="00F95B18"/>
    <w:rsid w:val="00F96FDB"/>
    <w:rsid w:val="00FA04AB"/>
    <w:rsid w:val="00FA0FC5"/>
    <w:rsid w:val="00FA1375"/>
    <w:rsid w:val="00FA531B"/>
    <w:rsid w:val="00FA571E"/>
    <w:rsid w:val="00FA5A6F"/>
    <w:rsid w:val="00FA6C43"/>
    <w:rsid w:val="00FA7B54"/>
    <w:rsid w:val="00FB32AC"/>
    <w:rsid w:val="00FB3EC3"/>
    <w:rsid w:val="00FB40BE"/>
    <w:rsid w:val="00FB55C6"/>
    <w:rsid w:val="00FB632D"/>
    <w:rsid w:val="00FC05BC"/>
    <w:rsid w:val="00FC09A0"/>
    <w:rsid w:val="00FC0AA7"/>
    <w:rsid w:val="00FC1592"/>
    <w:rsid w:val="00FC159F"/>
    <w:rsid w:val="00FC19B4"/>
    <w:rsid w:val="00FC1CF1"/>
    <w:rsid w:val="00FC3DB1"/>
    <w:rsid w:val="00FC42EA"/>
    <w:rsid w:val="00FC5C2C"/>
    <w:rsid w:val="00FC6417"/>
    <w:rsid w:val="00FC6E4E"/>
    <w:rsid w:val="00FD095D"/>
    <w:rsid w:val="00FD1840"/>
    <w:rsid w:val="00FD197E"/>
    <w:rsid w:val="00FD3965"/>
    <w:rsid w:val="00FD3E7D"/>
    <w:rsid w:val="00FD458D"/>
    <w:rsid w:val="00FD5E45"/>
    <w:rsid w:val="00FE07EE"/>
    <w:rsid w:val="00FE0C9F"/>
    <w:rsid w:val="00FE0FB4"/>
    <w:rsid w:val="00FE56E4"/>
    <w:rsid w:val="00FE613B"/>
    <w:rsid w:val="00FE6C1A"/>
    <w:rsid w:val="00FE6CCB"/>
    <w:rsid w:val="00FE6D47"/>
    <w:rsid w:val="00FE7D5E"/>
    <w:rsid w:val="00FE7EFD"/>
    <w:rsid w:val="00FF02D5"/>
    <w:rsid w:val="00FF155F"/>
    <w:rsid w:val="00FF182F"/>
    <w:rsid w:val="00FF18AF"/>
    <w:rsid w:val="00FF26DD"/>
    <w:rsid w:val="00FF2E41"/>
    <w:rsid w:val="00FF32B0"/>
    <w:rsid w:val="00FF4F09"/>
    <w:rsid w:val="00FF51D2"/>
    <w:rsid w:val="00FF5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ostgis.net/" TargetMode="External"/><Relationship Id="rId21" Type="http://schemas.openxmlformats.org/officeDocument/2006/relationships/hyperlink" Target="http://fiware.github.io/context.Orion/api/v2/stable/" TargetMode="External"/><Relationship Id="rId42" Type="http://schemas.openxmlformats.org/officeDocument/2006/relationships/hyperlink" Target="http://port.us.org/" TargetMode="External"/><Relationship Id="rId63" Type="http://schemas.openxmlformats.org/officeDocument/2006/relationships/hyperlink" Target="https://catalogue.fiware.org/enablers/bigdata-analysis-cosmos" TargetMode="External"/><Relationship Id="rId84" Type="http://schemas.openxmlformats.org/officeDocument/2006/relationships/hyperlink" Target="https://github.com/BEinCPPS/idas-opcua-agent" TargetMode="External"/><Relationship Id="rId138" Type="http://schemas.openxmlformats.org/officeDocument/2006/relationships/hyperlink" Target="http://rancher.com/" TargetMode="External"/><Relationship Id="rId159" Type="http://schemas.openxmlformats.org/officeDocument/2006/relationships/hyperlink" Target="https://github.com/Geonovum/sospilot/tree/master/src/fiware/docker/orionrush" TargetMode="External"/><Relationship Id="rId170" Type="http://schemas.openxmlformats.org/officeDocument/2006/relationships/hyperlink" Target="https://www.postgres-xl.org/" TargetMode="External"/><Relationship Id="rId191" Type="http://schemas.openxmlformats.org/officeDocument/2006/relationships/hyperlink" Target="http://www.postgresql.org/" TargetMode="External"/><Relationship Id="rId205" Type="http://schemas.openxmlformats.org/officeDocument/2006/relationships/hyperlink" Target="https://nodered.org/" TargetMode="External"/><Relationship Id="rId226" Type="http://schemas.openxmlformats.org/officeDocument/2006/relationships/hyperlink" Target="https://www.elastic.co/products/logstash" TargetMode="External"/><Relationship Id="rId247" Type="http://schemas.openxmlformats.org/officeDocument/2006/relationships/hyperlink" Target="http://iot.testnca.org:8080" TargetMode="External"/><Relationship Id="rId107" Type="http://schemas.openxmlformats.org/officeDocument/2006/relationships/hyperlink" Target="http://rancher.com/"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image" Target="media/image13.jpg"/><Relationship Id="rId74" Type="http://schemas.openxmlformats.org/officeDocument/2006/relationships/hyperlink" Target="https://github.com/telefonicaid/lightweightm2m-iotagent" TargetMode="External"/><Relationship Id="rId128" Type="http://schemas.openxmlformats.org/officeDocument/2006/relationships/hyperlink" Target="http://kurento.readthedocs.io/en/latest/doc/user_guide.html" TargetMode="External"/><Relationship Id="rId149" Type="http://schemas.openxmlformats.org/officeDocument/2006/relationships/hyperlink" Target="http://catalogue.fiware.org/enablers/pep-proxy-wilma" TargetMode="External"/><Relationship Id="rId5" Type="http://schemas.openxmlformats.org/officeDocument/2006/relationships/webSettings" Target="webSettings.xml"/><Relationship Id="rId95" Type="http://schemas.openxmlformats.org/officeDocument/2006/relationships/hyperlink" Target="https://catalogue.fiware.org/enablers/business-api-ecosystem-biz-ecosystem-ri" TargetMode="External"/><Relationship Id="rId160" Type="http://schemas.openxmlformats.org/officeDocument/2006/relationships/hyperlink" Target="http://fiware-orion.readthedocs.io/en/1.4.1/admin/perf_tuning/index.html" TargetMode="External"/><Relationship Id="rId181" Type="http://schemas.openxmlformats.org/officeDocument/2006/relationships/image" Target="media/image25.png"/><Relationship Id="rId216" Type="http://schemas.openxmlformats.org/officeDocument/2006/relationships/header" Target="header2.xml"/><Relationship Id="rId237" Type="http://schemas.openxmlformats.org/officeDocument/2006/relationships/hyperlink" Target="http://iot.testnca.org:8000" TargetMode="External"/><Relationship Id="rId22" Type="http://schemas.openxmlformats.org/officeDocument/2006/relationships/hyperlink" Target="https://www.docker.com/" TargetMode="External"/><Relationship Id="rId43" Type="http://schemas.openxmlformats.org/officeDocument/2006/relationships/hyperlink" Target="http://puma.io/" TargetMode="External"/><Relationship Id="rId64" Type="http://schemas.openxmlformats.org/officeDocument/2006/relationships/hyperlink" Target="http://fiware-cosmos.readthedocs.io/en/latest/" TargetMode="External"/><Relationship Id="rId118" Type="http://schemas.openxmlformats.org/officeDocument/2006/relationships/hyperlink" Target="http://geoserver.org/" TargetMode="External"/><Relationship Id="rId139" Type="http://schemas.openxmlformats.org/officeDocument/2006/relationships/hyperlink" Target="https://platform9.com/blog/kubernetes-docker-swarm-compared/" TargetMode="External"/><Relationship Id="rId85" Type="http://schemas.openxmlformats.org/officeDocument/2006/relationships/hyperlink" Target="https://catalogue.fiware.org/enablers/complex-event-processing-cep-proactive-technology-online" TargetMode="External"/><Relationship Id="rId150" Type="http://schemas.openxmlformats.org/officeDocument/2006/relationships/hyperlink" Target="https://github.com/telefonicaid/fiware-pep-steelskin" TargetMode="External"/><Relationship Id="rId171" Type="http://schemas.openxmlformats.org/officeDocument/2006/relationships/hyperlink" Target="https://www.postgresql.org/docs/9.6/static/warm-standby.html" TargetMode="External"/><Relationship Id="rId192" Type="http://schemas.openxmlformats.org/officeDocument/2006/relationships/hyperlink" Target="https://carto.com/" TargetMode="External"/><Relationship Id="rId206" Type="http://schemas.openxmlformats.org/officeDocument/2006/relationships/hyperlink" Target="https://catalogue.fiware.org/enablers/complex-event-processing-cep-proactive-technology-online" TargetMode="External"/><Relationship Id="rId227" Type="http://schemas.openxmlformats.org/officeDocument/2006/relationships/hyperlink" Target="https://www.elastic.co/products/elasticsearch" TargetMode="External"/><Relationship Id="rId248" Type="http://schemas.openxmlformats.org/officeDocument/2006/relationships/hyperlink" Target="http://rancher.com/" TargetMode="External"/><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s://docs.docker.com/engine/admin/logging/overview/" TargetMode="External"/><Relationship Id="rId129" Type="http://schemas.openxmlformats.org/officeDocument/2006/relationships/hyperlink" Target="https://opencv.org/" TargetMode="External"/><Relationship Id="rId54" Type="http://schemas.openxmlformats.org/officeDocument/2006/relationships/hyperlink" Target="https://fiware-orion.readthedocs.io/en/master/admin/rush/index.html" TargetMode="External"/><Relationship Id="rId75" Type="http://schemas.openxmlformats.org/officeDocument/2006/relationships/hyperlink" Target="https://github.com/telefonicaid/sigfox-iotagent" TargetMode="External"/><Relationship Id="rId96" Type="http://schemas.openxmlformats.org/officeDocument/2006/relationships/hyperlink" Target="http://business-api-ecosystem.readthedocs.io/en/latest/" TargetMode="External"/><Relationship Id="rId140" Type="http://schemas.openxmlformats.org/officeDocument/2006/relationships/image" Target="media/image15.png"/><Relationship Id="rId161" Type="http://schemas.openxmlformats.org/officeDocument/2006/relationships/hyperlink" Target="https://www.mongodb.com/" TargetMode="External"/><Relationship Id="rId182" Type="http://schemas.openxmlformats.org/officeDocument/2006/relationships/hyperlink" Target="http://hadoop.apache.org/docs/current/hadoop-project-dist/hadoop-hdfs/HdfsUserGuide.html" TargetMode="External"/><Relationship Id="rId217" Type="http://schemas.openxmlformats.org/officeDocument/2006/relationships/image" Target="media/image31.jpeg"/><Relationship Id="rId6" Type="http://schemas.openxmlformats.org/officeDocument/2006/relationships/footnotes" Target="footnotes.xml"/><Relationship Id="rId238" Type="http://schemas.openxmlformats.org/officeDocument/2006/relationships/hyperlink" Target="http://iot.testnca.org:5000" TargetMode="External"/><Relationship Id="rId23" Type="http://schemas.openxmlformats.org/officeDocument/2006/relationships/hyperlink" Target="https://docs.docker.com/" TargetMode="External"/><Relationship Id="rId119" Type="http://schemas.openxmlformats.org/officeDocument/2006/relationships/hyperlink" Target="https://hub.docker.com/r/neowaylabs/geoserver/" TargetMode="External"/><Relationship Id="rId44" Type="http://schemas.openxmlformats.org/officeDocument/2006/relationships/hyperlink" Target="https://docs.docker.com/registry/deploying/" TargetMode="External"/><Relationship Id="rId65" Type="http://schemas.openxmlformats.org/officeDocument/2006/relationships/hyperlink" Target="http://forge.fiware.org/plugins/mediawiki/wiki/fiware/index.php/FIWARE.ArchitectureDescription.Data.BigData" TargetMode="External"/><Relationship Id="rId86" Type="http://schemas.openxmlformats.org/officeDocument/2006/relationships/hyperlink" Target="https://github.com/telefonicaid?utf8=%E2%9C%93&amp;q=perseo&amp;type=&amp;language=" TargetMode="External"/><Relationship Id="rId130" Type="http://schemas.openxmlformats.org/officeDocument/2006/relationships/hyperlink" Target="https://catalogue.fiware.org/enablers/bigdata-analysis-cosmos" TargetMode="External"/><Relationship Id="rId151" Type="http://schemas.openxmlformats.org/officeDocument/2006/relationships/hyperlink" Target="https://fiware-orion.readthedocs.io/en/develop/user/security/index.html" TargetMode="External"/><Relationship Id="rId172" Type="http://schemas.openxmlformats.org/officeDocument/2006/relationships/image" Target="media/image23.png"/><Relationship Id="rId193" Type="http://schemas.openxmlformats.org/officeDocument/2006/relationships/image" Target="media/image26.png"/><Relationship Id="rId207" Type="http://schemas.openxmlformats.org/officeDocument/2006/relationships/hyperlink" Target="http://fiware-iot-stack.readthedocs.io/en/latest/cep/" TargetMode="External"/><Relationship Id="rId228" Type="http://schemas.openxmlformats.org/officeDocument/2006/relationships/hyperlink" Target="https://www.elastic.co/products/kibana" TargetMode="External"/><Relationship Id="rId249" Type="http://schemas.openxmlformats.org/officeDocument/2006/relationships/image" Target="media/image36.png"/><Relationship Id="rId13" Type="http://schemas.openxmlformats.org/officeDocument/2006/relationships/image" Target="media/image6.png"/><Relationship Id="rId109" Type="http://schemas.openxmlformats.org/officeDocument/2006/relationships/hyperlink" Target="https://docs.docker.com/engine/admin/logging/gelf/" TargetMode="External"/><Relationship Id="rId34" Type="http://schemas.openxmlformats.org/officeDocument/2006/relationships/image" Target="media/image12.png"/><Relationship Id="rId55" Type="http://schemas.openxmlformats.org/officeDocument/2006/relationships/hyperlink" Target="https://github.com/telefonicaid/Rush" TargetMode="External"/><Relationship Id="rId76" Type="http://schemas.openxmlformats.org/officeDocument/2006/relationships/hyperlink" Target="https://github.com/telefonicaid/iotagent-node-lib" TargetMode="External"/><Relationship Id="rId97" Type="http://schemas.openxmlformats.org/officeDocument/2006/relationships/hyperlink" Target="https://fusionforge.org/" TargetMode="External"/><Relationship Id="rId120" Type="http://schemas.openxmlformats.org/officeDocument/2006/relationships/hyperlink" Target="https://hub.docker.com/r/fiware/gisdataprovider/" TargetMode="External"/><Relationship Id="rId141" Type="http://schemas.openxmlformats.org/officeDocument/2006/relationships/image" Target="media/image16.png"/><Relationship Id="rId7" Type="http://schemas.openxmlformats.org/officeDocument/2006/relationships/endnotes" Target="endnotes.xml"/><Relationship Id="rId162" Type="http://schemas.openxmlformats.org/officeDocument/2006/relationships/hyperlink" Target="https://docs.mongodb.com/manual/core/wiredtiger/" TargetMode="External"/><Relationship Id="rId183" Type="http://schemas.openxmlformats.org/officeDocument/2006/relationships/hyperlink" Target="http://hadoop.apache.org/" TargetMode="External"/><Relationship Id="rId218" Type="http://schemas.openxmlformats.org/officeDocument/2006/relationships/image" Target="media/image32.jpg"/><Relationship Id="rId239" Type="http://schemas.openxmlformats.org/officeDocument/2006/relationships/hyperlink" Target="http://iot.testnca.org:8081" TargetMode="External"/><Relationship Id="rId250" Type="http://schemas.openxmlformats.org/officeDocument/2006/relationships/image" Target="media/image37.png"/><Relationship Id="rId24" Type="http://schemas.openxmlformats.org/officeDocument/2006/relationships/hyperlink" Target="https://docs.docker.com/engine/swarm/" TargetMode="External"/><Relationship Id="rId45" Type="http://schemas.openxmlformats.org/officeDocument/2006/relationships/hyperlink" Target="https://github.com/SUSE/Portus/blob/master/examples/compose/docker-compose.yml" TargetMode="External"/><Relationship Id="rId66" Type="http://schemas.openxmlformats.org/officeDocument/2006/relationships/hyperlink" Target="https://catalogue.fiware.org/enablers/data-visualization-knowage" TargetMode="External"/><Relationship Id="rId87" Type="http://schemas.openxmlformats.org/officeDocument/2006/relationships/hyperlink" Target="https://github.com/telefonicaid/perseo-core" TargetMode="External"/><Relationship Id="rId110" Type="http://schemas.openxmlformats.org/officeDocument/2006/relationships/hyperlink" Target="https://catalogue.fiware.org/enablers/poi-data-provider" TargetMode="External"/><Relationship Id="rId131" Type="http://schemas.openxmlformats.org/officeDocument/2006/relationships/hyperlink" Target="https://github.com/SUSE/Portus" TargetMode="External"/><Relationship Id="rId152" Type="http://schemas.openxmlformats.org/officeDocument/2006/relationships/hyperlink" Target="https://fiware-orion.readthedocs.io/en/develop/admin/diagnosis/index.html" TargetMode="External"/><Relationship Id="rId173" Type="http://schemas.openxmlformats.org/officeDocument/2006/relationships/hyperlink" Target="http://catalogue.fiware.org/enablers/bigdata-analysis-cosmos" TargetMode="External"/><Relationship Id="rId194" Type="http://schemas.openxmlformats.org/officeDocument/2006/relationships/hyperlink" Target="https://spark.apache.org/" TargetMode="External"/><Relationship Id="rId208" Type="http://schemas.openxmlformats.org/officeDocument/2006/relationships/hyperlink" Target="https://catalogue.fiware.org/enablers/iot-data-edge-consolidation-ge-cepheus" TargetMode="External"/><Relationship Id="rId229" Type="http://schemas.openxmlformats.org/officeDocument/2006/relationships/hyperlink" Target="https://www.elastic.co/products/beats" TargetMode="External"/><Relationship Id="rId240" Type="http://schemas.openxmlformats.org/officeDocument/2006/relationships/hyperlink" Target="http://iot.testnca.org:1026" TargetMode="External"/><Relationship Id="rId14" Type="http://schemas.openxmlformats.org/officeDocument/2006/relationships/hyperlink" Target="https://www.fiware.org/" TargetMode="External"/><Relationship Id="rId35" Type="http://schemas.openxmlformats.org/officeDocument/2006/relationships/hyperlink" Target="https://blog.docker.com/2017/02/docker-secrets-management/" TargetMode="External"/><Relationship Id="rId56" Type="http://schemas.openxmlformats.org/officeDocument/2006/relationships/hyperlink" Target="https://github.com/Geonovum/sospilot/tree/master/src/fiware/docker/orionrush" TargetMode="External"/><Relationship Id="rId77" Type="http://schemas.openxmlformats.org/officeDocument/2006/relationships/hyperlink" Target="https://github.com/telefonicaid/orchestrator" TargetMode="External"/><Relationship Id="rId100" Type="http://schemas.openxmlformats.org/officeDocument/2006/relationships/hyperlink" Target="https://portainer.io/" TargetMode="External"/><Relationship Id="rId8" Type="http://schemas.openxmlformats.org/officeDocument/2006/relationships/image" Target="media/image1.png"/><Relationship Id="rId98" Type="http://schemas.openxmlformats.org/officeDocument/2006/relationships/hyperlink" Target="https://www.eclipse.org/che/" TargetMode="External"/><Relationship Id="rId121" Type="http://schemas.openxmlformats.org/officeDocument/2006/relationships/hyperlink" Target="http://xml3d.org/" TargetMode="External"/><Relationship Id="rId142" Type="http://schemas.openxmlformats.org/officeDocument/2006/relationships/image" Target="media/image17.png"/><Relationship Id="rId163" Type="http://schemas.openxmlformats.org/officeDocument/2006/relationships/hyperlink" Target="http://www.wiredtiger.com/" TargetMode="External"/><Relationship Id="rId184" Type="http://schemas.openxmlformats.org/officeDocument/2006/relationships/hyperlink" Target="https://www.mysql.com/" TargetMode="External"/><Relationship Id="rId219" Type="http://schemas.openxmlformats.org/officeDocument/2006/relationships/image" Target="media/image33.png"/><Relationship Id="rId230" Type="http://schemas.openxmlformats.org/officeDocument/2006/relationships/hyperlink" Target="https://www.elastic.co/products/beats/metricbeat" TargetMode="External"/><Relationship Id="rId251" Type="http://schemas.openxmlformats.org/officeDocument/2006/relationships/fontTable" Target="fontTable.xml"/><Relationship Id="rId25" Type="http://schemas.openxmlformats.org/officeDocument/2006/relationships/image" Target="media/image7.png"/><Relationship Id="rId46" Type="http://schemas.openxmlformats.org/officeDocument/2006/relationships/hyperlink" Target="http://rancher.com/" TargetMode="External"/><Relationship Id="rId67" Type="http://schemas.openxmlformats.org/officeDocument/2006/relationships/hyperlink" Target="http://knowage.readthedocs.io/en/latest/" TargetMode="External"/><Relationship Id="rId88" Type="http://schemas.openxmlformats.org/officeDocument/2006/relationships/hyperlink" Target="https://github.com/telefonicaid/perseo-fe" TargetMode="External"/><Relationship Id="rId111" Type="http://schemas.openxmlformats.org/officeDocument/2006/relationships/hyperlink" Target="http://postgis.net/" TargetMode="External"/><Relationship Id="rId132" Type="http://schemas.openxmlformats.org/officeDocument/2006/relationships/hyperlink" Target="http://port.us.org/features/2_LDAP-support.html" TargetMode="External"/><Relationship Id="rId153" Type="http://schemas.openxmlformats.org/officeDocument/2006/relationships/hyperlink" Target="https://fiware-orion.readthedocs.io/en/develop/user/docker/index.html" TargetMode="External"/><Relationship Id="rId174" Type="http://schemas.openxmlformats.org/officeDocument/2006/relationships/hyperlink" Target="https://github.com/telefonicaid/fiware-cosmos/blob/master/cosmos-admin" TargetMode="External"/><Relationship Id="rId195" Type="http://schemas.openxmlformats.org/officeDocument/2006/relationships/hyperlink" Target="https://catalogue.fiware.org/enablers/backend-device-management-idas" TargetMode="External"/><Relationship Id="rId209" Type="http://schemas.openxmlformats.org/officeDocument/2006/relationships/hyperlink" Target="https://github.com/telefonicaid/perseo-fe/blob/master/documentation/architecture.md" TargetMode="External"/><Relationship Id="rId220" Type="http://schemas.openxmlformats.org/officeDocument/2006/relationships/image" Target="media/image34.png"/><Relationship Id="rId241" Type="http://schemas.openxmlformats.org/officeDocument/2006/relationships/hyperlink" Target="http://iot.testnca.org:4041" TargetMode="External"/><Relationship Id="rId15" Type="http://schemas.openxmlformats.org/officeDocument/2006/relationships/hyperlink" Target="http://www.openmobilealliance.org/" TargetMode="External"/><Relationship Id="rId36" Type="http://schemas.openxmlformats.org/officeDocument/2006/relationships/hyperlink" Target="https://mariadb.org/" TargetMode="External"/><Relationship Id="rId57" Type="http://schemas.openxmlformats.org/officeDocument/2006/relationships/hyperlink" Target="https://www.mongodb.com/" TargetMode="External"/><Relationship Id="rId78" Type="http://schemas.openxmlformats.org/officeDocument/2006/relationships/hyperlink" Target="http://mosquitto.org/" TargetMode="External"/><Relationship Id="rId99" Type="http://schemas.openxmlformats.org/officeDocument/2006/relationships/hyperlink" Target="http://www.keycloak.org/" TargetMode="External"/><Relationship Id="rId101" Type="http://schemas.openxmlformats.org/officeDocument/2006/relationships/hyperlink" Target="https://github.com/portainer/portainer/blob/develop/README.md" TargetMode="External"/><Relationship Id="rId122" Type="http://schemas.openxmlformats.org/officeDocument/2006/relationships/hyperlink" Target="https://www.fiware.org/2017/07/28/apinf-contributes-top-class-api-management-technologies-to-fiware-platform/" TargetMode="External"/><Relationship Id="rId143" Type="http://schemas.openxmlformats.org/officeDocument/2006/relationships/hyperlink" Target="https://docs.openstack.org/keystone/pike/admin/identity-integrate-with-ldap.html" TargetMode="External"/><Relationship Id="rId164" Type="http://schemas.openxmlformats.org/officeDocument/2006/relationships/hyperlink" Target="https://www.torodb.com/stampede/" TargetMode="External"/><Relationship Id="rId185" Type="http://schemas.openxmlformats.org/officeDocument/2006/relationships/hyperlink" Target="http://ckan.org/" TargetMode="External"/><Relationship Id="rId9" Type="http://schemas.openxmlformats.org/officeDocument/2006/relationships/image" Target="media/image2.png"/><Relationship Id="rId210" Type="http://schemas.openxmlformats.org/officeDocument/2006/relationships/image" Target="media/image29.png"/><Relationship Id="rId26" Type="http://schemas.openxmlformats.org/officeDocument/2006/relationships/image" Target="media/image8.png"/><Relationship Id="rId231" Type="http://schemas.openxmlformats.org/officeDocument/2006/relationships/hyperlink" Target="https://www.elastic.co/products/beats/heartbeat" TargetMode="External"/><Relationship Id="rId252" Type="http://schemas.openxmlformats.org/officeDocument/2006/relationships/glossaryDocument" Target="glossary/document.xml"/><Relationship Id="rId47" Type="http://schemas.openxmlformats.org/officeDocument/2006/relationships/hyperlink" Target="https://catalogue.fiware.org/enablers/identity-management-keyrock" TargetMode="External"/><Relationship Id="rId68" Type="http://schemas.openxmlformats.org/officeDocument/2006/relationships/hyperlink" Target="https://catalogue.fiware.org/enablers/ckan" TargetMode="External"/><Relationship Id="rId89" Type="http://schemas.openxmlformats.org/officeDocument/2006/relationships/hyperlink" Target="https://catalogue.fiware.org/enablers/application-mashup-wirecloud" TargetMode="External"/><Relationship Id="rId112" Type="http://schemas.openxmlformats.org/officeDocument/2006/relationships/hyperlink" Target="http://www.w3ds.org/doku.php" TargetMode="External"/><Relationship Id="rId133" Type="http://schemas.openxmlformats.org/officeDocument/2006/relationships/hyperlink" Target="https://github.com/SUSE/Portus/blob/master/examples/compose/docker-compose.yml" TargetMode="External"/><Relationship Id="rId154" Type="http://schemas.openxmlformats.org/officeDocument/2006/relationships/hyperlink" Target="https://fiware-orion.readthedocs.io/en/develop/admin/perf_tuning/index.html" TargetMode="External"/><Relationship Id="rId175" Type="http://schemas.openxmlformats.org/officeDocument/2006/relationships/hyperlink" Target="https://github.com/telefonicaid/fiware-cosmos/blob/master/cosmos-auth" TargetMode="External"/><Relationship Id="rId196" Type="http://schemas.openxmlformats.org/officeDocument/2006/relationships/hyperlink" Target="https://fiware-iot-stack.readthedocs.io/en/latest/" TargetMode="External"/><Relationship Id="rId200" Type="http://schemas.openxmlformats.org/officeDocument/2006/relationships/hyperlink" Target="https://github.com/telefonicaid/lightweightm2m-iotagent" TargetMode="External"/><Relationship Id="rId16" Type="http://schemas.openxmlformats.org/officeDocument/2006/relationships/hyperlink" Target="https://www.tmforum.org/" TargetMode="External"/><Relationship Id="rId221" Type="http://schemas.openxmlformats.org/officeDocument/2006/relationships/hyperlink" Target="https://gitlab.nicecotedazur.org/" TargetMode="External"/><Relationship Id="rId242" Type="http://schemas.openxmlformats.org/officeDocument/2006/relationships/hyperlink" Target="http://iot.testnca.org:7896" TargetMode="External"/><Relationship Id="rId37" Type="http://schemas.openxmlformats.org/officeDocument/2006/relationships/hyperlink" Target="https://flocker.readthedocs.io/en/latest/supported/index.html" TargetMode="External"/><Relationship Id="rId58" Type="http://schemas.openxmlformats.org/officeDocument/2006/relationships/hyperlink" Target="https://www.postgresql.org/" TargetMode="External"/><Relationship Id="rId79" Type="http://schemas.openxmlformats.org/officeDocument/2006/relationships/hyperlink" Target="https://nodered.org/" TargetMode="External"/><Relationship Id="rId102" Type="http://schemas.openxmlformats.org/officeDocument/2006/relationships/hyperlink" Target="https://github.com/telefonicaid?utf8=%E2%9C%93&amp;q=Monitoring&amp;type=&amp;language=" TargetMode="External"/><Relationship Id="rId123" Type="http://schemas.openxmlformats.org/officeDocument/2006/relationships/hyperlink" Target="https://www.apinf.com/" TargetMode="External"/><Relationship Id="rId144" Type="http://schemas.openxmlformats.org/officeDocument/2006/relationships/hyperlink" Target="https://wiki.openstack.org/wiki/HowtoIntegrateKeystonewithAD" TargetMode="External"/><Relationship Id="rId90" Type="http://schemas.openxmlformats.org/officeDocument/2006/relationships/hyperlink" Target="https://wirecloud.readthedocs.io/en/stable/" TargetMode="External"/><Relationship Id="rId165" Type="http://schemas.openxmlformats.org/officeDocument/2006/relationships/hyperlink" Target="https://citusdata.github.io/cstore_fdw/" TargetMode="External"/><Relationship Id="rId186" Type="http://schemas.openxmlformats.org/officeDocument/2006/relationships/hyperlink" Target="https://www.mongodb.org/" TargetMode="External"/><Relationship Id="rId211" Type="http://schemas.openxmlformats.org/officeDocument/2006/relationships/image" Target="media/image30.png"/><Relationship Id="rId232" Type="http://schemas.openxmlformats.org/officeDocument/2006/relationships/hyperlink" Target="https://github.com/floragunncom/search-guard" TargetMode="External"/><Relationship Id="rId253" Type="http://schemas.openxmlformats.org/officeDocument/2006/relationships/theme" Target="theme/theme1.xml"/><Relationship Id="rId27" Type="http://schemas.openxmlformats.org/officeDocument/2006/relationships/hyperlink" Target="https://www.fiware.org/" TargetMode="External"/><Relationship Id="rId48" Type="http://schemas.openxmlformats.org/officeDocument/2006/relationships/hyperlink" Target="https://catalogue.fiware.org/enablers/authorization-pdp-authzforce" TargetMode="External"/><Relationship Id="rId69" Type="http://schemas.openxmlformats.org/officeDocument/2006/relationships/hyperlink" Target="https://github.com/okfn/docker-fiware-ckan" TargetMode="External"/><Relationship Id="rId113" Type="http://schemas.openxmlformats.org/officeDocument/2006/relationships/hyperlink" Target="http://docs.opengeospatial.org/is/15-001r4/15-001r4.html" TargetMode="External"/><Relationship Id="rId134" Type="http://schemas.openxmlformats.org/officeDocument/2006/relationships/hyperlink" Target="http://docs.gitlab.com/ce/user/project/container_registry.html" TargetMode="External"/><Relationship Id="rId80" Type="http://schemas.openxmlformats.org/officeDocument/2006/relationships/hyperlink" Target="https://github.com/telefonicaid/iotagent-manager" TargetMode="External"/><Relationship Id="rId155" Type="http://schemas.openxmlformats.org/officeDocument/2006/relationships/image" Target="media/image20.png"/><Relationship Id="rId176" Type="http://schemas.openxmlformats.org/officeDocument/2006/relationships/hyperlink" Target="https://github.com/telefonicaid/fiware-cosmos/blob/master/cosmos-gui" TargetMode="External"/><Relationship Id="rId197" Type="http://schemas.openxmlformats.org/officeDocument/2006/relationships/hyperlink" Target="https://github.com/telefonicaid/iotagent-ul" TargetMode="External"/><Relationship Id="rId201" Type="http://schemas.openxmlformats.org/officeDocument/2006/relationships/hyperlink" Target="https://github.com/telefonicaid/iotagent-node-lib" TargetMode="External"/><Relationship Id="rId222" Type="http://schemas.openxmlformats.org/officeDocument/2006/relationships/hyperlink" Target="https://github.com/julienmathis/centreon-docker" TargetMode="External"/><Relationship Id="rId243" Type="http://schemas.openxmlformats.org/officeDocument/2006/relationships/hyperlink" Target="http://iot.testnca.org:27017" TargetMode="External"/><Relationship Id="rId17" Type="http://schemas.openxmlformats.org/officeDocument/2006/relationships/hyperlink" Target="https://en.wikipedia.org/wiki/Representational_state_transfer" TargetMode="External"/><Relationship Id="rId38" Type="http://schemas.openxmlformats.org/officeDocument/2006/relationships/hyperlink" Target="http://rexray.readthedocs.io/en/stable/user-guide/storage-providers/" TargetMode="External"/><Relationship Id="rId59" Type="http://schemas.openxmlformats.org/officeDocument/2006/relationships/hyperlink" Target="https://www.citusdata.com/product/community" TargetMode="External"/><Relationship Id="rId103" Type="http://schemas.openxmlformats.org/officeDocument/2006/relationships/hyperlink" Target="https://www.centreon.com/" TargetMode="External"/><Relationship Id="rId124" Type="http://schemas.openxmlformats.org/officeDocument/2006/relationships/hyperlink" Target="https://apiumbrella.io/" TargetMode="External"/><Relationship Id="rId70" Type="http://schemas.openxmlformats.org/officeDocument/2006/relationships/hyperlink" Target="http://docs.ckan.org/en/ckan-2.3.5/maintaining/installing/install-using-docker.html" TargetMode="External"/><Relationship Id="rId91" Type="http://schemas.openxmlformats.org/officeDocument/2006/relationships/hyperlink" Target="https://github.com/Freeboard/freeboard" TargetMode="External"/><Relationship Id="rId145" Type="http://schemas.openxmlformats.org/officeDocument/2006/relationships/image" Target="media/image18.png"/><Relationship Id="rId166" Type="http://schemas.openxmlformats.org/officeDocument/2006/relationships/image" Target="media/image21.png"/><Relationship Id="rId187" Type="http://schemas.openxmlformats.org/officeDocument/2006/relationships/hyperlink" Target="https://github.com/telefonicaid/IoT-STH" TargetMode="External"/><Relationship Id="rId1" Type="http://schemas.openxmlformats.org/officeDocument/2006/relationships/customXml" Target="../customXml/item1.xml"/><Relationship Id="rId212" Type="http://schemas.openxmlformats.org/officeDocument/2006/relationships/hyperlink" Target="https://github.com/Wirecloud/docker-wirecloud/" TargetMode="External"/><Relationship Id="rId233" Type="http://schemas.openxmlformats.org/officeDocument/2006/relationships/image" Target="media/image35.png"/><Relationship Id="rId28" Type="http://schemas.openxmlformats.org/officeDocument/2006/relationships/hyperlink" Target="https://catalogue.fiware.org/" TargetMode="External"/><Relationship Id="rId49" Type="http://schemas.openxmlformats.org/officeDocument/2006/relationships/hyperlink" Target="https://catalogue.fiware.org/enablers/pep-proxy-wilma" TargetMode="External"/><Relationship Id="rId114" Type="http://schemas.openxmlformats.org/officeDocument/2006/relationships/hyperlink" Target="http://www.opengeospatial.org/" TargetMode="External"/><Relationship Id="rId60" Type="http://schemas.openxmlformats.org/officeDocument/2006/relationships/hyperlink" Target="https://www.postgresql.org/docs/10/static/warm-standby.html" TargetMode="External"/><Relationship Id="rId81" Type="http://schemas.openxmlformats.org/officeDocument/2006/relationships/hyperlink" Target="https://github.com/telefonicaid" TargetMode="External"/><Relationship Id="rId135" Type="http://schemas.openxmlformats.org/officeDocument/2006/relationships/hyperlink" Target="https://www.opensuse.org/" TargetMode="External"/><Relationship Id="rId156" Type="http://schemas.openxmlformats.org/officeDocument/2006/relationships/hyperlink" Target="http://www.onem2m.org/" TargetMode="External"/><Relationship Id="rId177" Type="http://schemas.openxmlformats.org/officeDocument/2006/relationships/hyperlink" Target="https://github.com/telefonicaid/fiware-cosmos/blob/master/cosmos-hive-auth-provider" TargetMode="External"/><Relationship Id="rId198" Type="http://schemas.openxmlformats.org/officeDocument/2006/relationships/hyperlink" Target="https://github.com/telefonicaid/iotagent-json" TargetMode="External"/><Relationship Id="rId202" Type="http://schemas.openxmlformats.org/officeDocument/2006/relationships/image" Target="media/image27.png"/><Relationship Id="rId223" Type="http://schemas.openxmlformats.org/officeDocument/2006/relationships/hyperlink" Target="https://docs.docker.com/engine/admin/logging/gelf/" TargetMode="External"/><Relationship Id="rId244" Type="http://schemas.openxmlformats.org/officeDocument/2006/relationships/hyperlink" Target="http://iot.testnca.org:8002" TargetMode="External"/><Relationship Id="rId18" Type="http://schemas.openxmlformats.org/officeDocument/2006/relationships/hyperlink" Target="https://en.wikipedia.org/wiki/SOAP" TargetMode="External"/><Relationship Id="rId39" Type="http://schemas.openxmlformats.org/officeDocument/2006/relationships/hyperlink" Target="https://www.fiware.org/data-models/" TargetMode="External"/><Relationship Id="rId50" Type="http://schemas.openxmlformats.org/officeDocument/2006/relationships/hyperlink" Target="http://fiware.github.io/context.Orion/api/v2/stable/" TargetMode="External"/><Relationship Id="rId104" Type="http://schemas.openxmlformats.org/officeDocument/2006/relationships/hyperlink" Target="https://www.consul.io/" TargetMode="External"/><Relationship Id="rId125" Type="http://schemas.openxmlformats.org/officeDocument/2006/relationships/hyperlink" Target="http://www.haproxy.org/" TargetMode="External"/><Relationship Id="rId146" Type="http://schemas.openxmlformats.org/officeDocument/2006/relationships/hyperlink" Target="https://docs.openstack.org/keystone/latest/" TargetMode="External"/><Relationship Id="rId167" Type="http://schemas.openxmlformats.org/officeDocument/2006/relationships/image" Target="media/image22.png"/><Relationship Id="rId188" Type="http://schemas.openxmlformats.org/officeDocument/2006/relationships/hyperlink" Target="http://kafka.apache.org/" TargetMode="External"/><Relationship Id="rId71" Type="http://schemas.openxmlformats.org/officeDocument/2006/relationships/hyperlink" Target="https://catalogue.fiware.org/enablers/backend-device-management-idas" TargetMode="External"/><Relationship Id="rId92" Type="http://schemas.openxmlformats.org/officeDocument/2006/relationships/hyperlink" Target="https://www.fiware.org/2015/07/13/fiware-orion-data-source-now-available-for-freeboard/" TargetMode="External"/><Relationship Id="rId213" Type="http://schemas.openxmlformats.org/officeDocument/2006/relationships/hyperlink" Target="https://hub.docker.com/r/fiware/wirecloud/" TargetMode="External"/><Relationship Id="rId234" Type="http://schemas.openxmlformats.org/officeDocument/2006/relationships/hyperlink" Target="https://www.meteor.com/" TargetMode="External"/><Relationship Id="rId2" Type="http://schemas.openxmlformats.org/officeDocument/2006/relationships/numbering" Target="numbering.xml"/><Relationship Id="rId29" Type="http://schemas.openxmlformats.org/officeDocument/2006/relationships/image" Target="media/image9.png"/><Relationship Id="rId40" Type="http://schemas.openxmlformats.org/officeDocument/2006/relationships/hyperlink" Target="https://github.com/fiware/dataModels" TargetMode="External"/><Relationship Id="rId115" Type="http://schemas.openxmlformats.org/officeDocument/2006/relationships/hyperlink" Target="https://catalogue.fiware.org/enablers/gis-data-provider-geoserver3d" TargetMode="External"/><Relationship Id="rId136" Type="http://schemas.openxmlformats.org/officeDocument/2006/relationships/hyperlink" Target="https://docs.gitlab.com/ee/administration/container_registry.html" TargetMode="External"/><Relationship Id="rId157" Type="http://schemas.openxmlformats.org/officeDocument/2006/relationships/hyperlink" Target="https://fiware-orion.readthedocs.io/en/master/admin/rush/index.html" TargetMode="External"/><Relationship Id="rId178" Type="http://schemas.openxmlformats.org/officeDocument/2006/relationships/hyperlink" Target="https://github.com/telefonicaid/fiware-cosmos/blob/master/cosmos-tidoop-api" TargetMode="External"/><Relationship Id="rId61" Type="http://schemas.openxmlformats.org/officeDocument/2006/relationships/hyperlink" Target="http://galeracluster.com/products/" TargetMode="External"/><Relationship Id="rId82" Type="http://schemas.openxmlformats.org/officeDocument/2006/relationships/hyperlink" Target="https://github.com/telefonicaid/orchestrator" TargetMode="External"/><Relationship Id="rId199" Type="http://schemas.openxmlformats.org/officeDocument/2006/relationships/hyperlink" Target="https://github.com/telefonicaid/sigfox-iotagent" TargetMode="External"/><Relationship Id="rId203" Type="http://schemas.openxmlformats.org/officeDocument/2006/relationships/image" Target="media/image28.png"/><Relationship Id="rId19" Type="http://schemas.openxmlformats.org/officeDocument/2006/relationships/hyperlink" Target="http://www.openmobilealliance.org/release/NGSI/" TargetMode="External"/><Relationship Id="rId224" Type="http://schemas.openxmlformats.org/officeDocument/2006/relationships/hyperlink" Target="https://docs.docker.com/engine/admin/logging/overview/" TargetMode="External"/><Relationship Id="rId245" Type="http://schemas.openxmlformats.org/officeDocument/2006/relationships/hyperlink" Target="http://iot.testnca.org:8003" TargetMode="External"/><Relationship Id="rId30" Type="http://schemas.openxmlformats.org/officeDocument/2006/relationships/image" Target="media/image10.png"/><Relationship Id="rId105" Type="http://schemas.openxmlformats.org/officeDocument/2006/relationships/hyperlink" Target="https://documentation.centreon.com/docs/centreon-auto-discovery/en/latest/" TargetMode="External"/><Relationship Id="rId126" Type="http://schemas.openxmlformats.org/officeDocument/2006/relationships/hyperlink" Target="http://www.haproxy.org/" TargetMode="External"/><Relationship Id="rId147" Type="http://schemas.openxmlformats.org/officeDocument/2006/relationships/image" Target="media/image19.png"/><Relationship Id="rId168" Type="http://schemas.openxmlformats.org/officeDocument/2006/relationships/hyperlink" Target="https://github.com/citusdata/docker" TargetMode="External"/><Relationship Id="rId51" Type="http://schemas.openxmlformats.org/officeDocument/2006/relationships/hyperlink" Target="https://catalogue.fiware.org/enablers/publishsubscribe-context-broker-orion-context-broker" TargetMode="External"/><Relationship Id="rId72" Type="http://schemas.openxmlformats.org/officeDocument/2006/relationships/hyperlink" Target="https://fiware-iot-stack.readthedocs.io/en/latest/" TargetMode="External"/><Relationship Id="rId93" Type="http://schemas.openxmlformats.org/officeDocument/2006/relationships/hyperlink" Target="https://github.com/telefonicaid/fiware-connectors/tree/master/FreeBoard-Orion-Plugin" TargetMode="External"/><Relationship Id="rId189" Type="http://schemas.openxmlformats.org/officeDocument/2006/relationships/hyperlink" Target="https://aws.amazon.com/dynamodb/" TargetMode="External"/><Relationship Id="rId3" Type="http://schemas.openxmlformats.org/officeDocument/2006/relationships/styles" Target="styles.xml"/><Relationship Id="rId214" Type="http://schemas.openxmlformats.org/officeDocument/2006/relationships/hyperlink" Target="https://github.com/linaro-technologies/freeboard-docker" TargetMode="External"/><Relationship Id="rId235" Type="http://schemas.openxmlformats.org/officeDocument/2006/relationships/hyperlink" Target="https://www.fiware.org/category/apis/" TargetMode="External"/><Relationship Id="rId116" Type="http://schemas.openxmlformats.org/officeDocument/2006/relationships/hyperlink" Target="http://gisdataprovider.readthedocs.io/en/latest/index.html" TargetMode="External"/><Relationship Id="rId137" Type="http://schemas.openxmlformats.org/officeDocument/2006/relationships/image" Target="media/image14.png"/><Relationship Id="rId158" Type="http://schemas.openxmlformats.org/officeDocument/2006/relationships/hyperlink" Target="https://github.com/telefonicaid/Rush"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s://ico.org.uk/media/for-organisations/documents/1546/data-controllers-and-data-processors-dp-guidance.pdf" TargetMode="External"/><Relationship Id="rId62" Type="http://schemas.openxmlformats.org/officeDocument/2006/relationships/hyperlink" Target="https://mariadb.com/kb/en/library/galera-cluster/" TargetMode="External"/><Relationship Id="rId83" Type="http://schemas.openxmlformats.org/officeDocument/2006/relationships/hyperlink" Target="https://en.wikipedia.org/wiki/OPC_Unified_Architecture" TargetMode="External"/><Relationship Id="rId179" Type="http://schemas.openxmlformats.org/officeDocument/2006/relationships/hyperlink" Target="https://github.com/telefonicaid/fiware-cosmos/blob/master/cosmos-proxy" TargetMode="External"/><Relationship Id="rId190" Type="http://schemas.openxmlformats.org/officeDocument/2006/relationships/hyperlink" Target="https://aws.amazon.com/" TargetMode="External"/><Relationship Id="rId204" Type="http://schemas.openxmlformats.org/officeDocument/2006/relationships/hyperlink" Target="https://github.com/telefonicaid/orchestrator" TargetMode="External"/><Relationship Id="rId225" Type="http://schemas.openxmlformats.org/officeDocument/2006/relationships/hyperlink" Target="https://docs.docker.com/engine/admin/logging/gelf/" TargetMode="External"/><Relationship Id="rId246" Type="http://schemas.openxmlformats.org/officeDocument/2006/relationships/hyperlink" Target="http://iot.testnca.org:9000" TargetMode="External"/><Relationship Id="rId106" Type="http://schemas.openxmlformats.org/officeDocument/2006/relationships/hyperlink" Target="https://github.com/Centreon-Community/centreon-discovery" TargetMode="External"/><Relationship Id="rId127" Type="http://schemas.openxmlformats.org/officeDocument/2006/relationships/hyperlink" Target="https://catalogue.fiware.org/enablers/stream-oriented-kurento" TargetMode="External"/><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hyperlink" Target="https://fiware-orion.readthedocs.io/en/master/" TargetMode="External"/><Relationship Id="rId73" Type="http://schemas.openxmlformats.org/officeDocument/2006/relationships/hyperlink" Target="https://github.com/telefonicaid/iotagent-ul" TargetMode="External"/><Relationship Id="rId94" Type="http://schemas.openxmlformats.org/officeDocument/2006/relationships/hyperlink" Target="https://freeboard.io/" TargetMode="External"/><Relationship Id="rId148" Type="http://schemas.openxmlformats.org/officeDocument/2006/relationships/hyperlink" Target="https://forge.fiware.org/plugins/mediawiki/wiki/fiware/index.php/FIWARE.OpenSpecification.Security.PEP_Proxy_Generic_Enabler" TargetMode="External"/><Relationship Id="rId169" Type="http://schemas.openxmlformats.org/officeDocument/2006/relationships/hyperlink" Target="https://wiki.postgresql.org/wiki/Clustering" TargetMode="External"/><Relationship Id="rId4" Type="http://schemas.openxmlformats.org/officeDocument/2006/relationships/settings" Target="settings.xml"/><Relationship Id="rId180" Type="http://schemas.openxmlformats.org/officeDocument/2006/relationships/image" Target="media/image24.png"/><Relationship Id="rId215" Type="http://schemas.openxmlformats.org/officeDocument/2006/relationships/hyperlink" Target="https://github.com/telefonicaid/fiware-connectors/tree/master/FreeBoard-Orion-Plugin" TargetMode="External"/><Relationship Id="rId236" Type="http://schemas.openxmlformats.org/officeDocument/2006/relationships/hyperlink" Target="https://gstreamer.freedesktop.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557654"/>
    <w:rsid w:val="007601D3"/>
    <w:rsid w:val="009F774A"/>
    <w:rsid w:val="00A6211A"/>
    <w:rsid w:val="00B509C6"/>
    <w:rsid w:val="00E5324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0E227-5227-4794-A5E1-1A39F29DF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86346</TotalTime>
  <Pages>65</Pages>
  <Words>22351</Words>
  <Characters>122935</Characters>
  <Application>Microsoft Office Word</Application>
  <DocSecurity>0</DocSecurity>
  <Lines>1024</Lines>
  <Paragraphs>289</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144997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1600</cp:revision>
  <dcterms:created xsi:type="dcterms:W3CDTF">2017-09-20T09:03:00Z</dcterms:created>
  <dcterms:modified xsi:type="dcterms:W3CDTF">2017-12-22T16:42:00Z</dcterms:modified>
</cp:coreProperties>
</file>