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1B64DC" w14:textId="77777777" w:rsidR="002D7C8C" w:rsidRDefault="00250854" w:rsidP="00250854">
      <w:pPr>
        <w:tabs>
          <w:tab w:val="center" w:pos="4680"/>
          <w:tab w:val="left" w:pos="7985"/>
          <w:tab w:val="right" w:pos="9360"/>
        </w:tabs>
        <w:jc w:val="center"/>
        <w:rPr>
          <w:rFonts w:ascii="Arial Black" w:hAnsi="Arial Black" w:cs="Arial"/>
          <w:b/>
          <w:sz w:val="36"/>
          <w:szCs w:val="36"/>
        </w:rPr>
      </w:pPr>
      <w:bookmarkStart w:id="0" w:name="_Toc443724868"/>
      <w:r>
        <w:rPr>
          <w:rFonts w:ascii="Arial Bold" w:hAnsi="Arial Bold" w:cs="Arial"/>
          <w:b/>
          <w:noProof/>
          <w:sz w:val="30"/>
          <w:szCs w:val="36"/>
          <w:lang w:val="fr-FR" w:eastAsia="fr-FR"/>
        </w:rPr>
        <w:drawing>
          <wp:anchor distT="0" distB="0" distL="114300" distR="114300" simplePos="0" relativeHeight="251658240" behindDoc="0" locked="0" layoutInCell="1" allowOverlap="1">
            <wp:simplePos x="0" y="0"/>
            <wp:positionH relativeFrom="column">
              <wp:posOffset>158750</wp:posOffset>
            </wp:positionH>
            <wp:positionV relativeFrom="paragraph">
              <wp:posOffset>908050</wp:posOffset>
            </wp:positionV>
            <wp:extent cx="4027170" cy="1066800"/>
            <wp:effectExtent l="0" t="0" r="0" b="0"/>
            <wp:wrapThrough wrapText="bothSides">
              <wp:wrapPolygon edited="0">
                <wp:start x="12159" y="2314"/>
                <wp:lineTo x="6437" y="6171"/>
                <wp:lineTo x="920" y="8871"/>
                <wp:lineTo x="715" y="10414"/>
                <wp:lineTo x="511" y="16586"/>
                <wp:lineTo x="1941" y="16971"/>
                <wp:lineTo x="9400" y="20443"/>
                <wp:lineTo x="9911" y="20443"/>
                <wp:lineTo x="21048" y="16200"/>
                <wp:lineTo x="21150" y="14271"/>
                <wp:lineTo x="20537" y="11957"/>
                <wp:lineTo x="19209" y="9257"/>
                <wp:lineTo x="19413" y="5400"/>
                <wp:lineTo x="18085" y="3857"/>
                <wp:lineTo x="12874" y="2314"/>
                <wp:lineTo x="12159" y="2314"/>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ureka_smart_cit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7170" cy="1066800"/>
                    </a:xfrm>
                    <a:prstGeom prst="rect">
                      <a:avLst/>
                    </a:prstGeom>
                  </pic:spPr>
                </pic:pic>
              </a:graphicData>
            </a:graphic>
            <wp14:sizeRelH relativeFrom="page">
              <wp14:pctWidth>0</wp14:pctWidth>
            </wp14:sizeRelH>
            <wp14:sizeRelV relativeFrom="page">
              <wp14:pctHeight>0</wp14:pctHeight>
            </wp14:sizeRelV>
          </wp:anchor>
        </w:drawing>
      </w:r>
      <w:sdt>
        <w:sdtPr>
          <w:rPr>
            <w:rFonts w:ascii="Arial Black" w:hAnsi="Arial Black" w:cs="Arial"/>
            <w:b/>
            <w:sz w:val="36"/>
            <w:szCs w:val="36"/>
          </w:rPr>
          <w:alias w:val="Title"/>
          <w:id w:val="27061591"/>
          <w:placeholder>
            <w:docPart w:val="6924BE6814DB459FAE85EEB2B17D04E9"/>
          </w:placeholder>
          <w:dataBinding w:prefixMappings="xmlns:ns0='http://purl.org/dc/elements/1.1/' xmlns:ns1='http://schemas.openxmlformats.org/package/2006/metadata/core-properties' " w:xpath="/ns1:coreProperties[1]/ns0:title[1]" w:storeItemID="{6C3C8BC8-F283-45AE-878A-BAB7291924A1}"/>
          <w:text/>
        </w:sdtPr>
        <w:sdtContent>
          <w:r>
            <w:rPr>
              <w:rFonts w:ascii="Arial Black" w:hAnsi="Arial Black" w:cs="Arial"/>
              <w:b/>
              <w:sz w:val="36"/>
              <w:szCs w:val="36"/>
            </w:rPr>
            <w:t xml:space="preserve">MNCA IOT </w:t>
          </w:r>
          <w:proofErr w:type="spellStart"/>
          <w:r>
            <w:rPr>
              <w:rFonts w:ascii="Arial Black" w:hAnsi="Arial Black" w:cs="Arial"/>
              <w:b/>
              <w:sz w:val="36"/>
              <w:szCs w:val="36"/>
            </w:rPr>
            <w:t>SmartC</w:t>
          </w:r>
          <w:r w:rsidR="00540EA1">
            <w:rPr>
              <w:rFonts w:ascii="Arial Black" w:hAnsi="Arial Black" w:cs="Arial"/>
              <w:b/>
              <w:sz w:val="36"/>
              <w:szCs w:val="36"/>
            </w:rPr>
            <w:t>ity</w:t>
          </w:r>
          <w:proofErr w:type="spellEnd"/>
          <w:r w:rsidR="00540EA1">
            <w:rPr>
              <w:rFonts w:ascii="Arial Black" w:hAnsi="Arial Black" w:cs="Arial"/>
              <w:b/>
              <w:sz w:val="36"/>
              <w:szCs w:val="36"/>
            </w:rPr>
            <w:t xml:space="preserve"> Technical Architecture</w:t>
          </w:r>
        </w:sdtContent>
      </w:sdt>
    </w:p>
    <w:p w14:paraId="7AF910C7" w14:textId="77777777" w:rsidR="00E8609B" w:rsidRDefault="00E8609B" w:rsidP="002D7C8C">
      <w:pPr>
        <w:keepNext/>
        <w:tabs>
          <w:tab w:val="left" w:pos="1800"/>
          <w:tab w:val="center" w:pos="4680"/>
          <w:tab w:val="right" w:pos="9360"/>
        </w:tabs>
        <w:spacing w:after="240"/>
        <w:jc w:val="center"/>
        <w:outlineLvl w:val="3"/>
        <w:rPr>
          <w:rFonts w:ascii="Arial Black" w:hAnsi="Arial Black" w:cs="Arial"/>
          <w:b/>
          <w:bCs/>
          <w:sz w:val="36"/>
          <w:szCs w:val="36"/>
        </w:rPr>
        <w:sectPr w:rsidR="00E8609B">
          <w:pgSz w:w="12240" w:h="15840"/>
          <w:pgMar w:top="1440" w:right="1440" w:bottom="1440" w:left="1440" w:header="720" w:footer="360" w:gutter="0"/>
          <w:pgNumType w:fmt="lowerRoman" w:start="1"/>
          <w:cols w:space="720"/>
        </w:sectPr>
      </w:pPr>
    </w:p>
    <w:p w14:paraId="40059FB9" w14:textId="77777777" w:rsidR="00E8609B" w:rsidRPr="00281338" w:rsidRDefault="00E8609B" w:rsidP="002D7C8C">
      <w:pPr>
        <w:keepNext/>
        <w:tabs>
          <w:tab w:val="left" w:pos="1800"/>
          <w:tab w:val="center" w:pos="4680"/>
          <w:tab w:val="right" w:pos="9360"/>
        </w:tabs>
        <w:spacing w:after="240"/>
        <w:jc w:val="center"/>
        <w:outlineLvl w:val="3"/>
        <w:rPr>
          <w:rFonts w:ascii="Arial Black" w:hAnsi="Arial Black" w:cs="Arial"/>
          <w:b/>
          <w:bCs/>
          <w:sz w:val="36"/>
          <w:szCs w:val="36"/>
        </w:rPr>
      </w:pPr>
      <w:r>
        <w:rPr>
          <w:rFonts w:ascii="Arial Black" w:hAnsi="Arial Black" w:cs="Arial"/>
          <w:b/>
          <w:noProof/>
          <w:sz w:val="36"/>
          <w:szCs w:val="36"/>
          <w:lang w:val="fr-FR" w:eastAsia="fr-FR"/>
        </w:rPr>
        <w:drawing>
          <wp:inline distT="0" distB="0" distL="0" distR="0">
            <wp:extent cx="1562100" cy="15243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nca.png"/>
                    <pic:cNvPicPr/>
                  </pic:nvPicPr>
                  <pic:blipFill rotWithShape="1">
                    <a:blip r:embed="rId9" cstate="print">
                      <a:extLst>
                        <a:ext uri="{28A0092B-C50C-407E-A947-70E740481C1C}">
                          <a14:useLocalDpi xmlns:a14="http://schemas.microsoft.com/office/drawing/2010/main" val="0"/>
                        </a:ext>
                      </a:extLst>
                    </a:blip>
                    <a:srcRect l="12732" r="12515"/>
                    <a:stretch/>
                  </pic:blipFill>
                  <pic:spPr bwMode="auto">
                    <a:xfrm>
                      <a:off x="0" y="0"/>
                      <a:ext cx="1580567" cy="1542356"/>
                    </a:xfrm>
                    <a:prstGeom prst="rect">
                      <a:avLst/>
                    </a:prstGeom>
                    <a:ln>
                      <a:noFill/>
                    </a:ln>
                    <a:extLst>
                      <a:ext uri="{53640926-AAD7-44D8-BBD7-CCE9431645EC}">
                        <a14:shadowObscured xmlns:a14="http://schemas.microsoft.com/office/drawing/2010/main"/>
                      </a:ext>
                    </a:extLst>
                  </pic:spPr>
                </pic:pic>
              </a:graphicData>
            </a:graphic>
          </wp:inline>
        </w:drawing>
      </w:r>
    </w:p>
    <w:p w14:paraId="32CD58BF" w14:textId="77777777" w:rsidR="00E8609B" w:rsidRDefault="004A5762" w:rsidP="00250854">
      <w:pPr>
        <w:tabs>
          <w:tab w:val="center" w:pos="4680"/>
          <w:tab w:val="right" w:pos="9360"/>
        </w:tabs>
        <w:spacing w:before="1440"/>
        <w:rPr>
          <w:rFonts w:ascii="Arial Bold" w:hAnsi="Arial Bold" w:cs="Arial"/>
          <w:b/>
          <w:sz w:val="30"/>
          <w:szCs w:val="36"/>
          <w:lang w:val="fr-FR"/>
        </w:rPr>
      </w:pPr>
      <w:r>
        <w:rPr>
          <w:rFonts w:ascii="Arial Bold" w:hAnsi="Arial Bold" w:cs="Arial"/>
          <w:b/>
          <w:noProof/>
          <w:sz w:val="30"/>
          <w:szCs w:val="36"/>
          <w:lang w:val="fr-FR" w:eastAsia="fr-FR"/>
        </w:rPr>
        <w:drawing>
          <wp:anchor distT="0" distB="0" distL="114300" distR="114300" simplePos="0" relativeHeight="251658241" behindDoc="0" locked="0" layoutInCell="1" allowOverlap="1">
            <wp:simplePos x="0" y="0"/>
            <wp:positionH relativeFrom="column">
              <wp:posOffset>-1327150</wp:posOffset>
            </wp:positionH>
            <wp:positionV relativeFrom="paragraph">
              <wp:posOffset>89535</wp:posOffset>
            </wp:positionV>
            <wp:extent cx="2743200" cy="888365"/>
            <wp:effectExtent l="0" t="0" r="0" b="0"/>
            <wp:wrapThrough wrapText="bothSides">
              <wp:wrapPolygon edited="0">
                <wp:start x="3000" y="3706"/>
                <wp:lineTo x="1950" y="6021"/>
                <wp:lineTo x="750" y="10190"/>
                <wp:lineTo x="750" y="16212"/>
                <wp:lineTo x="3000" y="18064"/>
                <wp:lineTo x="7650" y="18991"/>
                <wp:lineTo x="15600" y="18991"/>
                <wp:lineTo x="20100" y="18064"/>
                <wp:lineTo x="20850" y="17138"/>
                <wp:lineTo x="20550" y="3706"/>
                <wp:lineTo x="3000" y="3706"/>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ware-Sin-fond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888365"/>
                    </a:xfrm>
                    <a:prstGeom prst="rect">
                      <a:avLst/>
                    </a:prstGeom>
                  </pic:spPr>
                </pic:pic>
              </a:graphicData>
            </a:graphic>
          </wp:anchor>
        </w:drawing>
      </w:r>
    </w:p>
    <w:p w14:paraId="0AD25761" w14:textId="77777777" w:rsidR="004A5762" w:rsidRDefault="004A5762" w:rsidP="00250854">
      <w:pPr>
        <w:tabs>
          <w:tab w:val="center" w:pos="4680"/>
          <w:tab w:val="right" w:pos="9360"/>
        </w:tabs>
        <w:spacing w:before="1440"/>
        <w:rPr>
          <w:rFonts w:ascii="Arial Bold" w:hAnsi="Arial Bold" w:cs="Arial"/>
          <w:b/>
          <w:sz w:val="30"/>
          <w:szCs w:val="36"/>
          <w:lang w:val="fr-FR"/>
        </w:rPr>
        <w:sectPr w:rsidR="004A5762" w:rsidSect="00E8609B">
          <w:type w:val="continuous"/>
          <w:pgSz w:w="12240" w:h="15840"/>
          <w:pgMar w:top="1440" w:right="1440" w:bottom="1440" w:left="1440" w:header="720" w:footer="360" w:gutter="0"/>
          <w:pgNumType w:fmt="lowerRoman" w:start="1"/>
          <w:cols w:num="2" w:space="720"/>
        </w:sectPr>
      </w:pPr>
    </w:p>
    <w:p w14:paraId="426EDC5C" w14:textId="77777777" w:rsidR="002D7C8C" w:rsidRPr="00E8609B" w:rsidRDefault="002D7C8C" w:rsidP="00250854">
      <w:pPr>
        <w:tabs>
          <w:tab w:val="center" w:pos="4680"/>
          <w:tab w:val="right" w:pos="9360"/>
        </w:tabs>
        <w:spacing w:before="1440"/>
        <w:jc w:val="center"/>
        <w:rPr>
          <w:rFonts w:ascii="Arial Bold" w:hAnsi="Arial Bold" w:cs="Arial"/>
          <w:b/>
          <w:sz w:val="30"/>
          <w:szCs w:val="36"/>
          <w:lang w:val="fr-FR"/>
        </w:rPr>
      </w:pPr>
      <w:r w:rsidRPr="00E8609B">
        <w:rPr>
          <w:rFonts w:ascii="Arial Bold" w:hAnsi="Arial Bold" w:cs="Arial"/>
          <w:b/>
          <w:sz w:val="30"/>
          <w:szCs w:val="36"/>
          <w:lang w:val="fr-FR"/>
        </w:rPr>
        <w:t>DSI Métropole Nice Côte d’Azur</w:t>
      </w:r>
    </w:p>
    <w:p w14:paraId="32089123" w14:textId="77777777" w:rsidR="002D7C8C" w:rsidRPr="00281338" w:rsidRDefault="002D7C8C" w:rsidP="002D7C8C">
      <w:pPr>
        <w:keepNext/>
        <w:tabs>
          <w:tab w:val="left" w:pos="1800"/>
          <w:tab w:val="center" w:pos="4680"/>
          <w:tab w:val="right" w:pos="9360"/>
        </w:tabs>
        <w:spacing w:after="240"/>
        <w:jc w:val="center"/>
        <w:outlineLvl w:val="3"/>
        <w:rPr>
          <w:rFonts w:ascii="Arial Black" w:hAnsi="Arial Black" w:cs="Arial"/>
          <w:b/>
          <w:bCs/>
          <w:sz w:val="44"/>
          <w:szCs w:val="36"/>
        </w:rPr>
      </w:pPr>
      <w:r>
        <w:rPr>
          <w:rFonts w:ascii="Arial Black" w:hAnsi="Arial Black" w:cs="Arial"/>
          <w:b/>
          <w:bCs/>
          <w:sz w:val="44"/>
          <w:szCs w:val="36"/>
        </w:rPr>
        <w:t>IOT &amp; Smart City Platform</w:t>
      </w:r>
    </w:p>
    <w:tbl>
      <w:tblPr>
        <w:tblW w:w="6480" w:type="dxa"/>
        <w:jc w:val="center"/>
        <w:tblBorders>
          <w:insideH w:val="single" w:sz="4" w:space="0" w:color="auto"/>
        </w:tblBorders>
        <w:tblLayout w:type="fixed"/>
        <w:tblCellMar>
          <w:top w:w="72" w:type="dxa"/>
          <w:left w:w="72" w:type="dxa"/>
          <w:bottom w:w="72" w:type="dxa"/>
          <w:right w:w="72" w:type="dxa"/>
        </w:tblCellMar>
        <w:tblLook w:val="04A0" w:firstRow="1" w:lastRow="0" w:firstColumn="1" w:lastColumn="0" w:noHBand="0" w:noVBand="1"/>
      </w:tblPr>
      <w:tblGrid>
        <w:gridCol w:w="3060"/>
        <w:gridCol w:w="3420"/>
      </w:tblGrid>
      <w:tr w:rsidR="002D7C8C" w:rsidRPr="00281338" w14:paraId="0AF134FB" w14:textId="77777777" w:rsidTr="00AD2CAB">
        <w:trPr>
          <w:trHeight w:val="144"/>
          <w:jc w:val="center"/>
        </w:trPr>
        <w:tc>
          <w:tcPr>
            <w:tcW w:w="3060" w:type="dxa"/>
            <w:hideMark/>
          </w:tcPr>
          <w:p w14:paraId="0DB4ABC8" w14:textId="77777777" w:rsidR="002D7C8C" w:rsidRPr="00281338" w:rsidRDefault="002D7C8C" w:rsidP="00AD2CAB">
            <w:pPr>
              <w:spacing w:after="200" w:line="300" w:lineRule="exact"/>
              <w:jc w:val="center"/>
            </w:pPr>
            <w:r w:rsidRPr="00281338">
              <w:t xml:space="preserve">VERSION: </w:t>
            </w:r>
            <w:r>
              <w:t>draft</w:t>
            </w:r>
          </w:p>
        </w:tc>
        <w:tc>
          <w:tcPr>
            <w:tcW w:w="3420" w:type="dxa"/>
            <w:hideMark/>
          </w:tcPr>
          <w:p w14:paraId="672ED6BE" w14:textId="77777777" w:rsidR="002D7C8C" w:rsidRPr="00281338" w:rsidRDefault="002D7C8C" w:rsidP="00AD2CAB">
            <w:pPr>
              <w:spacing w:after="200" w:line="300" w:lineRule="exact"/>
              <w:jc w:val="center"/>
            </w:pPr>
            <w:r w:rsidRPr="00281338">
              <w:t xml:space="preserve">REVISION DATE: </w:t>
            </w:r>
            <w:r w:rsidR="00FF2E41">
              <w:t>02/11</w:t>
            </w:r>
            <w:r>
              <w:t>/2017</w:t>
            </w:r>
          </w:p>
        </w:tc>
      </w:tr>
    </w:tbl>
    <w:p w14:paraId="628A419F" w14:textId="77777777" w:rsidR="002D7C8C" w:rsidRPr="00281338" w:rsidRDefault="002D7C8C" w:rsidP="002D7C8C">
      <w:pPr>
        <w:spacing w:after="200" w:line="300" w:lineRule="exact"/>
      </w:pPr>
      <w:r w:rsidRPr="00281338">
        <w:rPr>
          <w:iCs/>
        </w:rPr>
        <w:t xml:space="preserve">Approval of the </w:t>
      </w:r>
      <w:r>
        <w:rPr>
          <w:iCs/>
        </w:rPr>
        <w:t>Technical Architecture</w:t>
      </w:r>
      <w:r w:rsidRPr="00281338">
        <w:rPr>
          <w:iCs/>
        </w:rPr>
        <w:t xml:space="preserve"> indicates an understanding of the purpose and content described in this deliverable. By signing this deliverable, </w:t>
      </w:r>
      <w:proofErr w:type="gramStart"/>
      <w:r w:rsidRPr="00281338">
        <w:rPr>
          <w:iCs/>
        </w:rPr>
        <w:t>each individual</w:t>
      </w:r>
      <w:proofErr w:type="gramEnd"/>
      <w:r w:rsidRPr="00281338">
        <w:rPr>
          <w:iCs/>
        </w:rPr>
        <w:t xml:space="preserve"> agrees with the content contained in this deliverable.</w:t>
      </w:r>
    </w:p>
    <w:tbl>
      <w:tblPr>
        <w:tblW w:w="981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72" w:type="dxa"/>
          <w:left w:w="72" w:type="dxa"/>
          <w:bottom w:w="72" w:type="dxa"/>
          <w:right w:w="72" w:type="dxa"/>
        </w:tblCellMar>
        <w:tblLook w:val="04A0" w:firstRow="1" w:lastRow="0" w:firstColumn="1" w:lastColumn="0" w:noHBand="0" w:noVBand="1"/>
      </w:tblPr>
      <w:tblGrid>
        <w:gridCol w:w="2475"/>
        <w:gridCol w:w="2655"/>
        <w:gridCol w:w="3150"/>
        <w:gridCol w:w="1530"/>
      </w:tblGrid>
      <w:tr w:rsidR="002D7C8C" w:rsidRPr="00281338" w14:paraId="1380DC0F"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E6E6E6"/>
            <w:hideMark/>
          </w:tcPr>
          <w:p w14:paraId="6D0452B1" w14:textId="77777777" w:rsidR="002D7C8C" w:rsidRPr="00281338" w:rsidRDefault="002D7C8C" w:rsidP="00AD2CAB">
            <w:pPr>
              <w:spacing w:line="220" w:lineRule="exact"/>
              <w:rPr>
                <w:b/>
                <w:bCs/>
                <w:sz w:val="16"/>
              </w:rPr>
            </w:pPr>
            <w:r w:rsidRPr="00281338">
              <w:rPr>
                <w:b/>
                <w:bCs/>
                <w:sz w:val="16"/>
              </w:rPr>
              <w:t>Approver Name</w:t>
            </w:r>
          </w:p>
        </w:tc>
        <w:tc>
          <w:tcPr>
            <w:tcW w:w="2655" w:type="dxa"/>
            <w:tcBorders>
              <w:top w:val="single" w:sz="4" w:space="0" w:color="999999"/>
              <w:left w:val="single" w:sz="4" w:space="0" w:color="999999"/>
              <w:bottom w:val="single" w:sz="4" w:space="0" w:color="999999"/>
              <w:right w:val="single" w:sz="4" w:space="0" w:color="999999"/>
            </w:tcBorders>
            <w:shd w:val="clear" w:color="auto" w:fill="E6E6E6"/>
            <w:hideMark/>
          </w:tcPr>
          <w:p w14:paraId="59E539A6" w14:textId="77777777" w:rsidR="002D7C8C" w:rsidRPr="00281338" w:rsidRDefault="002D7C8C" w:rsidP="00AD2CAB">
            <w:pPr>
              <w:spacing w:line="220" w:lineRule="exact"/>
              <w:rPr>
                <w:b/>
                <w:bCs/>
                <w:sz w:val="16"/>
              </w:rPr>
            </w:pPr>
            <w:r w:rsidRPr="00281338">
              <w:rPr>
                <w:b/>
                <w:bCs/>
                <w:sz w:val="16"/>
              </w:rPr>
              <w:t>Title</w:t>
            </w:r>
          </w:p>
        </w:tc>
        <w:tc>
          <w:tcPr>
            <w:tcW w:w="3150" w:type="dxa"/>
            <w:tcBorders>
              <w:top w:val="single" w:sz="4" w:space="0" w:color="999999"/>
              <w:left w:val="single" w:sz="4" w:space="0" w:color="999999"/>
              <w:bottom w:val="single" w:sz="4" w:space="0" w:color="999999"/>
              <w:right w:val="single" w:sz="4" w:space="0" w:color="999999"/>
            </w:tcBorders>
            <w:shd w:val="clear" w:color="auto" w:fill="E6E6E6"/>
            <w:hideMark/>
          </w:tcPr>
          <w:p w14:paraId="49E17E21" w14:textId="77777777" w:rsidR="002D7C8C" w:rsidRPr="00281338" w:rsidRDefault="002D7C8C" w:rsidP="00AD2CAB">
            <w:pPr>
              <w:spacing w:line="220" w:lineRule="exact"/>
              <w:rPr>
                <w:b/>
                <w:bCs/>
                <w:sz w:val="16"/>
              </w:rPr>
            </w:pPr>
            <w:r w:rsidRPr="00281338">
              <w:rPr>
                <w:b/>
                <w:bCs/>
                <w:sz w:val="16"/>
              </w:rPr>
              <w:t>Signature</w:t>
            </w:r>
          </w:p>
        </w:tc>
        <w:tc>
          <w:tcPr>
            <w:tcW w:w="1530" w:type="dxa"/>
            <w:tcBorders>
              <w:top w:val="single" w:sz="4" w:space="0" w:color="999999"/>
              <w:left w:val="single" w:sz="4" w:space="0" w:color="999999"/>
              <w:bottom w:val="single" w:sz="4" w:space="0" w:color="999999"/>
              <w:right w:val="single" w:sz="4" w:space="0" w:color="999999"/>
            </w:tcBorders>
            <w:shd w:val="clear" w:color="auto" w:fill="E6E6E6"/>
            <w:hideMark/>
          </w:tcPr>
          <w:p w14:paraId="6AB0963F" w14:textId="77777777" w:rsidR="002D7C8C" w:rsidRPr="00281338" w:rsidRDefault="002D7C8C" w:rsidP="00AD2CAB">
            <w:pPr>
              <w:spacing w:line="220" w:lineRule="exact"/>
              <w:rPr>
                <w:b/>
                <w:bCs/>
                <w:sz w:val="16"/>
              </w:rPr>
            </w:pPr>
            <w:r w:rsidRPr="00281338">
              <w:rPr>
                <w:b/>
                <w:bCs/>
                <w:sz w:val="16"/>
              </w:rPr>
              <w:t>Date</w:t>
            </w:r>
          </w:p>
        </w:tc>
      </w:tr>
      <w:tr w:rsidR="002D7C8C" w:rsidRPr="00281338" w14:paraId="1E79CF10"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5186F7E0" w14:textId="77777777" w:rsidR="002D7C8C" w:rsidRPr="00281338" w:rsidRDefault="00BA5DDE" w:rsidP="00AD2CAB">
            <w:pPr>
              <w:spacing w:line="220" w:lineRule="exact"/>
              <w:rPr>
                <w:sz w:val="18"/>
              </w:rPr>
            </w:pPr>
            <w:r>
              <w:rPr>
                <w:sz w:val="18"/>
              </w:rPr>
              <w:t>Stéphane Roux</w:t>
            </w: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41E030B4" w14:textId="77777777" w:rsidR="002D7C8C" w:rsidRPr="00281338" w:rsidRDefault="00BA5DDE" w:rsidP="00AD2CAB">
            <w:pPr>
              <w:spacing w:line="220" w:lineRule="exact"/>
              <w:rPr>
                <w:sz w:val="18"/>
              </w:rPr>
            </w:pPr>
            <w:r w:rsidRPr="00BA5DDE">
              <w:rPr>
                <w:sz w:val="18"/>
              </w:rPr>
              <w:t>ICT Quality Assurance Engineer</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50B94B8C"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6F9411BF" w14:textId="77777777" w:rsidR="002D7C8C" w:rsidRPr="00281338" w:rsidRDefault="002D7C8C" w:rsidP="00AD2CAB">
            <w:pPr>
              <w:spacing w:line="220" w:lineRule="exact"/>
              <w:rPr>
                <w:sz w:val="18"/>
              </w:rPr>
            </w:pPr>
          </w:p>
        </w:tc>
      </w:tr>
      <w:tr w:rsidR="002D7C8C" w:rsidRPr="00281338" w14:paraId="4130C095"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42096A42" w14:textId="77777777" w:rsidR="002D7C8C" w:rsidRPr="00281338" w:rsidRDefault="00BA5DDE" w:rsidP="00AD2CAB">
            <w:pPr>
              <w:spacing w:line="220" w:lineRule="exact"/>
              <w:rPr>
                <w:sz w:val="18"/>
              </w:rPr>
            </w:pPr>
            <w:r>
              <w:rPr>
                <w:sz w:val="18"/>
              </w:rPr>
              <w:t>Lionel Chaudanson</w:t>
            </w: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7E3E50D2" w14:textId="77777777" w:rsidR="002D7C8C" w:rsidRPr="00281338" w:rsidRDefault="00BA5DDE" w:rsidP="00AD2CAB">
            <w:pPr>
              <w:spacing w:line="220" w:lineRule="exact"/>
              <w:rPr>
                <w:sz w:val="18"/>
              </w:rPr>
            </w:pPr>
            <w:proofErr w:type="spellStart"/>
            <w:r w:rsidRPr="00BA5DDE">
              <w:rPr>
                <w:sz w:val="18"/>
              </w:rPr>
              <w:t>Responsable</w:t>
            </w:r>
            <w:proofErr w:type="spellEnd"/>
            <w:r w:rsidRPr="00BA5DDE">
              <w:rPr>
                <w:sz w:val="18"/>
              </w:rPr>
              <w:t xml:space="preserve"> technique, IOT &amp; Smart City</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37AF893E"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6430DA3A" w14:textId="77777777" w:rsidR="002D7C8C" w:rsidRPr="00281338" w:rsidRDefault="002D7C8C" w:rsidP="00AD2CAB">
            <w:pPr>
              <w:spacing w:line="220" w:lineRule="exact"/>
              <w:rPr>
                <w:sz w:val="18"/>
              </w:rPr>
            </w:pPr>
          </w:p>
        </w:tc>
      </w:tr>
      <w:tr w:rsidR="002D7C8C" w:rsidRPr="00281338" w14:paraId="6D26C320"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0658E1FC" w14:textId="77777777" w:rsidR="002D7C8C" w:rsidRPr="00281338" w:rsidRDefault="007A5047" w:rsidP="00AD2CAB">
            <w:pPr>
              <w:spacing w:line="220" w:lineRule="exact"/>
              <w:rPr>
                <w:sz w:val="18"/>
              </w:rPr>
            </w:pPr>
            <w:r>
              <w:rPr>
                <w:sz w:val="18"/>
              </w:rPr>
              <w:t xml:space="preserve">Serge </w:t>
            </w:r>
            <w:proofErr w:type="spellStart"/>
            <w:r>
              <w:rPr>
                <w:sz w:val="18"/>
              </w:rPr>
              <w:t>Massiera</w:t>
            </w:r>
            <w:proofErr w:type="spellEnd"/>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1AE22976" w14:textId="77777777" w:rsidR="002D7C8C" w:rsidRPr="00281338" w:rsidRDefault="007A5047" w:rsidP="00AD2CAB">
            <w:pPr>
              <w:spacing w:line="220" w:lineRule="exact"/>
              <w:rPr>
                <w:sz w:val="18"/>
              </w:rPr>
            </w:pPr>
            <w:r w:rsidRPr="007A5047">
              <w:rPr>
                <w:sz w:val="18"/>
              </w:rPr>
              <w:t xml:space="preserve">Directeur des </w:t>
            </w:r>
            <w:proofErr w:type="spellStart"/>
            <w:r w:rsidRPr="007A5047">
              <w:rPr>
                <w:sz w:val="18"/>
              </w:rPr>
              <w:t>Systèmes</w:t>
            </w:r>
            <w:proofErr w:type="spellEnd"/>
            <w:r w:rsidRPr="007A5047">
              <w:rPr>
                <w:sz w:val="18"/>
              </w:rPr>
              <w:t xml:space="preserve"> </w:t>
            </w:r>
            <w:proofErr w:type="spellStart"/>
            <w:r w:rsidRPr="007A5047">
              <w:rPr>
                <w:sz w:val="18"/>
              </w:rPr>
              <w:t>d'Information</w:t>
            </w:r>
            <w:proofErr w:type="spellEnd"/>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715D4E15"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23898101" w14:textId="77777777" w:rsidR="002D7C8C" w:rsidRPr="00281338" w:rsidRDefault="002D7C8C" w:rsidP="00AD2CAB">
            <w:pPr>
              <w:spacing w:line="220" w:lineRule="exact"/>
              <w:rPr>
                <w:sz w:val="18"/>
              </w:rPr>
            </w:pPr>
          </w:p>
        </w:tc>
      </w:tr>
      <w:tr w:rsidR="002D7C8C" w:rsidRPr="00281338" w14:paraId="21291369"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03189292" w14:textId="77777777" w:rsidR="002D7C8C" w:rsidRPr="00281338" w:rsidRDefault="002D7C8C" w:rsidP="00AD2CAB">
            <w:pPr>
              <w:spacing w:line="220" w:lineRule="exact"/>
              <w:rPr>
                <w:sz w:val="18"/>
              </w:rPr>
            </w:pP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60BBACE6" w14:textId="77777777" w:rsidR="002D7C8C" w:rsidRPr="00281338" w:rsidRDefault="002D7C8C" w:rsidP="00AD2CAB">
            <w:pPr>
              <w:spacing w:line="220" w:lineRule="exact"/>
              <w:rPr>
                <w:sz w:val="18"/>
              </w:rPr>
            </w:pP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1AE4E6CD"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5A76F886" w14:textId="77777777" w:rsidR="002D7C8C" w:rsidRPr="00281338" w:rsidRDefault="002D7C8C" w:rsidP="00AD2CAB">
            <w:pPr>
              <w:spacing w:line="220" w:lineRule="exact"/>
              <w:rPr>
                <w:sz w:val="18"/>
              </w:rPr>
            </w:pPr>
          </w:p>
        </w:tc>
      </w:tr>
      <w:tr w:rsidR="002D7C8C" w:rsidRPr="00281338" w14:paraId="093B9E0C"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3FDA57BF" w14:textId="77777777" w:rsidR="002D7C8C" w:rsidRPr="00281338" w:rsidRDefault="002D7C8C" w:rsidP="00AD2CAB">
            <w:pPr>
              <w:spacing w:line="220" w:lineRule="exact"/>
              <w:rPr>
                <w:sz w:val="18"/>
              </w:rPr>
            </w:pP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3665017F" w14:textId="77777777" w:rsidR="002D7C8C" w:rsidRPr="00281338" w:rsidRDefault="002D7C8C" w:rsidP="00AD2CAB">
            <w:pPr>
              <w:spacing w:line="220" w:lineRule="exact"/>
              <w:rPr>
                <w:sz w:val="18"/>
              </w:rPr>
            </w:pP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5BF72712"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33A2D7C0" w14:textId="77777777" w:rsidR="002D7C8C" w:rsidRPr="00281338" w:rsidRDefault="002D7C8C" w:rsidP="00AD2CAB">
            <w:pPr>
              <w:spacing w:line="220" w:lineRule="exact"/>
              <w:rPr>
                <w:sz w:val="18"/>
              </w:rPr>
            </w:pPr>
          </w:p>
        </w:tc>
      </w:tr>
    </w:tbl>
    <w:p w14:paraId="4F2AD5CD" w14:textId="77777777" w:rsidR="002D7C8C" w:rsidRPr="00281338" w:rsidRDefault="002D7C8C" w:rsidP="002D7C8C">
      <w:pPr>
        <w:sectPr w:rsidR="002D7C8C" w:rsidRPr="00281338" w:rsidSect="00E8609B">
          <w:type w:val="continuous"/>
          <w:pgSz w:w="12240" w:h="15840"/>
          <w:pgMar w:top="1440" w:right="1440" w:bottom="1440" w:left="1440" w:header="720" w:footer="360" w:gutter="0"/>
          <w:pgNumType w:fmt="lowerRoman" w:start="1"/>
          <w:cols w:space="720"/>
        </w:sectPr>
      </w:pPr>
    </w:p>
    <w:sdt>
      <w:sdtPr>
        <w:rPr>
          <w:rFonts w:cs="Times New Roman"/>
          <w:b w:val="0"/>
          <w:bCs/>
          <w:caps w:val="0"/>
          <w:sz w:val="20"/>
          <w:szCs w:val="24"/>
        </w:rPr>
        <w:id w:val="27061575"/>
        <w:docPartObj>
          <w:docPartGallery w:val="Table of Contents"/>
          <w:docPartUnique/>
        </w:docPartObj>
      </w:sdtPr>
      <w:sdtEndPr>
        <w:rPr>
          <w:bCs w:val="0"/>
        </w:rPr>
      </w:sdtEndPr>
      <w:sdtContent>
        <w:p w14:paraId="4D197FB0" w14:textId="184D78F5" w:rsidR="00A94908" w:rsidRDefault="002D7C8C">
          <w:pPr>
            <w:pStyle w:val="TM1"/>
            <w:tabs>
              <w:tab w:val="left" w:pos="660"/>
            </w:tabs>
            <w:rPr>
              <w:rFonts w:asciiTheme="minorHAnsi" w:eastAsiaTheme="minorEastAsia" w:hAnsiTheme="minorHAnsi" w:cstheme="minorBidi"/>
              <w:b w:val="0"/>
              <w:caps w:val="0"/>
              <w:noProof/>
              <w:sz w:val="22"/>
              <w:szCs w:val="22"/>
              <w:lang w:val="fr-FR" w:eastAsia="fr-FR"/>
            </w:rPr>
          </w:pPr>
          <w:r>
            <w:fldChar w:fldCharType="begin"/>
          </w:r>
          <w:r>
            <w:instrText xml:space="preserve"> TOC \o "1-3" \h \z \u </w:instrText>
          </w:r>
          <w:r>
            <w:fldChar w:fldCharType="separate"/>
          </w:r>
          <w:hyperlink w:anchor="_Toc501009912" w:history="1">
            <w:r w:rsidR="00A94908" w:rsidRPr="008A0EEB">
              <w:rPr>
                <w:rStyle w:val="Lienhypertexte"/>
                <w:noProof/>
              </w:rPr>
              <w:t>1</w:t>
            </w:r>
            <w:r w:rsidR="00A94908">
              <w:rPr>
                <w:rFonts w:asciiTheme="minorHAnsi" w:eastAsiaTheme="minorEastAsia" w:hAnsiTheme="minorHAnsi" w:cstheme="minorBidi"/>
                <w:b w:val="0"/>
                <w:caps w:val="0"/>
                <w:noProof/>
                <w:sz w:val="22"/>
                <w:szCs w:val="22"/>
                <w:lang w:val="fr-FR" w:eastAsia="fr-FR"/>
              </w:rPr>
              <w:tab/>
            </w:r>
            <w:r w:rsidR="00A94908" w:rsidRPr="008A0EEB">
              <w:rPr>
                <w:rStyle w:val="Lienhypertexte"/>
                <w:noProof/>
              </w:rPr>
              <w:t>Section 1 DOCUMENT SCOPE</w:t>
            </w:r>
            <w:r w:rsidR="00A94908">
              <w:rPr>
                <w:noProof/>
                <w:webHidden/>
              </w:rPr>
              <w:tab/>
            </w:r>
            <w:r w:rsidR="00A94908">
              <w:rPr>
                <w:noProof/>
                <w:webHidden/>
              </w:rPr>
              <w:fldChar w:fldCharType="begin"/>
            </w:r>
            <w:r w:rsidR="00A94908">
              <w:rPr>
                <w:noProof/>
                <w:webHidden/>
              </w:rPr>
              <w:instrText xml:space="preserve"> PAGEREF _Toc501009912 \h </w:instrText>
            </w:r>
            <w:r w:rsidR="00A94908">
              <w:rPr>
                <w:noProof/>
                <w:webHidden/>
              </w:rPr>
            </w:r>
            <w:r w:rsidR="00A94908">
              <w:rPr>
                <w:noProof/>
                <w:webHidden/>
              </w:rPr>
              <w:fldChar w:fldCharType="separate"/>
            </w:r>
            <w:r w:rsidR="00A94908">
              <w:rPr>
                <w:noProof/>
                <w:webHidden/>
              </w:rPr>
              <w:t>6</w:t>
            </w:r>
            <w:r w:rsidR="00A94908">
              <w:rPr>
                <w:noProof/>
                <w:webHidden/>
              </w:rPr>
              <w:fldChar w:fldCharType="end"/>
            </w:r>
          </w:hyperlink>
        </w:p>
        <w:p w14:paraId="66445DAC" w14:textId="537E9D6D" w:rsidR="00A94908" w:rsidRDefault="00A9490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009913" w:history="1">
            <w:r w:rsidRPr="008A0EEB">
              <w:rPr>
                <w:rStyle w:val="Lienhypertexte"/>
                <w:noProof/>
              </w:rPr>
              <w:t>1.1</w:t>
            </w:r>
            <w:r>
              <w:rPr>
                <w:rFonts w:asciiTheme="minorHAnsi" w:eastAsiaTheme="minorEastAsia" w:hAnsiTheme="minorHAnsi" w:cstheme="minorBidi"/>
                <w:noProof/>
                <w:sz w:val="22"/>
                <w:szCs w:val="22"/>
                <w:lang w:val="fr-FR" w:eastAsia="fr-FR"/>
              </w:rPr>
              <w:tab/>
            </w:r>
            <w:r w:rsidRPr="008A0EEB">
              <w:rPr>
                <w:rStyle w:val="Lienhypertexte"/>
                <w:noProof/>
              </w:rPr>
              <w:t>Context</w:t>
            </w:r>
            <w:r>
              <w:rPr>
                <w:noProof/>
                <w:webHidden/>
              </w:rPr>
              <w:tab/>
            </w:r>
            <w:r>
              <w:rPr>
                <w:noProof/>
                <w:webHidden/>
              </w:rPr>
              <w:fldChar w:fldCharType="begin"/>
            </w:r>
            <w:r>
              <w:rPr>
                <w:noProof/>
                <w:webHidden/>
              </w:rPr>
              <w:instrText xml:space="preserve"> PAGEREF _Toc501009913 \h </w:instrText>
            </w:r>
            <w:r>
              <w:rPr>
                <w:noProof/>
                <w:webHidden/>
              </w:rPr>
            </w:r>
            <w:r>
              <w:rPr>
                <w:noProof/>
                <w:webHidden/>
              </w:rPr>
              <w:fldChar w:fldCharType="separate"/>
            </w:r>
            <w:r>
              <w:rPr>
                <w:noProof/>
                <w:webHidden/>
              </w:rPr>
              <w:t>6</w:t>
            </w:r>
            <w:r>
              <w:rPr>
                <w:noProof/>
                <w:webHidden/>
              </w:rPr>
              <w:fldChar w:fldCharType="end"/>
            </w:r>
          </w:hyperlink>
        </w:p>
        <w:p w14:paraId="67CA8E69" w14:textId="1525C8E6" w:rsidR="00A94908" w:rsidRDefault="00A9490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009914" w:history="1">
            <w:r w:rsidRPr="008A0EEB">
              <w:rPr>
                <w:rStyle w:val="Lienhypertexte"/>
                <w:noProof/>
              </w:rPr>
              <w:t>1.2</w:t>
            </w:r>
            <w:r>
              <w:rPr>
                <w:rFonts w:asciiTheme="minorHAnsi" w:eastAsiaTheme="minorEastAsia" w:hAnsiTheme="minorHAnsi" w:cstheme="minorBidi"/>
                <w:noProof/>
                <w:sz w:val="22"/>
                <w:szCs w:val="22"/>
                <w:lang w:val="fr-FR" w:eastAsia="fr-FR"/>
              </w:rPr>
              <w:tab/>
            </w:r>
            <w:r w:rsidRPr="008A0EEB">
              <w:rPr>
                <w:rStyle w:val="Lienhypertexte"/>
                <w:noProof/>
              </w:rPr>
              <w:t>Glossary</w:t>
            </w:r>
            <w:r>
              <w:rPr>
                <w:noProof/>
                <w:webHidden/>
              </w:rPr>
              <w:tab/>
            </w:r>
            <w:r>
              <w:rPr>
                <w:noProof/>
                <w:webHidden/>
              </w:rPr>
              <w:fldChar w:fldCharType="begin"/>
            </w:r>
            <w:r>
              <w:rPr>
                <w:noProof/>
                <w:webHidden/>
              </w:rPr>
              <w:instrText xml:space="preserve"> PAGEREF _Toc501009914 \h </w:instrText>
            </w:r>
            <w:r>
              <w:rPr>
                <w:noProof/>
                <w:webHidden/>
              </w:rPr>
            </w:r>
            <w:r>
              <w:rPr>
                <w:noProof/>
                <w:webHidden/>
              </w:rPr>
              <w:fldChar w:fldCharType="separate"/>
            </w:r>
            <w:r>
              <w:rPr>
                <w:noProof/>
                <w:webHidden/>
              </w:rPr>
              <w:t>8</w:t>
            </w:r>
            <w:r>
              <w:rPr>
                <w:noProof/>
                <w:webHidden/>
              </w:rPr>
              <w:fldChar w:fldCharType="end"/>
            </w:r>
          </w:hyperlink>
        </w:p>
        <w:p w14:paraId="60C646CE" w14:textId="787D32ED" w:rsidR="00A94908" w:rsidRDefault="00A94908">
          <w:pPr>
            <w:pStyle w:val="TM1"/>
            <w:tabs>
              <w:tab w:val="left" w:pos="660"/>
            </w:tabs>
            <w:rPr>
              <w:rFonts w:asciiTheme="minorHAnsi" w:eastAsiaTheme="minorEastAsia" w:hAnsiTheme="minorHAnsi" w:cstheme="minorBidi"/>
              <w:b w:val="0"/>
              <w:caps w:val="0"/>
              <w:noProof/>
              <w:sz w:val="22"/>
              <w:szCs w:val="22"/>
              <w:lang w:val="fr-FR" w:eastAsia="fr-FR"/>
            </w:rPr>
          </w:pPr>
          <w:hyperlink w:anchor="_Toc501009915" w:history="1">
            <w:r w:rsidRPr="008A0EEB">
              <w:rPr>
                <w:rStyle w:val="Lienhypertexte"/>
                <w:noProof/>
                <w:lang w:val="en-GB"/>
              </w:rPr>
              <w:t>2</w:t>
            </w:r>
            <w:r>
              <w:rPr>
                <w:rFonts w:asciiTheme="minorHAnsi" w:eastAsiaTheme="minorEastAsia" w:hAnsiTheme="minorHAnsi" w:cstheme="minorBidi"/>
                <w:b w:val="0"/>
                <w:caps w:val="0"/>
                <w:noProof/>
                <w:sz w:val="22"/>
                <w:szCs w:val="22"/>
                <w:lang w:val="fr-FR" w:eastAsia="fr-FR"/>
              </w:rPr>
              <w:tab/>
            </w:r>
            <w:r w:rsidRPr="008A0EEB">
              <w:rPr>
                <w:rStyle w:val="Lienhypertexte"/>
                <w:noProof/>
              </w:rPr>
              <w:t>Section 2 OVERALL TECHNICAL ARCHITECTURE</w:t>
            </w:r>
            <w:r>
              <w:rPr>
                <w:noProof/>
                <w:webHidden/>
              </w:rPr>
              <w:tab/>
            </w:r>
            <w:r>
              <w:rPr>
                <w:noProof/>
                <w:webHidden/>
              </w:rPr>
              <w:fldChar w:fldCharType="begin"/>
            </w:r>
            <w:r>
              <w:rPr>
                <w:noProof/>
                <w:webHidden/>
              </w:rPr>
              <w:instrText xml:space="preserve"> PAGEREF _Toc501009915 \h </w:instrText>
            </w:r>
            <w:r>
              <w:rPr>
                <w:noProof/>
                <w:webHidden/>
              </w:rPr>
            </w:r>
            <w:r>
              <w:rPr>
                <w:noProof/>
                <w:webHidden/>
              </w:rPr>
              <w:fldChar w:fldCharType="separate"/>
            </w:r>
            <w:r>
              <w:rPr>
                <w:noProof/>
                <w:webHidden/>
              </w:rPr>
              <w:t>9</w:t>
            </w:r>
            <w:r>
              <w:rPr>
                <w:noProof/>
                <w:webHidden/>
              </w:rPr>
              <w:fldChar w:fldCharType="end"/>
            </w:r>
          </w:hyperlink>
        </w:p>
        <w:p w14:paraId="319745EC" w14:textId="20D4DF82" w:rsidR="00A94908" w:rsidRDefault="00A94908">
          <w:pPr>
            <w:pStyle w:val="TM2"/>
            <w:tabs>
              <w:tab w:val="right" w:leader="dot" w:pos="9530"/>
            </w:tabs>
            <w:rPr>
              <w:rFonts w:asciiTheme="minorHAnsi" w:eastAsiaTheme="minorEastAsia" w:hAnsiTheme="minorHAnsi" w:cstheme="minorBidi"/>
              <w:noProof/>
              <w:sz w:val="22"/>
              <w:szCs w:val="22"/>
              <w:lang w:val="fr-FR" w:eastAsia="fr-FR"/>
            </w:rPr>
          </w:pPr>
          <w:hyperlink w:anchor="_Toc501009916" w:history="1">
            <w:r w:rsidRPr="008A0EEB">
              <w:rPr>
                <w:rStyle w:val="Lienhypertexte"/>
                <w:noProof/>
              </w:rPr>
              <w:t>2.1 System Architecture Context Diagram</w:t>
            </w:r>
            <w:r>
              <w:rPr>
                <w:noProof/>
                <w:webHidden/>
              </w:rPr>
              <w:tab/>
            </w:r>
            <w:r>
              <w:rPr>
                <w:noProof/>
                <w:webHidden/>
              </w:rPr>
              <w:fldChar w:fldCharType="begin"/>
            </w:r>
            <w:r>
              <w:rPr>
                <w:noProof/>
                <w:webHidden/>
              </w:rPr>
              <w:instrText xml:space="preserve"> PAGEREF _Toc501009916 \h </w:instrText>
            </w:r>
            <w:r>
              <w:rPr>
                <w:noProof/>
                <w:webHidden/>
              </w:rPr>
            </w:r>
            <w:r>
              <w:rPr>
                <w:noProof/>
                <w:webHidden/>
              </w:rPr>
              <w:fldChar w:fldCharType="separate"/>
            </w:r>
            <w:r>
              <w:rPr>
                <w:noProof/>
                <w:webHidden/>
              </w:rPr>
              <w:t>9</w:t>
            </w:r>
            <w:r>
              <w:rPr>
                <w:noProof/>
                <w:webHidden/>
              </w:rPr>
              <w:fldChar w:fldCharType="end"/>
            </w:r>
          </w:hyperlink>
        </w:p>
        <w:p w14:paraId="13623698" w14:textId="216DC8CB" w:rsidR="00A94908" w:rsidRDefault="00A9490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009917" w:history="1">
            <w:r w:rsidRPr="008A0EEB">
              <w:rPr>
                <w:rStyle w:val="Lienhypertexte"/>
                <w:noProof/>
              </w:rPr>
              <w:t>2.2</w:t>
            </w:r>
            <w:r>
              <w:rPr>
                <w:rFonts w:asciiTheme="minorHAnsi" w:eastAsiaTheme="minorEastAsia" w:hAnsiTheme="minorHAnsi" w:cstheme="minorBidi"/>
                <w:noProof/>
                <w:sz w:val="22"/>
                <w:szCs w:val="22"/>
                <w:lang w:val="fr-FR" w:eastAsia="fr-FR"/>
              </w:rPr>
              <w:tab/>
            </w:r>
            <w:r w:rsidRPr="008A0EEB">
              <w:rPr>
                <w:rStyle w:val="Lienhypertexte"/>
                <w:noProof/>
              </w:rPr>
              <w:t>System Architecture Model</w:t>
            </w:r>
            <w:r>
              <w:rPr>
                <w:noProof/>
                <w:webHidden/>
              </w:rPr>
              <w:tab/>
            </w:r>
            <w:r>
              <w:rPr>
                <w:noProof/>
                <w:webHidden/>
              </w:rPr>
              <w:fldChar w:fldCharType="begin"/>
            </w:r>
            <w:r>
              <w:rPr>
                <w:noProof/>
                <w:webHidden/>
              </w:rPr>
              <w:instrText xml:space="preserve"> PAGEREF _Toc501009917 \h </w:instrText>
            </w:r>
            <w:r>
              <w:rPr>
                <w:noProof/>
                <w:webHidden/>
              </w:rPr>
            </w:r>
            <w:r>
              <w:rPr>
                <w:noProof/>
                <w:webHidden/>
              </w:rPr>
              <w:fldChar w:fldCharType="separate"/>
            </w:r>
            <w:r>
              <w:rPr>
                <w:noProof/>
                <w:webHidden/>
              </w:rPr>
              <w:t>13</w:t>
            </w:r>
            <w:r>
              <w:rPr>
                <w:noProof/>
                <w:webHidden/>
              </w:rPr>
              <w:fldChar w:fldCharType="end"/>
            </w:r>
          </w:hyperlink>
        </w:p>
        <w:p w14:paraId="39D5201D" w14:textId="7BCC6616" w:rsidR="00A94908" w:rsidRDefault="00A94908">
          <w:pPr>
            <w:pStyle w:val="TM3"/>
            <w:tabs>
              <w:tab w:val="right" w:leader="dot" w:pos="9530"/>
            </w:tabs>
            <w:rPr>
              <w:rFonts w:asciiTheme="minorHAnsi" w:eastAsiaTheme="minorEastAsia" w:hAnsiTheme="minorHAnsi" w:cstheme="minorBidi"/>
              <w:noProof/>
              <w:sz w:val="22"/>
              <w:szCs w:val="22"/>
              <w:lang w:val="fr-FR" w:eastAsia="fr-FR"/>
            </w:rPr>
          </w:pPr>
          <w:hyperlink w:anchor="_Toc501009918" w:history="1">
            <w:r w:rsidRPr="008A0EEB">
              <w:rPr>
                <w:rStyle w:val="Lienhypertexte"/>
                <w:noProof/>
              </w:rPr>
              <w:t>2.2.1 Overall Architectural Considerations</w:t>
            </w:r>
            <w:r>
              <w:rPr>
                <w:noProof/>
                <w:webHidden/>
              </w:rPr>
              <w:tab/>
            </w:r>
            <w:r>
              <w:rPr>
                <w:noProof/>
                <w:webHidden/>
              </w:rPr>
              <w:fldChar w:fldCharType="begin"/>
            </w:r>
            <w:r>
              <w:rPr>
                <w:noProof/>
                <w:webHidden/>
              </w:rPr>
              <w:instrText xml:space="preserve"> PAGEREF _Toc501009918 \h </w:instrText>
            </w:r>
            <w:r>
              <w:rPr>
                <w:noProof/>
                <w:webHidden/>
              </w:rPr>
            </w:r>
            <w:r>
              <w:rPr>
                <w:noProof/>
                <w:webHidden/>
              </w:rPr>
              <w:fldChar w:fldCharType="separate"/>
            </w:r>
            <w:r>
              <w:rPr>
                <w:noProof/>
                <w:webHidden/>
              </w:rPr>
              <w:t>15</w:t>
            </w:r>
            <w:r>
              <w:rPr>
                <w:noProof/>
                <w:webHidden/>
              </w:rPr>
              <w:fldChar w:fldCharType="end"/>
            </w:r>
          </w:hyperlink>
        </w:p>
        <w:p w14:paraId="403DC988" w14:textId="2A84B5EA" w:rsidR="00A94908" w:rsidRDefault="00A9490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009923" w:history="1">
            <w:r w:rsidRPr="008A0EEB">
              <w:rPr>
                <w:rStyle w:val="Lienhypertexte"/>
                <w:noProof/>
              </w:rPr>
              <w:t>2.3</w:t>
            </w:r>
            <w:r>
              <w:rPr>
                <w:rFonts w:asciiTheme="minorHAnsi" w:eastAsiaTheme="minorEastAsia" w:hAnsiTheme="minorHAnsi" w:cstheme="minorBidi"/>
                <w:noProof/>
                <w:sz w:val="22"/>
                <w:szCs w:val="22"/>
                <w:lang w:val="fr-FR" w:eastAsia="fr-FR"/>
              </w:rPr>
              <w:tab/>
            </w:r>
            <w:r w:rsidRPr="008A0EEB">
              <w:rPr>
                <w:rStyle w:val="Lienhypertexte"/>
                <w:noProof/>
              </w:rPr>
              <w:t>System Architecture Component Definitions</w:t>
            </w:r>
            <w:r>
              <w:rPr>
                <w:noProof/>
                <w:webHidden/>
              </w:rPr>
              <w:tab/>
            </w:r>
            <w:r>
              <w:rPr>
                <w:noProof/>
                <w:webHidden/>
              </w:rPr>
              <w:fldChar w:fldCharType="begin"/>
            </w:r>
            <w:r>
              <w:rPr>
                <w:noProof/>
                <w:webHidden/>
              </w:rPr>
              <w:instrText xml:space="preserve"> PAGEREF _Toc501009923 \h </w:instrText>
            </w:r>
            <w:r>
              <w:rPr>
                <w:noProof/>
                <w:webHidden/>
              </w:rPr>
            </w:r>
            <w:r>
              <w:rPr>
                <w:noProof/>
                <w:webHidden/>
              </w:rPr>
              <w:fldChar w:fldCharType="separate"/>
            </w:r>
            <w:r>
              <w:rPr>
                <w:noProof/>
                <w:webHidden/>
              </w:rPr>
              <w:t>18</w:t>
            </w:r>
            <w:r>
              <w:rPr>
                <w:noProof/>
                <w:webHidden/>
              </w:rPr>
              <w:fldChar w:fldCharType="end"/>
            </w:r>
          </w:hyperlink>
        </w:p>
        <w:p w14:paraId="1D694DCF" w14:textId="00B3D4EE"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24" w:history="1">
            <w:r w:rsidRPr="008A0EEB">
              <w:rPr>
                <w:rStyle w:val="Lienhypertexte"/>
                <w:noProof/>
              </w:rPr>
              <w:t>2.3.1</w:t>
            </w:r>
            <w:r>
              <w:rPr>
                <w:rFonts w:asciiTheme="minorHAnsi" w:eastAsiaTheme="minorEastAsia" w:hAnsiTheme="minorHAnsi" w:cstheme="minorBidi"/>
                <w:noProof/>
                <w:sz w:val="22"/>
                <w:szCs w:val="22"/>
                <w:lang w:val="fr-FR" w:eastAsia="fr-FR"/>
              </w:rPr>
              <w:tab/>
            </w:r>
            <w:r w:rsidRPr="008A0EEB">
              <w:rPr>
                <w:rStyle w:val="Lienhypertexte"/>
                <w:noProof/>
              </w:rPr>
              <w:t>Docker Images Management Components</w:t>
            </w:r>
            <w:r>
              <w:rPr>
                <w:noProof/>
                <w:webHidden/>
              </w:rPr>
              <w:tab/>
            </w:r>
            <w:r>
              <w:rPr>
                <w:noProof/>
                <w:webHidden/>
              </w:rPr>
              <w:fldChar w:fldCharType="begin"/>
            </w:r>
            <w:r>
              <w:rPr>
                <w:noProof/>
                <w:webHidden/>
              </w:rPr>
              <w:instrText xml:space="preserve"> PAGEREF _Toc501009924 \h </w:instrText>
            </w:r>
            <w:r>
              <w:rPr>
                <w:noProof/>
                <w:webHidden/>
              </w:rPr>
            </w:r>
            <w:r>
              <w:rPr>
                <w:noProof/>
                <w:webHidden/>
              </w:rPr>
              <w:fldChar w:fldCharType="separate"/>
            </w:r>
            <w:r>
              <w:rPr>
                <w:noProof/>
                <w:webHidden/>
              </w:rPr>
              <w:t>18</w:t>
            </w:r>
            <w:r>
              <w:rPr>
                <w:noProof/>
                <w:webHidden/>
              </w:rPr>
              <w:fldChar w:fldCharType="end"/>
            </w:r>
          </w:hyperlink>
        </w:p>
        <w:p w14:paraId="6BDACB26" w14:textId="74B12D35"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25" w:history="1">
            <w:r w:rsidRPr="008A0EEB">
              <w:rPr>
                <w:rStyle w:val="Lienhypertexte"/>
                <w:noProof/>
              </w:rPr>
              <w:t>2.3.2</w:t>
            </w:r>
            <w:r>
              <w:rPr>
                <w:rFonts w:asciiTheme="minorHAnsi" w:eastAsiaTheme="minorEastAsia" w:hAnsiTheme="minorHAnsi" w:cstheme="minorBidi"/>
                <w:noProof/>
                <w:sz w:val="22"/>
                <w:szCs w:val="22"/>
                <w:lang w:val="fr-FR" w:eastAsia="fr-FR"/>
              </w:rPr>
              <w:tab/>
            </w:r>
            <w:r w:rsidRPr="008A0EEB">
              <w:rPr>
                <w:rStyle w:val="Lienhypertexte"/>
                <w:noProof/>
              </w:rPr>
              <w:t>Docker Swarm Management Component</w:t>
            </w:r>
            <w:r>
              <w:rPr>
                <w:noProof/>
                <w:webHidden/>
              </w:rPr>
              <w:tab/>
            </w:r>
            <w:r>
              <w:rPr>
                <w:noProof/>
                <w:webHidden/>
              </w:rPr>
              <w:fldChar w:fldCharType="begin"/>
            </w:r>
            <w:r>
              <w:rPr>
                <w:noProof/>
                <w:webHidden/>
              </w:rPr>
              <w:instrText xml:space="preserve"> PAGEREF _Toc501009925 \h </w:instrText>
            </w:r>
            <w:r>
              <w:rPr>
                <w:noProof/>
                <w:webHidden/>
              </w:rPr>
            </w:r>
            <w:r>
              <w:rPr>
                <w:noProof/>
                <w:webHidden/>
              </w:rPr>
              <w:fldChar w:fldCharType="separate"/>
            </w:r>
            <w:r>
              <w:rPr>
                <w:noProof/>
                <w:webHidden/>
              </w:rPr>
              <w:t>19</w:t>
            </w:r>
            <w:r>
              <w:rPr>
                <w:noProof/>
                <w:webHidden/>
              </w:rPr>
              <w:fldChar w:fldCharType="end"/>
            </w:r>
          </w:hyperlink>
        </w:p>
        <w:p w14:paraId="43B05F8C" w14:textId="73E89E2D"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26" w:history="1">
            <w:r w:rsidRPr="008A0EEB">
              <w:rPr>
                <w:rStyle w:val="Lienhypertexte"/>
                <w:noProof/>
              </w:rPr>
              <w:t>2.3.3</w:t>
            </w:r>
            <w:r>
              <w:rPr>
                <w:rFonts w:asciiTheme="minorHAnsi" w:eastAsiaTheme="minorEastAsia" w:hAnsiTheme="minorHAnsi" w:cstheme="minorBidi"/>
                <w:noProof/>
                <w:sz w:val="22"/>
                <w:szCs w:val="22"/>
                <w:lang w:val="fr-FR" w:eastAsia="fr-FR"/>
              </w:rPr>
              <w:tab/>
            </w:r>
            <w:r w:rsidRPr="008A0EEB">
              <w:rPr>
                <w:rStyle w:val="Lienhypertexte"/>
                <w:noProof/>
              </w:rPr>
              <w:t>Security Component IDM GE</w:t>
            </w:r>
            <w:r>
              <w:rPr>
                <w:noProof/>
                <w:webHidden/>
              </w:rPr>
              <w:tab/>
            </w:r>
            <w:r>
              <w:rPr>
                <w:noProof/>
                <w:webHidden/>
              </w:rPr>
              <w:fldChar w:fldCharType="begin"/>
            </w:r>
            <w:r>
              <w:rPr>
                <w:noProof/>
                <w:webHidden/>
              </w:rPr>
              <w:instrText xml:space="preserve"> PAGEREF _Toc501009926 \h </w:instrText>
            </w:r>
            <w:r>
              <w:rPr>
                <w:noProof/>
                <w:webHidden/>
              </w:rPr>
            </w:r>
            <w:r>
              <w:rPr>
                <w:noProof/>
                <w:webHidden/>
              </w:rPr>
              <w:fldChar w:fldCharType="separate"/>
            </w:r>
            <w:r>
              <w:rPr>
                <w:noProof/>
                <w:webHidden/>
              </w:rPr>
              <w:t>19</w:t>
            </w:r>
            <w:r>
              <w:rPr>
                <w:noProof/>
                <w:webHidden/>
              </w:rPr>
              <w:fldChar w:fldCharType="end"/>
            </w:r>
          </w:hyperlink>
        </w:p>
        <w:p w14:paraId="604E69AE" w14:textId="49244474"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27" w:history="1">
            <w:r w:rsidRPr="008A0EEB">
              <w:rPr>
                <w:rStyle w:val="Lienhypertexte"/>
                <w:noProof/>
              </w:rPr>
              <w:t>2.3.4</w:t>
            </w:r>
            <w:r>
              <w:rPr>
                <w:rFonts w:asciiTheme="minorHAnsi" w:eastAsiaTheme="minorEastAsia" w:hAnsiTheme="minorHAnsi" w:cstheme="minorBidi"/>
                <w:noProof/>
                <w:sz w:val="22"/>
                <w:szCs w:val="22"/>
                <w:lang w:val="fr-FR" w:eastAsia="fr-FR"/>
              </w:rPr>
              <w:tab/>
            </w:r>
            <w:r w:rsidRPr="008A0EEB">
              <w:rPr>
                <w:rStyle w:val="Lienhypertexte"/>
                <w:noProof/>
              </w:rPr>
              <w:t>Orion Context Broker Component</w:t>
            </w:r>
            <w:r>
              <w:rPr>
                <w:noProof/>
                <w:webHidden/>
              </w:rPr>
              <w:tab/>
            </w:r>
            <w:r>
              <w:rPr>
                <w:noProof/>
                <w:webHidden/>
              </w:rPr>
              <w:fldChar w:fldCharType="begin"/>
            </w:r>
            <w:r>
              <w:rPr>
                <w:noProof/>
                <w:webHidden/>
              </w:rPr>
              <w:instrText xml:space="preserve"> PAGEREF _Toc501009927 \h </w:instrText>
            </w:r>
            <w:r>
              <w:rPr>
                <w:noProof/>
                <w:webHidden/>
              </w:rPr>
            </w:r>
            <w:r>
              <w:rPr>
                <w:noProof/>
                <w:webHidden/>
              </w:rPr>
              <w:fldChar w:fldCharType="separate"/>
            </w:r>
            <w:r>
              <w:rPr>
                <w:noProof/>
                <w:webHidden/>
              </w:rPr>
              <w:t>20</w:t>
            </w:r>
            <w:r>
              <w:rPr>
                <w:noProof/>
                <w:webHidden/>
              </w:rPr>
              <w:fldChar w:fldCharType="end"/>
            </w:r>
          </w:hyperlink>
        </w:p>
        <w:p w14:paraId="3B3920A9" w14:textId="2BBE0F3C"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28" w:history="1">
            <w:r w:rsidRPr="008A0EEB">
              <w:rPr>
                <w:rStyle w:val="Lienhypertexte"/>
                <w:noProof/>
              </w:rPr>
              <w:t>2.3.5</w:t>
            </w:r>
            <w:r>
              <w:rPr>
                <w:rFonts w:asciiTheme="minorHAnsi" w:eastAsiaTheme="minorEastAsia" w:hAnsiTheme="minorHAnsi" w:cstheme="minorBidi"/>
                <w:noProof/>
                <w:sz w:val="22"/>
                <w:szCs w:val="22"/>
                <w:lang w:val="fr-FR" w:eastAsia="fr-FR"/>
              </w:rPr>
              <w:tab/>
            </w:r>
            <w:r w:rsidRPr="008A0EEB">
              <w:rPr>
                <w:rStyle w:val="Lienhypertexte"/>
                <w:noProof/>
              </w:rPr>
              <w:t>MongoDB Cluster Component</w:t>
            </w:r>
            <w:r>
              <w:rPr>
                <w:noProof/>
                <w:webHidden/>
              </w:rPr>
              <w:tab/>
            </w:r>
            <w:r>
              <w:rPr>
                <w:noProof/>
                <w:webHidden/>
              </w:rPr>
              <w:fldChar w:fldCharType="begin"/>
            </w:r>
            <w:r>
              <w:rPr>
                <w:noProof/>
                <w:webHidden/>
              </w:rPr>
              <w:instrText xml:space="preserve"> PAGEREF _Toc501009928 \h </w:instrText>
            </w:r>
            <w:r>
              <w:rPr>
                <w:noProof/>
                <w:webHidden/>
              </w:rPr>
            </w:r>
            <w:r>
              <w:rPr>
                <w:noProof/>
                <w:webHidden/>
              </w:rPr>
              <w:fldChar w:fldCharType="separate"/>
            </w:r>
            <w:r>
              <w:rPr>
                <w:noProof/>
                <w:webHidden/>
              </w:rPr>
              <w:t>20</w:t>
            </w:r>
            <w:r>
              <w:rPr>
                <w:noProof/>
                <w:webHidden/>
              </w:rPr>
              <w:fldChar w:fldCharType="end"/>
            </w:r>
          </w:hyperlink>
        </w:p>
        <w:p w14:paraId="19A6D52E" w14:textId="15E6A8AA"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29" w:history="1">
            <w:r w:rsidRPr="008A0EEB">
              <w:rPr>
                <w:rStyle w:val="Lienhypertexte"/>
                <w:noProof/>
              </w:rPr>
              <w:t>2.3.6</w:t>
            </w:r>
            <w:r>
              <w:rPr>
                <w:rFonts w:asciiTheme="minorHAnsi" w:eastAsiaTheme="minorEastAsia" w:hAnsiTheme="minorHAnsi" w:cstheme="minorBidi"/>
                <w:noProof/>
                <w:sz w:val="22"/>
                <w:szCs w:val="22"/>
                <w:lang w:val="fr-FR" w:eastAsia="fr-FR"/>
              </w:rPr>
              <w:tab/>
            </w:r>
            <w:r w:rsidRPr="008A0EEB">
              <w:rPr>
                <w:rStyle w:val="Lienhypertexte"/>
                <w:noProof/>
              </w:rPr>
              <w:t>Citus/PostgreSQL Cluster Component</w:t>
            </w:r>
            <w:r>
              <w:rPr>
                <w:noProof/>
                <w:webHidden/>
              </w:rPr>
              <w:tab/>
            </w:r>
            <w:r>
              <w:rPr>
                <w:noProof/>
                <w:webHidden/>
              </w:rPr>
              <w:fldChar w:fldCharType="begin"/>
            </w:r>
            <w:r>
              <w:rPr>
                <w:noProof/>
                <w:webHidden/>
              </w:rPr>
              <w:instrText xml:space="preserve"> PAGEREF _Toc501009929 \h </w:instrText>
            </w:r>
            <w:r>
              <w:rPr>
                <w:noProof/>
                <w:webHidden/>
              </w:rPr>
            </w:r>
            <w:r>
              <w:rPr>
                <w:noProof/>
                <w:webHidden/>
              </w:rPr>
              <w:fldChar w:fldCharType="separate"/>
            </w:r>
            <w:r>
              <w:rPr>
                <w:noProof/>
                <w:webHidden/>
              </w:rPr>
              <w:t>20</w:t>
            </w:r>
            <w:r>
              <w:rPr>
                <w:noProof/>
                <w:webHidden/>
              </w:rPr>
              <w:fldChar w:fldCharType="end"/>
            </w:r>
          </w:hyperlink>
        </w:p>
        <w:p w14:paraId="304CFAC3" w14:textId="0F8E1C64"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30" w:history="1">
            <w:r w:rsidRPr="008A0EEB">
              <w:rPr>
                <w:rStyle w:val="Lienhypertexte"/>
                <w:noProof/>
              </w:rPr>
              <w:t>2.3.7</w:t>
            </w:r>
            <w:r>
              <w:rPr>
                <w:rFonts w:asciiTheme="minorHAnsi" w:eastAsiaTheme="minorEastAsia" w:hAnsiTheme="minorHAnsi" w:cstheme="minorBidi"/>
                <w:noProof/>
                <w:sz w:val="22"/>
                <w:szCs w:val="22"/>
                <w:lang w:val="fr-FR" w:eastAsia="fr-FR"/>
              </w:rPr>
              <w:tab/>
            </w:r>
            <w:r w:rsidRPr="008A0EEB">
              <w:rPr>
                <w:rStyle w:val="Lienhypertexte"/>
                <w:noProof/>
              </w:rPr>
              <w:t>Galera/MySQL Cluster Component</w:t>
            </w:r>
            <w:r>
              <w:rPr>
                <w:noProof/>
                <w:webHidden/>
              </w:rPr>
              <w:tab/>
            </w:r>
            <w:r>
              <w:rPr>
                <w:noProof/>
                <w:webHidden/>
              </w:rPr>
              <w:fldChar w:fldCharType="begin"/>
            </w:r>
            <w:r>
              <w:rPr>
                <w:noProof/>
                <w:webHidden/>
              </w:rPr>
              <w:instrText xml:space="preserve"> PAGEREF _Toc501009930 \h </w:instrText>
            </w:r>
            <w:r>
              <w:rPr>
                <w:noProof/>
                <w:webHidden/>
              </w:rPr>
            </w:r>
            <w:r>
              <w:rPr>
                <w:noProof/>
                <w:webHidden/>
              </w:rPr>
              <w:fldChar w:fldCharType="separate"/>
            </w:r>
            <w:r>
              <w:rPr>
                <w:noProof/>
                <w:webHidden/>
              </w:rPr>
              <w:t>21</w:t>
            </w:r>
            <w:r>
              <w:rPr>
                <w:noProof/>
                <w:webHidden/>
              </w:rPr>
              <w:fldChar w:fldCharType="end"/>
            </w:r>
          </w:hyperlink>
        </w:p>
        <w:p w14:paraId="143CD566" w14:textId="408A640D"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31" w:history="1">
            <w:r w:rsidRPr="008A0EEB">
              <w:rPr>
                <w:rStyle w:val="Lienhypertexte"/>
                <w:noProof/>
              </w:rPr>
              <w:t>2.3.8</w:t>
            </w:r>
            <w:r>
              <w:rPr>
                <w:rFonts w:asciiTheme="minorHAnsi" w:eastAsiaTheme="minorEastAsia" w:hAnsiTheme="minorHAnsi" w:cstheme="minorBidi"/>
                <w:noProof/>
                <w:sz w:val="22"/>
                <w:szCs w:val="22"/>
                <w:lang w:val="fr-FR" w:eastAsia="fr-FR"/>
              </w:rPr>
              <w:tab/>
            </w:r>
            <w:r w:rsidRPr="008A0EEB">
              <w:rPr>
                <w:rStyle w:val="Lienhypertexte"/>
                <w:noProof/>
              </w:rPr>
              <w:t>Cosmos Big Data Component</w:t>
            </w:r>
            <w:r>
              <w:rPr>
                <w:noProof/>
                <w:webHidden/>
              </w:rPr>
              <w:tab/>
            </w:r>
            <w:r>
              <w:rPr>
                <w:noProof/>
                <w:webHidden/>
              </w:rPr>
              <w:fldChar w:fldCharType="begin"/>
            </w:r>
            <w:r>
              <w:rPr>
                <w:noProof/>
                <w:webHidden/>
              </w:rPr>
              <w:instrText xml:space="preserve"> PAGEREF _Toc501009931 \h </w:instrText>
            </w:r>
            <w:r>
              <w:rPr>
                <w:noProof/>
                <w:webHidden/>
              </w:rPr>
            </w:r>
            <w:r>
              <w:rPr>
                <w:noProof/>
                <w:webHidden/>
              </w:rPr>
              <w:fldChar w:fldCharType="separate"/>
            </w:r>
            <w:r>
              <w:rPr>
                <w:noProof/>
                <w:webHidden/>
              </w:rPr>
              <w:t>21</w:t>
            </w:r>
            <w:r>
              <w:rPr>
                <w:noProof/>
                <w:webHidden/>
              </w:rPr>
              <w:fldChar w:fldCharType="end"/>
            </w:r>
          </w:hyperlink>
        </w:p>
        <w:p w14:paraId="7CD35343" w14:textId="1C3FC8CA"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32" w:history="1">
            <w:r w:rsidRPr="008A0EEB">
              <w:rPr>
                <w:rStyle w:val="Lienhypertexte"/>
                <w:noProof/>
              </w:rPr>
              <w:t>2.3.9</w:t>
            </w:r>
            <w:r>
              <w:rPr>
                <w:rFonts w:asciiTheme="minorHAnsi" w:eastAsiaTheme="minorEastAsia" w:hAnsiTheme="minorHAnsi" w:cstheme="minorBidi"/>
                <w:noProof/>
                <w:sz w:val="22"/>
                <w:szCs w:val="22"/>
                <w:lang w:val="fr-FR" w:eastAsia="fr-FR"/>
              </w:rPr>
              <w:tab/>
            </w:r>
            <w:r w:rsidRPr="008A0EEB">
              <w:rPr>
                <w:rStyle w:val="Lienhypertexte"/>
                <w:noProof/>
              </w:rPr>
              <w:t>Knowage Analytics Component</w:t>
            </w:r>
            <w:r>
              <w:rPr>
                <w:noProof/>
                <w:webHidden/>
              </w:rPr>
              <w:tab/>
            </w:r>
            <w:r>
              <w:rPr>
                <w:noProof/>
                <w:webHidden/>
              </w:rPr>
              <w:fldChar w:fldCharType="begin"/>
            </w:r>
            <w:r>
              <w:rPr>
                <w:noProof/>
                <w:webHidden/>
              </w:rPr>
              <w:instrText xml:space="preserve"> PAGEREF _Toc501009932 \h </w:instrText>
            </w:r>
            <w:r>
              <w:rPr>
                <w:noProof/>
                <w:webHidden/>
              </w:rPr>
            </w:r>
            <w:r>
              <w:rPr>
                <w:noProof/>
                <w:webHidden/>
              </w:rPr>
              <w:fldChar w:fldCharType="separate"/>
            </w:r>
            <w:r>
              <w:rPr>
                <w:noProof/>
                <w:webHidden/>
              </w:rPr>
              <w:t>22</w:t>
            </w:r>
            <w:r>
              <w:rPr>
                <w:noProof/>
                <w:webHidden/>
              </w:rPr>
              <w:fldChar w:fldCharType="end"/>
            </w:r>
          </w:hyperlink>
        </w:p>
        <w:p w14:paraId="522E2DCC" w14:textId="4050143D"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09933" w:history="1">
            <w:r w:rsidRPr="008A0EEB">
              <w:rPr>
                <w:rStyle w:val="Lienhypertexte"/>
                <w:noProof/>
              </w:rPr>
              <w:t>2.3.10</w:t>
            </w:r>
            <w:r>
              <w:rPr>
                <w:rFonts w:asciiTheme="minorHAnsi" w:eastAsiaTheme="minorEastAsia" w:hAnsiTheme="minorHAnsi" w:cstheme="minorBidi"/>
                <w:noProof/>
                <w:sz w:val="22"/>
                <w:szCs w:val="22"/>
                <w:lang w:val="fr-FR" w:eastAsia="fr-FR"/>
              </w:rPr>
              <w:tab/>
            </w:r>
            <w:r w:rsidRPr="008A0EEB">
              <w:rPr>
                <w:rStyle w:val="Lienhypertexte"/>
                <w:noProof/>
              </w:rPr>
              <w:t>CKAN Open Data Component</w:t>
            </w:r>
            <w:r>
              <w:rPr>
                <w:noProof/>
                <w:webHidden/>
              </w:rPr>
              <w:tab/>
            </w:r>
            <w:r>
              <w:rPr>
                <w:noProof/>
                <w:webHidden/>
              </w:rPr>
              <w:fldChar w:fldCharType="begin"/>
            </w:r>
            <w:r>
              <w:rPr>
                <w:noProof/>
                <w:webHidden/>
              </w:rPr>
              <w:instrText xml:space="preserve"> PAGEREF _Toc501009933 \h </w:instrText>
            </w:r>
            <w:r>
              <w:rPr>
                <w:noProof/>
                <w:webHidden/>
              </w:rPr>
            </w:r>
            <w:r>
              <w:rPr>
                <w:noProof/>
                <w:webHidden/>
              </w:rPr>
              <w:fldChar w:fldCharType="separate"/>
            </w:r>
            <w:r>
              <w:rPr>
                <w:noProof/>
                <w:webHidden/>
              </w:rPr>
              <w:t>22</w:t>
            </w:r>
            <w:r>
              <w:rPr>
                <w:noProof/>
                <w:webHidden/>
              </w:rPr>
              <w:fldChar w:fldCharType="end"/>
            </w:r>
          </w:hyperlink>
        </w:p>
        <w:p w14:paraId="509FB9B5" w14:textId="4F8D40A7"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09934" w:history="1">
            <w:r w:rsidRPr="008A0EEB">
              <w:rPr>
                <w:rStyle w:val="Lienhypertexte"/>
                <w:noProof/>
              </w:rPr>
              <w:t>2.3.11</w:t>
            </w:r>
            <w:r>
              <w:rPr>
                <w:rFonts w:asciiTheme="minorHAnsi" w:eastAsiaTheme="minorEastAsia" w:hAnsiTheme="minorHAnsi" w:cstheme="minorBidi"/>
                <w:noProof/>
                <w:sz w:val="22"/>
                <w:szCs w:val="22"/>
                <w:lang w:val="fr-FR" w:eastAsia="fr-FR"/>
              </w:rPr>
              <w:tab/>
            </w:r>
            <w:r w:rsidRPr="008A0EEB">
              <w:rPr>
                <w:rStyle w:val="Lienhypertexte"/>
                <w:noProof/>
              </w:rPr>
              <w:t>IDAS IOT Components</w:t>
            </w:r>
            <w:r>
              <w:rPr>
                <w:noProof/>
                <w:webHidden/>
              </w:rPr>
              <w:tab/>
            </w:r>
            <w:r>
              <w:rPr>
                <w:noProof/>
                <w:webHidden/>
              </w:rPr>
              <w:fldChar w:fldCharType="begin"/>
            </w:r>
            <w:r>
              <w:rPr>
                <w:noProof/>
                <w:webHidden/>
              </w:rPr>
              <w:instrText xml:space="preserve"> PAGEREF _Toc501009934 \h </w:instrText>
            </w:r>
            <w:r>
              <w:rPr>
                <w:noProof/>
                <w:webHidden/>
              </w:rPr>
            </w:r>
            <w:r>
              <w:rPr>
                <w:noProof/>
                <w:webHidden/>
              </w:rPr>
              <w:fldChar w:fldCharType="separate"/>
            </w:r>
            <w:r>
              <w:rPr>
                <w:noProof/>
                <w:webHidden/>
              </w:rPr>
              <w:t>23</w:t>
            </w:r>
            <w:r>
              <w:rPr>
                <w:noProof/>
                <w:webHidden/>
              </w:rPr>
              <w:fldChar w:fldCharType="end"/>
            </w:r>
          </w:hyperlink>
        </w:p>
        <w:p w14:paraId="1AA4435A" w14:textId="6D85446F"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09935" w:history="1">
            <w:r w:rsidRPr="008A0EEB">
              <w:rPr>
                <w:rStyle w:val="Lienhypertexte"/>
                <w:noProof/>
              </w:rPr>
              <w:t>2.3.12</w:t>
            </w:r>
            <w:r>
              <w:rPr>
                <w:rFonts w:asciiTheme="minorHAnsi" w:eastAsiaTheme="minorEastAsia" w:hAnsiTheme="minorHAnsi" w:cstheme="minorBidi"/>
                <w:noProof/>
                <w:sz w:val="22"/>
                <w:szCs w:val="22"/>
                <w:lang w:val="fr-FR" w:eastAsia="fr-FR"/>
              </w:rPr>
              <w:tab/>
            </w:r>
            <w:r w:rsidRPr="008A0EEB">
              <w:rPr>
                <w:rStyle w:val="Lienhypertexte"/>
                <w:noProof/>
              </w:rPr>
              <w:t>IOT Broker Component</w:t>
            </w:r>
            <w:r>
              <w:rPr>
                <w:noProof/>
                <w:webHidden/>
              </w:rPr>
              <w:tab/>
            </w:r>
            <w:r>
              <w:rPr>
                <w:noProof/>
                <w:webHidden/>
              </w:rPr>
              <w:fldChar w:fldCharType="begin"/>
            </w:r>
            <w:r>
              <w:rPr>
                <w:noProof/>
                <w:webHidden/>
              </w:rPr>
              <w:instrText xml:space="preserve"> PAGEREF _Toc501009935 \h </w:instrText>
            </w:r>
            <w:r>
              <w:rPr>
                <w:noProof/>
                <w:webHidden/>
              </w:rPr>
            </w:r>
            <w:r>
              <w:rPr>
                <w:noProof/>
                <w:webHidden/>
              </w:rPr>
              <w:fldChar w:fldCharType="separate"/>
            </w:r>
            <w:r>
              <w:rPr>
                <w:noProof/>
                <w:webHidden/>
              </w:rPr>
              <w:t>24</w:t>
            </w:r>
            <w:r>
              <w:rPr>
                <w:noProof/>
                <w:webHidden/>
              </w:rPr>
              <w:fldChar w:fldCharType="end"/>
            </w:r>
          </w:hyperlink>
        </w:p>
        <w:p w14:paraId="2AB88B12" w14:textId="57222505"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09936" w:history="1">
            <w:r w:rsidRPr="008A0EEB">
              <w:rPr>
                <w:rStyle w:val="Lienhypertexte"/>
                <w:noProof/>
              </w:rPr>
              <w:t>2.3.13</w:t>
            </w:r>
            <w:r>
              <w:rPr>
                <w:rFonts w:asciiTheme="minorHAnsi" w:eastAsiaTheme="minorEastAsia" w:hAnsiTheme="minorHAnsi" w:cstheme="minorBidi"/>
                <w:noProof/>
                <w:sz w:val="22"/>
                <w:szCs w:val="22"/>
                <w:lang w:val="fr-FR" w:eastAsia="fr-FR"/>
              </w:rPr>
              <w:tab/>
            </w:r>
            <w:r w:rsidRPr="008A0EEB">
              <w:rPr>
                <w:rStyle w:val="Lienhypertexte"/>
                <w:noProof/>
              </w:rPr>
              <w:t>IOT Discovery Component</w:t>
            </w:r>
            <w:r>
              <w:rPr>
                <w:noProof/>
                <w:webHidden/>
              </w:rPr>
              <w:tab/>
            </w:r>
            <w:r>
              <w:rPr>
                <w:noProof/>
                <w:webHidden/>
              </w:rPr>
              <w:fldChar w:fldCharType="begin"/>
            </w:r>
            <w:r>
              <w:rPr>
                <w:noProof/>
                <w:webHidden/>
              </w:rPr>
              <w:instrText xml:space="preserve"> PAGEREF _Toc501009936 \h </w:instrText>
            </w:r>
            <w:r>
              <w:rPr>
                <w:noProof/>
                <w:webHidden/>
              </w:rPr>
            </w:r>
            <w:r>
              <w:rPr>
                <w:noProof/>
                <w:webHidden/>
              </w:rPr>
              <w:fldChar w:fldCharType="separate"/>
            </w:r>
            <w:r>
              <w:rPr>
                <w:noProof/>
                <w:webHidden/>
              </w:rPr>
              <w:t>24</w:t>
            </w:r>
            <w:r>
              <w:rPr>
                <w:noProof/>
                <w:webHidden/>
              </w:rPr>
              <w:fldChar w:fldCharType="end"/>
            </w:r>
          </w:hyperlink>
        </w:p>
        <w:p w14:paraId="04BBEDEF" w14:textId="2AB21B7B"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09937" w:history="1">
            <w:r w:rsidRPr="008A0EEB">
              <w:rPr>
                <w:rStyle w:val="Lienhypertexte"/>
                <w:noProof/>
              </w:rPr>
              <w:t>2.3.14</w:t>
            </w:r>
            <w:r>
              <w:rPr>
                <w:rFonts w:asciiTheme="minorHAnsi" w:eastAsiaTheme="minorEastAsia" w:hAnsiTheme="minorHAnsi" w:cstheme="minorBidi"/>
                <w:noProof/>
                <w:sz w:val="22"/>
                <w:szCs w:val="22"/>
                <w:lang w:val="fr-FR" w:eastAsia="fr-FR"/>
              </w:rPr>
              <w:tab/>
            </w:r>
            <w:r w:rsidRPr="008A0EEB">
              <w:rPr>
                <w:rStyle w:val="Lienhypertexte"/>
                <w:noProof/>
              </w:rPr>
              <w:t>CEP Component</w:t>
            </w:r>
            <w:r>
              <w:rPr>
                <w:noProof/>
                <w:webHidden/>
              </w:rPr>
              <w:tab/>
            </w:r>
            <w:r>
              <w:rPr>
                <w:noProof/>
                <w:webHidden/>
              </w:rPr>
              <w:fldChar w:fldCharType="begin"/>
            </w:r>
            <w:r>
              <w:rPr>
                <w:noProof/>
                <w:webHidden/>
              </w:rPr>
              <w:instrText xml:space="preserve"> PAGEREF _Toc501009937 \h </w:instrText>
            </w:r>
            <w:r>
              <w:rPr>
                <w:noProof/>
                <w:webHidden/>
              </w:rPr>
            </w:r>
            <w:r>
              <w:rPr>
                <w:noProof/>
                <w:webHidden/>
              </w:rPr>
              <w:fldChar w:fldCharType="separate"/>
            </w:r>
            <w:r>
              <w:rPr>
                <w:noProof/>
                <w:webHidden/>
              </w:rPr>
              <w:t>24</w:t>
            </w:r>
            <w:r>
              <w:rPr>
                <w:noProof/>
                <w:webHidden/>
              </w:rPr>
              <w:fldChar w:fldCharType="end"/>
            </w:r>
          </w:hyperlink>
        </w:p>
        <w:p w14:paraId="38A3ACBC" w14:textId="440B3757"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09938" w:history="1">
            <w:r w:rsidRPr="008A0EEB">
              <w:rPr>
                <w:rStyle w:val="Lienhypertexte"/>
                <w:noProof/>
              </w:rPr>
              <w:t>2.3.15</w:t>
            </w:r>
            <w:r>
              <w:rPr>
                <w:rFonts w:asciiTheme="minorHAnsi" w:eastAsiaTheme="minorEastAsia" w:hAnsiTheme="minorHAnsi" w:cstheme="minorBidi"/>
                <w:noProof/>
                <w:sz w:val="22"/>
                <w:szCs w:val="22"/>
                <w:lang w:val="fr-FR" w:eastAsia="fr-FR"/>
              </w:rPr>
              <w:tab/>
            </w:r>
            <w:r w:rsidRPr="008A0EEB">
              <w:rPr>
                <w:rStyle w:val="Lienhypertexte"/>
                <w:noProof/>
              </w:rPr>
              <w:t>Application Mashup Components</w:t>
            </w:r>
            <w:r>
              <w:rPr>
                <w:noProof/>
                <w:webHidden/>
              </w:rPr>
              <w:tab/>
            </w:r>
            <w:r>
              <w:rPr>
                <w:noProof/>
                <w:webHidden/>
              </w:rPr>
              <w:fldChar w:fldCharType="begin"/>
            </w:r>
            <w:r>
              <w:rPr>
                <w:noProof/>
                <w:webHidden/>
              </w:rPr>
              <w:instrText xml:space="preserve"> PAGEREF _Toc501009938 \h </w:instrText>
            </w:r>
            <w:r>
              <w:rPr>
                <w:noProof/>
                <w:webHidden/>
              </w:rPr>
            </w:r>
            <w:r>
              <w:rPr>
                <w:noProof/>
                <w:webHidden/>
              </w:rPr>
              <w:fldChar w:fldCharType="separate"/>
            </w:r>
            <w:r>
              <w:rPr>
                <w:noProof/>
                <w:webHidden/>
              </w:rPr>
              <w:t>25</w:t>
            </w:r>
            <w:r>
              <w:rPr>
                <w:noProof/>
                <w:webHidden/>
              </w:rPr>
              <w:fldChar w:fldCharType="end"/>
            </w:r>
          </w:hyperlink>
        </w:p>
        <w:p w14:paraId="7A268A00" w14:textId="1E5008FC"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09939" w:history="1">
            <w:r w:rsidRPr="008A0EEB">
              <w:rPr>
                <w:rStyle w:val="Lienhypertexte"/>
                <w:noProof/>
              </w:rPr>
              <w:t>2.3.16</w:t>
            </w:r>
            <w:r>
              <w:rPr>
                <w:rFonts w:asciiTheme="minorHAnsi" w:eastAsiaTheme="minorEastAsia" w:hAnsiTheme="minorHAnsi" w:cstheme="minorBidi"/>
                <w:noProof/>
                <w:sz w:val="22"/>
                <w:szCs w:val="22"/>
                <w:lang w:val="fr-FR" w:eastAsia="fr-FR"/>
              </w:rPr>
              <w:tab/>
            </w:r>
            <w:r w:rsidRPr="008A0EEB">
              <w:rPr>
                <w:rStyle w:val="Lienhypertexte"/>
                <w:noProof/>
              </w:rPr>
              <w:t>Business Ecosystem Component</w:t>
            </w:r>
            <w:r>
              <w:rPr>
                <w:noProof/>
                <w:webHidden/>
              </w:rPr>
              <w:tab/>
            </w:r>
            <w:r>
              <w:rPr>
                <w:noProof/>
                <w:webHidden/>
              </w:rPr>
              <w:fldChar w:fldCharType="begin"/>
            </w:r>
            <w:r>
              <w:rPr>
                <w:noProof/>
                <w:webHidden/>
              </w:rPr>
              <w:instrText xml:space="preserve"> PAGEREF _Toc501009939 \h </w:instrText>
            </w:r>
            <w:r>
              <w:rPr>
                <w:noProof/>
                <w:webHidden/>
              </w:rPr>
            </w:r>
            <w:r>
              <w:rPr>
                <w:noProof/>
                <w:webHidden/>
              </w:rPr>
              <w:fldChar w:fldCharType="separate"/>
            </w:r>
            <w:r>
              <w:rPr>
                <w:noProof/>
                <w:webHidden/>
              </w:rPr>
              <w:t>26</w:t>
            </w:r>
            <w:r>
              <w:rPr>
                <w:noProof/>
                <w:webHidden/>
              </w:rPr>
              <w:fldChar w:fldCharType="end"/>
            </w:r>
          </w:hyperlink>
        </w:p>
        <w:p w14:paraId="33891CCF" w14:textId="2A96E3D9"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09940" w:history="1">
            <w:r w:rsidRPr="008A0EEB">
              <w:rPr>
                <w:rStyle w:val="Lienhypertexte"/>
                <w:noProof/>
              </w:rPr>
              <w:t>2.3.17</w:t>
            </w:r>
            <w:r>
              <w:rPr>
                <w:rFonts w:asciiTheme="minorHAnsi" w:eastAsiaTheme="minorEastAsia" w:hAnsiTheme="minorHAnsi" w:cstheme="minorBidi"/>
                <w:noProof/>
                <w:sz w:val="22"/>
                <w:szCs w:val="22"/>
                <w:lang w:val="fr-FR" w:eastAsia="fr-FR"/>
              </w:rPr>
              <w:tab/>
            </w:r>
            <w:r w:rsidRPr="008A0EEB">
              <w:rPr>
                <w:rStyle w:val="Lienhypertexte"/>
                <w:noProof/>
              </w:rPr>
              <w:t>Development Components</w:t>
            </w:r>
            <w:r>
              <w:rPr>
                <w:noProof/>
                <w:webHidden/>
              </w:rPr>
              <w:tab/>
            </w:r>
            <w:r>
              <w:rPr>
                <w:noProof/>
                <w:webHidden/>
              </w:rPr>
              <w:fldChar w:fldCharType="begin"/>
            </w:r>
            <w:r>
              <w:rPr>
                <w:noProof/>
                <w:webHidden/>
              </w:rPr>
              <w:instrText xml:space="preserve"> PAGEREF _Toc501009940 \h </w:instrText>
            </w:r>
            <w:r>
              <w:rPr>
                <w:noProof/>
                <w:webHidden/>
              </w:rPr>
            </w:r>
            <w:r>
              <w:rPr>
                <w:noProof/>
                <w:webHidden/>
              </w:rPr>
              <w:fldChar w:fldCharType="separate"/>
            </w:r>
            <w:r>
              <w:rPr>
                <w:noProof/>
                <w:webHidden/>
              </w:rPr>
              <w:t>26</w:t>
            </w:r>
            <w:r>
              <w:rPr>
                <w:noProof/>
                <w:webHidden/>
              </w:rPr>
              <w:fldChar w:fldCharType="end"/>
            </w:r>
          </w:hyperlink>
        </w:p>
        <w:p w14:paraId="2E22FFF3" w14:textId="300B5DC4"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09941" w:history="1">
            <w:r w:rsidRPr="008A0EEB">
              <w:rPr>
                <w:rStyle w:val="Lienhypertexte"/>
                <w:noProof/>
              </w:rPr>
              <w:t>2.3.18</w:t>
            </w:r>
            <w:r>
              <w:rPr>
                <w:rFonts w:asciiTheme="minorHAnsi" w:eastAsiaTheme="minorEastAsia" w:hAnsiTheme="minorHAnsi" w:cstheme="minorBidi"/>
                <w:noProof/>
                <w:sz w:val="22"/>
                <w:szCs w:val="22"/>
                <w:lang w:val="fr-FR" w:eastAsia="fr-FR"/>
              </w:rPr>
              <w:tab/>
            </w:r>
            <w:r w:rsidRPr="008A0EEB">
              <w:rPr>
                <w:rStyle w:val="Lienhypertexte"/>
                <w:noProof/>
              </w:rPr>
              <w:t>Monitoring Components</w:t>
            </w:r>
            <w:r>
              <w:rPr>
                <w:noProof/>
                <w:webHidden/>
              </w:rPr>
              <w:tab/>
            </w:r>
            <w:r>
              <w:rPr>
                <w:noProof/>
                <w:webHidden/>
              </w:rPr>
              <w:fldChar w:fldCharType="begin"/>
            </w:r>
            <w:r>
              <w:rPr>
                <w:noProof/>
                <w:webHidden/>
              </w:rPr>
              <w:instrText xml:space="preserve"> PAGEREF _Toc501009941 \h </w:instrText>
            </w:r>
            <w:r>
              <w:rPr>
                <w:noProof/>
                <w:webHidden/>
              </w:rPr>
            </w:r>
            <w:r>
              <w:rPr>
                <w:noProof/>
                <w:webHidden/>
              </w:rPr>
              <w:fldChar w:fldCharType="separate"/>
            </w:r>
            <w:r>
              <w:rPr>
                <w:noProof/>
                <w:webHidden/>
              </w:rPr>
              <w:t>27</w:t>
            </w:r>
            <w:r>
              <w:rPr>
                <w:noProof/>
                <w:webHidden/>
              </w:rPr>
              <w:fldChar w:fldCharType="end"/>
            </w:r>
          </w:hyperlink>
        </w:p>
        <w:p w14:paraId="0FC1E373" w14:textId="39D4FC01"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09942" w:history="1">
            <w:r w:rsidRPr="008A0EEB">
              <w:rPr>
                <w:rStyle w:val="Lienhypertexte"/>
                <w:noProof/>
              </w:rPr>
              <w:t>2.3.19</w:t>
            </w:r>
            <w:r>
              <w:rPr>
                <w:rFonts w:asciiTheme="minorHAnsi" w:eastAsiaTheme="minorEastAsia" w:hAnsiTheme="minorHAnsi" w:cstheme="minorBidi"/>
                <w:noProof/>
                <w:sz w:val="22"/>
                <w:szCs w:val="22"/>
                <w:lang w:val="fr-FR" w:eastAsia="fr-FR"/>
              </w:rPr>
              <w:tab/>
            </w:r>
            <w:r w:rsidRPr="008A0EEB">
              <w:rPr>
                <w:rStyle w:val="Lienhypertexte"/>
                <w:noProof/>
              </w:rPr>
              <w:t>Poi Data Provider Component</w:t>
            </w:r>
            <w:r>
              <w:rPr>
                <w:noProof/>
                <w:webHidden/>
              </w:rPr>
              <w:tab/>
            </w:r>
            <w:r>
              <w:rPr>
                <w:noProof/>
                <w:webHidden/>
              </w:rPr>
              <w:fldChar w:fldCharType="begin"/>
            </w:r>
            <w:r>
              <w:rPr>
                <w:noProof/>
                <w:webHidden/>
              </w:rPr>
              <w:instrText xml:space="preserve"> PAGEREF _Toc501009942 \h </w:instrText>
            </w:r>
            <w:r>
              <w:rPr>
                <w:noProof/>
                <w:webHidden/>
              </w:rPr>
            </w:r>
            <w:r>
              <w:rPr>
                <w:noProof/>
                <w:webHidden/>
              </w:rPr>
              <w:fldChar w:fldCharType="separate"/>
            </w:r>
            <w:r>
              <w:rPr>
                <w:noProof/>
                <w:webHidden/>
              </w:rPr>
              <w:t>27</w:t>
            </w:r>
            <w:r>
              <w:rPr>
                <w:noProof/>
                <w:webHidden/>
              </w:rPr>
              <w:fldChar w:fldCharType="end"/>
            </w:r>
          </w:hyperlink>
        </w:p>
        <w:p w14:paraId="1C3F61E9" w14:textId="3BF16EDC"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09943" w:history="1">
            <w:r w:rsidRPr="008A0EEB">
              <w:rPr>
                <w:rStyle w:val="Lienhypertexte"/>
                <w:noProof/>
              </w:rPr>
              <w:t>2.3.20</w:t>
            </w:r>
            <w:r>
              <w:rPr>
                <w:rFonts w:asciiTheme="minorHAnsi" w:eastAsiaTheme="minorEastAsia" w:hAnsiTheme="minorHAnsi" w:cstheme="minorBidi"/>
                <w:noProof/>
                <w:sz w:val="22"/>
                <w:szCs w:val="22"/>
                <w:lang w:val="fr-FR" w:eastAsia="fr-FR"/>
              </w:rPr>
              <w:tab/>
            </w:r>
            <w:r w:rsidRPr="008A0EEB">
              <w:rPr>
                <w:rStyle w:val="Lienhypertexte"/>
                <w:noProof/>
              </w:rPr>
              <w:t>GIS Data Provider Component</w:t>
            </w:r>
            <w:r>
              <w:rPr>
                <w:noProof/>
                <w:webHidden/>
              </w:rPr>
              <w:tab/>
            </w:r>
            <w:r>
              <w:rPr>
                <w:noProof/>
                <w:webHidden/>
              </w:rPr>
              <w:fldChar w:fldCharType="begin"/>
            </w:r>
            <w:r>
              <w:rPr>
                <w:noProof/>
                <w:webHidden/>
              </w:rPr>
              <w:instrText xml:space="preserve"> PAGEREF _Toc501009943 \h </w:instrText>
            </w:r>
            <w:r>
              <w:rPr>
                <w:noProof/>
                <w:webHidden/>
              </w:rPr>
            </w:r>
            <w:r>
              <w:rPr>
                <w:noProof/>
                <w:webHidden/>
              </w:rPr>
              <w:fldChar w:fldCharType="separate"/>
            </w:r>
            <w:r>
              <w:rPr>
                <w:noProof/>
                <w:webHidden/>
              </w:rPr>
              <w:t>28</w:t>
            </w:r>
            <w:r>
              <w:rPr>
                <w:noProof/>
                <w:webHidden/>
              </w:rPr>
              <w:fldChar w:fldCharType="end"/>
            </w:r>
          </w:hyperlink>
        </w:p>
        <w:p w14:paraId="469BE4C9" w14:textId="327B4715"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09944" w:history="1">
            <w:r w:rsidRPr="008A0EEB">
              <w:rPr>
                <w:rStyle w:val="Lienhypertexte"/>
                <w:noProof/>
              </w:rPr>
              <w:t>2.3.21</w:t>
            </w:r>
            <w:r>
              <w:rPr>
                <w:rFonts w:asciiTheme="minorHAnsi" w:eastAsiaTheme="minorEastAsia" w:hAnsiTheme="minorHAnsi" w:cstheme="minorBidi"/>
                <w:noProof/>
                <w:sz w:val="22"/>
                <w:szCs w:val="22"/>
                <w:lang w:val="fr-FR" w:eastAsia="fr-FR"/>
              </w:rPr>
              <w:tab/>
            </w:r>
            <w:r w:rsidRPr="008A0EEB">
              <w:rPr>
                <w:rStyle w:val="Lienhypertexte"/>
                <w:noProof/>
              </w:rPr>
              <w:t>API Management Component</w:t>
            </w:r>
            <w:r>
              <w:rPr>
                <w:noProof/>
                <w:webHidden/>
              </w:rPr>
              <w:tab/>
            </w:r>
            <w:r>
              <w:rPr>
                <w:noProof/>
                <w:webHidden/>
              </w:rPr>
              <w:fldChar w:fldCharType="begin"/>
            </w:r>
            <w:r>
              <w:rPr>
                <w:noProof/>
                <w:webHidden/>
              </w:rPr>
              <w:instrText xml:space="preserve"> PAGEREF _Toc501009944 \h </w:instrText>
            </w:r>
            <w:r>
              <w:rPr>
                <w:noProof/>
                <w:webHidden/>
              </w:rPr>
            </w:r>
            <w:r>
              <w:rPr>
                <w:noProof/>
                <w:webHidden/>
              </w:rPr>
              <w:fldChar w:fldCharType="separate"/>
            </w:r>
            <w:r>
              <w:rPr>
                <w:noProof/>
                <w:webHidden/>
              </w:rPr>
              <w:t>28</w:t>
            </w:r>
            <w:r>
              <w:rPr>
                <w:noProof/>
                <w:webHidden/>
              </w:rPr>
              <w:fldChar w:fldCharType="end"/>
            </w:r>
          </w:hyperlink>
        </w:p>
        <w:p w14:paraId="65A4D540" w14:textId="1134B296"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09945" w:history="1">
            <w:r w:rsidRPr="008A0EEB">
              <w:rPr>
                <w:rStyle w:val="Lienhypertexte"/>
                <w:noProof/>
              </w:rPr>
              <w:t>2.3.22</w:t>
            </w:r>
            <w:r>
              <w:rPr>
                <w:rFonts w:asciiTheme="minorHAnsi" w:eastAsiaTheme="minorEastAsia" w:hAnsiTheme="minorHAnsi" w:cstheme="minorBidi"/>
                <w:noProof/>
                <w:sz w:val="22"/>
                <w:szCs w:val="22"/>
                <w:lang w:val="fr-FR" w:eastAsia="fr-FR"/>
              </w:rPr>
              <w:tab/>
            </w:r>
            <w:r w:rsidRPr="008A0EEB">
              <w:rPr>
                <w:rStyle w:val="Lienhypertexte"/>
                <w:noProof/>
              </w:rPr>
              <w:t>Load Balancing Component</w:t>
            </w:r>
            <w:r>
              <w:rPr>
                <w:noProof/>
                <w:webHidden/>
              </w:rPr>
              <w:tab/>
            </w:r>
            <w:r>
              <w:rPr>
                <w:noProof/>
                <w:webHidden/>
              </w:rPr>
              <w:fldChar w:fldCharType="begin"/>
            </w:r>
            <w:r>
              <w:rPr>
                <w:noProof/>
                <w:webHidden/>
              </w:rPr>
              <w:instrText xml:space="preserve"> PAGEREF _Toc501009945 \h </w:instrText>
            </w:r>
            <w:r>
              <w:rPr>
                <w:noProof/>
                <w:webHidden/>
              </w:rPr>
            </w:r>
            <w:r>
              <w:rPr>
                <w:noProof/>
                <w:webHidden/>
              </w:rPr>
              <w:fldChar w:fldCharType="separate"/>
            </w:r>
            <w:r>
              <w:rPr>
                <w:noProof/>
                <w:webHidden/>
              </w:rPr>
              <w:t>29</w:t>
            </w:r>
            <w:r>
              <w:rPr>
                <w:noProof/>
                <w:webHidden/>
              </w:rPr>
              <w:fldChar w:fldCharType="end"/>
            </w:r>
          </w:hyperlink>
        </w:p>
        <w:p w14:paraId="7F95D71B" w14:textId="320FE58E" w:rsidR="00A94908" w:rsidRDefault="00A94908">
          <w:pPr>
            <w:pStyle w:val="TM1"/>
            <w:tabs>
              <w:tab w:val="left" w:pos="660"/>
            </w:tabs>
            <w:rPr>
              <w:rFonts w:asciiTheme="minorHAnsi" w:eastAsiaTheme="minorEastAsia" w:hAnsiTheme="minorHAnsi" w:cstheme="minorBidi"/>
              <w:b w:val="0"/>
              <w:caps w:val="0"/>
              <w:noProof/>
              <w:sz w:val="22"/>
              <w:szCs w:val="22"/>
              <w:lang w:val="fr-FR" w:eastAsia="fr-FR"/>
            </w:rPr>
          </w:pPr>
          <w:hyperlink w:anchor="_Toc501009946" w:history="1">
            <w:r w:rsidRPr="008A0EEB">
              <w:rPr>
                <w:rStyle w:val="Lienhypertexte"/>
                <w:noProof/>
              </w:rPr>
              <w:t>3</w:t>
            </w:r>
            <w:r>
              <w:rPr>
                <w:rFonts w:asciiTheme="minorHAnsi" w:eastAsiaTheme="minorEastAsia" w:hAnsiTheme="minorHAnsi" w:cstheme="minorBidi"/>
                <w:b w:val="0"/>
                <w:caps w:val="0"/>
                <w:noProof/>
                <w:sz w:val="22"/>
                <w:szCs w:val="22"/>
                <w:lang w:val="fr-FR" w:eastAsia="fr-FR"/>
              </w:rPr>
              <w:tab/>
            </w:r>
            <w:r w:rsidRPr="008A0EEB">
              <w:rPr>
                <w:rStyle w:val="Lienhypertexte"/>
                <w:noProof/>
              </w:rPr>
              <w:t>Section 3 SYSTEM ARCHITECTURE DESIGN</w:t>
            </w:r>
            <w:r>
              <w:rPr>
                <w:noProof/>
                <w:webHidden/>
              </w:rPr>
              <w:tab/>
            </w:r>
            <w:r>
              <w:rPr>
                <w:noProof/>
                <w:webHidden/>
              </w:rPr>
              <w:fldChar w:fldCharType="begin"/>
            </w:r>
            <w:r>
              <w:rPr>
                <w:noProof/>
                <w:webHidden/>
              </w:rPr>
              <w:instrText xml:space="preserve"> PAGEREF _Toc501009946 \h </w:instrText>
            </w:r>
            <w:r>
              <w:rPr>
                <w:noProof/>
                <w:webHidden/>
              </w:rPr>
            </w:r>
            <w:r>
              <w:rPr>
                <w:noProof/>
                <w:webHidden/>
              </w:rPr>
              <w:fldChar w:fldCharType="separate"/>
            </w:r>
            <w:r>
              <w:rPr>
                <w:noProof/>
                <w:webHidden/>
              </w:rPr>
              <w:t>29</w:t>
            </w:r>
            <w:r>
              <w:rPr>
                <w:noProof/>
                <w:webHidden/>
              </w:rPr>
              <w:fldChar w:fldCharType="end"/>
            </w:r>
          </w:hyperlink>
        </w:p>
        <w:p w14:paraId="326A255D" w14:textId="0C6389A7" w:rsidR="00A94908" w:rsidRDefault="00A9490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009947" w:history="1">
            <w:r w:rsidRPr="008A0EEB">
              <w:rPr>
                <w:rStyle w:val="Lienhypertexte"/>
                <w:noProof/>
              </w:rPr>
              <w:t>3.1</w:t>
            </w:r>
            <w:r>
              <w:rPr>
                <w:rFonts w:asciiTheme="minorHAnsi" w:eastAsiaTheme="minorEastAsia" w:hAnsiTheme="minorHAnsi" w:cstheme="minorBidi"/>
                <w:noProof/>
                <w:sz w:val="22"/>
                <w:szCs w:val="22"/>
                <w:lang w:val="fr-FR" w:eastAsia="fr-FR"/>
              </w:rPr>
              <w:tab/>
            </w:r>
            <w:r w:rsidRPr="008A0EEB">
              <w:rPr>
                <w:rStyle w:val="Lienhypertexte"/>
                <w:noProof/>
              </w:rPr>
              <w:t>Docker Images Management Component</w:t>
            </w:r>
            <w:r>
              <w:rPr>
                <w:noProof/>
                <w:webHidden/>
              </w:rPr>
              <w:tab/>
            </w:r>
            <w:r>
              <w:rPr>
                <w:noProof/>
                <w:webHidden/>
              </w:rPr>
              <w:fldChar w:fldCharType="begin"/>
            </w:r>
            <w:r>
              <w:rPr>
                <w:noProof/>
                <w:webHidden/>
              </w:rPr>
              <w:instrText xml:space="preserve"> PAGEREF _Toc501009947 \h </w:instrText>
            </w:r>
            <w:r>
              <w:rPr>
                <w:noProof/>
                <w:webHidden/>
              </w:rPr>
            </w:r>
            <w:r>
              <w:rPr>
                <w:noProof/>
                <w:webHidden/>
              </w:rPr>
              <w:fldChar w:fldCharType="separate"/>
            </w:r>
            <w:r>
              <w:rPr>
                <w:noProof/>
                <w:webHidden/>
              </w:rPr>
              <w:t>29</w:t>
            </w:r>
            <w:r>
              <w:rPr>
                <w:noProof/>
                <w:webHidden/>
              </w:rPr>
              <w:fldChar w:fldCharType="end"/>
            </w:r>
          </w:hyperlink>
        </w:p>
        <w:p w14:paraId="2D2832AF" w14:textId="106E3C41"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48" w:history="1">
            <w:r w:rsidRPr="008A0EEB">
              <w:rPr>
                <w:rStyle w:val="Lienhypertexte"/>
                <w:noProof/>
              </w:rPr>
              <w:t>3.1.1</w:t>
            </w:r>
            <w:r>
              <w:rPr>
                <w:rFonts w:asciiTheme="minorHAnsi" w:eastAsiaTheme="minorEastAsia" w:hAnsiTheme="minorHAnsi" w:cstheme="minorBidi"/>
                <w:noProof/>
                <w:sz w:val="22"/>
                <w:szCs w:val="22"/>
                <w:lang w:val="fr-FR" w:eastAsia="fr-FR"/>
              </w:rPr>
              <w:tab/>
            </w:r>
            <w:r w:rsidRPr="008A0EEB">
              <w:rPr>
                <w:rStyle w:val="Lienhypertexte"/>
                <w:noProof/>
              </w:rPr>
              <w:t>Component Functions</w:t>
            </w:r>
            <w:r>
              <w:rPr>
                <w:noProof/>
                <w:webHidden/>
              </w:rPr>
              <w:tab/>
            </w:r>
            <w:r>
              <w:rPr>
                <w:noProof/>
                <w:webHidden/>
              </w:rPr>
              <w:fldChar w:fldCharType="begin"/>
            </w:r>
            <w:r>
              <w:rPr>
                <w:noProof/>
                <w:webHidden/>
              </w:rPr>
              <w:instrText xml:space="preserve"> PAGEREF _Toc501009948 \h </w:instrText>
            </w:r>
            <w:r>
              <w:rPr>
                <w:noProof/>
                <w:webHidden/>
              </w:rPr>
            </w:r>
            <w:r>
              <w:rPr>
                <w:noProof/>
                <w:webHidden/>
              </w:rPr>
              <w:fldChar w:fldCharType="separate"/>
            </w:r>
            <w:r>
              <w:rPr>
                <w:noProof/>
                <w:webHidden/>
              </w:rPr>
              <w:t>29</w:t>
            </w:r>
            <w:r>
              <w:rPr>
                <w:noProof/>
                <w:webHidden/>
              </w:rPr>
              <w:fldChar w:fldCharType="end"/>
            </w:r>
          </w:hyperlink>
        </w:p>
        <w:p w14:paraId="7A2D2B81" w14:textId="7D562794"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49" w:history="1">
            <w:r w:rsidRPr="008A0EEB">
              <w:rPr>
                <w:rStyle w:val="Lienhypertexte"/>
                <w:noProof/>
              </w:rPr>
              <w:t>3.1.2</w:t>
            </w:r>
            <w:r>
              <w:rPr>
                <w:rFonts w:asciiTheme="minorHAnsi" w:eastAsiaTheme="minorEastAsia" w:hAnsiTheme="minorHAnsi" w:cstheme="minorBidi"/>
                <w:noProof/>
                <w:sz w:val="22"/>
                <w:szCs w:val="22"/>
                <w:lang w:val="fr-FR" w:eastAsia="fr-FR"/>
              </w:rPr>
              <w:tab/>
            </w:r>
            <w:r w:rsidRPr="008A0EEB">
              <w:rPr>
                <w:rStyle w:val="Lienhypertexte"/>
                <w:noProof/>
              </w:rPr>
              <w:t>Technical Considerations</w:t>
            </w:r>
            <w:r>
              <w:rPr>
                <w:noProof/>
                <w:webHidden/>
              </w:rPr>
              <w:tab/>
            </w:r>
            <w:r>
              <w:rPr>
                <w:noProof/>
                <w:webHidden/>
              </w:rPr>
              <w:fldChar w:fldCharType="begin"/>
            </w:r>
            <w:r>
              <w:rPr>
                <w:noProof/>
                <w:webHidden/>
              </w:rPr>
              <w:instrText xml:space="preserve"> PAGEREF _Toc501009949 \h </w:instrText>
            </w:r>
            <w:r>
              <w:rPr>
                <w:noProof/>
                <w:webHidden/>
              </w:rPr>
            </w:r>
            <w:r>
              <w:rPr>
                <w:noProof/>
                <w:webHidden/>
              </w:rPr>
              <w:fldChar w:fldCharType="separate"/>
            </w:r>
            <w:r>
              <w:rPr>
                <w:noProof/>
                <w:webHidden/>
              </w:rPr>
              <w:t>30</w:t>
            </w:r>
            <w:r>
              <w:rPr>
                <w:noProof/>
                <w:webHidden/>
              </w:rPr>
              <w:fldChar w:fldCharType="end"/>
            </w:r>
          </w:hyperlink>
        </w:p>
        <w:p w14:paraId="31EADC17" w14:textId="0A3C4966"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50" w:history="1">
            <w:r w:rsidRPr="008A0EEB">
              <w:rPr>
                <w:rStyle w:val="Lienhypertexte"/>
                <w:noProof/>
              </w:rPr>
              <w:t>3.1.3</w:t>
            </w:r>
            <w:r>
              <w:rPr>
                <w:rFonts w:asciiTheme="minorHAnsi" w:eastAsiaTheme="minorEastAsia" w:hAnsiTheme="minorHAnsi" w:cstheme="minorBidi"/>
                <w:noProof/>
                <w:sz w:val="22"/>
                <w:szCs w:val="22"/>
                <w:lang w:val="fr-FR" w:eastAsia="fr-FR"/>
              </w:rPr>
              <w:tab/>
            </w:r>
            <w:r w:rsidRPr="008A0EEB">
              <w:rPr>
                <w:rStyle w:val="Lienhypertexte"/>
                <w:noProof/>
              </w:rPr>
              <w:t>Selected Product(s)</w:t>
            </w:r>
            <w:r>
              <w:rPr>
                <w:noProof/>
                <w:webHidden/>
              </w:rPr>
              <w:tab/>
            </w:r>
            <w:r>
              <w:rPr>
                <w:noProof/>
                <w:webHidden/>
              </w:rPr>
              <w:fldChar w:fldCharType="begin"/>
            </w:r>
            <w:r>
              <w:rPr>
                <w:noProof/>
                <w:webHidden/>
              </w:rPr>
              <w:instrText xml:space="preserve"> PAGEREF _Toc501009950 \h </w:instrText>
            </w:r>
            <w:r>
              <w:rPr>
                <w:noProof/>
                <w:webHidden/>
              </w:rPr>
            </w:r>
            <w:r>
              <w:rPr>
                <w:noProof/>
                <w:webHidden/>
              </w:rPr>
              <w:fldChar w:fldCharType="separate"/>
            </w:r>
            <w:r>
              <w:rPr>
                <w:noProof/>
                <w:webHidden/>
              </w:rPr>
              <w:t>30</w:t>
            </w:r>
            <w:r>
              <w:rPr>
                <w:noProof/>
                <w:webHidden/>
              </w:rPr>
              <w:fldChar w:fldCharType="end"/>
            </w:r>
          </w:hyperlink>
        </w:p>
        <w:p w14:paraId="1A0A2B4F" w14:textId="3C6DCB36"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51" w:history="1">
            <w:r w:rsidRPr="008A0EEB">
              <w:rPr>
                <w:rStyle w:val="Lienhypertexte"/>
                <w:noProof/>
              </w:rPr>
              <w:t>3.1.4</w:t>
            </w:r>
            <w:r>
              <w:rPr>
                <w:rFonts w:asciiTheme="minorHAnsi" w:eastAsiaTheme="minorEastAsia" w:hAnsiTheme="minorHAnsi" w:cstheme="minorBidi"/>
                <w:noProof/>
                <w:sz w:val="22"/>
                <w:szCs w:val="22"/>
                <w:lang w:val="fr-FR" w:eastAsia="fr-FR"/>
              </w:rPr>
              <w:tab/>
            </w:r>
            <w:r w:rsidRPr="008A0EEB">
              <w:rPr>
                <w:rStyle w:val="Lienhypertexte"/>
                <w:noProof/>
              </w:rPr>
              <w:t>Selection Rationale</w:t>
            </w:r>
            <w:r>
              <w:rPr>
                <w:noProof/>
                <w:webHidden/>
              </w:rPr>
              <w:tab/>
            </w:r>
            <w:r>
              <w:rPr>
                <w:noProof/>
                <w:webHidden/>
              </w:rPr>
              <w:fldChar w:fldCharType="begin"/>
            </w:r>
            <w:r>
              <w:rPr>
                <w:noProof/>
                <w:webHidden/>
              </w:rPr>
              <w:instrText xml:space="preserve"> PAGEREF _Toc501009951 \h </w:instrText>
            </w:r>
            <w:r>
              <w:rPr>
                <w:noProof/>
                <w:webHidden/>
              </w:rPr>
            </w:r>
            <w:r>
              <w:rPr>
                <w:noProof/>
                <w:webHidden/>
              </w:rPr>
              <w:fldChar w:fldCharType="separate"/>
            </w:r>
            <w:r>
              <w:rPr>
                <w:noProof/>
                <w:webHidden/>
              </w:rPr>
              <w:t>30</w:t>
            </w:r>
            <w:r>
              <w:rPr>
                <w:noProof/>
                <w:webHidden/>
              </w:rPr>
              <w:fldChar w:fldCharType="end"/>
            </w:r>
          </w:hyperlink>
        </w:p>
        <w:p w14:paraId="132C3E15" w14:textId="5174CAF3"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52" w:history="1">
            <w:r w:rsidRPr="008A0EEB">
              <w:rPr>
                <w:rStyle w:val="Lienhypertexte"/>
                <w:noProof/>
              </w:rPr>
              <w:t>3.1.5</w:t>
            </w:r>
            <w:r>
              <w:rPr>
                <w:rFonts w:asciiTheme="minorHAnsi" w:eastAsiaTheme="minorEastAsia" w:hAnsiTheme="minorHAnsi" w:cstheme="minorBidi"/>
                <w:noProof/>
                <w:sz w:val="22"/>
                <w:szCs w:val="22"/>
                <w:lang w:val="fr-FR" w:eastAsia="fr-FR"/>
              </w:rPr>
              <w:tab/>
            </w:r>
            <w:r w:rsidRPr="008A0EEB">
              <w:rPr>
                <w:rStyle w:val="Lienhypertexte"/>
                <w:noProof/>
              </w:rPr>
              <w:t>Architecture Risks</w:t>
            </w:r>
            <w:r>
              <w:rPr>
                <w:noProof/>
                <w:webHidden/>
              </w:rPr>
              <w:tab/>
            </w:r>
            <w:r>
              <w:rPr>
                <w:noProof/>
                <w:webHidden/>
              </w:rPr>
              <w:fldChar w:fldCharType="begin"/>
            </w:r>
            <w:r>
              <w:rPr>
                <w:noProof/>
                <w:webHidden/>
              </w:rPr>
              <w:instrText xml:space="preserve"> PAGEREF _Toc501009952 \h </w:instrText>
            </w:r>
            <w:r>
              <w:rPr>
                <w:noProof/>
                <w:webHidden/>
              </w:rPr>
            </w:r>
            <w:r>
              <w:rPr>
                <w:noProof/>
                <w:webHidden/>
              </w:rPr>
              <w:fldChar w:fldCharType="separate"/>
            </w:r>
            <w:r>
              <w:rPr>
                <w:noProof/>
                <w:webHidden/>
              </w:rPr>
              <w:t>30</w:t>
            </w:r>
            <w:r>
              <w:rPr>
                <w:noProof/>
                <w:webHidden/>
              </w:rPr>
              <w:fldChar w:fldCharType="end"/>
            </w:r>
          </w:hyperlink>
        </w:p>
        <w:p w14:paraId="235670F1" w14:textId="700CA6C3" w:rsidR="00A94908" w:rsidRDefault="00A9490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009953" w:history="1">
            <w:r w:rsidRPr="008A0EEB">
              <w:rPr>
                <w:rStyle w:val="Lienhypertexte"/>
                <w:noProof/>
              </w:rPr>
              <w:t>3.2</w:t>
            </w:r>
            <w:r>
              <w:rPr>
                <w:rFonts w:asciiTheme="minorHAnsi" w:eastAsiaTheme="minorEastAsia" w:hAnsiTheme="minorHAnsi" w:cstheme="minorBidi"/>
                <w:noProof/>
                <w:sz w:val="22"/>
                <w:szCs w:val="22"/>
                <w:lang w:val="fr-FR" w:eastAsia="fr-FR"/>
              </w:rPr>
              <w:tab/>
            </w:r>
            <w:r w:rsidRPr="008A0EEB">
              <w:rPr>
                <w:rStyle w:val="Lienhypertexte"/>
                <w:noProof/>
              </w:rPr>
              <w:t>Docker Swarm Manager Component</w:t>
            </w:r>
            <w:r>
              <w:rPr>
                <w:noProof/>
                <w:webHidden/>
              </w:rPr>
              <w:tab/>
            </w:r>
            <w:r>
              <w:rPr>
                <w:noProof/>
                <w:webHidden/>
              </w:rPr>
              <w:fldChar w:fldCharType="begin"/>
            </w:r>
            <w:r>
              <w:rPr>
                <w:noProof/>
                <w:webHidden/>
              </w:rPr>
              <w:instrText xml:space="preserve"> PAGEREF _Toc501009953 \h </w:instrText>
            </w:r>
            <w:r>
              <w:rPr>
                <w:noProof/>
                <w:webHidden/>
              </w:rPr>
            </w:r>
            <w:r>
              <w:rPr>
                <w:noProof/>
                <w:webHidden/>
              </w:rPr>
              <w:fldChar w:fldCharType="separate"/>
            </w:r>
            <w:r>
              <w:rPr>
                <w:noProof/>
                <w:webHidden/>
              </w:rPr>
              <w:t>30</w:t>
            </w:r>
            <w:r>
              <w:rPr>
                <w:noProof/>
                <w:webHidden/>
              </w:rPr>
              <w:fldChar w:fldCharType="end"/>
            </w:r>
          </w:hyperlink>
        </w:p>
        <w:p w14:paraId="463781B3" w14:textId="78116D19"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54" w:history="1">
            <w:r w:rsidRPr="008A0EEB">
              <w:rPr>
                <w:rStyle w:val="Lienhypertexte"/>
                <w:noProof/>
              </w:rPr>
              <w:t>3.2.1</w:t>
            </w:r>
            <w:r>
              <w:rPr>
                <w:rFonts w:asciiTheme="minorHAnsi" w:eastAsiaTheme="minorEastAsia" w:hAnsiTheme="minorHAnsi" w:cstheme="minorBidi"/>
                <w:noProof/>
                <w:sz w:val="22"/>
                <w:szCs w:val="22"/>
                <w:lang w:val="fr-FR" w:eastAsia="fr-FR"/>
              </w:rPr>
              <w:tab/>
            </w:r>
            <w:r w:rsidRPr="008A0EEB">
              <w:rPr>
                <w:rStyle w:val="Lienhypertexte"/>
                <w:noProof/>
              </w:rPr>
              <w:t>Component Functions</w:t>
            </w:r>
            <w:r>
              <w:rPr>
                <w:noProof/>
                <w:webHidden/>
              </w:rPr>
              <w:tab/>
            </w:r>
            <w:r>
              <w:rPr>
                <w:noProof/>
                <w:webHidden/>
              </w:rPr>
              <w:fldChar w:fldCharType="begin"/>
            </w:r>
            <w:r>
              <w:rPr>
                <w:noProof/>
                <w:webHidden/>
              </w:rPr>
              <w:instrText xml:space="preserve"> PAGEREF _Toc501009954 \h </w:instrText>
            </w:r>
            <w:r>
              <w:rPr>
                <w:noProof/>
                <w:webHidden/>
              </w:rPr>
            </w:r>
            <w:r>
              <w:rPr>
                <w:noProof/>
                <w:webHidden/>
              </w:rPr>
              <w:fldChar w:fldCharType="separate"/>
            </w:r>
            <w:r>
              <w:rPr>
                <w:noProof/>
                <w:webHidden/>
              </w:rPr>
              <w:t>30</w:t>
            </w:r>
            <w:r>
              <w:rPr>
                <w:noProof/>
                <w:webHidden/>
              </w:rPr>
              <w:fldChar w:fldCharType="end"/>
            </w:r>
          </w:hyperlink>
        </w:p>
        <w:p w14:paraId="5A779A0D" w14:textId="7D406DFC"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55" w:history="1">
            <w:r w:rsidRPr="008A0EEB">
              <w:rPr>
                <w:rStyle w:val="Lienhypertexte"/>
                <w:noProof/>
              </w:rPr>
              <w:t>3.2.2</w:t>
            </w:r>
            <w:r>
              <w:rPr>
                <w:rFonts w:asciiTheme="minorHAnsi" w:eastAsiaTheme="minorEastAsia" w:hAnsiTheme="minorHAnsi" w:cstheme="minorBidi"/>
                <w:noProof/>
                <w:sz w:val="22"/>
                <w:szCs w:val="22"/>
                <w:lang w:val="fr-FR" w:eastAsia="fr-FR"/>
              </w:rPr>
              <w:tab/>
            </w:r>
            <w:r w:rsidRPr="008A0EEB">
              <w:rPr>
                <w:rStyle w:val="Lienhypertexte"/>
                <w:noProof/>
              </w:rPr>
              <w:t>Technical Considerations</w:t>
            </w:r>
            <w:r>
              <w:rPr>
                <w:noProof/>
                <w:webHidden/>
              </w:rPr>
              <w:tab/>
            </w:r>
            <w:r>
              <w:rPr>
                <w:noProof/>
                <w:webHidden/>
              </w:rPr>
              <w:fldChar w:fldCharType="begin"/>
            </w:r>
            <w:r>
              <w:rPr>
                <w:noProof/>
                <w:webHidden/>
              </w:rPr>
              <w:instrText xml:space="preserve"> PAGEREF _Toc501009955 \h </w:instrText>
            </w:r>
            <w:r>
              <w:rPr>
                <w:noProof/>
                <w:webHidden/>
              </w:rPr>
            </w:r>
            <w:r>
              <w:rPr>
                <w:noProof/>
                <w:webHidden/>
              </w:rPr>
              <w:fldChar w:fldCharType="separate"/>
            </w:r>
            <w:r>
              <w:rPr>
                <w:noProof/>
                <w:webHidden/>
              </w:rPr>
              <w:t>31</w:t>
            </w:r>
            <w:r>
              <w:rPr>
                <w:noProof/>
                <w:webHidden/>
              </w:rPr>
              <w:fldChar w:fldCharType="end"/>
            </w:r>
          </w:hyperlink>
        </w:p>
        <w:p w14:paraId="395DBF63" w14:textId="2719E87F"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56" w:history="1">
            <w:r w:rsidRPr="008A0EEB">
              <w:rPr>
                <w:rStyle w:val="Lienhypertexte"/>
                <w:noProof/>
              </w:rPr>
              <w:t>3.2.3</w:t>
            </w:r>
            <w:r>
              <w:rPr>
                <w:rFonts w:asciiTheme="minorHAnsi" w:eastAsiaTheme="minorEastAsia" w:hAnsiTheme="minorHAnsi" w:cstheme="minorBidi"/>
                <w:noProof/>
                <w:sz w:val="22"/>
                <w:szCs w:val="22"/>
                <w:lang w:val="fr-FR" w:eastAsia="fr-FR"/>
              </w:rPr>
              <w:tab/>
            </w:r>
            <w:r w:rsidRPr="008A0EEB">
              <w:rPr>
                <w:rStyle w:val="Lienhypertexte"/>
                <w:noProof/>
              </w:rPr>
              <w:t>Selected Product(s)</w:t>
            </w:r>
            <w:r>
              <w:rPr>
                <w:noProof/>
                <w:webHidden/>
              </w:rPr>
              <w:tab/>
            </w:r>
            <w:r>
              <w:rPr>
                <w:noProof/>
                <w:webHidden/>
              </w:rPr>
              <w:fldChar w:fldCharType="begin"/>
            </w:r>
            <w:r>
              <w:rPr>
                <w:noProof/>
                <w:webHidden/>
              </w:rPr>
              <w:instrText xml:space="preserve"> PAGEREF _Toc501009956 \h </w:instrText>
            </w:r>
            <w:r>
              <w:rPr>
                <w:noProof/>
                <w:webHidden/>
              </w:rPr>
            </w:r>
            <w:r>
              <w:rPr>
                <w:noProof/>
                <w:webHidden/>
              </w:rPr>
              <w:fldChar w:fldCharType="separate"/>
            </w:r>
            <w:r>
              <w:rPr>
                <w:noProof/>
                <w:webHidden/>
              </w:rPr>
              <w:t>31</w:t>
            </w:r>
            <w:r>
              <w:rPr>
                <w:noProof/>
                <w:webHidden/>
              </w:rPr>
              <w:fldChar w:fldCharType="end"/>
            </w:r>
          </w:hyperlink>
        </w:p>
        <w:p w14:paraId="5C840A8F" w14:textId="4BC361A5"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57" w:history="1">
            <w:r w:rsidRPr="008A0EEB">
              <w:rPr>
                <w:rStyle w:val="Lienhypertexte"/>
                <w:noProof/>
              </w:rPr>
              <w:t>3.2.4</w:t>
            </w:r>
            <w:r>
              <w:rPr>
                <w:rFonts w:asciiTheme="minorHAnsi" w:eastAsiaTheme="minorEastAsia" w:hAnsiTheme="minorHAnsi" w:cstheme="minorBidi"/>
                <w:noProof/>
                <w:sz w:val="22"/>
                <w:szCs w:val="22"/>
                <w:lang w:val="fr-FR" w:eastAsia="fr-FR"/>
              </w:rPr>
              <w:tab/>
            </w:r>
            <w:r w:rsidRPr="008A0EEB">
              <w:rPr>
                <w:rStyle w:val="Lienhypertexte"/>
                <w:noProof/>
              </w:rPr>
              <w:t>Selection Rationale</w:t>
            </w:r>
            <w:r>
              <w:rPr>
                <w:noProof/>
                <w:webHidden/>
              </w:rPr>
              <w:tab/>
            </w:r>
            <w:r>
              <w:rPr>
                <w:noProof/>
                <w:webHidden/>
              </w:rPr>
              <w:fldChar w:fldCharType="begin"/>
            </w:r>
            <w:r>
              <w:rPr>
                <w:noProof/>
                <w:webHidden/>
              </w:rPr>
              <w:instrText xml:space="preserve"> PAGEREF _Toc501009957 \h </w:instrText>
            </w:r>
            <w:r>
              <w:rPr>
                <w:noProof/>
                <w:webHidden/>
              </w:rPr>
            </w:r>
            <w:r>
              <w:rPr>
                <w:noProof/>
                <w:webHidden/>
              </w:rPr>
              <w:fldChar w:fldCharType="separate"/>
            </w:r>
            <w:r>
              <w:rPr>
                <w:noProof/>
                <w:webHidden/>
              </w:rPr>
              <w:t>32</w:t>
            </w:r>
            <w:r>
              <w:rPr>
                <w:noProof/>
                <w:webHidden/>
              </w:rPr>
              <w:fldChar w:fldCharType="end"/>
            </w:r>
          </w:hyperlink>
        </w:p>
        <w:p w14:paraId="509608BC" w14:textId="548FCD49"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58" w:history="1">
            <w:r w:rsidRPr="008A0EEB">
              <w:rPr>
                <w:rStyle w:val="Lienhypertexte"/>
                <w:noProof/>
              </w:rPr>
              <w:t>3.2.5</w:t>
            </w:r>
            <w:r>
              <w:rPr>
                <w:rFonts w:asciiTheme="minorHAnsi" w:eastAsiaTheme="minorEastAsia" w:hAnsiTheme="minorHAnsi" w:cstheme="minorBidi"/>
                <w:noProof/>
                <w:sz w:val="22"/>
                <w:szCs w:val="22"/>
                <w:lang w:val="fr-FR" w:eastAsia="fr-FR"/>
              </w:rPr>
              <w:tab/>
            </w:r>
            <w:r w:rsidRPr="008A0EEB">
              <w:rPr>
                <w:rStyle w:val="Lienhypertexte"/>
                <w:noProof/>
              </w:rPr>
              <w:t>Architecture Risks</w:t>
            </w:r>
            <w:r>
              <w:rPr>
                <w:noProof/>
                <w:webHidden/>
              </w:rPr>
              <w:tab/>
            </w:r>
            <w:r>
              <w:rPr>
                <w:noProof/>
                <w:webHidden/>
              </w:rPr>
              <w:fldChar w:fldCharType="begin"/>
            </w:r>
            <w:r>
              <w:rPr>
                <w:noProof/>
                <w:webHidden/>
              </w:rPr>
              <w:instrText xml:space="preserve"> PAGEREF _Toc501009958 \h </w:instrText>
            </w:r>
            <w:r>
              <w:rPr>
                <w:noProof/>
                <w:webHidden/>
              </w:rPr>
            </w:r>
            <w:r>
              <w:rPr>
                <w:noProof/>
                <w:webHidden/>
              </w:rPr>
              <w:fldChar w:fldCharType="separate"/>
            </w:r>
            <w:r>
              <w:rPr>
                <w:noProof/>
                <w:webHidden/>
              </w:rPr>
              <w:t>32</w:t>
            </w:r>
            <w:r>
              <w:rPr>
                <w:noProof/>
                <w:webHidden/>
              </w:rPr>
              <w:fldChar w:fldCharType="end"/>
            </w:r>
          </w:hyperlink>
        </w:p>
        <w:p w14:paraId="26D9E6A5" w14:textId="261E5E49" w:rsidR="00A94908" w:rsidRDefault="00A9490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009959" w:history="1">
            <w:r w:rsidRPr="008A0EEB">
              <w:rPr>
                <w:rStyle w:val="Lienhypertexte"/>
                <w:noProof/>
              </w:rPr>
              <w:t>3.3</w:t>
            </w:r>
            <w:r>
              <w:rPr>
                <w:rFonts w:asciiTheme="minorHAnsi" w:eastAsiaTheme="minorEastAsia" w:hAnsiTheme="minorHAnsi" w:cstheme="minorBidi"/>
                <w:noProof/>
                <w:sz w:val="22"/>
                <w:szCs w:val="22"/>
                <w:lang w:val="fr-FR" w:eastAsia="fr-FR"/>
              </w:rPr>
              <w:tab/>
            </w:r>
            <w:r w:rsidRPr="008A0EEB">
              <w:rPr>
                <w:rStyle w:val="Lienhypertexte"/>
                <w:noProof/>
              </w:rPr>
              <w:t>Security Component IDM GE</w:t>
            </w:r>
            <w:r>
              <w:rPr>
                <w:noProof/>
                <w:webHidden/>
              </w:rPr>
              <w:tab/>
            </w:r>
            <w:r>
              <w:rPr>
                <w:noProof/>
                <w:webHidden/>
              </w:rPr>
              <w:fldChar w:fldCharType="begin"/>
            </w:r>
            <w:r>
              <w:rPr>
                <w:noProof/>
                <w:webHidden/>
              </w:rPr>
              <w:instrText xml:space="preserve"> PAGEREF _Toc501009959 \h </w:instrText>
            </w:r>
            <w:r>
              <w:rPr>
                <w:noProof/>
                <w:webHidden/>
              </w:rPr>
            </w:r>
            <w:r>
              <w:rPr>
                <w:noProof/>
                <w:webHidden/>
              </w:rPr>
              <w:fldChar w:fldCharType="separate"/>
            </w:r>
            <w:r>
              <w:rPr>
                <w:noProof/>
                <w:webHidden/>
              </w:rPr>
              <w:t>32</w:t>
            </w:r>
            <w:r>
              <w:rPr>
                <w:noProof/>
                <w:webHidden/>
              </w:rPr>
              <w:fldChar w:fldCharType="end"/>
            </w:r>
          </w:hyperlink>
        </w:p>
        <w:p w14:paraId="10721353" w14:textId="393E9AB3"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60" w:history="1">
            <w:r w:rsidRPr="008A0EEB">
              <w:rPr>
                <w:rStyle w:val="Lienhypertexte"/>
                <w:noProof/>
              </w:rPr>
              <w:t>3.3.1</w:t>
            </w:r>
            <w:r>
              <w:rPr>
                <w:rFonts w:asciiTheme="minorHAnsi" w:eastAsiaTheme="minorEastAsia" w:hAnsiTheme="minorHAnsi" w:cstheme="minorBidi"/>
                <w:noProof/>
                <w:sz w:val="22"/>
                <w:szCs w:val="22"/>
                <w:lang w:val="fr-FR" w:eastAsia="fr-FR"/>
              </w:rPr>
              <w:tab/>
            </w:r>
            <w:r w:rsidRPr="008A0EEB">
              <w:rPr>
                <w:rStyle w:val="Lienhypertexte"/>
                <w:noProof/>
              </w:rPr>
              <w:t>Component Functions</w:t>
            </w:r>
            <w:r>
              <w:rPr>
                <w:noProof/>
                <w:webHidden/>
              </w:rPr>
              <w:tab/>
            </w:r>
            <w:r>
              <w:rPr>
                <w:noProof/>
                <w:webHidden/>
              </w:rPr>
              <w:fldChar w:fldCharType="begin"/>
            </w:r>
            <w:r>
              <w:rPr>
                <w:noProof/>
                <w:webHidden/>
              </w:rPr>
              <w:instrText xml:space="preserve"> PAGEREF _Toc501009960 \h </w:instrText>
            </w:r>
            <w:r>
              <w:rPr>
                <w:noProof/>
                <w:webHidden/>
              </w:rPr>
            </w:r>
            <w:r>
              <w:rPr>
                <w:noProof/>
                <w:webHidden/>
              </w:rPr>
              <w:fldChar w:fldCharType="separate"/>
            </w:r>
            <w:r>
              <w:rPr>
                <w:noProof/>
                <w:webHidden/>
              </w:rPr>
              <w:t>32</w:t>
            </w:r>
            <w:r>
              <w:rPr>
                <w:noProof/>
                <w:webHidden/>
              </w:rPr>
              <w:fldChar w:fldCharType="end"/>
            </w:r>
          </w:hyperlink>
        </w:p>
        <w:p w14:paraId="035C004B" w14:textId="38645887"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61" w:history="1">
            <w:r w:rsidRPr="008A0EEB">
              <w:rPr>
                <w:rStyle w:val="Lienhypertexte"/>
                <w:noProof/>
              </w:rPr>
              <w:t>3.3.2</w:t>
            </w:r>
            <w:r>
              <w:rPr>
                <w:rFonts w:asciiTheme="minorHAnsi" w:eastAsiaTheme="minorEastAsia" w:hAnsiTheme="minorHAnsi" w:cstheme="minorBidi"/>
                <w:noProof/>
                <w:sz w:val="22"/>
                <w:szCs w:val="22"/>
                <w:lang w:val="fr-FR" w:eastAsia="fr-FR"/>
              </w:rPr>
              <w:tab/>
            </w:r>
            <w:r w:rsidRPr="008A0EEB">
              <w:rPr>
                <w:rStyle w:val="Lienhypertexte"/>
                <w:noProof/>
              </w:rPr>
              <w:t>Technical Considerations</w:t>
            </w:r>
            <w:r>
              <w:rPr>
                <w:noProof/>
                <w:webHidden/>
              </w:rPr>
              <w:tab/>
            </w:r>
            <w:r>
              <w:rPr>
                <w:noProof/>
                <w:webHidden/>
              </w:rPr>
              <w:fldChar w:fldCharType="begin"/>
            </w:r>
            <w:r>
              <w:rPr>
                <w:noProof/>
                <w:webHidden/>
              </w:rPr>
              <w:instrText xml:space="preserve"> PAGEREF _Toc501009961 \h </w:instrText>
            </w:r>
            <w:r>
              <w:rPr>
                <w:noProof/>
                <w:webHidden/>
              </w:rPr>
            </w:r>
            <w:r>
              <w:rPr>
                <w:noProof/>
                <w:webHidden/>
              </w:rPr>
              <w:fldChar w:fldCharType="separate"/>
            </w:r>
            <w:r>
              <w:rPr>
                <w:noProof/>
                <w:webHidden/>
              </w:rPr>
              <w:t>34</w:t>
            </w:r>
            <w:r>
              <w:rPr>
                <w:noProof/>
                <w:webHidden/>
              </w:rPr>
              <w:fldChar w:fldCharType="end"/>
            </w:r>
          </w:hyperlink>
        </w:p>
        <w:p w14:paraId="7B83E601" w14:textId="0F3C8496"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62" w:history="1">
            <w:r w:rsidRPr="008A0EEB">
              <w:rPr>
                <w:rStyle w:val="Lienhypertexte"/>
                <w:noProof/>
              </w:rPr>
              <w:t>3.3.3</w:t>
            </w:r>
            <w:r>
              <w:rPr>
                <w:rFonts w:asciiTheme="minorHAnsi" w:eastAsiaTheme="minorEastAsia" w:hAnsiTheme="minorHAnsi" w:cstheme="minorBidi"/>
                <w:noProof/>
                <w:sz w:val="22"/>
                <w:szCs w:val="22"/>
                <w:lang w:val="fr-FR" w:eastAsia="fr-FR"/>
              </w:rPr>
              <w:tab/>
            </w:r>
            <w:r w:rsidRPr="008A0EEB">
              <w:rPr>
                <w:rStyle w:val="Lienhypertexte"/>
                <w:noProof/>
              </w:rPr>
              <w:t>Selected Product(s)</w:t>
            </w:r>
            <w:r>
              <w:rPr>
                <w:noProof/>
                <w:webHidden/>
              </w:rPr>
              <w:tab/>
            </w:r>
            <w:r>
              <w:rPr>
                <w:noProof/>
                <w:webHidden/>
              </w:rPr>
              <w:fldChar w:fldCharType="begin"/>
            </w:r>
            <w:r>
              <w:rPr>
                <w:noProof/>
                <w:webHidden/>
              </w:rPr>
              <w:instrText xml:space="preserve"> PAGEREF _Toc501009962 \h </w:instrText>
            </w:r>
            <w:r>
              <w:rPr>
                <w:noProof/>
                <w:webHidden/>
              </w:rPr>
            </w:r>
            <w:r>
              <w:rPr>
                <w:noProof/>
                <w:webHidden/>
              </w:rPr>
              <w:fldChar w:fldCharType="separate"/>
            </w:r>
            <w:r>
              <w:rPr>
                <w:noProof/>
                <w:webHidden/>
              </w:rPr>
              <w:t>34</w:t>
            </w:r>
            <w:r>
              <w:rPr>
                <w:noProof/>
                <w:webHidden/>
              </w:rPr>
              <w:fldChar w:fldCharType="end"/>
            </w:r>
          </w:hyperlink>
        </w:p>
        <w:p w14:paraId="0E1BAD60" w14:textId="1760DAE3"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63" w:history="1">
            <w:r w:rsidRPr="008A0EEB">
              <w:rPr>
                <w:rStyle w:val="Lienhypertexte"/>
                <w:noProof/>
              </w:rPr>
              <w:t>3.3.4</w:t>
            </w:r>
            <w:r>
              <w:rPr>
                <w:rFonts w:asciiTheme="minorHAnsi" w:eastAsiaTheme="minorEastAsia" w:hAnsiTheme="minorHAnsi" w:cstheme="minorBidi"/>
                <w:noProof/>
                <w:sz w:val="22"/>
                <w:szCs w:val="22"/>
                <w:lang w:val="fr-FR" w:eastAsia="fr-FR"/>
              </w:rPr>
              <w:tab/>
            </w:r>
            <w:r w:rsidRPr="008A0EEB">
              <w:rPr>
                <w:rStyle w:val="Lienhypertexte"/>
                <w:noProof/>
              </w:rPr>
              <w:t>Selection Rationale</w:t>
            </w:r>
            <w:r>
              <w:rPr>
                <w:noProof/>
                <w:webHidden/>
              </w:rPr>
              <w:tab/>
            </w:r>
            <w:r>
              <w:rPr>
                <w:noProof/>
                <w:webHidden/>
              </w:rPr>
              <w:fldChar w:fldCharType="begin"/>
            </w:r>
            <w:r>
              <w:rPr>
                <w:noProof/>
                <w:webHidden/>
              </w:rPr>
              <w:instrText xml:space="preserve"> PAGEREF _Toc501009963 \h </w:instrText>
            </w:r>
            <w:r>
              <w:rPr>
                <w:noProof/>
                <w:webHidden/>
              </w:rPr>
            </w:r>
            <w:r>
              <w:rPr>
                <w:noProof/>
                <w:webHidden/>
              </w:rPr>
              <w:fldChar w:fldCharType="separate"/>
            </w:r>
            <w:r>
              <w:rPr>
                <w:noProof/>
                <w:webHidden/>
              </w:rPr>
              <w:t>34</w:t>
            </w:r>
            <w:r>
              <w:rPr>
                <w:noProof/>
                <w:webHidden/>
              </w:rPr>
              <w:fldChar w:fldCharType="end"/>
            </w:r>
          </w:hyperlink>
        </w:p>
        <w:p w14:paraId="56D6FCD6" w14:textId="3505A681"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64" w:history="1">
            <w:r w:rsidRPr="008A0EEB">
              <w:rPr>
                <w:rStyle w:val="Lienhypertexte"/>
                <w:noProof/>
              </w:rPr>
              <w:t>3.3.5</w:t>
            </w:r>
            <w:r>
              <w:rPr>
                <w:rFonts w:asciiTheme="minorHAnsi" w:eastAsiaTheme="minorEastAsia" w:hAnsiTheme="minorHAnsi" w:cstheme="minorBidi"/>
                <w:noProof/>
                <w:sz w:val="22"/>
                <w:szCs w:val="22"/>
                <w:lang w:val="fr-FR" w:eastAsia="fr-FR"/>
              </w:rPr>
              <w:tab/>
            </w:r>
            <w:r w:rsidRPr="008A0EEB">
              <w:rPr>
                <w:rStyle w:val="Lienhypertexte"/>
                <w:noProof/>
              </w:rPr>
              <w:t>Architecture Risks</w:t>
            </w:r>
            <w:r>
              <w:rPr>
                <w:noProof/>
                <w:webHidden/>
              </w:rPr>
              <w:tab/>
            </w:r>
            <w:r>
              <w:rPr>
                <w:noProof/>
                <w:webHidden/>
              </w:rPr>
              <w:fldChar w:fldCharType="begin"/>
            </w:r>
            <w:r>
              <w:rPr>
                <w:noProof/>
                <w:webHidden/>
              </w:rPr>
              <w:instrText xml:space="preserve"> PAGEREF _Toc501009964 \h </w:instrText>
            </w:r>
            <w:r>
              <w:rPr>
                <w:noProof/>
                <w:webHidden/>
              </w:rPr>
            </w:r>
            <w:r>
              <w:rPr>
                <w:noProof/>
                <w:webHidden/>
              </w:rPr>
              <w:fldChar w:fldCharType="separate"/>
            </w:r>
            <w:r>
              <w:rPr>
                <w:noProof/>
                <w:webHidden/>
              </w:rPr>
              <w:t>34</w:t>
            </w:r>
            <w:r>
              <w:rPr>
                <w:noProof/>
                <w:webHidden/>
              </w:rPr>
              <w:fldChar w:fldCharType="end"/>
            </w:r>
          </w:hyperlink>
        </w:p>
        <w:p w14:paraId="10AE8A17" w14:textId="50A384AD" w:rsidR="00A94908" w:rsidRDefault="00A9490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009965" w:history="1">
            <w:r w:rsidRPr="008A0EEB">
              <w:rPr>
                <w:rStyle w:val="Lienhypertexte"/>
                <w:noProof/>
              </w:rPr>
              <w:t>3.4</w:t>
            </w:r>
            <w:r>
              <w:rPr>
                <w:rFonts w:asciiTheme="minorHAnsi" w:eastAsiaTheme="minorEastAsia" w:hAnsiTheme="minorHAnsi" w:cstheme="minorBidi"/>
                <w:noProof/>
                <w:sz w:val="22"/>
                <w:szCs w:val="22"/>
                <w:lang w:val="fr-FR" w:eastAsia="fr-FR"/>
              </w:rPr>
              <w:tab/>
            </w:r>
            <w:r w:rsidRPr="008A0EEB">
              <w:rPr>
                <w:rStyle w:val="Lienhypertexte"/>
                <w:noProof/>
              </w:rPr>
              <w:t>Orion Context Broker Component</w:t>
            </w:r>
            <w:r>
              <w:rPr>
                <w:noProof/>
                <w:webHidden/>
              </w:rPr>
              <w:tab/>
            </w:r>
            <w:r>
              <w:rPr>
                <w:noProof/>
                <w:webHidden/>
              </w:rPr>
              <w:fldChar w:fldCharType="begin"/>
            </w:r>
            <w:r>
              <w:rPr>
                <w:noProof/>
                <w:webHidden/>
              </w:rPr>
              <w:instrText xml:space="preserve"> PAGEREF _Toc501009965 \h </w:instrText>
            </w:r>
            <w:r>
              <w:rPr>
                <w:noProof/>
                <w:webHidden/>
              </w:rPr>
            </w:r>
            <w:r>
              <w:rPr>
                <w:noProof/>
                <w:webHidden/>
              </w:rPr>
              <w:fldChar w:fldCharType="separate"/>
            </w:r>
            <w:r>
              <w:rPr>
                <w:noProof/>
                <w:webHidden/>
              </w:rPr>
              <w:t>35</w:t>
            </w:r>
            <w:r>
              <w:rPr>
                <w:noProof/>
                <w:webHidden/>
              </w:rPr>
              <w:fldChar w:fldCharType="end"/>
            </w:r>
          </w:hyperlink>
        </w:p>
        <w:p w14:paraId="12F460DC" w14:textId="2E21FDCC"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66" w:history="1">
            <w:r w:rsidRPr="008A0EEB">
              <w:rPr>
                <w:rStyle w:val="Lienhypertexte"/>
                <w:noProof/>
              </w:rPr>
              <w:t>3.4.1</w:t>
            </w:r>
            <w:r>
              <w:rPr>
                <w:rFonts w:asciiTheme="minorHAnsi" w:eastAsiaTheme="minorEastAsia" w:hAnsiTheme="minorHAnsi" w:cstheme="minorBidi"/>
                <w:noProof/>
                <w:sz w:val="22"/>
                <w:szCs w:val="22"/>
                <w:lang w:val="fr-FR" w:eastAsia="fr-FR"/>
              </w:rPr>
              <w:tab/>
            </w:r>
            <w:r w:rsidRPr="008A0EEB">
              <w:rPr>
                <w:rStyle w:val="Lienhypertexte"/>
                <w:noProof/>
              </w:rPr>
              <w:t>Component Functions</w:t>
            </w:r>
            <w:r>
              <w:rPr>
                <w:noProof/>
                <w:webHidden/>
              </w:rPr>
              <w:tab/>
            </w:r>
            <w:r>
              <w:rPr>
                <w:noProof/>
                <w:webHidden/>
              </w:rPr>
              <w:fldChar w:fldCharType="begin"/>
            </w:r>
            <w:r>
              <w:rPr>
                <w:noProof/>
                <w:webHidden/>
              </w:rPr>
              <w:instrText xml:space="preserve"> PAGEREF _Toc501009966 \h </w:instrText>
            </w:r>
            <w:r>
              <w:rPr>
                <w:noProof/>
                <w:webHidden/>
              </w:rPr>
            </w:r>
            <w:r>
              <w:rPr>
                <w:noProof/>
                <w:webHidden/>
              </w:rPr>
              <w:fldChar w:fldCharType="separate"/>
            </w:r>
            <w:r>
              <w:rPr>
                <w:noProof/>
                <w:webHidden/>
              </w:rPr>
              <w:t>35</w:t>
            </w:r>
            <w:r>
              <w:rPr>
                <w:noProof/>
                <w:webHidden/>
              </w:rPr>
              <w:fldChar w:fldCharType="end"/>
            </w:r>
          </w:hyperlink>
        </w:p>
        <w:p w14:paraId="44349CDB" w14:textId="7486E00E"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67" w:history="1">
            <w:r w:rsidRPr="008A0EEB">
              <w:rPr>
                <w:rStyle w:val="Lienhypertexte"/>
                <w:noProof/>
              </w:rPr>
              <w:t>3.4.2</w:t>
            </w:r>
            <w:r>
              <w:rPr>
                <w:rFonts w:asciiTheme="minorHAnsi" w:eastAsiaTheme="minorEastAsia" w:hAnsiTheme="minorHAnsi" w:cstheme="minorBidi"/>
                <w:noProof/>
                <w:sz w:val="22"/>
                <w:szCs w:val="22"/>
                <w:lang w:val="fr-FR" w:eastAsia="fr-FR"/>
              </w:rPr>
              <w:tab/>
            </w:r>
            <w:r w:rsidRPr="008A0EEB">
              <w:rPr>
                <w:rStyle w:val="Lienhypertexte"/>
                <w:noProof/>
              </w:rPr>
              <w:t>Technical Considerations</w:t>
            </w:r>
            <w:r>
              <w:rPr>
                <w:noProof/>
                <w:webHidden/>
              </w:rPr>
              <w:tab/>
            </w:r>
            <w:r>
              <w:rPr>
                <w:noProof/>
                <w:webHidden/>
              </w:rPr>
              <w:fldChar w:fldCharType="begin"/>
            </w:r>
            <w:r>
              <w:rPr>
                <w:noProof/>
                <w:webHidden/>
              </w:rPr>
              <w:instrText xml:space="preserve"> PAGEREF _Toc501009967 \h </w:instrText>
            </w:r>
            <w:r>
              <w:rPr>
                <w:noProof/>
                <w:webHidden/>
              </w:rPr>
            </w:r>
            <w:r>
              <w:rPr>
                <w:noProof/>
                <w:webHidden/>
              </w:rPr>
              <w:fldChar w:fldCharType="separate"/>
            </w:r>
            <w:r>
              <w:rPr>
                <w:noProof/>
                <w:webHidden/>
              </w:rPr>
              <w:t>35</w:t>
            </w:r>
            <w:r>
              <w:rPr>
                <w:noProof/>
                <w:webHidden/>
              </w:rPr>
              <w:fldChar w:fldCharType="end"/>
            </w:r>
          </w:hyperlink>
        </w:p>
        <w:p w14:paraId="31725B98" w14:textId="362819BF"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68" w:history="1">
            <w:r w:rsidRPr="008A0EEB">
              <w:rPr>
                <w:rStyle w:val="Lienhypertexte"/>
                <w:noProof/>
              </w:rPr>
              <w:t>3.4.3</w:t>
            </w:r>
            <w:r>
              <w:rPr>
                <w:rFonts w:asciiTheme="minorHAnsi" w:eastAsiaTheme="minorEastAsia" w:hAnsiTheme="minorHAnsi" w:cstheme="minorBidi"/>
                <w:noProof/>
                <w:sz w:val="22"/>
                <w:szCs w:val="22"/>
                <w:lang w:val="fr-FR" w:eastAsia="fr-FR"/>
              </w:rPr>
              <w:tab/>
            </w:r>
            <w:r w:rsidRPr="008A0EEB">
              <w:rPr>
                <w:rStyle w:val="Lienhypertexte"/>
                <w:noProof/>
              </w:rPr>
              <w:t>Selected Product(s)</w:t>
            </w:r>
            <w:r>
              <w:rPr>
                <w:noProof/>
                <w:webHidden/>
              </w:rPr>
              <w:tab/>
            </w:r>
            <w:r>
              <w:rPr>
                <w:noProof/>
                <w:webHidden/>
              </w:rPr>
              <w:fldChar w:fldCharType="begin"/>
            </w:r>
            <w:r>
              <w:rPr>
                <w:noProof/>
                <w:webHidden/>
              </w:rPr>
              <w:instrText xml:space="preserve"> PAGEREF _Toc501009968 \h </w:instrText>
            </w:r>
            <w:r>
              <w:rPr>
                <w:noProof/>
                <w:webHidden/>
              </w:rPr>
            </w:r>
            <w:r>
              <w:rPr>
                <w:noProof/>
                <w:webHidden/>
              </w:rPr>
              <w:fldChar w:fldCharType="separate"/>
            </w:r>
            <w:r>
              <w:rPr>
                <w:noProof/>
                <w:webHidden/>
              </w:rPr>
              <w:t>36</w:t>
            </w:r>
            <w:r>
              <w:rPr>
                <w:noProof/>
                <w:webHidden/>
              </w:rPr>
              <w:fldChar w:fldCharType="end"/>
            </w:r>
          </w:hyperlink>
        </w:p>
        <w:p w14:paraId="0B30AE7D" w14:textId="1FDE50A1"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69" w:history="1">
            <w:r w:rsidRPr="008A0EEB">
              <w:rPr>
                <w:rStyle w:val="Lienhypertexte"/>
                <w:noProof/>
              </w:rPr>
              <w:t>3.4.4</w:t>
            </w:r>
            <w:r>
              <w:rPr>
                <w:rFonts w:asciiTheme="minorHAnsi" w:eastAsiaTheme="minorEastAsia" w:hAnsiTheme="minorHAnsi" w:cstheme="minorBidi"/>
                <w:noProof/>
                <w:sz w:val="22"/>
                <w:szCs w:val="22"/>
                <w:lang w:val="fr-FR" w:eastAsia="fr-FR"/>
              </w:rPr>
              <w:tab/>
            </w:r>
            <w:r w:rsidRPr="008A0EEB">
              <w:rPr>
                <w:rStyle w:val="Lienhypertexte"/>
                <w:noProof/>
              </w:rPr>
              <w:t>Selection Rationale</w:t>
            </w:r>
            <w:r>
              <w:rPr>
                <w:noProof/>
                <w:webHidden/>
              </w:rPr>
              <w:tab/>
            </w:r>
            <w:r>
              <w:rPr>
                <w:noProof/>
                <w:webHidden/>
              </w:rPr>
              <w:fldChar w:fldCharType="begin"/>
            </w:r>
            <w:r>
              <w:rPr>
                <w:noProof/>
                <w:webHidden/>
              </w:rPr>
              <w:instrText xml:space="preserve"> PAGEREF _Toc501009969 \h </w:instrText>
            </w:r>
            <w:r>
              <w:rPr>
                <w:noProof/>
                <w:webHidden/>
              </w:rPr>
            </w:r>
            <w:r>
              <w:rPr>
                <w:noProof/>
                <w:webHidden/>
              </w:rPr>
              <w:fldChar w:fldCharType="separate"/>
            </w:r>
            <w:r>
              <w:rPr>
                <w:noProof/>
                <w:webHidden/>
              </w:rPr>
              <w:t>36</w:t>
            </w:r>
            <w:r>
              <w:rPr>
                <w:noProof/>
                <w:webHidden/>
              </w:rPr>
              <w:fldChar w:fldCharType="end"/>
            </w:r>
          </w:hyperlink>
        </w:p>
        <w:p w14:paraId="65A2A3D6" w14:textId="79A5E641"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70" w:history="1">
            <w:r w:rsidRPr="008A0EEB">
              <w:rPr>
                <w:rStyle w:val="Lienhypertexte"/>
                <w:noProof/>
              </w:rPr>
              <w:t>3.4.5</w:t>
            </w:r>
            <w:r>
              <w:rPr>
                <w:rFonts w:asciiTheme="minorHAnsi" w:eastAsiaTheme="minorEastAsia" w:hAnsiTheme="minorHAnsi" w:cstheme="minorBidi"/>
                <w:noProof/>
                <w:sz w:val="22"/>
                <w:szCs w:val="22"/>
                <w:lang w:val="fr-FR" w:eastAsia="fr-FR"/>
              </w:rPr>
              <w:tab/>
            </w:r>
            <w:r w:rsidRPr="008A0EEB">
              <w:rPr>
                <w:rStyle w:val="Lienhypertexte"/>
                <w:noProof/>
              </w:rPr>
              <w:t>Architecture Risks</w:t>
            </w:r>
            <w:r>
              <w:rPr>
                <w:noProof/>
                <w:webHidden/>
              </w:rPr>
              <w:tab/>
            </w:r>
            <w:r>
              <w:rPr>
                <w:noProof/>
                <w:webHidden/>
              </w:rPr>
              <w:fldChar w:fldCharType="begin"/>
            </w:r>
            <w:r>
              <w:rPr>
                <w:noProof/>
                <w:webHidden/>
              </w:rPr>
              <w:instrText xml:space="preserve"> PAGEREF _Toc501009970 \h </w:instrText>
            </w:r>
            <w:r>
              <w:rPr>
                <w:noProof/>
                <w:webHidden/>
              </w:rPr>
            </w:r>
            <w:r>
              <w:rPr>
                <w:noProof/>
                <w:webHidden/>
              </w:rPr>
              <w:fldChar w:fldCharType="separate"/>
            </w:r>
            <w:r>
              <w:rPr>
                <w:noProof/>
                <w:webHidden/>
              </w:rPr>
              <w:t>37</w:t>
            </w:r>
            <w:r>
              <w:rPr>
                <w:noProof/>
                <w:webHidden/>
              </w:rPr>
              <w:fldChar w:fldCharType="end"/>
            </w:r>
          </w:hyperlink>
        </w:p>
        <w:p w14:paraId="2B742BF3" w14:textId="08131775" w:rsidR="00A94908" w:rsidRDefault="00A9490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009971" w:history="1">
            <w:r w:rsidRPr="008A0EEB">
              <w:rPr>
                <w:rStyle w:val="Lienhypertexte"/>
                <w:noProof/>
              </w:rPr>
              <w:t>3.5</w:t>
            </w:r>
            <w:r>
              <w:rPr>
                <w:rFonts w:asciiTheme="minorHAnsi" w:eastAsiaTheme="minorEastAsia" w:hAnsiTheme="minorHAnsi" w:cstheme="minorBidi"/>
                <w:noProof/>
                <w:sz w:val="22"/>
                <w:szCs w:val="22"/>
                <w:lang w:val="fr-FR" w:eastAsia="fr-FR"/>
              </w:rPr>
              <w:tab/>
            </w:r>
            <w:r w:rsidRPr="008A0EEB">
              <w:rPr>
                <w:rStyle w:val="Lienhypertexte"/>
                <w:noProof/>
              </w:rPr>
              <w:t>MongoDB Component</w:t>
            </w:r>
            <w:r>
              <w:rPr>
                <w:noProof/>
                <w:webHidden/>
              </w:rPr>
              <w:tab/>
            </w:r>
            <w:r>
              <w:rPr>
                <w:noProof/>
                <w:webHidden/>
              </w:rPr>
              <w:fldChar w:fldCharType="begin"/>
            </w:r>
            <w:r>
              <w:rPr>
                <w:noProof/>
                <w:webHidden/>
              </w:rPr>
              <w:instrText xml:space="preserve"> PAGEREF _Toc501009971 \h </w:instrText>
            </w:r>
            <w:r>
              <w:rPr>
                <w:noProof/>
                <w:webHidden/>
              </w:rPr>
            </w:r>
            <w:r>
              <w:rPr>
                <w:noProof/>
                <w:webHidden/>
              </w:rPr>
              <w:fldChar w:fldCharType="separate"/>
            </w:r>
            <w:r>
              <w:rPr>
                <w:noProof/>
                <w:webHidden/>
              </w:rPr>
              <w:t>37</w:t>
            </w:r>
            <w:r>
              <w:rPr>
                <w:noProof/>
                <w:webHidden/>
              </w:rPr>
              <w:fldChar w:fldCharType="end"/>
            </w:r>
          </w:hyperlink>
        </w:p>
        <w:p w14:paraId="22C6CFA3" w14:textId="1324C338"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72" w:history="1">
            <w:r w:rsidRPr="008A0EEB">
              <w:rPr>
                <w:rStyle w:val="Lienhypertexte"/>
                <w:noProof/>
              </w:rPr>
              <w:t>3.5.1</w:t>
            </w:r>
            <w:r>
              <w:rPr>
                <w:rFonts w:asciiTheme="minorHAnsi" w:eastAsiaTheme="minorEastAsia" w:hAnsiTheme="minorHAnsi" w:cstheme="minorBidi"/>
                <w:noProof/>
                <w:sz w:val="22"/>
                <w:szCs w:val="22"/>
                <w:lang w:val="fr-FR" w:eastAsia="fr-FR"/>
              </w:rPr>
              <w:tab/>
            </w:r>
            <w:r w:rsidRPr="008A0EEB">
              <w:rPr>
                <w:rStyle w:val="Lienhypertexte"/>
                <w:noProof/>
              </w:rPr>
              <w:t>Component Functions</w:t>
            </w:r>
            <w:r>
              <w:rPr>
                <w:noProof/>
                <w:webHidden/>
              </w:rPr>
              <w:tab/>
            </w:r>
            <w:r>
              <w:rPr>
                <w:noProof/>
                <w:webHidden/>
              </w:rPr>
              <w:fldChar w:fldCharType="begin"/>
            </w:r>
            <w:r>
              <w:rPr>
                <w:noProof/>
                <w:webHidden/>
              </w:rPr>
              <w:instrText xml:space="preserve"> PAGEREF _Toc501009972 \h </w:instrText>
            </w:r>
            <w:r>
              <w:rPr>
                <w:noProof/>
                <w:webHidden/>
              </w:rPr>
            </w:r>
            <w:r>
              <w:rPr>
                <w:noProof/>
                <w:webHidden/>
              </w:rPr>
              <w:fldChar w:fldCharType="separate"/>
            </w:r>
            <w:r>
              <w:rPr>
                <w:noProof/>
                <w:webHidden/>
              </w:rPr>
              <w:t>37</w:t>
            </w:r>
            <w:r>
              <w:rPr>
                <w:noProof/>
                <w:webHidden/>
              </w:rPr>
              <w:fldChar w:fldCharType="end"/>
            </w:r>
          </w:hyperlink>
        </w:p>
        <w:p w14:paraId="40186932" w14:textId="4964C1A9"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73" w:history="1">
            <w:r w:rsidRPr="008A0EEB">
              <w:rPr>
                <w:rStyle w:val="Lienhypertexte"/>
                <w:noProof/>
              </w:rPr>
              <w:t>3.5.2</w:t>
            </w:r>
            <w:r>
              <w:rPr>
                <w:rFonts w:asciiTheme="minorHAnsi" w:eastAsiaTheme="minorEastAsia" w:hAnsiTheme="minorHAnsi" w:cstheme="minorBidi"/>
                <w:noProof/>
                <w:sz w:val="22"/>
                <w:szCs w:val="22"/>
                <w:lang w:val="fr-FR" w:eastAsia="fr-FR"/>
              </w:rPr>
              <w:tab/>
            </w:r>
            <w:r w:rsidRPr="008A0EEB">
              <w:rPr>
                <w:rStyle w:val="Lienhypertexte"/>
                <w:noProof/>
              </w:rPr>
              <w:t>Technical Considerations</w:t>
            </w:r>
            <w:r>
              <w:rPr>
                <w:noProof/>
                <w:webHidden/>
              </w:rPr>
              <w:tab/>
            </w:r>
            <w:r>
              <w:rPr>
                <w:noProof/>
                <w:webHidden/>
              </w:rPr>
              <w:fldChar w:fldCharType="begin"/>
            </w:r>
            <w:r>
              <w:rPr>
                <w:noProof/>
                <w:webHidden/>
              </w:rPr>
              <w:instrText xml:space="preserve"> PAGEREF _Toc501009973 \h </w:instrText>
            </w:r>
            <w:r>
              <w:rPr>
                <w:noProof/>
                <w:webHidden/>
              </w:rPr>
            </w:r>
            <w:r>
              <w:rPr>
                <w:noProof/>
                <w:webHidden/>
              </w:rPr>
              <w:fldChar w:fldCharType="separate"/>
            </w:r>
            <w:r>
              <w:rPr>
                <w:noProof/>
                <w:webHidden/>
              </w:rPr>
              <w:t>37</w:t>
            </w:r>
            <w:r>
              <w:rPr>
                <w:noProof/>
                <w:webHidden/>
              </w:rPr>
              <w:fldChar w:fldCharType="end"/>
            </w:r>
          </w:hyperlink>
        </w:p>
        <w:p w14:paraId="038879DC" w14:textId="1D642A59"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74" w:history="1">
            <w:r w:rsidRPr="008A0EEB">
              <w:rPr>
                <w:rStyle w:val="Lienhypertexte"/>
                <w:noProof/>
              </w:rPr>
              <w:t>3.5.3</w:t>
            </w:r>
            <w:r>
              <w:rPr>
                <w:rFonts w:asciiTheme="minorHAnsi" w:eastAsiaTheme="minorEastAsia" w:hAnsiTheme="minorHAnsi" w:cstheme="minorBidi"/>
                <w:noProof/>
                <w:sz w:val="22"/>
                <w:szCs w:val="22"/>
                <w:lang w:val="fr-FR" w:eastAsia="fr-FR"/>
              </w:rPr>
              <w:tab/>
            </w:r>
            <w:r w:rsidRPr="008A0EEB">
              <w:rPr>
                <w:rStyle w:val="Lienhypertexte"/>
                <w:noProof/>
              </w:rPr>
              <w:t>Selected Product(s)</w:t>
            </w:r>
            <w:r>
              <w:rPr>
                <w:noProof/>
                <w:webHidden/>
              </w:rPr>
              <w:tab/>
            </w:r>
            <w:r>
              <w:rPr>
                <w:noProof/>
                <w:webHidden/>
              </w:rPr>
              <w:fldChar w:fldCharType="begin"/>
            </w:r>
            <w:r>
              <w:rPr>
                <w:noProof/>
                <w:webHidden/>
              </w:rPr>
              <w:instrText xml:space="preserve"> PAGEREF _Toc501009974 \h </w:instrText>
            </w:r>
            <w:r>
              <w:rPr>
                <w:noProof/>
                <w:webHidden/>
              </w:rPr>
            </w:r>
            <w:r>
              <w:rPr>
                <w:noProof/>
                <w:webHidden/>
              </w:rPr>
              <w:fldChar w:fldCharType="separate"/>
            </w:r>
            <w:r>
              <w:rPr>
                <w:noProof/>
                <w:webHidden/>
              </w:rPr>
              <w:t>38</w:t>
            </w:r>
            <w:r>
              <w:rPr>
                <w:noProof/>
                <w:webHidden/>
              </w:rPr>
              <w:fldChar w:fldCharType="end"/>
            </w:r>
          </w:hyperlink>
        </w:p>
        <w:p w14:paraId="25B7A678" w14:textId="02CCEE9A"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75" w:history="1">
            <w:r w:rsidRPr="008A0EEB">
              <w:rPr>
                <w:rStyle w:val="Lienhypertexte"/>
                <w:noProof/>
              </w:rPr>
              <w:t>3.5.4</w:t>
            </w:r>
            <w:r>
              <w:rPr>
                <w:rFonts w:asciiTheme="minorHAnsi" w:eastAsiaTheme="minorEastAsia" w:hAnsiTheme="minorHAnsi" w:cstheme="minorBidi"/>
                <w:noProof/>
                <w:sz w:val="22"/>
                <w:szCs w:val="22"/>
                <w:lang w:val="fr-FR" w:eastAsia="fr-FR"/>
              </w:rPr>
              <w:tab/>
            </w:r>
            <w:r w:rsidRPr="008A0EEB">
              <w:rPr>
                <w:rStyle w:val="Lienhypertexte"/>
                <w:noProof/>
              </w:rPr>
              <w:t>Selection Rationale</w:t>
            </w:r>
            <w:r>
              <w:rPr>
                <w:noProof/>
                <w:webHidden/>
              </w:rPr>
              <w:tab/>
            </w:r>
            <w:r>
              <w:rPr>
                <w:noProof/>
                <w:webHidden/>
              </w:rPr>
              <w:fldChar w:fldCharType="begin"/>
            </w:r>
            <w:r>
              <w:rPr>
                <w:noProof/>
                <w:webHidden/>
              </w:rPr>
              <w:instrText xml:space="preserve"> PAGEREF _Toc501009975 \h </w:instrText>
            </w:r>
            <w:r>
              <w:rPr>
                <w:noProof/>
                <w:webHidden/>
              </w:rPr>
            </w:r>
            <w:r>
              <w:rPr>
                <w:noProof/>
                <w:webHidden/>
              </w:rPr>
              <w:fldChar w:fldCharType="separate"/>
            </w:r>
            <w:r>
              <w:rPr>
                <w:noProof/>
                <w:webHidden/>
              </w:rPr>
              <w:t>38</w:t>
            </w:r>
            <w:r>
              <w:rPr>
                <w:noProof/>
                <w:webHidden/>
              </w:rPr>
              <w:fldChar w:fldCharType="end"/>
            </w:r>
          </w:hyperlink>
        </w:p>
        <w:p w14:paraId="117A1041" w14:textId="33D19871"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76" w:history="1">
            <w:r w:rsidRPr="008A0EEB">
              <w:rPr>
                <w:rStyle w:val="Lienhypertexte"/>
                <w:noProof/>
              </w:rPr>
              <w:t>3.5.5</w:t>
            </w:r>
            <w:r>
              <w:rPr>
                <w:rFonts w:asciiTheme="minorHAnsi" w:eastAsiaTheme="minorEastAsia" w:hAnsiTheme="minorHAnsi" w:cstheme="minorBidi"/>
                <w:noProof/>
                <w:sz w:val="22"/>
                <w:szCs w:val="22"/>
                <w:lang w:val="fr-FR" w:eastAsia="fr-FR"/>
              </w:rPr>
              <w:tab/>
            </w:r>
            <w:r w:rsidRPr="008A0EEB">
              <w:rPr>
                <w:rStyle w:val="Lienhypertexte"/>
                <w:noProof/>
              </w:rPr>
              <w:t>Architecture Risks</w:t>
            </w:r>
            <w:r>
              <w:rPr>
                <w:noProof/>
                <w:webHidden/>
              </w:rPr>
              <w:tab/>
            </w:r>
            <w:r>
              <w:rPr>
                <w:noProof/>
                <w:webHidden/>
              </w:rPr>
              <w:fldChar w:fldCharType="begin"/>
            </w:r>
            <w:r>
              <w:rPr>
                <w:noProof/>
                <w:webHidden/>
              </w:rPr>
              <w:instrText xml:space="preserve"> PAGEREF _Toc501009976 \h </w:instrText>
            </w:r>
            <w:r>
              <w:rPr>
                <w:noProof/>
                <w:webHidden/>
              </w:rPr>
            </w:r>
            <w:r>
              <w:rPr>
                <w:noProof/>
                <w:webHidden/>
              </w:rPr>
              <w:fldChar w:fldCharType="separate"/>
            </w:r>
            <w:r>
              <w:rPr>
                <w:noProof/>
                <w:webHidden/>
              </w:rPr>
              <w:t>38</w:t>
            </w:r>
            <w:r>
              <w:rPr>
                <w:noProof/>
                <w:webHidden/>
              </w:rPr>
              <w:fldChar w:fldCharType="end"/>
            </w:r>
          </w:hyperlink>
        </w:p>
        <w:p w14:paraId="12CE4C1B" w14:textId="40E9CF93" w:rsidR="00A94908" w:rsidRDefault="00A9490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009977" w:history="1">
            <w:r w:rsidRPr="008A0EEB">
              <w:rPr>
                <w:rStyle w:val="Lienhypertexte"/>
                <w:noProof/>
              </w:rPr>
              <w:t>3.6</w:t>
            </w:r>
            <w:r>
              <w:rPr>
                <w:rFonts w:asciiTheme="minorHAnsi" w:eastAsiaTheme="minorEastAsia" w:hAnsiTheme="minorHAnsi" w:cstheme="minorBidi"/>
                <w:noProof/>
                <w:sz w:val="22"/>
                <w:szCs w:val="22"/>
                <w:lang w:val="fr-FR" w:eastAsia="fr-FR"/>
              </w:rPr>
              <w:tab/>
            </w:r>
            <w:r w:rsidRPr="008A0EEB">
              <w:rPr>
                <w:rStyle w:val="Lienhypertexte"/>
                <w:noProof/>
              </w:rPr>
              <w:t>Citus/PostgreSQL cluster Component</w:t>
            </w:r>
            <w:r>
              <w:rPr>
                <w:noProof/>
                <w:webHidden/>
              </w:rPr>
              <w:tab/>
            </w:r>
            <w:r>
              <w:rPr>
                <w:noProof/>
                <w:webHidden/>
              </w:rPr>
              <w:fldChar w:fldCharType="begin"/>
            </w:r>
            <w:r>
              <w:rPr>
                <w:noProof/>
                <w:webHidden/>
              </w:rPr>
              <w:instrText xml:space="preserve"> PAGEREF _Toc501009977 \h </w:instrText>
            </w:r>
            <w:r>
              <w:rPr>
                <w:noProof/>
                <w:webHidden/>
              </w:rPr>
            </w:r>
            <w:r>
              <w:rPr>
                <w:noProof/>
                <w:webHidden/>
              </w:rPr>
              <w:fldChar w:fldCharType="separate"/>
            </w:r>
            <w:r>
              <w:rPr>
                <w:noProof/>
                <w:webHidden/>
              </w:rPr>
              <w:t>38</w:t>
            </w:r>
            <w:r>
              <w:rPr>
                <w:noProof/>
                <w:webHidden/>
              </w:rPr>
              <w:fldChar w:fldCharType="end"/>
            </w:r>
          </w:hyperlink>
        </w:p>
        <w:p w14:paraId="0F4A6E05" w14:textId="0497033B"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78" w:history="1">
            <w:r w:rsidRPr="008A0EEB">
              <w:rPr>
                <w:rStyle w:val="Lienhypertexte"/>
                <w:noProof/>
              </w:rPr>
              <w:t>3.6.1</w:t>
            </w:r>
            <w:r>
              <w:rPr>
                <w:rFonts w:asciiTheme="minorHAnsi" w:eastAsiaTheme="minorEastAsia" w:hAnsiTheme="minorHAnsi" w:cstheme="minorBidi"/>
                <w:noProof/>
                <w:sz w:val="22"/>
                <w:szCs w:val="22"/>
                <w:lang w:val="fr-FR" w:eastAsia="fr-FR"/>
              </w:rPr>
              <w:tab/>
            </w:r>
            <w:r w:rsidRPr="008A0EEB">
              <w:rPr>
                <w:rStyle w:val="Lienhypertexte"/>
                <w:noProof/>
              </w:rPr>
              <w:t>Component Functions</w:t>
            </w:r>
            <w:r>
              <w:rPr>
                <w:noProof/>
                <w:webHidden/>
              </w:rPr>
              <w:tab/>
            </w:r>
            <w:r>
              <w:rPr>
                <w:noProof/>
                <w:webHidden/>
              </w:rPr>
              <w:fldChar w:fldCharType="begin"/>
            </w:r>
            <w:r>
              <w:rPr>
                <w:noProof/>
                <w:webHidden/>
              </w:rPr>
              <w:instrText xml:space="preserve"> PAGEREF _Toc501009978 \h </w:instrText>
            </w:r>
            <w:r>
              <w:rPr>
                <w:noProof/>
                <w:webHidden/>
              </w:rPr>
            </w:r>
            <w:r>
              <w:rPr>
                <w:noProof/>
                <w:webHidden/>
              </w:rPr>
              <w:fldChar w:fldCharType="separate"/>
            </w:r>
            <w:r>
              <w:rPr>
                <w:noProof/>
                <w:webHidden/>
              </w:rPr>
              <w:t>38</w:t>
            </w:r>
            <w:r>
              <w:rPr>
                <w:noProof/>
                <w:webHidden/>
              </w:rPr>
              <w:fldChar w:fldCharType="end"/>
            </w:r>
          </w:hyperlink>
        </w:p>
        <w:p w14:paraId="356B70DC" w14:textId="68C75D9A"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79" w:history="1">
            <w:r w:rsidRPr="008A0EEB">
              <w:rPr>
                <w:rStyle w:val="Lienhypertexte"/>
                <w:noProof/>
              </w:rPr>
              <w:t>3.6.2</w:t>
            </w:r>
            <w:r>
              <w:rPr>
                <w:rFonts w:asciiTheme="minorHAnsi" w:eastAsiaTheme="minorEastAsia" w:hAnsiTheme="minorHAnsi" w:cstheme="minorBidi"/>
                <w:noProof/>
                <w:sz w:val="22"/>
                <w:szCs w:val="22"/>
                <w:lang w:val="fr-FR" w:eastAsia="fr-FR"/>
              </w:rPr>
              <w:tab/>
            </w:r>
            <w:r w:rsidRPr="008A0EEB">
              <w:rPr>
                <w:rStyle w:val="Lienhypertexte"/>
                <w:noProof/>
              </w:rPr>
              <w:t>Technical Considerations</w:t>
            </w:r>
            <w:r>
              <w:rPr>
                <w:noProof/>
                <w:webHidden/>
              </w:rPr>
              <w:tab/>
            </w:r>
            <w:r>
              <w:rPr>
                <w:noProof/>
                <w:webHidden/>
              </w:rPr>
              <w:fldChar w:fldCharType="begin"/>
            </w:r>
            <w:r>
              <w:rPr>
                <w:noProof/>
                <w:webHidden/>
              </w:rPr>
              <w:instrText xml:space="preserve"> PAGEREF _Toc501009979 \h </w:instrText>
            </w:r>
            <w:r>
              <w:rPr>
                <w:noProof/>
                <w:webHidden/>
              </w:rPr>
            </w:r>
            <w:r>
              <w:rPr>
                <w:noProof/>
                <w:webHidden/>
              </w:rPr>
              <w:fldChar w:fldCharType="separate"/>
            </w:r>
            <w:r>
              <w:rPr>
                <w:noProof/>
                <w:webHidden/>
              </w:rPr>
              <w:t>38</w:t>
            </w:r>
            <w:r>
              <w:rPr>
                <w:noProof/>
                <w:webHidden/>
              </w:rPr>
              <w:fldChar w:fldCharType="end"/>
            </w:r>
          </w:hyperlink>
        </w:p>
        <w:p w14:paraId="75D586DA" w14:textId="6E18F2E0"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80" w:history="1">
            <w:r w:rsidRPr="008A0EEB">
              <w:rPr>
                <w:rStyle w:val="Lienhypertexte"/>
                <w:noProof/>
              </w:rPr>
              <w:t>3.6.3</w:t>
            </w:r>
            <w:r>
              <w:rPr>
                <w:rFonts w:asciiTheme="minorHAnsi" w:eastAsiaTheme="minorEastAsia" w:hAnsiTheme="minorHAnsi" w:cstheme="minorBidi"/>
                <w:noProof/>
                <w:sz w:val="22"/>
                <w:szCs w:val="22"/>
                <w:lang w:val="fr-FR" w:eastAsia="fr-FR"/>
              </w:rPr>
              <w:tab/>
            </w:r>
            <w:r w:rsidRPr="008A0EEB">
              <w:rPr>
                <w:rStyle w:val="Lienhypertexte"/>
                <w:noProof/>
              </w:rPr>
              <w:t>Selected Product(s)</w:t>
            </w:r>
            <w:r>
              <w:rPr>
                <w:noProof/>
                <w:webHidden/>
              </w:rPr>
              <w:tab/>
            </w:r>
            <w:r>
              <w:rPr>
                <w:noProof/>
                <w:webHidden/>
              </w:rPr>
              <w:fldChar w:fldCharType="begin"/>
            </w:r>
            <w:r>
              <w:rPr>
                <w:noProof/>
                <w:webHidden/>
              </w:rPr>
              <w:instrText xml:space="preserve"> PAGEREF _Toc501009980 \h </w:instrText>
            </w:r>
            <w:r>
              <w:rPr>
                <w:noProof/>
                <w:webHidden/>
              </w:rPr>
            </w:r>
            <w:r>
              <w:rPr>
                <w:noProof/>
                <w:webHidden/>
              </w:rPr>
              <w:fldChar w:fldCharType="separate"/>
            </w:r>
            <w:r>
              <w:rPr>
                <w:noProof/>
                <w:webHidden/>
              </w:rPr>
              <w:t>39</w:t>
            </w:r>
            <w:r>
              <w:rPr>
                <w:noProof/>
                <w:webHidden/>
              </w:rPr>
              <w:fldChar w:fldCharType="end"/>
            </w:r>
          </w:hyperlink>
        </w:p>
        <w:p w14:paraId="1BA35EB8" w14:textId="17810D6D"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81" w:history="1">
            <w:r w:rsidRPr="008A0EEB">
              <w:rPr>
                <w:rStyle w:val="Lienhypertexte"/>
                <w:noProof/>
              </w:rPr>
              <w:t>3.6.4</w:t>
            </w:r>
            <w:r>
              <w:rPr>
                <w:rFonts w:asciiTheme="minorHAnsi" w:eastAsiaTheme="minorEastAsia" w:hAnsiTheme="minorHAnsi" w:cstheme="minorBidi"/>
                <w:noProof/>
                <w:sz w:val="22"/>
                <w:szCs w:val="22"/>
                <w:lang w:val="fr-FR" w:eastAsia="fr-FR"/>
              </w:rPr>
              <w:tab/>
            </w:r>
            <w:r w:rsidRPr="008A0EEB">
              <w:rPr>
                <w:rStyle w:val="Lienhypertexte"/>
                <w:noProof/>
              </w:rPr>
              <w:t>Selection Rationale</w:t>
            </w:r>
            <w:r>
              <w:rPr>
                <w:noProof/>
                <w:webHidden/>
              </w:rPr>
              <w:tab/>
            </w:r>
            <w:r>
              <w:rPr>
                <w:noProof/>
                <w:webHidden/>
              </w:rPr>
              <w:fldChar w:fldCharType="begin"/>
            </w:r>
            <w:r>
              <w:rPr>
                <w:noProof/>
                <w:webHidden/>
              </w:rPr>
              <w:instrText xml:space="preserve"> PAGEREF _Toc501009981 \h </w:instrText>
            </w:r>
            <w:r>
              <w:rPr>
                <w:noProof/>
                <w:webHidden/>
              </w:rPr>
            </w:r>
            <w:r>
              <w:rPr>
                <w:noProof/>
                <w:webHidden/>
              </w:rPr>
              <w:fldChar w:fldCharType="separate"/>
            </w:r>
            <w:r>
              <w:rPr>
                <w:noProof/>
                <w:webHidden/>
              </w:rPr>
              <w:t>39</w:t>
            </w:r>
            <w:r>
              <w:rPr>
                <w:noProof/>
                <w:webHidden/>
              </w:rPr>
              <w:fldChar w:fldCharType="end"/>
            </w:r>
          </w:hyperlink>
        </w:p>
        <w:p w14:paraId="657586B1" w14:textId="29F29E8A"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82" w:history="1">
            <w:r w:rsidRPr="008A0EEB">
              <w:rPr>
                <w:rStyle w:val="Lienhypertexte"/>
                <w:noProof/>
              </w:rPr>
              <w:t>3.6.5</w:t>
            </w:r>
            <w:r>
              <w:rPr>
                <w:rFonts w:asciiTheme="minorHAnsi" w:eastAsiaTheme="minorEastAsia" w:hAnsiTheme="minorHAnsi" w:cstheme="minorBidi"/>
                <w:noProof/>
                <w:sz w:val="22"/>
                <w:szCs w:val="22"/>
                <w:lang w:val="fr-FR" w:eastAsia="fr-FR"/>
              </w:rPr>
              <w:tab/>
            </w:r>
            <w:r w:rsidRPr="008A0EEB">
              <w:rPr>
                <w:rStyle w:val="Lienhypertexte"/>
                <w:noProof/>
              </w:rPr>
              <w:t>Architecture Risks</w:t>
            </w:r>
            <w:r>
              <w:rPr>
                <w:noProof/>
                <w:webHidden/>
              </w:rPr>
              <w:tab/>
            </w:r>
            <w:r>
              <w:rPr>
                <w:noProof/>
                <w:webHidden/>
              </w:rPr>
              <w:fldChar w:fldCharType="begin"/>
            </w:r>
            <w:r>
              <w:rPr>
                <w:noProof/>
                <w:webHidden/>
              </w:rPr>
              <w:instrText xml:space="preserve"> PAGEREF _Toc501009982 \h </w:instrText>
            </w:r>
            <w:r>
              <w:rPr>
                <w:noProof/>
                <w:webHidden/>
              </w:rPr>
            </w:r>
            <w:r>
              <w:rPr>
                <w:noProof/>
                <w:webHidden/>
              </w:rPr>
              <w:fldChar w:fldCharType="separate"/>
            </w:r>
            <w:r>
              <w:rPr>
                <w:noProof/>
                <w:webHidden/>
              </w:rPr>
              <w:t>39</w:t>
            </w:r>
            <w:r>
              <w:rPr>
                <w:noProof/>
                <w:webHidden/>
              </w:rPr>
              <w:fldChar w:fldCharType="end"/>
            </w:r>
          </w:hyperlink>
        </w:p>
        <w:p w14:paraId="68BD29F0" w14:textId="212ED534" w:rsidR="00A94908" w:rsidRDefault="00A9490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009983" w:history="1">
            <w:r w:rsidRPr="008A0EEB">
              <w:rPr>
                <w:rStyle w:val="Lienhypertexte"/>
                <w:noProof/>
              </w:rPr>
              <w:t>3.7</w:t>
            </w:r>
            <w:r>
              <w:rPr>
                <w:rFonts w:asciiTheme="minorHAnsi" w:eastAsiaTheme="minorEastAsia" w:hAnsiTheme="minorHAnsi" w:cstheme="minorBidi"/>
                <w:noProof/>
                <w:sz w:val="22"/>
                <w:szCs w:val="22"/>
                <w:lang w:val="fr-FR" w:eastAsia="fr-FR"/>
              </w:rPr>
              <w:tab/>
            </w:r>
            <w:r w:rsidRPr="008A0EEB">
              <w:rPr>
                <w:rStyle w:val="Lienhypertexte"/>
                <w:noProof/>
              </w:rPr>
              <w:t>Galera/MySQL cluster Component</w:t>
            </w:r>
            <w:r>
              <w:rPr>
                <w:noProof/>
                <w:webHidden/>
              </w:rPr>
              <w:tab/>
            </w:r>
            <w:r>
              <w:rPr>
                <w:noProof/>
                <w:webHidden/>
              </w:rPr>
              <w:fldChar w:fldCharType="begin"/>
            </w:r>
            <w:r>
              <w:rPr>
                <w:noProof/>
                <w:webHidden/>
              </w:rPr>
              <w:instrText xml:space="preserve"> PAGEREF _Toc501009983 \h </w:instrText>
            </w:r>
            <w:r>
              <w:rPr>
                <w:noProof/>
                <w:webHidden/>
              </w:rPr>
            </w:r>
            <w:r>
              <w:rPr>
                <w:noProof/>
                <w:webHidden/>
              </w:rPr>
              <w:fldChar w:fldCharType="separate"/>
            </w:r>
            <w:r>
              <w:rPr>
                <w:noProof/>
                <w:webHidden/>
              </w:rPr>
              <w:t>40</w:t>
            </w:r>
            <w:r>
              <w:rPr>
                <w:noProof/>
                <w:webHidden/>
              </w:rPr>
              <w:fldChar w:fldCharType="end"/>
            </w:r>
          </w:hyperlink>
        </w:p>
        <w:p w14:paraId="3BFEBCC5" w14:textId="05E4CC67"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84" w:history="1">
            <w:r w:rsidRPr="008A0EEB">
              <w:rPr>
                <w:rStyle w:val="Lienhypertexte"/>
                <w:noProof/>
              </w:rPr>
              <w:t>3.7.1</w:t>
            </w:r>
            <w:r>
              <w:rPr>
                <w:rFonts w:asciiTheme="minorHAnsi" w:eastAsiaTheme="minorEastAsia" w:hAnsiTheme="minorHAnsi" w:cstheme="minorBidi"/>
                <w:noProof/>
                <w:sz w:val="22"/>
                <w:szCs w:val="22"/>
                <w:lang w:val="fr-FR" w:eastAsia="fr-FR"/>
              </w:rPr>
              <w:tab/>
            </w:r>
            <w:r w:rsidRPr="008A0EEB">
              <w:rPr>
                <w:rStyle w:val="Lienhypertexte"/>
                <w:noProof/>
              </w:rPr>
              <w:t>Component Functions</w:t>
            </w:r>
            <w:r>
              <w:rPr>
                <w:noProof/>
                <w:webHidden/>
              </w:rPr>
              <w:tab/>
            </w:r>
            <w:r>
              <w:rPr>
                <w:noProof/>
                <w:webHidden/>
              </w:rPr>
              <w:fldChar w:fldCharType="begin"/>
            </w:r>
            <w:r>
              <w:rPr>
                <w:noProof/>
                <w:webHidden/>
              </w:rPr>
              <w:instrText xml:space="preserve"> PAGEREF _Toc501009984 \h </w:instrText>
            </w:r>
            <w:r>
              <w:rPr>
                <w:noProof/>
                <w:webHidden/>
              </w:rPr>
            </w:r>
            <w:r>
              <w:rPr>
                <w:noProof/>
                <w:webHidden/>
              </w:rPr>
              <w:fldChar w:fldCharType="separate"/>
            </w:r>
            <w:r>
              <w:rPr>
                <w:noProof/>
                <w:webHidden/>
              </w:rPr>
              <w:t>40</w:t>
            </w:r>
            <w:r>
              <w:rPr>
                <w:noProof/>
                <w:webHidden/>
              </w:rPr>
              <w:fldChar w:fldCharType="end"/>
            </w:r>
          </w:hyperlink>
        </w:p>
        <w:p w14:paraId="369CB094" w14:textId="6CB613F0"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85" w:history="1">
            <w:r w:rsidRPr="008A0EEB">
              <w:rPr>
                <w:rStyle w:val="Lienhypertexte"/>
                <w:noProof/>
              </w:rPr>
              <w:t>3.7.2</w:t>
            </w:r>
            <w:r>
              <w:rPr>
                <w:rFonts w:asciiTheme="minorHAnsi" w:eastAsiaTheme="minorEastAsia" w:hAnsiTheme="minorHAnsi" w:cstheme="minorBidi"/>
                <w:noProof/>
                <w:sz w:val="22"/>
                <w:szCs w:val="22"/>
                <w:lang w:val="fr-FR" w:eastAsia="fr-FR"/>
              </w:rPr>
              <w:tab/>
            </w:r>
            <w:r w:rsidRPr="008A0EEB">
              <w:rPr>
                <w:rStyle w:val="Lienhypertexte"/>
                <w:noProof/>
              </w:rPr>
              <w:t>Technical Considerations</w:t>
            </w:r>
            <w:r>
              <w:rPr>
                <w:noProof/>
                <w:webHidden/>
              </w:rPr>
              <w:tab/>
            </w:r>
            <w:r>
              <w:rPr>
                <w:noProof/>
                <w:webHidden/>
              </w:rPr>
              <w:fldChar w:fldCharType="begin"/>
            </w:r>
            <w:r>
              <w:rPr>
                <w:noProof/>
                <w:webHidden/>
              </w:rPr>
              <w:instrText xml:space="preserve"> PAGEREF _Toc501009985 \h </w:instrText>
            </w:r>
            <w:r>
              <w:rPr>
                <w:noProof/>
                <w:webHidden/>
              </w:rPr>
            </w:r>
            <w:r>
              <w:rPr>
                <w:noProof/>
                <w:webHidden/>
              </w:rPr>
              <w:fldChar w:fldCharType="separate"/>
            </w:r>
            <w:r>
              <w:rPr>
                <w:noProof/>
                <w:webHidden/>
              </w:rPr>
              <w:t>40</w:t>
            </w:r>
            <w:r>
              <w:rPr>
                <w:noProof/>
                <w:webHidden/>
              </w:rPr>
              <w:fldChar w:fldCharType="end"/>
            </w:r>
          </w:hyperlink>
        </w:p>
        <w:p w14:paraId="342EDD88" w14:textId="12276404"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86" w:history="1">
            <w:r w:rsidRPr="008A0EEB">
              <w:rPr>
                <w:rStyle w:val="Lienhypertexte"/>
                <w:noProof/>
              </w:rPr>
              <w:t>3.7.3</w:t>
            </w:r>
            <w:r>
              <w:rPr>
                <w:rFonts w:asciiTheme="minorHAnsi" w:eastAsiaTheme="minorEastAsia" w:hAnsiTheme="minorHAnsi" w:cstheme="minorBidi"/>
                <w:noProof/>
                <w:sz w:val="22"/>
                <w:szCs w:val="22"/>
                <w:lang w:val="fr-FR" w:eastAsia="fr-FR"/>
              </w:rPr>
              <w:tab/>
            </w:r>
            <w:r w:rsidRPr="008A0EEB">
              <w:rPr>
                <w:rStyle w:val="Lienhypertexte"/>
                <w:noProof/>
              </w:rPr>
              <w:t>Selected Product(s)</w:t>
            </w:r>
            <w:r>
              <w:rPr>
                <w:noProof/>
                <w:webHidden/>
              </w:rPr>
              <w:tab/>
            </w:r>
            <w:r>
              <w:rPr>
                <w:noProof/>
                <w:webHidden/>
              </w:rPr>
              <w:fldChar w:fldCharType="begin"/>
            </w:r>
            <w:r>
              <w:rPr>
                <w:noProof/>
                <w:webHidden/>
              </w:rPr>
              <w:instrText xml:space="preserve"> PAGEREF _Toc501009986 \h </w:instrText>
            </w:r>
            <w:r>
              <w:rPr>
                <w:noProof/>
                <w:webHidden/>
              </w:rPr>
            </w:r>
            <w:r>
              <w:rPr>
                <w:noProof/>
                <w:webHidden/>
              </w:rPr>
              <w:fldChar w:fldCharType="separate"/>
            </w:r>
            <w:r>
              <w:rPr>
                <w:noProof/>
                <w:webHidden/>
              </w:rPr>
              <w:t>40</w:t>
            </w:r>
            <w:r>
              <w:rPr>
                <w:noProof/>
                <w:webHidden/>
              </w:rPr>
              <w:fldChar w:fldCharType="end"/>
            </w:r>
          </w:hyperlink>
        </w:p>
        <w:p w14:paraId="04F573FD" w14:textId="5A22F160"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87" w:history="1">
            <w:r w:rsidRPr="008A0EEB">
              <w:rPr>
                <w:rStyle w:val="Lienhypertexte"/>
                <w:noProof/>
              </w:rPr>
              <w:t>3.7.4</w:t>
            </w:r>
            <w:r>
              <w:rPr>
                <w:rFonts w:asciiTheme="minorHAnsi" w:eastAsiaTheme="minorEastAsia" w:hAnsiTheme="minorHAnsi" w:cstheme="minorBidi"/>
                <w:noProof/>
                <w:sz w:val="22"/>
                <w:szCs w:val="22"/>
                <w:lang w:val="fr-FR" w:eastAsia="fr-FR"/>
              </w:rPr>
              <w:tab/>
            </w:r>
            <w:r w:rsidRPr="008A0EEB">
              <w:rPr>
                <w:rStyle w:val="Lienhypertexte"/>
                <w:noProof/>
              </w:rPr>
              <w:t>Selection Rationale</w:t>
            </w:r>
            <w:r>
              <w:rPr>
                <w:noProof/>
                <w:webHidden/>
              </w:rPr>
              <w:tab/>
            </w:r>
            <w:r>
              <w:rPr>
                <w:noProof/>
                <w:webHidden/>
              </w:rPr>
              <w:fldChar w:fldCharType="begin"/>
            </w:r>
            <w:r>
              <w:rPr>
                <w:noProof/>
                <w:webHidden/>
              </w:rPr>
              <w:instrText xml:space="preserve"> PAGEREF _Toc501009987 \h </w:instrText>
            </w:r>
            <w:r>
              <w:rPr>
                <w:noProof/>
                <w:webHidden/>
              </w:rPr>
            </w:r>
            <w:r>
              <w:rPr>
                <w:noProof/>
                <w:webHidden/>
              </w:rPr>
              <w:fldChar w:fldCharType="separate"/>
            </w:r>
            <w:r>
              <w:rPr>
                <w:noProof/>
                <w:webHidden/>
              </w:rPr>
              <w:t>40</w:t>
            </w:r>
            <w:r>
              <w:rPr>
                <w:noProof/>
                <w:webHidden/>
              </w:rPr>
              <w:fldChar w:fldCharType="end"/>
            </w:r>
          </w:hyperlink>
        </w:p>
        <w:p w14:paraId="576F729F" w14:textId="0F634A55"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88" w:history="1">
            <w:r w:rsidRPr="008A0EEB">
              <w:rPr>
                <w:rStyle w:val="Lienhypertexte"/>
                <w:noProof/>
              </w:rPr>
              <w:t>3.7.5</w:t>
            </w:r>
            <w:r>
              <w:rPr>
                <w:rFonts w:asciiTheme="minorHAnsi" w:eastAsiaTheme="minorEastAsia" w:hAnsiTheme="minorHAnsi" w:cstheme="minorBidi"/>
                <w:noProof/>
                <w:sz w:val="22"/>
                <w:szCs w:val="22"/>
                <w:lang w:val="fr-FR" w:eastAsia="fr-FR"/>
              </w:rPr>
              <w:tab/>
            </w:r>
            <w:r w:rsidRPr="008A0EEB">
              <w:rPr>
                <w:rStyle w:val="Lienhypertexte"/>
                <w:noProof/>
              </w:rPr>
              <w:t>Architecture Risks</w:t>
            </w:r>
            <w:r>
              <w:rPr>
                <w:noProof/>
                <w:webHidden/>
              </w:rPr>
              <w:tab/>
            </w:r>
            <w:r>
              <w:rPr>
                <w:noProof/>
                <w:webHidden/>
              </w:rPr>
              <w:fldChar w:fldCharType="begin"/>
            </w:r>
            <w:r>
              <w:rPr>
                <w:noProof/>
                <w:webHidden/>
              </w:rPr>
              <w:instrText xml:space="preserve"> PAGEREF _Toc501009988 \h </w:instrText>
            </w:r>
            <w:r>
              <w:rPr>
                <w:noProof/>
                <w:webHidden/>
              </w:rPr>
            </w:r>
            <w:r>
              <w:rPr>
                <w:noProof/>
                <w:webHidden/>
              </w:rPr>
              <w:fldChar w:fldCharType="separate"/>
            </w:r>
            <w:r>
              <w:rPr>
                <w:noProof/>
                <w:webHidden/>
              </w:rPr>
              <w:t>40</w:t>
            </w:r>
            <w:r>
              <w:rPr>
                <w:noProof/>
                <w:webHidden/>
              </w:rPr>
              <w:fldChar w:fldCharType="end"/>
            </w:r>
          </w:hyperlink>
        </w:p>
        <w:p w14:paraId="698D2310" w14:textId="19402CB9" w:rsidR="00A94908" w:rsidRDefault="00A9490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009989" w:history="1">
            <w:r w:rsidRPr="008A0EEB">
              <w:rPr>
                <w:rStyle w:val="Lienhypertexte"/>
                <w:noProof/>
              </w:rPr>
              <w:t>3.8</w:t>
            </w:r>
            <w:r>
              <w:rPr>
                <w:rFonts w:asciiTheme="minorHAnsi" w:eastAsiaTheme="minorEastAsia" w:hAnsiTheme="minorHAnsi" w:cstheme="minorBidi"/>
                <w:noProof/>
                <w:sz w:val="22"/>
                <w:szCs w:val="22"/>
                <w:lang w:val="fr-FR" w:eastAsia="fr-FR"/>
              </w:rPr>
              <w:tab/>
            </w:r>
            <w:r w:rsidRPr="008A0EEB">
              <w:rPr>
                <w:rStyle w:val="Lienhypertexte"/>
                <w:noProof/>
              </w:rPr>
              <w:t>Cosmos Big Data Components, Cygnus &amp; Comet</w:t>
            </w:r>
            <w:r>
              <w:rPr>
                <w:noProof/>
                <w:webHidden/>
              </w:rPr>
              <w:tab/>
            </w:r>
            <w:r>
              <w:rPr>
                <w:noProof/>
                <w:webHidden/>
              </w:rPr>
              <w:fldChar w:fldCharType="begin"/>
            </w:r>
            <w:r>
              <w:rPr>
                <w:noProof/>
                <w:webHidden/>
              </w:rPr>
              <w:instrText xml:space="preserve"> PAGEREF _Toc501009989 \h </w:instrText>
            </w:r>
            <w:r>
              <w:rPr>
                <w:noProof/>
                <w:webHidden/>
              </w:rPr>
            </w:r>
            <w:r>
              <w:rPr>
                <w:noProof/>
                <w:webHidden/>
              </w:rPr>
              <w:fldChar w:fldCharType="separate"/>
            </w:r>
            <w:r>
              <w:rPr>
                <w:noProof/>
                <w:webHidden/>
              </w:rPr>
              <w:t>40</w:t>
            </w:r>
            <w:r>
              <w:rPr>
                <w:noProof/>
                <w:webHidden/>
              </w:rPr>
              <w:fldChar w:fldCharType="end"/>
            </w:r>
          </w:hyperlink>
        </w:p>
        <w:p w14:paraId="66870CD4" w14:textId="2E5672EF"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90" w:history="1">
            <w:r w:rsidRPr="008A0EEB">
              <w:rPr>
                <w:rStyle w:val="Lienhypertexte"/>
                <w:noProof/>
              </w:rPr>
              <w:t>3.8.1</w:t>
            </w:r>
            <w:r>
              <w:rPr>
                <w:rFonts w:asciiTheme="minorHAnsi" w:eastAsiaTheme="minorEastAsia" w:hAnsiTheme="minorHAnsi" w:cstheme="minorBidi"/>
                <w:noProof/>
                <w:sz w:val="22"/>
                <w:szCs w:val="22"/>
                <w:lang w:val="fr-FR" w:eastAsia="fr-FR"/>
              </w:rPr>
              <w:tab/>
            </w:r>
            <w:r w:rsidRPr="008A0EEB">
              <w:rPr>
                <w:rStyle w:val="Lienhypertexte"/>
                <w:noProof/>
              </w:rPr>
              <w:t>Component Functions</w:t>
            </w:r>
            <w:r>
              <w:rPr>
                <w:noProof/>
                <w:webHidden/>
              </w:rPr>
              <w:tab/>
            </w:r>
            <w:r>
              <w:rPr>
                <w:noProof/>
                <w:webHidden/>
              </w:rPr>
              <w:fldChar w:fldCharType="begin"/>
            </w:r>
            <w:r>
              <w:rPr>
                <w:noProof/>
                <w:webHidden/>
              </w:rPr>
              <w:instrText xml:space="preserve"> PAGEREF _Toc501009990 \h </w:instrText>
            </w:r>
            <w:r>
              <w:rPr>
                <w:noProof/>
                <w:webHidden/>
              </w:rPr>
            </w:r>
            <w:r>
              <w:rPr>
                <w:noProof/>
                <w:webHidden/>
              </w:rPr>
              <w:fldChar w:fldCharType="separate"/>
            </w:r>
            <w:r>
              <w:rPr>
                <w:noProof/>
                <w:webHidden/>
              </w:rPr>
              <w:t>40</w:t>
            </w:r>
            <w:r>
              <w:rPr>
                <w:noProof/>
                <w:webHidden/>
              </w:rPr>
              <w:fldChar w:fldCharType="end"/>
            </w:r>
          </w:hyperlink>
        </w:p>
        <w:p w14:paraId="6604100F" w14:textId="7AFA92BE"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91" w:history="1">
            <w:r w:rsidRPr="008A0EEB">
              <w:rPr>
                <w:rStyle w:val="Lienhypertexte"/>
                <w:noProof/>
              </w:rPr>
              <w:t>3.8.2</w:t>
            </w:r>
            <w:r>
              <w:rPr>
                <w:rFonts w:asciiTheme="minorHAnsi" w:eastAsiaTheme="minorEastAsia" w:hAnsiTheme="minorHAnsi" w:cstheme="minorBidi"/>
                <w:noProof/>
                <w:sz w:val="22"/>
                <w:szCs w:val="22"/>
                <w:lang w:val="fr-FR" w:eastAsia="fr-FR"/>
              </w:rPr>
              <w:tab/>
            </w:r>
            <w:r w:rsidRPr="008A0EEB">
              <w:rPr>
                <w:rStyle w:val="Lienhypertexte"/>
                <w:noProof/>
              </w:rPr>
              <w:t>Technical Considerations</w:t>
            </w:r>
            <w:r>
              <w:rPr>
                <w:noProof/>
                <w:webHidden/>
              </w:rPr>
              <w:tab/>
            </w:r>
            <w:r>
              <w:rPr>
                <w:noProof/>
                <w:webHidden/>
              </w:rPr>
              <w:fldChar w:fldCharType="begin"/>
            </w:r>
            <w:r>
              <w:rPr>
                <w:noProof/>
                <w:webHidden/>
              </w:rPr>
              <w:instrText xml:space="preserve"> PAGEREF _Toc501009991 \h </w:instrText>
            </w:r>
            <w:r>
              <w:rPr>
                <w:noProof/>
                <w:webHidden/>
              </w:rPr>
            </w:r>
            <w:r>
              <w:rPr>
                <w:noProof/>
                <w:webHidden/>
              </w:rPr>
              <w:fldChar w:fldCharType="separate"/>
            </w:r>
            <w:r>
              <w:rPr>
                <w:noProof/>
                <w:webHidden/>
              </w:rPr>
              <w:t>43</w:t>
            </w:r>
            <w:r>
              <w:rPr>
                <w:noProof/>
                <w:webHidden/>
              </w:rPr>
              <w:fldChar w:fldCharType="end"/>
            </w:r>
          </w:hyperlink>
        </w:p>
        <w:p w14:paraId="44E8F0A2" w14:textId="4E3DCEA9"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92" w:history="1">
            <w:r w:rsidRPr="008A0EEB">
              <w:rPr>
                <w:rStyle w:val="Lienhypertexte"/>
                <w:noProof/>
              </w:rPr>
              <w:t>3.8.3</w:t>
            </w:r>
            <w:r>
              <w:rPr>
                <w:rFonts w:asciiTheme="minorHAnsi" w:eastAsiaTheme="minorEastAsia" w:hAnsiTheme="minorHAnsi" w:cstheme="minorBidi"/>
                <w:noProof/>
                <w:sz w:val="22"/>
                <w:szCs w:val="22"/>
                <w:lang w:val="fr-FR" w:eastAsia="fr-FR"/>
              </w:rPr>
              <w:tab/>
            </w:r>
            <w:r w:rsidRPr="008A0EEB">
              <w:rPr>
                <w:rStyle w:val="Lienhypertexte"/>
                <w:noProof/>
              </w:rPr>
              <w:t>Selected Product(s)</w:t>
            </w:r>
            <w:r>
              <w:rPr>
                <w:noProof/>
                <w:webHidden/>
              </w:rPr>
              <w:tab/>
            </w:r>
            <w:r>
              <w:rPr>
                <w:noProof/>
                <w:webHidden/>
              </w:rPr>
              <w:fldChar w:fldCharType="begin"/>
            </w:r>
            <w:r>
              <w:rPr>
                <w:noProof/>
                <w:webHidden/>
              </w:rPr>
              <w:instrText xml:space="preserve"> PAGEREF _Toc501009992 \h </w:instrText>
            </w:r>
            <w:r>
              <w:rPr>
                <w:noProof/>
                <w:webHidden/>
              </w:rPr>
            </w:r>
            <w:r>
              <w:rPr>
                <w:noProof/>
                <w:webHidden/>
              </w:rPr>
              <w:fldChar w:fldCharType="separate"/>
            </w:r>
            <w:r>
              <w:rPr>
                <w:noProof/>
                <w:webHidden/>
              </w:rPr>
              <w:t>44</w:t>
            </w:r>
            <w:r>
              <w:rPr>
                <w:noProof/>
                <w:webHidden/>
              </w:rPr>
              <w:fldChar w:fldCharType="end"/>
            </w:r>
          </w:hyperlink>
        </w:p>
        <w:p w14:paraId="376440E2" w14:textId="2DCF50C0"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93" w:history="1">
            <w:r w:rsidRPr="008A0EEB">
              <w:rPr>
                <w:rStyle w:val="Lienhypertexte"/>
                <w:noProof/>
              </w:rPr>
              <w:t>3.8.4</w:t>
            </w:r>
            <w:r>
              <w:rPr>
                <w:rFonts w:asciiTheme="minorHAnsi" w:eastAsiaTheme="minorEastAsia" w:hAnsiTheme="minorHAnsi" w:cstheme="minorBidi"/>
                <w:noProof/>
                <w:sz w:val="22"/>
                <w:szCs w:val="22"/>
                <w:lang w:val="fr-FR" w:eastAsia="fr-FR"/>
              </w:rPr>
              <w:tab/>
            </w:r>
            <w:r w:rsidRPr="008A0EEB">
              <w:rPr>
                <w:rStyle w:val="Lienhypertexte"/>
                <w:noProof/>
              </w:rPr>
              <w:t>Selection Rationale</w:t>
            </w:r>
            <w:r>
              <w:rPr>
                <w:noProof/>
                <w:webHidden/>
              </w:rPr>
              <w:tab/>
            </w:r>
            <w:r>
              <w:rPr>
                <w:noProof/>
                <w:webHidden/>
              </w:rPr>
              <w:fldChar w:fldCharType="begin"/>
            </w:r>
            <w:r>
              <w:rPr>
                <w:noProof/>
                <w:webHidden/>
              </w:rPr>
              <w:instrText xml:space="preserve"> PAGEREF _Toc501009993 \h </w:instrText>
            </w:r>
            <w:r>
              <w:rPr>
                <w:noProof/>
                <w:webHidden/>
              </w:rPr>
            </w:r>
            <w:r>
              <w:rPr>
                <w:noProof/>
                <w:webHidden/>
              </w:rPr>
              <w:fldChar w:fldCharType="separate"/>
            </w:r>
            <w:r>
              <w:rPr>
                <w:noProof/>
                <w:webHidden/>
              </w:rPr>
              <w:t>44</w:t>
            </w:r>
            <w:r>
              <w:rPr>
                <w:noProof/>
                <w:webHidden/>
              </w:rPr>
              <w:fldChar w:fldCharType="end"/>
            </w:r>
          </w:hyperlink>
        </w:p>
        <w:p w14:paraId="1C19E343" w14:textId="1084F413"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94" w:history="1">
            <w:r w:rsidRPr="008A0EEB">
              <w:rPr>
                <w:rStyle w:val="Lienhypertexte"/>
                <w:noProof/>
              </w:rPr>
              <w:t>3.8.5</w:t>
            </w:r>
            <w:r>
              <w:rPr>
                <w:rFonts w:asciiTheme="minorHAnsi" w:eastAsiaTheme="minorEastAsia" w:hAnsiTheme="minorHAnsi" w:cstheme="minorBidi"/>
                <w:noProof/>
                <w:sz w:val="22"/>
                <w:szCs w:val="22"/>
                <w:lang w:val="fr-FR" w:eastAsia="fr-FR"/>
              </w:rPr>
              <w:tab/>
            </w:r>
            <w:r w:rsidRPr="008A0EEB">
              <w:rPr>
                <w:rStyle w:val="Lienhypertexte"/>
                <w:noProof/>
              </w:rPr>
              <w:t>Architecture Risks</w:t>
            </w:r>
            <w:r>
              <w:rPr>
                <w:noProof/>
                <w:webHidden/>
              </w:rPr>
              <w:tab/>
            </w:r>
            <w:r>
              <w:rPr>
                <w:noProof/>
                <w:webHidden/>
              </w:rPr>
              <w:fldChar w:fldCharType="begin"/>
            </w:r>
            <w:r>
              <w:rPr>
                <w:noProof/>
                <w:webHidden/>
              </w:rPr>
              <w:instrText xml:space="preserve"> PAGEREF _Toc501009994 \h </w:instrText>
            </w:r>
            <w:r>
              <w:rPr>
                <w:noProof/>
                <w:webHidden/>
              </w:rPr>
            </w:r>
            <w:r>
              <w:rPr>
                <w:noProof/>
                <w:webHidden/>
              </w:rPr>
              <w:fldChar w:fldCharType="separate"/>
            </w:r>
            <w:r>
              <w:rPr>
                <w:noProof/>
                <w:webHidden/>
              </w:rPr>
              <w:t>45</w:t>
            </w:r>
            <w:r>
              <w:rPr>
                <w:noProof/>
                <w:webHidden/>
              </w:rPr>
              <w:fldChar w:fldCharType="end"/>
            </w:r>
          </w:hyperlink>
        </w:p>
        <w:p w14:paraId="28304DEB" w14:textId="292AF1CD" w:rsidR="00A94908" w:rsidRDefault="00A9490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009995" w:history="1">
            <w:r w:rsidRPr="008A0EEB">
              <w:rPr>
                <w:rStyle w:val="Lienhypertexte"/>
                <w:noProof/>
              </w:rPr>
              <w:t>3.9</w:t>
            </w:r>
            <w:r>
              <w:rPr>
                <w:rFonts w:asciiTheme="minorHAnsi" w:eastAsiaTheme="minorEastAsia" w:hAnsiTheme="minorHAnsi" w:cstheme="minorBidi"/>
                <w:noProof/>
                <w:sz w:val="22"/>
                <w:szCs w:val="22"/>
                <w:lang w:val="fr-FR" w:eastAsia="fr-FR"/>
              </w:rPr>
              <w:tab/>
            </w:r>
            <w:r w:rsidRPr="008A0EEB">
              <w:rPr>
                <w:rStyle w:val="Lienhypertexte"/>
                <w:noProof/>
              </w:rPr>
              <w:t>Knowage Analytics Component</w:t>
            </w:r>
            <w:r>
              <w:rPr>
                <w:noProof/>
                <w:webHidden/>
              </w:rPr>
              <w:tab/>
            </w:r>
            <w:r>
              <w:rPr>
                <w:noProof/>
                <w:webHidden/>
              </w:rPr>
              <w:fldChar w:fldCharType="begin"/>
            </w:r>
            <w:r>
              <w:rPr>
                <w:noProof/>
                <w:webHidden/>
              </w:rPr>
              <w:instrText xml:space="preserve"> PAGEREF _Toc501009995 \h </w:instrText>
            </w:r>
            <w:r>
              <w:rPr>
                <w:noProof/>
                <w:webHidden/>
              </w:rPr>
            </w:r>
            <w:r>
              <w:rPr>
                <w:noProof/>
                <w:webHidden/>
              </w:rPr>
              <w:fldChar w:fldCharType="separate"/>
            </w:r>
            <w:r>
              <w:rPr>
                <w:noProof/>
                <w:webHidden/>
              </w:rPr>
              <w:t>45</w:t>
            </w:r>
            <w:r>
              <w:rPr>
                <w:noProof/>
                <w:webHidden/>
              </w:rPr>
              <w:fldChar w:fldCharType="end"/>
            </w:r>
          </w:hyperlink>
        </w:p>
        <w:p w14:paraId="6029FC46" w14:textId="0F4A989E"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96" w:history="1">
            <w:r w:rsidRPr="008A0EEB">
              <w:rPr>
                <w:rStyle w:val="Lienhypertexte"/>
                <w:noProof/>
              </w:rPr>
              <w:t>3.9.1</w:t>
            </w:r>
            <w:r>
              <w:rPr>
                <w:rFonts w:asciiTheme="minorHAnsi" w:eastAsiaTheme="minorEastAsia" w:hAnsiTheme="minorHAnsi" w:cstheme="minorBidi"/>
                <w:noProof/>
                <w:sz w:val="22"/>
                <w:szCs w:val="22"/>
                <w:lang w:val="fr-FR" w:eastAsia="fr-FR"/>
              </w:rPr>
              <w:tab/>
            </w:r>
            <w:r w:rsidRPr="008A0EEB">
              <w:rPr>
                <w:rStyle w:val="Lienhypertexte"/>
                <w:noProof/>
              </w:rPr>
              <w:t>Component Functions</w:t>
            </w:r>
            <w:r>
              <w:rPr>
                <w:noProof/>
                <w:webHidden/>
              </w:rPr>
              <w:tab/>
            </w:r>
            <w:r>
              <w:rPr>
                <w:noProof/>
                <w:webHidden/>
              </w:rPr>
              <w:fldChar w:fldCharType="begin"/>
            </w:r>
            <w:r>
              <w:rPr>
                <w:noProof/>
                <w:webHidden/>
              </w:rPr>
              <w:instrText xml:space="preserve"> PAGEREF _Toc501009996 \h </w:instrText>
            </w:r>
            <w:r>
              <w:rPr>
                <w:noProof/>
                <w:webHidden/>
              </w:rPr>
            </w:r>
            <w:r>
              <w:rPr>
                <w:noProof/>
                <w:webHidden/>
              </w:rPr>
              <w:fldChar w:fldCharType="separate"/>
            </w:r>
            <w:r>
              <w:rPr>
                <w:noProof/>
                <w:webHidden/>
              </w:rPr>
              <w:t>45</w:t>
            </w:r>
            <w:r>
              <w:rPr>
                <w:noProof/>
                <w:webHidden/>
              </w:rPr>
              <w:fldChar w:fldCharType="end"/>
            </w:r>
          </w:hyperlink>
        </w:p>
        <w:p w14:paraId="45BFE358" w14:textId="06C98A9A"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97" w:history="1">
            <w:r w:rsidRPr="008A0EEB">
              <w:rPr>
                <w:rStyle w:val="Lienhypertexte"/>
                <w:noProof/>
              </w:rPr>
              <w:t>3.9.2</w:t>
            </w:r>
            <w:r>
              <w:rPr>
                <w:rFonts w:asciiTheme="minorHAnsi" w:eastAsiaTheme="minorEastAsia" w:hAnsiTheme="minorHAnsi" w:cstheme="minorBidi"/>
                <w:noProof/>
                <w:sz w:val="22"/>
                <w:szCs w:val="22"/>
                <w:lang w:val="fr-FR" w:eastAsia="fr-FR"/>
              </w:rPr>
              <w:tab/>
            </w:r>
            <w:r w:rsidRPr="008A0EEB">
              <w:rPr>
                <w:rStyle w:val="Lienhypertexte"/>
                <w:noProof/>
              </w:rPr>
              <w:t>Technical Considerations</w:t>
            </w:r>
            <w:r>
              <w:rPr>
                <w:noProof/>
                <w:webHidden/>
              </w:rPr>
              <w:tab/>
            </w:r>
            <w:r>
              <w:rPr>
                <w:noProof/>
                <w:webHidden/>
              </w:rPr>
              <w:fldChar w:fldCharType="begin"/>
            </w:r>
            <w:r>
              <w:rPr>
                <w:noProof/>
                <w:webHidden/>
              </w:rPr>
              <w:instrText xml:space="preserve"> PAGEREF _Toc501009997 \h </w:instrText>
            </w:r>
            <w:r>
              <w:rPr>
                <w:noProof/>
                <w:webHidden/>
              </w:rPr>
            </w:r>
            <w:r>
              <w:rPr>
                <w:noProof/>
                <w:webHidden/>
              </w:rPr>
              <w:fldChar w:fldCharType="separate"/>
            </w:r>
            <w:r>
              <w:rPr>
                <w:noProof/>
                <w:webHidden/>
              </w:rPr>
              <w:t>46</w:t>
            </w:r>
            <w:r>
              <w:rPr>
                <w:noProof/>
                <w:webHidden/>
              </w:rPr>
              <w:fldChar w:fldCharType="end"/>
            </w:r>
          </w:hyperlink>
        </w:p>
        <w:p w14:paraId="6D817F9B" w14:textId="0AAEA613"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98" w:history="1">
            <w:r w:rsidRPr="008A0EEB">
              <w:rPr>
                <w:rStyle w:val="Lienhypertexte"/>
                <w:noProof/>
              </w:rPr>
              <w:t>3.9.3</w:t>
            </w:r>
            <w:r>
              <w:rPr>
                <w:rFonts w:asciiTheme="minorHAnsi" w:eastAsiaTheme="minorEastAsia" w:hAnsiTheme="minorHAnsi" w:cstheme="minorBidi"/>
                <w:noProof/>
                <w:sz w:val="22"/>
                <w:szCs w:val="22"/>
                <w:lang w:val="fr-FR" w:eastAsia="fr-FR"/>
              </w:rPr>
              <w:tab/>
            </w:r>
            <w:r w:rsidRPr="008A0EEB">
              <w:rPr>
                <w:rStyle w:val="Lienhypertexte"/>
                <w:noProof/>
              </w:rPr>
              <w:t>Selected Product(s)</w:t>
            </w:r>
            <w:r>
              <w:rPr>
                <w:noProof/>
                <w:webHidden/>
              </w:rPr>
              <w:tab/>
            </w:r>
            <w:r>
              <w:rPr>
                <w:noProof/>
                <w:webHidden/>
              </w:rPr>
              <w:fldChar w:fldCharType="begin"/>
            </w:r>
            <w:r>
              <w:rPr>
                <w:noProof/>
                <w:webHidden/>
              </w:rPr>
              <w:instrText xml:space="preserve"> PAGEREF _Toc501009998 \h </w:instrText>
            </w:r>
            <w:r>
              <w:rPr>
                <w:noProof/>
                <w:webHidden/>
              </w:rPr>
            </w:r>
            <w:r>
              <w:rPr>
                <w:noProof/>
                <w:webHidden/>
              </w:rPr>
              <w:fldChar w:fldCharType="separate"/>
            </w:r>
            <w:r>
              <w:rPr>
                <w:noProof/>
                <w:webHidden/>
              </w:rPr>
              <w:t>46</w:t>
            </w:r>
            <w:r>
              <w:rPr>
                <w:noProof/>
                <w:webHidden/>
              </w:rPr>
              <w:fldChar w:fldCharType="end"/>
            </w:r>
          </w:hyperlink>
        </w:p>
        <w:p w14:paraId="1C0958F1" w14:textId="78583B38"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09999" w:history="1">
            <w:r w:rsidRPr="008A0EEB">
              <w:rPr>
                <w:rStyle w:val="Lienhypertexte"/>
                <w:noProof/>
              </w:rPr>
              <w:t>3.9.4</w:t>
            </w:r>
            <w:r>
              <w:rPr>
                <w:rFonts w:asciiTheme="minorHAnsi" w:eastAsiaTheme="minorEastAsia" w:hAnsiTheme="minorHAnsi" w:cstheme="minorBidi"/>
                <w:noProof/>
                <w:sz w:val="22"/>
                <w:szCs w:val="22"/>
                <w:lang w:val="fr-FR" w:eastAsia="fr-FR"/>
              </w:rPr>
              <w:tab/>
            </w:r>
            <w:r w:rsidRPr="008A0EEB">
              <w:rPr>
                <w:rStyle w:val="Lienhypertexte"/>
                <w:noProof/>
              </w:rPr>
              <w:t>Selection Rationale</w:t>
            </w:r>
            <w:r>
              <w:rPr>
                <w:noProof/>
                <w:webHidden/>
              </w:rPr>
              <w:tab/>
            </w:r>
            <w:r>
              <w:rPr>
                <w:noProof/>
                <w:webHidden/>
              </w:rPr>
              <w:fldChar w:fldCharType="begin"/>
            </w:r>
            <w:r>
              <w:rPr>
                <w:noProof/>
                <w:webHidden/>
              </w:rPr>
              <w:instrText xml:space="preserve"> PAGEREF _Toc501009999 \h </w:instrText>
            </w:r>
            <w:r>
              <w:rPr>
                <w:noProof/>
                <w:webHidden/>
              </w:rPr>
            </w:r>
            <w:r>
              <w:rPr>
                <w:noProof/>
                <w:webHidden/>
              </w:rPr>
              <w:fldChar w:fldCharType="separate"/>
            </w:r>
            <w:r>
              <w:rPr>
                <w:noProof/>
                <w:webHidden/>
              </w:rPr>
              <w:t>46</w:t>
            </w:r>
            <w:r>
              <w:rPr>
                <w:noProof/>
                <w:webHidden/>
              </w:rPr>
              <w:fldChar w:fldCharType="end"/>
            </w:r>
          </w:hyperlink>
        </w:p>
        <w:p w14:paraId="2DA5E44D" w14:textId="44EB01A3"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10000" w:history="1">
            <w:r w:rsidRPr="008A0EEB">
              <w:rPr>
                <w:rStyle w:val="Lienhypertexte"/>
                <w:noProof/>
              </w:rPr>
              <w:t>3.9.5</w:t>
            </w:r>
            <w:r>
              <w:rPr>
                <w:rFonts w:asciiTheme="minorHAnsi" w:eastAsiaTheme="minorEastAsia" w:hAnsiTheme="minorHAnsi" w:cstheme="minorBidi"/>
                <w:noProof/>
                <w:sz w:val="22"/>
                <w:szCs w:val="22"/>
                <w:lang w:val="fr-FR" w:eastAsia="fr-FR"/>
              </w:rPr>
              <w:tab/>
            </w:r>
            <w:r w:rsidRPr="008A0EEB">
              <w:rPr>
                <w:rStyle w:val="Lienhypertexte"/>
                <w:noProof/>
              </w:rPr>
              <w:t>Architecture Risks</w:t>
            </w:r>
            <w:r>
              <w:rPr>
                <w:noProof/>
                <w:webHidden/>
              </w:rPr>
              <w:tab/>
            </w:r>
            <w:r>
              <w:rPr>
                <w:noProof/>
                <w:webHidden/>
              </w:rPr>
              <w:fldChar w:fldCharType="begin"/>
            </w:r>
            <w:r>
              <w:rPr>
                <w:noProof/>
                <w:webHidden/>
              </w:rPr>
              <w:instrText xml:space="preserve"> PAGEREF _Toc501010000 \h </w:instrText>
            </w:r>
            <w:r>
              <w:rPr>
                <w:noProof/>
                <w:webHidden/>
              </w:rPr>
            </w:r>
            <w:r>
              <w:rPr>
                <w:noProof/>
                <w:webHidden/>
              </w:rPr>
              <w:fldChar w:fldCharType="separate"/>
            </w:r>
            <w:r>
              <w:rPr>
                <w:noProof/>
                <w:webHidden/>
              </w:rPr>
              <w:t>46</w:t>
            </w:r>
            <w:r>
              <w:rPr>
                <w:noProof/>
                <w:webHidden/>
              </w:rPr>
              <w:fldChar w:fldCharType="end"/>
            </w:r>
          </w:hyperlink>
        </w:p>
        <w:p w14:paraId="50343424" w14:textId="0F983A5C" w:rsidR="00A94908" w:rsidRDefault="00A9490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010001" w:history="1">
            <w:r w:rsidRPr="008A0EEB">
              <w:rPr>
                <w:rStyle w:val="Lienhypertexte"/>
                <w:noProof/>
              </w:rPr>
              <w:t>3.10</w:t>
            </w:r>
            <w:r>
              <w:rPr>
                <w:rFonts w:asciiTheme="minorHAnsi" w:eastAsiaTheme="minorEastAsia" w:hAnsiTheme="minorHAnsi" w:cstheme="minorBidi"/>
                <w:noProof/>
                <w:sz w:val="22"/>
                <w:szCs w:val="22"/>
                <w:lang w:val="fr-FR" w:eastAsia="fr-FR"/>
              </w:rPr>
              <w:tab/>
            </w:r>
            <w:r w:rsidRPr="008A0EEB">
              <w:rPr>
                <w:rStyle w:val="Lienhypertexte"/>
                <w:noProof/>
              </w:rPr>
              <w:t>CKAN Open Data Component</w:t>
            </w:r>
            <w:r>
              <w:rPr>
                <w:noProof/>
                <w:webHidden/>
              </w:rPr>
              <w:tab/>
            </w:r>
            <w:r>
              <w:rPr>
                <w:noProof/>
                <w:webHidden/>
              </w:rPr>
              <w:fldChar w:fldCharType="begin"/>
            </w:r>
            <w:r>
              <w:rPr>
                <w:noProof/>
                <w:webHidden/>
              </w:rPr>
              <w:instrText xml:space="preserve"> PAGEREF _Toc501010001 \h </w:instrText>
            </w:r>
            <w:r>
              <w:rPr>
                <w:noProof/>
                <w:webHidden/>
              </w:rPr>
            </w:r>
            <w:r>
              <w:rPr>
                <w:noProof/>
                <w:webHidden/>
              </w:rPr>
              <w:fldChar w:fldCharType="separate"/>
            </w:r>
            <w:r>
              <w:rPr>
                <w:noProof/>
                <w:webHidden/>
              </w:rPr>
              <w:t>46</w:t>
            </w:r>
            <w:r>
              <w:rPr>
                <w:noProof/>
                <w:webHidden/>
              </w:rPr>
              <w:fldChar w:fldCharType="end"/>
            </w:r>
          </w:hyperlink>
        </w:p>
        <w:p w14:paraId="7DC11E91" w14:textId="27F81460"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10002" w:history="1">
            <w:r w:rsidRPr="008A0EEB">
              <w:rPr>
                <w:rStyle w:val="Lienhypertexte"/>
                <w:noProof/>
              </w:rPr>
              <w:t>3.10.1</w:t>
            </w:r>
            <w:r>
              <w:rPr>
                <w:rFonts w:asciiTheme="minorHAnsi" w:eastAsiaTheme="minorEastAsia" w:hAnsiTheme="minorHAnsi" w:cstheme="minorBidi"/>
                <w:noProof/>
                <w:sz w:val="22"/>
                <w:szCs w:val="22"/>
                <w:lang w:val="fr-FR" w:eastAsia="fr-FR"/>
              </w:rPr>
              <w:tab/>
            </w:r>
            <w:r w:rsidRPr="008A0EEB">
              <w:rPr>
                <w:rStyle w:val="Lienhypertexte"/>
                <w:noProof/>
              </w:rPr>
              <w:t>Component Functions</w:t>
            </w:r>
            <w:r>
              <w:rPr>
                <w:noProof/>
                <w:webHidden/>
              </w:rPr>
              <w:tab/>
            </w:r>
            <w:r>
              <w:rPr>
                <w:noProof/>
                <w:webHidden/>
              </w:rPr>
              <w:fldChar w:fldCharType="begin"/>
            </w:r>
            <w:r>
              <w:rPr>
                <w:noProof/>
                <w:webHidden/>
              </w:rPr>
              <w:instrText xml:space="preserve"> PAGEREF _Toc501010002 \h </w:instrText>
            </w:r>
            <w:r>
              <w:rPr>
                <w:noProof/>
                <w:webHidden/>
              </w:rPr>
            </w:r>
            <w:r>
              <w:rPr>
                <w:noProof/>
                <w:webHidden/>
              </w:rPr>
              <w:fldChar w:fldCharType="separate"/>
            </w:r>
            <w:r>
              <w:rPr>
                <w:noProof/>
                <w:webHidden/>
              </w:rPr>
              <w:t>46</w:t>
            </w:r>
            <w:r>
              <w:rPr>
                <w:noProof/>
                <w:webHidden/>
              </w:rPr>
              <w:fldChar w:fldCharType="end"/>
            </w:r>
          </w:hyperlink>
        </w:p>
        <w:p w14:paraId="74BEAA8A" w14:textId="7DB61017"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10003" w:history="1">
            <w:r w:rsidRPr="008A0EEB">
              <w:rPr>
                <w:rStyle w:val="Lienhypertexte"/>
                <w:noProof/>
              </w:rPr>
              <w:t>3.10.2</w:t>
            </w:r>
            <w:r>
              <w:rPr>
                <w:rFonts w:asciiTheme="minorHAnsi" w:eastAsiaTheme="minorEastAsia" w:hAnsiTheme="minorHAnsi" w:cstheme="minorBidi"/>
                <w:noProof/>
                <w:sz w:val="22"/>
                <w:szCs w:val="22"/>
                <w:lang w:val="fr-FR" w:eastAsia="fr-FR"/>
              </w:rPr>
              <w:tab/>
            </w:r>
            <w:r w:rsidRPr="008A0EEB">
              <w:rPr>
                <w:rStyle w:val="Lienhypertexte"/>
                <w:noProof/>
              </w:rPr>
              <w:t>Technical Considerations</w:t>
            </w:r>
            <w:r>
              <w:rPr>
                <w:noProof/>
                <w:webHidden/>
              </w:rPr>
              <w:tab/>
            </w:r>
            <w:r>
              <w:rPr>
                <w:noProof/>
                <w:webHidden/>
              </w:rPr>
              <w:fldChar w:fldCharType="begin"/>
            </w:r>
            <w:r>
              <w:rPr>
                <w:noProof/>
                <w:webHidden/>
              </w:rPr>
              <w:instrText xml:space="preserve"> PAGEREF _Toc501010003 \h </w:instrText>
            </w:r>
            <w:r>
              <w:rPr>
                <w:noProof/>
                <w:webHidden/>
              </w:rPr>
            </w:r>
            <w:r>
              <w:rPr>
                <w:noProof/>
                <w:webHidden/>
              </w:rPr>
              <w:fldChar w:fldCharType="separate"/>
            </w:r>
            <w:r>
              <w:rPr>
                <w:noProof/>
                <w:webHidden/>
              </w:rPr>
              <w:t>46</w:t>
            </w:r>
            <w:r>
              <w:rPr>
                <w:noProof/>
                <w:webHidden/>
              </w:rPr>
              <w:fldChar w:fldCharType="end"/>
            </w:r>
          </w:hyperlink>
        </w:p>
        <w:p w14:paraId="51A178BA" w14:textId="4979C53C"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10004" w:history="1">
            <w:r w:rsidRPr="008A0EEB">
              <w:rPr>
                <w:rStyle w:val="Lienhypertexte"/>
                <w:noProof/>
              </w:rPr>
              <w:t>3.10.3</w:t>
            </w:r>
            <w:r>
              <w:rPr>
                <w:rFonts w:asciiTheme="minorHAnsi" w:eastAsiaTheme="minorEastAsia" w:hAnsiTheme="minorHAnsi" w:cstheme="minorBidi"/>
                <w:noProof/>
                <w:sz w:val="22"/>
                <w:szCs w:val="22"/>
                <w:lang w:val="fr-FR" w:eastAsia="fr-FR"/>
              </w:rPr>
              <w:tab/>
            </w:r>
            <w:r w:rsidRPr="008A0EEB">
              <w:rPr>
                <w:rStyle w:val="Lienhypertexte"/>
                <w:noProof/>
              </w:rPr>
              <w:t>Selected Product(s)</w:t>
            </w:r>
            <w:r>
              <w:rPr>
                <w:noProof/>
                <w:webHidden/>
              </w:rPr>
              <w:tab/>
            </w:r>
            <w:r>
              <w:rPr>
                <w:noProof/>
                <w:webHidden/>
              </w:rPr>
              <w:fldChar w:fldCharType="begin"/>
            </w:r>
            <w:r>
              <w:rPr>
                <w:noProof/>
                <w:webHidden/>
              </w:rPr>
              <w:instrText xml:space="preserve"> PAGEREF _Toc501010004 \h </w:instrText>
            </w:r>
            <w:r>
              <w:rPr>
                <w:noProof/>
                <w:webHidden/>
              </w:rPr>
            </w:r>
            <w:r>
              <w:rPr>
                <w:noProof/>
                <w:webHidden/>
              </w:rPr>
              <w:fldChar w:fldCharType="separate"/>
            </w:r>
            <w:r>
              <w:rPr>
                <w:noProof/>
                <w:webHidden/>
              </w:rPr>
              <w:t>46</w:t>
            </w:r>
            <w:r>
              <w:rPr>
                <w:noProof/>
                <w:webHidden/>
              </w:rPr>
              <w:fldChar w:fldCharType="end"/>
            </w:r>
          </w:hyperlink>
        </w:p>
        <w:p w14:paraId="3AA15681" w14:textId="2BCC7DE3"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10005" w:history="1">
            <w:r w:rsidRPr="008A0EEB">
              <w:rPr>
                <w:rStyle w:val="Lienhypertexte"/>
                <w:noProof/>
              </w:rPr>
              <w:t>3.10.4</w:t>
            </w:r>
            <w:r>
              <w:rPr>
                <w:rFonts w:asciiTheme="minorHAnsi" w:eastAsiaTheme="minorEastAsia" w:hAnsiTheme="minorHAnsi" w:cstheme="minorBidi"/>
                <w:noProof/>
                <w:sz w:val="22"/>
                <w:szCs w:val="22"/>
                <w:lang w:val="fr-FR" w:eastAsia="fr-FR"/>
              </w:rPr>
              <w:tab/>
            </w:r>
            <w:r w:rsidRPr="008A0EEB">
              <w:rPr>
                <w:rStyle w:val="Lienhypertexte"/>
                <w:noProof/>
              </w:rPr>
              <w:t>Selection Rationale</w:t>
            </w:r>
            <w:r>
              <w:rPr>
                <w:noProof/>
                <w:webHidden/>
              </w:rPr>
              <w:tab/>
            </w:r>
            <w:r>
              <w:rPr>
                <w:noProof/>
                <w:webHidden/>
              </w:rPr>
              <w:fldChar w:fldCharType="begin"/>
            </w:r>
            <w:r>
              <w:rPr>
                <w:noProof/>
                <w:webHidden/>
              </w:rPr>
              <w:instrText xml:space="preserve"> PAGEREF _Toc501010005 \h </w:instrText>
            </w:r>
            <w:r>
              <w:rPr>
                <w:noProof/>
                <w:webHidden/>
              </w:rPr>
            </w:r>
            <w:r>
              <w:rPr>
                <w:noProof/>
                <w:webHidden/>
              </w:rPr>
              <w:fldChar w:fldCharType="separate"/>
            </w:r>
            <w:r>
              <w:rPr>
                <w:noProof/>
                <w:webHidden/>
              </w:rPr>
              <w:t>46</w:t>
            </w:r>
            <w:r>
              <w:rPr>
                <w:noProof/>
                <w:webHidden/>
              </w:rPr>
              <w:fldChar w:fldCharType="end"/>
            </w:r>
          </w:hyperlink>
        </w:p>
        <w:p w14:paraId="5A807205" w14:textId="3305DEA9"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10006" w:history="1">
            <w:r w:rsidRPr="008A0EEB">
              <w:rPr>
                <w:rStyle w:val="Lienhypertexte"/>
                <w:noProof/>
              </w:rPr>
              <w:t>3.10.5</w:t>
            </w:r>
            <w:r>
              <w:rPr>
                <w:rFonts w:asciiTheme="minorHAnsi" w:eastAsiaTheme="minorEastAsia" w:hAnsiTheme="minorHAnsi" w:cstheme="minorBidi"/>
                <w:noProof/>
                <w:sz w:val="22"/>
                <w:szCs w:val="22"/>
                <w:lang w:val="fr-FR" w:eastAsia="fr-FR"/>
              </w:rPr>
              <w:tab/>
            </w:r>
            <w:r w:rsidRPr="008A0EEB">
              <w:rPr>
                <w:rStyle w:val="Lienhypertexte"/>
                <w:noProof/>
              </w:rPr>
              <w:t>Architecture Risks</w:t>
            </w:r>
            <w:r>
              <w:rPr>
                <w:noProof/>
                <w:webHidden/>
              </w:rPr>
              <w:tab/>
            </w:r>
            <w:r>
              <w:rPr>
                <w:noProof/>
                <w:webHidden/>
              </w:rPr>
              <w:fldChar w:fldCharType="begin"/>
            </w:r>
            <w:r>
              <w:rPr>
                <w:noProof/>
                <w:webHidden/>
              </w:rPr>
              <w:instrText xml:space="preserve"> PAGEREF _Toc501010006 \h </w:instrText>
            </w:r>
            <w:r>
              <w:rPr>
                <w:noProof/>
                <w:webHidden/>
              </w:rPr>
            </w:r>
            <w:r>
              <w:rPr>
                <w:noProof/>
                <w:webHidden/>
              </w:rPr>
              <w:fldChar w:fldCharType="separate"/>
            </w:r>
            <w:r>
              <w:rPr>
                <w:noProof/>
                <w:webHidden/>
              </w:rPr>
              <w:t>46</w:t>
            </w:r>
            <w:r>
              <w:rPr>
                <w:noProof/>
                <w:webHidden/>
              </w:rPr>
              <w:fldChar w:fldCharType="end"/>
            </w:r>
          </w:hyperlink>
        </w:p>
        <w:p w14:paraId="0CA31DE2" w14:textId="142C525A" w:rsidR="00A94908" w:rsidRDefault="00A9490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010007" w:history="1">
            <w:r w:rsidRPr="008A0EEB">
              <w:rPr>
                <w:rStyle w:val="Lienhypertexte"/>
                <w:noProof/>
              </w:rPr>
              <w:t>3.11</w:t>
            </w:r>
            <w:r>
              <w:rPr>
                <w:rFonts w:asciiTheme="minorHAnsi" w:eastAsiaTheme="minorEastAsia" w:hAnsiTheme="minorHAnsi" w:cstheme="minorBidi"/>
                <w:noProof/>
                <w:sz w:val="22"/>
                <w:szCs w:val="22"/>
                <w:lang w:val="fr-FR" w:eastAsia="fr-FR"/>
              </w:rPr>
              <w:tab/>
            </w:r>
            <w:r w:rsidRPr="008A0EEB">
              <w:rPr>
                <w:rStyle w:val="Lienhypertexte"/>
                <w:noProof/>
              </w:rPr>
              <w:t>IDAS IOT Components</w:t>
            </w:r>
            <w:r>
              <w:rPr>
                <w:noProof/>
                <w:webHidden/>
              </w:rPr>
              <w:tab/>
            </w:r>
            <w:r>
              <w:rPr>
                <w:noProof/>
                <w:webHidden/>
              </w:rPr>
              <w:fldChar w:fldCharType="begin"/>
            </w:r>
            <w:r>
              <w:rPr>
                <w:noProof/>
                <w:webHidden/>
              </w:rPr>
              <w:instrText xml:space="preserve"> PAGEREF _Toc501010007 \h </w:instrText>
            </w:r>
            <w:r>
              <w:rPr>
                <w:noProof/>
                <w:webHidden/>
              </w:rPr>
            </w:r>
            <w:r>
              <w:rPr>
                <w:noProof/>
                <w:webHidden/>
              </w:rPr>
              <w:fldChar w:fldCharType="separate"/>
            </w:r>
            <w:r>
              <w:rPr>
                <w:noProof/>
                <w:webHidden/>
              </w:rPr>
              <w:t>46</w:t>
            </w:r>
            <w:r>
              <w:rPr>
                <w:noProof/>
                <w:webHidden/>
              </w:rPr>
              <w:fldChar w:fldCharType="end"/>
            </w:r>
          </w:hyperlink>
        </w:p>
        <w:p w14:paraId="68BE2870" w14:textId="09475C8C"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10008" w:history="1">
            <w:r w:rsidRPr="008A0EEB">
              <w:rPr>
                <w:rStyle w:val="Lienhypertexte"/>
                <w:noProof/>
              </w:rPr>
              <w:t>3.11.1</w:t>
            </w:r>
            <w:r>
              <w:rPr>
                <w:rFonts w:asciiTheme="minorHAnsi" w:eastAsiaTheme="minorEastAsia" w:hAnsiTheme="minorHAnsi" w:cstheme="minorBidi"/>
                <w:noProof/>
                <w:sz w:val="22"/>
                <w:szCs w:val="22"/>
                <w:lang w:val="fr-FR" w:eastAsia="fr-FR"/>
              </w:rPr>
              <w:tab/>
            </w:r>
            <w:r w:rsidRPr="008A0EEB">
              <w:rPr>
                <w:rStyle w:val="Lienhypertexte"/>
                <w:noProof/>
              </w:rPr>
              <w:t>Components Functions</w:t>
            </w:r>
            <w:r>
              <w:rPr>
                <w:noProof/>
                <w:webHidden/>
              </w:rPr>
              <w:tab/>
            </w:r>
            <w:r>
              <w:rPr>
                <w:noProof/>
                <w:webHidden/>
              </w:rPr>
              <w:fldChar w:fldCharType="begin"/>
            </w:r>
            <w:r>
              <w:rPr>
                <w:noProof/>
                <w:webHidden/>
              </w:rPr>
              <w:instrText xml:space="preserve"> PAGEREF _Toc501010008 \h </w:instrText>
            </w:r>
            <w:r>
              <w:rPr>
                <w:noProof/>
                <w:webHidden/>
              </w:rPr>
            </w:r>
            <w:r>
              <w:rPr>
                <w:noProof/>
                <w:webHidden/>
              </w:rPr>
              <w:fldChar w:fldCharType="separate"/>
            </w:r>
            <w:r>
              <w:rPr>
                <w:noProof/>
                <w:webHidden/>
              </w:rPr>
              <w:t>46</w:t>
            </w:r>
            <w:r>
              <w:rPr>
                <w:noProof/>
                <w:webHidden/>
              </w:rPr>
              <w:fldChar w:fldCharType="end"/>
            </w:r>
          </w:hyperlink>
        </w:p>
        <w:p w14:paraId="62223983" w14:textId="697A0FAB"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10009" w:history="1">
            <w:r w:rsidRPr="008A0EEB">
              <w:rPr>
                <w:rStyle w:val="Lienhypertexte"/>
                <w:noProof/>
              </w:rPr>
              <w:t>3.11.2</w:t>
            </w:r>
            <w:r>
              <w:rPr>
                <w:rFonts w:asciiTheme="minorHAnsi" w:eastAsiaTheme="minorEastAsia" w:hAnsiTheme="minorHAnsi" w:cstheme="minorBidi"/>
                <w:noProof/>
                <w:sz w:val="22"/>
                <w:szCs w:val="22"/>
                <w:lang w:val="fr-FR" w:eastAsia="fr-FR"/>
              </w:rPr>
              <w:tab/>
            </w:r>
            <w:r w:rsidRPr="008A0EEB">
              <w:rPr>
                <w:rStyle w:val="Lienhypertexte"/>
                <w:noProof/>
              </w:rPr>
              <w:t>Technical Considerations</w:t>
            </w:r>
            <w:r>
              <w:rPr>
                <w:noProof/>
                <w:webHidden/>
              </w:rPr>
              <w:tab/>
            </w:r>
            <w:r>
              <w:rPr>
                <w:noProof/>
                <w:webHidden/>
              </w:rPr>
              <w:fldChar w:fldCharType="begin"/>
            </w:r>
            <w:r>
              <w:rPr>
                <w:noProof/>
                <w:webHidden/>
              </w:rPr>
              <w:instrText xml:space="preserve"> PAGEREF _Toc501010009 \h </w:instrText>
            </w:r>
            <w:r>
              <w:rPr>
                <w:noProof/>
                <w:webHidden/>
              </w:rPr>
            </w:r>
            <w:r>
              <w:rPr>
                <w:noProof/>
                <w:webHidden/>
              </w:rPr>
              <w:fldChar w:fldCharType="separate"/>
            </w:r>
            <w:r>
              <w:rPr>
                <w:noProof/>
                <w:webHidden/>
              </w:rPr>
              <w:t>49</w:t>
            </w:r>
            <w:r>
              <w:rPr>
                <w:noProof/>
                <w:webHidden/>
              </w:rPr>
              <w:fldChar w:fldCharType="end"/>
            </w:r>
          </w:hyperlink>
        </w:p>
        <w:p w14:paraId="560534D9" w14:textId="163633B0"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10010" w:history="1">
            <w:r w:rsidRPr="008A0EEB">
              <w:rPr>
                <w:rStyle w:val="Lienhypertexte"/>
                <w:noProof/>
              </w:rPr>
              <w:t>3.11.3</w:t>
            </w:r>
            <w:r>
              <w:rPr>
                <w:rFonts w:asciiTheme="minorHAnsi" w:eastAsiaTheme="minorEastAsia" w:hAnsiTheme="minorHAnsi" w:cstheme="minorBidi"/>
                <w:noProof/>
                <w:sz w:val="22"/>
                <w:szCs w:val="22"/>
                <w:lang w:val="fr-FR" w:eastAsia="fr-FR"/>
              </w:rPr>
              <w:tab/>
            </w:r>
            <w:r w:rsidRPr="008A0EEB">
              <w:rPr>
                <w:rStyle w:val="Lienhypertexte"/>
                <w:noProof/>
              </w:rPr>
              <w:t>Selected Product(s)</w:t>
            </w:r>
            <w:r>
              <w:rPr>
                <w:noProof/>
                <w:webHidden/>
              </w:rPr>
              <w:tab/>
            </w:r>
            <w:r>
              <w:rPr>
                <w:noProof/>
                <w:webHidden/>
              </w:rPr>
              <w:fldChar w:fldCharType="begin"/>
            </w:r>
            <w:r>
              <w:rPr>
                <w:noProof/>
                <w:webHidden/>
              </w:rPr>
              <w:instrText xml:space="preserve"> PAGEREF _Toc501010010 \h </w:instrText>
            </w:r>
            <w:r>
              <w:rPr>
                <w:noProof/>
                <w:webHidden/>
              </w:rPr>
            </w:r>
            <w:r>
              <w:rPr>
                <w:noProof/>
                <w:webHidden/>
              </w:rPr>
              <w:fldChar w:fldCharType="separate"/>
            </w:r>
            <w:r>
              <w:rPr>
                <w:noProof/>
                <w:webHidden/>
              </w:rPr>
              <w:t>49</w:t>
            </w:r>
            <w:r>
              <w:rPr>
                <w:noProof/>
                <w:webHidden/>
              </w:rPr>
              <w:fldChar w:fldCharType="end"/>
            </w:r>
          </w:hyperlink>
        </w:p>
        <w:p w14:paraId="20C95601" w14:textId="5C853259"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10011" w:history="1">
            <w:r w:rsidRPr="008A0EEB">
              <w:rPr>
                <w:rStyle w:val="Lienhypertexte"/>
                <w:noProof/>
              </w:rPr>
              <w:t>3.11.4</w:t>
            </w:r>
            <w:r>
              <w:rPr>
                <w:rFonts w:asciiTheme="minorHAnsi" w:eastAsiaTheme="minorEastAsia" w:hAnsiTheme="minorHAnsi" w:cstheme="minorBidi"/>
                <w:noProof/>
                <w:sz w:val="22"/>
                <w:szCs w:val="22"/>
                <w:lang w:val="fr-FR" w:eastAsia="fr-FR"/>
              </w:rPr>
              <w:tab/>
            </w:r>
            <w:r w:rsidRPr="008A0EEB">
              <w:rPr>
                <w:rStyle w:val="Lienhypertexte"/>
                <w:noProof/>
              </w:rPr>
              <w:t>Selection Rationale</w:t>
            </w:r>
            <w:r>
              <w:rPr>
                <w:noProof/>
                <w:webHidden/>
              </w:rPr>
              <w:tab/>
            </w:r>
            <w:r>
              <w:rPr>
                <w:noProof/>
                <w:webHidden/>
              </w:rPr>
              <w:fldChar w:fldCharType="begin"/>
            </w:r>
            <w:r>
              <w:rPr>
                <w:noProof/>
                <w:webHidden/>
              </w:rPr>
              <w:instrText xml:space="preserve"> PAGEREF _Toc501010011 \h </w:instrText>
            </w:r>
            <w:r>
              <w:rPr>
                <w:noProof/>
                <w:webHidden/>
              </w:rPr>
            </w:r>
            <w:r>
              <w:rPr>
                <w:noProof/>
                <w:webHidden/>
              </w:rPr>
              <w:fldChar w:fldCharType="separate"/>
            </w:r>
            <w:r>
              <w:rPr>
                <w:noProof/>
                <w:webHidden/>
              </w:rPr>
              <w:t>49</w:t>
            </w:r>
            <w:r>
              <w:rPr>
                <w:noProof/>
                <w:webHidden/>
              </w:rPr>
              <w:fldChar w:fldCharType="end"/>
            </w:r>
          </w:hyperlink>
        </w:p>
        <w:p w14:paraId="66F530CA" w14:textId="40B4BEB8"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10012" w:history="1">
            <w:r w:rsidRPr="008A0EEB">
              <w:rPr>
                <w:rStyle w:val="Lienhypertexte"/>
                <w:noProof/>
              </w:rPr>
              <w:t>3.11.5</w:t>
            </w:r>
            <w:r>
              <w:rPr>
                <w:rFonts w:asciiTheme="minorHAnsi" w:eastAsiaTheme="minorEastAsia" w:hAnsiTheme="minorHAnsi" w:cstheme="minorBidi"/>
                <w:noProof/>
                <w:sz w:val="22"/>
                <w:szCs w:val="22"/>
                <w:lang w:val="fr-FR" w:eastAsia="fr-FR"/>
              </w:rPr>
              <w:tab/>
            </w:r>
            <w:r w:rsidRPr="008A0EEB">
              <w:rPr>
                <w:rStyle w:val="Lienhypertexte"/>
                <w:noProof/>
              </w:rPr>
              <w:t>Architecture Risks</w:t>
            </w:r>
            <w:r>
              <w:rPr>
                <w:noProof/>
                <w:webHidden/>
              </w:rPr>
              <w:tab/>
            </w:r>
            <w:r>
              <w:rPr>
                <w:noProof/>
                <w:webHidden/>
              </w:rPr>
              <w:fldChar w:fldCharType="begin"/>
            </w:r>
            <w:r>
              <w:rPr>
                <w:noProof/>
                <w:webHidden/>
              </w:rPr>
              <w:instrText xml:space="preserve"> PAGEREF _Toc501010012 \h </w:instrText>
            </w:r>
            <w:r>
              <w:rPr>
                <w:noProof/>
                <w:webHidden/>
              </w:rPr>
            </w:r>
            <w:r>
              <w:rPr>
                <w:noProof/>
                <w:webHidden/>
              </w:rPr>
              <w:fldChar w:fldCharType="separate"/>
            </w:r>
            <w:r>
              <w:rPr>
                <w:noProof/>
                <w:webHidden/>
              </w:rPr>
              <w:t>50</w:t>
            </w:r>
            <w:r>
              <w:rPr>
                <w:noProof/>
                <w:webHidden/>
              </w:rPr>
              <w:fldChar w:fldCharType="end"/>
            </w:r>
          </w:hyperlink>
        </w:p>
        <w:p w14:paraId="675D99B6" w14:textId="50C9CA78" w:rsidR="00A94908" w:rsidRDefault="00A9490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010013" w:history="1">
            <w:r w:rsidRPr="008A0EEB">
              <w:rPr>
                <w:rStyle w:val="Lienhypertexte"/>
                <w:noProof/>
              </w:rPr>
              <w:t>3.12</w:t>
            </w:r>
            <w:r>
              <w:rPr>
                <w:rFonts w:asciiTheme="minorHAnsi" w:eastAsiaTheme="minorEastAsia" w:hAnsiTheme="minorHAnsi" w:cstheme="minorBidi"/>
                <w:noProof/>
                <w:sz w:val="22"/>
                <w:szCs w:val="22"/>
                <w:lang w:val="fr-FR" w:eastAsia="fr-FR"/>
              </w:rPr>
              <w:tab/>
            </w:r>
            <w:r w:rsidRPr="008A0EEB">
              <w:rPr>
                <w:rStyle w:val="Lienhypertexte"/>
                <w:noProof/>
              </w:rPr>
              <w:t>CEP Component</w:t>
            </w:r>
            <w:r>
              <w:rPr>
                <w:noProof/>
                <w:webHidden/>
              </w:rPr>
              <w:tab/>
            </w:r>
            <w:r>
              <w:rPr>
                <w:noProof/>
                <w:webHidden/>
              </w:rPr>
              <w:fldChar w:fldCharType="begin"/>
            </w:r>
            <w:r>
              <w:rPr>
                <w:noProof/>
                <w:webHidden/>
              </w:rPr>
              <w:instrText xml:space="preserve"> PAGEREF _Toc501010013 \h </w:instrText>
            </w:r>
            <w:r>
              <w:rPr>
                <w:noProof/>
                <w:webHidden/>
              </w:rPr>
            </w:r>
            <w:r>
              <w:rPr>
                <w:noProof/>
                <w:webHidden/>
              </w:rPr>
              <w:fldChar w:fldCharType="separate"/>
            </w:r>
            <w:r>
              <w:rPr>
                <w:noProof/>
                <w:webHidden/>
              </w:rPr>
              <w:t>50</w:t>
            </w:r>
            <w:r>
              <w:rPr>
                <w:noProof/>
                <w:webHidden/>
              </w:rPr>
              <w:fldChar w:fldCharType="end"/>
            </w:r>
          </w:hyperlink>
        </w:p>
        <w:p w14:paraId="0CDEBD47" w14:textId="7DBE38D2"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10014" w:history="1">
            <w:r w:rsidRPr="008A0EEB">
              <w:rPr>
                <w:rStyle w:val="Lienhypertexte"/>
                <w:noProof/>
              </w:rPr>
              <w:t>3.12.1</w:t>
            </w:r>
            <w:r>
              <w:rPr>
                <w:rFonts w:asciiTheme="minorHAnsi" w:eastAsiaTheme="minorEastAsia" w:hAnsiTheme="minorHAnsi" w:cstheme="minorBidi"/>
                <w:noProof/>
                <w:sz w:val="22"/>
                <w:szCs w:val="22"/>
                <w:lang w:val="fr-FR" w:eastAsia="fr-FR"/>
              </w:rPr>
              <w:tab/>
            </w:r>
            <w:r w:rsidRPr="008A0EEB">
              <w:rPr>
                <w:rStyle w:val="Lienhypertexte"/>
                <w:noProof/>
              </w:rPr>
              <w:t>Component Functions</w:t>
            </w:r>
            <w:r>
              <w:rPr>
                <w:noProof/>
                <w:webHidden/>
              </w:rPr>
              <w:tab/>
            </w:r>
            <w:r>
              <w:rPr>
                <w:noProof/>
                <w:webHidden/>
              </w:rPr>
              <w:fldChar w:fldCharType="begin"/>
            </w:r>
            <w:r>
              <w:rPr>
                <w:noProof/>
                <w:webHidden/>
              </w:rPr>
              <w:instrText xml:space="preserve"> PAGEREF _Toc501010014 \h </w:instrText>
            </w:r>
            <w:r>
              <w:rPr>
                <w:noProof/>
                <w:webHidden/>
              </w:rPr>
            </w:r>
            <w:r>
              <w:rPr>
                <w:noProof/>
                <w:webHidden/>
              </w:rPr>
              <w:fldChar w:fldCharType="separate"/>
            </w:r>
            <w:r>
              <w:rPr>
                <w:noProof/>
                <w:webHidden/>
              </w:rPr>
              <w:t>50</w:t>
            </w:r>
            <w:r>
              <w:rPr>
                <w:noProof/>
                <w:webHidden/>
              </w:rPr>
              <w:fldChar w:fldCharType="end"/>
            </w:r>
          </w:hyperlink>
        </w:p>
        <w:p w14:paraId="580FFE52" w14:textId="283EAA0D"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10015" w:history="1">
            <w:r w:rsidRPr="008A0EEB">
              <w:rPr>
                <w:rStyle w:val="Lienhypertexte"/>
                <w:noProof/>
              </w:rPr>
              <w:t>3.12.2</w:t>
            </w:r>
            <w:r>
              <w:rPr>
                <w:rFonts w:asciiTheme="minorHAnsi" w:eastAsiaTheme="minorEastAsia" w:hAnsiTheme="minorHAnsi" w:cstheme="minorBidi"/>
                <w:noProof/>
                <w:sz w:val="22"/>
                <w:szCs w:val="22"/>
                <w:lang w:val="fr-FR" w:eastAsia="fr-FR"/>
              </w:rPr>
              <w:tab/>
            </w:r>
            <w:r w:rsidRPr="008A0EEB">
              <w:rPr>
                <w:rStyle w:val="Lienhypertexte"/>
                <w:noProof/>
              </w:rPr>
              <w:t>Technical Considerations</w:t>
            </w:r>
            <w:r>
              <w:rPr>
                <w:noProof/>
                <w:webHidden/>
              </w:rPr>
              <w:tab/>
            </w:r>
            <w:r>
              <w:rPr>
                <w:noProof/>
                <w:webHidden/>
              </w:rPr>
              <w:fldChar w:fldCharType="begin"/>
            </w:r>
            <w:r>
              <w:rPr>
                <w:noProof/>
                <w:webHidden/>
              </w:rPr>
              <w:instrText xml:space="preserve"> PAGEREF _Toc501010015 \h </w:instrText>
            </w:r>
            <w:r>
              <w:rPr>
                <w:noProof/>
                <w:webHidden/>
              </w:rPr>
            </w:r>
            <w:r>
              <w:rPr>
                <w:noProof/>
                <w:webHidden/>
              </w:rPr>
              <w:fldChar w:fldCharType="separate"/>
            </w:r>
            <w:r>
              <w:rPr>
                <w:noProof/>
                <w:webHidden/>
              </w:rPr>
              <w:t>50</w:t>
            </w:r>
            <w:r>
              <w:rPr>
                <w:noProof/>
                <w:webHidden/>
              </w:rPr>
              <w:fldChar w:fldCharType="end"/>
            </w:r>
          </w:hyperlink>
        </w:p>
        <w:p w14:paraId="789C6C19" w14:textId="2C18CDB9"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10016" w:history="1">
            <w:r w:rsidRPr="008A0EEB">
              <w:rPr>
                <w:rStyle w:val="Lienhypertexte"/>
                <w:noProof/>
              </w:rPr>
              <w:t>3.12.3</w:t>
            </w:r>
            <w:r>
              <w:rPr>
                <w:rFonts w:asciiTheme="minorHAnsi" w:eastAsiaTheme="minorEastAsia" w:hAnsiTheme="minorHAnsi" w:cstheme="minorBidi"/>
                <w:noProof/>
                <w:sz w:val="22"/>
                <w:szCs w:val="22"/>
                <w:lang w:val="fr-FR" w:eastAsia="fr-FR"/>
              </w:rPr>
              <w:tab/>
            </w:r>
            <w:r w:rsidRPr="008A0EEB">
              <w:rPr>
                <w:rStyle w:val="Lienhypertexte"/>
                <w:noProof/>
              </w:rPr>
              <w:t>Selected Product(s)</w:t>
            </w:r>
            <w:r>
              <w:rPr>
                <w:noProof/>
                <w:webHidden/>
              </w:rPr>
              <w:tab/>
            </w:r>
            <w:r>
              <w:rPr>
                <w:noProof/>
                <w:webHidden/>
              </w:rPr>
              <w:fldChar w:fldCharType="begin"/>
            </w:r>
            <w:r>
              <w:rPr>
                <w:noProof/>
                <w:webHidden/>
              </w:rPr>
              <w:instrText xml:space="preserve"> PAGEREF _Toc501010016 \h </w:instrText>
            </w:r>
            <w:r>
              <w:rPr>
                <w:noProof/>
                <w:webHidden/>
              </w:rPr>
            </w:r>
            <w:r>
              <w:rPr>
                <w:noProof/>
                <w:webHidden/>
              </w:rPr>
              <w:fldChar w:fldCharType="separate"/>
            </w:r>
            <w:r>
              <w:rPr>
                <w:noProof/>
                <w:webHidden/>
              </w:rPr>
              <w:t>50</w:t>
            </w:r>
            <w:r>
              <w:rPr>
                <w:noProof/>
                <w:webHidden/>
              </w:rPr>
              <w:fldChar w:fldCharType="end"/>
            </w:r>
          </w:hyperlink>
        </w:p>
        <w:p w14:paraId="23EBF2E5" w14:textId="3CD520A2"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10017" w:history="1">
            <w:r w:rsidRPr="008A0EEB">
              <w:rPr>
                <w:rStyle w:val="Lienhypertexte"/>
                <w:noProof/>
              </w:rPr>
              <w:t>3.12.4</w:t>
            </w:r>
            <w:r>
              <w:rPr>
                <w:rFonts w:asciiTheme="minorHAnsi" w:eastAsiaTheme="minorEastAsia" w:hAnsiTheme="minorHAnsi" w:cstheme="minorBidi"/>
                <w:noProof/>
                <w:sz w:val="22"/>
                <w:szCs w:val="22"/>
                <w:lang w:val="fr-FR" w:eastAsia="fr-FR"/>
              </w:rPr>
              <w:tab/>
            </w:r>
            <w:r w:rsidRPr="008A0EEB">
              <w:rPr>
                <w:rStyle w:val="Lienhypertexte"/>
                <w:noProof/>
              </w:rPr>
              <w:t>Selection Rationale</w:t>
            </w:r>
            <w:r>
              <w:rPr>
                <w:noProof/>
                <w:webHidden/>
              </w:rPr>
              <w:tab/>
            </w:r>
            <w:r>
              <w:rPr>
                <w:noProof/>
                <w:webHidden/>
              </w:rPr>
              <w:fldChar w:fldCharType="begin"/>
            </w:r>
            <w:r>
              <w:rPr>
                <w:noProof/>
                <w:webHidden/>
              </w:rPr>
              <w:instrText xml:space="preserve"> PAGEREF _Toc501010017 \h </w:instrText>
            </w:r>
            <w:r>
              <w:rPr>
                <w:noProof/>
                <w:webHidden/>
              </w:rPr>
            </w:r>
            <w:r>
              <w:rPr>
                <w:noProof/>
                <w:webHidden/>
              </w:rPr>
              <w:fldChar w:fldCharType="separate"/>
            </w:r>
            <w:r>
              <w:rPr>
                <w:noProof/>
                <w:webHidden/>
              </w:rPr>
              <w:t>50</w:t>
            </w:r>
            <w:r>
              <w:rPr>
                <w:noProof/>
                <w:webHidden/>
              </w:rPr>
              <w:fldChar w:fldCharType="end"/>
            </w:r>
          </w:hyperlink>
        </w:p>
        <w:p w14:paraId="2DD1FFC1" w14:textId="5D7CC607"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10018" w:history="1">
            <w:r w:rsidRPr="008A0EEB">
              <w:rPr>
                <w:rStyle w:val="Lienhypertexte"/>
                <w:noProof/>
              </w:rPr>
              <w:t>3.12.5</w:t>
            </w:r>
            <w:r>
              <w:rPr>
                <w:rFonts w:asciiTheme="minorHAnsi" w:eastAsiaTheme="minorEastAsia" w:hAnsiTheme="minorHAnsi" w:cstheme="minorBidi"/>
                <w:noProof/>
                <w:sz w:val="22"/>
                <w:szCs w:val="22"/>
                <w:lang w:val="fr-FR" w:eastAsia="fr-FR"/>
              </w:rPr>
              <w:tab/>
            </w:r>
            <w:r w:rsidRPr="008A0EEB">
              <w:rPr>
                <w:rStyle w:val="Lienhypertexte"/>
                <w:noProof/>
              </w:rPr>
              <w:t>Architecture Risks</w:t>
            </w:r>
            <w:r>
              <w:rPr>
                <w:noProof/>
                <w:webHidden/>
              </w:rPr>
              <w:tab/>
            </w:r>
            <w:r>
              <w:rPr>
                <w:noProof/>
                <w:webHidden/>
              </w:rPr>
              <w:fldChar w:fldCharType="begin"/>
            </w:r>
            <w:r>
              <w:rPr>
                <w:noProof/>
                <w:webHidden/>
              </w:rPr>
              <w:instrText xml:space="preserve"> PAGEREF _Toc501010018 \h </w:instrText>
            </w:r>
            <w:r>
              <w:rPr>
                <w:noProof/>
                <w:webHidden/>
              </w:rPr>
            </w:r>
            <w:r>
              <w:rPr>
                <w:noProof/>
                <w:webHidden/>
              </w:rPr>
              <w:fldChar w:fldCharType="separate"/>
            </w:r>
            <w:r>
              <w:rPr>
                <w:noProof/>
                <w:webHidden/>
              </w:rPr>
              <w:t>50</w:t>
            </w:r>
            <w:r>
              <w:rPr>
                <w:noProof/>
                <w:webHidden/>
              </w:rPr>
              <w:fldChar w:fldCharType="end"/>
            </w:r>
          </w:hyperlink>
        </w:p>
        <w:p w14:paraId="6C4D4A4E" w14:textId="66A18F1F" w:rsidR="00A94908" w:rsidRDefault="00A9490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010019" w:history="1">
            <w:r w:rsidRPr="008A0EEB">
              <w:rPr>
                <w:rStyle w:val="Lienhypertexte"/>
                <w:noProof/>
              </w:rPr>
              <w:t>3.13</w:t>
            </w:r>
            <w:r>
              <w:rPr>
                <w:rFonts w:asciiTheme="minorHAnsi" w:eastAsiaTheme="minorEastAsia" w:hAnsiTheme="minorHAnsi" w:cstheme="minorBidi"/>
                <w:noProof/>
                <w:sz w:val="22"/>
                <w:szCs w:val="22"/>
                <w:lang w:val="fr-FR" w:eastAsia="fr-FR"/>
              </w:rPr>
              <w:tab/>
            </w:r>
            <w:r w:rsidRPr="008A0EEB">
              <w:rPr>
                <w:rStyle w:val="Lienhypertexte"/>
                <w:noProof/>
              </w:rPr>
              <w:t>Application Mashup Components</w:t>
            </w:r>
            <w:r>
              <w:rPr>
                <w:noProof/>
                <w:webHidden/>
              </w:rPr>
              <w:tab/>
            </w:r>
            <w:r>
              <w:rPr>
                <w:noProof/>
                <w:webHidden/>
              </w:rPr>
              <w:fldChar w:fldCharType="begin"/>
            </w:r>
            <w:r>
              <w:rPr>
                <w:noProof/>
                <w:webHidden/>
              </w:rPr>
              <w:instrText xml:space="preserve"> PAGEREF _Toc501010019 \h </w:instrText>
            </w:r>
            <w:r>
              <w:rPr>
                <w:noProof/>
                <w:webHidden/>
              </w:rPr>
            </w:r>
            <w:r>
              <w:rPr>
                <w:noProof/>
                <w:webHidden/>
              </w:rPr>
              <w:fldChar w:fldCharType="separate"/>
            </w:r>
            <w:r>
              <w:rPr>
                <w:noProof/>
                <w:webHidden/>
              </w:rPr>
              <w:t>51</w:t>
            </w:r>
            <w:r>
              <w:rPr>
                <w:noProof/>
                <w:webHidden/>
              </w:rPr>
              <w:fldChar w:fldCharType="end"/>
            </w:r>
          </w:hyperlink>
        </w:p>
        <w:p w14:paraId="6C287F34" w14:textId="3512FE2D"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10020" w:history="1">
            <w:r w:rsidRPr="008A0EEB">
              <w:rPr>
                <w:rStyle w:val="Lienhypertexte"/>
                <w:noProof/>
              </w:rPr>
              <w:t>3.13.1</w:t>
            </w:r>
            <w:r>
              <w:rPr>
                <w:rFonts w:asciiTheme="minorHAnsi" w:eastAsiaTheme="minorEastAsia" w:hAnsiTheme="minorHAnsi" w:cstheme="minorBidi"/>
                <w:noProof/>
                <w:sz w:val="22"/>
                <w:szCs w:val="22"/>
                <w:lang w:val="fr-FR" w:eastAsia="fr-FR"/>
              </w:rPr>
              <w:tab/>
            </w:r>
            <w:r w:rsidRPr="008A0EEB">
              <w:rPr>
                <w:rStyle w:val="Lienhypertexte"/>
                <w:noProof/>
              </w:rPr>
              <w:t>Component Functions</w:t>
            </w:r>
            <w:r>
              <w:rPr>
                <w:noProof/>
                <w:webHidden/>
              </w:rPr>
              <w:tab/>
            </w:r>
            <w:r>
              <w:rPr>
                <w:noProof/>
                <w:webHidden/>
              </w:rPr>
              <w:fldChar w:fldCharType="begin"/>
            </w:r>
            <w:r>
              <w:rPr>
                <w:noProof/>
                <w:webHidden/>
              </w:rPr>
              <w:instrText xml:space="preserve"> PAGEREF _Toc501010020 \h </w:instrText>
            </w:r>
            <w:r>
              <w:rPr>
                <w:noProof/>
                <w:webHidden/>
              </w:rPr>
            </w:r>
            <w:r>
              <w:rPr>
                <w:noProof/>
                <w:webHidden/>
              </w:rPr>
              <w:fldChar w:fldCharType="separate"/>
            </w:r>
            <w:r>
              <w:rPr>
                <w:noProof/>
                <w:webHidden/>
              </w:rPr>
              <w:t>51</w:t>
            </w:r>
            <w:r>
              <w:rPr>
                <w:noProof/>
                <w:webHidden/>
              </w:rPr>
              <w:fldChar w:fldCharType="end"/>
            </w:r>
          </w:hyperlink>
        </w:p>
        <w:p w14:paraId="68A4EB3E" w14:textId="00F902DF"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10021" w:history="1">
            <w:r w:rsidRPr="008A0EEB">
              <w:rPr>
                <w:rStyle w:val="Lienhypertexte"/>
                <w:noProof/>
              </w:rPr>
              <w:t>3.13.2</w:t>
            </w:r>
            <w:r>
              <w:rPr>
                <w:rFonts w:asciiTheme="minorHAnsi" w:eastAsiaTheme="minorEastAsia" w:hAnsiTheme="minorHAnsi" w:cstheme="minorBidi"/>
                <w:noProof/>
                <w:sz w:val="22"/>
                <w:szCs w:val="22"/>
                <w:lang w:val="fr-FR" w:eastAsia="fr-FR"/>
              </w:rPr>
              <w:tab/>
            </w:r>
            <w:r w:rsidRPr="008A0EEB">
              <w:rPr>
                <w:rStyle w:val="Lienhypertexte"/>
                <w:noProof/>
              </w:rPr>
              <w:t>Technical Considerations</w:t>
            </w:r>
            <w:r>
              <w:rPr>
                <w:noProof/>
                <w:webHidden/>
              </w:rPr>
              <w:tab/>
            </w:r>
            <w:r>
              <w:rPr>
                <w:noProof/>
                <w:webHidden/>
              </w:rPr>
              <w:fldChar w:fldCharType="begin"/>
            </w:r>
            <w:r>
              <w:rPr>
                <w:noProof/>
                <w:webHidden/>
              </w:rPr>
              <w:instrText xml:space="preserve"> PAGEREF _Toc501010021 \h </w:instrText>
            </w:r>
            <w:r>
              <w:rPr>
                <w:noProof/>
                <w:webHidden/>
              </w:rPr>
            </w:r>
            <w:r>
              <w:rPr>
                <w:noProof/>
                <w:webHidden/>
              </w:rPr>
              <w:fldChar w:fldCharType="separate"/>
            </w:r>
            <w:r>
              <w:rPr>
                <w:noProof/>
                <w:webHidden/>
              </w:rPr>
              <w:t>51</w:t>
            </w:r>
            <w:r>
              <w:rPr>
                <w:noProof/>
                <w:webHidden/>
              </w:rPr>
              <w:fldChar w:fldCharType="end"/>
            </w:r>
          </w:hyperlink>
        </w:p>
        <w:p w14:paraId="19E1A562" w14:textId="3E0CACF1"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10022" w:history="1">
            <w:r w:rsidRPr="008A0EEB">
              <w:rPr>
                <w:rStyle w:val="Lienhypertexte"/>
                <w:noProof/>
              </w:rPr>
              <w:t>3.13.3</w:t>
            </w:r>
            <w:r>
              <w:rPr>
                <w:rFonts w:asciiTheme="minorHAnsi" w:eastAsiaTheme="minorEastAsia" w:hAnsiTheme="minorHAnsi" w:cstheme="minorBidi"/>
                <w:noProof/>
                <w:sz w:val="22"/>
                <w:szCs w:val="22"/>
                <w:lang w:val="fr-FR" w:eastAsia="fr-FR"/>
              </w:rPr>
              <w:tab/>
            </w:r>
            <w:r w:rsidRPr="008A0EEB">
              <w:rPr>
                <w:rStyle w:val="Lienhypertexte"/>
                <w:noProof/>
              </w:rPr>
              <w:t>Selected Product(s)</w:t>
            </w:r>
            <w:r>
              <w:rPr>
                <w:noProof/>
                <w:webHidden/>
              </w:rPr>
              <w:tab/>
            </w:r>
            <w:r>
              <w:rPr>
                <w:noProof/>
                <w:webHidden/>
              </w:rPr>
              <w:fldChar w:fldCharType="begin"/>
            </w:r>
            <w:r>
              <w:rPr>
                <w:noProof/>
                <w:webHidden/>
              </w:rPr>
              <w:instrText xml:space="preserve"> PAGEREF _Toc501010022 \h </w:instrText>
            </w:r>
            <w:r>
              <w:rPr>
                <w:noProof/>
                <w:webHidden/>
              </w:rPr>
            </w:r>
            <w:r>
              <w:rPr>
                <w:noProof/>
                <w:webHidden/>
              </w:rPr>
              <w:fldChar w:fldCharType="separate"/>
            </w:r>
            <w:r>
              <w:rPr>
                <w:noProof/>
                <w:webHidden/>
              </w:rPr>
              <w:t>52</w:t>
            </w:r>
            <w:r>
              <w:rPr>
                <w:noProof/>
                <w:webHidden/>
              </w:rPr>
              <w:fldChar w:fldCharType="end"/>
            </w:r>
          </w:hyperlink>
        </w:p>
        <w:p w14:paraId="00925DBF" w14:textId="4355496F"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10023" w:history="1">
            <w:r w:rsidRPr="008A0EEB">
              <w:rPr>
                <w:rStyle w:val="Lienhypertexte"/>
                <w:noProof/>
              </w:rPr>
              <w:t>3.13.4</w:t>
            </w:r>
            <w:r>
              <w:rPr>
                <w:rFonts w:asciiTheme="minorHAnsi" w:eastAsiaTheme="minorEastAsia" w:hAnsiTheme="minorHAnsi" w:cstheme="minorBidi"/>
                <w:noProof/>
                <w:sz w:val="22"/>
                <w:szCs w:val="22"/>
                <w:lang w:val="fr-FR" w:eastAsia="fr-FR"/>
              </w:rPr>
              <w:tab/>
            </w:r>
            <w:r w:rsidRPr="008A0EEB">
              <w:rPr>
                <w:rStyle w:val="Lienhypertexte"/>
                <w:noProof/>
              </w:rPr>
              <w:t>Selection Rationale</w:t>
            </w:r>
            <w:r>
              <w:rPr>
                <w:noProof/>
                <w:webHidden/>
              </w:rPr>
              <w:tab/>
            </w:r>
            <w:r>
              <w:rPr>
                <w:noProof/>
                <w:webHidden/>
              </w:rPr>
              <w:fldChar w:fldCharType="begin"/>
            </w:r>
            <w:r>
              <w:rPr>
                <w:noProof/>
                <w:webHidden/>
              </w:rPr>
              <w:instrText xml:space="preserve"> PAGEREF _Toc501010023 \h </w:instrText>
            </w:r>
            <w:r>
              <w:rPr>
                <w:noProof/>
                <w:webHidden/>
              </w:rPr>
            </w:r>
            <w:r>
              <w:rPr>
                <w:noProof/>
                <w:webHidden/>
              </w:rPr>
              <w:fldChar w:fldCharType="separate"/>
            </w:r>
            <w:r>
              <w:rPr>
                <w:noProof/>
                <w:webHidden/>
              </w:rPr>
              <w:t>52</w:t>
            </w:r>
            <w:r>
              <w:rPr>
                <w:noProof/>
                <w:webHidden/>
              </w:rPr>
              <w:fldChar w:fldCharType="end"/>
            </w:r>
          </w:hyperlink>
        </w:p>
        <w:p w14:paraId="0A232442" w14:textId="54F044E5"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10024" w:history="1">
            <w:r w:rsidRPr="008A0EEB">
              <w:rPr>
                <w:rStyle w:val="Lienhypertexte"/>
                <w:noProof/>
              </w:rPr>
              <w:t>3.13.5</w:t>
            </w:r>
            <w:r>
              <w:rPr>
                <w:rFonts w:asciiTheme="minorHAnsi" w:eastAsiaTheme="minorEastAsia" w:hAnsiTheme="minorHAnsi" w:cstheme="minorBidi"/>
                <w:noProof/>
                <w:sz w:val="22"/>
                <w:szCs w:val="22"/>
                <w:lang w:val="fr-FR" w:eastAsia="fr-FR"/>
              </w:rPr>
              <w:tab/>
            </w:r>
            <w:r w:rsidRPr="008A0EEB">
              <w:rPr>
                <w:rStyle w:val="Lienhypertexte"/>
                <w:noProof/>
              </w:rPr>
              <w:t>Architecture Risks</w:t>
            </w:r>
            <w:r>
              <w:rPr>
                <w:noProof/>
                <w:webHidden/>
              </w:rPr>
              <w:tab/>
            </w:r>
            <w:r>
              <w:rPr>
                <w:noProof/>
                <w:webHidden/>
              </w:rPr>
              <w:fldChar w:fldCharType="begin"/>
            </w:r>
            <w:r>
              <w:rPr>
                <w:noProof/>
                <w:webHidden/>
              </w:rPr>
              <w:instrText xml:space="preserve"> PAGEREF _Toc501010024 \h </w:instrText>
            </w:r>
            <w:r>
              <w:rPr>
                <w:noProof/>
                <w:webHidden/>
              </w:rPr>
            </w:r>
            <w:r>
              <w:rPr>
                <w:noProof/>
                <w:webHidden/>
              </w:rPr>
              <w:fldChar w:fldCharType="separate"/>
            </w:r>
            <w:r>
              <w:rPr>
                <w:noProof/>
                <w:webHidden/>
              </w:rPr>
              <w:t>52</w:t>
            </w:r>
            <w:r>
              <w:rPr>
                <w:noProof/>
                <w:webHidden/>
              </w:rPr>
              <w:fldChar w:fldCharType="end"/>
            </w:r>
          </w:hyperlink>
        </w:p>
        <w:p w14:paraId="0132B07A" w14:textId="51FCE2C2" w:rsidR="00A94908" w:rsidRDefault="00A9490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010025" w:history="1">
            <w:r w:rsidRPr="008A0EEB">
              <w:rPr>
                <w:rStyle w:val="Lienhypertexte"/>
                <w:noProof/>
              </w:rPr>
              <w:t>3.14</w:t>
            </w:r>
            <w:r>
              <w:rPr>
                <w:rFonts w:asciiTheme="minorHAnsi" w:eastAsiaTheme="minorEastAsia" w:hAnsiTheme="minorHAnsi" w:cstheme="minorBidi"/>
                <w:noProof/>
                <w:sz w:val="22"/>
                <w:szCs w:val="22"/>
                <w:lang w:val="fr-FR" w:eastAsia="fr-FR"/>
              </w:rPr>
              <w:tab/>
            </w:r>
            <w:r w:rsidRPr="008A0EEB">
              <w:rPr>
                <w:rStyle w:val="Lienhypertexte"/>
                <w:noProof/>
              </w:rPr>
              <w:t>Business Ecosystem GE Components</w:t>
            </w:r>
            <w:r>
              <w:rPr>
                <w:noProof/>
                <w:webHidden/>
              </w:rPr>
              <w:tab/>
            </w:r>
            <w:r>
              <w:rPr>
                <w:noProof/>
                <w:webHidden/>
              </w:rPr>
              <w:fldChar w:fldCharType="begin"/>
            </w:r>
            <w:r>
              <w:rPr>
                <w:noProof/>
                <w:webHidden/>
              </w:rPr>
              <w:instrText xml:space="preserve"> PAGEREF _Toc501010025 \h </w:instrText>
            </w:r>
            <w:r>
              <w:rPr>
                <w:noProof/>
                <w:webHidden/>
              </w:rPr>
            </w:r>
            <w:r>
              <w:rPr>
                <w:noProof/>
                <w:webHidden/>
              </w:rPr>
              <w:fldChar w:fldCharType="separate"/>
            </w:r>
            <w:r>
              <w:rPr>
                <w:noProof/>
                <w:webHidden/>
              </w:rPr>
              <w:t>53</w:t>
            </w:r>
            <w:r>
              <w:rPr>
                <w:noProof/>
                <w:webHidden/>
              </w:rPr>
              <w:fldChar w:fldCharType="end"/>
            </w:r>
          </w:hyperlink>
        </w:p>
        <w:p w14:paraId="10A8F5A7" w14:textId="6616ED5F"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10026" w:history="1">
            <w:r w:rsidRPr="008A0EEB">
              <w:rPr>
                <w:rStyle w:val="Lienhypertexte"/>
                <w:noProof/>
              </w:rPr>
              <w:t>3.14.1</w:t>
            </w:r>
            <w:r>
              <w:rPr>
                <w:rFonts w:asciiTheme="minorHAnsi" w:eastAsiaTheme="minorEastAsia" w:hAnsiTheme="minorHAnsi" w:cstheme="minorBidi"/>
                <w:noProof/>
                <w:sz w:val="22"/>
                <w:szCs w:val="22"/>
                <w:lang w:val="fr-FR" w:eastAsia="fr-FR"/>
              </w:rPr>
              <w:tab/>
            </w:r>
            <w:r w:rsidRPr="008A0EEB">
              <w:rPr>
                <w:rStyle w:val="Lienhypertexte"/>
                <w:noProof/>
              </w:rPr>
              <w:t>Components Functions</w:t>
            </w:r>
            <w:r>
              <w:rPr>
                <w:noProof/>
                <w:webHidden/>
              </w:rPr>
              <w:tab/>
            </w:r>
            <w:r>
              <w:rPr>
                <w:noProof/>
                <w:webHidden/>
              </w:rPr>
              <w:fldChar w:fldCharType="begin"/>
            </w:r>
            <w:r>
              <w:rPr>
                <w:noProof/>
                <w:webHidden/>
              </w:rPr>
              <w:instrText xml:space="preserve"> PAGEREF _Toc501010026 \h </w:instrText>
            </w:r>
            <w:r>
              <w:rPr>
                <w:noProof/>
                <w:webHidden/>
              </w:rPr>
            </w:r>
            <w:r>
              <w:rPr>
                <w:noProof/>
                <w:webHidden/>
              </w:rPr>
              <w:fldChar w:fldCharType="separate"/>
            </w:r>
            <w:r>
              <w:rPr>
                <w:noProof/>
                <w:webHidden/>
              </w:rPr>
              <w:t>53</w:t>
            </w:r>
            <w:r>
              <w:rPr>
                <w:noProof/>
                <w:webHidden/>
              </w:rPr>
              <w:fldChar w:fldCharType="end"/>
            </w:r>
          </w:hyperlink>
        </w:p>
        <w:p w14:paraId="3CE4C1C7" w14:textId="5415A4CE"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10027" w:history="1">
            <w:r w:rsidRPr="008A0EEB">
              <w:rPr>
                <w:rStyle w:val="Lienhypertexte"/>
                <w:noProof/>
              </w:rPr>
              <w:t>3.14.2</w:t>
            </w:r>
            <w:r>
              <w:rPr>
                <w:rFonts w:asciiTheme="minorHAnsi" w:eastAsiaTheme="minorEastAsia" w:hAnsiTheme="minorHAnsi" w:cstheme="minorBidi"/>
                <w:noProof/>
                <w:sz w:val="22"/>
                <w:szCs w:val="22"/>
                <w:lang w:val="fr-FR" w:eastAsia="fr-FR"/>
              </w:rPr>
              <w:tab/>
            </w:r>
            <w:r w:rsidRPr="008A0EEB">
              <w:rPr>
                <w:rStyle w:val="Lienhypertexte"/>
                <w:noProof/>
              </w:rPr>
              <w:t>Technical Considerations</w:t>
            </w:r>
            <w:r>
              <w:rPr>
                <w:noProof/>
                <w:webHidden/>
              </w:rPr>
              <w:tab/>
            </w:r>
            <w:r>
              <w:rPr>
                <w:noProof/>
                <w:webHidden/>
              </w:rPr>
              <w:fldChar w:fldCharType="begin"/>
            </w:r>
            <w:r>
              <w:rPr>
                <w:noProof/>
                <w:webHidden/>
              </w:rPr>
              <w:instrText xml:space="preserve"> PAGEREF _Toc501010027 \h </w:instrText>
            </w:r>
            <w:r>
              <w:rPr>
                <w:noProof/>
                <w:webHidden/>
              </w:rPr>
            </w:r>
            <w:r>
              <w:rPr>
                <w:noProof/>
                <w:webHidden/>
              </w:rPr>
              <w:fldChar w:fldCharType="separate"/>
            </w:r>
            <w:r>
              <w:rPr>
                <w:noProof/>
                <w:webHidden/>
              </w:rPr>
              <w:t>54</w:t>
            </w:r>
            <w:r>
              <w:rPr>
                <w:noProof/>
                <w:webHidden/>
              </w:rPr>
              <w:fldChar w:fldCharType="end"/>
            </w:r>
          </w:hyperlink>
        </w:p>
        <w:p w14:paraId="2EEABC2C" w14:textId="20B9E8E3"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10028" w:history="1">
            <w:r w:rsidRPr="008A0EEB">
              <w:rPr>
                <w:rStyle w:val="Lienhypertexte"/>
                <w:noProof/>
              </w:rPr>
              <w:t>3.14.3</w:t>
            </w:r>
            <w:r>
              <w:rPr>
                <w:rFonts w:asciiTheme="minorHAnsi" w:eastAsiaTheme="minorEastAsia" w:hAnsiTheme="minorHAnsi" w:cstheme="minorBidi"/>
                <w:noProof/>
                <w:sz w:val="22"/>
                <w:szCs w:val="22"/>
                <w:lang w:val="fr-FR" w:eastAsia="fr-FR"/>
              </w:rPr>
              <w:tab/>
            </w:r>
            <w:r w:rsidRPr="008A0EEB">
              <w:rPr>
                <w:rStyle w:val="Lienhypertexte"/>
                <w:noProof/>
              </w:rPr>
              <w:t>Selected Product(s)</w:t>
            </w:r>
            <w:r>
              <w:rPr>
                <w:noProof/>
                <w:webHidden/>
              </w:rPr>
              <w:tab/>
            </w:r>
            <w:r>
              <w:rPr>
                <w:noProof/>
                <w:webHidden/>
              </w:rPr>
              <w:fldChar w:fldCharType="begin"/>
            </w:r>
            <w:r>
              <w:rPr>
                <w:noProof/>
                <w:webHidden/>
              </w:rPr>
              <w:instrText xml:space="preserve"> PAGEREF _Toc501010028 \h </w:instrText>
            </w:r>
            <w:r>
              <w:rPr>
                <w:noProof/>
                <w:webHidden/>
              </w:rPr>
            </w:r>
            <w:r>
              <w:rPr>
                <w:noProof/>
                <w:webHidden/>
              </w:rPr>
              <w:fldChar w:fldCharType="separate"/>
            </w:r>
            <w:r>
              <w:rPr>
                <w:noProof/>
                <w:webHidden/>
              </w:rPr>
              <w:t>54</w:t>
            </w:r>
            <w:r>
              <w:rPr>
                <w:noProof/>
                <w:webHidden/>
              </w:rPr>
              <w:fldChar w:fldCharType="end"/>
            </w:r>
          </w:hyperlink>
        </w:p>
        <w:p w14:paraId="7E41A565" w14:textId="28D6F8E3"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10029" w:history="1">
            <w:r w:rsidRPr="008A0EEB">
              <w:rPr>
                <w:rStyle w:val="Lienhypertexte"/>
                <w:noProof/>
              </w:rPr>
              <w:t>3.14.4</w:t>
            </w:r>
            <w:r>
              <w:rPr>
                <w:rFonts w:asciiTheme="minorHAnsi" w:eastAsiaTheme="minorEastAsia" w:hAnsiTheme="minorHAnsi" w:cstheme="minorBidi"/>
                <w:noProof/>
                <w:sz w:val="22"/>
                <w:szCs w:val="22"/>
                <w:lang w:val="fr-FR" w:eastAsia="fr-FR"/>
              </w:rPr>
              <w:tab/>
            </w:r>
            <w:r w:rsidRPr="008A0EEB">
              <w:rPr>
                <w:rStyle w:val="Lienhypertexte"/>
                <w:noProof/>
              </w:rPr>
              <w:t>Selection Rationale</w:t>
            </w:r>
            <w:r>
              <w:rPr>
                <w:noProof/>
                <w:webHidden/>
              </w:rPr>
              <w:tab/>
            </w:r>
            <w:r>
              <w:rPr>
                <w:noProof/>
                <w:webHidden/>
              </w:rPr>
              <w:fldChar w:fldCharType="begin"/>
            </w:r>
            <w:r>
              <w:rPr>
                <w:noProof/>
                <w:webHidden/>
              </w:rPr>
              <w:instrText xml:space="preserve"> PAGEREF _Toc501010029 \h </w:instrText>
            </w:r>
            <w:r>
              <w:rPr>
                <w:noProof/>
                <w:webHidden/>
              </w:rPr>
            </w:r>
            <w:r>
              <w:rPr>
                <w:noProof/>
                <w:webHidden/>
              </w:rPr>
              <w:fldChar w:fldCharType="separate"/>
            </w:r>
            <w:r>
              <w:rPr>
                <w:noProof/>
                <w:webHidden/>
              </w:rPr>
              <w:t>54</w:t>
            </w:r>
            <w:r>
              <w:rPr>
                <w:noProof/>
                <w:webHidden/>
              </w:rPr>
              <w:fldChar w:fldCharType="end"/>
            </w:r>
          </w:hyperlink>
        </w:p>
        <w:p w14:paraId="3773037C" w14:textId="75754005"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10030" w:history="1">
            <w:r w:rsidRPr="008A0EEB">
              <w:rPr>
                <w:rStyle w:val="Lienhypertexte"/>
                <w:noProof/>
              </w:rPr>
              <w:t>3.14.5</w:t>
            </w:r>
            <w:r>
              <w:rPr>
                <w:rFonts w:asciiTheme="minorHAnsi" w:eastAsiaTheme="minorEastAsia" w:hAnsiTheme="minorHAnsi" w:cstheme="minorBidi"/>
                <w:noProof/>
                <w:sz w:val="22"/>
                <w:szCs w:val="22"/>
                <w:lang w:val="fr-FR" w:eastAsia="fr-FR"/>
              </w:rPr>
              <w:tab/>
            </w:r>
            <w:r w:rsidRPr="008A0EEB">
              <w:rPr>
                <w:rStyle w:val="Lienhypertexte"/>
                <w:noProof/>
              </w:rPr>
              <w:t>Architecture Risks</w:t>
            </w:r>
            <w:r>
              <w:rPr>
                <w:noProof/>
                <w:webHidden/>
              </w:rPr>
              <w:tab/>
            </w:r>
            <w:r>
              <w:rPr>
                <w:noProof/>
                <w:webHidden/>
              </w:rPr>
              <w:fldChar w:fldCharType="begin"/>
            </w:r>
            <w:r>
              <w:rPr>
                <w:noProof/>
                <w:webHidden/>
              </w:rPr>
              <w:instrText xml:space="preserve"> PAGEREF _Toc501010030 \h </w:instrText>
            </w:r>
            <w:r>
              <w:rPr>
                <w:noProof/>
                <w:webHidden/>
              </w:rPr>
            </w:r>
            <w:r>
              <w:rPr>
                <w:noProof/>
                <w:webHidden/>
              </w:rPr>
              <w:fldChar w:fldCharType="separate"/>
            </w:r>
            <w:r>
              <w:rPr>
                <w:noProof/>
                <w:webHidden/>
              </w:rPr>
              <w:t>54</w:t>
            </w:r>
            <w:r>
              <w:rPr>
                <w:noProof/>
                <w:webHidden/>
              </w:rPr>
              <w:fldChar w:fldCharType="end"/>
            </w:r>
          </w:hyperlink>
        </w:p>
        <w:p w14:paraId="5259862F" w14:textId="3CC23163" w:rsidR="00A94908" w:rsidRDefault="00A9490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010031" w:history="1">
            <w:r w:rsidRPr="008A0EEB">
              <w:rPr>
                <w:rStyle w:val="Lienhypertexte"/>
                <w:noProof/>
              </w:rPr>
              <w:t>3.15</w:t>
            </w:r>
            <w:r>
              <w:rPr>
                <w:rFonts w:asciiTheme="minorHAnsi" w:eastAsiaTheme="minorEastAsia" w:hAnsiTheme="minorHAnsi" w:cstheme="minorBidi"/>
                <w:noProof/>
                <w:sz w:val="22"/>
                <w:szCs w:val="22"/>
                <w:lang w:val="fr-FR" w:eastAsia="fr-FR"/>
              </w:rPr>
              <w:tab/>
            </w:r>
            <w:r w:rsidRPr="008A0EEB">
              <w:rPr>
                <w:rStyle w:val="Lienhypertexte"/>
                <w:noProof/>
              </w:rPr>
              <w:t>Development Components</w:t>
            </w:r>
            <w:r>
              <w:rPr>
                <w:noProof/>
                <w:webHidden/>
              </w:rPr>
              <w:tab/>
            </w:r>
            <w:r>
              <w:rPr>
                <w:noProof/>
                <w:webHidden/>
              </w:rPr>
              <w:fldChar w:fldCharType="begin"/>
            </w:r>
            <w:r>
              <w:rPr>
                <w:noProof/>
                <w:webHidden/>
              </w:rPr>
              <w:instrText xml:space="preserve"> PAGEREF _Toc501010031 \h </w:instrText>
            </w:r>
            <w:r>
              <w:rPr>
                <w:noProof/>
                <w:webHidden/>
              </w:rPr>
            </w:r>
            <w:r>
              <w:rPr>
                <w:noProof/>
                <w:webHidden/>
              </w:rPr>
              <w:fldChar w:fldCharType="separate"/>
            </w:r>
            <w:r>
              <w:rPr>
                <w:noProof/>
                <w:webHidden/>
              </w:rPr>
              <w:t>54</w:t>
            </w:r>
            <w:r>
              <w:rPr>
                <w:noProof/>
                <w:webHidden/>
              </w:rPr>
              <w:fldChar w:fldCharType="end"/>
            </w:r>
          </w:hyperlink>
        </w:p>
        <w:p w14:paraId="4F7DA69E" w14:textId="37027C9F"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10032" w:history="1">
            <w:r w:rsidRPr="008A0EEB">
              <w:rPr>
                <w:rStyle w:val="Lienhypertexte"/>
                <w:noProof/>
              </w:rPr>
              <w:t>3.15.1</w:t>
            </w:r>
            <w:r>
              <w:rPr>
                <w:rFonts w:asciiTheme="minorHAnsi" w:eastAsiaTheme="minorEastAsia" w:hAnsiTheme="minorHAnsi" w:cstheme="minorBidi"/>
                <w:noProof/>
                <w:sz w:val="22"/>
                <w:szCs w:val="22"/>
                <w:lang w:val="fr-FR" w:eastAsia="fr-FR"/>
              </w:rPr>
              <w:tab/>
            </w:r>
            <w:r w:rsidRPr="008A0EEB">
              <w:rPr>
                <w:rStyle w:val="Lienhypertexte"/>
                <w:noProof/>
              </w:rPr>
              <w:t>Component Functions</w:t>
            </w:r>
            <w:r>
              <w:rPr>
                <w:noProof/>
                <w:webHidden/>
              </w:rPr>
              <w:tab/>
            </w:r>
            <w:r>
              <w:rPr>
                <w:noProof/>
                <w:webHidden/>
              </w:rPr>
              <w:fldChar w:fldCharType="begin"/>
            </w:r>
            <w:r>
              <w:rPr>
                <w:noProof/>
                <w:webHidden/>
              </w:rPr>
              <w:instrText xml:space="preserve"> PAGEREF _Toc501010032 \h </w:instrText>
            </w:r>
            <w:r>
              <w:rPr>
                <w:noProof/>
                <w:webHidden/>
              </w:rPr>
            </w:r>
            <w:r>
              <w:rPr>
                <w:noProof/>
                <w:webHidden/>
              </w:rPr>
              <w:fldChar w:fldCharType="separate"/>
            </w:r>
            <w:r>
              <w:rPr>
                <w:noProof/>
                <w:webHidden/>
              </w:rPr>
              <w:t>54</w:t>
            </w:r>
            <w:r>
              <w:rPr>
                <w:noProof/>
                <w:webHidden/>
              </w:rPr>
              <w:fldChar w:fldCharType="end"/>
            </w:r>
          </w:hyperlink>
        </w:p>
        <w:p w14:paraId="226DEAAB" w14:textId="08C04A15"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10033" w:history="1">
            <w:r w:rsidRPr="008A0EEB">
              <w:rPr>
                <w:rStyle w:val="Lienhypertexte"/>
                <w:noProof/>
              </w:rPr>
              <w:t>3.15.2</w:t>
            </w:r>
            <w:r>
              <w:rPr>
                <w:rFonts w:asciiTheme="minorHAnsi" w:eastAsiaTheme="minorEastAsia" w:hAnsiTheme="minorHAnsi" w:cstheme="minorBidi"/>
                <w:noProof/>
                <w:sz w:val="22"/>
                <w:szCs w:val="22"/>
                <w:lang w:val="fr-FR" w:eastAsia="fr-FR"/>
              </w:rPr>
              <w:tab/>
            </w:r>
            <w:r w:rsidRPr="008A0EEB">
              <w:rPr>
                <w:rStyle w:val="Lienhypertexte"/>
                <w:noProof/>
              </w:rPr>
              <w:t>Technical Considerations</w:t>
            </w:r>
            <w:r>
              <w:rPr>
                <w:noProof/>
                <w:webHidden/>
              </w:rPr>
              <w:tab/>
            </w:r>
            <w:r>
              <w:rPr>
                <w:noProof/>
                <w:webHidden/>
              </w:rPr>
              <w:fldChar w:fldCharType="begin"/>
            </w:r>
            <w:r>
              <w:rPr>
                <w:noProof/>
                <w:webHidden/>
              </w:rPr>
              <w:instrText xml:space="preserve"> PAGEREF _Toc501010033 \h </w:instrText>
            </w:r>
            <w:r>
              <w:rPr>
                <w:noProof/>
                <w:webHidden/>
              </w:rPr>
            </w:r>
            <w:r>
              <w:rPr>
                <w:noProof/>
                <w:webHidden/>
              </w:rPr>
              <w:fldChar w:fldCharType="separate"/>
            </w:r>
            <w:r>
              <w:rPr>
                <w:noProof/>
                <w:webHidden/>
              </w:rPr>
              <w:t>55</w:t>
            </w:r>
            <w:r>
              <w:rPr>
                <w:noProof/>
                <w:webHidden/>
              </w:rPr>
              <w:fldChar w:fldCharType="end"/>
            </w:r>
          </w:hyperlink>
        </w:p>
        <w:p w14:paraId="6DD071D8" w14:textId="1CFE721C"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10034" w:history="1">
            <w:r w:rsidRPr="008A0EEB">
              <w:rPr>
                <w:rStyle w:val="Lienhypertexte"/>
                <w:noProof/>
              </w:rPr>
              <w:t>3.15.3</w:t>
            </w:r>
            <w:r>
              <w:rPr>
                <w:rFonts w:asciiTheme="minorHAnsi" w:eastAsiaTheme="minorEastAsia" w:hAnsiTheme="minorHAnsi" w:cstheme="minorBidi"/>
                <w:noProof/>
                <w:sz w:val="22"/>
                <w:szCs w:val="22"/>
                <w:lang w:val="fr-FR" w:eastAsia="fr-FR"/>
              </w:rPr>
              <w:tab/>
            </w:r>
            <w:r w:rsidRPr="008A0EEB">
              <w:rPr>
                <w:rStyle w:val="Lienhypertexte"/>
                <w:noProof/>
              </w:rPr>
              <w:t>Selected Product(s)</w:t>
            </w:r>
            <w:r>
              <w:rPr>
                <w:noProof/>
                <w:webHidden/>
              </w:rPr>
              <w:tab/>
            </w:r>
            <w:r>
              <w:rPr>
                <w:noProof/>
                <w:webHidden/>
              </w:rPr>
              <w:fldChar w:fldCharType="begin"/>
            </w:r>
            <w:r>
              <w:rPr>
                <w:noProof/>
                <w:webHidden/>
              </w:rPr>
              <w:instrText xml:space="preserve"> PAGEREF _Toc501010034 \h </w:instrText>
            </w:r>
            <w:r>
              <w:rPr>
                <w:noProof/>
                <w:webHidden/>
              </w:rPr>
            </w:r>
            <w:r>
              <w:rPr>
                <w:noProof/>
                <w:webHidden/>
              </w:rPr>
              <w:fldChar w:fldCharType="separate"/>
            </w:r>
            <w:r>
              <w:rPr>
                <w:noProof/>
                <w:webHidden/>
              </w:rPr>
              <w:t>55</w:t>
            </w:r>
            <w:r>
              <w:rPr>
                <w:noProof/>
                <w:webHidden/>
              </w:rPr>
              <w:fldChar w:fldCharType="end"/>
            </w:r>
          </w:hyperlink>
        </w:p>
        <w:p w14:paraId="70AC4F7F" w14:textId="7896286E"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10035" w:history="1">
            <w:r w:rsidRPr="008A0EEB">
              <w:rPr>
                <w:rStyle w:val="Lienhypertexte"/>
                <w:noProof/>
              </w:rPr>
              <w:t>3.15.4</w:t>
            </w:r>
            <w:r>
              <w:rPr>
                <w:rFonts w:asciiTheme="minorHAnsi" w:eastAsiaTheme="minorEastAsia" w:hAnsiTheme="minorHAnsi" w:cstheme="minorBidi"/>
                <w:noProof/>
                <w:sz w:val="22"/>
                <w:szCs w:val="22"/>
                <w:lang w:val="fr-FR" w:eastAsia="fr-FR"/>
              </w:rPr>
              <w:tab/>
            </w:r>
            <w:r w:rsidRPr="008A0EEB">
              <w:rPr>
                <w:rStyle w:val="Lienhypertexte"/>
                <w:noProof/>
              </w:rPr>
              <w:t>Selection Rationale</w:t>
            </w:r>
            <w:r>
              <w:rPr>
                <w:noProof/>
                <w:webHidden/>
              </w:rPr>
              <w:tab/>
            </w:r>
            <w:r>
              <w:rPr>
                <w:noProof/>
                <w:webHidden/>
              </w:rPr>
              <w:fldChar w:fldCharType="begin"/>
            </w:r>
            <w:r>
              <w:rPr>
                <w:noProof/>
                <w:webHidden/>
              </w:rPr>
              <w:instrText xml:space="preserve"> PAGEREF _Toc501010035 \h </w:instrText>
            </w:r>
            <w:r>
              <w:rPr>
                <w:noProof/>
                <w:webHidden/>
              </w:rPr>
            </w:r>
            <w:r>
              <w:rPr>
                <w:noProof/>
                <w:webHidden/>
              </w:rPr>
              <w:fldChar w:fldCharType="separate"/>
            </w:r>
            <w:r>
              <w:rPr>
                <w:noProof/>
                <w:webHidden/>
              </w:rPr>
              <w:t>55</w:t>
            </w:r>
            <w:r>
              <w:rPr>
                <w:noProof/>
                <w:webHidden/>
              </w:rPr>
              <w:fldChar w:fldCharType="end"/>
            </w:r>
          </w:hyperlink>
        </w:p>
        <w:p w14:paraId="1D72A7DC" w14:textId="690E58B2"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10036" w:history="1">
            <w:r w:rsidRPr="008A0EEB">
              <w:rPr>
                <w:rStyle w:val="Lienhypertexte"/>
                <w:noProof/>
              </w:rPr>
              <w:t>3.15.5</w:t>
            </w:r>
            <w:r>
              <w:rPr>
                <w:rFonts w:asciiTheme="minorHAnsi" w:eastAsiaTheme="minorEastAsia" w:hAnsiTheme="minorHAnsi" w:cstheme="minorBidi"/>
                <w:noProof/>
                <w:sz w:val="22"/>
                <w:szCs w:val="22"/>
                <w:lang w:val="fr-FR" w:eastAsia="fr-FR"/>
              </w:rPr>
              <w:tab/>
            </w:r>
            <w:r w:rsidRPr="008A0EEB">
              <w:rPr>
                <w:rStyle w:val="Lienhypertexte"/>
                <w:noProof/>
              </w:rPr>
              <w:t>Architecture Risks</w:t>
            </w:r>
            <w:r>
              <w:rPr>
                <w:noProof/>
                <w:webHidden/>
              </w:rPr>
              <w:tab/>
            </w:r>
            <w:r>
              <w:rPr>
                <w:noProof/>
                <w:webHidden/>
              </w:rPr>
              <w:fldChar w:fldCharType="begin"/>
            </w:r>
            <w:r>
              <w:rPr>
                <w:noProof/>
                <w:webHidden/>
              </w:rPr>
              <w:instrText xml:space="preserve"> PAGEREF _Toc501010036 \h </w:instrText>
            </w:r>
            <w:r>
              <w:rPr>
                <w:noProof/>
                <w:webHidden/>
              </w:rPr>
            </w:r>
            <w:r>
              <w:rPr>
                <w:noProof/>
                <w:webHidden/>
              </w:rPr>
              <w:fldChar w:fldCharType="separate"/>
            </w:r>
            <w:r>
              <w:rPr>
                <w:noProof/>
                <w:webHidden/>
              </w:rPr>
              <w:t>55</w:t>
            </w:r>
            <w:r>
              <w:rPr>
                <w:noProof/>
                <w:webHidden/>
              </w:rPr>
              <w:fldChar w:fldCharType="end"/>
            </w:r>
          </w:hyperlink>
        </w:p>
        <w:p w14:paraId="529E6BFA" w14:textId="450AF3A9" w:rsidR="00A94908" w:rsidRDefault="00A9490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010037" w:history="1">
            <w:r w:rsidRPr="008A0EEB">
              <w:rPr>
                <w:rStyle w:val="Lienhypertexte"/>
                <w:noProof/>
              </w:rPr>
              <w:t>3.16</w:t>
            </w:r>
            <w:r>
              <w:rPr>
                <w:rFonts w:asciiTheme="minorHAnsi" w:eastAsiaTheme="minorEastAsia" w:hAnsiTheme="minorHAnsi" w:cstheme="minorBidi"/>
                <w:noProof/>
                <w:sz w:val="22"/>
                <w:szCs w:val="22"/>
                <w:lang w:val="fr-FR" w:eastAsia="fr-FR"/>
              </w:rPr>
              <w:tab/>
            </w:r>
            <w:r w:rsidRPr="008A0EEB">
              <w:rPr>
                <w:rStyle w:val="Lienhypertexte"/>
                <w:noProof/>
              </w:rPr>
              <w:t>Monitoring Components</w:t>
            </w:r>
            <w:r>
              <w:rPr>
                <w:noProof/>
                <w:webHidden/>
              </w:rPr>
              <w:tab/>
            </w:r>
            <w:r>
              <w:rPr>
                <w:noProof/>
                <w:webHidden/>
              </w:rPr>
              <w:fldChar w:fldCharType="begin"/>
            </w:r>
            <w:r>
              <w:rPr>
                <w:noProof/>
                <w:webHidden/>
              </w:rPr>
              <w:instrText xml:space="preserve"> PAGEREF _Toc501010037 \h </w:instrText>
            </w:r>
            <w:r>
              <w:rPr>
                <w:noProof/>
                <w:webHidden/>
              </w:rPr>
            </w:r>
            <w:r>
              <w:rPr>
                <w:noProof/>
                <w:webHidden/>
              </w:rPr>
              <w:fldChar w:fldCharType="separate"/>
            </w:r>
            <w:r>
              <w:rPr>
                <w:noProof/>
                <w:webHidden/>
              </w:rPr>
              <w:t>55</w:t>
            </w:r>
            <w:r>
              <w:rPr>
                <w:noProof/>
                <w:webHidden/>
              </w:rPr>
              <w:fldChar w:fldCharType="end"/>
            </w:r>
          </w:hyperlink>
        </w:p>
        <w:p w14:paraId="22A1337C" w14:textId="74FF6F1F"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10038" w:history="1">
            <w:r w:rsidRPr="008A0EEB">
              <w:rPr>
                <w:rStyle w:val="Lienhypertexte"/>
                <w:noProof/>
              </w:rPr>
              <w:t>3.16.1</w:t>
            </w:r>
            <w:r>
              <w:rPr>
                <w:rFonts w:asciiTheme="minorHAnsi" w:eastAsiaTheme="minorEastAsia" w:hAnsiTheme="minorHAnsi" w:cstheme="minorBidi"/>
                <w:noProof/>
                <w:sz w:val="22"/>
                <w:szCs w:val="22"/>
                <w:lang w:val="fr-FR" w:eastAsia="fr-FR"/>
              </w:rPr>
              <w:tab/>
            </w:r>
            <w:r w:rsidRPr="008A0EEB">
              <w:rPr>
                <w:rStyle w:val="Lienhypertexte"/>
                <w:noProof/>
              </w:rPr>
              <w:t>Component Functions</w:t>
            </w:r>
            <w:r>
              <w:rPr>
                <w:noProof/>
                <w:webHidden/>
              </w:rPr>
              <w:tab/>
            </w:r>
            <w:r>
              <w:rPr>
                <w:noProof/>
                <w:webHidden/>
              </w:rPr>
              <w:fldChar w:fldCharType="begin"/>
            </w:r>
            <w:r>
              <w:rPr>
                <w:noProof/>
                <w:webHidden/>
              </w:rPr>
              <w:instrText xml:space="preserve"> PAGEREF _Toc501010038 \h </w:instrText>
            </w:r>
            <w:r>
              <w:rPr>
                <w:noProof/>
                <w:webHidden/>
              </w:rPr>
            </w:r>
            <w:r>
              <w:rPr>
                <w:noProof/>
                <w:webHidden/>
              </w:rPr>
              <w:fldChar w:fldCharType="separate"/>
            </w:r>
            <w:r>
              <w:rPr>
                <w:noProof/>
                <w:webHidden/>
              </w:rPr>
              <w:t>55</w:t>
            </w:r>
            <w:r>
              <w:rPr>
                <w:noProof/>
                <w:webHidden/>
              </w:rPr>
              <w:fldChar w:fldCharType="end"/>
            </w:r>
          </w:hyperlink>
        </w:p>
        <w:p w14:paraId="1D40D179" w14:textId="3BE1A448"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10039" w:history="1">
            <w:r w:rsidRPr="008A0EEB">
              <w:rPr>
                <w:rStyle w:val="Lienhypertexte"/>
                <w:noProof/>
              </w:rPr>
              <w:t>3.16.2</w:t>
            </w:r>
            <w:r>
              <w:rPr>
                <w:rFonts w:asciiTheme="minorHAnsi" w:eastAsiaTheme="minorEastAsia" w:hAnsiTheme="minorHAnsi" w:cstheme="minorBidi"/>
                <w:noProof/>
                <w:sz w:val="22"/>
                <w:szCs w:val="22"/>
                <w:lang w:val="fr-FR" w:eastAsia="fr-FR"/>
              </w:rPr>
              <w:tab/>
            </w:r>
            <w:r w:rsidRPr="008A0EEB">
              <w:rPr>
                <w:rStyle w:val="Lienhypertexte"/>
                <w:noProof/>
              </w:rPr>
              <w:t>Technical Considerations</w:t>
            </w:r>
            <w:r>
              <w:rPr>
                <w:noProof/>
                <w:webHidden/>
              </w:rPr>
              <w:tab/>
            </w:r>
            <w:r>
              <w:rPr>
                <w:noProof/>
                <w:webHidden/>
              </w:rPr>
              <w:fldChar w:fldCharType="begin"/>
            </w:r>
            <w:r>
              <w:rPr>
                <w:noProof/>
                <w:webHidden/>
              </w:rPr>
              <w:instrText xml:space="preserve"> PAGEREF _Toc501010039 \h </w:instrText>
            </w:r>
            <w:r>
              <w:rPr>
                <w:noProof/>
                <w:webHidden/>
              </w:rPr>
            </w:r>
            <w:r>
              <w:rPr>
                <w:noProof/>
                <w:webHidden/>
              </w:rPr>
              <w:fldChar w:fldCharType="separate"/>
            </w:r>
            <w:r>
              <w:rPr>
                <w:noProof/>
                <w:webHidden/>
              </w:rPr>
              <w:t>56</w:t>
            </w:r>
            <w:r>
              <w:rPr>
                <w:noProof/>
                <w:webHidden/>
              </w:rPr>
              <w:fldChar w:fldCharType="end"/>
            </w:r>
          </w:hyperlink>
        </w:p>
        <w:p w14:paraId="5AB0D5FD" w14:textId="7D25FF9A"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10040" w:history="1">
            <w:r w:rsidRPr="008A0EEB">
              <w:rPr>
                <w:rStyle w:val="Lienhypertexte"/>
                <w:noProof/>
              </w:rPr>
              <w:t>3.16.3</w:t>
            </w:r>
            <w:r>
              <w:rPr>
                <w:rFonts w:asciiTheme="minorHAnsi" w:eastAsiaTheme="minorEastAsia" w:hAnsiTheme="minorHAnsi" w:cstheme="minorBidi"/>
                <w:noProof/>
                <w:sz w:val="22"/>
                <w:szCs w:val="22"/>
                <w:lang w:val="fr-FR" w:eastAsia="fr-FR"/>
              </w:rPr>
              <w:tab/>
            </w:r>
            <w:r w:rsidRPr="008A0EEB">
              <w:rPr>
                <w:rStyle w:val="Lienhypertexte"/>
                <w:noProof/>
              </w:rPr>
              <w:t>Selected Product(s)</w:t>
            </w:r>
            <w:r>
              <w:rPr>
                <w:noProof/>
                <w:webHidden/>
              </w:rPr>
              <w:tab/>
            </w:r>
            <w:r>
              <w:rPr>
                <w:noProof/>
                <w:webHidden/>
              </w:rPr>
              <w:fldChar w:fldCharType="begin"/>
            </w:r>
            <w:r>
              <w:rPr>
                <w:noProof/>
                <w:webHidden/>
              </w:rPr>
              <w:instrText xml:space="preserve"> PAGEREF _Toc501010040 \h </w:instrText>
            </w:r>
            <w:r>
              <w:rPr>
                <w:noProof/>
                <w:webHidden/>
              </w:rPr>
            </w:r>
            <w:r>
              <w:rPr>
                <w:noProof/>
                <w:webHidden/>
              </w:rPr>
              <w:fldChar w:fldCharType="separate"/>
            </w:r>
            <w:r>
              <w:rPr>
                <w:noProof/>
                <w:webHidden/>
              </w:rPr>
              <w:t>56</w:t>
            </w:r>
            <w:r>
              <w:rPr>
                <w:noProof/>
                <w:webHidden/>
              </w:rPr>
              <w:fldChar w:fldCharType="end"/>
            </w:r>
          </w:hyperlink>
        </w:p>
        <w:p w14:paraId="4D0E2C3E" w14:textId="488B4A36"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10041" w:history="1">
            <w:r w:rsidRPr="008A0EEB">
              <w:rPr>
                <w:rStyle w:val="Lienhypertexte"/>
                <w:noProof/>
              </w:rPr>
              <w:t>3.16.4</w:t>
            </w:r>
            <w:r>
              <w:rPr>
                <w:rFonts w:asciiTheme="minorHAnsi" w:eastAsiaTheme="minorEastAsia" w:hAnsiTheme="minorHAnsi" w:cstheme="minorBidi"/>
                <w:noProof/>
                <w:sz w:val="22"/>
                <w:szCs w:val="22"/>
                <w:lang w:val="fr-FR" w:eastAsia="fr-FR"/>
              </w:rPr>
              <w:tab/>
            </w:r>
            <w:r w:rsidRPr="008A0EEB">
              <w:rPr>
                <w:rStyle w:val="Lienhypertexte"/>
                <w:noProof/>
              </w:rPr>
              <w:t>Selection Rationale</w:t>
            </w:r>
            <w:r>
              <w:rPr>
                <w:noProof/>
                <w:webHidden/>
              </w:rPr>
              <w:tab/>
            </w:r>
            <w:r>
              <w:rPr>
                <w:noProof/>
                <w:webHidden/>
              </w:rPr>
              <w:fldChar w:fldCharType="begin"/>
            </w:r>
            <w:r>
              <w:rPr>
                <w:noProof/>
                <w:webHidden/>
              </w:rPr>
              <w:instrText xml:space="preserve"> PAGEREF _Toc501010041 \h </w:instrText>
            </w:r>
            <w:r>
              <w:rPr>
                <w:noProof/>
                <w:webHidden/>
              </w:rPr>
            </w:r>
            <w:r>
              <w:rPr>
                <w:noProof/>
                <w:webHidden/>
              </w:rPr>
              <w:fldChar w:fldCharType="separate"/>
            </w:r>
            <w:r>
              <w:rPr>
                <w:noProof/>
                <w:webHidden/>
              </w:rPr>
              <w:t>56</w:t>
            </w:r>
            <w:r>
              <w:rPr>
                <w:noProof/>
                <w:webHidden/>
              </w:rPr>
              <w:fldChar w:fldCharType="end"/>
            </w:r>
          </w:hyperlink>
        </w:p>
        <w:p w14:paraId="33C41E7E" w14:textId="23686544"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10042" w:history="1">
            <w:r w:rsidRPr="008A0EEB">
              <w:rPr>
                <w:rStyle w:val="Lienhypertexte"/>
                <w:noProof/>
              </w:rPr>
              <w:t>3.16.5</w:t>
            </w:r>
            <w:r>
              <w:rPr>
                <w:rFonts w:asciiTheme="minorHAnsi" w:eastAsiaTheme="minorEastAsia" w:hAnsiTheme="minorHAnsi" w:cstheme="minorBidi"/>
                <w:noProof/>
                <w:sz w:val="22"/>
                <w:szCs w:val="22"/>
                <w:lang w:val="fr-FR" w:eastAsia="fr-FR"/>
              </w:rPr>
              <w:tab/>
            </w:r>
            <w:r w:rsidRPr="008A0EEB">
              <w:rPr>
                <w:rStyle w:val="Lienhypertexte"/>
                <w:noProof/>
              </w:rPr>
              <w:t>Architecture Risks</w:t>
            </w:r>
            <w:r>
              <w:rPr>
                <w:noProof/>
                <w:webHidden/>
              </w:rPr>
              <w:tab/>
            </w:r>
            <w:r>
              <w:rPr>
                <w:noProof/>
                <w:webHidden/>
              </w:rPr>
              <w:fldChar w:fldCharType="begin"/>
            </w:r>
            <w:r>
              <w:rPr>
                <w:noProof/>
                <w:webHidden/>
              </w:rPr>
              <w:instrText xml:space="preserve"> PAGEREF _Toc501010042 \h </w:instrText>
            </w:r>
            <w:r>
              <w:rPr>
                <w:noProof/>
                <w:webHidden/>
              </w:rPr>
            </w:r>
            <w:r>
              <w:rPr>
                <w:noProof/>
                <w:webHidden/>
              </w:rPr>
              <w:fldChar w:fldCharType="separate"/>
            </w:r>
            <w:r>
              <w:rPr>
                <w:noProof/>
                <w:webHidden/>
              </w:rPr>
              <w:t>56</w:t>
            </w:r>
            <w:r>
              <w:rPr>
                <w:noProof/>
                <w:webHidden/>
              </w:rPr>
              <w:fldChar w:fldCharType="end"/>
            </w:r>
          </w:hyperlink>
        </w:p>
        <w:p w14:paraId="05D284B2" w14:textId="2F605BFB" w:rsidR="00A94908" w:rsidRDefault="00A9490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010043" w:history="1">
            <w:r w:rsidRPr="008A0EEB">
              <w:rPr>
                <w:rStyle w:val="Lienhypertexte"/>
                <w:noProof/>
              </w:rPr>
              <w:t>3.17</w:t>
            </w:r>
            <w:r>
              <w:rPr>
                <w:rFonts w:asciiTheme="minorHAnsi" w:eastAsiaTheme="minorEastAsia" w:hAnsiTheme="minorHAnsi" w:cstheme="minorBidi"/>
                <w:noProof/>
                <w:sz w:val="22"/>
                <w:szCs w:val="22"/>
                <w:lang w:val="fr-FR" w:eastAsia="fr-FR"/>
              </w:rPr>
              <w:tab/>
            </w:r>
            <w:r w:rsidRPr="008A0EEB">
              <w:rPr>
                <w:rStyle w:val="Lienhypertexte"/>
                <w:noProof/>
              </w:rPr>
              <w:t>API management Component</w:t>
            </w:r>
            <w:r>
              <w:rPr>
                <w:noProof/>
                <w:webHidden/>
              </w:rPr>
              <w:tab/>
            </w:r>
            <w:r>
              <w:rPr>
                <w:noProof/>
                <w:webHidden/>
              </w:rPr>
              <w:fldChar w:fldCharType="begin"/>
            </w:r>
            <w:r>
              <w:rPr>
                <w:noProof/>
                <w:webHidden/>
              </w:rPr>
              <w:instrText xml:space="preserve"> PAGEREF _Toc501010043 \h </w:instrText>
            </w:r>
            <w:r>
              <w:rPr>
                <w:noProof/>
                <w:webHidden/>
              </w:rPr>
            </w:r>
            <w:r>
              <w:rPr>
                <w:noProof/>
                <w:webHidden/>
              </w:rPr>
              <w:fldChar w:fldCharType="separate"/>
            </w:r>
            <w:r>
              <w:rPr>
                <w:noProof/>
                <w:webHidden/>
              </w:rPr>
              <w:t>57</w:t>
            </w:r>
            <w:r>
              <w:rPr>
                <w:noProof/>
                <w:webHidden/>
              </w:rPr>
              <w:fldChar w:fldCharType="end"/>
            </w:r>
          </w:hyperlink>
        </w:p>
        <w:p w14:paraId="783947A0" w14:textId="32B432E3"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10044" w:history="1">
            <w:r w:rsidRPr="008A0EEB">
              <w:rPr>
                <w:rStyle w:val="Lienhypertexte"/>
                <w:noProof/>
              </w:rPr>
              <w:t>3.17.1</w:t>
            </w:r>
            <w:r>
              <w:rPr>
                <w:rFonts w:asciiTheme="minorHAnsi" w:eastAsiaTheme="minorEastAsia" w:hAnsiTheme="minorHAnsi" w:cstheme="minorBidi"/>
                <w:noProof/>
                <w:sz w:val="22"/>
                <w:szCs w:val="22"/>
                <w:lang w:val="fr-FR" w:eastAsia="fr-FR"/>
              </w:rPr>
              <w:tab/>
            </w:r>
            <w:r w:rsidRPr="008A0EEB">
              <w:rPr>
                <w:rStyle w:val="Lienhypertexte"/>
                <w:noProof/>
              </w:rPr>
              <w:t>Component Functions</w:t>
            </w:r>
            <w:r>
              <w:rPr>
                <w:noProof/>
                <w:webHidden/>
              </w:rPr>
              <w:tab/>
            </w:r>
            <w:r>
              <w:rPr>
                <w:noProof/>
                <w:webHidden/>
              </w:rPr>
              <w:fldChar w:fldCharType="begin"/>
            </w:r>
            <w:r>
              <w:rPr>
                <w:noProof/>
                <w:webHidden/>
              </w:rPr>
              <w:instrText xml:space="preserve"> PAGEREF _Toc501010044 \h </w:instrText>
            </w:r>
            <w:r>
              <w:rPr>
                <w:noProof/>
                <w:webHidden/>
              </w:rPr>
            </w:r>
            <w:r>
              <w:rPr>
                <w:noProof/>
                <w:webHidden/>
              </w:rPr>
              <w:fldChar w:fldCharType="separate"/>
            </w:r>
            <w:r>
              <w:rPr>
                <w:noProof/>
                <w:webHidden/>
              </w:rPr>
              <w:t>57</w:t>
            </w:r>
            <w:r>
              <w:rPr>
                <w:noProof/>
                <w:webHidden/>
              </w:rPr>
              <w:fldChar w:fldCharType="end"/>
            </w:r>
          </w:hyperlink>
        </w:p>
        <w:p w14:paraId="487DB059" w14:textId="3AF5EE87"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10045" w:history="1">
            <w:r w:rsidRPr="008A0EEB">
              <w:rPr>
                <w:rStyle w:val="Lienhypertexte"/>
                <w:noProof/>
              </w:rPr>
              <w:t>3.17.2</w:t>
            </w:r>
            <w:r>
              <w:rPr>
                <w:rFonts w:asciiTheme="minorHAnsi" w:eastAsiaTheme="minorEastAsia" w:hAnsiTheme="minorHAnsi" w:cstheme="minorBidi"/>
                <w:noProof/>
                <w:sz w:val="22"/>
                <w:szCs w:val="22"/>
                <w:lang w:val="fr-FR" w:eastAsia="fr-FR"/>
              </w:rPr>
              <w:tab/>
            </w:r>
            <w:r w:rsidRPr="008A0EEB">
              <w:rPr>
                <w:rStyle w:val="Lienhypertexte"/>
                <w:noProof/>
              </w:rPr>
              <w:t>Technical Considerations</w:t>
            </w:r>
            <w:r>
              <w:rPr>
                <w:noProof/>
                <w:webHidden/>
              </w:rPr>
              <w:tab/>
            </w:r>
            <w:r>
              <w:rPr>
                <w:noProof/>
                <w:webHidden/>
              </w:rPr>
              <w:fldChar w:fldCharType="begin"/>
            </w:r>
            <w:r>
              <w:rPr>
                <w:noProof/>
                <w:webHidden/>
              </w:rPr>
              <w:instrText xml:space="preserve"> PAGEREF _Toc501010045 \h </w:instrText>
            </w:r>
            <w:r>
              <w:rPr>
                <w:noProof/>
                <w:webHidden/>
              </w:rPr>
            </w:r>
            <w:r>
              <w:rPr>
                <w:noProof/>
                <w:webHidden/>
              </w:rPr>
              <w:fldChar w:fldCharType="separate"/>
            </w:r>
            <w:r>
              <w:rPr>
                <w:noProof/>
                <w:webHidden/>
              </w:rPr>
              <w:t>57</w:t>
            </w:r>
            <w:r>
              <w:rPr>
                <w:noProof/>
                <w:webHidden/>
              </w:rPr>
              <w:fldChar w:fldCharType="end"/>
            </w:r>
          </w:hyperlink>
        </w:p>
        <w:p w14:paraId="18E31D7A" w14:textId="060BCC53"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10046" w:history="1">
            <w:r w:rsidRPr="008A0EEB">
              <w:rPr>
                <w:rStyle w:val="Lienhypertexte"/>
                <w:noProof/>
              </w:rPr>
              <w:t>3.17.3</w:t>
            </w:r>
            <w:r>
              <w:rPr>
                <w:rFonts w:asciiTheme="minorHAnsi" w:eastAsiaTheme="minorEastAsia" w:hAnsiTheme="minorHAnsi" w:cstheme="minorBidi"/>
                <w:noProof/>
                <w:sz w:val="22"/>
                <w:szCs w:val="22"/>
                <w:lang w:val="fr-FR" w:eastAsia="fr-FR"/>
              </w:rPr>
              <w:tab/>
            </w:r>
            <w:r w:rsidRPr="008A0EEB">
              <w:rPr>
                <w:rStyle w:val="Lienhypertexte"/>
                <w:noProof/>
              </w:rPr>
              <w:t>Selected Product(s)</w:t>
            </w:r>
            <w:r>
              <w:rPr>
                <w:noProof/>
                <w:webHidden/>
              </w:rPr>
              <w:tab/>
            </w:r>
            <w:r>
              <w:rPr>
                <w:noProof/>
                <w:webHidden/>
              </w:rPr>
              <w:fldChar w:fldCharType="begin"/>
            </w:r>
            <w:r>
              <w:rPr>
                <w:noProof/>
                <w:webHidden/>
              </w:rPr>
              <w:instrText xml:space="preserve"> PAGEREF _Toc501010046 \h </w:instrText>
            </w:r>
            <w:r>
              <w:rPr>
                <w:noProof/>
                <w:webHidden/>
              </w:rPr>
            </w:r>
            <w:r>
              <w:rPr>
                <w:noProof/>
                <w:webHidden/>
              </w:rPr>
              <w:fldChar w:fldCharType="separate"/>
            </w:r>
            <w:r>
              <w:rPr>
                <w:noProof/>
                <w:webHidden/>
              </w:rPr>
              <w:t>57</w:t>
            </w:r>
            <w:r>
              <w:rPr>
                <w:noProof/>
                <w:webHidden/>
              </w:rPr>
              <w:fldChar w:fldCharType="end"/>
            </w:r>
          </w:hyperlink>
        </w:p>
        <w:p w14:paraId="5BEE8E50" w14:textId="3BACFF6C"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10047" w:history="1">
            <w:r w:rsidRPr="008A0EEB">
              <w:rPr>
                <w:rStyle w:val="Lienhypertexte"/>
                <w:noProof/>
              </w:rPr>
              <w:t>3.17.4</w:t>
            </w:r>
            <w:r>
              <w:rPr>
                <w:rFonts w:asciiTheme="minorHAnsi" w:eastAsiaTheme="minorEastAsia" w:hAnsiTheme="minorHAnsi" w:cstheme="minorBidi"/>
                <w:noProof/>
                <w:sz w:val="22"/>
                <w:szCs w:val="22"/>
                <w:lang w:val="fr-FR" w:eastAsia="fr-FR"/>
              </w:rPr>
              <w:tab/>
            </w:r>
            <w:r w:rsidRPr="008A0EEB">
              <w:rPr>
                <w:rStyle w:val="Lienhypertexte"/>
                <w:noProof/>
              </w:rPr>
              <w:t>Selection Rationale</w:t>
            </w:r>
            <w:r>
              <w:rPr>
                <w:noProof/>
                <w:webHidden/>
              </w:rPr>
              <w:tab/>
            </w:r>
            <w:r>
              <w:rPr>
                <w:noProof/>
                <w:webHidden/>
              </w:rPr>
              <w:fldChar w:fldCharType="begin"/>
            </w:r>
            <w:r>
              <w:rPr>
                <w:noProof/>
                <w:webHidden/>
              </w:rPr>
              <w:instrText xml:space="preserve"> PAGEREF _Toc501010047 \h </w:instrText>
            </w:r>
            <w:r>
              <w:rPr>
                <w:noProof/>
                <w:webHidden/>
              </w:rPr>
            </w:r>
            <w:r>
              <w:rPr>
                <w:noProof/>
                <w:webHidden/>
              </w:rPr>
              <w:fldChar w:fldCharType="separate"/>
            </w:r>
            <w:r>
              <w:rPr>
                <w:noProof/>
                <w:webHidden/>
              </w:rPr>
              <w:t>57</w:t>
            </w:r>
            <w:r>
              <w:rPr>
                <w:noProof/>
                <w:webHidden/>
              </w:rPr>
              <w:fldChar w:fldCharType="end"/>
            </w:r>
          </w:hyperlink>
        </w:p>
        <w:p w14:paraId="69D6675B" w14:textId="73993648" w:rsidR="00A94908" w:rsidRDefault="00A94908">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010048" w:history="1">
            <w:r w:rsidRPr="008A0EEB">
              <w:rPr>
                <w:rStyle w:val="Lienhypertexte"/>
                <w:noProof/>
              </w:rPr>
              <w:t>3.17.5</w:t>
            </w:r>
            <w:r>
              <w:rPr>
                <w:rFonts w:asciiTheme="minorHAnsi" w:eastAsiaTheme="minorEastAsia" w:hAnsiTheme="minorHAnsi" w:cstheme="minorBidi"/>
                <w:noProof/>
                <w:sz w:val="22"/>
                <w:szCs w:val="22"/>
                <w:lang w:val="fr-FR" w:eastAsia="fr-FR"/>
              </w:rPr>
              <w:tab/>
            </w:r>
            <w:r w:rsidRPr="008A0EEB">
              <w:rPr>
                <w:rStyle w:val="Lienhypertexte"/>
                <w:noProof/>
              </w:rPr>
              <w:t>Architecture Risks</w:t>
            </w:r>
            <w:r>
              <w:rPr>
                <w:noProof/>
                <w:webHidden/>
              </w:rPr>
              <w:tab/>
            </w:r>
            <w:r>
              <w:rPr>
                <w:noProof/>
                <w:webHidden/>
              </w:rPr>
              <w:fldChar w:fldCharType="begin"/>
            </w:r>
            <w:r>
              <w:rPr>
                <w:noProof/>
                <w:webHidden/>
              </w:rPr>
              <w:instrText xml:space="preserve"> PAGEREF _Toc501010048 \h </w:instrText>
            </w:r>
            <w:r>
              <w:rPr>
                <w:noProof/>
                <w:webHidden/>
              </w:rPr>
            </w:r>
            <w:r>
              <w:rPr>
                <w:noProof/>
                <w:webHidden/>
              </w:rPr>
              <w:fldChar w:fldCharType="separate"/>
            </w:r>
            <w:r>
              <w:rPr>
                <w:noProof/>
                <w:webHidden/>
              </w:rPr>
              <w:t>57</w:t>
            </w:r>
            <w:r>
              <w:rPr>
                <w:noProof/>
                <w:webHidden/>
              </w:rPr>
              <w:fldChar w:fldCharType="end"/>
            </w:r>
          </w:hyperlink>
        </w:p>
        <w:p w14:paraId="6147F529" w14:textId="5078B49E" w:rsidR="00A94908" w:rsidRDefault="00A94908">
          <w:pPr>
            <w:pStyle w:val="TM1"/>
            <w:tabs>
              <w:tab w:val="left" w:pos="660"/>
            </w:tabs>
            <w:rPr>
              <w:rFonts w:asciiTheme="minorHAnsi" w:eastAsiaTheme="minorEastAsia" w:hAnsiTheme="minorHAnsi" w:cstheme="minorBidi"/>
              <w:b w:val="0"/>
              <w:caps w:val="0"/>
              <w:noProof/>
              <w:sz w:val="22"/>
              <w:szCs w:val="22"/>
              <w:lang w:val="fr-FR" w:eastAsia="fr-FR"/>
            </w:rPr>
          </w:pPr>
          <w:hyperlink w:anchor="_Toc501010049" w:history="1">
            <w:r w:rsidRPr="008A0EEB">
              <w:rPr>
                <w:rStyle w:val="Lienhypertexte"/>
                <w:noProof/>
              </w:rPr>
              <w:t>4</w:t>
            </w:r>
            <w:r>
              <w:rPr>
                <w:rFonts w:asciiTheme="minorHAnsi" w:eastAsiaTheme="minorEastAsia" w:hAnsiTheme="minorHAnsi" w:cstheme="minorBidi"/>
                <w:b w:val="0"/>
                <w:caps w:val="0"/>
                <w:noProof/>
                <w:sz w:val="22"/>
                <w:szCs w:val="22"/>
                <w:lang w:val="fr-FR" w:eastAsia="fr-FR"/>
              </w:rPr>
              <w:tab/>
            </w:r>
            <w:r w:rsidRPr="008A0EEB">
              <w:rPr>
                <w:rStyle w:val="Lienhypertexte"/>
                <w:noProof/>
              </w:rPr>
              <w:t>Section 4 System Construction Environment</w:t>
            </w:r>
            <w:r>
              <w:rPr>
                <w:noProof/>
                <w:webHidden/>
              </w:rPr>
              <w:tab/>
            </w:r>
            <w:r>
              <w:rPr>
                <w:noProof/>
                <w:webHidden/>
              </w:rPr>
              <w:fldChar w:fldCharType="begin"/>
            </w:r>
            <w:r>
              <w:rPr>
                <w:noProof/>
                <w:webHidden/>
              </w:rPr>
              <w:instrText xml:space="preserve"> PAGEREF _Toc501010049 \h </w:instrText>
            </w:r>
            <w:r>
              <w:rPr>
                <w:noProof/>
                <w:webHidden/>
              </w:rPr>
            </w:r>
            <w:r>
              <w:rPr>
                <w:noProof/>
                <w:webHidden/>
              </w:rPr>
              <w:fldChar w:fldCharType="separate"/>
            </w:r>
            <w:r>
              <w:rPr>
                <w:noProof/>
                <w:webHidden/>
              </w:rPr>
              <w:t>58</w:t>
            </w:r>
            <w:r>
              <w:rPr>
                <w:noProof/>
                <w:webHidden/>
              </w:rPr>
              <w:fldChar w:fldCharType="end"/>
            </w:r>
          </w:hyperlink>
        </w:p>
        <w:p w14:paraId="2094FD57" w14:textId="54452BD3" w:rsidR="00A94908" w:rsidRDefault="00A9490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010050" w:history="1">
            <w:r w:rsidRPr="008A0EEB">
              <w:rPr>
                <w:rStyle w:val="Lienhypertexte"/>
                <w:noProof/>
              </w:rPr>
              <w:t>4.1</w:t>
            </w:r>
            <w:r>
              <w:rPr>
                <w:rFonts w:asciiTheme="minorHAnsi" w:eastAsiaTheme="minorEastAsia" w:hAnsiTheme="minorHAnsi" w:cstheme="minorBidi"/>
                <w:noProof/>
                <w:sz w:val="22"/>
                <w:szCs w:val="22"/>
                <w:lang w:val="fr-FR" w:eastAsia="fr-FR"/>
              </w:rPr>
              <w:tab/>
            </w:r>
            <w:r w:rsidRPr="008A0EEB">
              <w:rPr>
                <w:rStyle w:val="Lienhypertexte"/>
                <w:noProof/>
              </w:rPr>
              <w:t>Preliminary test Environment</w:t>
            </w:r>
            <w:r>
              <w:rPr>
                <w:noProof/>
                <w:webHidden/>
              </w:rPr>
              <w:tab/>
            </w:r>
            <w:r>
              <w:rPr>
                <w:noProof/>
                <w:webHidden/>
              </w:rPr>
              <w:fldChar w:fldCharType="begin"/>
            </w:r>
            <w:r>
              <w:rPr>
                <w:noProof/>
                <w:webHidden/>
              </w:rPr>
              <w:instrText xml:space="preserve"> PAGEREF _Toc501010050 \h </w:instrText>
            </w:r>
            <w:r>
              <w:rPr>
                <w:noProof/>
                <w:webHidden/>
              </w:rPr>
            </w:r>
            <w:r>
              <w:rPr>
                <w:noProof/>
                <w:webHidden/>
              </w:rPr>
              <w:fldChar w:fldCharType="separate"/>
            </w:r>
            <w:r>
              <w:rPr>
                <w:noProof/>
                <w:webHidden/>
              </w:rPr>
              <w:t>58</w:t>
            </w:r>
            <w:r>
              <w:rPr>
                <w:noProof/>
                <w:webHidden/>
              </w:rPr>
              <w:fldChar w:fldCharType="end"/>
            </w:r>
          </w:hyperlink>
        </w:p>
        <w:p w14:paraId="0EC7A51C" w14:textId="1DE10174" w:rsidR="00A94908" w:rsidRDefault="00A9490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010051" w:history="1">
            <w:r w:rsidRPr="008A0EEB">
              <w:rPr>
                <w:rStyle w:val="Lienhypertexte"/>
                <w:noProof/>
              </w:rPr>
              <w:t>4.2</w:t>
            </w:r>
            <w:r>
              <w:rPr>
                <w:rFonts w:asciiTheme="minorHAnsi" w:eastAsiaTheme="minorEastAsia" w:hAnsiTheme="minorHAnsi" w:cstheme="minorBidi"/>
                <w:noProof/>
                <w:sz w:val="22"/>
                <w:szCs w:val="22"/>
                <w:lang w:val="fr-FR" w:eastAsia="fr-FR"/>
              </w:rPr>
              <w:tab/>
            </w:r>
            <w:r w:rsidRPr="008A0EEB">
              <w:rPr>
                <w:rStyle w:val="Lienhypertexte"/>
                <w:noProof/>
              </w:rPr>
              <w:t>Global system vision</w:t>
            </w:r>
            <w:r>
              <w:rPr>
                <w:noProof/>
                <w:webHidden/>
              </w:rPr>
              <w:tab/>
            </w:r>
            <w:r>
              <w:rPr>
                <w:noProof/>
                <w:webHidden/>
              </w:rPr>
              <w:fldChar w:fldCharType="begin"/>
            </w:r>
            <w:r>
              <w:rPr>
                <w:noProof/>
                <w:webHidden/>
              </w:rPr>
              <w:instrText xml:space="preserve"> PAGEREF _Toc501010051 \h </w:instrText>
            </w:r>
            <w:r>
              <w:rPr>
                <w:noProof/>
                <w:webHidden/>
              </w:rPr>
            </w:r>
            <w:r>
              <w:rPr>
                <w:noProof/>
                <w:webHidden/>
              </w:rPr>
              <w:fldChar w:fldCharType="separate"/>
            </w:r>
            <w:r>
              <w:rPr>
                <w:noProof/>
                <w:webHidden/>
              </w:rPr>
              <w:t>58</w:t>
            </w:r>
            <w:r>
              <w:rPr>
                <w:noProof/>
                <w:webHidden/>
              </w:rPr>
              <w:fldChar w:fldCharType="end"/>
            </w:r>
          </w:hyperlink>
        </w:p>
        <w:p w14:paraId="1C15E6FC" w14:textId="6217CA2C" w:rsidR="00A94908" w:rsidRDefault="00A9490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010052" w:history="1">
            <w:r w:rsidRPr="008A0EEB">
              <w:rPr>
                <w:rStyle w:val="Lienhypertexte"/>
                <w:noProof/>
              </w:rPr>
              <w:t>4.3</w:t>
            </w:r>
            <w:r>
              <w:rPr>
                <w:rFonts w:asciiTheme="minorHAnsi" w:eastAsiaTheme="minorEastAsia" w:hAnsiTheme="minorHAnsi" w:cstheme="minorBidi"/>
                <w:noProof/>
                <w:sz w:val="22"/>
                <w:szCs w:val="22"/>
                <w:lang w:val="fr-FR" w:eastAsia="fr-FR"/>
              </w:rPr>
              <w:tab/>
            </w:r>
            <w:r w:rsidRPr="008A0EEB">
              <w:rPr>
                <w:rStyle w:val="Lienhypertexte"/>
                <w:noProof/>
              </w:rPr>
              <w:t>Development Environment</w:t>
            </w:r>
            <w:r>
              <w:rPr>
                <w:noProof/>
                <w:webHidden/>
              </w:rPr>
              <w:tab/>
            </w:r>
            <w:r>
              <w:rPr>
                <w:noProof/>
                <w:webHidden/>
              </w:rPr>
              <w:fldChar w:fldCharType="begin"/>
            </w:r>
            <w:r>
              <w:rPr>
                <w:noProof/>
                <w:webHidden/>
              </w:rPr>
              <w:instrText xml:space="preserve"> PAGEREF _Toc501010052 \h </w:instrText>
            </w:r>
            <w:r>
              <w:rPr>
                <w:noProof/>
                <w:webHidden/>
              </w:rPr>
            </w:r>
            <w:r>
              <w:rPr>
                <w:noProof/>
                <w:webHidden/>
              </w:rPr>
              <w:fldChar w:fldCharType="separate"/>
            </w:r>
            <w:r>
              <w:rPr>
                <w:noProof/>
                <w:webHidden/>
              </w:rPr>
              <w:t>59</w:t>
            </w:r>
            <w:r>
              <w:rPr>
                <w:noProof/>
                <w:webHidden/>
              </w:rPr>
              <w:fldChar w:fldCharType="end"/>
            </w:r>
          </w:hyperlink>
        </w:p>
        <w:p w14:paraId="0F4B13C9" w14:textId="3D38C6F7"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10053" w:history="1">
            <w:r w:rsidRPr="008A0EEB">
              <w:rPr>
                <w:rStyle w:val="Lienhypertexte"/>
                <w:noProof/>
              </w:rPr>
              <w:t>4.3.1</w:t>
            </w:r>
            <w:r>
              <w:rPr>
                <w:rFonts w:asciiTheme="minorHAnsi" w:eastAsiaTheme="minorEastAsia" w:hAnsiTheme="minorHAnsi" w:cstheme="minorBidi"/>
                <w:noProof/>
                <w:sz w:val="22"/>
                <w:szCs w:val="22"/>
                <w:lang w:val="fr-FR" w:eastAsia="fr-FR"/>
              </w:rPr>
              <w:tab/>
            </w:r>
            <w:r w:rsidRPr="008A0EEB">
              <w:rPr>
                <w:rStyle w:val="Lienhypertexte"/>
                <w:noProof/>
              </w:rPr>
              <w:t>Developer Workstation Configuration</w:t>
            </w:r>
            <w:r>
              <w:rPr>
                <w:noProof/>
                <w:webHidden/>
              </w:rPr>
              <w:tab/>
            </w:r>
            <w:r>
              <w:rPr>
                <w:noProof/>
                <w:webHidden/>
              </w:rPr>
              <w:fldChar w:fldCharType="begin"/>
            </w:r>
            <w:r>
              <w:rPr>
                <w:noProof/>
                <w:webHidden/>
              </w:rPr>
              <w:instrText xml:space="preserve"> PAGEREF _Toc501010053 \h </w:instrText>
            </w:r>
            <w:r>
              <w:rPr>
                <w:noProof/>
                <w:webHidden/>
              </w:rPr>
            </w:r>
            <w:r>
              <w:rPr>
                <w:noProof/>
                <w:webHidden/>
              </w:rPr>
              <w:fldChar w:fldCharType="separate"/>
            </w:r>
            <w:r>
              <w:rPr>
                <w:noProof/>
                <w:webHidden/>
              </w:rPr>
              <w:t>59</w:t>
            </w:r>
            <w:r>
              <w:rPr>
                <w:noProof/>
                <w:webHidden/>
              </w:rPr>
              <w:fldChar w:fldCharType="end"/>
            </w:r>
          </w:hyperlink>
        </w:p>
        <w:p w14:paraId="4E42CF60" w14:textId="59C09BE0"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10054" w:history="1">
            <w:r w:rsidRPr="008A0EEB">
              <w:rPr>
                <w:rStyle w:val="Lienhypertexte"/>
                <w:noProof/>
              </w:rPr>
              <w:t>4.3.2</w:t>
            </w:r>
            <w:r>
              <w:rPr>
                <w:rFonts w:asciiTheme="minorHAnsi" w:eastAsiaTheme="minorEastAsia" w:hAnsiTheme="minorHAnsi" w:cstheme="minorBidi"/>
                <w:noProof/>
                <w:sz w:val="22"/>
                <w:szCs w:val="22"/>
                <w:lang w:val="fr-FR" w:eastAsia="fr-FR"/>
              </w:rPr>
              <w:tab/>
            </w:r>
            <w:r w:rsidRPr="008A0EEB">
              <w:rPr>
                <w:rStyle w:val="Lienhypertexte"/>
                <w:noProof/>
              </w:rPr>
              <w:t>Supporting Development Infrastructure Configuration</w:t>
            </w:r>
            <w:r>
              <w:rPr>
                <w:noProof/>
                <w:webHidden/>
              </w:rPr>
              <w:tab/>
            </w:r>
            <w:r>
              <w:rPr>
                <w:noProof/>
                <w:webHidden/>
              </w:rPr>
              <w:fldChar w:fldCharType="begin"/>
            </w:r>
            <w:r>
              <w:rPr>
                <w:noProof/>
                <w:webHidden/>
              </w:rPr>
              <w:instrText xml:space="preserve"> PAGEREF _Toc501010054 \h </w:instrText>
            </w:r>
            <w:r>
              <w:rPr>
                <w:noProof/>
                <w:webHidden/>
              </w:rPr>
            </w:r>
            <w:r>
              <w:rPr>
                <w:noProof/>
                <w:webHidden/>
              </w:rPr>
              <w:fldChar w:fldCharType="separate"/>
            </w:r>
            <w:r>
              <w:rPr>
                <w:noProof/>
                <w:webHidden/>
              </w:rPr>
              <w:t>59</w:t>
            </w:r>
            <w:r>
              <w:rPr>
                <w:noProof/>
                <w:webHidden/>
              </w:rPr>
              <w:fldChar w:fldCharType="end"/>
            </w:r>
          </w:hyperlink>
        </w:p>
        <w:p w14:paraId="741A690B" w14:textId="3F47F8F7" w:rsidR="00A94908" w:rsidRDefault="00A9490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010055" w:history="1">
            <w:r w:rsidRPr="008A0EEB">
              <w:rPr>
                <w:rStyle w:val="Lienhypertexte"/>
                <w:noProof/>
              </w:rPr>
              <w:t>4.4</w:t>
            </w:r>
            <w:r>
              <w:rPr>
                <w:rFonts w:asciiTheme="minorHAnsi" w:eastAsiaTheme="minorEastAsia" w:hAnsiTheme="minorHAnsi" w:cstheme="minorBidi"/>
                <w:noProof/>
                <w:sz w:val="22"/>
                <w:szCs w:val="22"/>
                <w:lang w:val="fr-FR" w:eastAsia="fr-FR"/>
              </w:rPr>
              <w:tab/>
            </w:r>
            <w:r w:rsidRPr="008A0EEB">
              <w:rPr>
                <w:rStyle w:val="Lienhypertexte"/>
                <w:noProof/>
              </w:rPr>
              <w:t>QA Environment</w:t>
            </w:r>
            <w:r>
              <w:rPr>
                <w:noProof/>
                <w:webHidden/>
              </w:rPr>
              <w:tab/>
            </w:r>
            <w:r>
              <w:rPr>
                <w:noProof/>
                <w:webHidden/>
              </w:rPr>
              <w:fldChar w:fldCharType="begin"/>
            </w:r>
            <w:r>
              <w:rPr>
                <w:noProof/>
                <w:webHidden/>
              </w:rPr>
              <w:instrText xml:space="preserve"> PAGEREF _Toc501010055 \h </w:instrText>
            </w:r>
            <w:r>
              <w:rPr>
                <w:noProof/>
                <w:webHidden/>
              </w:rPr>
            </w:r>
            <w:r>
              <w:rPr>
                <w:noProof/>
                <w:webHidden/>
              </w:rPr>
              <w:fldChar w:fldCharType="separate"/>
            </w:r>
            <w:r>
              <w:rPr>
                <w:noProof/>
                <w:webHidden/>
              </w:rPr>
              <w:t>59</w:t>
            </w:r>
            <w:r>
              <w:rPr>
                <w:noProof/>
                <w:webHidden/>
              </w:rPr>
              <w:fldChar w:fldCharType="end"/>
            </w:r>
          </w:hyperlink>
        </w:p>
        <w:p w14:paraId="343CBCAA" w14:textId="5A29CDF1"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10056" w:history="1">
            <w:r w:rsidRPr="008A0EEB">
              <w:rPr>
                <w:rStyle w:val="Lienhypertexte"/>
                <w:noProof/>
              </w:rPr>
              <w:t>4.4.1</w:t>
            </w:r>
            <w:r>
              <w:rPr>
                <w:rFonts w:asciiTheme="minorHAnsi" w:eastAsiaTheme="minorEastAsia" w:hAnsiTheme="minorHAnsi" w:cstheme="minorBidi"/>
                <w:noProof/>
                <w:sz w:val="22"/>
                <w:szCs w:val="22"/>
                <w:lang w:val="fr-FR" w:eastAsia="fr-FR"/>
              </w:rPr>
              <w:tab/>
            </w:r>
            <w:r w:rsidRPr="008A0EEB">
              <w:rPr>
                <w:rStyle w:val="Lienhypertexte"/>
                <w:noProof/>
              </w:rPr>
              <w:t>QA environment Configuration</w:t>
            </w:r>
            <w:r>
              <w:rPr>
                <w:noProof/>
                <w:webHidden/>
              </w:rPr>
              <w:tab/>
            </w:r>
            <w:r>
              <w:rPr>
                <w:noProof/>
                <w:webHidden/>
              </w:rPr>
              <w:fldChar w:fldCharType="begin"/>
            </w:r>
            <w:r>
              <w:rPr>
                <w:noProof/>
                <w:webHidden/>
              </w:rPr>
              <w:instrText xml:space="preserve"> PAGEREF _Toc501010056 \h </w:instrText>
            </w:r>
            <w:r>
              <w:rPr>
                <w:noProof/>
                <w:webHidden/>
              </w:rPr>
            </w:r>
            <w:r>
              <w:rPr>
                <w:noProof/>
                <w:webHidden/>
              </w:rPr>
              <w:fldChar w:fldCharType="separate"/>
            </w:r>
            <w:r>
              <w:rPr>
                <w:noProof/>
                <w:webHidden/>
              </w:rPr>
              <w:t>59</w:t>
            </w:r>
            <w:r>
              <w:rPr>
                <w:noProof/>
                <w:webHidden/>
              </w:rPr>
              <w:fldChar w:fldCharType="end"/>
            </w:r>
          </w:hyperlink>
        </w:p>
        <w:p w14:paraId="191E8E5E" w14:textId="2BDA892A"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10057" w:history="1">
            <w:r w:rsidRPr="008A0EEB">
              <w:rPr>
                <w:rStyle w:val="Lienhypertexte"/>
                <w:noProof/>
              </w:rPr>
              <w:t>4.4.2</w:t>
            </w:r>
            <w:r>
              <w:rPr>
                <w:rFonts w:asciiTheme="minorHAnsi" w:eastAsiaTheme="minorEastAsia" w:hAnsiTheme="minorHAnsi" w:cstheme="minorBidi"/>
                <w:noProof/>
                <w:sz w:val="22"/>
                <w:szCs w:val="22"/>
                <w:lang w:val="fr-FR" w:eastAsia="fr-FR"/>
              </w:rPr>
              <w:tab/>
            </w:r>
            <w:r w:rsidRPr="008A0EEB">
              <w:rPr>
                <w:rStyle w:val="Lienhypertexte"/>
                <w:noProof/>
              </w:rPr>
              <w:t>Supporting QA Infrastructure Configuration</w:t>
            </w:r>
            <w:r>
              <w:rPr>
                <w:noProof/>
                <w:webHidden/>
              </w:rPr>
              <w:tab/>
            </w:r>
            <w:r>
              <w:rPr>
                <w:noProof/>
                <w:webHidden/>
              </w:rPr>
              <w:fldChar w:fldCharType="begin"/>
            </w:r>
            <w:r>
              <w:rPr>
                <w:noProof/>
                <w:webHidden/>
              </w:rPr>
              <w:instrText xml:space="preserve"> PAGEREF _Toc501010057 \h </w:instrText>
            </w:r>
            <w:r>
              <w:rPr>
                <w:noProof/>
                <w:webHidden/>
              </w:rPr>
            </w:r>
            <w:r>
              <w:rPr>
                <w:noProof/>
                <w:webHidden/>
              </w:rPr>
              <w:fldChar w:fldCharType="separate"/>
            </w:r>
            <w:r>
              <w:rPr>
                <w:noProof/>
                <w:webHidden/>
              </w:rPr>
              <w:t>59</w:t>
            </w:r>
            <w:r>
              <w:rPr>
                <w:noProof/>
                <w:webHidden/>
              </w:rPr>
              <w:fldChar w:fldCharType="end"/>
            </w:r>
          </w:hyperlink>
        </w:p>
        <w:p w14:paraId="44486000" w14:textId="399D39F7" w:rsidR="00A94908" w:rsidRDefault="00A94908">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010058" w:history="1">
            <w:r w:rsidRPr="008A0EEB">
              <w:rPr>
                <w:rStyle w:val="Lienhypertexte"/>
                <w:noProof/>
              </w:rPr>
              <w:t>4.5</w:t>
            </w:r>
            <w:r>
              <w:rPr>
                <w:rFonts w:asciiTheme="minorHAnsi" w:eastAsiaTheme="minorEastAsia" w:hAnsiTheme="minorHAnsi" w:cstheme="minorBidi"/>
                <w:noProof/>
                <w:sz w:val="22"/>
                <w:szCs w:val="22"/>
                <w:lang w:val="fr-FR" w:eastAsia="fr-FR"/>
              </w:rPr>
              <w:tab/>
            </w:r>
            <w:r w:rsidRPr="008A0EEB">
              <w:rPr>
                <w:rStyle w:val="Lienhypertexte"/>
                <w:noProof/>
              </w:rPr>
              <w:t>Production Environment</w:t>
            </w:r>
            <w:r>
              <w:rPr>
                <w:noProof/>
                <w:webHidden/>
              </w:rPr>
              <w:tab/>
            </w:r>
            <w:r>
              <w:rPr>
                <w:noProof/>
                <w:webHidden/>
              </w:rPr>
              <w:fldChar w:fldCharType="begin"/>
            </w:r>
            <w:r>
              <w:rPr>
                <w:noProof/>
                <w:webHidden/>
              </w:rPr>
              <w:instrText xml:space="preserve"> PAGEREF _Toc501010058 \h </w:instrText>
            </w:r>
            <w:r>
              <w:rPr>
                <w:noProof/>
                <w:webHidden/>
              </w:rPr>
            </w:r>
            <w:r>
              <w:rPr>
                <w:noProof/>
                <w:webHidden/>
              </w:rPr>
              <w:fldChar w:fldCharType="separate"/>
            </w:r>
            <w:r>
              <w:rPr>
                <w:noProof/>
                <w:webHidden/>
              </w:rPr>
              <w:t>60</w:t>
            </w:r>
            <w:r>
              <w:rPr>
                <w:noProof/>
                <w:webHidden/>
              </w:rPr>
              <w:fldChar w:fldCharType="end"/>
            </w:r>
          </w:hyperlink>
        </w:p>
        <w:p w14:paraId="2797AE27" w14:textId="6BE49DB6"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10059" w:history="1">
            <w:r w:rsidRPr="008A0EEB">
              <w:rPr>
                <w:rStyle w:val="Lienhypertexte"/>
                <w:noProof/>
              </w:rPr>
              <w:t>4.5.1</w:t>
            </w:r>
            <w:r>
              <w:rPr>
                <w:rFonts w:asciiTheme="minorHAnsi" w:eastAsiaTheme="minorEastAsia" w:hAnsiTheme="minorHAnsi" w:cstheme="minorBidi"/>
                <w:noProof/>
                <w:sz w:val="22"/>
                <w:szCs w:val="22"/>
                <w:lang w:val="fr-FR" w:eastAsia="fr-FR"/>
              </w:rPr>
              <w:tab/>
            </w:r>
            <w:r w:rsidRPr="008A0EEB">
              <w:rPr>
                <w:rStyle w:val="Lienhypertexte"/>
                <w:noProof/>
              </w:rPr>
              <w:t>Production environment Configuration</w:t>
            </w:r>
            <w:r>
              <w:rPr>
                <w:noProof/>
                <w:webHidden/>
              </w:rPr>
              <w:tab/>
            </w:r>
            <w:r>
              <w:rPr>
                <w:noProof/>
                <w:webHidden/>
              </w:rPr>
              <w:fldChar w:fldCharType="begin"/>
            </w:r>
            <w:r>
              <w:rPr>
                <w:noProof/>
                <w:webHidden/>
              </w:rPr>
              <w:instrText xml:space="preserve"> PAGEREF _Toc501010059 \h </w:instrText>
            </w:r>
            <w:r>
              <w:rPr>
                <w:noProof/>
                <w:webHidden/>
              </w:rPr>
            </w:r>
            <w:r>
              <w:rPr>
                <w:noProof/>
                <w:webHidden/>
              </w:rPr>
              <w:fldChar w:fldCharType="separate"/>
            </w:r>
            <w:r>
              <w:rPr>
                <w:noProof/>
                <w:webHidden/>
              </w:rPr>
              <w:t>60</w:t>
            </w:r>
            <w:r>
              <w:rPr>
                <w:noProof/>
                <w:webHidden/>
              </w:rPr>
              <w:fldChar w:fldCharType="end"/>
            </w:r>
          </w:hyperlink>
        </w:p>
        <w:p w14:paraId="0100D2F5" w14:textId="2479A26A" w:rsidR="00A94908" w:rsidRDefault="00A94908">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010060" w:history="1">
            <w:r w:rsidRPr="008A0EEB">
              <w:rPr>
                <w:rStyle w:val="Lienhypertexte"/>
                <w:noProof/>
              </w:rPr>
              <w:t>4.5.2</w:t>
            </w:r>
            <w:r>
              <w:rPr>
                <w:rFonts w:asciiTheme="minorHAnsi" w:eastAsiaTheme="minorEastAsia" w:hAnsiTheme="minorHAnsi" w:cstheme="minorBidi"/>
                <w:noProof/>
                <w:sz w:val="22"/>
                <w:szCs w:val="22"/>
                <w:lang w:val="fr-FR" w:eastAsia="fr-FR"/>
              </w:rPr>
              <w:tab/>
            </w:r>
            <w:r w:rsidRPr="008A0EEB">
              <w:rPr>
                <w:rStyle w:val="Lienhypertexte"/>
                <w:noProof/>
              </w:rPr>
              <w:t>Supporting Production Infrastructure Configuration</w:t>
            </w:r>
            <w:r>
              <w:rPr>
                <w:noProof/>
                <w:webHidden/>
              </w:rPr>
              <w:tab/>
            </w:r>
            <w:r>
              <w:rPr>
                <w:noProof/>
                <w:webHidden/>
              </w:rPr>
              <w:fldChar w:fldCharType="begin"/>
            </w:r>
            <w:r>
              <w:rPr>
                <w:noProof/>
                <w:webHidden/>
              </w:rPr>
              <w:instrText xml:space="preserve"> PAGEREF _Toc501010060 \h </w:instrText>
            </w:r>
            <w:r>
              <w:rPr>
                <w:noProof/>
                <w:webHidden/>
              </w:rPr>
            </w:r>
            <w:r>
              <w:rPr>
                <w:noProof/>
                <w:webHidden/>
              </w:rPr>
              <w:fldChar w:fldCharType="separate"/>
            </w:r>
            <w:r>
              <w:rPr>
                <w:noProof/>
                <w:webHidden/>
              </w:rPr>
              <w:t>60</w:t>
            </w:r>
            <w:r>
              <w:rPr>
                <w:noProof/>
                <w:webHidden/>
              </w:rPr>
              <w:fldChar w:fldCharType="end"/>
            </w:r>
          </w:hyperlink>
        </w:p>
        <w:p w14:paraId="53C9482C" w14:textId="6BA8FDB2" w:rsidR="002D7C8C" w:rsidRDefault="002D7C8C" w:rsidP="002D7C8C">
          <w:r>
            <w:fldChar w:fldCharType="end"/>
          </w:r>
        </w:p>
      </w:sdtContent>
    </w:sdt>
    <w:p w14:paraId="6BE28FC8" w14:textId="77777777" w:rsidR="002D7C8C" w:rsidRDefault="002D7C8C" w:rsidP="002D7C8C">
      <w:pPr>
        <w:keepNext/>
        <w:ind w:left="720"/>
      </w:pPr>
    </w:p>
    <w:p w14:paraId="6846EF8C" w14:textId="77777777" w:rsidR="002D7C8C" w:rsidRDefault="002D7C8C" w:rsidP="002D7C8C">
      <w:pPr>
        <w:keepNext/>
        <w:ind w:left="720"/>
        <w:sectPr w:rsidR="002D7C8C" w:rsidSect="00AD2CAB">
          <w:headerReference w:type="default" r:id="rId11"/>
          <w:footerReference w:type="default" r:id="rId12"/>
          <w:pgSz w:w="12240" w:h="15840"/>
          <w:pgMar w:top="1440" w:right="900" w:bottom="1440" w:left="1800" w:header="720" w:footer="720" w:gutter="0"/>
          <w:cols w:space="720"/>
          <w:docGrid w:linePitch="360"/>
        </w:sectPr>
      </w:pPr>
    </w:p>
    <w:p w14:paraId="0460C36D" w14:textId="77777777" w:rsidR="002D7C8C" w:rsidRDefault="002D7C8C" w:rsidP="002D7C8C">
      <w:pPr>
        <w:keepNext/>
        <w:ind w:left="720"/>
      </w:pPr>
    </w:p>
    <w:p w14:paraId="0F35DFDA" w14:textId="77777777" w:rsidR="002D7C8C" w:rsidRPr="00E90DD4" w:rsidRDefault="002D7C8C" w:rsidP="0047663D">
      <w:pPr>
        <w:pStyle w:val="Titre1"/>
        <w:numPr>
          <w:ilvl w:val="0"/>
          <w:numId w:val="13"/>
        </w:numPr>
      </w:pPr>
      <w:bookmarkStart w:id="1" w:name="_Toc443813170"/>
      <w:bookmarkStart w:id="2" w:name="_Toc490368956"/>
      <w:bookmarkStart w:id="3" w:name="_Toc25640886"/>
      <w:bookmarkStart w:id="4" w:name="_Toc499823521"/>
      <w:bookmarkStart w:id="5" w:name="_Toc501009912"/>
      <w:bookmarkEnd w:id="0"/>
      <w:r w:rsidRPr="00E90DD4">
        <w:t>Section 1 DOCUMENT SCOPE</w:t>
      </w:r>
      <w:bookmarkStart w:id="6" w:name="_Toc443813173"/>
      <w:bookmarkStart w:id="7" w:name="_Toc490368959"/>
      <w:bookmarkEnd w:id="1"/>
      <w:bookmarkEnd w:id="2"/>
      <w:bookmarkEnd w:id="3"/>
      <w:bookmarkEnd w:id="4"/>
      <w:bookmarkEnd w:id="5"/>
    </w:p>
    <w:p w14:paraId="20D96AF7" w14:textId="77777777" w:rsidR="00C2495A" w:rsidRDefault="00C2495A" w:rsidP="00C2495A">
      <w:pPr>
        <w:pStyle w:val="Titre2"/>
      </w:pPr>
      <w:bookmarkStart w:id="8" w:name="_Toc499823522"/>
      <w:bookmarkStart w:id="9" w:name="_Toc501009913"/>
      <w:r>
        <w:t>Context</w:t>
      </w:r>
      <w:bookmarkEnd w:id="8"/>
      <w:bookmarkEnd w:id="9"/>
    </w:p>
    <w:p w14:paraId="4FE9451F" w14:textId="77777777" w:rsidR="002D7C8C" w:rsidRPr="0077092E" w:rsidRDefault="002D7C8C" w:rsidP="002D7C8C">
      <w:pPr>
        <w:rPr>
          <w:i/>
          <w:iCs/>
        </w:rPr>
      </w:pPr>
      <w:r w:rsidRPr="0077092E">
        <w:rPr>
          <w:b/>
          <w:i/>
          <w:iCs/>
        </w:rPr>
        <w:t xml:space="preserve">Document Scope </w:t>
      </w:r>
      <w:r w:rsidRPr="0077092E">
        <w:rPr>
          <w:i/>
          <w:iCs/>
        </w:rPr>
        <w:t>describes the context and the goals of this document in a narrative.</w:t>
      </w:r>
    </w:p>
    <w:p w14:paraId="200DA7F0" w14:textId="77777777" w:rsidR="005C1948" w:rsidRDefault="005C1948" w:rsidP="002D7C8C"/>
    <w:p w14:paraId="430D835D" w14:textId="1AAAA877" w:rsidR="003035ED" w:rsidRDefault="002D7C8C" w:rsidP="002D7C8C">
      <w:r w:rsidRPr="0077092E">
        <w:t xml:space="preserve">This document describes the Technical </w:t>
      </w:r>
      <w:r w:rsidR="000D3A62">
        <w:t>Architecture of the IOT Smart City Platform</w:t>
      </w:r>
      <w:r w:rsidR="003035ED">
        <w:t xml:space="preserve"> that:</w:t>
      </w:r>
    </w:p>
    <w:p w14:paraId="78755D19" w14:textId="77777777" w:rsidR="007E118D" w:rsidRDefault="002D7C8C" w:rsidP="0047663D">
      <w:pPr>
        <w:pStyle w:val="Paragraphedeliste"/>
        <w:numPr>
          <w:ilvl w:val="0"/>
          <w:numId w:val="4"/>
        </w:numPr>
      </w:pPr>
      <w:r w:rsidRPr="0077092E">
        <w:t>satisfies business requirements as documen</w:t>
      </w:r>
      <w:r w:rsidR="003035ED">
        <w:t>ted in the r</w:t>
      </w:r>
      <w:r w:rsidR="00D25739">
        <w:t>oadmap</w:t>
      </w:r>
      <w:r w:rsidR="003035ED">
        <w:t xml:space="preserve"> (ref to provide)</w:t>
      </w:r>
      <w:r w:rsidR="007E118D">
        <w:t xml:space="preserve">, </w:t>
      </w:r>
    </w:p>
    <w:p w14:paraId="498191E0" w14:textId="77777777" w:rsidR="002D7C8C" w:rsidRDefault="002D7C8C" w:rsidP="0047663D">
      <w:pPr>
        <w:pStyle w:val="Paragraphedeliste"/>
        <w:numPr>
          <w:ilvl w:val="0"/>
          <w:numId w:val="4"/>
        </w:numPr>
      </w:pPr>
      <w:r w:rsidRPr="0077092E">
        <w:t>satisfies technical, operational and transitiona</w:t>
      </w:r>
      <w:r w:rsidR="00D25739">
        <w:t>l requirements</w:t>
      </w:r>
      <w:r w:rsidRPr="0077092E">
        <w:t>.</w:t>
      </w:r>
    </w:p>
    <w:p w14:paraId="204B4A0C" w14:textId="0BA502A9" w:rsidR="00594361" w:rsidRDefault="00594361" w:rsidP="002B11BB"/>
    <w:p w14:paraId="6B89A32E" w14:textId="27CB5DBB" w:rsidR="00594361" w:rsidRDefault="00594361" w:rsidP="00594361">
      <w:r>
        <w:t xml:space="preserve">New technologies, particularly digital technologies, allow the development of new services and new uses for improving the quality of life </w:t>
      </w:r>
      <w:r w:rsidR="00A941F4">
        <w:t>in the respect the environment</w:t>
      </w:r>
      <w:r w:rsidR="00690ED8">
        <w:t xml:space="preserve"> in </w:t>
      </w:r>
      <w:r w:rsidR="008163B9">
        <w:t>today’s metropolis</w:t>
      </w:r>
      <w:r w:rsidR="00A941F4">
        <w:t>.</w:t>
      </w:r>
    </w:p>
    <w:p w14:paraId="2E804EE7" w14:textId="2217ACE4" w:rsidR="00A941F4" w:rsidRDefault="00A941F4" w:rsidP="00594361">
      <w:r>
        <w:t>With the advent of IOT</w:t>
      </w:r>
      <w:r w:rsidR="008163B9">
        <w:t>, Big data and AI</w:t>
      </w:r>
      <w:r>
        <w:t>, the concept of smart city can come to reality</w:t>
      </w:r>
      <w:r w:rsidR="008163B9">
        <w:t>.</w:t>
      </w:r>
      <w:r>
        <w:t xml:space="preserve"> </w:t>
      </w:r>
    </w:p>
    <w:p w14:paraId="086C6F82" w14:textId="77777777" w:rsidR="00594361" w:rsidRDefault="00594361" w:rsidP="00594361"/>
    <w:p w14:paraId="1A58575A" w14:textId="24E008B6" w:rsidR="00594361" w:rsidRDefault="00594361" w:rsidP="00594361">
      <w:r>
        <w:t xml:space="preserve">To anticipate these paradigm shifts, the metropolis of Nice launched in 2008 under the leadership of </w:t>
      </w:r>
      <w:proofErr w:type="spellStart"/>
      <w:r>
        <w:t>Mr</w:t>
      </w:r>
      <w:proofErr w:type="spellEnd"/>
      <w:r>
        <w:t xml:space="preserve"> </w:t>
      </w:r>
      <w:proofErr w:type="spellStart"/>
      <w:r>
        <w:t>Estrosi</w:t>
      </w:r>
      <w:proofErr w:type="spellEnd"/>
      <w:r>
        <w:t>, an initiative multichannel scale that aims to achieve the digital transformation of th</w:t>
      </w:r>
      <w:r w:rsidR="00A941F4">
        <w:t>e territory in the PACA region.</w:t>
      </w:r>
    </w:p>
    <w:p w14:paraId="41BAFEE4" w14:textId="77777777" w:rsidR="00A941F4" w:rsidRDefault="00A941F4" w:rsidP="00594361"/>
    <w:p w14:paraId="0AAED52F" w14:textId="33D4DE56" w:rsidR="00594361" w:rsidRDefault="00594361" w:rsidP="00594361">
      <w:r>
        <w:t>The main idea behind this major initiative lies in the establishment of complex synergies between local authorities, the university (Research and education) and economic actors (industry and start-ups).</w:t>
      </w:r>
    </w:p>
    <w:p w14:paraId="086258BF" w14:textId="77777777" w:rsidR="00594361" w:rsidRDefault="00594361" w:rsidP="00594361"/>
    <w:p w14:paraId="6D1422AF" w14:textId="59B8CE3E" w:rsidR="00594361" w:rsidRDefault="00594361" w:rsidP="00594361">
      <w:r>
        <w:t xml:space="preserve">These synergies are intended to develop the best technologies and uses them more successful in the service </w:t>
      </w:r>
      <w:r w:rsidR="005C1948">
        <w:t>to citizens</w:t>
      </w:r>
      <w:r>
        <w:t xml:space="preserve">. </w:t>
      </w:r>
    </w:p>
    <w:p w14:paraId="28A1E4D7" w14:textId="1A06C97F" w:rsidR="00594361" w:rsidRDefault="00594361" w:rsidP="00594361">
      <w:r>
        <w:t>Indeed, advanced technologies and the use intelligent interest data should allow today</w:t>
      </w:r>
      <w:r w:rsidR="005C1948">
        <w:t>,</w:t>
      </w:r>
      <w:r>
        <w:t xml:space="preserve"> to improve the quality of living, well-being and the functioning of the urban unit in the constraints of sustainable development.</w:t>
      </w:r>
    </w:p>
    <w:p w14:paraId="2E5C0214" w14:textId="79C4168A" w:rsidR="00594361" w:rsidRDefault="00594361" w:rsidP="00594361">
      <w:r>
        <w:t>The challenge for the Nice metropolis is also to maintain control of these while promoting economic spin-offs and job creation.</w:t>
      </w:r>
    </w:p>
    <w:p w14:paraId="72A19614" w14:textId="77777777" w:rsidR="00594361" w:rsidRDefault="00594361" w:rsidP="00594361"/>
    <w:p w14:paraId="1BCCCF58" w14:textId="77777777" w:rsidR="00594361" w:rsidRDefault="00594361" w:rsidP="00594361">
      <w:r>
        <w:t xml:space="preserve">The recent obtaining of the label IDEX (January 2016) ideally positions the metropolis of Nice and the Côte d'Azur University (UCA) in the national pole of excellence and therefore European. </w:t>
      </w:r>
    </w:p>
    <w:p w14:paraId="2B567ACD" w14:textId="77777777" w:rsidR="00594361" w:rsidRDefault="00594361" w:rsidP="00594361"/>
    <w:p w14:paraId="210E5515" w14:textId="1843D37D" w:rsidR="00594361" w:rsidRDefault="00594361" w:rsidP="00594361">
      <w:r>
        <w:t xml:space="preserve">The IDEX and the Nice metropolis have chosen to strengthen, </w:t>
      </w:r>
      <w:proofErr w:type="gramStart"/>
      <w:r>
        <w:t>in particular three</w:t>
      </w:r>
      <w:proofErr w:type="gramEnd"/>
      <w:r>
        <w:t xml:space="preserve"> complementary axes: smart-city, health / silver economy and telco / electronics.</w:t>
      </w:r>
    </w:p>
    <w:p w14:paraId="56E937DB" w14:textId="77777777" w:rsidR="00594361" w:rsidRDefault="00594361" w:rsidP="00594361"/>
    <w:p w14:paraId="3DE2D5D4" w14:textId="0F2699DC" w:rsidR="00594361" w:rsidRDefault="00594361" w:rsidP="00594361">
      <w:r>
        <w:t>These cutting-edge technological and societal initiatives are part of an organization</w:t>
      </w:r>
    </w:p>
    <w:p w14:paraId="4231FFA1" w14:textId="77777777" w:rsidR="00594361" w:rsidRDefault="00594361" w:rsidP="00594361">
      <w:r>
        <w:t>rationality of the territory:</w:t>
      </w:r>
    </w:p>
    <w:p w14:paraId="1328A69F" w14:textId="2F717F1C" w:rsidR="00594361" w:rsidRDefault="00594361" w:rsidP="0047663D">
      <w:pPr>
        <w:pStyle w:val="Paragraphedeliste"/>
        <w:numPr>
          <w:ilvl w:val="0"/>
          <w:numId w:val="30"/>
        </w:numPr>
      </w:pPr>
      <w:r>
        <w:t>The plain of Var for Eco-Valley / smart-city</w:t>
      </w:r>
    </w:p>
    <w:p w14:paraId="198CE127" w14:textId="797121AC" w:rsidR="00594361" w:rsidRDefault="00594361" w:rsidP="0047663D">
      <w:pPr>
        <w:pStyle w:val="Paragraphedeliste"/>
        <w:numPr>
          <w:ilvl w:val="0"/>
          <w:numId w:val="30"/>
        </w:numPr>
      </w:pPr>
      <w:r>
        <w:t>Pasteur area for health / silver economy</w:t>
      </w:r>
    </w:p>
    <w:p w14:paraId="4CA66245" w14:textId="4EED5871" w:rsidR="00594361" w:rsidRDefault="007E2597" w:rsidP="0047663D">
      <w:pPr>
        <w:pStyle w:val="Paragraphedeliste"/>
        <w:numPr>
          <w:ilvl w:val="0"/>
          <w:numId w:val="30"/>
        </w:numPr>
      </w:pPr>
      <w:r>
        <w:t>Sophia-</w:t>
      </w:r>
      <w:r w:rsidR="00594361">
        <w:t>Antipolis for electronics / Telco</w:t>
      </w:r>
      <w:r w:rsidR="0008019D">
        <w:t xml:space="preserve"> / Pharmaceutical /</w:t>
      </w:r>
    </w:p>
    <w:p w14:paraId="13DC4438" w14:textId="77777777" w:rsidR="00594361" w:rsidRDefault="00594361" w:rsidP="00594361">
      <w:pPr>
        <w:ind w:left="360"/>
      </w:pPr>
    </w:p>
    <w:p w14:paraId="421FB42B" w14:textId="28791470" w:rsidR="00594361" w:rsidRDefault="00594361" w:rsidP="00594361">
      <w:r>
        <w:t>The coherence and functionality of the whole are strategically driven by the public transport network including the T2 and T3 tram lines which will connect directly to the airport and train station, eco-valley and Arenas stadium.</w:t>
      </w:r>
    </w:p>
    <w:p w14:paraId="5463C79D" w14:textId="613864C0" w:rsidR="00594361" w:rsidRDefault="00594361" w:rsidP="00594361">
      <w:r>
        <w:t>Local and university authorities have therefore established a single framework facilitating the functional translation of the most advanced concepts from laboratories to the end user. Small and large businesses have all the keys to development of innovations and their economic projects.</w:t>
      </w:r>
    </w:p>
    <w:p w14:paraId="4B7DFA1B" w14:textId="5E2D5EC8" w:rsidR="00D41DAA" w:rsidRDefault="00D41DAA" w:rsidP="00594361"/>
    <w:p w14:paraId="0D330B88" w14:textId="4B7333E2" w:rsidR="007E2597" w:rsidRDefault="00D41DAA" w:rsidP="00594361">
      <w:r>
        <w:t>In order</w:t>
      </w:r>
      <w:r w:rsidR="002409F4">
        <w:t>,</w:t>
      </w:r>
      <w:r>
        <w:t xml:space="preserve"> to make this</w:t>
      </w:r>
      <w:r w:rsidR="004C57CA">
        <w:t xml:space="preserve"> transformation into a smart city,</w:t>
      </w:r>
      <w:r>
        <w:t xml:space="preserve"> a reality</w:t>
      </w:r>
      <w:r w:rsidR="004C57CA">
        <w:t>,</w:t>
      </w:r>
      <w:r>
        <w:t xml:space="preserve"> Nice Metropolis after a period of POC, have decided to </w:t>
      </w:r>
      <w:r w:rsidR="007E2597">
        <w:t>reach a new level.</w:t>
      </w:r>
    </w:p>
    <w:p w14:paraId="1D9A32CE" w14:textId="75270F24" w:rsidR="007E2597" w:rsidRDefault="007E2597" w:rsidP="00594361"/>
    <w:p w14:paraId="767CD7FA" w14:textId="63383FE5" w:rsidR="007E2597" w:rsidRDefault="007E2597" w:rsidP="00594361">
      <w:r>
        <w:t>The main objectives for this transformation are among:</w:t>
      </w:r>
    </w:p>
    <w:p w14:paraId="2DD7EAA2" w14:textId="338A76F7" w:rsidR="007E2597" w:rsidRDefault="007E2597" w:rsidP="0047663D">
      <w:pPr>
        <w:pStyle w:val="Paragraphedeliste"/>
        <w:numPr>
          <w:ilvl w:val="0"/>
          <w:numId w:val="32"/>
        </w:numPr>
      </w:pPr>
      <w:r>
        <w:t>Provide a coherent and efficient framework for application development</w:t>
      </w:r>
    </w:p>
    <w:p w14:paraId="174D19D4" w14:textId="279F3E3C" w:rsidR="007E2597" w:rsidRDefault="00DB58EA" w:rsidP="0047663D">
      <w:pPr>
        <w:pStyle w:val="Paragraphedeliste"/>
        <w:numPr>
          <w:ilvl w:val="0"/>
          <w:numId w:val="31"/>
        </w:numPr>
      </w:pPr>
      <w:r>
        <w:t>App store and Market Place</w:t>
      </w:r>
    </w:p>
    <w:p w14:paraId="03E498BC" w14:textId="77777777" w:rsidR="007E2597" w:rsidRDefault="007E2597" w:rsidP="0047663D">
      <w:pPr>
        <w:pStyle w:val="Paragraphedeliste"/>
        <w:numPr>
          <w:ilvl w:val="0"/>
          <w:numId w:val="31"/>
        </w:numPr>
      </w:pPr>
      <w:r>
        <w:t>Open data</w:t>
      </w:r>
    </w:p>
    <w:p w14:paraId="73C4190B" w14:textId="77777777" w:rsidR="007E2597" w:rsidRDefault="007E2597" w:rsidP="0047663D">
      <w:pPr>
        <w:pStyle w:val="Paragraphedeliste"/>
        <w:numPr>
          <w:ilvl w:val="0"/>
          <w:numId w:val="31"/>
        </w:numPr>
      </w:pPr>
      <w:r>
        <w:lastRenderedPageBreak/>
        <w:t>Labeling of applications</w:t>
      </w:r>
    </w:p>
    <w:p w14:paraId="4501B667" w14:textId="77777777" w:rsidR="007E2597" w:rsidRDefault="007E2597" w:rsidP="0047663D">
      <w:pPr>
        <w:pStyle w:val="Paragraphedeliste"/>
        <w:numPr>
          <w:ilvl w:val="0"/>
          <w:numId w:val="31"/>
        </w:numPr>
      </w:pPr>
      <w:r>
        <w:t>Better visibility for users</w:t>
      </w:r>
    </w:p>
    <w:p w14:paraId="6DBF6D8C" w14:textId="77777777" w:rsidR="007E2597" w:rsidRDefault="007E2597" w:rsidP="007E2597"/>
    <w:p w14:paraId="0EF34DD0" w14:textId="77777777" w:rsidR="00E33ED8" w:rsidRDefault="00E33ED8" w:rsidP="007E2597"/>
    <w:p w14:paraId="63DA95C8" w14:textId="7EA805CC" w:rsidR="007E2597" w:rsidRDefault="007E2597" w:rsidP="0047663D">
      <w:pPr>
        <w:pStyle w:val="Paragraphedeliste"/>
        <w:numPr>
          <w:ilvl w:val="0"/>
          <w:numId w:val="32"/>
        </w:numPr>
      </w:pPr>
      <w:r>
        <w:t>Aggregate the different sensor subnetworks into a metropolitan collection backbone network</w:t>
      </w:r>
    </w:p>
    <w:p w14:paraId="53B118A9" w14:textId="77777777" w:rsidR="007E2597" w:rsidRDefault="007E2597" w:rsidP="0047663D">
      <w:pPr>
        <w:pStyle w:val="Paragraphedeliste"/>
        <w:numPr>
          <w:ilvl w:val="0"/>
          <w:numId w:val="31"/>
        </w:numPr>
      </w:pPr>
      <w:r>
        <w:t>Adopt a logic of optimization and rationalization</w:t>
      </w:r>
    </w:p>
    <w:p w14:paraId="4C0BE0AA" w14:textId="18D28577" w:rsidR="007E2597" w:rsidRDefault="007E2597" w:rsidP="0047663D">
      <w:pPr>
        <w:pStyle w:val="Paragraphedeliste"/>
        <w:numPr>
          <w:ilvl w:val="0"/>
          <w:numId w:val="31"/>
        </w:numPr>
      </w:pPr>
      <w:r>
        <w:t>Capitalize on existing networks managed by the ISD (470 km of fiber optics, radio bridges, VPN-M2M)</w:t>
      </w:r>
    </w:p>
    <w:p w14:paraId="406599A7" w14:textId="77777777" w:rsidR="007E2597" w:rsidRDefault="007E2597" w:rsidP="0047663D">
      <w:pPr>
        <w:pStyle w:val="Paragraphedeliste"/>
        <w:numPr>
          <w:ilvl w:val="0"/>
          <w:numId w:val="32"/>
        </w:numPr>
      </w:pPr>
      <w:r>
        <w:t>Standardize and store information to facilitate collaboration between operational departments</w:t>
      </w:r>
    </w:p>
    <w:p w14:paraId="5072472C" w14:textId="77777777" w:rsidR="007E2597" w:rsidRDefault="007E2597" w:rsidP="0047663D">
      <w:pPr>
        <w:pStyle w:val="Paragraphedeliste"/>
        <w:numPr>
          <w:ilvl w:val="0"/>
          <w:numId w:val="32"/>
        </w:numPr>
      </w:pPr>
      <w:r>
        <w:t>Share and enrich these data by experimenting with industrialists, laboratories, researchers, communities, citizens, ...</w:t>
      </w:r>
    </w:p>
    <w:p w14:paraId="577761AF" w14:textId="77777777" w:rsidR="007E2597" w:rsidRDefault="007E2597" w:rsidP="0047663D">
      <w:pPr>
        <w:pStyle w:val="Paragraphedeliste"/>
        <w:numPr>
          <w:ilvl w:val="0"/>
          <w:numId w:val="32"/>
        </w:numPr>
      </w:pPr>
      <w:r>
        <w:t>Update continuously various predictions by integrating real-time data</w:t>
      </w:r>
    </w:p>
    <w:p w14:paraId="7FF81478" w14:textId="1E4E4A33" w:rsidR="007E2597" w:rsidRDefault="007E2597" w:rsidP="0047663D">
      <w:pPr>
        <w:pStyle w:val="Paragraphedeliste"/>
        <w:numPr>
          <w:ilvl w:val="0"/>
          <w:numId w:val="32"/>
        </w:numPr>
      </w:pPr>
      <w:r>
        <w:t xml:space="preserve">Develop </w:t>
      </w:r>
      <w:proofErr w:type="gramStart"/>
      <w:r>
        <w:t>a</w:t>
      </w:r>
      <w:r w:rsidR="00756471">
        <w:t>n</w:t>
      </w:r>
      <w:proofErr w:type="gramEnd"/>
      <w:r>
        <w:t xml:space="preserve"> </w:t>
      </w:r>
      <w:r w:rsidR="00756471">
        <w:t>hyper-vision</w:t>
      </w:r>
      <w:r>
        <w:t xml:space="preserve"> system for the management of exceptional events (floods, demonstrations, disorders, ...)</w:t>
      </w:r>
    </w:p>
    <w:p w14:paraId="049D01C7" w14:textId="77777777" w:rsidR="00AF2CB1" w:rsidRDefault="00AF2CB1" w:rsidP="00AF2CB1"/>
    <w:p w14:paraId="0D9A02D7" w14:textId="1C8C8DB8" w:rsidR="00D41DAA" w:rsidRDefault="007E2597" w:rsidP="00AF2CB1">
      <w:r>
        <w:t>T</w:t>
      </w:r>
      <w:r w:rsidR="006424D1">
        <w:t>herefore</w:t>
      </w:r>
      <w:r>
        <w:t>,</w:t>
      </w:r>
      <w:r w:rsidR="006424D1">
        <w:t xml:space="preserve"> after a study conducted by Eridanis on the state of art of IOT platform</w:t>
      </w:r>
      <w:r w:rsidR="00751A5B">
        <w:t>s</w:t>
      </w:r>
      <w:r w:rsidR="006424D1">
        <w:t xml:space="preserve"> for Smart City</w:t>
      </w:r>
      <w:r w:rsidR="002409F4">
        <w:t xml:space="preserve">, </w:t>
      </w:r>
      <w:r w:rsidR="00751A5B">
        <w:t>a r</w:t>
      </w:r>
      <w:r w:rsidR="002409F4">
        <w:t xml:space="preserve">oadmap </w:t>
      </w:r>
      <w:r w:rsidR="00751A5B">
        <w:t xml:space="preserve">has been provided </w:t>
      </w:r>
      <w:r w:rsidR="002409F4">
        <w:t>for the setup of such a system</w:t>
      </w:r>
      <w:r w:rsidR="0036158F">
        <w:t xml:space="preserve">, based mainly on </w:t>
      </w:r>
      <w:proofErr w:type="spellStart"/>
      <w:r w:rsidR="0036158F">
        <w:t>Fiware</w:t>
      </w:r>
      <w:proofErr w:type="spellEnd"/>
      <w:r w:rsidR="002409F4">
        <w:t>.</w:t>
      </w:r>
    </w:p>
    <w:p w14:paraId="76A60EDC" w14:textId="77777777" w:rsidR="00594361" w:rsidRDefault="00594361" w:rsidP="002B11BB"/>
    <w:p w14:paraId="6CD54510" w14:textId="67B04507" w:rsidR="002B11BB" w:rsidRDefault="002B11BB" w:rsidP="002B11BB">
      <w:r>
        <w:t>In the referenced roadmap document</w:t>
      </w:r>
      <w:r w:rsidR="008673C6">
        <w:t>,</w:t>
      </w:r>
      <w:r>
        <w:t xml:space="preserve"> </w:t>
      </w:r>
      <w:r w:rsidR="008673C6">
        <w:t>the needs have</w:t>
      </w:r>
      <w:r>
        <w:t xml:space="preserve"> been described through the following </w:t>
      </w:r>
      <w:r w:rsidR="00031F83">
        <w:t xml:space="preserve">global </w:t>
      </w:r>
      <w:r>
        <w:t>schema:</w:t>
      </w:r>
    </w:p>
    <w:p w14:paraId="4CC770DF" w14:textId="77777777" w:rsidR="002B11BB" w:rsidRDefault="002B11BB" w:rsidP="002B11BB"/>
    <w:p w14:paraId="1A41F0CF" w14:textId="77777777" w:rsidR="00031F83" w:rsidRDefault="002B11BB" w:rsidP="00031F83">
      <w:pPr>
        <w:keepNext/>
      </w:pPr>
      <w:r>
        <w:rPr>
          <w:noProof/>
          <w:lang w:val="fr-FR" w:eastAsia="fr-FR"/>
        </w:rPr>
        <w:drawing>
          <wp:inline distT="0" distB="0" distL="0" distR="0" wp14:editId="1AA7DF3D">
            <wp:extent cx="6000750" cy="2945537"/>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uille de route MNCA IOT Platfor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00750" cy="2945537"/>
                    </a:xfrm>
                    <a:prstGeom prst="rect">
                      <a:avLst/>
                    </a:prstGeom>
                  </pic:spPr>
                </pic:pic>
              </a:graphicData>
            </a:graphic>
          </wp:inline>
        </w:drawing>
      </w:r>
    </w:p>
    <w:p w14:paraId="6EBFE7D9" w14:textId="7D9F59AA" w:rsidR="002B11BB" w:rsidRPr="0077092E" w:rsidRDefault="00031F83" w:rsidP="00031F83">
      <w:pPr>
        <w:pStyle w:val="Lgende"/>
      </w:pPr>
      <w:r>
        <w:t xml:space="preserve">Figure </w:t>
      </w:r>
      <w:r>
        <w:fldChar w:fldCharType="begin"/>
      </w:r>
      <w:r>
        <w:instrText xml:space="preserve"> SEQ Figure \* ARABIC </w:instrText>
      </w:r>
      <w:r>
        <w:fldChar w:fldCharType="separate"/>
      </w:r>
      <w:r w:rsidR="00047B72">
        <w:rPr>
          <w:noProof/>
        </w:rPr>
        <w:t>1</w:t>
      </w:r>
      <w:r>
        <w:fldChar w:fldCharType="end"/>
      </w:r>
      <w:r>
        <w:t>: Target Logical Smart City</w:t>
      </w:r>
      <w:r w:rsidR="004F409D">
        <w:t xml:space="preserve"> Platform</w:t>
      </w:r>
    </w:p>
    <w:p w14:paraId="532E67F1" w14:textId="77777777" w:rsidR="002D7C8C" w:rsidRPr="0077092E" w:rsidRDefault="002D7C8C" w:rsidP="002D7C8C"/>
    <w:p w14:paraId="365668FC" w14:textId="77777777" w:rsidR="002D7C8C" w:rsidRPr="0077092E" w:rsidRDefault="002D7C8C" w:rsidP="002D7C8C">
      <w:r w:rsidRPr="0077092E">
        <w:t>The goal of this Technical Architecture is to define the technologies, products, and techniqu</w:t>
      </w:r>
      <w:r w:rsidR="00D25739">
        <w:t>es necessary to install</w:t>
      </w:r>
      <w:r w:rsidRPr="0077092E">
        <w:t xml:space="preserve"> and support the system, and to ensure that the system components are compatible and comply with the enterprise-wide standards and</w:t>
      </w:r>
      <w:r w:rsidR="00D25739">
        <w:t xml:space="preserve"> direction defined by </w:t>
      </w:r>
      <w:r w:rsidR="005B610C">
        <w:t xml:space="preserve">Nice Côte d’Azur </w:t>
      </w:r>
      <w:r w:rsidR="003035ED">
        <w:t xml:space="preserve">metropolis (hereafter </w:t>
      </w:r>
      <w:r w:rsidR="0046388E">
        <w:t xml:space="preserve">referred </w:t>
      </w:r>
      <w:r w:rsidR="003035ED">
        <w:t xml:space="preserve">as </w:t>
      </w:r>
      <w:r w:rsidR="00D25739">
        <w:t>MNCA</w:t>
      </w:r>
      <w:r w:rsidR="003035ED">
        <w:t>)</w:t>
      </w:r>
      <w:r w:rsidRPr="0077092E">
        <w:t>.</w:t>
      </w:r>
    </w:p>
    <w:p w14:paraId="2C065C9F" w14:textId="77777777" w:rsidR="002D7C8C" w:rsidRPr="0077092E" w:rsidRDefault="002D7C8C" w:rsidP="002D7C8C"/>
    <w:p w14:paraId="0B1C07C5" w14:textId="77777777" w:rsidR="002D7C8C" w:rsidRPr="0077092E" w:rsidRDefault="002D7C8C" w:rsidP="002D7C8C">
      <w:r w:rsidRPr="0077092E">
        <w:t>This document will also:</w:t>
      </w:r>
    </w:p>
    <w:p w14:paraId="4D62D965" w14:textId="77777777" w:rsidR="002D7C8C" w:rsidRPr="0077092E" w:rsidRDefault="002D7C8C" w:rsidP="0047663D">
      <w:pPr>
        <w:pStyle w:val="Paragraphedeliste"/>
        <w:numPr>
          <w:ilvl w:val="0"/>
          <w:numId w:val="3"/>
        </w:numPr>
      </w:pPr>
      <w:r w:rsidRPr="0077092E">
        <w:t>Identify and explain the risks inherent in this Technical Architecture;</w:t>
      </w:r>
    </w:p>
    <w:p w14:paraId="643AE6CF" w14:textId="77777777" w:rsidR="002D7C8C" w:rsidRPr="0077092E" w:rsidRDefault="002D7C8C" w:rsidP="0047663D">
      <w:pPr>
        <w:pStyle w:val="Paragraphedeliste"/>
        <w:numPr>
          <w:ilvl w:val="0"/>
          <w:numId w:val="3"/>
        </w:numPr>
      </w:pPr>
      <w:r w:rsidRPr="0077092E">
        <w:t>Define baseline sizing, archiving and performance requirements;</w:t>
      </w:r>
    </w:p>
    <w:p w14:paraId="42B57B5A" w14:textId="77777777" w:rsidR="002D7C8C" w:rsidRDefault="002D7C8C" w:rsidP="0047663D">
      <w:pPr>
        <w:pStyle w:val="Paragraphedeliste"/>
        <w:numPr>
          <w:ilvl w:val="0"/>
          <w:numId w:val="3"/>
        </w:numPr>
      </w:pPr>
      <w:r w:rsidRPr="0077092E">
        <w:t>Identify the hardware and software specifications for the Development, Testing, QA and Production environments;</w:t>
      </w:r>
    </w:p>
    <w:p w14:paraId="4749F19A" w14:textId="77777777" w:rsidR="007E118D" w:rsidRPr="0077092E" w:rsidRDefault="007E118D" w:rsidP="0047663D">
      <w:pPr>
        <w:pStyle w:val="Paragraphedeliste"/>
        <w:numPr>
          <w:ilvl w:val="0"/>
          <w:numId w:val="3"/>
        </w:numPr>
      </w:pPr>
      <w:r>
        <w:t xml:space="preserve">Identify monitoring and support tools for </w:t>
      </w:r>
      <w:r w:rsidRPr="007E118D">
        <w:t>maintenance in operational condition</w:t>
      </w:r>
    </w:p>
    <w:p w14:paraId="7AC68CD7" w14:textId="53FF373C" w:rsidR="002D7C8C" w:rsidRPr="0077092E" w:rsidRDefault="007E118D" w:rsidP="0047663D">
      <w:pPr>
        <w:pStyle w:val="Paragraphedeliste"/>
        <w:numPr>
          <w:ilvl w:val="0"/>
          <w:numId w:val="3"/>
        </w:numPr>
      </w:pPr>
      <w:r>
        <w:t xml:space="preserve">Define procedures for data </w:t>
      </w:r>
      <w:r w:rsidR="002D7C8C" w:rsidRPr="0077092E">
        <w:t>migration among the environments</w:t>
      </w:r>
      <w:r w:rsidR="005D6BD6">
        <w:t xml:space="preserve"> (current </w:t>
      </w:r>
      <w:r w:rsidR="00F5504D">
        <w:t>data warehouse</w:t>
      </w:r>
      <w:r w:rsidR="00C4570E">
        <w:t>)</w:t>
      </w:r>
      <w:r w:rsidR="002D7C8C" w:rsidRPr="0077092E">
        <w:t>.</w:t>
      </w:r>
    </w:p>
    <w:p w14:paraId="2E160386" w14:textId="77777777" w:rsidR="002D7C8C" w:rsidRPr="0077092E" w:rsidRDefault="002D7C8C" w:rsidP="002D7C8C"/>
    <w:p w14:paraId="51200779" w14:textId="77777777" w:rsidR="00D20A54" w:rsidRDefault="00D20A54">
      <w:pPr>
        <w:spacing w:after="160" w:line="259" w:lineRule="auto"/>
        <w:rPr>
          <w:lang w:val="en-GB"/>
        </w:rPr>
      </w:pPr>
    </w:p>
    <w:p w14:paraId="54CB85E5" w14:textId="77777777" w:rsidR="00C2495A" w:rsidRDefault="00C2495A" w:rsidP="00C2495A">
      <w:pPr>
        <w:pStyle w:val="Titre2"/>
      </w:pPr>
      <w:bookmarkStart w:id="10" w:name="_Toc499823523"/>
      <w:bookmarkStart w:id="11" w:name="_Toc501009914"/>
      <w:r>
        <w:t>G</w:t>
      </w:r>
      <w:r w:rsidRPr="00C2495A">
        <w:t>lossary</w:t>
      </w:r>
      <w:bookmarkEnd w:id="10"/>
      <w:bookmarkEnd w:id="11"/>
    </w:p>
    <w:p w14:paraId="1EDC9356" w14:textId="77777777" w:rsidR="00C2495A" w:rsidRDefault="00C2495A" w:rsidP="00C2495A"/>
    <w:p w14:paraId="7C327ABB" w14:textId="5AE6FA14" w:rsidR="00722406" w:rsidRDefault="00722406" w:rsidP="002F3448">
      <w:r>
        <w:rPr>
          <w:b/>
        </w:rPr>
        <w:t xml:space="preserve">SOA: </w:t>
      </w:r>
      <w:r>
        <w:t xml:space="preserve">Service Oriented Architecture, </w:t>
      </w:r>
      <w:r w:rsidRPr="00722406">
        <w:t>is a style of software design where services are provided to the other components by application components, through a communication protocol over a network.</w:t>
      </w:r>
    </w:p>
    <w:p w14:paraId="43236573" w14:textId="7236DE2C" w:rsidR="00722406" w:rsidRPr="00722406" w:rsidRDefault="00722406" w:rsidP="002F3448">
      <w:r w:rsidRPr="00722406">
        <w:rPr>
          <w:b/>
        </w:rPr>
        <w:t>Micro Services Architecture</w:t>
      </w:r>
      <w:r>
        <w:t xml:space="preserve">: </w:t>
      </w:r>
      <w:r w:rsidRPr="00722406">
        <w:t xml:space="preserve">Microservices is a variant of the </w:t>
      </w:r>
      <w:r w:rsidR="008E6CE1">
        <w:t>Service-Oriented A</w:t>
      </w:r>
      <w:r w:rsidRPr="00722406">
        <w:t xml:space="preserve">rchitecture (SOA) architectural style that structures an application as a collection of loosely coupled services. In a microservices architecture, services should be </w:t>
      </w:r>
      <w:proofErr w:type="gramStart"/>
      <w:r w:rsidRPr="00722406">
        <w:t>fine-grained</w:t>
      </w:r>
      <w:proofErr w:type="gramEnd"/>
      <w:r w:rsidRPr="00722406">
        <w:t xml:space="preserve"> and the protocols should be lightweight</w:t>
      </w:r>
      <w:r>
        <w:t>, it n</w:t>
      </w:r>
      <w:r w:rsidRPr="00722406">
        <w:t>aturally enforces a modular structure.</w:t>
      </w:r>
    </w:p>
    <w:p w14:paraId="0F0D085C" w14:textId="3637227A" w:rsidR="002F3448" w:rsidRDefault="002F3448" w:rsidP="002F3448">
      <w:r w:rsidRPr="00144DA2">
        <w:rPr>
          <w:b/>
        </w:rPr>
        <w:t>FIWARE</w:t>
      </w:r>
      <w:r>
        <w:t xml:space="preserve">: </w:t>
      </w:r>
      <w:r w:rsidRPr="00144DA2">
        <w:t>is an independent open community whose mem</w:t>
      </w:r>
      <w:r>
        <w:t>bers are committed to materializ</w:t>
      </w:r>
      <w:r w:rsidRPr="00144DA2">
        <w:t>e the FIWARE mission, that is: “to build an open sustainable ecosystem around public, royalty-free and implementation-driven software platform standards that will ease the development of new Smart Applications in multiple sectors”.</w:t>
      </w:r>
    </w:p>
    <w:p w14:paraId="540DB486" w14:textId="11171C03" w:rsidR="000B0375" w:rsidRPr="000B0375" w:rsidRDefault="00293E95" w:rsidP="000B0375">
      <w:proofErr w:type="spellStart"/>
      <w:r w:rsidRPr="00293E95">
        <w:rPr>
          <w:b/>
        </w:rPr>
        <w:t>Fiware</w:t>
      </w:r>
      <w:proofErr w:type="spellEnd"/>
      <w:r w:rsidR="002F3448">
        <w:rPr>
          <w:b/>
        </w:rPr>
        <w:t xml:space="preserve"> platform</w:t>
      </w:r>
      <w:r>
        <w:t xml:space="preserve">: </w:t>
      </w:r>
      <w:r w:rsidR="002F3448">
        <w:t xml:space="preserve">is a </w:t>
      </w:r>
      <w:r>
        <w:t>platform providing</w:t>
      </w:r>
      <w:r w:rsidRPr="00C2495A">
        <w:t xml:space="preserve"> a simple </w:t>
      </w:r>
      <w:r>
        <w:t>but powerful set of APIs</w:t>
      </w:r>
      <w:r w:rsidRPr="00C2495A">
        <w:t xml:space="preserve"> that ease the development of Smart</w:t>
      </w:r>
      <w:r>
        <w:t xml:space="preserve"> </w:t>
      </w:r>
      <w:r w:rsidRPr="00C2495A">
        <w:t>Applications in multiple vertical sectors</w:t>
      </w:r>
      <w:r w:rsidR="002E6579">
        <w:t xml:space="preserve">: </w:t>
      </w:r>
      <w:hyperlink r:id="rId14" w:history="1">
        <w:r w:rsidR="002E6579" w:rsidRPr="002E6579">
          <w:rPr>
            <w:rStyle w:val="Lienhypertexte"/>
          </w:rPr>
          <w:t>https://www.fiware.org/</w:t>
        </w:r>
      </w:hyperlink>
      <w:r w:rsidR="000B0375">
        <w:rPr>
          <w:rStyle w:val="Lienhypertexte"/>
        </w:rPr>
        <w:t>,</w:t>
      </w:r>
      <w:r w:rsidR="000B0375">
        <w:rPr>
          <w:rStyle w:val="Lienhypertexte"/>
          <w:color w:val="auto"/>
          <w:u w:val="none"/>
        </w:rPr>
        <w:t xml:space="preserve"> it is based mainly on a Micro Services Architecture, where components expose RESTful APIs.</w:t>
      </w:r>
    </w:p>
    <w:p w14:paraId="4DAF56D1" w14:textId="77777777" w:rsidR="00C2495A" w:rsidRDefault="00C2495A" w:rsidP="00C2495A">
      <w:r w:rsidRPr="00293E95">
        <w:rPr>
          <w:b/>
        </w:rPr>
        <w:t>IOT</w:t>
      </w:r>
      <w:r>
        <w:t xml:space="preserve">: Internet </w:t>
      </w:r>
      <w:proofErr w:type="gramStart"/>
      <w:r>
        <w:t>Of</w:t>
      </w:r>
      <w:proofErr w:type="gramEnd"/>
      <w:r>
        <w:t xml:space="preserve"> Things</w:t>
      </w:r>
    </w:p>
    <w:p w14:paraId="5AA26CFD" w14:textId="77777777" w:rsidR="00C2495A" w:rsidRDefault="00C2495A" w:rsidP="00C2495A">
      <w:r w:rsidRPr="00293E95">
        <w:rPr>
          <w:b/>
        </w:rPr>
        <w:t>OMA</w:t>
      </w:r>
      <w:r>
        <w:t xml:space="preserve">: </w:t>
      </w:r>
      <w:hyperlink r:id="rId15" w:history="1">
        <w:r w:rsidRPr="000F1B81">
          <w:rPr>
            <w:rStyle w:val="Lienhypertexte"/>
          </w:rPr>
          <w:t>Open Mobile Alliance</w:t>
        </w:r>
      </w:hyperlink>
      <w:r w:rsidR="002E6579">
        <w:t xml:space="preserve"> : </w:t>
      </w:r>
      <w:r w:rsidR="000F1B81" w:rsidRPr="000F1B81">
        <w:t>OMA is a non-profit organization that delivers open specifications for creating interoperable services that work across all geographical boundaries, on any bearer network.</w:t>
      </w:r>
    </w:p>
    <w:p w14:paraId="243C0752" w14:textId="63A12FE8" w:rsidR="00CF6314" w:rsidRDefault="00CF6314" w:rsidP="00210DB4">
      <w:r w:rsidRPr="00CF6314">
        <w:rPr>
          <w:b/>
          <w:shd w:val="clear" w:color="auto" w:fill="FCFCFC"/>
        </w:rPr>
        <w:t>TM Forum</w:t>
      </w:r>
      <w:r>
        <w:rPr>
          <w:shd w:val="clear" w:color="auto" w:fill="FCFCFC"/>
        </w:rPr>
        <w:t xml:space="preserve">: </w:t>
      </w:r>
      <w:hyperlink r:id="rId16" w:history="1">
        <w:r w:rsidR="00B8065D" w:rsidRPr="009161DF">
          <w:rPr>
            <w:rStyle w:val="Lienhypertexte"/>
            <w:shd w:val="clear" w:color="auto" w:fill="FCFCFC"/>
          </w:rPr>
          <w:t>TM Forum</w:t>
        </w:r>
      </w:hyperlink>
      <w:r w:rsidR="00B8065D">
        <w:rPr>
          <w:shd w:val="clear" w:color="auto" w:fill="FCFCFC"/>
        </w:rPr>
        <w:t xml:space="preserve"> </w:t>
      </w:r>
      <w:r w:rsidRPr="00CF6314">
        <w:rPr>
          <w:shd w:val="clear" w:color="auto" w:fill="FCFCFC"/>
        </w:rPr>
        <w:t>is the global industry association that drives digital transformation of the communications industry through collaboration.</w:t>
      </w:r>
    </w:p>
    <w:p w14:paraId="2DF18D5D" w14:textId="77777777" w:rsidR="009118F2" w:rsidRDefault="009118F2" w:rsidP="00C2495A">
      <w:r w:rsidRPr="00293E95">
        <w:rPr>
          <w:b/>
        </w:rPr>
        <w:t>GE</w:t>
      </w:r>
      <w:r w:rsidR="000F1B81">
        <w:t>: Generic</w:t>
      </w:r>
      <w:r>
        <w:t xml:space="preserve"> Enabler</w:t>
      </w:r>
      <w:r w:rsidR="00604526">
        <w:t xml:space="preserve">, </w:t>
      </w:r>
      <w:proofErr w:type="spellStart"/>
      <w:r w:rsidR="00604526">
        <w:t>Fiware</w:t>
      </w:r>
      <w:proofErr w:type="spellEnd"/>
      <w:r w:rsidR="00604526">
        <w:t xml:space="preserve"> </w:t>
      </w:r>
      <w:r w:rsidR="000F1B81">
        <w:t xml:space="preserve">used </w:t>
      </w:r>
      <w:r w:rsidR="00604526">
        <w:t>terminology to design an essential module of the platform</w:t>
      </w:r>
    </w:p>
    <w:p w14:paraId="26C8E195" w14:textId="0C099F7E" w:rsidR="00C2495A" w:rsidRDefault="00C2495A" w:rsidP="00C2495A">
      <w:r w:rsidRPr="00293E95">
        <w:rPr>
          <w:b/>
        </w:rPr>
        <w:t>API</w:t>
      </w:r>
      <w:r>
        <w:t>:</w:t>
      </w:r>
      <w:r w:rsidRPr="00C2495A">
        <w:t xml:space="preserve"> App</w:t>
      </w:r>
      <w:r w:rsidR="00C87333">
        <w:t>lication Programming Interface</w:t>
      </w:r>
    </w:p>
    <w:p w14:paraId="68384C7C" w14:textId="61777827" w:rsidR="00EA7075" w:rsidRDefault="00EA7075" w:rsidP="00C2495A">
      <w:r w:rsidRPr="008673C6">
        <w:rPr>
          <w:b/>
        </w:rPr>
        <w:t>RESTful API</w:t>
      </w:r>
      <w:r>
        <w:t xml:space="preserve">: </w:t>
      </w:r>
      <w:r w:rsidR="008673C6" w:rsidRPr="008673C6">
        <w:t>also referre</w:t>
      </w:r>
      <w:r w:rsidR="008673C6">
        <w:t>d to as a RESTful web service, it</w:t>
      </w:r>
      <w:r w:rsidR="008673C6" w:rsidRPr="008673C6">
        <w:t xml:space="preserve"> is based on representational state transfer (</w:t>
      </w:r>
      <w:hyperlink r:id="rId17" w:history="1">
        <w:r w:rsidR="008673C6" w:rsidRPr="008673C6">
          <w:rPr>
            <w:rStyle w:val="Lienhypertexte"/>
          </w:rPr>
          <w:t>REST</w:t>
        </w:r>
      </w:hyperlink>
      <w:r w:rsidR="008673C6" w:rsidRPr="008673C6">
        <w:t>) technology, an architectural style and approach to communications often used in web services development</w:t>
      </w:r>
      <w:r w:rsidR="008673C6">
        <w:t xml:space="preserve"> as an alternative to </w:t>
      </w:r>
      <w:hyperlink r:id="rId18" w:history="1">
        <w:r w:rsidR="008673C6" w:rsidRPr="008673C6">
          <w:rPr>
            <w:rStyle w:val="Lienhypertexte"/>
          </w:rPr>
          <w:t>SOAP</w:t>
        </w:r>
      </w:hyperlink>
      <w:r w:rsidR="008673C6" w:rsidRPr="008673C6">
        <w:t>.</w:t>
      </w:r>
    </w:p>
    <w:p w14:paraId="0382DED5" w14:textId="77777777" w:rsidR="00D914E7" w:rsidRDefault="00293E95" w:rsidP="00D914E7">
      <w:r w:rsidRPr="00697A16">
        <w:rPr>
          <w:b/>
        </w:rPr>
        <w:t>Context Broker</w:t>
      </w:r>
      <w:r>
        <w:t xml:space="preserve">: </w:t>
      </w:r>
      <w:r w:rsidR="00D914E7">
        <w:t>According to Gartner:</w:t>
      </w:r>
    </w:p>
    <w:p w14:paraId="4EAB52B7" w14:textId="77777777" w:rsidR="00293E95" w:rsidRDefault="00D914E7" w:rsidP="00D914E7">
      <w:r>
        <w:t>“A context broker is a service that is designed to gather reachable context data of a variety of types, sources and velocity. It then applies conditioning, integration, rules and analytics to derive the reduced prepared context data, actionable at a point of business decision by a system or a human.”</w:t>
      </w:r>
    </w:p>
    <w:p w14:paraId="1D911F4F" w14:textId="6C0E09DA" w:rsidR="002F3448" w:rsidRDefault="002F3448" w:rsidP="00D914E7">
      <w:r>
        <w:t>F</w:t>
      </w:r>
      <w:r w:rsidRPr="002F3448">
        <w:t>unctionally speaking, context enables the data to be empowered by the interaction with other pieces of data.</w:t>
      </w:r>
      <w:r w:rsidR="00210DB4">
        <w:t xml:space="preserve"> In a nutshell it can be consider as a data exchange bus, providing </w:t>
      </w:r>
      <w:r w:rsidR="00C86A32">
        <w:t xml:space="preserve">access to </w:t>
      </w:r>
      <w:r w:rsidR="00210DB4">
        <w:t>context information</w:t>
      </w:r>
      <w:r w:rsidR="00C86A32">
        <w:t xml:space="preserve"> through publish/subscribe paradigm (this is kind of “MQTT” for context da</w:t>
      </w:r>
      <w:r w:rsidR="008163B9">
        <w:t>ta, through RESTful API</w:t>
      </w:r>
      <w:r w:rsidR="00C86A32">
        <w:t>)</w:t>
      </w:r>
      <w:r w:rsidR="00210DB4">
        <w:t>.</w:t>
      </w:r>
    </w:p>
    <w:p w14:paraId="636AD198" w14:textId="75BF2045" w:rsidR="00C2495A" w:rsidRDefault="00C2495A" w:rsidP="00C2495A">
      <w:r w:rsidRPr="00293E95">
        <w:rPr>
          <w:b/>
        </w:rPr>
        <w:t>NGSI</w:t>
      </w:r>
      <w:r>
        <w:t xml:space="preserve">: New Generation Services Interface, </w:t>
      </w:r>
      <w:hyperlink r:id="rId19" w:history="1">
        <w:r w:rsidRPr="004F78E6">
          <w:rPr>
            <w:rStyle w:val="Lienhypertexte"/>
          </w:rPr>
          <w:t xml:space="preserve">OMA </w:t>
        </w:r>
        <w:r w:rsidR="002F3448" w:rsidRPr="004F78E6">
          <w:rPr>
            <w:rStyle w:val="Lienhypertexte"/>
          </w:rPr>
          <w:t>referenced</w:t>
        </w:r>
        <w:r w:rsidRPr="004F78E6">
          <w:rPr>
            <w:rStyle w:val="Lienhypertexte"/>
          </w:rPr>
          <w:t xml:space="preserve"> API specifications</w:t>
        </w:r>
      </w:hyperlink>
      <w:r w:rsidR="00293E95">
        <w:t xml:space="preserve"> </w:t>
      </w:r>
      <w:r w:rsidR="002F3448">
        <w:t xml:space="preserve">defined </w:t>
      </w:r>
      <w:r w:rsidR="004F78E6">
        <w:t>(</w:t>
      </w:r>
      <w:hyperlink r:id="rId20" w:history="1">
        <w:r w:rsidR="004F78E6" w:rsidRPr="004F78E6">
          <w:rPr>
            <w:rStyle w:val="Lienhypertexte"/>
          </w:rPr>
          <w:t>NGSI V9 and V10</w:t>
        </w:r>
      </w:hyperlink>
      <w:r w:rsidR="004F78E6">
        <w:t xml:space="preserve">) </w:t>
      </w:r>
      <w:r w:rsidR="002F3448">
        <w:t xml:space="preserve">and </w:t>
      </w:r>
      <w:r w:rsidR="00293E95">
        <w:t>used</w:t>
      </w:r>
      <w:r w:rsidR="004F78E6">
        <w:t xml:space="preserve"> with amendments</w:t>
      </w:r>
      <w:r w:rsidR="009161DF">
        <w:t xml:space="preserve"> by </w:t>
      </w:r>
      <w:proofErr w:type="spellStart"/>
      <w:r w:rsidR="009161DF">
        <w:t>Fiware</w:t>
      </w:r>
      <w:proofErr w:type="spellEnd"/>
      <w:r w:rsidR="009161DF">
        <w:t xml:space="preserve">, for use through </w:t>
      </w:r>
      <w:r w:rsidR="00293E95">
        <w:t>Context Bro</w:t>
      </w:r>
      <w:r w:rsidR="009161DF">
        <w:t>ker,</w:t>
      </w:r>
      <w:r w:rsidR="004F78E6">
        <w:t xml:space="preserve"> as the dorsal for the platform</w:t>
      </w:r>
      <w:r w:rsidR="009161DF">
        <w:t xml:space="preserve">: NGSI V1 and now </w:t>
      </w:r>
      <w:hyperlink r:id="rId21" w:history="1">
        <w:r w:rsidR="009161DF" w:rsidRPr="009161DF">
          <w:rPr>
            <w:rStyle w:val="Lienhypertexte"/>
          </w:rPr>
          <w:t>NGSI V2</w:t>
        </w:r>
      </w:hyperlink>
      <w:r w:rsidR="00C86A32">
        <w:t xml:space="preserve"> which now the reference </w:t>
      </w:r>
      <w:proofErr w:type="spellStart"/>
      <w:r w:rsidR="00C86A32">
        <w:t>api</w:t>
      </w:r>
      <w:proofErr w:type="spellEnd"/>
      <w:r w:rsidR="00C86A32">
        <w:t xml:space="preserve"> version</w:t>
      </w:r>
      <w:r w:rsidR="00EC2338">
        <w:t>.</w:t>
      </w:r>
    </w:p>
    <w:p w14:paraId="13F7A164" w14:textId="7B561AD5" w:rsidR="00697A16" w:rsidRDefault="00697A16" w:rsidP="00C2495A">
      <w:r w:rsidRPr="00697A16">
        <w:rPr>
          <w:b/>
        </w:rPr>
        <w:t>Docker</w:t>
      </w:r>
      <w:r>
        <w:t xml:space="preserve">: </w:t>
      </w:r>
      <w:r w:rsidRPr="00697A16">
        <w:t xml:space="preserve">is a </w:t>
      </w:r>
      <w:r w:rsidR="000B52C2">
        <w:t xml:space="preserve">virtualization </w:t>
      </w:r>
      <w:r w:rsidRPr="00697A16">
        <w:t>software technology providing containers</w:t>
      </w:r>
      <w:r>
        <w:t xml:space="preserve"> to run software applications in isolation</w:t>
      </w:r>
      <w:r w:rsidR="000B52C2">
        <w:t xml:space="preserve">: </w:t>
      </w:r>
      <w:hyperlink r:id="rId22" w:history="1">
        <w:r w:rsidR="00F5504D" w:rsidRPr="00F5504D">
          <w:rPr>
            <w:rStyle w:val="Lienhypertexte"/>
          </w:rPr>
          <w:t>Docker site</w:t>
        </w:r>
      </w:hyperlink>
      <w:r w:rsidR="00F5504D">
        <w:t xml:space="preserve">, </w:t>
      </w:r>
      <w:hyperlink r:id="rId23" w:history="1">
        <w:r w:rsidR="00F5504D" w:rsidRPr="00F5504D">
          <w:rPr>
            <w:rStyle w:val="Lienhypertexte"/>
          </w:rPr>
          <w:t>Docker Documentation</w:t>
        </w:r>
      </w:hyperlink>
    </w:p>
    <w:p w14:paraId="1DF745C2" w14:textId="227715FF" w:rsidR="00697A16" w:rsidRDefault="00697A16" w:rsidP="00C2495A">
      <w:r w:rsidRPr="00697A16">
        <w:rPr>
          <w:b/>
        </w:rPr>
        <w:t>Swarm</w:t>
      </w:r>
      <w:r>
        <w:t>:</w:t>
      </w:r>
      <w:r w:rsidR="000B52C2">
        <w:t xml:space="preserve"> </w:t>
      </w:r>
      <w:hyperlink r:id="rId24" w:history="1">
        <w:r w:rsidR="000B52C2" w:rsidRPr="00F53BA0">
          <w:rPr>
            <w:rStyle w:val="Lienhypertexte"/>
          </w:rPr>
          <w:t>Docker Swarm</w:t>
        </w:r>
      </w:hyperlink>
      <w:r w:rsidR="000B52C2" w:rsidRPr="000B52C2">
        <w:t xml:space="preserve"> provides native clustering functionality for Docker containers, which turns a group of Docker engines into a single virtual Docker engine</w:t>
      </w:r>
      <w:r w:rsidR="000B52C2">
        <w:t>.</w:t>
      </w:r>
    </w:p>
    <w:p w14:paraId="323BE172" w14:textId="77777777" w:rsidR="00697A16" w:rsidRDefault="00697A16" w:rsidP="00C2495A">
      <w:r w:rsidRPr="00697A16">
        <w:rPr>
          <w:b/>
        </w:rPr>
        <w:t>VRF</w:t>
      </w:r>
      <w:r>
        <w:t>: Virtual Routing and Forwarding</w:t>
      </w:r>
      <w:r w:rsidR="000B52C2">
        <w:t xml:space="preserve"> network component.</w:t>
      </w:r>
    </w:p>
    <w:p w14:paraId="3E448E35" w14:textId="77777777" w:rsidR="00C87333" w:rsidRDefault="00C87333" w:rsidP="00C2495A">
      <w:r w:rsidRPr="00C87333">
        <w:rPr>
          <w:b/>
        </w:rPr>
        <w:t>GDPR</w:t>
      </w:r>
      <w:r>
        <w:t>: General Data Protection Regulation</w:t>
      </w:r>
    </w:p>
    <w:p w14:paraId="67105F25" w14:textId="5F49259C" w:rsidR="00C87333" w:rsidRDefault="00C87333" w:rsidP="00C2495A">
      <w:r w:rsidRPr="00C87333">
        <w:rPr>
          <w:b/>
        </w:rPr>
        <w:t>RIA</w:t>
      </w:r>
      <w:r>
        <w:t>: Rich Internet Application</w:t>
      </w:r>
    </w:p>
    <w:p w14:paraId="1434ADB0" w14:textId="7C41F882" w:rsidR="00EA7075" w:rsidRDefault="00EA7075" w:rsidP="00C2495A">
      <w:r w:rsidRPr="00EA7075">
        <w:rPr>
          <w:b/>
        </w:rPr>
        <w:t>UI</w:t>
      </w:r>
      <w:r>
        <w:t>: User Interface</w:t>
      </w:r>
    </w:p>
    <w:p w14:paraId="09E7807A" w14:textId="2F5300AD" w:rsidR="00E75A9E" w:rsidRDefault="008D2470" w:rsidP="00C2495A">
      <w:r>
        <w:rPr>
          <w:b/>
        </w:rPr>
        <w:t>O</w:t>
      </w:r>
      <w:r w:rsidRPr="008D2470">
        <w:rPr>
          <w:b/>
        </w:rPr>
        <w:t>ntology</w:t>
      </w:r>
      <w:r w:rsidRPr="008D2470">
        <w:t>: formal specification of a conceptualization, used to explicitly capture the semantics of a certain reality</w:t>
      </w:r>
    </w:p>
    <w:p w14:paraId="2052DB73" w14:textId="63642295" w:rsidR="00744B10" w:rsidRDefault="00744B10" w:rsidP="00C2495A">
      <w:r w:rsidRPr="00744B10">
        <w:rPr>
          <w:b/>
        </w:rPr>
        <w:t>SPOF</w:t>
      </w:r>
      <w:r>
        <w:t xml:space="preserve">: Single Point </w:t>
      </w:r>
      <w:proofErr w:type="gramStart"/>
      <w:r>
        <w:t>Of</w:t>
      </w:r>
      <w:proofErr w:type="gramEnd"/>
      <w:r>
        <w:t xml:space="preserve"> Failure</w:t>
      </w:r>
    </w:p>
    <w:p w14:paraId="7A1EEAC0" w14:textId="77777777" w:rsidR="002D7C8C" w:rsidRPr="00131C91" w:rsidRDefault="00F772CF" w:rsidP="00E90DD4">
      <w:pPr>
        <w:pStyle w:val="Titre1"/>
        <w:rPr>
          <w:lang w:val="en-GB"/>
        </w:rPr>
      </w:pPr>
      <w:r w:rsidRPr="00CE0217">
        <w:rPr>
          <w:lang w:val="en-GB"/>
        </w:rPr>
        <w:br w:type="page"/>
      </w:r>
      <w:bookmarkStart w:id="12" w:name="_Toc499823524"/>
      <w:bookmarkStart w:id="13" w:name="_Toc501009915"/>
      <w:r w:rsidR="002D7C8C">
        <w:lastRenderedPageBreak/>
        <w:t>Section 2 OVERALL TECHNICAL ARCHITECTURE</w:t>
      </w:r>
      <w:bookmarkEnd w:id="12"/>
      <w:bookmarkEnd w:id="13"/>
    </w:p>
    <w:p w14:paraId="0F20BF90" w14:textId="77777777" w:rsidR="002D7C8C" w:rsidRDefault="002D7C8C" w:rsidP="00416418">
      <w:pPr>
        <w:pStyle w:val="Titre2"/>
        <w:numPr>
          <w:ilvl w:val="0"/>
          <w:numId w:val="0"/>
        </w:numPr>
        <w:ind w:left="576" w:hanging="576"/>
      </w:pPr>
      <w:bookmarkStart w:id="14" w:name="_Toc499823525"/>
      <w:bookmarkStart w:id="15" w:name="_Toc501009916"/>
      <w:r>
        <w:t>2.1 System Architecture Context Diagram</w:t>
      </w:r>
      <w:bookmarkEnd w:id="14"/>
      <w:bookmarkEnd w:id="15"/>
    </w:p>
    <w:p w14:paraId="7661BBDE" w14:textId="3C06A4C9" w:rsidR="002D7C8C" w:rsidRDefault="002D7C8C" w:rsidP="002D7C8C">
      <w:r w:rsidRPr="0077092E">
        <w:t xml:space="preserve">The </w:t>
      </w:r>
      <w:r w:rsidR="00D12B44">
        <w:rPr>
          <w:b/>
          <w:bCs/>
        </w:rPr>
        <w:t xml:space="preserve">Smart city </w:t>
      </w:r>
      <w:proofErr w:type="spellStart"/>
      <w:r w:rsidR="00D12B44">
        <w:rPr>
          <w:b/>
          <w:bCs/>
        </w:rPr>
        <w:t>plarform</w:t>
      </w:r>
      <w:proofErr w:type="spellEnd"/>
      <w:r w:rsidRPr="0077092E">
        <w:rPr>
          <w:b/>
          <w:bCs/>
        </w:rPr>
        <w:t xml:space="preserve"> Architecture Context Diagram</w:t>
      </w:r>
      <w:r w:rsidRPr="0077092E">
        <w:t xml:space="preserve"> provides the “big picture” view of the </w:t>
      </w:r>
      <w:r w:rsidR="00D12B44">
        <w:t xml:space="preserve">global </w:t>
      </w:r>
      <w:r w:rsidRPr="0077092E">
        <w:t>system’s architecture, and puts it in context with the rest of the Performing Organization’s systems portfolio, illustrating how the system’s hardware and software platforms fit into the existing environment.</w:t>
      </w:r>
    </w:p>
    <w:p w14:paraId="65EC7A33" w14:textId="1ADDCAD3" w:rsidR="006E1904" w:rsidRDefault="006E1904" w:rsidP="002D7C8C"/>
    <w:p w14:paraId="670FA087" w14:textId="77777777" w:rsidR="006E1904" w:rsidRDefault="006E1904" w:rsidP="006E1904">
      <w:r>
        <w:t>The MNCA IOT Smart City Platform will be deployed upon the 3 data centers owned and managed by the MNCA DSI</w:t>
      </w:r>
    </w:p>
    <w:p w14:paraId="5D8E3A46" w14:textId="77777777" w:rsidR="006E1904" w:rsidRDefault="006E1904" w:rsidP="0047663D">
      <w:pPr>
        <w:pStyle w:val="Paragraphedeliste"/>
        <w:numPr>
          <w:ilvl w:val="0"/>
          <w:numId w:val="6"/>
        </w:numPr>
      </w:pPr>
      <w:r>
        <w:t xml:space="preserve">The main data center is Phoenix, </w:t>
      </w:r>
    </w:p>
    <w:p w14:paraId="345E8A77" w14:textId="77777777" w:rsidR="006E1904" w:rsidRDefault="006E1904" w:rsidP="0047663D">
      <w:pPr>
        <w:pStyle w:val="Paragraphedeliste"/>
        <w:numPr>
          <w:ilvl w:val="0"/>
          <w:numId w:val="6"/>
        </w:numPr>
      </w:pPr>
      <w:r>
        <w:t xml:space="preserve">The secondary is </w:t>
      </w:r>
      <w:proofErr w:type="spellStart"/>
      <w:r>
        <w:t>Bosio</w:t>
      </w:r>
      <w:proofErr w:type="spellEnd"/>
      <w:r>
        <w:t xml:space="preserve"> (currently underworks for revamping for 6 months),</w:t>
      </w:r>
    </w:p>
    <w:p w14:paraId="29F2B473" w14:textId="77777777" w:rsidR="006E1904" w:rsidRDefault="006E1904" w:rsidP="0047663D">
      <w:pPr>
        <w:pStyle w:val="Paragraphedeliste"/>
        <w:numPr>
          <w:ilvl w:val="0"/>
          <w:numId w:val="6"/>
        </w:numPr>
      </w:pPr>
      <w:r>
        <w:t xml:space="preserve">The third one (the smallest) is </w:t>
      </w:r>
      <w:proofErr w:type="spellStart"/>
      <w:r>
        <w:t>Biscarra</w:t>
      </w:r>
      <w:proofErr w:type="spellEnd"/>
      <w:r>
        <w:t xml:space="preserve">, (the configuration has to be reconsidered but after </w:t>
      </w:r>
      <w:proofErr w:type="spellStart"/>
      <w:proofErr w:type="gramStart"/>
      <w:r>
        <w:t>Bosio</w:t>
      </w:r>
      <w:proofErr w:type="spellEnd"/>
      <w:r>
        <w:t xml:space="preserve"> .</w:t>
      </w:r>
      <w:proofErr w:type="gramEnd"/>
    </w:p>
    <w:p w14:paraId="5F01629D" w14:textId="77777777" w:rsidR="006E1904" w:rsidRDefault="006E1904" w:rsidP="006E1904"/>
    <w:p w14:paraId="5330FBC6" w14:textId="77777777" w:rsidR="006E1904" w:rsidRDefault="006E1904" w:rsidP="0047663D">
      <w:pPr>
        <w:pStyle w:val="Paragraphedeliste"/>
        <w:numPr>
          <w:ilvl w:val="0"/>
          <w:numId w:val="6"/>
        </w:numPr>
      </w:pPr>
      <w:r>
        <w:t>The hardware infrastructure is based on bare metal servers (Cisco and a few remaining HP)</w:t>
      </w:r>
    </w:p>
    <w:p w14:paraId="1937B37F" w14:textId="77777777" w:rsidR="006E1904" w:rsidRDefault="006E1904" w:rsidP="0047663D">
      <w:pPr>
        <w:pStyle w:val="Paragraphedeliste"/>
        <w:numPr>
          <w:ilvl w:val="0"/>
          <w:numId w:val="6"/>
        </w:numPr>
      </w:pPr>
      <w:r>
        <w:t>The servers are blades in enclosures, 3 enclosures per cabinet</w:t>
      </w:r>
    </w:p>
    <w:p w14:paraId="08EDDD71" w14:textId="15146C43" w:rsidR="006E1904" w:rsidRDefault="006E1904" w:rsidP="0047663D">
      <w:pPr>
        <w:pStyle w:val="Paragraphedeliste"/>
        <w:numPr>
          <w:ilvl w:val="0"/>
          <w:numId w:val="6"/>
        </w:numPr>
      </w:pPr>
      <w:r>
        <w:t xml:space="preserve">The machines are managed with </w:t>
      </w:r>
      <w:r w:rsidR="006D638B">
        <w:t xml:space="preserve">vSphere and </w:t>
      </w:r>
      <w:r>
        <w:t xml:space="preserve">VMWare ESX as virtualization layer, </w:t>
      </w:r>
      <w:proofErr w:type="spellStart"/>
      <w:r>
        <w:t>vCenter</w:t>
      </w:r>
      <w:proofErr w:type="spellEnd"/>
      <w:r>
        <w:t>,</w:t>
      </w:r>
      <w:r w:rsidRPr="002D2930">
        <w:t xml:space="preserve"> </w:t>
      </w:r>
      <w:proofErr w:type="spellStart"/>
      <w:r w:rsidRPr="002D2930">
        <w:t>vMotion</w:t>
      </w:r>
      <w:proofErr w:type="spellEnd"/>
      <w:r w:rsidR="0080007B">
        <w:t>.</w:t>
      </w:r>
    </w:p>
    <w:p w14:paraId="2854E469" w14:textId="6A226B72" w:rsidR="006E1904" w:rsidRDefault="006E1904" w:rsidP="0047663D">
      <w:pPr>
        <w:pStyle w:val="Paragraphedeliste"/>
        <w:numPr>
          <w:ilvl w:val="0"/>
          <w:numId w:val="6"/>
        </w:numPr>
      </w:pPr>
      <w:r>
        <w:t>There is a redundant SAN (EMC), dispatched in main and secondary DC.</w:t>
      </w:r>
      <w:r w:rsidR="006D638B">
        <w:t xml:space="preserve"> (</w:t>
      </w:r>
      <w:proofErr w:type="gramStart"/>
      <w:r w:rsidR="006D638B">
        <w:t>capacity ?</w:t>
      </w:r>
      <w:proofErr w:type="gramEnd"/>
      <w:r w:rsidR="006D638B">
        <w:t>)</w:t>
      </w:r>
    </w:p>
    <w:p w14:paraId="5BCB5800" w14:textId="77777777" w:rsidR="006E1904" w:rsidRDefault="006E1904" w:rsidP="0047663D">
      <w:pPr>
        <w:pStyle w:val="Paragraphedeliste"/>
        <w:numPr>
          <w:ilvl w:val="0"/>
          <w:numId w:val="6"/>
        </w:numPr>
      </w:pPr>
      <w:r>
        <w:t>It exists also a redundant NAS system for low I/O file storage.</w:t>
      </w:r>
    </w:p>
    <w:p w14:paraId="22FBD942" w14:textId="77777777" w:rsidR="006E1904" w:rsidRDefault="006E1904" w:rsidP="006E1904"/>
    <w:p w14:paraId="32CA89FA" w14:textId="77777777" w:rsidR="006E1904" w:rsidRDefault="006E1904" w:rsidP="006E1904">
      <w:r>
        <w:t>MNCA Network is managed with a cluster of firewall/routers, managing the separation in 4 different virtual networks</w:t>
      </w:r>
    </w:p>
    <w:p w14:paraId="1F1BFCDC" w14:textId="77777777" w:rsidR="006E1904" w:rsidRPr="00CE0217" w:rsidRDefault="006E1904" w:rsidP="0047663D">
      <w:pPr>
        <w:pStyle w:val="Paragraphedeliste"/>
        <w:numPr>
          <w:ilvl w:val="0"/>
          <w:numId w:val="5"/>
        </w:numPr>
        <w:rPr>
          <w:lang w:val="en-GB"/>
        </w:rPr>
      </w:pPr>
      <w:r w:rsidRPr="00CE0217">
        <w:rPr>
          <w:lang w:val="en-GB"/>
        </w:rPr>
        <w:t>Public DMZ for applications</w:t>
      </w:r>
    </w:p>
    <w:p w14:paraId="0FC050E0" w14:textId="77777777" w:rsidR="006E1904" w:rsidRPr="00CE0217" w:rsidRDefault="006E1904" w:rsidP="0047663D">
      <w:pPr>
        <w:pStyle w:val="Paragraphedeliste"/>
        <w:numPr>
          <w:ilvl w:val="0"/>
          <w:numId w:val="5"/>
        </w:numPr>
        <w:rPr>
          <w:lang w:val="en-GB"/>
        </w:rPr>
      </w:pPr>
      <w:r w:rsidRPr="00CE0217">
        <w:rPr>
          <w:lang w:val="en-GB"/>
        </w:rPr>
        <w:t>Private DMZ</w:t>
      </w:r>
    </w:p>
    <w:p w14:paraId="5FEB69C1" w14:textId="77777777" w:rsidR="006E1904" w:rsidRPr="00CE0217" w:rsidRDefault="006E1904" w:rsidP="0047663D">
      <w:pPr>
        <w:pStyle w:val="Paragraphedeliste"/>
        <w:numPr>
          <w:ilvl w:val="0"/>
          <w:numId w:val="5"/>
        </w:numPr>
        <w:rPr>
          <w:lang w:val="en-GB"/>
        </w:rPr>
      </w:pPr>
      <w:r w:rsidRPr="00CE0217">
        <w:rPr>
          <w:lang w:val="en-GB"/>
        </w:rPr>
        <w:t>LAN</w:t>
      </w:r>
    </w:p>
    <w:p w14:paraId="6544FCC9" w14:textId="6024A7DE" w:rsidR="006E1904" w:rsidRPr="00CE0217" w:rsidRDefault="006E1904" w:rsidP="0047663D">
      <w:pPr>
        <w:pStyle w:val="Paragraphedeliste"/>
        <w:numPr>
          <w:ilvl w:val="0"/>
          <w:numId w:val="5"/>
        </w:numPr>
        <w:rPr>
          <w:lang w:val="en-GB"/>
        </w:rPr>
      </w:pPr>
      <w:r w:rsidRPr="00CE0217">
        <w:rPr>
          <w:lang w:val="en-GB"/>
        </w:rPr>
        <w:t xml:space="preserve">Field </w:t>
      </w:r>
      <w:r w:rsidR="00714ACC">
        <w:rPr>
          <w:lang w:val="en-GB"/>
        </w:rPr>
        <w:t>V</w:t>
      </w:r>
      <w:r w:rsidRPr="00CE0217">
        <w:rPr>
          <w:lang w:val="en-GB"/>
        </w:rPr>
        <w:t>LAN</w:t>
      </w:r>
      <w:r w:rsidR="00714ACC">
        <w:rPr>
          <w:lang w:val="en-GB"/>
        </w:rPr>
        <w:t>s</w:t>
      </w:r>
      <w:r w:rsidRPr="00CE0217">
        <w:rPr>
          <w:lang w:val="en-GB"/>
        </w:rPr>
        <w:t xml:space="preserve"> for IOT gateways, devices and sensors</w:t>
      </w:r>
    </w:p>
    <w:p w14:paraId="22A28589" w14:textId="77777777" w:rsidR="006E1904" w:rsidRDefault="006E1904" w:rsidP="006E1904">
      <w:pPr>
        <w:rPr>
          <w:lang w:val="en-GB"/>
        </w:rPr>
      </w:pPr>
    </w:p>
    <w:p w14:paraId="4FE99C6E" w14:textId="77777777" w:rsidR="006E1904" w:rsidRDefault="006E1904" w:rsidP="006E1904">
      <w:pPr>
        <w:rPr>
          <w:lang w:val="en-GB"/>
        </w:rPr>
      </w:pPr>
      <w:r>
        <w:rPr>
          <w:lang w:val="en-GB"/>
        </w:rPr>
        <w:t>There’s several Load balancing F5 Big IP appliances at strategic points to distribute load to data centres.</w:t>
      </w:r>
    </w:p>
    <w:p w14:paraId="49BAB6FA" w14:textId="77777777" w:rsidR="006E1904" w:rsidRPr="006E1904" w:rsidRDefault="006E1904" w:rsidP="002D7C8C">
      <w:pPr>
        <w:rPr>
          <w:lang w:val="en-GB"/>
        </w:rPr>
      </w:pPr>
    </w:p>
    <w:p w14:paraId="1E713B92" w14:textId="77777777" w:rsidR="00AC1403" w:rsidRDefault="00AC1403" w:rsidP="002D7C8C"/>
    <w:p w14:paraId="790716B1" w14:textId="77777777" w:rsidR="00AC1403" w:rsidRPr="0077092E" w:rsidRDefault="00AC1403" w:rsidP="002D7C8C"/>
    <w:p w14:paraId="1FFE8F85" w14:textId="77777777" w:rsidR="0055791B" w:rsidRDefault="0055791B" w:rsidP="0055791B">
      <w:pPr>
        <w:keepNext/>
      </w:pPr>
      <w:r>
        <w:rPr>
          <w:noProof/>
          <w:lang w:val="fr-FR" w:eastAsia="fr-FR"/>
        </w:rPr>
        <w:lastRenderedPageBreak/>
        <w:drawing>
          <wp:inline distT="0" distB="0" distL="0" distR="0">
            <wp:extent cx="6000750" cy="37211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NCA_IT_Infra.png"/>
                    <pic:cNvPicPr/>
                  </pic:nvPicPr>
                  <pic:blipFill rotWithShape="1">
                    <a:blip r:embed="rId25">
                      <a:extLst>
                        <a:ext uri="{28A0092B-C50C-407E-A947-70E740481C1C}">
                          <a14:useLocalDpi xmlns:a14="http://schemas.microsoft.com/office/drawing/2010/main" val="0"/>
                        </a:ext>
                      </a:extLst>
                    </a:blip>
                    <a:srcRect b="13223"/>
                    <a:stretch/>
                  </pic:blipFill>
                  <pic:spPr bwMode="auto">
                    <a:xfrm>
                      <a:off x="0" y="0"/>
                      <a:ext cx="6000750" cy="3721100"/>
                    </a:xfrm>
                    <a:prstGeom prst="rect">
                      <a:avLst/>
                    </a:prstGeom>
                    <a:ln>
                      <a:noFill/>
                    </a:ln>
                    <a:extLst>
                      <a:ext uri="{53640926-AAD7-44D8-BBD7-CCE9431645EC}">
                        <a14:shadowObscured xmlns:a14="http://schemas.microsoft.com/office/drawing/2010/main"/>
                      </a:ext>
                    </a:extLst>
                  </pic:spPr>
                </pic:pic>
              </a:graphicData>
            </a:graphic>
          </wp:inline>
        </w:drawing>
      </w:r>
    </w:p>
    <w:p w14:paraId="03D4A7AE" w14:textId="058CD4FB" w:rsidR="002D7C8C" w:rsidRPr="00DA5B8D" w:rsidRDefault="0055791B" w:rsidP="0055791B">
      <w:pPr>
        <w:pStyle w:val="Lgende"/>
        <w:rPr>
          <w:lang w:val="en-GB"/>
        </w:rPr>
      </w:pPr>
      <w:r w:rsidRPr="00DA5B8D">
        <w:rPr>
          <w:lang w:val="en-GB"/>
        </w:rPr>
        <w:t xml:space="preserve">Figure </w:t>
      </w:r>
      <w:r>
        <w:fldChar w:fldCharType="begin"/>
      </w:r>
      <w:r w:rsidRPr="00DA5B8D">
        <w:rPr>
          <w:lang w:val="en-GB"/>
        </w:rPr>
        <w:instrText xml:space="preserve"> SEQ Figure \* ARABIC </w:instrText>
      </w:r>
      <w:r>
        <w:fldChar w:fldCharType="separate"/>
      </w:r>
      <w:r w:rsidR="00047B72">
        <w:rPr>
          <w:noProof/>
          <w:lang w:val="en-GB"/>
        </w:rPr>
        <w:t>2</w:t>
      </w:r>
      <w:r>
        <w:fldChar w:fldCharType="end"/>
      </w:r>
      <w:r w:rsidRPr="00DA5B8D">
        <w:rPr>
          <w:lang w:val="en-GB"/>
        </w:rPr>
        <w:t>: MNCA Infrastructure Global View</w:t>
      </w:r>
    </w:p>
    <w:p w14:paraId="103160D5" w14:textId="067D7123" w:rsidR="00CA6402" w:rsidRPr="00C8208E" w:rsidRDefault="00CA6402" w:rsidP="0055791B">
      <w:pPr>
        <w:rPr>
          <w:lang w:val="en-GB"/>
        </w:rPr>
      </w:pPr>
      <w:r w:rsidRPr="00C8208E">
        <w:rPr>
          <w:lang w:val="en-GB"/>
        </w:rPr>
        <w:t xml:space="preserve">The </w:t>
      </w:r>
      <w:r w:rsidR="00714ACC">
        <w:rPr>
          <w:lang w:val="en-GB"/>
        </w:rPr>
        <w:t>previous</w:t>
      </w:r>
      <w:r w:rsidR="00C8208E" w:rsidRPr="00C8208E">
        <w:rPr>
          <w:lang w:val="en-GB"/>
        </w:rPr>
        <w:t xml:space="preserve"> schema shows globally the</w:t>
      </w:r>
      <w:r w:rsidR="00C8208E">
        <w:rPr>
          <w:lang w:val="en-GB"/>
        </w:rPr>
        <w:t xml:space="preserve"> IT and network</w:t>
      </w:r>
      <w:r w:rsidR="00C8208E" w:rsidRPr="00C8208E">
        <w:rPr>
          <w:lang w:val="en-GB"/>
        </w:rPr>
        <w:t xml:space="preserve"> infrastructure</w:t>
      </w:r>
      <w:r w:rsidR="00C8208E">
        <w:rPr>
          <w:lang w:val="en-GB"/>
        </w:rPr>
        <w:t xml:space="preserve"> in place for MNCA.</w:t>
      </w:r>
    </w:p>
    <w:p w14:paraId="515C7BB5" w14:textId="77777777" w:rsidR="0055791B" w:rsidRDefault="0055791B" w:rsidP="0055791B">
      <w:r>
        <w:t xml:space="preserve">Since servers are </w:t>
      </w:r>
      <w:r w:rsidR="008956A1">
        <w:t>dispatched through the 4 VLANs independently from the cabinets, the schema is not the true image of cabinets</w:t>
      </w:r>
      <w:r w:rsidR="00AC1403">
        <w:t xml:space="preserve"> repartition</w:t>
      </w:r>
      <w:r w:rsidR="008956A1">
        <w:t xml:space="preserve"> in the different VLANs</w:t>
      </w:r>
    </w:p>
    <w:p w14:paraId="6402AEA9" w14:textId="77777777" w:rsidR="007D0616" w:rsidRDefault="007D0616" w:rsidP="0055791B"/>
    <w:p w14:paraId="55F3766A" w14:textId="3297C312" w:rsidR="00AC1403" w:rsidRDefault="00D12B44" w:rsidP="0055791B">
      <w:r>
        <w:t xml:space="preserve">The </w:t>
      </w:r>
      <w:r w:rsidR="00702318">
        <w:t xml:space="preserve">existing </w:t>
      </w:r>
      <w:r>
        <w:t>IT services for MNCA are deployed through this available infrastructure.</w:t>
      </w:r>
    </w:p>
    <w:p w14:paraId="03235C6A" w14:textId="77777777" w:rsidR="005E7EEC" w:rsidRDefault="005E7EEC" w:rsidP="0055791B"/>
    <w:p w14:paraId="7812A55C" w14:textId="3E665CA1" w:rsidR="00452EB1" w:rsidRDefault="005E7EEC" w:rsidP="0055791B">
      <w:r>
        <w:t>The Smart C</w:t>
      </w:r>
      <w:r w:rsidR="00452EB1">
        <w:t xml:space="preserve">ity platform will as well be deployed on the </w:t>
      </w:r>
      <w:r w:rsidR="001F75AA">
        <w:t xml:space="preserve">same data center infrastructure, </w:t>
      </w:r>
      <w:r w:rsidR="001C4F32">
        <w:t xml:space="preserve">but </w:t>
      </w:r>
      <w:r w:rsidR="001F75AA">
        <w:t xml:space="preserve">a new DMZ network </w:t>
      </w:r>
      <w:r>
        <w:t>will be created to host most of the Smart City platform components.</w:t>
      </w:r>
    </w:p>
    <w:p w14:paraId="77FC51F2" w14:textId="4FE00DBC" w:rsidR="005E7EEC" w:rsidRDefault="005E7EEC" w:rsidP="0055791B">
      <w:r>
        <w:t>IOT components such as IOT agents</w:t>
      </w:r>
      <w:r w:rsidR="00C91743">
        <w:t xml:space="preserve">, will be </w:t>
      </w:r>
      <w:r w:rsidR="009F5B56">
        <w:t xml:space="preserve">deployed </w:t>
      </w:r>
      <w:r w:rsidR="00C91743">
        <w:t>under the IOT field dedicated VLANs (industrial VRF).</w:t>
      </w:r>
    </w:p>
    <w:p w14:paraId="7E5EA6FD" w14:textId="306F9A53" w:rsidR="00452EB1" w:rsidRDefault="005E7EEC" w:rsidP="0055791B">
      <w:r>
        <w:t xml:space="preserve">Nevertheless, </w:t>
      </w:r>
      <w:r w:rsidR="00452EB1">
        <w:t xml:space="preserve">some new hardware </w:t>
      </w:r>
      <w:r>
        <w:t xml:space="preserve">infrastructure </w:t>
      </w:r>
      <w:r w:rsidR="00452EB1">
        <w:t xml:space="preserve">will </w:t>
      </w:r>
      <w:r>
        <w:t xml:space="preserve">most probably </w:t>
      </w:r>
      <w:r w:rsidR="00452EB1">
        <w:t>be required</w:t>
      </w:r>
      <w:r>
        <w:t>, to provide network, computing power and storage.</w:t>
      </w:r>
    </w:p>
    <w:p w14:paraId="649918B6" w14:textId="77777777" w:rsidR="00763751" w:rsidRDefault="00763751" w:rsidP="0055791B"/>
    <w:p w14:paraId="6D8C8FD5" w14:textId="77777777" w:rsidR="003C7240" w:rsidRDefault="00CD56A0" w:rsidP="003C7240">
      <w:pPr>
        <w:keepNext/>
      </w:pPr>
      <w:r>
        <w:rPr>
          <w:noProof/>
          <w:lang w:val="fr-FR" w:eastAsia="fr-FR"/>
        </w:rPr>
        <w:lastRenderedPageBreak/>
        <w:drawing>
          <wp:inline distT="0" distB="0" distL="0" distR="0" wp14:anchorId="78DD28A3" wp14:editId="67D1B03C">
            <wp:extent cx="5838825" cy="299085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NCA_smart_city_context.png"/>
                    <pic:cNvPicPr/>
                  </pic:nvPicPr>
                  <pic:blipFill>
                    <a:blip r:embed="rId26">
                      <a:extLst>
                        <a:ext uri="{28A0092B-C50C-407E-A947-70E740481C1C}">
                          <a14:useLocalDpi xmlns:a14="http://schemas.microsoft.com/office/drawing/2010/main" val="0"/>
                        </a:ext>
                      </a:extLst>
                    </a:blip>
                    <a:stretch>
                      <a:fillRect/>
                    </a:stretch>
                  </pic:blipFill>
                  <pic:spPr>
                    <a:xfrm>
                      <a:off x="0" y="0"/>
                      <a:ext cx="5838825" cy="2990850"/>
                    </a:xfrm>
                    <a:prstGeom prst="rect">
                      <a:avLst/>
                    </a:prstGeom>
                  </pic:spPr>
                </pic:pic>
              </a:graphicData>
            </a:graphic>
          </wp:inline>
        </w:drawing>
      </w:r>
    </w:p>
    <w:p w14:paraId="407E0F6B" w14:textId="1D5DB7E6" w:rsidR="00763751" w:rsidRDefault="003C7240" w:rsidP="003C7240">
      <w:pPr>
        <w:pStyle w:val="Lgende"/>
      </w:pPr>
      <w:r>
        <w:t xml:space="preserve">Figure </w:t>
      </w:r>
      <w:r>
        <w:fldChar w:fldCharType="begin"/>
      </w:r>
      <w:r>
        <w:instrText xml:space="preserve"> SEQ Figure \* ARABIC </w:instrText>
      </w:r>
      <w:r>
        <w:fldChar w:fldCharType="separate"/>
      </w:r>
      <w:r w:rsidR="00047B72">
        <w:rPr>
          <w:noProof/>
        </w:rPr>
        <w:t>3</w:t>
      </w:r>
      <w:r>
        <w:fldChar w:fldCharType="end"/>
      </w:r>
      <w:r>
        <w:t xml:space="preserve">: Smart City </w:t>
      </w:r>
      <w:r w:rsidR="005A4820">
        <w:t>P</w:t>
      </w:r>
      <w:r>
        <w:t>latform Interaction with other systems</w:t>
      </w:r>
    </w:p>
    <w:p w14:paraId="10393FC2" w14:textId="77777777" w:rsidR="00452EB1" w:rsidRDefault="00452EB1" w:rsidP="0055791B"/>
    <w:p w14:paraId="7F4FB516" w14:textId="77777777" w:rsidR="007D0616" w:rsidRDefault="00D12B44" w:rsidP="0055791B">
      <w:r>
        <w:t xml:space="preserve">The </w:t>
      </w:r>
      <w:r w:rsidR="00452EB1">
        <w:t xml:space="preserve">envisaged </w:t>
      </w:r>
      <w:r>
        <w:t>interaction between those services and the smart City platform is for the</w:t>
      </w:r>
      <w:r w:rsidR="00452EB1">
        <w:t xml:space="preserve"> moment limited to</w:t>
      </w:r>
      <w:r w:rsidR="007D0616">
        <w:t>:</w:t>
      </w:r>
    </w:p>
    <w:p w14:paraId="2FE3155D" w14:textId="77777777" w:rsidR="00452EB1" w:rsidRDefault="00452EB1" w:rsidP="0047663D">
      <w:pPr>
        <w:pStyle w:val="Paragraphedeliste"/>
        <w:numPr>
          <w:ilvl w:val="0"/>
          <w:numId w:val="7"/>
        </w:numPr>
      </w:pPr>
      <w:r>
        <w:t>use MNCA mail services (outgoing/incoming)</w:t>
      </w:r>
    </w:p>
    <w:p w14:paraId="35B75ABE" w14:textId="77777777" w:rsidR="00452EB1" w:rsidRDefault="00452EB1" w:rsidP="0047663D">
      <w:pPr>
        <w:pStyle w:val="Paragraphedeliste"/>
        <w:numPr>
          <w:ilvl w:val="0"/>
          <w:numId w:val="7"/>
        </w:numPr>
      </w:pPr>
      <w:r>
        <w:t>connect existing data sources to the new system instead of the current used data warehouse</w:t>
      </w:r>
    </w:p>
    <w:p w14:paraId="5620E937" w14:textId="723F60E4" w:rsidR="00702318" w:rsidRDefault="00702318" w:rsidP="0047663D">
      <w:pPr>
        <w:pStyle w:val="Paragraphedeliste"/>
        <w:numPr>
          <w:ilvl w:val="0"/>
          <w:numId w:val="7"/>
        </w:numPr>
      </w:pPr>
      <w:r>
        <w:t>use</w:t>
      </w:r>
      <w:r w:rsidR="00D12B44">
        <w:t xml:space="preserve"> global MNCA security system based on Microsoft Adam (LDAP server)</w:t>
      </w:r>
      <w:r w:rsidR="00B20730">
        <w:t>, when possible</w:t>
      </w:r>
    </w:p>
    <w:p w14:paraId="6E5133D7" w14:textId="1CF0E2B5" w:rsidR="003E37E1" w:rsidRDefault="00141AE2" w:rsidP="0047663D">
      <w:pPr>
        <w:pStyle w:val="Paragraphedeliste"/>
        <w:numPr>
          <w:ilvl w:val="0"/>
          <w:numId w:val="7"/>
        </w:numPr>
      </w:pPr>
      <w:r>
        <w:t xml:space="preserve">the platform will interface to several industrial networks to gather information from field such as: road traffic, water management, </w:t>
      </w:r>
      <w:r w:rsidRPr="00141AE2">
        <w:t>sanitation network</w:t>
      </w:r>
      <w:r>
        <w:t xml:space="preserve">, environmental monitoring (noise, air quality, </w:t>
      </w:r>
      <w:r w:rsidR="005E7EEC">
        <w:t xml:space="preserve">ozone), </w:t>
      </w:r>
      <w:r>
        <w:t>public transport (buses, tram), weather</w:t>
      </w:r>
      <w:r w:rsidR="005E7EEC">
        <w:t>, video monitoring, citizens, buildings monitoring...</w:t>
      </w:r>
    </w:p>
    <w:p w14:paraId="479FB3AE" w14:textId="77777777" w:rsidR="007D0616" w:rsidRDefault="007D0616" w:rsidP="00452EB1">
      <w:pPr>
        <w:pStyle w:val="Paragraphedeliste"/>
      </w:pPr>
    </w:p>
    <w:p w14:paraId="54BCE5BD" w14:textId="77777777" w:rsidR="00250A09" w:rsidRDefault="00AB269D" w:rsidP="0055791B">
      <w:r>
        <w:t>After a selection process it has been agreed that t</w:t>
      </w:r>
      <w:r w:rsidR="00250A09">
        <w:t>he MNCA smart</w:t>
      </w:r>
      <w:r w:rsidR="00D005C4">
        <w:t xml:space="preserve"> </w:t>
      </w:r>
      <w:r w:rsidR="00250A09">
        <w:t>city platform wil</w:t>
      </w:r>
      <w:r>
        <w:t>l</w:t>
      </w:r>
      <w:r w:rsidR="00250A09">
        <w:t xml:space="preserve"> be </w:t>
      </w:r>
      <w:r>
        <w:t xml:space="preserve">mainly </w:t>
      </w:r>
      <w:r w:rsidR="00250A09">
        <w:t xml:space="preserve">based on </w:t>
      </w:r>
      <w:hyperlink r:id="rId27" w:history="1">
        <w:r w:rsidR="00250A09" w:rsidRPr="00250A09">
          <w:rPr>
            <w:rStyle w:val="Lienhypertexte"/>
          </w:rPr>
          <w:t>FIWARE</w:t>
        </w:r>
      </w:hyperlink>
    </w:p>
    <w:p w14:paraId="6DC66118" w14:textId="77777777" w:rsidR="00E17CB3" w:rsidRDefault="00250A09" w:rsidP="0055791B">
      <w:r>
        <w:t xml:space="preserve">The </w:t>
      </w:r>
      <w:proofErr w:type="spellStart"/>
      <w:r>
        <w:t>Fiware</w:t>
      </w:r>
      <w:proofErr w:type="spellEnd"/>
      <w:r>
        <w:t xml:space="preserve"> community propose a set of modules called Generic Enablers, which provide the essential software </w:t>
      </w:r>
      <w:r w:rsidR="00E17CB3">
        <w:t xml:space="preserve">bricks </w:t>
      </w:r>
      <w:r>
        <w:t>to</w:t>
      </w:r>
      <w:r w:rsidR="00E17CB3">
        <w:t xml:space="preserve"> set a complete smart city platform, like a kind of </w:t>
      </w:r>
      <w:r w:rsidR="00D34B7C">
        <w:t>“</w:t>
      </w:r>
      <w:r w:rsidR="00E17CB3">
        <w:t>Lego</w:t>
      </w:r>
      <w:r w:rsidR="00D34B7C">
        <w:t>”</w:t>
      </w:r>
      <w:r w:rsidR="00E17CB3">
        <w:t>.</w:t>
      </w:r>
    </w:p>
    <w:p w14:paraId="6E87C2F6" w14:textId="77777777" w:rsidR="00AB269D" w:rsidRDefault="00AB269D" w:rsidP="0055791B">
      <w:r>
        <w:t xml:space="preserve">The FIWARE architecture is by nature open, and based on open source modules available in a </w:t>
      </w:r>
      <w:hyperlink r:id="rId28" w:history="1">
        <w:r w:rsidRPr="00AB269D">
          <w:rPr>
            <w:rStyle w:val="Lienhypertexte"/>
          </w:rPr>
          <w:t>dedicated catalog</w:t>
        </w:r>
      </w:hyperlink>
    </w:p>
    <w:p w14:paraId="694F5146" w14:textId="77777777" w:rsidR="00250A09" w:rsidRDefault="00250A09" w:rsidP="0055791B">
      <w:r>
        <w:t xml:space="preserve"> </w:t>
      </w:r>
    </w:p>
    <w:p w14:paraId="22EDD8A7" w14:textId="35E6191E" w:rsidR="007D0616" w:rsidRDefault="00A836C2" w:rsidP="0055791B">
      <w:r>
        <w:t xml:space="preserve">The most important to mention is that </w:t>
      </w:r>
      <w:r w:rsidR="00E17CB3">
        <w:t>FIWARE</w:t>
      </w:r>
      <w:r>
        <w:t xml:space="preserve"> has deliberately chosen to go towards a container based architecture</w:t>
      </w:r>
      <w:r w:rsidR="00E476D2">
        <w:t xml:space="preserve">, this </w:t>
      </w:r>
      <w:r w:rsidR="00154B07">
        <w:t>limits</w:t>
      </w:r>
      <w:r w:rsidR="00E476D2">
        <w:t xml:space="preserve"> the dependency with </w:t>
      </w:r>
      <w:proofErr w:type="spellStart"/>
      <w:r w:rsidR="00E476D2">
        <w:t>Openstack</w:t>
      </w:r>
      <w:proofErr w:type="spellEnd"/>
      <w:r w:rsidR="00E476D2">
        <w:t xml:space="preserve"> initially thought as the preferred cloud stack for deploying </w:t>
      </w:r>
      <w:proofErr w:type="spellStart"/>
      <w:r w:rsidR="00E476D2">
        <w:t>Fiware</w:t>
      </w:r>
      <w:proofErr w:type="spellEnd"/>
      <w:r w:rsidR="00E476D2">
        <w:t xml:space="preserve"> platforms</w:t>
      </w:r>
      <w:r w:rsidR="004C61CF">
        <w:t xml:space="preserve"> using virtual machines</w:t>
      </w:r>
      <w:r w:rsidR="00E476D2">
        <w:t>.</w:t>
      </w:r>
    </w:p>
    <w:p w14:paraId="5DC01BA0" w14:textId="77777777" w:rsidR="004C61CF" w:rsidRDefault="004C61CF" w:rsidP="0055791B"/>
    <w:p w14:paraId="199D3990" w14:textId="401AC338" w:rsidR="00E476D2" w:rsidRDefault="00E476D2" w:rsidP="0055791B">
      <w:proofErr w:type="spellStart"/>
      <w:r>
        <w:t>Fiware</w:t>
      </w:r>
      <w:proofErr w:type="spellEnd"/>
      <w:r>
        <w:t xml:space="preserve"> started in 2014, which was </w:t>
      </w:r>
      <w:r w:rsidR="002B3B56">
        <w:t xml:space="preserve">just </w:t>
      </w:r>
      <w:r>
        <w:t>the beginning of the “</w:t>
      </w:r>
      <w:proofErr w:type="spellStart"/>
      <w:r>
        <w:t>Dockerization</w:t>
      </w:r>
      <w:proofErr w:type="spellEnd"/>
      <w:r>
        <w:t xml:space="preserve">” of the </w:t>
      </w:r>
      <w:r w:rsidR="00D34B7C">
        <w:t xml:space="preserve">server </w:t>
      </w:r>
      <w:r>
        <w:t>software world,</w:t>
      </w:r>
      <w:r w:rsidR="002B3B56">
        <w:t xml:space="preserve"> the </w:t>
      </w:r>
      <w:proofErr w:type="spellStart"/>
      <w:r w:rsidR="002B3B56">
        <w:t>Fiware</w:t>
      </w:r>
      <w:proofErr w:type="spellEnd"/>
      <w:r w:rsidR="002B3B56">
        <w:t xml:space="preserve"> consortium couldn’t stay without going towards container based deployment, </w:t>
      </w:r>
      <w:r w:rsidR="00D34B7C">
        <w:t>Docker</w:t>
      </w:r>
      <w:r w:rsidR="002B3B56">
        <w:t xml:space="preserve"> is now an officially supported way to deploy </w:t>
      </w:r>
      <w:proofErr w:type="spellStart"/>
      <w:r w:rsidR="002B3B56">
        <w:t>Fiware</w:t>
      </w:r>
      <w:proofErr w:type="spellEnd"/>
      <w:r w:rsidR="002B3B56">
        <w:t xml:space="preserve"> components in a very clear and easy way.</w:t>
      </w:r>
    </w:p>
    <w:p w14:paraId="7540D9CF" w14:textId="56A8E7DA" w:rsidR="00DC1A66" w:rsidRDefault="00DC1A66" w:rsidP="0055791B"/>
    <w:p w14:paraId="64F8CF8A" w14:textId="77777777" w:rsidR="00DC1A66" w:rsidRDefault="00DC1A66" w:rsidP="00DC1A66">
      <w:pPr>
        <w:keepNext/>
      </w:pPr>
      <w:r>
        <w:rPr>
          <w:noProof/>
          <w:lang w:val="fr-FR" w:eastAsia="fr-FR"/>
        </w:rPr>
        <w:lastRenderedPageBreak/>
        <w:drawing>
          <wp:inline distT="0" distB="0" distL="0" distR="0" wp14:anchorId="1D6ABDC6" wp14:editId="6FF0D360">
            <wp:extent cx="4432528" cy="2870348"/>
            <wp:effectExtent l="0" t="0" r="635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cker-vs-vm.png"/>
                    <pic:cNvPicPr/>
                  </pic:nvPicPr>
                  <pic:blipFill>
                    <a:blip r:embed="rId29">
                      <a:extLst>
                        <a:ext uri="{28A0092B-C50C-407E-A947-70E740481C1C}">
                          <a14:useLocalDpi xmlns:a14="http://schemas.microsoft.com/office/drawing/2010/main" val="0"/>
                        </a:ext>
                      </a:extLst>
                    </a:blip>
                    <a:stretch>
                      <a:fillRect/>
                    </a:stretch>
                  </pic:blipFill>
                  <pic:spPr>
                    <a:xfrm>
                      <a:off x="0" y="0"/>
                      <a:ext cx="4432528" cy="2870348"/>
                    </a:xfrm>
                    <a:prstGeom prst="rect">
                      <a:avLst/>
                    </a:prstGeom>
                  </pic:spPr>
                </pic:pic>
              </a:graphicData>
            </a:graphic>
          </wp:inline>
        </w:drawing>
      </w:r>
    </w:p>
    <w:p w14:paraId="28D384F1" w14:textId="73A7DE45" w:rsidR="00DC1A66" w:rsidRDefault="00DC1A66" w:rsidP="00DC1A66">
      <w:pPr>
        <w:pStyle w:val="Lgende"/>
      </w:pPr>
      <w:r>
        <w:t xml:space="preserve">Figure </w:t>
      </w:r>
      <w:r>
        <w:fldChar w:fldCharType="begin"/>
      </w:r>
      <w:r>
        <w:instrText xml:space="preserve"> SEQ Figure \* ARABIC </w:instrText>
      </w:r>
      <w:r>
        <w:fldChar w:fldCharType="separate"/>
      </w:r>
      <w:r w:rsidR="00047B72">
        <w:rPr>
          <w:noProof/>
        </w:rPr>
        <w:t>4</w:t>
      </w:r>
      <w:r>
        <w:fldChar w:fldCharType="end"/>
      </w:r>
      <w:r>
        <w:t>: Docker compared to Virtual Machines</w:t>
      </w:r>
    </w:p>
    <w:p w14:paraId="3FB61A4F" w14:textId="77777777" w:rsidR="00E17CB3" w:rsidRDefault="00E17CB3" w:rsidP="0055791B"/>
    <w:p w14:paraId="481C301A" w14:textId="77777777" w:rsidR="002B3B56" w:rsidRDefault="00A37FBE" w:rsidP="0055791B">
      <w:r>
        <w:t xml:space="preserve">MNCA </w:t>
      </w:r>
      <w:proofErr w:type="gramStart"/>
      <w:r>
        <w:t>have the opportunity to</w:t>
      </w:r>
      <w:proofErr w:type="gramEnd"/>
      <w:r>
        <w:t xml:space="preserve"> introduce new way to use its infrastructure using container based architecture, by choosing to use Docker to deploy its own </w:t>
      </w:r>
      <w:proofErr w:type="spellStart"/>
      <w:r>
        <w:t>Fiware</w:t>
      </w:r>
      <w:proofErr w:type="spellEnd"/>
      <w:r>
        <w:t xml:space="preserve"> </w:t>
      </w:r>
      <w:proofErr w:type="spellStart"/>
      <w:r>
        <w:t>plarform</w:t>
      </w:r>
      <w:proofErr w:type="spellEnd"/>
      <w:r>
        <w:t xml:space="preserve"> as a reference Smart City Platform.</w:t>
      </w:r>
    </w:p>
    <w:p w14:paraId="7C6E2265" w14:textId="77777777" w:rsidR="00C64B2E" w:rsidRDefault="00A37FBE" w:rsidP="0055791B">
      <w:r>
        <w:t xml:space="preserve">The global architecture of the MNCA </w:t>
      </w:r>
      <w:proofErr w:type="spellStart"/>
      <w:r>
        <w:t>Fiware</w:t>
      </w:r>
      <w:proofErr w:type="spellEnd"/>
      <w:r>
        <w:t xml:space="preserve"> platform will rely on a Docker Swarm composed of nodes dispatched in the different VLANs</w:t>
      </w:r>
      <w:r w:rsidR="003073C4">
        <w:t>.</w:t>
      </w:r>
    </w:p>
    <w:p w14:paraId="282A6B70" w14:textId="77777777" w:rsidR="00A37FBE" w:rsidRPr="0055791B" w:rsidRDefault="00A37FBE" w:rsidP="0055791B">
      <w:r>
        <w:t xml:space="preserve"> </w:t>
      </w:r>
    </w:p>
    <w:p w14:paraId="7E686D24" w14:textId="77777777" w:rsidR="003073C4" w:rsidRDefault="0055791B" w:rsidP="003073C4">
      <w:pPr>
        <w:keepNext/>
      </w:pPr>
      <w:r>
        <w:rPr>
          <w:noProof/>
          <w:lang w:val="fr-FR" w:eastAsia="fr-FR"/>
        </w:rPr>
        <w:drawing>
          <wp:inline distT="0" distB="0" distL="0" distR="0">
            <wp:extent cx="5811086" cy="4148455"/>
            <wp:effectExtent l="0" t="0" r="0"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NCA_IOT_SmartCity.png"/>
                    <pic:cNvPicPr/>
                  </pic:nvPicPr>
                  <pic:blipFill>
                    <a:blip r:embed="rId30">
                      <a:extLst>
                        <a:ext uri="{28A0092B-C50C-407E-A947-70E740481C1C}">
                          <a14:useLocalDpi xmlns:a14="http://schemas.microsoft.com/office/drawing/2010/main" val="0"/>
                        </a:ext>
                      </a:extLst>
                    </a:blip>
                    <a:stretch>
                      <a:fillRect/>
                    </a:stretch>
                  </pic:blipFill>
                  <pic:spPr>
                    <a:xfrm>
                      <a:off x="0" y="0"/>
                      <a:ext cx="5811086" cy="4148455"/>
                    </a:xfrm>
                    <a:prstGeom prst="rect">
                      <a:avLst/>
                    </a:prstGeom>
                  </pic:spPr>
                </pic:pic>
              </a:graphicData>
            </a:graphic>
          </wp:inline>
        </w:drawing>
      </w:r>
    </w:p>
    <w:p w14:paraId="07300CE5" w14:textId="7ADCF13C" w:rsidR="0055791B" w:rsidRPr="0055791B" w:rsidRDefault="003073C4" w:rsidP="003073C4">
      <w:pPr>
        <w:pStyle w:val="Lgende"/>
      </w:pPr>
      <w:r>
        <w:t xml:space="preserve">Figure </w:t>
      </w:r>
      <w:r>
        <w:fldChar w:fldCharType="begin"/>
      </w:r>
      <w:r>
        <w:instrText xml:space="preserve"> SEQ Figure \* ARABIC </w:instrText>
      </w:r>
      <w:r>
        <w:fldChar w:fldCharType="separate"/>
      </w:r>
      <w:r w:rsidR="00047B72">
        <w:rPr>
          <w:noProof/>
        </w:rPr>
        <w:t>5</w:t>
      </w:r>
      <w:r>
        <w:fldChar w:fldCharType="end"/>
      </w:r>
      <w:r>
        <w:t xml:space="preserve">: Docker swarm deployment for </w:t>
      </w:r>
      <w:r w:rsidR="00032B68">
        <w:t xml:space="preserve">MNCA Smart city </w:t>
      </w:r>
      <w:proofErr w:type="spellStart"/>
      <w:r>
        <w:t>Fiware</w:t>
      </w:r>
      <w:proofErr w:type="spellEnd"/>
      <w:r w:rsidR="00032B68">
        <w:t xml:space="preserve"> platform</w:t>
      </w:r>
    </w:p>
    <w:p w14:paraId="596B68C2" w14:textId="3E712FAE" w:rsidR="002D7C8C" w:rsidRDefault="00032B68" w:rsidP="002D7C8C">
      <w:r>
        <w:lastRenderedPageBreak/>
        <w:t>A Docker swarm</w:t>
      </w:r>
      <w:r w:rsidR="00F62359">
        <w:t xml:space="preserve"> (</w:t>
      </w:r>
      <w:r w:rsidR="00F62359" w:rsidRPr="00F62359">
        <w:t>Cluster management integrated with Docker Engine</w:t>
      </w:r>
      <w:r w:rsidR="00F62359">
        <w:t>)</w:t>
      </w:r>
      <w:r w:rsidR="00C64B2E">
        <w:t xml:space="preserve"> solution has been chosen in a first step because of the </w:t>
      </w:r>
      <w:r w:rsidR="00D34B7C">
        <w:t>ease</w:t>
      </w:r>
      <w:r w:rsidR="00C64B2E">
        <w:t xml:space="preserve"> of use and configuration.</w:t>
      </w:r>
    </w:p>
    <w:p w14:paraId="089EC3D4" w14:textId="4E29991E" w:rsidR="00C64B2E" w:rsidRDefault="00C64B2E" w:rsidP="002D7C8C">
      <w:r>
        <w:t>The learning curve of Docker container orchestration tool: Swarm, is less slop</w:t>
      </w:r>
      <w:r w:rsidR="001A79F2">
        <w:t>ing</w:t>
      </w:r>
      <w:r>
        <w:t xml:space="preserve"> than other solution </w:t>
      </w:r>
      <w:r w:rsidR="00760686">
        <w:t>such as</w:t>
      </w:r>
      <w:r w:rsidR="00FD197E">
        <w:t xml:space="preserve"> Mesos, or</w:t>
      </w:r>
      <w:r>
        <w:t xml:space="preserve"> Kubernetes (the open source declination of the Goo</w:t>
      </w:r>
      <w:r w:rsidR="00D34B7C">
        <w:t>gle internal orchestration tool</w:t>
      </w:r>
      <w:r>
        <w:t xml:space="preserve">: Borg), which sit at the top in term </w:t>
      </w:r>
      <w:r w:rsidR="00D005C4">
        <w:t xml:space="preserve">of features, openness, and </w:t>
      </w:r>
      <w:r>
        <w:t>adoption, among cloud orchestration tool</w:t>
      </w:r>
      <w:r w:rsidR="00921C8C">
        <w:t>s</w:t>
      </w:r>
      <w:r w:rsidR="00775797">
        <w:t xml:space="preserve"> today’s l</w:t>
      </w:r>
      <w:r>
        <w:t>an</w:t>
      </w:r>
      <w:r w:rsidR="00775797">
        <w:t>d</w:t>
      </w:r>
      <w:r>
        <w:t>scape.</w:t>
      </w:r>
    </w:p>
    <w:p w14:paraId="4DCB5E54" w14:textId="77777777" w:rsidR="00D005C4" w:rsidRDefault="00D005C4" w:rsidP="002D7C8C"/>
    <w:p w14:paraId="0DEE8CD8" w14:textId="77777777" w:rsidR="00921C8C" w:rsidRDefault="00350728" w:rsidP="002D7C8C">
      <w:r>
        <w:t>Even i</w:t>
      </w:r>
      <w:r w:rsidR="00D005C4">
        <w:t>t</w:t>
      </w:r>
      <w:r w:rsidR="00C64B2E">
        <w:t xml:space="preserve"> is the right choice to start</w:t>
      </w:r>
      <w:r w:rsidR="00921C8C">
        <w:t xml:space="preserve"> with simple Do</w:t>
      </w:r>
      <w:r w:rsidR="006A0547">
        <w:t>c</w:t>
      </w:r>
      <w:r>
        <w:t xml:space="preserve">ker Swarm, </w:t>
      </w:r>
      <w:r w:rsidR="00D005C4">
        <w:t>i</w:t>
      </w:r>
      <w:r w:rsidR="00921C8C">
        <w:t xml:space="preserve">t will be easy to add later another orchestration tool like Kubernetes, since it will be proposed as the Swarm complement in Docker </w:t>
      </w:r>
      <w:r w:rsidR="00E55DC2">
        <w:t>Enterprise</w:t>
      </w:r>
      <w:r w:rsidR="00921C8C">
        <w:t xml:space="preserve"> distribution (</w:t>
      </w:r>
      <w:hyperlink r:id="rId31" w:history="1">
        <w:r w:rsidR="00921C8C" w:rsidRPr="006A0547">
          <w:rPr>
            <w:rStyle w:val="Lienhypertexte"/>
          </w:rPr>
          <w:t>very recent news</w:t>
        </w:r>
      </w:hyperlink>
      <w:r w:rsidR="006A0547">
        <w:t>)</w:t>
      </w:r>
      <w:r>
        <w:t xml:space="preserve">, the </w:t>
      </w:r>
      <w:r w:rsidR="005C47C2">
        <w:t>upgrade</w:t>
      </w:r>
      <w:r>
        <w:t xml:space="preserve"> </w:t>
      </w:r>
      <w:r w:rsidR="005C47C2">
        <w:t xml:space="preserve">feasibility </w:t>
      </w:r>
      <w:r>
        <w:t xml:space="preserve">is </w:t>
      </w:r>
      <w:r w:rsidR="005C47C2">
        <w:t>guaranteed</w:t>
      </w:r>
      <w:r w:rsidR="00633C73">
        <w:t>.</w:t>
      </w:r>
    </w:p>
    <w:p w14:paraId="139DE328" w14:textId="77777777" w:rsidR="00D005C4" w:rsidRDefault="00D005C4" w:rsidP="002D7C8C"/>
    <w:p w14:paraId="2B204136" w14:textId="77777777" w:rsidR="00775797" w:rsidRDefault="00D005C4" w:rsidP="002D7C8C">
      <w:r>
        <w:t>Then</w:t>
      </w:r>
      <w:r w:rsidR="00775797">
        <w:t xml:space="preserve"> the MNCA FIWARE smart city platform will be deployed in a global docker swarm covering the 3 data centers.</w:t>
      </w:r>
    </w:p>
    <w:p w14:paraId="0F7279A1" w14:textId="1DCA25C8" w:rsidR="00D5504A" w:rsidRDefault="00D5504A" w:rsidP="002D7C8C">
      <w:r>
        <w:t xml:space="preserve">The repartition </w:t>
      </w:r>
      <w:r w:rsidR="00633C73">
        <w:t xml:space="preserve">of the traffic </w:t>
      </w:r>
      <w:r>
        <w:t>between the data centers</w:t>
      </w:r>
      <w:r w:rsidR="00633C73">
        <w:t xml:space="preserve"> will be managed </w:t>
      </w:r>
      <w:r w:rsidR="00580034">
        <w:t xml:space="preserve">either </w:t>
      </w:r>
      <w:r w:rsidR="00633C73">
        <w:t xml:space="preserve">by F5 </w:t>
      </w:r>
      <w:proofErr w:type="spellStart"/>
      <w:r w:rsidR="00633C73">
        <w:t>BigIP</w:t>
      </w:r>
      <w:proofErr w:type="spellEnd"/>
      <w:r w:rsidR="00633C73">
        <w:t xml:space="preserve"> load balancing appliance</w:t>
      </w:r>
      <w:r w:rsidR="00580034">
        <w:t xml:space="preserve"> or an open source load balancer like </w:t>
      </w:r>
      <w:proofErr w:type="spellStart"/>
      <w:r w:rsidR="00580034">
        <w:t>HAProxy</w:t>
      </w:r>
      <w:proofErr w:type="spellEnd"/>
      <w:r w:rsidR="00633C73">
        <w:t>.</w:t>
      </w:r>
    </w:p>
    <w:p w14:paraId="35B0D421" w14:textId="4B0B7866" w:rsidR="008F4289" w:rsidRDefault="008F4289" w:rsidP="002D7C8C">
      <w:r>
        <w:t>However</w:t>
      </w:r>
      <w:r w:rsidR="005C47C2">
        <w:t>,</w:t>
      </w:r>
      <w:r>
        <w:t xml:space="preserve"> </w:t>
      </w:r>
      <w:r w:rsidR="004B0A7C">
        <w:t>to minimize configuration task on load balancer (limit</w:t>
      </w:r>
      <w:r w:rsidR="00087EE9">
        <w:t>ed</w:t>
      </w:r>
      <w:r w:rsidR="004B0A7C">
        <w:t xml:space="preserve"> to load repartition between data centers of </w:t>
      </w:r>
      <w:r w:rsidR="00087EE9">
        <w:t xml:space="preserve">public accessed </w:t>
      </w:r>
      <w:r w:rsidR="004B0A7C">
        <w:t xml:space="preserve">services), for the lower granularity of applications, </w:t>
      </w:r>
      <w:r w:rsidR="00934270">
        <w:t xml:space="preserve">and </w:t>
      </w:r>
      <w:r w:rsidR="00DB3545">
        <w:t xml:space="preserve">internal components of the platform, </w:t>
      </w:r>
      <w:r w:rsidR="004B0A7C">
        <w:t xml:space="preserve">simple load balancing and fail-over mechanisms </w:t>
      </w:r>
      <w:r w:rsidR="00DB3545">
        <w:t>are</w:t>
      </w:r>
      <w:r w:rsidR="004B0A7C">
        <w:t xml:space="preserve"> </w:t>
      </w:r>
      <w:r w:rsidR="00DB3545">
        <w:t>managed</w:t>
      </w:r>
      <w:r w:rsidR="004B0A7C">
        <w:t xml:space="preserve"> automatically by the Docker Swarm</w:t>
      </w:r>
      <w:r w:rsidR="00DB3545">
        <w:t xml:space="preserve"> (nu</w:t>
      </w:r>
      <w:r w:rsidR="001D4C7E">
        <w:t>mber of instances of a service).</w:t>
      </w:r>
    </w:p>
    <w:p w14:paraId="40A3E4B3" w14:textId="7A98156B" w:rsidR="00FA6C43" w:rsidRDefault="00FA6C43" w:rsidP="002D7C8C"/>
    <w:p w14:paraId="377AAFFE" w14:textId="13D7C396" w:rsidR="00FA6C43" w:rsidRDefault="006553F9" w:rsidP="002D7C8C">
      <w:r>
        <w:t>For the deployment of the platform over a Swarm, we still need</w:t>
      </w:r>
      <w:r w:rsidR="008979F8">
        <w:t xml:space="preserve"> to provision virtual machines </w:t>
      </w:r>
      <w:r>
        <w:t>or bare metal server</w:t>
      </w:r>
      <w:r w:rsidR="008979F8">
        <w:t>s</w:t>
      </w:r>
      <w:r>
        <w:t xml:space="preserve"> and add it to the swarm.</w:t>
      </w:r>
    </w:p>
    <w:p w14:paraId="3B75A030" w14:textId="348204C9" w:rsidR="006553F9" w:rsidRDefault="006553F9" w:rsidP="002D7C8C"/>
    <w:p w14:paraId="7AFE540E" w14:textId="6B3ADD77" w:rsidR="006553F9" w:rsidRDefault="006553F9" w:rsidP="002D7C8C">
      <w:r>
        <w:t>For the moment VM are created using VMWare</w:t>
      </w:r>
      <w:r w:rsidR="00EF7141">
        <w:t xml:space="preserve"> vSphere, </w:t>
      </w:r>
      <w:r w:rsidR="008979F8">
        <w:t xml:space="preserve">it’s </w:t>
      </w:r>
      <w:r w:rsidR="00EF7141">
        <w:t>simple, but it comes with a cost per each created VM…</w:t>
      </w:r>
    </w:p>
    <w:p w14:paraId="06919B21" w14:textId="51C804DA" w:rsidR="006553F9" w:rsidRDefault="00EF7141" w:rsidP="002D7C8C">
      <w:r w:rsidRPr="00EF7141">
        <w:t xml:space="preserve">VMware </w:t>
      </w:r>
      <w:r>
        <w:t xml:space="preserve">proposes </w:t>
      </w:r>
      <w:r w:rsidRPr="00EF7141">
        <w:t>vSphere® Integrated Containers</w:t>
      </w:r>
      <w:r>
        <w:t>, which allows to manage containers from vSphere, but it doesn’t change the cost for the deployed VM</w:t>
      </w:r>
      <w:r w:rsidR="00D079E4">
        <w:t>s a license fee is still applied</w:t>
      </w:r>
      <w:r>
        <w:t>.</w:t>
      </w:r>
    </w:p>
    <w:p w14:paraId="016F1330" w14:textId="77777777" w:rsidR="008979F8" w:rsidRDefault="008979F8" w:rsidP="002D7C8C"/>
    <w:p w14:paraId="70C00989" w14:textId="3D461D65" w:rsidR="006553F9" w:rsidRDefault="00D079E4" w:rsidP="002D7C8C">
      <w:r>
        <w:t>A</w:t>
      </w:r>
      <w:r w:rsidR="00EF7141">
        <w:t xml:space="preserve"> solution is proposed: </w:t>
      </w:r>
      <w:hyperlink r:id="rId32" w:history="1">
        <w:r w:rsidR="006553F9" w:rsidRPr="00EF7141">
          <w:rPr>
            <w:rStyle w:val="Lienhypertexte"/>
          </w:rPr>
          <w:t>VMWARE INTEGRATED OP</w:t>
        </w:r>
        <w:r w:rsidR="00EF7141" w:rsidRPr="00EF7141">
          <w:rPr>
            <w:rStyle w:val="Lienhypertexte"/>
          </w:rPr>
          <w:t>ENSTACK</w:t>
        </w:r>
      </w:hyperlink>
      <w:r w:rsidR="00EF7141">
        <w:t>,</w:t>
      </w:r>
      <w:r w:rsidR="00680CF3">
        <w:t xml:space="preserve"> (VIO),</w:t>
      </w:r>
      <w:r w:rsidR="00EF7141">
        <w:t xml:space="preserve"> which allows to leverage OpenStack from VMWare vSphere</w:t>
      </w:r>
      <w:r>
        <w:t xml:space="preserve">, the infrastructure </w:t>
      </w:r>
      <w:r w:rsidR="00680CF3">
        <w:t xml:space="preserve">is managed </w:t>
      </w:r>
      <w:r>
        <w:t xml:space="preserve">using OpenStack tools, but there’s still license fee to pay </w:t>
      </w:r>
      <w:r w:rsidR="00680CF3">
        <w:t>per CPU (</w:t>
      </w:r>
      <w:r w:rsidR="00680CF3" w:rsidRPr="00680CF3">
        <w:t>VIO 4.0 per-CPU license and Support and Subscriptions (</w:t>
      </w:r>
      <w:proofErr w:type="spellStart"/>
      <w:r w:rsidR="00680CF3" w:rsidRPr="00680CF3">
        <w:t>SnS</w:t>
      </w:r>
      <w:proofErr w:type="spellEnd"/>
      <w:r w:rsidR="00680CF3" w:rsidRPr="00680CF3">
        <w:t>)</w:t>
      </w:r>
      <w:r w:rsidR="00680CF3">
        <w:t>).</w:t>
      </w:r>
    </w:p>
    <w:p w14:paraId="45E277EE" w14:textId="77777777" w:rsidR="003561AB" w:rsidRDefault="003561AB" w:rsidP="002D7C8C"/>
    <w:p w14:paraId="758838C2" w14:textId="0963B323" w:rsidR="00A0444D" w:rsidRDefault="00680CF3" w:rsidP="00A0444D">
      <w:r>
        <w:t xml:space="preserve">Despite this license </w:t>
      </w:r>
      <w:r w:rsidR="003561AB">
        <w:t xml:space="preserve">fees </w:t>
      </w:r>
      <w:r>
        <w:t xml:space="preserve">issue, </w:t>
      </w:r>
      <w:r w:rsidR="003561AB">
        <w:t xml:space="preserve">VIO offers </w:t>
      </w:r>
      <w:r w:rsidR="00A0444D">
        <w:t>Container execution on OpenStack: for customers seeking to modernize</w:t>
      </w:r>
      <w:r w:rsidR="003561AB">
        <w:t xml:space="preserve"> </w:t>
      </w:r>
      <w:r w:rsidR="00A0444D">
        <w:t>their traditional applications or to design new ones, based on</w:t>
      </w:r>
      <w:r w:rsidR="003561AB">
        <w:t xml:space="preserve"> </w:t>
      </w:r>
      <w:r w:rsidR="00A0444D">
        <w:t xml:space="preserve">containers, VMware Integrated OpenStack offers </w:t>
      </w:r>
      <w:r w:rsidR="00A0444D" w:rsidRPr="003561AB">
        <w:rPr>
          <w:b/>
        </w:rPr>
        <w:t>Kubernetes</w:t>
      </w:r>
      <w:r w:rsidR="00A0444D">
        <w:t xml:space="preserve"> support ready for</w:t>
      </w:r>
      <w:r w:rsidR="003561AB">
        <w:t xml:space="preserve"> </w:t>
      </w:r>
      <w:r w:rsidR="00A0444D">
        <w:t>production with pooling and persistent storage (volumes). This solution</w:t>
      </w:r>
      <w:r w:rsidR="003561AB">
        <w:t xml:space="preserve"> </w:t>
      </w:r>
      <w:r w:rsidR="00A0444D">
        <w:t>rea</w:t>
      </w:r>
      <w:r w:rsidR="003561AB">
        <w:t>dy for use for</w:t>
      </w:r>
      <w:r w:rsidR="00A0444D">
        <w:t xml:space="preserve"> who want to run containers</w:t>
      </w:r>
      <w:r w:rsidR="003561AB">
        <w:t xml:space="preserve"> </w:t>
      </w:r>
      <w:r w:rsidR="00A0444D">
        <w:t xml:space="preserve">on OpenStack and exploit </w:t>
      </w:r>
      <w:r w:rsidR="003561AB">
        <w:t>V</w:t>
      </w:r>
      <w:r w:rsidR="00A0444D">
        <w:t>Mware's virtualization technologies.</w:t>
      </w:r>
    </w:p>
    <w:p w14:paraId="55AA12DD" w14:textId="1D33B38F" w:rsidR="003561AB" w:rsidRDefault="003561AB" w:rsidP="00A0444D"/>
    <w:p w14:paraId="637C3490" w14:textId="61B2A9D5" w:rsidR="003561AB" w:rsidRDefault="003561AB" w:rsidP="00A0444D">
      <w:r>
        <w:t>The choice to use the current way or VIO with vSphere, to manage the platform infrastructure need to be assessed with induced costs.</w:t>
      </w:r>
    </w:p>
    <w:p w14:paraId="5250110B" w14:textId="21FFDA69" w:rsidR="003561AB" w:rsidRDefault="003561AB" w:rsidP="00A0444D">
      <w:r>
        <w:t>Anyway, using only pure OpenStack tools to manage the platform infrastructure is a solution to consider at least to lower TCO in terms of license fees.</w:t>
      </w:r>
    </w:p>
    <w:p w14:paraId="1E2A3B3B" w14:textId="7BDC6D0A" w:rsidR="003561AB" w:rsidRDefault="003561AB" w:rsidP="00A0444D">
      <w:r>
        <w:t xml:space="preserve"> </w:t>
      </w:r>
    </w:p>
    <w:p w14:paraId="5BC6CA22" w14:textId="77777777" w:rsidR="002D7C8C" w:rsidRDefault="002D7C8C" w:rsidP="0047663D">
      <w:pPr>
        <w:pStyle w:val="Titre2"/>
        <w:numPr>
          <w:ilvl w:val="1"/>
          <w:numId w:val="2"/>
        </w:numPr>
      </w:pPr>
      <w:bookmarkStart w:id="16" w:name="_Toc499823526"/>
      <w:bookmarkStart w:id="17" w:name="_Toc501009917"/>
      <w:r>
        <w:t>System Architecture Model</w:t>
      </w:r>
      <w:bookmarkEnd w:id="16"/>
      <w:bookmarkEnd w:id="17"/>
    </w:p>
    <w:p w14:paraId="74455383" w14:textId="77777777" w:rsidR="002D7C8C" w:rsidRDefault="002D7C8C" w:rsidP="002D7C8C">
      <w:r w:rsidRPr="0077092E">
        <w:t>The</w:t>
      </w:r>
      <w:r w:rsidRPr="0077092E">
        <w:rPr>
          <w:b/>
          <w:bCs/>
        </w:rPr>
        <w:t xml:space="preserve"> System Architecture Model</w:t>
      </w:r>
      <w:r w:rsidRPr="0077092E">
        <w:t xml:space="preserve"> represents the various architecture components that comp</w:t>
      </w:r>
      <w:r w:rsidR="00A836C2">
        <w:t>rise the system, and shows the important</w:t>
      </w:r>
      <w:r w:rsidRPr="0077092E">
        <w:t xml:space="preserve"> interrelationships.</w:t>
      </w:r>
    </w:p>
    <w:p w14:paraId="22A1CEA4" w14:textId="77777777" w:rsidR="000F4D77" w:rsidRPr="0077092E" w:rsidRDefault="000F4D77" w:rsidP="002D7C8C"/>
    <w:p w14:paraId="34811B68" w14:textId="77777777" w:rsidR="000F4D77" w:rsidRDefault="000F4D77" w:rsidP="000F4D77">
      <w:pPr>
        <w:keepNext/>
      </w:pPr>
      <w:r>
        <w:rPr>
          <w:noProof/>
          <w:lang w:val="fr-FR" w:eastAsia="fr-FR"/>
        </w:rPr>
        <w:lastRenderedPageBreak/>
        <w:drawing>
          <wp:inline distT="0" distB="0" distL="0" distR="0">
            <wp:extent cx="6000750" cy="4322762"/>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NCA_IOT_SmartCity_logical_big_picture.png"/>
                    <pic:cNvPicPr/>
                  </pic:nvPicPr>
                  <pic:blipFill>
                    <a:blip r:embed="rId33">
                      <a:extLst>
                        <a:ext uri="{28A0092B-C50C-407E-A947-70E740481C1C}">
                          <a14:useLocalDpi xmlns:a14="http://schemas.microsoft.com/office/drawing/2010/main" val="0"/>
                        </a:ext>
                      </a:extLst>
                    </a:blip>
                    <a:stretch>
                      <a:fillRect/>
                    </a:stretch>
                  </pic:blipFill>
                  <pic:spPr>
                    <a:xfrm>
                      <a:off x="0" y="0"/>
                      <a:ext cx="6000750" cy="4322762"/>
                    </a:xfrm>
                    <a:prstGeom prst="rect">
                      <a:avLst/>
                    </a:prstGeom>
                  </pic:spPr>
                </pic:pic>
              </a:graphicData>
            </a:graphic>
          </wp:inline>
        </w:drawing>
      </w:r>
    </w:p>
    <w:p w14:paraId="5805369A" w14:textId="62D75CC1" w:rsidR="002D7C8C" w:rsidRPr="0077092E" w:rsidRDefault="000F4D77" w:rsidP="000F4D77">
      <w:pPr>
        <w:pStyle w:val="Lgende"/>
      </w:pPr>
      <w:r>
        <w:t xml:space="preserve">Figure </w:t>
      </w:r>
      <w:r>
        <w:fldChar w:fldCharType="begin"/>
      </w:r>
      <w:r>
        <w:instrText xml:space="preserve"> SEQ Figure \* ARABIC </w:instrText>
      </w:r>
      <w:r>
        <w:fldChar w:fldCharType="separate"/>
      </w:r>
      <w:r w:rsidR="00047B72">
        <w:rPr>
          <w:noProof/>
        </w:rPr>
        <w:t>6</w:t>
      </w:r>
      <w:r>
        <w:fldChar w:fldCharType="end"/>
      </w:r>
      <w:r>
        <w:t>: MNCA IOT Smart City Platform logical architecture</w:t>
      </w:r>
    </w:p>
    <w:p w14:paraId="5B0C9945" w14:textId="477B5113" w:rsidR="002D7C8C" w:rsidRDefault="00D35DAA" w:rsidP="0047663D">
      <w:pPr>
        <w:pStyle w:val="Paragraphedeliste"/>
        <w:numPr>
          <w:ilvl w:val="0"/>
          <w:numId w:val="8"/>
        </w:numPr>
      </w:pPr>
      <w:r>
        <w:t>Not all the relations between components have been represented in the above schema</w:t>
      </w:r>
      <w:r w:rsidR="00FE7EFD">
        <w:t xml:space="preserve"> to preserve readability.</w:t>
      </w:r>
    </w:p>
    <w:p w14:paraId="60E227AF" w14:textId="7A10DD4E" w:rsidR="000B1714" w:rsidRDefault="000B1714" w:rsidP="0047663D">
      <w:pPr>
        <w:pStyle w:val="Paragraphedeliste"/>
        <w:numPr>
          <w:ilvl w:val="0"/>
          <w:numId w:val="8"/>
        </w:numPr>
      </w:pPr>
      <w:r>
        <w:t xml:space="preserve">Most of the components </w:t>
      </w:r>
      <w:r w:rsidR="00722406">
        <w:t xml:space="preserve">provide interfaces through RESTful API over HTTP/HTTPS, so that the platform is SOA (Service Oriented Architecture), and micro services based. </w:t>
      </w:r>
    </w:p>
    <w:p w14:paraId="0D60D86B" w14:textId="47C96EB8" w:rsidR="008005E6" w:rsidRDefault="00D35DAA" w:rsidP="0047663D">
      <w:pPr>
        <w:pStyle w:val="Paragraphedeliste"/>
        <w:numPr>
          <w:ilvl w:val="0"/>
          <w:numId w:val="8"/>
        </w:numPr>
      </w:pPr>
      <w:r>
        <w:t xml:space="preserve">The central component that provides the main </w:t>
      </w:r>
      <w:r w:rsidR="00542C35">
        <w:t>“</w:t>
      </w:r>
      <w:r w:rsidR="00AB1648">
        <w:t xml:space="preserve">context </w:t>
      </w:r>
      <w:r>
        <w:t xml:space="preserve">data </w:t>
      </w:r>
      <w:r w:rsidR="00AB1648">
        <w:t xml:space="preserve">exchange </w:t>
      </w:r>
      <w:r>
        <w:t>bus</w:t>
      </w:r>
      <w:r w:rsidR="005B3E51">
        <w:t>”</w:t>
      </w:r>
      <w:r>
        <w:t xml:space="preserve"> is</w:t>
      </w:r>
      <w:r w:rsidR="005B3E51">
        <w:t xml:space="preserve"> the Orion Context Broker, </w:t>
      </w:r>
      <w:r w:rsidR="00AB1648">
        <w:t xml:space="preserve">this is the </w:t>
      </w:r>
      <w:proofErr w:type="spellStart"/>
      <w:r w:rsidR="00AB1648">
        <w:t>Fiware</w:t>
      </w:r>
      <w:proofErr w:type="spellEnd"/>
      <w:r w:rsidR="00AB1648">
        <w:t xml:space="preserve"> Generic</w:t>
      </w:r>
      <w:r w:rsidR="00F2163C">
        <w:t xml:space="preserve"> Enabler (GE)</w:t>
      </w:r>
      <w:r w:rsidR="00AB1648">
        <w:t xml:space="preserve"> to consider as the cornerstone of the platform.</w:t>
      </w:r>
    </w:p>
    <w:p w14:paraId="575B2702" w14:textId="2452B9B7" w:rsidR="00D35DAA" w:rsidRDefault="008005E6" w:rsidP="0047663D">
      <w:pPr>
        <w:pStyle w:val="Paragraphedeliste"/>
        <w:numPr>
          <w:ilvl w:val="0"/>
          <w:numId w:val="8"/>
        </w:numPr>
      </w:pPr>
      <w:r>
        <w:t xml:space="preserve">As </w:t>
      </w:r>
      <w:r w:rsidR="005B3E51">
        <w:t xml:space="preserve">any interaction with this component is done using NGSI </w:t>
      </w:r>
      <w:r w:rsidR="005303D8">
        <w:t>REST</w:t>
      </w:r>
      <w:r w:rsidR="00722406">
        <w:t>ful</w:t>
      </w:r>
      <w:r w:rsidR="005303D8">
        <w:t xml:space="preserve"> </w:t>
      </w:r>
      <w:r w:rsidR="009A1436">
        <w:t>APIs</w:t>
      </w:r>
      <w:r w:rsidR="00F2163C">
        <w:t xml:space="preserve">, </w:t>
      </w:r>
      <w:r>
        <w:t>th</w:t>
      </w:r>
      <w:r w:rsidR="005303D8">
        <w:t>is</w:t>
      </w:r>
      <w:r>
        <w:t xml:space="preserve"> </w:t>
      </w:r>
      <w:r w:rsidR="007048E0">
        <w:t>is</w:t>
      </w:r>
      <w:r>
        <w:t xml:space="preserve"> </w:t>
      </w:r>
      <w:r w:rsidR="007048E0">
        <w:t xml:space="preserve">the main communication </w:t>
      </w:r>
      <w:r>
        <w:t xml:space="preserve">stream </w:t>
      </w:r>
      <w:r w:rsidR="007048E0">
        <w:t>in</w:t>
      </w:r>
      <w:r>
        <w:t xml:space="preserve"> the platform</w:t>
      </w:r>
      <w:r w:rsidR="005303D8">
        <w:t>,</w:t>
      </w:r>
      <w:r>
        <w:t xml:space="preserve"> that is represented</w:t>
      </w:r>
      <w:r w:rsidR="005303D8">
        <w:t xml:space="preserve"> on the above figure</w:t>
      </w:r>
      <w:r w:rsidR="005B3E51">
        <w:t>.</w:t>
      </w:r>
    </w:p>
    <w:p w14:paraId="5EF46306" w14:textId="1274A461" w:rsidR="009A13A6" w:rsidRDefault="009A13A6" w:rsidP="0047663D">
      <w:pPr>
        <w:pStyle w:val="Paragraphedeliste"/>
        <w:numPr>
          <w:ilvl w:val="0"/>
          <w:numId w:val="8"/>
        </w:numPr>
      </w:pPr>
      <w:r>
        <w:t>As well the transversal arrow to Biz ecosystem</w:t>
      </w:r>
      <w:r w:rsidR="007048E0">
        <w:t xml:space="preserve"> GE</w:t>
      </w:r>
      <w:r>
        <w:t>, represent</w:t>
      </w:r>
      <w:r w:rsidR="00CE0DAA">
        <w:t>s</w:t>
      </w:r>
      <w:r>
        <w:t xml:space="preserve"> the link of each component to it for platform asset</w:t>
      </w:r>
      <w:r w:rsidR="009A1436">
        <w:t>s</w:t>
      </w:r>
      <w:r>
        <w:t xml:space="preserve"> </w:t>
      </w:r>
      <w:r w:rsidR="009A1436">
        <w:t xml:space="preserve">catalog </w:t>
      </w:r>
      <w:r>
        <w:t>management and monetization.</w:t>
      </w:r>
    </w:p>
    <w:p w14:paraId="6087BB37" w14:textId="77777777" w:rsidR="005303D8" w:rsidRDefault="009E29FD" w:rsidP="0047663D">
      <w:pPr>
        <w:pStyle w:val="Paragraphedeliste"/>
        <w:numPr>
          <w:ilvl w:val="0"/>
          <w:numId w:val="8"/>
        </w:numPr>
      </w:pPr>
      <w:r>
        <w:t xml:space="preserve">Are not represented the relations to the identity manager </w:t>
      </w:r>
      <w:r w:rsidR="007048E0">
        <w:t xml:space="preserve">(IDM GE) </w:t>
      </w:r>
      <w:r>
        <w:t xml:space="preserve">component, which are generally used to </w:t>
      </w:r>
      <w:r w:rsidR="00D34B7C">
        <w:t>authorize</w:t>
      </w:r>
      <w:r>
        <w:t xml:space="preserve"> access to the component through a proxy to identity manager.</w:t>
      </w:r>
    </w:p>
    <w:p w14:paraId="5226053F" w14:textId="6345397A" w:rsidR="009E29FD" w:rsidRDefault="009E29FD" w:rsidP="0047663D">
      <w:pPr>
        <w:pStyle w:val="Paragraphedeliste"/>
        <w:numPr>
          <w:ilvl w:val="0"/>
          <w:numId w:val="8"/>
        </w:numPr>
      </w:pPr>
      <w:r>
        <w:t xml:space="preserve">The aim with the IDM </w:t>
      </w:r>
      <w:r w:rsidR="00B21781">
        <w:t xml:space="preserve">(Identity Management) </w:t>
      </w:r>
      <w:r>
        <w:t>component, is to try to offer a centralized SSO management over the whole platform</w:t>
      </w:r>
      <w:r w:rsidR="007D2CC4">
        <w:t xml:space="preserve">, allowing the </w:t>
      </w:r>
      <w:r w:rsidR="00D34B7C">
        <w:t>central control of access authorization to platform components.</w:t>
      </w:r>
    </w:p>
    <w:p w14:paraId="17A41AAE" w14:textId="77777777" w:rsidR="00D44027" w:rsidRDefault="009E29FD" w:rsidP="0047663D">
      <w:pPr>
        <w:pStyle w:val="Paragraphedeliste"/>
        <w:numPr>
          <w:ilvl w:val="0"/>
          <w:numId w:val="8"/>
        </w:numPr>
      </w:pPr>
      <w:r>
        <w:t xml:space="preserve">The </w:t>
      </w:r>
      <w:r w:rsidR="00F2163C">
        <w:t xml:space="preserve">data storage component is not </w:t>
      </w:r>
      <w:r w:rsidR="007D2CC4">
        <w:t xml:space="preserve">a </w:t>
      </w:r>
      <w:proofErr w:type="spellStart"/>
      <w:r w:rsidR="007D2CC4">
        <w:t>Fiware</w:t>
      </w:r>
      <w:proofErr w:type="spellEnd"/>
      <w:r w:rsidR="007D2CC4">
        <w:t xml:space="preserve"> component, this should be the SQL data tank of any </w:t>
      </w:r>
      <w:proofErr w:type="spellStart"/>
      <w:r w:rsidR="007D2CC4">
        <w:t>Fiware</w:t>
      </w:r>
      <w:proofErr w:type="spellEnd"/>
      <w:r w:rsidR="007D2CC4">
        <w:t xml:space="preserve"> module using </w:t>
      </w:r>
      <w:r w:rsidR="00D44027">
        <w:t xml:space="preserve">SQL database, in case it’s </w:t>
      </w:r>
      <w:r w:rsidR="00253FC4">
        <w:t xml:space="preserve">impossible to change (a lot of </w:t>
      </w:r>
      <w:proofErr w:type="spellStart"/>
      <w:r w:rsidR="00253FC4">
        <w:t>F</w:t>
      </w:r>
      <w:r w:rsidR="00D44027">
        <w:t>iware</w:t>
      </w:r>
      <w:proofErr w:type="spellEnd"/>
      <w:r w:rsidR="00D44027">
        <w:t xml:space="preserve"> modules rely on MySQL database) to PostgreSQL, we </w:t>
      </w:r>
      <w:r w:rsidR="009A13A6">
        <w:t>can</w:t>
      </w:r>
      <w:r w:rsidR="00D44027">
        <w:t xml:space="preserve"> use MariaDB.</w:t>
      </w:r>
    </w:p>
    <w:p w14:paraId="0DA0420E" w14:textId="77777777" w:rsidR="005B3E51" w:rsidRDefault="00D44027" w:rsidP="0047663D">
      <w:pPr>
        <w:pStyle w:val="Paragraphedeliste"/>
        <w:numPr>
          <w:ilvl w:val="0"/>
          <w:numId w:val="8"/>
        </w:numPr>
      </w:pPr>
      <w:r>
        <w:t>The general idea with the data storage component</w:t>
      </w:r>
      <w:r w:rsidR="00B86FE2">
        <w:t>s</w:t>
      </w:r>
      <w:r>
        <w:t xml:space="preserve"> in the representation is to emphasis the fact that all the databases used by </w:t>
      </w:r>
      <w:proofErr w:type="spellStart"/>
      <w:r>
        <w:t>Fiware</w:t>
      </w:r>
      <w:proofErr w:type="spellEnd"/>
      <w:r>
        <w:t xml:space="preserve"> modules </w:t>
      </w:r>
      <w:r w:rsidR="009A13A6">
        <w:t>should be centralized in some clusters based on needed database server, which is true for SQL database and NoSQL database, so that relation links have not been represented on the above schema</w:t>
      </w:r>
    </w:p>
    <w:p w14:paraId="5812D971" w14:textId="77777777" w:rsidR="00B535D8" w:rsidRDefault="00B86FE2" w:rsidP="0047663D">
      <w:pPr>
        <w:pStyle w:val="Paragraphedeliste"/>
        <w:numPr>
          <w:ilvl w:val="0"/>
          <w:numId w:val="8"/>
        </w:numPr>
      </w:pPr>
      <w:r>
        <w:t>Inside</w:t>
      </w:r>
      <w:r w:rsidR="006E75D4">
        <w:t xml:space="preserve"> the DEV component on the </w:t>
      </w:r>
      <w:r>
        <w:t xml:space="preserve">above </w:t>
      </w:r>
      <w:r w:rsidR="00B535D8">
        <w:t>figure are</w:t>
      </w:r>
      <w:r w:rsidR="006E75D4">
        <w:t xml:space="preserve"> the </w:t>
      </w:r>
      <w:proofErr w:type="spellStart"/>
      <w:r w:rsidR="006E75D4">
        <w:t>Paas</w:t>
      </w:r>
      <w:proofErr w:type="spellEnd"/>
      <w:r w:rsidR="006E75D4">
        <w:t xml:space="preserve"> and the tools needed to develop applications that will use the </w:t>
      </w:r>
      <w:proofErr w:type="spellStart"/>
      <w:r w:rsidR="006E75D4">
        <w:t>Fiware</w:t>
      </w:r>
      <w:proofErr w:type="spellEnd"/>
      <w:r w:rsidR="006E75D4">
        <w:t xml:space="preserve"> ecosystem, this encompass development tools but also QA tools for testing and validation purpose</w:t>
      </w:r>
      <w:r w:rsidR="00F83FBE">
        <w:t xml:space="preserve">, which can have </w:t>
      </w:r>
      <w:r w:rsidR="003F7740">
        <w:t>specific needs in term of access to data</w:t>
      </w:r>
      <w:r w:rsidR="00E13566">
        <w:t>.</w:t>
      </w:r>
      <w:r w:rsidR="00B535D8">
        <w:t xml:space="preserve"> </w:t>
      </w:r>
      <w:r w:rsidR="00B535D8">
        <w:lastRenderedPageBreak/>
        <w:t xml:space="preserve">Most probably for development and QA, it will be required to deploy some </w:t>
      </w:r>
      <w:proofErr w:type="spellStart"/>
      <w:r w:rsidR="00B535D8">
        <w:t>Fiware</w:t>
      </w:r>
      <w:proofErr w:type="spellEnd"/>
      <w:r w:rsidR="00B535D8">
        <w:t xml:space="preserve"> components or even a complete platform for staging.</w:t>
      </w:r>
    </w:p>
    <w:p w14:paraId="662CB364" w14:textId="77777777" w:rsidR="001F7747" w:rsidRDefault="001F7747" w:rsidP="0047663D">
      <w:pPr>
        <w:pStyle w:val="Paragraphedeliste"/>
        <w:numPr>
          <w:ilvl w:val="0"/>
          <w:numId w:val="8"/>
        </w:numPr>
      </w:pPr>
      <w:r>
        <w:t xml:space="preserve">A global reverse proxy and load balancer (F5 </w:t>
      </w:r>
      <w:proofErr w:type="spellStart"/>
      <w:r>
        <w:t>BigIP</w:t>
      </w:r>
      <w:proofErr w:type="spellEnd"/>
      <w:r>
        <w:t>) will be the main entry point to the smart city platform.</w:t>
      </w:r>
    </w:p>
    <w:p w14:paraId="5BEB0062" w14:textId="77777777" w:rsidR="005B3E51" w:rsidRDefault="005B3E51" w:rsidP="002D7C8C"/>
    <w:p w14:paraId="617A8F82" w14:textId="77777777" w:rsidR="002D7C8C" w:rsidRDefault="002D7C8C" w:rsidP="00641BB8">
      <w:pPr>
        <w:pStyle w:val="Titre3"/>
        <w:numPr>
          <w:ilvl w:val="0"/>
          <w:numId w:val="0"/>
        </w:numPr>
        <w:ind w:left="720" w:hanging="720"/>
        <w:rPr>
          <w:i/>
        </w:rPr>
      </w:pPr>
      <w:bookmarkStart w:id="18" w:name="_Toc499823527"/>
      <w:bookmarkStart w:id="19" w:name="_Toc501009918"/>
      <w:r>
        <w:t>2.2.1 Overall Architectural Considerations</w:t>
      </w:r>
      <w:bookmarkEnd w:id="18"/>
      <w:bookmarkEnd w:id="19"/>
    </w:p>
    <w:p w14:paraId="35E05B40" w14:textId="77777777" w:rsidR="002D7C8C" w:rsidRPr="0077092E" w:rsidRDefault="002D7C8C" w:rsidP="002D7C8C">
      <w:pPr>
        <w:ind w:firstLine="90"/>
        <w:rPr>
          <w:i/>
          <w:iCs/>
        </w:rPr>
      </w:pPr>
      <w:r w:rsidRPr="0077092E">
        <w:rPr>
          <w:i/>
          <w:iCs/>
        </w:rPr>
        <w:t xml:space="preserve">The </w:t>
      </w:r>
      <w:r w:rsidRPr="0077092E">
        <w:rPr>
          <w:b/>
          <w:bCs/>
          <w:i/>
          <w:iCs/>
        </w:rPr>
        <w:t xml:space="preserve">Overall Architectural Considerations </w:t>
      </w:r>
      <w:r w:rsidRPr="0077092E">
        <w:rPr>
          <w:i/>
          <w:iCs/>
        </w:rPr>
        <w:t xml:space="preserve">section defines how additional technical requirements have been addressed by the architecture.  </w:t>
      </w:r>
      <w:r w:rsidR="003F7740">
        <w:rPr>
          <w:i/>
          <w:iCs/>
        </w:rPr>
        <w:t>items in this section</w:t>
      </w:r>
      <w:r w:rsidRPr="0077092E">
        <w:rPr>
          <w:i/>
          <w:iCs/>
        </w:rPr>
        <w:t xml:space="preserve"> include:</w:t>
      </w:r>
    </w:p>
    <w:p w14:paraId="7B1964BD" w14:textId="77777777" w:rsidR="00B535D8" w:rsidRDefault="00B535D8" w:rsidP="002D7C8C">
      <w:pPr>
        <w:numPr>
          <w:ilvl w:val="0"/>
          <w:numId w:val="1"/>
        </w:numPr>
        <w:rPr>
          <w:i/>
          <w:iCs/>
        </w:rPr>
      </w:pPr>
      <w:r>
        <w:rPr>
          <w:i/>
          <w:iCs/>
        </w:rPr>
        <w:t>Deployment strategy</w:t>
      </w:r>
    </w:p>
    <w:p w14:paraId="183A933C" w14:textId="77777777" w:rsidR="002D7C8C" w:rsidRDefault="002D7C8C" w:rsidP="002D7C8C">
      <w:pPr>
        <w:numPr>
          <w:ilvl w:val="0"/>
          <w:numId w:val="1"/>
        </w:numPr>
        <w:rPr>
          <w:i/>
          <w:iCs/>
        </w:rPr>
      </w:pPr>
      <w:r w:rsidRPr="0077092E">
        <w:rPr>
          <w:i/>
          <w:iCs/>
        </w:rPr>
        <w:t>Security Strategy</w:t>
      </w:r>
    </w:p>
    <w:p w14:paraId="1A2F1FEB" w14:textId="77777777" w:rsidR="009D7CA7" w:rsidRPr="0077092E" w:rsidRDefault="009D7CA7" w:rsidP="002D7C8C">
      <w:pPr>
        <w:numPr>
          <w:ilvl w:val="0"/>
          <w:numId w:val="1"/>
        </w:numPr>
        <w:rPr>
          <w:i/>
          <w:iCs/>
        </w:rPr>
      </w:pPr>
      <w:r>
        <w:rPr>
          <w:i/>
          <w:iCs/>
        </w:rPr>
        <w:t xml:space="preserve">Availability </w:t>
      </w:r>
      <w:r w:rsidRPr="0077092E">
        <w:rPr>
          <w:i/>
          <w:iCs/>
        </w:rPr>
        <w:t>requirements</w:t>
      </w:r>
    </w:p>
    <w:p w14:paraId="1CE839EA" w14:textId="77777777" w:rsidR="002D7C8C" w:rsidRPr="0077092E" w:rsidRDefault="002D7C8C" w:rsidP="002D7C8C">
      <w:pPr>
        <w:numPr>
          <w:ilvl w:val="0"/>
          <w:numId w:val="1"/>
        </w:numPr>
        <w:rPr>
          <w:i/>
          <w:iCs/>
        </w:rPr>
      </w:pPr>
      <w:r w:rsidRPr="0077092E">
        <w:rPr>
          <w:i/>
          <w:iCs/>
        </w:rPr>
        <w:t>Performance requirements</w:t>
      </w:r>
    </w:p>
    <w:p w14:paraId="14027AAF" w14:textId="77777777" w:rsidR="002D7C8C" w:rsidRPr="0077092E" w:rsidRDefault="002D7C8C" w:rsidP="002D7C8C">
      <w:pPr>
        <w:numPr>
          <w:ilvl w:val="0"/>
          <w:numId w:val="1"/>
        </w:numPr>
        <w:rPr>
          <w:i/>
          <w:iCs/>
        </w:rPr>
      </w:pPr>
      <w:r w:rsidRPr="0077092E">
        <w:rPr>
          <w:i/>
          <w:iCs/>
        </w:rPr>
        <w:t>Accessibility</w:t>
      </w:r>
    </w:p>
    <w:p w14:paraId="3E2959A6" w14:textId="77777777" w:rsidR="002D7C8C" w:rsidRDefault="009A13A6" w:rsidP="002D7C8C">
      <w:pPr>
        <w:numPr>
          <w:ilvl w:val="0"/>
          <w:numId w:val="1"/>
        </w:numPr>
        <w:rPr>
          <w:i/>
          <w:iCs/>
        </w:rPr>
      </w:pPr>
      <w:r>
        <w:rPr>
          <w:i/>
          <w:iCs/>
        </w:rPr>
        <w:t>Database management</w:t>
      </w:r>
    </w:p>
    <w:p w14:paraId="1E06F857" w14:textId="2A5AD31D" w:rsidR="00AF773A" w:rsidRPr="0077092E" w:rsidRDefault="00AF773A" w:rsidP="002D7C8C">
      <w:pPr>
        <w:numPr>
          <w:ilvl w:val="0"/>
          <w:numId w:val="1"/>
        </w:numPr>
        <w:rPr>
          <w:i/>
          <w:iCs/>
        </w:rPr>
      </w:pPr>
      <w:r>
        <w:rPr>
          <w:i/>
          <w:iCs/>
        </w:rPr>
        <w:t>Storage</w:t>
      </w:r>
      <w:r w:rsidR="004A0A5C">
        <w:rPr>
          <w:i/>
          <w:iCs/>
        </w:rPr>
        <w:t xml:space="preserve"> policy</w:t>
      </w:r>
    </w:p>
    <w:p w14:paraId="5361197C" w14:textId="77777777" w:rsidR="002D7C8C" w:rsidRPr="0077092E" w:rsidRDefault="002D7C8C" w:rsidP="002D7C8C">
      <w:pPr>
        <w:numPr>
          <w:ilvl w:val="0"/>
          <w:numId w:val="1"/>
        </w:numPr>
        <w:rPr>
          <w:i/>
          <w:iCs/>
        </w:rPr>
      </w:pPr>
      <w:r w:rsidRPr="0077092E">
        <w:rPr>
          <w:i/>
          <w:iCs/>
        </w:rPr>
        <w:t>Transaction volumes</w:t>
      </w:r>
    </w:p>
    <w:p w14:paraId="4F1B7E44" w14:textId="77777777" w:rsidR="002D7C8C" w:rsidRPr="0077092E" w:rsidRDefault="002D7C8C" w:rsidP="002D7C8C">
      <w:pPr>
        <w:numPr>
          <w:ilvl w:val="0"/>
          <w:numId w:val="1"/>
        </w:numPr>
        <w:rPr>
          <w:i/>
          <w:iCs/>
        </w:rPr>
      </w:pPr>
      <w:r w:rsidRPr="0077092E">
        <w:rPr>
          <w:i/>
          <w:iCs/>
        </w:rPr>
        <w:t>Concurrent user</w:t>
      </w:r>
      <w:r w:rsidR="0036086A">
        <w:rPr>
          <w:i/>
          <w:iCs/>
        </w:rPr>
        <w:t>s &amp; devices</w:t>
      </w:r>
      <w:r w:rsidRPr="0077092E">
        <w:rPr>
          <w:i/>
          <w:iCs/>
        </w:rPr>
        <w:t xml:space="preserve"> </w:t>
      </w:r>
    </w:p>
    <w:p w14:paraId="6CC7D6D5" w14:textId="77777777" w:rsidR="002D7C8C" w:rsidRPr="0077092E" w:rsidRDefault="002D7C8C" w:rsidP="002D7C8C">
      <w:pPr>
        <w:numPr>
          <w:ilvl w:val="0"/>
          <w:numId w:val="1"/>
        </w:numPr>
        <w:rPr>
          <w:i/>
          <w:iCs/>
        </w:rPr>
      </w:pPr>
      <w:r w:rsidRPr="0077092E">
        <w:rPr>
          <w:i/>
          <w:iCs/>
        </w:rPr>
        <w:t>Data import and export</w:t>
      </w:r>
    </w:p>
    <w:p w14:paraId="4989AB4E" w14:textId="77777777" w:rsidR="002D7C8C" w:rsidRDefault="002D7C8C" w:rsidP="002D7C8C">
      <w:pPr>
        <w:numPr>
          <w:ilvl w:val="0"/>
          <w:numId w:val="1"/>
        </w:numPr>
        <w:rPr>
          <w:i/>
          <w:iCs/>
        </w:rPr>
      </w:pPr>
      <w:r w:rsidRPr="0077092E">
        <w:rPr>
          <w:i/>
          <w:iCs/>
        </w:rPr>
        <w:t>Disaster recovery</w:t>
      </w:r>
    </w:p>
    <w:p w14:paraId="417DA7FA" w14:textId="77777777" w:rsidR="005E7F17" w:rsidRPr="0077092E" w:rsidRDefault="004E528F" w:rsidP="002D7C8C">
      <w:pPr>
        <w:numPr>
          <w:ilvl w:val="0"/>
          <w:numId w:val="1"/>
        </w:numPr>
        <w:rPr>
          <w:i/>
          <w:iCs/>
        </w:rPr>
      </w:pPr>
      <w:r>
        <w:rPr>
          <w:i/>
          <w:iCs/>
        </w:rPr>
        <w:t>GDPR</w:t>
      </w:r>
    </w:p>
    <w:p w14:paraId="0CA1F718" w14:textId="77777777" w:rsidR="002D7C8C" w:rsidRDefault="002D7C8C" w:rsidP="00B535D8"/>
    <w:p w14:paraId="3C90FBF5" w14:textId="77777777" w:rsidR="00B535D8" w:rsidRDefault="00B535D8" w:rsidP="00B535D8">
      <w:pPr>
        <w:pStyle w:val="Titre4"/>
      </w:pPr>
      <w:r>
        <w:t>Deployment</w:t>
      </w:r>
      <w:r w:rsidRPr="00641BB8">
        <w:t xml:space="preserve"> Strategy</w:t>
      </w:r>
    </w:p>
    <w:p w14:paraId="211EAE3D" w14:textId="77777777" w:rsidR="00C42C28" w:rsidRDefault="00B535D8" w:rsidP="00B535D8">
      <w:r>
        <w:t>As stated previously, the MNCA Smart City platform will be deployed using Docker containers in a global swarm (</w:t>
      </w:r>
      <w:r w:rsidR="00C42C28">
        <w:t>group</w:t>
      </w:r>
      <w:r>
        <w:t xml:space="preserve"> of Docker</w:t>
      </w:r>
      <w:r w:rsidR="00C42C28">
        <w:t xml:space="preserve"> engines).</w:t>
      </w:r>
    </w:p>
    <w:p w14:paraId="310F1189" w14:textId="2A34F150" w:rsidR="003F3997" w:rsidRDefault="00C42C28" w:rsidP="00B535D8">
      <w:r>
        <w:t>In this first step Docker engines will be deployed on Virtual machines dispatched on the 3 data centers</w:t>
      </w:r>
      <w:r w:rsidR="001D4C7E">
        <w:t xml:space="preserve"> (when they will be available</w:t>
      </w:r>
      <w:r w:rsidR="00F90B8F">
        <w:t xml:space="preserve">, </w:t>
      </w:r>
      <w:r w:rsidR="00AF254D">
        <w:t>for the first step installation the platform will be deployed on the main data center</w:t>
      </w:r>
      <w:r w:rsidR="001D4C7E">
        <w:t>)</w:t>
      </w:r>
      <w:r>
        <w:t>.</w:t>
      </w:r>
    </w:p>
    <w:p w14:paraId="2A20712A" w14:textId="77777777" w:rsidR="003E068C" w:rsidRDefault="003F3997" w:rsidP="00B535D8">
      <w:r>
        <w:t>The different modules will be grouped in services</w:t>
      </w:r>
      <w:r w:rsidR="003E068C">
        <w:t xml:space="preserve"> and stack</w:t>
      </w:r>
      <w:r w:rsidR="001D4C7E">
        <w:t>s</w:t>
      </w:r>
      <w:r w:rsidR="003E068C">
        <w:t xml:space="preserve"> (Docker concept</w:t>
      </w:r>
      <w:r w:rsidR="001D4C7E">
        <w:t>s</w:t>
      </w:r>
      <w:r w:rsidR="003E068C">
        <w:t>).</w:t>
      </w:r>
    </w:p>
    <w:p w14:paraId="39A21B2B" w14:textId="371B709A" w:rsidR="003E068C" w:rsidRDefault="001D4C7E" w:rsidP="00B535D8">
      <w:r>
        <w:t xml:space="preserve">Database servers, </w:t>
      </w:r>
      <w:r w:rsidR="003E068C">
        <w:t>will be deployed in clusters, at disposal for use by other components of the platform.</w:t>
      </w:r>
    </w:p>
    <w:p w14:paraId="1AF92255" w14:textId="77777777" w:rsidR="00BC3F50" w:rsidRDefault="00B535D8" w:rsidP="00B535D8">
      <w:r>
        <w:t xml:space="preserve"> </w:t>
      </w:r>
    </w:p>
    <w:p w14:paraId="62A6C4F5" w14:textId="77777777" w:rsidR="00B535D8" w:rsidRPr="00B535D8" w:rsidRDefault="00B535D8" w:rsidP="0047663D">
      <w:pPr>
        <w:pStyle w:val="Paragraphedeliste"/>
        <w:keepNext/>
        <w:keepLines/>
        <w:numPr>
          <w:ilvl w:val="1"/>
          <w:numId w:val="9"/>
        </w:numPr>
        <w:spacing w:before="200"/>
        <w:contextualSpacing w:val="0"/>
        <w:outlineLvl w:val="1"/>
        <w:rPr>
          <w:rFonts w:eastAsiaTheme="majorEastAsia" w:cstheme="majorBidi"/>
          <w:b/>
          <w:bCs/>
          <w:vanish/>
          <w:sz w:val="28"/>
          <w:szCs w:val="26"/>
        </w:rPr>
      </w:pPr>
      <w:bookmarkStart w:id="20" w:name="_Toc496618778"/>
      <w:bookmarkStart w:id="21" w:name="_Toc496618951"/>
      <w:bookmarkStart w:id="22" w:name="_Toc496619010"/>
      <w:bookmarkStart w:id="23" w:name="_Toc496711837"/>
      <w:bookmarkStart w:id="24" w:name="_Toc496712340"/>
      <w:bookmarkStart w:id="25" w:name="_Toc496721317"/>
      <w:bookmarkStart w:id="26" w:name="_Toc497140555"/>
      <w:bookmarkStart w:id="27" w:name="_Toc497322727"/>
      <w:bookmarkStart w:id="28" w:name="_Toc497335759"/>
      <w:bookmarkStart w:id="29" w:name="_Toc497335895"/>
      <w:bookmarkStart w:id="30" w:name="_Toc497400324"/>
      <w:bookmarkStart w:id="31" w:name="_Toc497476810"/>
      <w:bookmarkStart w:id="32" w:name="_Toc497654484"/>
      <w:bookmarkStart w:id="33" w:name="_Toc498000593"/>
      <w:bookmarkStart w:id="34" w:name="_Toc498526828"/>
      <w:bookmarkStart w:id="35" w:name="_Toc498526967"/>
      <w:bookmarkStart w:id="36" w:name="_Toc498962926"/>
      <w:bookmarkStart w:id="37" w:name="_Toc499305481"/>
      <w:bookmarkStart w:id="38" w:name="_Toc499305877"/>
      <w:bookmarkStart w:id="39" w:name="_Toc499539490"/>
      <w:bookmarkStart w:id="40" w:name="_Toc499648742"/>
      <w:bookmarkStart w:id="41" w:name="_Toc499649954"/>
      <w:bookmarkStart w:id="42" w:name="_Toc499650092"/>
      <w:bookmarkStart w:id="43" w:name="_Toc499652561"/>
      <w:bookmarkStart w:id="44" w:name="_Toc499654972"/>
      <w:bookmarkStart w:id="45" w:name="_Toc499720208"/>
      <w:bookmarkStart w:id="46" w:name="_Toc499720453"/>
      <w:bookmarkStart w:id="47" w:name="_Toc499730903"/>
      <w:bookmarkStart w:id="48" w:name="_Toc499731749"/>
      <w:bookmarkStart w:id="49" w:name="_Toc499732531"/>
      <w:bookmarkStart w:id="50" w:name="_Toc499732669"/>
      <w:bookmarkStart w:id="51" w:name="_Toc499797470"/>
      <w:bookmarkStart w:id="52" w:name="_Toc499821092"/>
      <w:bookmarkStart w:id="53" w:name="_Toc499821230"/>
      <w:bookmarkStart w:id="54" w:name="_Toc499823528"/>
      <w:bookmarkStart w:id="55" w:name="_Toc499823666"/>
      <w:bookmarkStart w:id="56" w:name="_Toc500170962"/>
      <w:bookmarkStart w:id="57" w:name="_Toc500171101"/>
      <w:bookmarkStart w:id="58" w:name="_Toc500233971"/>
      <w:bookmarkStart w:id="59" w:name="_Toc500837328"/>
      <w:bookmarkStart w:id="60" w:name="_Toc500837471"/>
      <w:bookmarkStart w:id="61" w:name="_Toc5010099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32DEE00B" w14:textId="77777777" w:rsidR="00B535D8" w:rsidRPr="00B535D8" w:rsidRDefault="00B535D8" w:rsidP="0047663D">
      <w:pPr>
        <w:pStyle w:val="Paragraphedeliste"/>
        <w:keepNext/>
        <w:keepLines/>
        <w:numPr>
          <w:ilvl w:val="1"/>
          <w:numId w:val="9"/>
        </w:numPr>
        <w:spacing w:before="200"/>
        <w:contextualSpacing w:val="0"/>
        <w:outlineLvl w:val="1"/>
        <w:rPr>
          <w:rFonts w:eastAsiaTheme="majorEastAsia" w:cstheme="majorBidi"/>
          <w:b/>
          <w:bCs/>
          <w:vanish/>
          <w:sz w:val="28"/>
          <w:szCs w:val="26"/>
        </w:rPr>
      </w:pPr>
      <w:bookmarkStart w:id="62" w:name="_Toc497322728"/>
      <w:bookmarkStart w:id="63" w:name="_Toc497335760"/>
      <w:bookmarkStart w:id="64" w:name="_Toc497335896"/>
      <w:bookmarkStart w:id="65" w:name="_Toc497400325"/>
      <w:bookmarkStart w:id="66" w:name="_Toc497476811"/>
      <w:bookmarkStart w:id="67" w:name="_Toc497654485"/>
      <w:bookmarkStart w:id="68" w:name="_Toc498000594"/>
      <w:bookmarkStart w:id="69" w:name="_Toc498526829"/>
      <w:bookmarkStart w:id="70" w:name="_Toc498526968"/>
      <w:bookmarkStart w:id="71" w:name="_Toc498962927"/>
      <w:bookmarkStart w:id="72" w:name="_Toc499305482"/>
      <w:bookmarkStart w:id="73" w:name="_Toc499305878"/>
      <w:bookmarkStart w:id="74" w:name="_Toc499539491"/>
      <w:bookmarkStart w:id="75" w:name="_Toc499648743"/>
      <w:bookmarkStart w:id="76" w:name="_Toc499649955"/>
      <w:bookmarkStart w:id="77" w:name="_Toc499650093"/>
      <w:bookmarkStart w:id="78" w:name="_Toc499652562"/>
      <w:bookmarkStart w:id="79" w:name="_Toc499654973"/>
      <w:bookmarkStart w:id="80" w:name="_Toc499720209"/>
      <w:bookmarkStart w:id="81" w:name="_Toc499720454"/>
      <w:bookmarkStart w:id="82" w:name="_Toc499730904"/>
      <w:bookmarkStart w:id="83" w:name="_Toc499731750"/>
      <w:bookmarkStart w:id="84" w:name="_Toc499732532"/>
      <w:bookmarkStart w:id="85" w:name="_Toc499732670"/>
      <w:bookmarkStart w:id="86" w:name="_Toc499797471"/>
      <w:bookmarkStart w:id="87" w:name="_Toc499821093"/>
      <w:bookmarkStart w:id="88" w:name="_Toc499821231"/>
      <w:bookmarkStart w:id="89" w:name="_Toc499823529"/>
      <w:bookmarkStart w:id="90" w:name="_Toc499823667"/>
      <w:bookmarkStart w:id="91" w:name="_Toc500170963"/>
      <w:bookmarkStart w:id="92" w:name="_Toc500171102"/>
      <w:bookmarkStart w:id="93" w:name="_Toc500233972"/>
      <w:bookmarkStart w:id="94" w:name="_Toc500837329"/>
      <w:bookmarkStart w:id="95" w:name="_Toc500837472"/>
      <w:bookmarkStart w:id="96" w:name="_Toc501009920"/>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14:paraId="2B45D532" w14:textId="77777777" w:rsidR="00B535D8" w:rsidRPr="00B535D8" w:rsidRDefault="00B535D8" w:rsidP="0047663D">
      <w:pPr>
        <w:pStyle w:val="Paragraphedeliste"/>
        <w:keepNext/>
        <w:keepLines/>
        <w:numPr>
          <w:ilvl w:val="1"/>
          <w:numId w:val="9"/>
        </w:numPr>
        <w:spacing w:before="200"/>
        <w:contextualSpacing w:val="0"/>
        <w:outlineLvl w:val="1"/>
        <w:rPr>
          <w:rFonts w:eastAsiaTheme="majorEastAsia" w:cstheme="majorBidi"/>
          <w:b/>
          <w:bCs/>
          <w:vanish/>
          <w:sz w:val="28"/>
          <w:szCs w:val="26"/>
        </w:rPr>
      </w:pPr>
      <w:bookmarkStart w:id="97" w:name="_Toc497322729"/>
      <w:bookmarkStart w:id="98" w:name="_Toc497335761"/>
      <w:bookmarkStart w:id="99" w:name="_Toc497335897"/>
      <w:bookmarkStart w:id="100" w:name="_Toc497400326"/>
      <w:bookmarkStart w:id="101" w:name="_Toc497476812"/>
      <w:bookmarkStart w:id="102" w:name="_Toc497654486"/>
      <w:bookmarkStart w:id="103" w:name="_Toc498000595"/>
      <w:bookmarkStart w:id="104" w:name="_Toc498526830"/>
      <w:bookmarkStart w:id="105" w:name="_Toc498526969"/>
      <w:bookmarkStart w:id="106" w:name="_Toc498962928"/>
      <w:bookmarkStart w:id="107" w:name="_Toc499305483"/>
      <w:bookmarkStart w:id="108" w:name="_Toc499305879"/>
      <w:bookmarkStart w:id="109" w:name="_Toc499539492"/>
      <w:bookmarkStart w:id="110" w:name="_Toc499648744"/>
      <w:bookmarkStart w:id="111" w:name="_Toc499649956"/>
      <w:bookmarkStart w:id="112" w:name="_Toc499650094"/>
      <w:bookmarkStart w:id="113" w:name="_Toc499652563"/>
      <w:bookmarkStart w:id="114" w:name="_Toc499654974"/>
      <w:bookmarkStart w:id="115" w:name="_Toc499720210"/>
      <w:bookmarkStart w:id="116" w:name="_Toc499720455"/>
      <w:bookmarkStart w:id="117" w:name="_Toc499730905"/>
      <w:bookmarkStart w:id="118" w:name="_Toc499731751"/>
      <w:bookmarkStart w:id="119" w:name="_Toc499732533"/>
      <w:bookmarkStart w:id="120" w:name="_Toc499732671"/>
      <w:bookmarkStart w:id="121" w:name="_Toc499797472"/>
      <w:bookmarkStart w:id="122" w:name="_Toc499821094"/>
      <w:bookmarkStart w:id="123" w:name="_Toc499821232"/>
      <w:bookmarkStart w:id="124" w:name="_Toc499823530"/>
      <w:bookmarkStart w:id="125" w:name="_Toc499823668"/>
      <w:bookmarkStart w:id="126" w:name="_Toc500170964"/>
      <w:bookmarkStart w:id="127" w:name="_Toc500171103"/>
      <w:bookmarkStart w:id="128" w:name="_Toc500233973"/>
      <w:bookmarkStart w:id="129" w:name="_Toc500837330"/>
      <w:bookmarkStart w:id="130" w:name="_Toc500837473"/>
      <w:bookmarkStart w:id="131" w:name="_Toc501009921"/>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3110B8C8" w14:textId="77777777" w:rsidR="00B535D8" w:rsidRPr="00B535D8" w:rsidRDefault="00B535D8" w:rsidP="0047663D">
      <w:pPr>
        <w:pStyle w:val="Paragraphedeliste"/>
        <w:keepNext/>
        <w:keepLines/>
        <w:numPr>
          <w:ilvl w:val="2"/>
          <w:numId w:val="9"/>
        </w:numPr>
        <w:spacing w:before="200"/>
        <w:contextualSpacing w:val="0"/>
        <w:outlineLvl w:val="2"/>
        <w:rPr>
          <w:rFonts w:eastAsiaTheme="majorEastAsia" w:cstheme="majorBidi"/>
          <w:b/>
          <w:bCs/>
          <w:vanish/>
          <w:sz w:val="24"/>
        </w:rPr>
      </w:pPr>
      <w:bookmarkStart w:id="132" w:name="_Toc497322730"/>
      <w:bookmarkStart w:id="133" w:name="_Toc497335762"/>
      <w:bookmarkStart w:id="134" w:name="_Toc497335898"/>
      <w:bookmarkStart w:id="135" w:name="_Toc497400327"/>
      <w:bookmarkStart w:id="136" w:name="_Toc497476813"/>
      <w:bookmarkStart w:id="137" w:name="_Toc497654487"/>
      <w:bookmarkStart w:id="138" w:name="_Toc498000596"/>
      <w:bookmarkStart w:id="139" w:name="_Toc498526831"/>
      <w:bookmarkStart w:id="140" w:name="_Toc498526970"/>
      <w:bookmarkStart w:id="141" w:name="_Toc498962929"/>
      <w:bookmarkStart w:id="142" w:name="_Toc499305484"/>
      <w:bookmarkStart w:id="143" w:name="_Toc499305880"/>
      <w:bookmarkStart w:id="144" w:name="_Toc499539493"/>
      <w:bookmarkStart w:id="145" w:name="_Toc499648745"/>
      <w:bookmarkStart w:id="146" w:name="_Toc499649957"/>
      <w:bookmarkStart w:id="147" w:name="_Toc499650095"/>
      <w:bookmarkStart w:id="148" w:name="_Toc499652564"/>
      <w:bookmarkStart w:id="149" w:name="_Toc499654975"/>
      <w:bookmarkStart w:id="150" w:name="_Toc499720211"/>
      <w:bookmarkStart w:id="151" w:name="_Toc499720456"/>
      <w:bookmarkStart w:id="152" w:name="_Toc499730906"/>
      <w:bookmarkStart w:id="153" w:name="_Toc499731752"/>
      <w:bookmarkStart w:id="154" w:name="_Toc499732534"/>
      <w:bookmarkStart w:id="155" w:name="_Toc499732672"/>
      <w:bookmarkStart w:id="156" w:name="_Toc499797473"/>
      <w:bookmarkStart w:id="157" w:name="_Toc499821095"/>
      <w:bookmarkStart w:id="158" w:name="_Toc499821233"/>
      <w:bookmarkStart w:id="159" w:name="_Toc499823531"/>
      <w:bookmarkStart w:id="160" w:name="_Toc499823669"/>
      <w:bookmarkStart w:id="161" w:name="_Toc500170965"/>
      <w:bookmarkStart w:id="162" w:name="_Toc500171104"/>
      <w:bookmarkStart w:id="163" w:name="_Toc500233974"/>
      <w:bookmarkStart w:id="164" w:name="_Toc500837331"/>
      <w:bookmarkStart w:id="165" w:name="_Toc500837474"/>
      <w:bookmarkStart w:id="166" w:name="_Toc501009922"/>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698D8D6C" w14:textId="77777777" w:rsidR="00B535D8" w:rsidRPr="00B535D8" w:rsidRDefault="00B535D8" w:rsidP="0047663D">
      <w:pPr>
        <w:pStyle w:val="Paragraphedeliste"/>
        <w:keepNext/>
        <w:keepLines/>
        <w:numPr>
          <w:ilvl w:val="3"/>
          <w:numId w:val="9"/>
        </w:numPr>
        <w:spacing w:before="40"/>
        <w:contextualSpacing w:val="0"/>
        <w:outlineLvl w:val="3"/>
        <w:rPr>
          <w:rFonts w:asciiTheme="majorHAnsi" w:eastAsiaTheme="majorEastAsia" w:hAnsiTheme="majorHAnsi" w:cstheme="majorBidi"/>
          <w:i/>
          <w:iCs/>
          <w:vanish/>
          <w:color w:val="2F5496" w:themeColor="accent1" w:themeShade="BF"/>
          <w:sz w:val="24"/>
        </w:rPr>
      </w:pPr>
    </w:p>
    <w:p w14:paraId="76774DFC" w14:textId="77777777" w:rsidR="00B535D8" w:rsidRDefault="00B535D8" w:rsidP="00B535D8">
      <w:pPr>
        <w:pStyle w:val="Titre4"/>
      </w:pPr>
      <w:r w:rsidRPr="00641BB8">
        <w:t>Security Strategy</w:t>
      </w:r>
    </w:p>
    <w:p w14:paraId="59F7B003" w14:textId="0BDCB10A" w:rsidR="00641BB8" w:rsidRDefault="00090207" w:rsidP="00B535D8">
      <w:r>
        <w:t>Application s</w:t>
      </w:r>
      <w:r w:rsidR="00B535D8">
        <w:t xml:space="preserve">ecurity is achieved through a global identity and access rights management component the </w:t>
      </w:r>
      <w:proofErr w:type="spellStart"/>
      <w:r w:rsidR="00B535D8">
        <w:t>Fiware</w:t>
      </w:r>
      <w:proofErr w:type="spellEnd"/>
      <w:r w:rsidR="00B535D8">
        <w:t xml:space="preserve"> </w:t>
      </w:r>
      <w:r w:rsidR="00304000">
        <w:t>Identity Management GE</w:t>
      </w:r>
      <w:r w:rsidR="00641BB8">
        <w:t>, providing SSO</w:t>
      </w:r>
      <w:r w:rsidR="003207C2">
        <w:t xml:space="preserve"> and secure access to other components of the platform, according to requester authorizations.</w:t>
      </w:r>
    </w:p>
    <w:p w14:paraId="2C8090D2" w14:textId="0993E078" w:rsidR="00090207" w:rsidRDefault="00090207" w:rsidP="00B535D8">
      <w:r>
        <w:t>The identity management component will be connected to the MNCA LDAP (MS ADAM based).</w:t>
      </w:r>
    </w:p>
    <w:p w14:paraId="6EC2A394" w14:textId="3517544C" w:rsidR="006774E3" w:rsidRDefault="00826277" w:rsidP="00B535D8">
      <w:r>
        <w:t xml:space="preserve">By using </w:t>
      </w:r>
      <w:hyperlink r:id="rId34" w:history="1">
        <w:r w:rsidRPr="00F24211">
          <w:rPr>
            <w:rStyle w:val="Lienhypertexte"/>
          </w:rPr>
          <w:t>Docker Swarm's secrets</w:t>
        </w:r>
      </w:hyperlink>
      <w:r>
        <w:t xml:space="preserve">, component’s secrets (passwords, tokens, </w:t>
      </w:r>
      <w:r w:rsidR="00090207">
        <w:t xml:space="preserve">SSH private </w:t>
      </w:r>
      <w:r>
        <w:t>keys</w:t>
      </w:r>
      <w:r w:rsidR="00090207">
        <w:t>, certificates</w:t>
      </w:r>
      <w:r>
        <w:t xml:space="preserve">) can be safely stored and used </w:t>
      </w:r>
      <w:r w:rsidR="00E10122">
        <w:t>in services composition files without compromising security.</w:t>
      </w:r>
    </w:p>
    <w:p w14:paraId="5B09B469" w14:textId="0F21E231" w:rsidR="00090207" w:rsidRDefault="00090207" w:rsidP="00B535D8">
      <w:r>
        <w:t>Docker Images used for the platform will be locally managed in a secured registry</w:t>
      </w:r>
      <w:r w:rsidR="00995542">
        <w:t>.</w:t>
      </w:r>
    </w:p>
    <w:p w14:paraId="0E28397C" w14:textId="77777777" w:rsidR="003207C2" w:rsidRPr="00641BB8" w:rsidRDefault="003207C2" w:rsidP="00641BB8"/>
    <w:p w14:paraId="38320E15" w14:textId="77777777" w:rsidR="009D7CA7" w:rsidRDefault="009D7CA7" w:rsidP="00641BB8">
      <w:pPr>
        <w:pStyle w:val="Titre4"/>
      </w:pPr>
      <w:r w:rsidRPr="00641BB8">
        <w:t>Availability requirements</w:t>
      </w:r>
    </w:p>
    <w:p w14:paraId="735312C5" w14:textId="77777777" w:rsidR="003207C2" w:rsidRDefault="003207C2" w:rsidP="003207C2">
      <w:r>
        <w:t>All the components used in the platform will be deployed in a way providing high availability</w:t>
      </w:r>
      <w:r w:rsidR="00302734">
        <w:t>.</w:t>
      </w:r>
    </w:p>
    <w:p w14:paraId="5503F2EC" w14:textId="77777777" w:rsidR="00302734" w:rsidRDefault="001B766D" w:rsidP="003207C2">
      <w:r>
        <w:t>The services and the associated databases should ideally be deployed on the 3 data centers</w:t>
      </w:r>
      <w:r w:rsidR="00627283">
        <w:t>,</w:t>
      </w:r>
    </w:p>
    <w:p w14:paraId="138B1C2E" w14:textId="77777777" w:rsidR="00627283" w:rsidRDefault="00627283" w:rsidP="003207C2">
      <w:r>
        <w:t xml:space="preserve">The third </w:t>
      </w:r>
      <w:r w:rsidR="007C2925">
        <w:t>data center</w:t>
      </w:r>
      <w:r>
        <w:t xml:space="preserve"> remaining </w:t>
      </w:r>
      <w:r w:rsidR="00B871BD">
        <w:t>off-line</w:t>
      </w:r>
      <w:r w:rsidR="007C2925">
        <w:t xml:space="preserve"> most of time</w:t>
      </w:r>
      <w:r w:rsidR="00B871BD">
        <w:t xml:space="preserve">, </w:t>
      </w:r>
      <w:r w:rsidR="003E068C">
        <w:t>should host</w:t>
      </w:r>
      <w:r w:rsidR="00B871BD">
        <w:t xml:space="preserve"> replicas of the databases, updated in real-time.</w:t>
      </w:r>
    </w:p>
    <w:p w14:paraId="5AC4DF62" w14:textId="77777777" w:rsidR="001B766D" w:rsidRDefault="001B766D" w:rsidP="003207C2">
      <w:r>
        <w:t>The use</w:t>
      </w:r>
      <w:r w:rsidR="00E8420C">
        <w:t xml:space="preserve"> of Docker provides an easy way </w:t>
      </w:r>
      <w:r>
        <w:t xml:space="preserve">to </w:t>
      </w:r>
      <w:r w:rsidR="00627283">
        <w:t>deploy h</w:t>
      </w:r>
      <w:r w:rsidR="007C2925">
        <w:t>ighly available services, by deploying several containers on</w:t>
      </w:r>
      <w:r w:rsidR="00627283">
        <w:t xml:space="preserve"> several nodes</w:t>
      </w:r>
      <w:r w:rsidR="003E068C">
        <w:t xml:space="preserve"> of a swarm</w:t>
      </w:r>
      <w:r w:rsidR="007C2925">
        <w:t>, using docker compose files or docker stack files.</w:t>
      </w:r>
    </w:p>
    <w:p w14:paraId="4DBAA82A" w14:textId="77777777" w:rsidR="001F40F3" w:rsidRPr="003207C2" w:rsidRDefault="001F40F3" w:rsidP="003207C2"/>
    <w:p w14:paraId="0CD22CE0" w14:textId="77777777" w:rsidR="009D7CA7" w:rsidRDefault="009D7CA7" w:rsidP="00641BB8">
      <w:pPr>
        <w:pStyle w:val="Titre4"/>
      </w:pPr>
      <w:r w:rsidRPr="00641BB8">
        <w:t>Performance requirements</w:t>
      </w:r>
    </w:p>
    <w:p w14:paraId="76104A24" w14:textId="77777777" w:rsidR="00064CC9" w:rsidRDefault="00627283" w:rsidP="003207C2">
      <w:r>
        <w:t>A</w:t>
      </w:r>
      <w:r w:rsidR="003207C2">
        <w:t xml:space="preserve">ny of the components will </w:t>
      </w:r>
      <w:r w:rsidR="001F40F3">
        <w:t>be scalable by adding some instance</w:t>
      </w:r>
      <w:r w:rsidR="00B871BD">
        <w:t xml:space="preserve"> of containers</w:t>
      </w:r>
      <w:r w:rsidR="001F40F3">
        <w:t xml:space="preserve"> to scale-up the service</w:t>
      </w:r>
      <w:r w:rsidR="00064CC9">
        <w:t>.</w:t>
      </w:r>
    </w:p>
    <w:p w14:paraId="69F92CD4" w14:textId="77777777" w:rsidR="003207C2" w:rsidRDefault="00064CC9" w:rsidP="003207C2">
      <w:r>
        <w:t>T</w:t>
      </w:r>
      <w:r w:rsidR="00EF4C1F">
        <w:t xml:space="preserve">hrough the use of </w:t>
      </w:r>
      <w:proofErr w:type="gramStart"/>
      <w:r w:rsidR="00EF4C1F">
        <w:t>Docker</w:t>
      </w:r>
      <w:proofErr w:type="gramEnd"/>
      <w:r w:rsidR="00627283">
        <w:t xml:space="preserve"> it is very easy to achieve</w:t>
      </w:r>
      <w:r w:rsidR="00B871BD">
        <w:t xml:space="preserve"> by changing services configuration on the fly</w:t>
      </w:r>
      <w:r w:rsidR="001F40F3">
        <w:t>.</w:t>
      </w:r>
    </w:p>
    <w:p w14:paraId="1739B4A2" w14:textId="77777777" w:rsidR="002964F3" w:rsidRDefault="002964F3" w:rsidP="003207C2"/>
    <w:p w14:paraId="1BD368BF" w14:textId="77777777" w:rsidR="001F40F3" w:rsidRPr="003207C2" w:rsidRDefault="001F40F3" w:rsidP="003207C2"/>
    <w:p w14:paraId="18661C37" w14:textId="77777777" w:rsidR="009D7CA7" w:rsidRDefault="009D7CA7" w:rsidP="00641BB8">
      <w:pPr>
        <w:pStyle w:val="Titre4"/>
      </w:pPr>
      <w:r w:rsidRPr="00641BB8">
        <w:lastRenderedPageBreak/>
        <w:t>Accessibility</w:t>
      </w:r>
    </w:p>
    <w:p w14:paraId="20551FA2" w14:textId="77777777" w:rsidR="001F40F3" w:rsidRDefault="001F40F3" w:rsidP="001F40F3">
      <w:r>
        <w:t xml:space="preserve">Nothing specific is included in </w:t>
      </w:r>
      <w:proofErr w:type="spellStart"/>
      <w:r>
        <w:t>Fiware</w:t>
      </w:r>
      <w:proofErr w:type="spellEnd"/>
      <w:r>
        <w:t xml:space="preserve"> for accessibility, this item is to be considered at application</w:t>
      </w:r>
      <w:r w:rsidR="00E8420C">
        <w:t xml:space="preserve"> UI</w:t>
      </w:r>
      <w:r>
        <w:t xml:space="preserve"> level</w:t>
      </w:r>
      <w:r w:rsidR="00D751DC">
        <w:t>, most probably using accessibility features from operating systems or internet browsers</w:t>
      </w:r>
      <w:r w:rsidR="006F31CE">
        <w:t xml:space="preserve"> that host the client application</w:t>
      </w:r>
      <w:r>
        <w:t>.</w:t>
      </w:r>
    </w:p>
    <w:p w14:paraId="7CAB3F6C" w14:textId="77777777" w:rsidR="001F40F3" w:rsidRPr="001F40F3" w:rsidRDefault="001F40F3" w:rsidP="001F40F3"/>
    <w:p w14:paraId="50AD0D91" w14:textId="77777777" w:rsidR="009D7CA7" w:rsidRDefault="009D7CA7" w:rsidP="00641BB8">
      <w:pPr>
        <w:pStyle w:val="Titre4"/>
      </w:pPr>
      <w:r w:rsidRPr="00641BB8">
        <w:t>Database management</w:t>
      </w:r>
    </w:p>
    <w:p w14:paraId="19EE4CEB" w14:textId="77777777" w:rsidR="001F40F3" w:rsidRDefault="001F40F3" w:rsidP="001F40F3">
      <w:r>
        <w:t>Different kind of databases are u</w:t>
      </w:r>
      <w:r w:rsidR="00EF4C1F">
        <w:t xml:space="preserve">sed among the </w:t>
      </w:r>
      <w:proofErr w:type="spellStart"/>
      <w:r w:rsidR="00EF4C1F">
        <w:t>Fiware</w:t>
      </w:r>
      <w:proofErr w:type="spellEnd"/>
      <w:r w:rsidR="00EF4C1F">
        <w:t xml:space="preserve"> components</w:t>
      </w:r>
      <w:r>
        <w:t>:</w:t>
      </w:r>
    </w:p>
    <w:p w14:paraId="660993A8" w14:textId="3963FA3F" w:rsidR="001F40F3" w:rsidRDefault="001F40F3" w:rsidP="001F40F3">
      <w:r>
        <w:t>PostgreSQL, MySQL, Mongo</w:t>
      </w:r>
      <w:r w:rsidR="001C54F4">
        <w:t xml:space="preserve">DB, and </w:t>
      </w:r>
      <w:r w:rsidR="00EF4C1F">
        <w:t>Hadoop cluster.</w:t>
      </w:r>
    </w:p>
    <w:p w14:paraId="18728E64" w14:textId="77777777" w:rsidR="00EF4C1F" w:rsidRDefault="00EF4C1F" w:rsidP="001F40F3">
      <w:r>
        <w:t xml:space="preserve">To simplify the maintenance: </w:t>
      </w:r>
    </w:p>
    <w:p w14:paraId="7DCD5D8D" w14:textId="5CBE8E2B" w:rsidR="00EF4C1F" w:rsidRDefault="00EF4C1F" w:rsidP="001F40F3">
      <w:r>
        <w:t xml:space="preserve">PostgreSQL </w:t>
      </w:r>
      <w:r w:rsidR="000F242C">
        <w:t xml:space="preserve">will </w:t>
      </w:r>
      <w:r>
        <w:t xml:space="preserve">replace MySQL in each component where it’s possible, </w:t>
      </w:r>
      <w:r w:rsidR="00C35A46">
        <w:t>unless</w:t>
      </w:r>
      <w:r>
        <w:t xml:space="preserve"> it’s not possible </w:t>
      </w:r>
      <w:r w:rsidR="000F242C">
        <w:t xml:space="preserve">to change easily to PostgreSQL, </w:t>
      </w:r>
      <w:hyperlink r:id="rId35" w:history="1">
        <w:r w:rsidRPr="00EF2620">
          <w:rPr>
            <w:rStyle w:val="Lienhypertexte"/>
          </w:rPr>
          <w:t>MariaDB</w:t>
        </w:r>
      </w:hyperlink>
      <w:r>
        <w:t xml:space="preserve"> should replace MySQL without </w:t>
      </w:r>
      <w:r w:rsidR="00C35A46">
        <w:t xml:space="preserve">any </w:t>
      </w:r>
      <w:r>
        <w:t>change.</w:t>
      </w:r>
    </w:p>
    <w:p w14:paraId="5624968A" w14:textId="77777777" w:rsidR="00C35A46" w:rsidRDefault="00C35A46" w:rsidP="001F40F3"/>
    <w:p w14:paraId="4A8AF883" w14:textId="0C669310" w:rsidR="00C51AF6" w:rsidRDefault="00C51AF6" w:rsidP="001F40F3">
      <w:r>
        <w:t>To rationalize the architecture, each kind of database service will be deployed once in the platform, share</w:t>
      </w:r>
      <w:r w:rsidR="00B63CED">
        <w:t>d</w:t>
      </w:r>
      <w:r>
        <w:t xml:space="preserve"> by the client components.</w:t>
      </w:r>
    </w:p>
    <w:p w14:paraId="506C9108" w14:textId="77777777" w:rsidR="00C51AF6" w:rsidRDefault="00C51AF6" w:rsidP="001F40F3">
      <w:r>
        <w:t>Each of the database service will be based on a cluster</w:t>
      </w:r>
      <w:r w:rsidR="00DF2A0F">
        <w:t>:</w:t>
      </w:r>
    </w:p>
    <w:p w14:paraId="7004B8C5" w14:textId="77777777" w:rsidR="00C51AF6" w:rsidRDefault="00C51AF6" w:rsidP="0047663D">
      <w:pPr>
        <w:pStyle w:val="Paragraphedeliste"/>
        <w:numPr>
          <w:ilvl w:val="0"/>
          <w:numId w:val="15"/>
        </w:numPr>
      </w:pPr>
      <w:r>
        <w:t>This is native architecture for MongoDB</w:t>
      </w:r>
    </w:p>
    <w:p w14:paraId="003147BE" w14:textId="6BE653A8" w:rsidR="00EF4C1F" w:rsidRDefault="00EF4C1F" w:rsidP="0047663D">
      <w:pPr>
        <w:pStyle w:val="Paragraphedeliste"/>
        <w:numPr>
          <w:ilvl w:val="0"/>
          <w:numId w:val="15"/>
        </w:numPr>
      </w:pPr>
      <w:r>
        <w:t>PostgreSQL database</w:t>
      </w:r>
      <w:r w:rsidR="00DF2A0F">
        <w:t>s</w:t>
      </w:r>
      <w:r>
        <w:t xml:space="preserve"> will be based on a </w:t>
      </w:r>
      <w:proofErr w:type="spellStart"/>
      <w:r>
        <w:t>Citus</w:t>
      </w:r>
      <w:proofErr w:type="spellEnd"/>
      <w:r>
        <w:t xml:space="preserve"> </w:t>
      </w:r>
      <w:r w:rsidR="00EF2620">
        <w:t xml:space="preserve">database </w:t>
      </w:r>
      <w:r>
        <w:t>cluster</w:t>
      </w:r>
    </w:p>
    <w:p w14:paraId="7D9A0655" w14:textId="1ED0DCE6" w:rsidR="00C51AF6" w:rsidRDefault="00C51AF6" w:rsidP="0047663D">
      <w:pPr>
        <w:pStyle w:val="Paragraphedeliste"/>
        <w:numPr>
          <w:ilvl w:val="0"/>
          <w:numId w:val="15"/>
        </w:numPr>
      </w:pPr>
      <w:r>
        <w:t>MySQL</w:t>
      </w:r>
      <w:r w:rsidR="00EF2620">
        <w:t>/MariaDB</w:t>
      </w:r>
      <w:r>
        <w:t xml:space="preserve"> database</w:t>
      </w:r>
      <w:r w:rsidR="00DF2A0F">
        <w:t>s</w:t>
      </w:r>
      <w:r>
        <w:t xml:space="preserve"> will be based on a </w:t>
      </w:r>
      <w:proofErr w:type="spellStart"/>
      <w:r>
        <w:t>Galera</w:t>
      </w:r>
      <w:proofErr w:type="spellEnd"/>
      <w:r>
        <w:t xml:space="preserve"> </w:t>
      </w:r>
      <w:r w:rsidR="00EF2620">
        <w:t xml:space="preserve">database </w:t>
      </w:r>
      <w:r>
        <w:t>cluster</w:t>
      </w:r>
    </w:p>
    <w:p w14:paraId="18F1E192" w14:textId="77777777" w:rsidR="0094348C" w:rsidRDefault="007058B9" w:rsidP="0094348C">
      <w:r>
        <w:t xml:space="preserve">May be thinking to master data management </w:t>
      </w:r>
      <w:r w:rsidR="00805211">
        <w:t>at the occasion of this project is an opportunity to consider</w:t>
      </w:r>
    </w:p>
    <w:p w14:paraId="1267551D" w14:textId="2AB98C80" w:rsidR="00805211" w:rsidRDefault="00805211" w:rsidP="0094348C">
      <w:proofErr w:type="gramStart"/>
      <w:r>
        <w:t>In particular</w:t>
      </w:r>
      <w:r w:rsidR="00C35A46">
        <w:t>,</w:t>
      </w:r>
      <w:r>
        <w:t xml:space="preserve"> to</w:t>
      </w:r>
      <w:proofErr w:type="gramEnd"/>
      <w:r>
        <w:t xml:space="preserve"> reach GDPR conformity more easily, by using appropriate tools to manage data and the access rights.</w:t>
      </w:r>
    </w:p>
    <w:p w14:paraId="2139006B" w14:textId="77777777" w:rsidR="00EF4C1F" w:rsidRPr="001F40F3" w:rsidRDefault="00EF4C1F" w:rsidP="001F40F3"/>
    <w:p w14:paraId="22D1DC45" w14:textId="77777777" w:rsidR="009D7CA7" w:rsidRDefault="009D7CA7" w:rsidP="00641BB8">
      <w:pPr>
        <w:pStyle w:val="Titre4"/>
      </w:pPr>
      <w:r w:rsidRPr="00641BB8">
        <w:t>Transaction volumes</w:t>
      </w:r>
    </w:p>
    <w:p w14:paraId="6FA60E0C" w14:textId="2AEE61B6" w:rsidR="00683969" w:rsidRDefault="00B86B6D" w:rsidP="00C51AF6">
      <w:r>
        <w:t>Write transactions volume:</w:t>
      </w:r>
    </w:p>
    <w:p w14:paraId="316FC600" w14:textId="05C2A792" w:rsidR="00683969" w:rsidRDefault="00683969" w:rsidP="00C51AF6">
      <w:r>
        <w:t>In the excel document about data input traffic, the number of transaction</w:t>
      </w:r>
      <w:r w:rsidR="001326E2">
        <w:t>s</w:t>
      </w:r>
      <w:r>
        <w:t xml:space="preserve"> per day </w:t>
      </w:r>
      <w:r w:rsidR="001326E2">
        <w:t xml:space="preserve">for data acquisition </w:t>
      </w:r>
      <w:r>
        <w:t xml:space="preserve">has been evaluated around </w:t>
      </w:r>
      <w:r w:rsidR="001326E2" w:rsidRPr="001326E2">
        <w:t>62</w:t>
      </w:r>
      <w:r w:rsidR="001326E2">
        <w:t>0 000</w:t>
      </w:r>
      <w:r>
        <w:t>, this is a very low traffic.</w:t>
      </w:r>
    </w:p>
    <w:p w14:paraId="17A335C7" w14:textId="3AA84963" w:rsidR="00B86B6D" w:rsidRDefault="00B86B6D" w:rsidP="00C51AF6">
      <w:r>
        <w:t xml:space="preserve">A data acquisition transaction consists in the transformation of the message to NGSI, the update of </w:t>
      </w:r>
      <w:r w:rsidR="00281831">
        <w:t>the data in real time storage and insert it in history data store.</w:t>
      </w:r>
    </w:p>
    <w:p w14:paraId="6AC639DE" w14:textId="17CA09DC" w:rsidR="001326E2" w:rsidRDefault="00880E86" w:rsidP="00C51AF6">
      <w:r>
        <w:t>the top peak known demand is for tramway data (216 data/28 trains/every minute), for existing T1 line,</w:t>
      </w:r>
    </w:p>
    <w:p w14:paraId="0B00A094" w14:textId="2E4FE19E" w:rsidR="00880E86" w:rsidRDefault="00880E86" w:rsidP="00C51AF6">
      <w:r>
        <w:t>even we project to 100 trains with the 3 lines</w:t>
      </w:r>
      <w:r w:rsidR="00B86B6D">
        <w:t xml:space="preserve"> working, it’s less than 2 transactions per seconds</w:t>
      </w:r>
      <w:r w:rsidR="00281831">
        <w:t>.</w:t>
      </w:r>
    </w:p>
    <w:p w14:paraId="498F328E" w14:textId="77777777" w:rsidR="00281831" w:rsidRDefault="00281831" w:rsidP="00C51AF6"/>
    <w:p w14:paraId="4F1078AF" w14:textId="791042A7" w:rsidR="00683969" w:rsidRDefault="00281831" w:rsidP="00C51AF6">
      <w:r>
        <w:t>Read transaction volume:</w:t>
      </w:r>
    </w:p>
    <w:p w14:paraId="7FD9EC90" w14:textId="3ECB64ED" w:rsidR="00281831" w:rsidRDefault="00281831" w:rsidP="00C51AF6">
      <w:r>
        <w:t>To give a global evaluation at this step of the project is not easy, since it depends mostly on the type of application, and the traffic they should gen</w:t>
      </w:r>
      <w:r w:rsidR="000732DC">
        <w:t>e</w:t>
      </w:r>
      <w:r>
        <w:t>rate</w:t>
      </w:r>
    </w:p>
    <w:p w14:paraId="29BE522B" w14:textId="41F1D840" w:rsidR="00281831" w:rsidRDefault="00281831" w:rsidP="00281831">
      <w:r>
        <w:t xml:space="preserve">The database clusters will be easily </w:t>
      </w:r>
      <w:r w:rsidR="007F5D9D">
        <w:t xml:space="preserve">horizontally </w:t>
      </w:r>
      <w:r>
        <w:t xml:space="preserve">scalable, to support </w:t>
      </w:r>
      <w:r w:rsidR="000732DC">
        <w:t xml:space="preserve">read </w:t>
      </w:r>
      <w:r>
        <w:t>transaction increase in case of need.</w:t>
      </w:r>
    </w:p>
    <w:p w14:paraId="45C3E7B8" w14:textId="5B989E3F" w:rsidR="009B3161" w:rsidRDefault="009B3161" w:rsidP="00C51AF6"/>
    <w:p w14:paraId="2E15C04F" w14:textId="4C852916" w:rsidR="00C33229" w:rsidRDefault="00C33229" w:rsidP="00C33229">
      <w:pPr>
        <w:pStyle w:val="Titre4"/>
      </w:pPr>
      <w:r>
        <w:t>Storage Sizing</w:t>
      </w:r>
    </w:p>
    <w:p w14:paraId="353D77F6" w14:textId="77777777" w:rsidR="007431E6" w:rsidRDefault="00C33229" w:rsidP="00C51AF6">
      <w:r>
        <w:t xml:space="preserve">Depending on the component, some storage volumes </w:t>
      </w:r>
      <w:proofErr w:type="gramStart"/>
      <w:r>
        <w:t>have to</w:t>
      </w:r>
      <w:proofErr w:type="gramEnd"/>
      <w:r>
        <w:t xml:space="preserve"> be used, </w:t>
      </w:r>
      <w:r w:rsidR="007431E6">
        <w:t>to persist data outside of the container itself.</w:t>
      </w:r>
    </w:p>
    <w:p w14:paraId="222955C6" w14:textId="77777777" w:rsidR="00FC1592" w:rsidRDefault="00FC1592" w:rsidP="00C51AF6"/>
    <w:p w14:paraId="6242077F" w14:textId="171B5153" w:rsidR="006B2658" w:rsidRDefault="005D4ED7" w:rsidP="00C51AF6">
      <w:r>
        <w:t>F</w:t>
      </w:r>
      <w:r w:rsidR="007431E6">
        <w:t>or most of components except database servers, the storage needs are</w:t>
      </w:r>
      <w:r w:rsidR="006B2658">
        <w:t xml:space="preserve"> limited to the container image</w:t>
      </w:r>
      <w:r w:rsidR="007C5549">
        <w:t xml:space="preserve"> </w:t>
      </w:r>
      <w:r w:rsidR="006B2658">
        <w:t>footprint</w:t>
      </w:r>
      <w:r w:rsidR="007C5549">
        <w:t xml:space="preserve"> (from 40MB</w:t>
      </w:r>
      <w:r w:rsidR="006112A6">
        <w:t xml:space="preserve"> for simple</w:t>
      </w:r>
      <w:r w:rsidR="007C5549">
        <w:t xml:space="preserve"> to 1GB</w:t>
      </w:r>
      <w:r w:rsidR="00281831">
        <w:t xml:space="preserve"> for very complex images</w:t>
      </w:r>
      <w:r w:rsidR="007C5549">
        <w:t>)</w:t>
      </w:r>
      <w:r w:rsidR="006B2658">
        <w:t>, and some configuration files (</w:t>
      </w:r>
      <w:r w:rsidR="00BB1910">
        <w:t>mandatory</w:t>
      </w:r>
      <w:r w:rsidR="006B2658">
        <w:t xml:space="preserve"> for the container</w:t>
      </w:r>
      <w:r w:rsidR="00BB1910">
        <w:t xml:space="preserve"> to run</w:t>
      </w:r>
      <w:r w:rsidR="006B2658">
        <w:t xml:space="preserve">, </w:t>
      </w:r>
      <w:r w:rsidR="00BB1910">
        <w:t xml:space="preserve">but </w:t>
      </w:r>
      <w:r w:rsidR="006B2658" w:rsidRPr="006B2658">
        <w:t>negligible</w:t>
      </w:r>
      <w:r w:rsidR="006B2658">
        <w:t xml:space="preserve"> in size).</w:t>
      </w:r>
    </w:p>
    <w:p w14:paraId="08FBC70F" w14:textId="7DAC85F0" w:rsidR="00C33229" w:rsidRDefault="006B2658" w:rsidP="00C51AF6">
      <w:r>
        <w:t xml:space="preserve">In section 3, for each component indication about the storage </w:t>
      </w:r>
      <w:r w:rsidR="00952297">
        <w:t>requirements</w:t>
      </w:r>
      <w:r>
        <w:t xml:space="preserve"> will be assessed.</w:t>
      </w:r>
    </w:p>
    <w:p w14:paraId="5C518DF8" w14:textId="77777777" w:rsidR="00FC1592" w:rsidRDefault="00FC1592" w:rsidP="00C51AF6"/>
    <w:p w14:paraId="70E07F05" w14:textId="56A3932A" w:rsidR="006B2658" w:rsidRDefault="006B2658" w:rsidP="00C51AF6">
      <w:r>
        <w:t>For database cluster</w:t>
      </w:r>
      <w:r w:rsidR="006F7CF2">
        <w:t>s</w:t>
      </w:r>
      <w:r w:rsidR="00952297">
        <w:t>, the problematic is different</w:t>
      </w:r>
      <w:r w:rsidR="00DD3E81">
        <w:t xml:space="preserve"> and is described in section 3 as well.</w:t>
      </w:r>
    </w:p>
    <w:p w14:paraId="0E924F9C" w14:textId="77777777" w:rsidR="004E2DDB" w:rsidRDefault="004E2DDB" w:rsidP="00C51AF6"/>
    <w:p w14:paraId="2071B160" w14:textId="7C6EFC50" w:rsidR="00E32A61" w:rsidRDefault="00E32A61" w:rsidP="00E32A61">
      <w:pPr>
        <w:pStyle w:val="Titre4"/>
      </w:pPr>
      <w:r>
        <w:t>Storage Persistence</w:t>
      </w:r>
    </w:p>
    <w:p w14:paraId="4736B916" w14:textId="29FC4A02" w:rsidR="00281831" w:rsidRDefault="00F13551" w:rsidP="00E32A61">
      <w:r>
        <w:t xml:space="preserve">As </w:t>
      </w:r>
      <w:r w:rsidR="00E32A61">
        <w:t>the platform us</w:t>
      </w:r>
      <w:r>
        <w:t>es</w:t>
      </w:r>
      <w:r w:rsidR="00E32A61">
        <w:t xml:space="preserve"> containers, </w:t>
      </w:r>
      <w:r w:rsidR="004F61CC">
        <w:t>managed as services with Docker</w:t>
      </w:r>
      <w:r w:rsidR="004F76AF">
        <w:t xml:space="preserve">, the </w:t>
      </w:r>
      <w:r w:rsidR="00A72038">
        <w:t>container</w:t>
      </w:r>
      <w:r w:rsidR="00A8337A">
        <w:t xml:space="preserve">s are </w:t>
      </w:r>
      <w:r w:rsidR="009F7318">
        <w:t xml:space="preserve">transient, and if a new container is started, </w:t>
      </w:r>
      <w:r w:rsidR="00412D0B">
        <w:t xml:space="preserve">any file inside will be lost, so </w:t>
      </w:r>
      <w:r w:rsidR="00567801">
        <w:t xml:space="preserve">it’s necessary to use </w:t>
      </w:r>
      <w:r w:rsidR="00FF182F">
        <w:t xml:space="preserve">Docker </w:t>
      </w:r>
      <w:r w:rsidR="006A0FFD">
        <w:t>volume storage</w:t>
      </w:r>
      <w:r w:rsidR="00FF182F">
        <w:t xml:space="preserve"> to persist </w:t>
      </w:r>
      <w:r w:rsidR="000123B6">
        <w:t>the data to keep</w:t>
      </w:r>
      <w:r w:rsidR="002E5997">
        <w:t>.</w:t>
      </w:r>
    </w:p>
    <w:p w14:paraId="0A4BC364" w14:textId="1592122F" w:rsidR="002A1F2E" w:rsidRDefault="002A1F2E" w:rsidP="00E32A61">
      <w:r>
        <w:t xml:space="preserve">If the volume is created on </w:t>
      </w:r>
    </w:p>
    <w:p w14:paraId="40581721" w14:textId="11CB2E1A" w:rsidR="00C33229" w:rsidRDefault="002E5997" w:rsidP="00C51AF6">
      <w:r>
        <w:t xml:space="preserve">The first </w:t>
      </w:r>
      <w:r w:rsidR="00796E62">
        <w:t xml:space="preserve">simple </w:t>
      </w:r>
      <w:r w:rsidR="001A31F8">
        <w:t xml:space="preserve">idea should be to use </w:t>
      </w:r>
      <w:r w:rsidR="00590C1A">
        <w:t>Docker volume</w:t>
      </w:r>
      <w:r w:rsidR="004931F8">
        <w:t>s</w:t>
      </w:r>
      <w:r w:rsidR="00590C1A">
        <w:t xml:space="preserve"> mapped to</w:t>
      </w:r>
      <w:r w:rsidR="001A31F8">
        <w:t xml:space="preserve"> NFS</w:t>
      </w:r>
      <w:r w:rsidR="001E6822">
        <w:t xml:space="preserve"> </w:t>
      </w:r>
      <w:r w:rsidR="005D72BB">
        <w:t xml:space="preserve">shared </w:t>
      </w:r>
      <w:r w:rsidR="001E6822">
        <w:t>volume</w:t>
      </w:r>
      <w:r w:rsidR="004931F8">
        <w:t>s</w:t>
      </w:r>
      <w:r w:rsidR="0048061E">
        <w:t>.</w:t>
      </w:r>
    </w:p>
    <w:p w14:paraId="5CEA5529" w14:textId="3CFC2BA1" w:rsidR="001E6822" w:rsidRDefault="001E6822" w:rsidP="00C51AF6">
      <w:r>
        <w:lastRenderedPageBreak/>
        <w:t xml:space="preserve">Another </w:t>
      </w:r>
      <w:r w:rsidR="008B3E10">
        <w:t xml:space="preserve">solution should be to use </w:t>
      </w:r>
      <w:r w:rsidR="00F42BF5">
        <w:t xml:space="preserve">solutions like </w:t>
      </w:r>
      <w:hyperlink r:id="rId36" w:history="1">
        <w:proofErr w:type="spellStart"/>
        <w:r w:rsidR="00E5451B" w:rsidRPr="00E5451B">
          <w:rPr>
            <w:rStyle w:val="Lienhypertexte"/>
          </w:rPr>
          <w:t>Flocker</w:t>
        </w:r>
        <w:proofErr w:type="spellEnd"/>
      </w:hyperlink>
      <w:r w:rsidR="00E5451B">
        <w:t xml:space="preserve"> or </w:t>
      </w:r>
      <w:hyperlink r:id="rId37" w:history="1">
        <w:r w:rsidR="00E5451B" w:rsidRPr="00C445B2">
          <w:rPr>
            <w:rStyle w:val="Lienhypertexte"/>
          </w:rPr>
          <w:t>Rex-Ray</w:t>
        </w:r>
      </w:hyperlink>
      <w:r w:rsidR="005D72BB">
        <w:t xml:space="preserve">, </w:t>
      </w:r>
      <w:r w:rsidR="003A23D8">
        <w:t xml:space="preserve">that are able to work with </w:t>
      </w:r>
      <w:r w:rsidR="00405B81">
        <w:t xml:space="preserve">different </w:t>
      </w:r>
      <w:r w:rsidR="00433746">
        <w:t xml:space="preserve">network </w:t>
      </w:r>
      <w:r w:rsidR="00CC2067">
        <w:t>storage solutions</w:t>
      </w:r>
      <w:r w:rsidR="00405B81">
        <w:t>, among them EMC</w:t>
      </w:r>
      <w:r w:rsidR="007122A3">
        <w:t>,</w:t>
      </w:r>
      <w:r w:rsidR="0028341D">
        <w:t xml:space="preserve"> in use </w:t>
      </w:r>
      <w:r w:rsidR="007122A3">
        <w:t>in MNCA</w:t>
      </w:r>
      <w:r w:rsidR="00150A36">
        <w:t xml:space="preserve">, those solutions </w:t>
      </w:r>
      <w:r w:rsidR="002D7531">
        <w:t>are able to replicate the d</w:t>
      </w:r>
      <w:r w:rsidR="002E76B6">
        <w:t>ata in the new container in a transparent way</w:t>
      </w:r>
      <w:r w:rsidR="00CC2067">
        <w:t>.</w:t>
      </w:r>
    </w:p>
    <w:p w14:paraId="694FA858" w14:textId="77777777" w:rsidR="00DF0D60" w:rsidRPr="00C51AF6" w:rsidRDefault="00DF0D60" w:rsidP="00C51AF6"/>
    <w:p w14:paraId="079D458E" w14:textId="77777777" w:rsidR="009D7CA7" w:rsidRDefault="009B3161" w:rsidP="00641BB8">
      <w:pPr>
        <w:pStyle w:val="Titre4"/>
      </w:pPr>
      <w:r>
        <w:t>Concurrent user</w:t>
      </w:r>
      <w:r w:rsidR="0036086A">
        <w:t xml:space="preserve"> &amp; devices</w:t>
      </w:r>
    </w:p>
    <w:p w14:paraId="121B7EBD" w14:textId="5C33E2F8" w:rsidR="009B3161" w:rsidRDefault="00E13566" w:rsidP="009B3161">
      <w:r>
        <w:t>T</w:t>
      </w:r>
      <w:r w:rsidR="00B27D5D">
        <w:t>he</w:t>
      </w:r>
      <w:r w:rsidR="002964F3">
        <w:t xml:space="preserve"> scalability </w:t>
      </w:r>
      <w:r w:rsidR="00B27D5D">
        <w:t>of the platform</w:t>
      </w:r>
      <w:r w:rsidR="00721383">
        <w:t xml:space="preserve"> using containers,</w:t>
      </w:r>
      <w:r w:rsidR="00B27D5D">
        <w:t xml:space="preserve"> allow</w:t>
      </w:r>
      <w:r w:rsidR="00551D23">
        <w:t>s</w:t>
      </w:r>
      <w:r w:rsidR="00B27D5D">
        <w:t xml:space="preserve"> to virtually support </w:t>
      </w:r>
      <w:r>
        <w:t xml:space="preserve">any numbers of </w:t>
      </w:r>
      <w:r w:rsidR="0036086A">
        <w:t xml:space="preserve">concurrent </w:t>
      </w:r>
      <w:r>
        <w:t>users</w:t>
      </w:r>
      <w:r w:rsidR="0036086A">
        <w:t xml:space="preserve"> and devices</w:t>
      </w:r>
      <w:r>
        <w:t xml:space="preserve">, </w:t>
      </w:r>
      <w:r w:rsidR="00FC1592">
        <w:t xml:space="preserve">by deploying more instances of services, </w:t>
      </w:r>
      <w:r>
        <w:t xml:space="preserve">providing </w:t>
      </w:r>
      <w:r w:rsidR="00551D23">
        <w:t xml:space="preserve">the provisioning of enough computing nodes </w:t>
      </w:r>
      <w:r w:rsidR="00FC1592">
        <w:t>as virtual machines or</w:t>
      </w:r>
      <w:r w:rsidR="00551D23">
        <w:t xml:space="preserve"> bare metal servers</w:t>
      </w:r>
      <w:r w:rsidR="0036086A">
        <w:t xml:space="preserve"> to absorb the load</w:t>
      </w:r>
      <w:r w:rsidR="00551D23">
        <w:t>.</w:t>
      </w:r>
    </w:p>
    <w:p w14:paraId="4D972A4C" w14:textId="45ABB629" w:rsidR="00721383" w:rsidRPr="00C51AF6" w:rsidRDefault="00721383" w:rsidP="009B3161">
      <w:r>
        <w:t xml:space="preserve">By starting with a simple configuration on 3 or 4 nodes, we will evaluate performance through some simple use cases scenarios, with a monitoring system </w:t>
      </w:r>
      <w:r w:rsidR="00D10440">
        <w:t>beside which store</w:t>
      </w:r>
      <w:r w:rsidR="007122A3">
        <w:t>s</w:t>
      </w:r>
      <w:r w:rsidR="00D10440">
        <w:t xml:space="preserve"> history.</w:t>
      </w:r>
    </w:p>
    <w:p w14:paraId="43D9D8F3" w14:textId="77777777" w:rsidR="009B3161" w:rsidRPr="009B3161" w:rsidRDefault="009B3161" w:rsidP="009B3161"/>
    <w:p w14:paraId="1764B646" w14:textId="77777777" w:rsidR="009D7CA7" w:rsidRDefault="00692D17" w:rsidP="00641BB8">
      <w:pPr>
        <w:pStyle w:val="Titre4"/>
      </w:pPr>
      <w:r>
        <w:t xml:space="preserve">Data import, </w:t>
      </w:r>
      <w:r w:rsidR="009D7CA7" w:rsidRPr="00641BB8">
        <w:t>export</w:t>
      </w:r>
      <w:r>
        <w:t xml:space="preserve"> and models</w:t>
      </w:r>
    </w:p>
    <w:p w14:paraId="0DB166A9" w14:textId="77777777" w:rsidR="00692D17" w:rsidRDefault="00C51AF6" w:rsidP="00C51AF6">
      <w:r>
        <w:t>Data existing in the current data warehouse will be imported into the new platform</w:t>
      </w:r>
      <w:r w:rsidR="00DF2A0F">
        <w:t xml:space="preserve">, </w:t>
      </w:r>
    </w:p>
    <w:p w14:paraId="69BC22F4" w14:textId="77777777" w:rsidR="00C51AF6" w:rsidRDefault="00692D17" w:rsidP="00C51AF6">
      <w:r>
        <w:t>T</w:t>
      </w:r>
      <w:r w:rsidR="00DF2A0F">
        <w:t xml:space="preserve">he main concern remains the current data model adaptation to </w:t>
      </w:r>
      <w:r w:rsidR="00DB3545">
        <w:t xml:space="preserve">existing </w:t>
      </w:r>
      <w:hyperlink r:id="rId38" w:history="1">
        <w:proofErr w:type="spellStart"/>
        <w:r w:rsidR="00DF2A0F" w:rsidRPr="00CE1668">
          <w:rPr>
            <w:rStyle w:val="Lienhypertexte"/>
          </w:rPr>
          <w:t>Fiware</w:t>
        </w:r>
        <w:proofErr w:type="spellEnd"/>
        <w:r w:rsidR="00DF2A0F" w:rsidRPr="00CE1668">
          <w:rPr>
            <w:rStyle w:val="Lienhypertexte"/>
          </w:rPr>
          <w:t xml:space="preserve"> data models</w:t>
        </w:r>
      </w:hyperlink>
      <w:r w:rsidR="00DB3545">
        <w:t xml:space="preserve"> and eventually propose amendment</w:t>
      </w:r>
      <w:r w:rsidR="00CE1668">
        <w:t>s when needed</w:t>
      </w:r>
      <w:r w:rsidR="00DF2A0F">
        <w:t>.</w:t>
      </w:r>
    </w:p>
    <w:p w14:paraId="7195E85E" w14:textId="77777777" w:rsidR="00DB3545" w:rsidRDefault="00DB3545" w:rsidP="00C51AF6">
      <w:r>
        <w:t xml:space="preserve">This is currently under study, </w:t>
      </w:r>
      <w:proofErr w:type="gramStart"/>
      <w:r>
        <w:t>in order to</w:t>
      </w:r>
      <w:proofErr w:type="gramEnd"/>
      <w:r>
        <w:t xml:space="preserve"> be able to propose a </w:t>
      </w:r>
      <w:r w:rsidR="00CE1668">
        <w:t>table of correspondence between the existing data source attributes and the attributes defined in the schema for the destination data object (an NGSI entity</w:t>
      </w:r>
      <w:r w:rsidR="007F5BE3">
        <w:t>)</w:t>
      </w:r>
      <w:r w:rsidR="00CE1668">
        <w:t>, that, if possible, match a</w:t>
      </w:r>
      <w:r w:rsidR="001A234C">
        <w:t>n existing</w:t>
      </w:r>
      <w:r w:rsidR="00CE1668">
        <w:t xml:space="preserve"> </w:t>
      </w:r>
      <w:proofErr w:type="spellStart"/>
      <w:r w:rsidR="00CE1668">
        <w:t>Fiware</w:t>
      </w:r>
      <w:proofErr w:type="spellEnd"/>
      <w:r w:rsidR="00CE1668">
        <w:t xml:space="preserve"> data model</w:t>
      </w:r>
      <w:r w:rsidR="007F5BE3">
        <w:t>.</w:t>
      </w:r>
    </w:p>
    <w:p w14:paraId="1F005669" w14:textId="187AD6AA" w:rsidR="009B3161" w:rsidRDefault="001A234C" w:rsidP="00C51AF6">
      <w:r>
        <w:t xml:space="preserve">In case new attributes need to be added to a </w:t>
      </w:r>
      <w:proofErr w:type="spellStart"/>
      <w:r>
        <w:t>Fiware</w:t>
      </w:r>
      <w:proofErr w:type="spellEnd"/>
      <w:r>
        <w:t xml:space="preserve"> proposed model, or new data model, the proposal should be sent to </w:t>
      </w:r>
      <w:proofErr w:type="spellStart"/>
      <w:r>
        <w:t>Fiware</w:t>
      </w:r>
      <w:proofErr w:type="spellEnd"/>
      <w:r>
        <w:t xml:space="preserve"> for validation, respecting the given guidelines on </w:t>
      </w:r>
      <w:hyperlink r:id="rId39" w:anchor="how-to-contribute" w:history="1">
        <w:r w:rsidRPr="001A234C">
          <w:rPr>
            <w:rStyle w:val="Lienhypertexte"/>
          </w:rPr>
          <w:t xml:space="preserve">How </w:t>
        </w:r>
        <w:proofErr w:type="gramStart"/>
        <w:r w:rsidRPr="001A234C">
          <w:rPr>
            <w:rStyle w:val="Lienhypertexte"/>
          </w:rPr>
          <w:t>To</w:t>
        </w:r>
        <w:proofErr w:type="gramEnd"/>
        <w:r w:rsidRPr="001A234C">
          <w:rPr>
            <w:rStyle w:val="Lienhypertexte"/>
          </w:rPr>
          <w:t xml:space="preserve"> Contribute</w:t>
        </w:r>
      </w:hyperlink>
      <w:r>
        <w:t>.</w:t>
      </w:r>
    </w:p>
    <w:p w14:paraId="3B89F5B9" w14:textId="77777777" w:rsidR="00C35A46" w:rsidRPr="00C51AF6" w:rsidRDefault="00C35A46" w:rsidP="00C51AF6"/>
    <w:p w14:paraId="6AFFC226" w14:textId="77777777" w:rsidR="009D7CA7" w:rsidRDefault="009D7CA7" w:rsidP="00641BB8">
      <w:pPr>
        <w:pStyle w:val="Titre4"/>
      </w:pPr>
      <w:r w:rsidRPr="00641BB8">
        <w:t>Disaster recovery</w:t>
      </w:r>
    </w:p>
    <w:p w14:paraId="70C81AFF" w14:textId="77777777" w:rsidR="002A0357" w:rsidRDefault="00302734" w:rsidP="00302734">
      <w:r>
        <w:t xml:space="preserve">The </w:t>
      </w:r>
      <w:r w:rsidR="00551D23">
        <w:t>3</w:t>
      </w:r>
      <w:r>
        <w:t xml:space="preserve"> data center</w:t>
      </w:r>
      <w:r w:rsidR="00551D23">
        <w:t>s</w:t>
      </w:r>
      <w:r>
        <w:t xml:space="preserve"> should be </w:t>
      </w:r>
      <w:r w:rsidR="00180EFE">
        <w:t>involved in the smart city platform</w:t>
      </w:r>
      <w:r w:rsidR="00DD2480">
        <w:t>,</w:t>
      </w:r>
      <w:r w:rsidR="00180EFE">
        <w:t xml:space="preserve"> then </w:t>
      </w:r>
      <w:r>
        <w:t xml:space="preserve">in case of </w:t>
      </w:r>
      <w:r w:rsidR="00180EFE">
        <w:t>serious problem in the main and secondary data center, the third DC, more protected from disaster like flood, can take over</w:t>
      </w:r>
      <w:r>
        <w:t xml:space="preserve">, </w:t>
      </w:r>
      <w:r w:rsidR="002A0357">
        <w:t>and keep the platform online</w:t>
      </w:r>
      <w:r w:rsidR="00551D23">
        <w:t>.</w:t>
      </w:r>
    </w:p>
    <w:p w14:paraId="47C097C1" w14:textId="77777777" w:rsidR="00551D23" w:rsidRDefault="002A0357" w:rsidP="00302734">
      <w:r>
        <w:t xml:space="preserve">The </w:t>
      </w:r>
      <w:r w:rsidR="00302734">
        <w:t>database</w:t>
      </w:r>
      <w:r>
        <w:t>s</w:t>
      </w:r>
      <w:r w:rsidR="00180EFE">
        <w:t xml:space="preserve"> used within the platform, </w:t>
      </w:r>
      <w:r>
        <w:t>must be replicated in real time on the third data center, to be able to use it in the shortest time</w:t>
      </w:r>
      <w:r w:rsidR="00E13566">
        <w:t xml:space="preserve"> possible</w:t>
      </w:r>
      <w:r w:rsidR="00551D23">
        <w:t>.</w:t>
      </w:r>
    </w:p>
    <w:p w14:paraId="428AAF57" w14:textId="77777777" w:rsidR="00E13566" w:rsidRPr="00302734" w:rsidRDefault="00E13566" w:rsidP="00302734"/>
    <w:p w14:paraId="5D75697B" w14:textId="77777777" w:rsidR="009D7CA7" w:rsidRDefault="009D7CA7" w:rsidP="00641BB8">
      <w:pPr>
        <w:pStyle w:val="Titre4"/>
      </w:pPr>
      <w:r w:rsidRPr="00641BB8">
        <w:t>GDPR</w:t>
      </w:r>
    </w:p>
    <w:p w14:paraId="7C5C7B75" w14:textId="77777777" w:rsidR="00DF0958" w:rsidRDefault="00B871BD" w:rsidP="00E13566">
      <w:r>
        <w:t>Observing General Data Protection Regulation w</w:t>
      </w:r>
      <w:r w:rsidR="005B2D11">
        <w:t>ill be mandatory o</w:t>
      </w:r>
      <w:r>
        <w:t xml:space="preserve">n </w:t>
      </w:r>
      <w:r w:rsidR="00E70F96">
        <w:t>M</w:t>
      </w:r>
      <w:r>
        <w:t xml:space="preserve">ay </w:t>
      </w:r>
      <w:r w:rsidR="005B2D11">
        <w:t>25</w:t>
      </w:r>
      <w:r w:rsidR="005B2D11" w:rsidRPr="005B2D11">
        <w:rPr>
          <w:vertAlign w:val="superscript"/>
        </w:rPr>
        <w:t>th</w:t>
      </w:r>
      <w:proofErr w:type="gramStart"/>
      <w:r w:rsidR="005B2D11">
        <w:t xml:space="preserve"> </w:t>
      </w:r>
      <w:r>
        <w:t>2018</w:t>
      </w:r>
      <w:proofErr w:type="gramEnd"/>
      <w:r w:rsidR="00FE6CCB">
        <w:t>, it’s a</w:t>
      </w:r>
      <w:r w:rsidR="00014B9D">
        <w:t xml:space="preserve"> recent</w:t>
      </w:r>
      <w:r w:rsidR="00FE6CCB">
        <w:t xml:space="preserve"> European directive </w:t>
      </w:r>
      <w:r w:rsidR="002F4F61">
        <w:t>defining</w:t>
      </w:r>
      <w:r w:rsidR="00DF0958">
        <w:t xml:space="preserve"> new rules for personal data management.</w:t>
      </w:r>
    </w:p>
    <w:p w14:paraId="02F9274D" w14:textId="77777777" w:rsidR="00DF0958" w:rsidRDefault="00DF0958" w:rsidP="00E13566"/>
    <w:p w14:paraId="2B6568C0" w14:textId="77777777" w:rsidR="00DF0958" w:rsidRDefault="00DF0958" w:rsidP="00E13566">
      <w:r w:rsidRPr="00DF0958">
        <w:t>Here are the major changes that are mentioned in this new legislation:</w:t>
      </w:r>
    </w:p>
    <w:p w14:paraId="6C7054EF" w14:textId="77777777" w:rsidR="00DF0958" w:rsidRDefault="00DF0958" w:rsidP="0047663D">
      <w:pPr>
        <w:pStyle w:val="Paragraphedeliste"/>
        <w:numPr>
          <w:ilvl w:val="0"/>
          <w:numId w:val="21"/>
        </w:numPr>
      </w:pPr>
      <w:r w:rsidRPr="00E70F96">
        <w:rPr>
          <w:b/>
        </w:rPr>
        <w:t xml:space="preserve">Consent: </w:t>
      </w:r>
      <w:r>
        <w:t>Consent of personal data must be freely given, specific, informed and unambiguous. Consent is not freely given if a person is unable to freely refuse consent without detriment.</w:t>
      </w:r>
    </w:p>
    <w:p w14:paraId="2C7734BC" w14:textId="77777777" w:rsidR="00DF0958" w:rsidRDefault="00DF0958" w:rsidP="00DF0958"/>
    <w:p w14:paraId="742ED6F4" w14:textId="7628303B" w:rsidR="00DF0958" w:rsidRDefault="00DF0958" w:rsidP="0047663D">
      <w:pPr>
        <w:pStyle w:val="Paragraphedeliste"/>
        <w:numPr>
          <w:ilvl w:val="0"/>
          <w:numId w:val="21"/>
        </w:numPr>
      </w:pPr>
      <w:r w:rsidRPr="00E70F96">
        <w:rPr>
          <w:b/>
        </w:rPr>
        <w:t xml:space="preserve">Accountability and privacy by default: </w:t>
      </w:r>
      <w:r>
        <w:t xml:space="preserve">The GDPR has placed great emphasis on the accountability for </w:t>
      </w:r>
      <w:r w:rsidRPr="003476C3">
        <w:rPr>
          <w:b/>
        </w:rPr>
        <w:t>data controllers</w:t>
      </w:r>
      <w:r>
        <w:t xml:space="preserve"> to demonstrate data compliance. They will be required to maintain certain documentation, conduct impact assessment reports for riskier processing and employ data pr</w:t>
      </w:r>
      <w:r w:rsidR="00D55299">
        <w:t xml:space="preserve">otection practices by default, </w:t>
      </w:r>
      <w:r>
        <w:t xml:space="preserve">such as data </w:t>
      </w:r>
      <w:r w:rsidR="0036320B">
        <w:t>minimization</w:t>
      </w:r>
      <w:r>
        <w:t>.</w:t>
      </w:r>
    </w:p>
    <w:p w14:paraId="43F9337F" w14:textId="77777777" w:rsidR="00DF0958" w:rsidRDefault="00DF0958" w:rsidP="00DF0958"/>
    <w:p w14:paraId="4A39557E" w14:textId="77777777" w:rsidR="00DF0958" w:rsidRDefault="00DF0958" w:rsidP="0047663D">
      <w:pPr>
        <w:pStyle w:val="Paragraphedeliste"/>
        <w:numPr>
          <w:ilvl w:val="0"/>
          <w:numId w:val="21"/>
        </w:numPr>
      </w:pPr>
      <w:r w:rsidRPr="00E70F96">
        <w:rPr>
          <w:b/>
        </w:rPr>
        <w:t xml:space="preserve">Notification of a data breach: </w:t>
      </w:r>
      <w:r w:rsidRPr="003476C3">
        <w:rPr>
          <w:b/>
        </w:rPr>
        <w:t>Data controllers</w:t>
      </w:r>
      <w:r>
        <w:t xml:space="preserve"> must notify the Data Protection Authorities as quickly as possible, where applicable within 72 hours of the data breach discovery.</w:t>
      </w:r>
    </w:p>
    <w:p w14:paraId="1491B21F" w14:textId="77777777" w:rsidR="00DF0958" w:rsidRDefault="00DF0958" w:rsidP="00DF0958"/>
    <w:p w14:paraId="346AFF97" w14:textId="77777777" w:rsidR="00DF0958" w:rsidRDefault="00DF0958" w:rsidP="0047663D">
      <w:pPr>
        <w:pStyle w:val="Paragraphedeliste"/>
        <w:numPr>
          <w:ilvl w:val="0"/>
          <w:numId w:val="21"/>
        </w:numPr>
      </w:pPr>
      <w:r w:rsidRPr="00E70F96">
        <w:rPr>
          <w:b/>
        </w:rPr>
        <w:t xml:space="preserve">Sanctions: </w:t>
      </w:r>
      <w:r>
        <w:t xml:space="preserve">This new legislation allows the Data </w:t>
      </w:r>
      <w:r w:rsidR="00E70F96">
        <w:t>Protection</w:t>
      </w:r>
      <w:r>
        <w:t xml:space="preserve"> Authorities to impose higher fines – up to 4% of annual worldwide turnover. The maximum fines can be applied for discrepancies related to international data transfers or breach of processing principles, such as conditions for consent. Other violations can be fined up to 2% of annual worldwide turnover.</w:t>
      </w:r>
    </w:p>
    <w:p w14:paraId="07DC23C4" w14:textId="77777777" w:rsidR="00DF0958" w:rsidRDefault="00DF0958" w:rsidP="00DF0958"/>
    <w:p w14:paraId="2354DCDD" w14:textId="77777777" w:rsidR="00DF0958" w:rsidRDefault="00DF0958" w:rsidP="0047663D">
      <w:pPr>
        <w:pStyle w:val="Paragraphedeliste"/>
        <w:numPr>
          <w:ilvl w:val="0"/>
          <w:numId w:val="21"/>
        </w:numPr>
      </w:pPr>
      <w:r w:rsidRPr="00E70F96">
        <w:rPr>
          <w:b/>
        </w:rPr>
        <w:t>Role of data processors:</w:t>
      </w:r>
      <w:r w:rsidR="00E70F96" w:rsidRPr="00E70F96">
        <w:rPr>
          <w:b/>
        </w:rPr>
        <w:t xml:space="preserve"> </w:t>
      </w:r>
      <w:r w:rsidRPr="00876C36">
        <w:rPr>
          <w:b/>
        </w:rPr>
        <w:t>Data processors</w:t>
      </w:r>
      <w:r>
        <w:t xml:space="preserve"> will now have direct obligations to implement technical and </w:t>
      </w:r>
      <w:proofErr w:type="spellStart"/>
      <w:r>
        <w:t>organisation</w:t>
      </w:r>
      <w:proofErr w:type="spellEnd"/>
      <w:r>
        <w:t xml:space="preserve"> measures to ensure data protection, this could include appointing a </w:t>
      </w:r>
      <w:r w:rsidRPr="00876C36">
        <w:rPr>
          <w:b/>
        </w:rPr>
        <w:t>Data Protection Officer</w:t>
      </w:r>
      <w:r>
        <w:t xml:space="preserve"> if needed.</w:t>
      </w:r>
    </w:p>
    <w:p w14:paraId="09A9C8C7" w14:textId="77777777" w:rsidR="00DF0958" w:rsidRDefault="00DF0958" w:rsidP="00DF0958"/>
    <w:p w14:paraId="51884080" w14:textId="77777777" w:rsidR="00DF0958" w:rsidRDefault="00DF0958" w:rsidP="0047663D">
      <w:pPr>
        <w:pStyle w:val="Paragraphedeliste"/>
        <w:numPr>
          <w:ilvl w:val="0"/>
          <w:numId w:val="21"/>
        </w:numPr>
      </w:pPr>
      <w:r w:rsidRPr="00E70F96">
        <w:rPr>
          <w:b/>
        </w:rPr>
        <w:t xml:space="preserve">One stop shop: </w:t>
      </w:r>
      <w:r>
        <w:t xml:space="preserve">This legislation will be applicable in all EU states without the need of implementing national legislation. Having a single set of rules will benefit businesses as they will </w:t>
      </w:r>
      <w:r>
        <w:lastRenderedPageBreak/>
        <w:t>not need to comply with multiple authorities, streamlining the process and saving an estimate of €2.3 billion a year.</w:t>
      </w:r>
    </w:p>
    <w:p w14:paraId="731F4FE7" w14:textId="77777777" w:rsidR="00DF0958" w:rsidRDefault="00DF0958" w:rsidP="00DF0958"/>
    <w:p w14:paraId="13495638" w14:textId="77777777" w:rsidR="00DF0958" w:rsidRDefault="00DF0958" w:rsidP="0047663D">
      <w:pPr>
        <w:pStyle w:val="Paragraphedeliste"/>
        <w:numPr>
          <w:ilvl w:val="0"/>
          <w:numId w:val="21"/>
        </w:numPr>
      </w:pPr>
      <w:r w:rsidRPr="00E70F96">
        <w:rPr>
          <w:b/>
        </w:rPr>
        <w:t xml:space="preserve">Removal of notification requirement: </w:t>
      </w:r>
      <w:r w:rsidR="003476C3">
        <w:rPr>
          <w:b/>
        </w:rPr>
        <w:t>T</w:t>
      </w:r>
      <w:r>
        <w:t xml:space="preserve">he requirement of notifying or seeking approval from a Data Protection Authority is going to be removed in many circumstances. This decision is made to save funds and time. Instead of notification the new directive requires </w:t>
      </w:r>
      <w:r w:rsidRPr="003476C3">
        <w:rPr>
          <w:b/>
        </w:rPr>
        <w:t>data controllers</w:t>
      </w:r>
      <w:r>
        <w:t xml:space="preserve"> to put in place appropriate practices for large scale processing in the form of new technology.</w:t>
      </w:r>
    </w:p>
    <w:p w14:paraId="7F7D5B36" w14:textId="77777777" w:rsidR="00DF0958" w:rsidRDefault="00DF0958" w:rsidP="00DF0958"/>
    <w:p w14:paraId="072121A7" w14:textId="77777777" w:rsidR="00DF0958" w:rsidRDefault="008C4424" w:rsidP="0047663D">
      <w:pPr>
        <w:pStyle w:val="Paragraphedeliste"/>
        <w:numPr>
          <w:ilvl w:val="0"/>
          <w:numId w:val="21"/>
        </w:numPr>
      </w:pPr>
      <w:r>
        <w:rPr>
          <w:b/>
        </w:rPr>
        <w:t xml:space="preserve">Right to be forgotten: </w:t>
      </w:r>
      <w:r>
        <w:t>Person</w:t>
      </w:r>
      <w:r w:rsidRPr="008C4424">
        <w:t>s</w:t>
      </w:r>
      <w:r w:rsidR="00DF0958">
        <w:t xml:space="preserve"> will be able to require their data to be deleted when there is no </w:t>
      </w:r>
      <w:r>
        <w:t>legitimate reason for an organiz</w:t>
      </w:r>
      <w:r w:rsidR="00DF0958">
        <w:t>ation to retain it. Followi</w:t>
      </w:r>
      <w:r w:rsidR="00DD200C">
        <w:t xml:space="preserve">ng, </w:t>
      </w:r>
      <w:r>
        <w:t xml:space="preserve">the </w:t>
      </w:r>
      <w:proofErr w:type="spellStart"/>
      <w:r>
        <w:t>organis</w:t>
      </w:r>
      <w:r w:rsidR="00DF0958">
        <w:t>ation</w:t>
      </w:r>
      <w:proofErr w:type="spellEnd"/>
      <w:r w:rsidR="00DF0958">
        <w:t xml:space="preserve"> must also take appropriate steps to inform any third party that might have any links or copies of the data and request them to delete it.</w:t>
      </w:r>
    </w:p>
    <w:p w14:paraId="1D14C109" w14:textId="77777777" w:rsidR="00D55299" w:rsidRDefault="00D55299" w:rsidP="00D55299">
      <w:pPr>
        <w:pStyle w:val="Paragraphedeliste"/>
      </w:pPr>
    </w:p>
    <w:p w14:paraId="403E470B" w14:textId="77777777" w:rsidR="00D55299" w:rsidRDefault="00D55299" w:rsidP="0047663D">
      <w:pPr>
        <w:pStyle w:val="Paragraphedeliste"/>
        <w:numPr>
          <w:ilvl w:val="0"/>
          <w:numId w:val="21"/>
        </w:numPr>
      </w:pPr>
      <w:r w:rsidRPr="00E70F96">
        <w:rPr>
          <w:b/>
        </w:rPr>
        <w:t>Expanded territorial reach:</w:t>
      </w:r>
      <w:r>
        <w:t xml:space="preserve"> Companies that are based outside of the EU, but targeting customers that are in the EU will be subject to the GDPR which is not the c</w:t>
      </w:r>
      <w:r w:rsidR="006A5945">
        <w:t>a</w:t>
      </w:r>
      <w:r w:rsidR="008C4424">
        <w:t>se now. (Not Applicable for the</w:t>
      </w:r>
      <w:r>
        <w:t xml:space="preserve"> project)</w:t>
      </w:r>
      <w:r w:rsidR="005B2D11">
        <w:t>.</w:t>
      </w:r>
    </w:p>
    <w:p w14:paraId="3038437E" w14:textId="77777777" w:rsidR="006A5945" w:rsidRDefault="006A5945" w:rsidP="006A5945">
      <w:pPr>
        <w:pStyle w:val="Paragraphedeliste"/>
      </w:pPr>
    </w:p>
    <w:p w14:paraId="79821216" w14:textId="77777777" w:rsidR="00084DF0" w:rsidRDefault="00084DF0" w:rsidP="00084DF0">
      <w:r>
        <w:t xml:space="preserve">Data Protection Act identifies Data controllers and Data Processors as separate jobs: </w:t>
      </w:r>
    </w:p>
    <w:p w14:paraId="0DFCC39E" w14:textId="77777777" w:rsidR="00084DF0" w:rsidRDefault="00BE7D42" w:rsidP="00084DF0">
      <w:pPr>
        <w:rPr>
          <w:rStyle w:val="Lienhypertexte"/>
        </w:rPr>
      </w:pPr>
      <w:hyperlink r:id="rId40" w:history="1">
        <w:r w:rsidR="00084DF0" w:rsidRPr="0053125C">
          <w:rPr>
            <w:rStyle w:val="Lienhypertexte"/>
          </w:rPr>
          <w:t>https://ico.org.uk/media/for-organisations/documents/1546/data-controllers-and-data-processors-dp-guidance.pdf</w:t>
        </w:r>
      </w:hyperlink>
    </w:p>
    <w:p w14:paraId="34E92DFC" w14:textId="77777777" w:rsidR="00084DF0" w:rsidRDefault="00084DF0" w:rsidP="00084DF0">
      <w:pPr>
        <w:rPr>
          <w:rStyle w:val="Lienhypertexte"/>
        </w:rPr>
      </w:pPr>
    </w:p>
    <w:p w14:paraId="7095EF1D" w14:textId="77777777" w:rsidR="006A5945" w:rsidRDefault="006A5945" w:rsidP="00084DF0">
      <w:r>
        <w:t xml:space="preserve">The </w:t>
      </w:r>
      <w:r w:rsidR="00084DF0">
        <w:t xml:space="preserve">new GDPR </w:t>
      </w:r>
      <w:r>
        <w:t>rules described above will have to be applied mostly in the applications involving the use of personal data (</w:t>
      </w:r>
      <w:proofErr w:type="gramStart"/>
      <w:r>
        <w:t xml:space="preserve">in particular </w:t>
      </w:r>
      <w:r w:rsidR="008C4424">
        <w:t>data</w:t>
      </w:r>
      <w:proofErr w:type="gramEnd"/>
      <w:r w:rsidR="008C4424">
        <w:t xml:space="preserve"> from </w:t>
      </w:r>
      <w:r>
        <w:t>citizens)</w:t>
      </w:r>
      <w:r w:rsidR="008C4424">
        <w:t>.</w:t>
      </w:r>
    </w:p>
    <w:p w14:paraId="4303322E" w14:textId="77777777" w:rsidR="008C4424" w:rsidRDefault="00AC148F" w:rsidP="006A5945">
      <w:r>
        <w:t>However</w:t>
      </w:r>
      <w:r w:rsidR="007F425B">
        <w:t>,</w:t>
      </w:r>
      <w:r>
        <w:t xml:space="preserve"> as the platform will be recipient of many different kind of data, it could be hard to embrace the complexity of the data sets possible </w:t>
      </w:r>
      <w:r w:rsidRPr="00AC148F">
        <w:t>entanglement</w:t>
      </w:r>
      <w:r w:rsidR="00014B9D">
        <w:t xml:space="preserve">, some data can be related to citizens, because coming from objects/sensors at home, even </w:t>
      </w:r>
      <w:proofErr w:type="spellStart"/>
      <w:r w:rsidR="00014B9D">
        <w:t>weared</w:t>
      </w:r>
      <w:proofErr w:type="spellEnd"/>
      <w:r w:rsidR="002B26F8">
        <w:t>, or simply published through applications</w:t>
      </w:r>
      <w:r w:rsidR="009F466E">
        <w:t>.</w:t>
      </w:r>
    </w:p>
    <w:p w14:paraId="6CA8F848" w14:textId="77777777" w:rsidR="009F466E" w:rsidRDefault="009F466E" w:rsidP="006A5945">
      <w:r>
        <w:t>T</w:t>
      </w:r>
      <w:r w:rsidR="002B26F8">
        <w:t>hen t</w:t>
      </w:r>
      <w:r>
        <w:t xml:space="preserve">o have a Data Protection </w:t>
      </w:r>
      <w:r w:rsidR="002B26F8">
        <w:t xml:space="preserve">office is </w:t>
      </w:r>
      <w:r w:rsidR="00C84F8F">
        <w:t xml:space="preserve">worth </w:t>
      </w:r>
      <w:r w:rsidR="002B26F8">
        <w:t>to consider (if not already acted), but this is be</w:t>
      </w:r>
      <w:r w:rsidR="00C84F8F">
        <w:t>yond the scope of this document.</w:t>
      </w:r>
    </w:p>
    <w:p w14:paraId="2949DFBD" w14:textId="77777777" w:rsidR="00C84F8F" w:rsidRDefault="00C84F8F" w:rsidP="006A5945"/>
    <w:p w14:paraId="121919A0" w14:textId="77777777" w:rsidR="002B26F8" w:rsidRDefault="002B26F8" w:rsidP="006A5945">
      <w:r>
        <w:t xml:space="preserve">The multitenant nature of the </w:t>
      </w:r>
      <w:proofErr w:type="spellStart"/>
      <w:r>
        <w:t>Fiware</w:t>
      </w:r>
      <w:proofErr w:type="spellEnd"/>
      <w:r>
        <w:t xml:space="preserve"> platform help a lot to data protection</w:t>
      </w:r>
      <w:r w:rsidR="000E7672">
        <w:t xml:space="preserve"> &amp;</w:t>
      </w:r>
      <w:r w:rsidR="009A318E">
        <w:t xml:space="preserve"> </w:t>
      </w:r>
      <w:r w:rsidR="000E7672">
        <w:t>privacy</w:t>
      </w:r>
      <w:r>
        <w:t xml:space="preserve"> by dividing into independent services with secure</w:t>
      </w:r>
      <w:r w:rsidR="000E7672">
        <w:t xml:space="preserve"> and controlled (authorized </w:t>
      </w:r>
      <w:r>
        <w:t>and authenticated</w:t>
      </w:r>
      <w:r w:rsidR="000E7672">
        <w:t>)</w:t>
      </w:r>
      <w:r>
        <w:t xml:space="preserve"> access to data-sets, provided by </w:t>
      </w:r>
      <w:r w:rsidR="000E7672">
        <w:t xml:space="preserve">global security </w:t>
      </w:r>
      <w:r>
        <w:t>IDM</w:t>
      </w:r>
      <w:r w:rsidR="000E7672">
        <w:t xml:space="preserve"> component</w:t>
      </w:r>
      <w:r>
        <w:t>.</w:t>
      </w:r>
    </w:p>
    <w:p w14:paraId="67F8B8EF" w14:textId="77777777" w:rsidR="002D0A1A" w:rsidRDefault="002D0A1A" w:rsidP="006A5945">
      <w:r>
        <w:t xml:space="preserve">However, in the case of cross usage of multiple history datasets </w:t>
      </w:r>
      <w:r w:rsidR="00876C36">
        <w:t xml:space="preserve">like </w:t>
      </w:r>
      <w:r>
        <w:t>in some data-science cases, data must be anonymized</w:t>
      </w:r>
      <w:r w:rsidR="00084DF0">
        <w:t xml:space="preserve"> and minimized</w:t>
      </w:r>
      <w:r>
        <w:t>, before being delivered for analysis</w:t>
      </w:r>
      <w:r w:rsidR="000E7672">
        <w:t>, this is to consider either at data acquisition step and data consuming step</w:t>
      </w:r>
      <w:r>
        <w:t>.</w:t>
      </w:r>
    </w:p>
    <w:p w14:paraId="30B57EA5" w14:textId="7A641785" w:rsidR="002D7C8C" w:rsidRDefault="002D7C8C" w:rsidP="0047663D">
      <w:pPr>
        <w:pStyle w:val="Titre2"/>
        <w:numPr>
          <w:ilvl w:val="1"/>
          <w:numId w:val="22"/>
        </w:numPr>
      </w:pPr>
      <w:bookmarkStart w:id="167" w:name="_Toc499823532"/>
      <w:bookmarkStart w:id="168" w:name="_Toc501009923"/>
      <w:r>
        <w:t>System Architecture Component Definitions</w:t>
      </w:r>
      <w:bookmarkEnd w:id="167"/>
      <w:bookmarkEnd w:id="168"/>
    </w:p>
    <w:p w14:paraId="6CE7307E" w14:textId="40E5A50C" w:rsidR="00C17488" w:rsidRDefault="00C17488" w:rsidP="00C17488"/>
    <w:p w14:paraId="4383EBCD" w14:textId="154AA7A5" w:rsidR="00C17488" w:rsidRDefault="00C17488" w:rsidP="00C17488">
      <w:pPr>
        <w:pStyle w:val="Titre3"/>
      </w:pPr>
      <w:bookmarkStart w:id="169" w:name="_Toc499823533"/>
      <w:bookmarkStart w:id="170" w:name="_Toc501009924"/>
      <w:r>
        <w:t>Docker Images Management Component</w:t>
      </w:r>
      <w:r w:rsidR="00C91847">
        <w:t>s</w:t>
      </w:r>
      <w:bookmarkEnd w:id="169"/>
      <w:bookmarkEnd w:id="170"/>
    </w:p>
    <w:p w14:paraId="36F9FF06" w14:textId="389754A6" w:rsidR="00C17488" w:rsidRDefault="00C17488" w:rsidP="00C17488">
      <w:r>
        <w:t>MNCA needs to manage its own Docker images</w:t>
      </w:r>
      <w:r w:rsidR="00EF5CF8">
        <w:t xml:space="preserve"> in a local Docker Images Registry</w:t>
      </w:r>
      <w:r>
        <w:t xml:space="preserve">, </w:t>
      </w:r>
      <w:hyperlink r:id="rId41" w:history="1">
        <w:r w:rsidRPr="006F6545">
          <w:rPr>
            <w:rStyle w:val="Lienhypertexte"/>
          </w:rPr>
          <w:t>Portus</w:t>
        </w:r>
      </w:hyperlink>
      <w:r>
        <w:t xml:space="preserve"> has been chosen as the component for this role.</w:t>
      </w:r>
    </w:p>
    <w:p w14:paraId="086E379E" w14:textId="41880334" w:rsidR="00C17488" w:rsidRDefault="00C17488" w:rsidP="00C17488">
      <w:r>
        <w:t xml:space="preserve">It’s not a </w:t>
      </w:r>
      <w:proofErr w:type="spellStart"/>
      <w:r>
        <w:t>Fiware</w:t>
      </w:r>
      <w:proofErr w:type="spellEnd"/>
      <w:r>
        <w:t xml:space="preserve"> functional module, but an infrastructure </w:t>
      </w:r>
      <w:r w:rsidR="00222F92">
        <w:t>element</w:t>
      </w:r>
      <w:r w:rsidR="00F62359">
        <w:t xml:space="preserve"> to manage a Docker registry (</w:t>
      </w:r>
      <w:r w:rsidR="00E2346D">
        <w:t>Docker images storage)</w:t>
      </w:r>
      <w:r w:rsidR="00222F92">
        <w:t>.</w:t>
      </w:r>
    </w:p>
    <w:p w14:paraId="35AF0BC2" w14:textId="306AA549" w:rsidR="00FC6E4E" w:rsidRDefault="00FC6E4E" w:rsidP="00C17488"/>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661"/>
      </w:tblGrid>
      <w:tr w:rsidR="00FC6E4E" w14:paraId="1F883251" w14:textId="77777777" w:rsidTr="001C6ED4">
        <w:tc>
          <w:tcPr>
            <w:tcW w:w="2698" w:type="dxa"/>
          </w:tcPr>
          <w:p w14:paraId="532087EB" w14:textId="77777777" w:rsidR="00FC6E4E" w:rsidRDefault="00FC6E4E" w:rsidP="001C6ED4">
            <w:pPr>
              <w:rPr>
                <w:b/>
                <w:bCs/>
              </w:rPr>
            </w:pPr>
            <w:r>
              <w:rPr>
                <w:b/>
                <w:bCs/>
              </w:rPr>
              <w:t>Architecture Component</w:t>
            </w:r>
          </w:p>
        </w:tc>
        <w:tc>
          <w:tcPr>
            <w:tcW w:w="5661" w:type="dxa"/>
          </w:tcPr>
          <w:p w14:paraId="220B1DF0" w14:textId="77777777" w:rsidR="00FC6E4E" w:rsidRDefault="00FC6E4E" w:rsidP="001C6ED4">
            <w:pPr>
              <w:rPr>
                <w:b/>
                <w:bCs/>
              </w:rPr>
            </w:pPr>
            <w:r>
              <w:rPr>
                <w:b/>
                <w:bCs/>
              </w:rPr>
              <w:t>Component Elements</w:t>
            </w:r>
          </w:p>
        </w:tc>
      </w:tr>
      <w:tr w:rsidR="00FC6E4E" w14:paraId="2DF36A46" w14:textId="77777777" w:rsidTr="001C6ED4">
        <w:tc>
          <w:tcPr>
            <w:tcW w:w="2698" w:type="dxa"/>
          </w:tcPr>
          <w:p w14:paraId="46FF14C2" w14:textId="77777777" w:rsidR="00FC6E4E" w:rsidRDefault="00FC6E4E" w:rsidP="001C6ED4">
            <w:r>
              <w:t>Database Server</w:t>
            </w:r>
          </w:p>
        </w:tc>
        <w:tc>
          <w:tcPr>
            <w:tcW w:w="5661" w:type="dxa"/>
          </w:tcPr>
          <w:p w14:paraId="42CC2D52" w14:textId="068247D0" w:rsidR="00FC6E4E" w:rsidRDefault="00FC6E4E" w:rsidP="001C6ED4">
            <w:proofErr w:type="spellStart"/>
            <w:r>
              <w:t>Postgresql</w:t>
            </w:r>
            <w:proofErr w:type="spellEnd"/>
            <w:r w:rsidR="00B8572C">
              <w:t xml:space="preserve"> or </w:t>
            </w:r>
            <w:r>
              <w:t>MySQL</w:t>
            </w:r>
            <w:r w:rsidR="00B8572C">
              <w:t xml:space="preserve"> (default) =&gt; </w:t>
            </w:r>
            <w:proofErr w:type="spellStart"/>
            <w:r w:rsidR="00B8572C">
              <w:t>Citus</w:t>
            </w:r>
            <w:proofErr w:type="spellEnd"/>
            <w:r w:rsidR="00B8572C">
              <w:t>/PostgreSQL</w:t>
            </w:r>
          </w:p>
        </w:tc>
      </w:tr>
      <w:tr w:rsidR="00FC6E4E" w14:paraId="3EA61E20" w14:textId="77777777" w:rsidTr="001C6ED4">
        <w:tc>
          <w:tcPr>
            <w:tcW w:w="2698" w:type="dxa"/>
          </w:tcPr>
          <w:p w14:paraId="6E40BDD8" w14:textId="4A32D62E" w:rsidR="00FC6E4E" w:rsidRDefault="00FC6E4E" w:rsidP="001C6ED4">
            <w:r>
              <w:t>Application</w:t>
            </w:r>
          </w:p>
        </w:tc>
        <w:tc>
          <w:tcPr>
            <w:tcW w:w="5661" w:type="dxa"/>
          </w:tcPr>
          <w:p w14:paraId="787DA1C3" w14:textId="0561C90C" w:rsidR="00945258" w:rsidRDefault="00945258" w:rsidP="00B8572C">
            <w:r>
              <w:t>Docker Registry</w:t>
            </w:r>
          </w:p>
          <w:p w14:paraId="784EC710" w14:textId="1083A4C6" w:rsidR="00FC6E4E" w:rsidRDefault="00B8572C" w:rsidP="00B8572C">
            <w:r w:rsidRPr="00C91847">
              <w:t>NGINX</w:t>
            </w:r>
            <w:r w:rsidR="00C91847">
              <w:rPr>
                <w:b/>
              </w:rPr>
              <w:t xml:space="preserve"> </w:t>
            </w:r>
            <w:r w:rsidR="00C91847" w:rsidRPr="00C91847">
              <w:t>or</w:t>
            </w:r>
            <w:r w:rsidR="00C91847">
              <w:rPr>
                <w:b/>
              </w:rPr>
              <w:t xml:space="preserve"> </w:t>
            </w:r>
            <w:hyperlink r:id="rId42" w:history="1">
              <w:r w:rsidR="00C91847" w:rsidRPr="00EA7075">
                <w:rPr>
                  <w:rStyle w:val="Lienhypertexte"/>
                  <w:b/>
                </w:rPr>
                <w:t>Puma</w:t>
              </w:r>
            </w:hyperlink>
            <w:r w:rsidR="00C91847">
              <w:rPr>
                <w:b/>
              </w:rPr>
              <w:t xml:space="preserve"> </w:t>
            </w:r>
            <w:r w:rsidR="00C91847" w:rsidRPr="00C91847">
              <w:t>(Ruby web server)</w:t>
            </w:r>
          </w:p>
          <w:p w14:paraId="03DC89FB" w14:textId="38EB72A8" w:rsidR="00B8572C" w:rsidRDefault="00D67108" w:rsidP="00B8572C">
            <w:r>
              <w:t>Portus</w:t>
            </w:r>
            <w:r w:rsidR="00945258">
              <w:t xml:space="preserve"> web UI</w:t>
            </w:r>
            <w:r>
              <w:t xml:space="preserve"> (developed in Ruby)</w:t>
            </w:r>
          </w:p>
        </w:tc>
      </w:tr>
    </w:tbl>
    <w:p w14:paraId="0653A6AF" w14:textId="05DE9775" w:rsidR="00FC6E4E" w:rsidRDefault="00FC6E4E" w:rsidP="00C17488">
      <w:r>
        <w:br w:type="textWrapping" w:clear="all"/>
      </w:r>
    </w:p>
    <w:p w14:paraId="7640C6AD" w14:textId="0AD519B6" w:rsidR="00C17488" w:rsidRDefault="00945258" w:rsidP="00C17488">
      <w:r>
        <w:t>Portus provides mainly authentication towards a Docker registry, which ha</w:t>
      </w:r>
      <w:r w:rsidR="004E2F11">
        <w:t>ve</w:t>
      </w:r>
      <w:r>
        <w:t xml:space="preserve"> to be started in a container</w:t>
      </w:r>
      <w:r w:rsidR="00F90E7E">
        <w:t xml:space="preserve">: </w:t>
      </w:r>
      <w:hyperlink r:id="rId43" w:anchor="copy-an-image-from-docker-hub-to-your-registry" w:history="1">
        <w:r w:rsidR="00F90E7E" w:rsidRPr="00F90E7E">
          <w:rPr>
            <w:rStyle w:val="Lienhypertexte"/>
          </w:rPr>
          <w:t>Docker documentation</w:t>
        </w:r>
      </w:hyperlink>
      <w:r>
        <w:t>.</w:t>
      </w:r>
    </w:p>
    <w:p w14:paraId="2C4817A9" w14:textId="62ABAD4C" w:rsidR="00E73E6A" w:rsidRDefault="00E73E6A" w:rsidP="00C17488">
      <w:r>
        <w:t>Portus and the docker registry will be deployed as services, through a Docker compose or stack file</w:t>
      </w:r>
      <w:r w:rsidR="00EF5CF8">
        <w:t xml:space="preserve">: </w:t>
      </w:r>
      <w:hyperlink r:id="rId44" w:history="1">
        <w:r w:rsidR="00EF5CF8" w:rsidRPr="00EF5CF8">
          <w:rPr>
            <w:rStyle w:val="Lienhypertexte"/>
          </w:rPr>
          <w:t>exampl</w:t>
        </w:r>
        <w:r w:rsidR="00EF5CF8">
          <w:rPr>
            <w:rStyle w:val="Lienhypertexte"/>
          </w:rPr>
          <w:t>e of secure compose fil</w:t>
        </w:r>
        <w:r w:rsidR="00EF5CF8" w:rsidRPr="00EF5CF8">
          <w:rPr>
            <w:rStyle w:val="Lienhypertexte"/>
          </w:rPr>
          <w:t>e</w:t>
        </w:r>
      </w:hyperlink>
      <w:r w:rsidR="00EF5CF8">
        <w:t xml:space="preserve"> </w:t>
      </w:r>
    </w:p>
    <w:p w14:paraId="674C4528" w14:textId="6AB8EE01" w:rsidR="00945258" w:rsidRDefault="00945258" w:rsidP="00C17488"/>
    <w:p w14:paraId="538F8783" w14:textId="58D8C858" w:rsidR="00945258" w:rsidRDefault="00945258" w:rsidP="00C17488">
      <w:r>
        <w:lastRenderedPageBreak/>
        <w:t xml:space="preserve">There’s no </w:t>
      </w:r>
      <w:r w:rsidR="00B23CFC">
        <w:t xml:space="preserve">real </w:t>
      </w:r>
      <w:r>
        <w:t>need of scalability for this component, only fault tolerance and high availability</w:t>
      </w:r>
      <w:r w:rsidR="004E2F11">
        <w:t xml:space="preserve"> are required</w:t>
      </w:r>
      <w:r w:rsidR="00E7584F">
        <w:t>.</w:t>
      </w:r>
    </w:p>
    <w:p w14:paraId="7D8EC6FC" w14:textId="076E3762" w:rsidR="00EF5CF8" w:rsidRDefault="00EF5CF8" w:rsidP="00C17488">
      <w:r>
        <w:t xml:space="preserve">It should be installed on </w:t>
      </w:r>
      <w:r w:rsidR="00765830">
        <w:t>each</w:t>
      </w:r>
      <w:r>
        <w:t xml:space="preserve"> Swarm manager node</w:t>
      </w:r>
      <w:r w:rsidR="00C91847">
        <w:t>.</w:t>
      </w:r>
    </w:p>
    <w:p w14:paraId="2E12C745" w14:textId="77777777" w:rsidR="00C17488" w:rsidRDefault="00C17488" w:rsidP="00C17488">
      <w:pPr>
        <w:pStyle w:val="Titre3"/>
      </w:pPr>
      <w:bookmarkStart w:id="171" w:name="_Toc499823534"/>
      <w:bookmarkStart w:id="172" w:name="_Toc501009925"/>
      <w:r>
        <w:t>Docker Swarm Management Component</w:t>
      </w:r>
      <w:bookmarkEnd w:id="171"/>
      <w:bookmarkEnd w:id="172"/>
    </w:p>
    <w:p w14:paraId="2173759D" w14:textId="77777777" w:rsidR="00C17488" w:rsidRDefault="00C17488" w:rsidP="00C17488">
      <w:r>
        <w:t>Swarm manager is the orchestrator of the services based on the components of the platform.</w:t>
      </w:r>
    </w:p>
    <w:p w14:paraId="6573CFD1" w14:textId="42958C9B" w:rsidR="00C17488" w:rsidRDefault="00C17488" w:rsidP="00C17488">
      <w:r>
        <w:t>It’s part of Docker software suite.</w:t>
      </w:r>
    </w:p>
    <w:p w14:paraId="7E3FE44E" w14:textId="2C364EA1" w:rsidR="00F62359" w:rsidRDefault="00F62359" w:rsidP="00C17488">
      <w:r>
        <w:t>Swarm is c</w:t>
      </w:r>
      <w:r w:rsidRPr="00F62359">
        <w:t>luster management integrated with Docker Engine</w:t>
      </w:r>
      <w:r>
        <w:t xml:space="preserve"> (appeared in version 1.12)</w:t>
      </w:r>
    </w:p>
    <w:p w14:paraId="26F85F37" w14:textId="5976E936" w:rsidR="00C17488" w:rsidRDefault="00C17488" w:rsidP="00C17488">
      <w:r>
        <w:t>To insure high availabilit</w:t>
      </w:r>
      <w:r w:rsidR="00EE7836">
        <w:t>y several D</w:t>
      </w:r>
      <w:r>
        <w:t>ocker nodes should be swa</w:t>
      </w:r>
      <w:r w:rsidR="00E73E6A">
        <w:t>rm manager</w:t>
      </w:r>
      <w:r>
        <w:t>, at the minimum one in each of the 3 DCs, there’s no real need of scalability, since it’s an internal orchestration management interface.</w:t>
      </w:r>
    </w:p>
    <w:p w14:paraId="41DDA8F7" w14:textId="7E25DDD8" w:rsidR="004B2A01" w:rsidRDefault="004B2A01" w:rsidP="00C17488"/>
    <w:p w14:paraId="0DBCB40A" w14:textId="1CCF367E" w:rsidR="004B2A01" w:rsidRDefault="00DA2A84" w:rsidP="00C17488">
      <w:r>
        <w:t xml:space="preserve">Even </w:t>
      </w:r>
      <w:r w:rsidR="00127CCF">
        <w:t>the choice is to setup the platform using Docker Swarm</w:t>
      </w:r>
      <w:r w:rsidR="00D216AD">
        <w:t xml:space="preserve"> via Docker CLI</w:t>
      </w:r>
      <w:r w:rsidR="00127CCF">
        <w:t xml:space="preserve">, it could be valuable to use a container management solution such as </w:t>
      </w:r>
      <w:hyperlink r:id="rId45" w:history="1">
        <w:r w:rsidR="00127CCF" w:rsidRPr="00871BE1">
          <w:rPr>
            <w:rStyle w:val="Lienhypertexte"/>
          </w:rPr>
          <w:t>Rancher</w:t>
        </w:r>
      </w:hyperlink>
    </w:p>
    <w:p w14:paraId="2169961A" w14:textId="4BD4F63E" w:rsidR="00C17488" w:rsidRDefault="00871BE1" w:rsidP="00C17488">
      <w:r w:rsidRPr="00871BE1">
        <w:t xml:space="preserve">Rancher is a complete container management </w:t>
      </w:r>
      <w:r>
        <w:t xml:space="preserve">open-source </w:t>
      </w:r>
      <w:r w:rsidRPr="00871BE1">
        <w:t xml:space="preserve">platform that makes managing and using containers in production </w:t>
      </w:r>
      <w:proofErr w:type="gramStart"/>
      <w:r w:rsidRPr="00871BE1">
        <w:t>really easy</w:t>
      </w:r>
      <w:proofErr w:type="gramEnd"/>
      <w:r w:rsidRPr="00871BE1">
        <w:t>.</w:t>
      </w:r>
    </w:p>
    <w:p w14:paraId="43F782AA" w14:textId="729601A7" w:rsidR="00871BE1" w:rsidRDefault="008847AF" w:rsidP="00C17488">
      <w:r>
        <w:t>It allows to deploy services stacks over several Docker orchestration tools such as: Kubernetes, Swarm, Mesos.</w:t>
      </w:r>
    </w:p>
    <w:p w14:paraId="7FCA67B0" w14:textId="15B72A3F" w:rsidR="008847AF" w:rsidRDefault="008847AF" w:rsidP="00C17488">
      <w:r>
        <w:t xml:space="preserve">It allows </w:t>
      </w:r>
      <w:r w:rsidRPr="008847AF">
        <w:t>adding hosts directly from cloud providers or adding a host that’s already been prov</w:t>
      </w:r>
      <w:r>
        <w:t>isioned. For cloud providers, hos</w:t>
      </w:r>
      <w:r w:rsidR="00D10440">
        <w:t>t</w:t>
      </w:r>
      <w:r>
        <w:t xml:space="preserve"> are</w:t>
      </w:r>
      <w:r w:rsidRPr="008847AF">
        <w:t xml:space="preserve"> provision</w:t>
      </w:r>
      <w:r>
        <w:t>ed</w:t>
      </w:r>
      <w:r w:rsidRPr="008847AF">
        <w:t xml:space="preserve"> using docker-machine and support any images that docker-machine supports.</w:t>
      </w:r>
    </w:p>
    <w:p w14:paraId="01FEA87C" w14:textId="7935F0B4" w:rsidR="00DD6D91" w:rsidRDefault="00DD6D91" w:rsidP="00C17488"/>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661"/>
      </w:tblGrid>
      <w:tr w:rsidR="00DD6D91" w14:paraId="4B8CCFF7" w14:textId="77777777" w:rsidTr="00DD6D91">
        <w:tc>
          <w:tcPr>
            <w:tcW w:w="2698" w:type="dxa"/>
          </w:tcPr>
          <w:p w14:paraId="73D3C98D" w14:textId="77777777" w:rsidR="00DD6D91" w:rsidRDefault="00DD6D91" w:rsidP="00DD6D91">
            <w:pPr>
              <w:rPr>
                <w:b/>
                <w:bCs/>
              </w:rPr>
            </w:pPr>
            <w:r>
              <w:rPr>
                <w:b/>
                <w:bCs/>
              </w:rPr>
              <w:t>Architecture Component</w:t>
            </w:r>
          </w:p>
        </w:tc>
        <w:tc>
          <w:tcPr>
            <w:tcW w:w="5661" w:type="dxa"/>
          </w:tcPr>
          <w:p w14:paraId="1EE82980" w14:textId="77777777" w:rsidR="00DD6D91" w:rsidRDefault="00DD6D91" w:rsidP="00DD6D91">
            <w:pPr>
              <w:rPr>
                <w:b/>
                <w:bCs/>
              </w:rPr>
            </w:pPr>
            <w:r>
              <w:rPr>
                <w:b/>
                <w:bCs/>
              </w:rPr>
              <w:t>Component Elements</w:t>
            </w:r>
          </w:p>
        </w:tc>
      </w:tr>
      <w:tr w:rsidR="00DD6D91" w14:paraId="0F3406E5" w14:textId="77777777" w:rsidTr="00DD6D91">
        <w:tc>
          <w:tcPr>
            <w:tcW w:w="2698" w:type="dxa"/>
          </w:tcPr>
          <w:p w14:paraId="741326F8" w14:textId="77777777" w:rsidR="00DD6D91" w:rsidRDefault="00DD6D91" w:rsidP="00DD6D91">
            <w:r>
              <w:t>Database Server</w:t>
            </w:r>
          </w:p>
        </w:tc>
        <w:tc>
          <w:tcPr>
            <w:tcW w:w="5661" w:type="dxa"/>
          </w:tcPr>
          <w:p w14:paraId="1DCAFC0B" w14:textId="63717607" w:rsidR="00DD6D91" w:rsidRDefault="00DD6D91" w:rsidP="00DD6D91">
            <w:r>
              <w:t>MySQL</w:t>
            </w:r>
            <w:r w:rsidR="002650C8">
              <w:t xml:space="preserve"> (default)</w:t>
            </w:r>
          </w:p>
        </w:tc>
      </w:tr>
      <w:tr w:rsidR="00DD6D91" w14:paraId="6052D24C" w14:textId="77777777" w:rsidTr="00DD6D91">
        <w:tc>
          <w:tcPr>
            <w:tcW w:w="2698" w:type="dxa"/>
          </w:tcPr>
          <w:p w14:paraId="59F92AF3" w14:textId="77777777" w:rsidR="00DD6D91" w:rsidRDefault="00DD6D91" w:rsidP="00DD6D91">
            <w:r>
              <w:t>Applications</w:t>
            </w:r>
          </w:p>
        </w:tc>
        <w:tc>
          <w:tcPr>
            <w:tcW w:w="5661" w:type="dxa"/>
          </w:tcPr>
          <w:p w14:paraId="0B724334" w14:textId="77777777" w:rsidR="00DD6D91" w:rsidRDefault="00DD6D91" w:rsidP="00DD6D91">
            <w:r>
              <w:t>Rancher server</w:t>
            </w:r>
          </w:p>
          <w:p w14:paraId="149333BB" w14:textId="77777777" w:rsidR="00DD6D91" w:rsidRDefault="00DD6D91" w:rsidP="00DD6D91">
            <w:r>
              <w:t xml:space="preserve">Rancher UI </w:t>
            </w:r>
          </w:p>
          <w:p w14:paraId="3ADD8C0E" w14:textId="69377587" w:rsidR="00DD6D91" w:rsidRDefault="00DD6D91" w:rsidP="00DD6D91">
            <w:r>
              <w:t xml:space="preserve">all in one Docker container </w:t>
            </w:r>
          </w:p>
        </w:tc>
      </w:tr>
    </w:tbl>
    <w:p w14:paraId="25602506" w14:textId="77777777" w:rsidR="00DD6D91" w:rsidRDefault="00DD6D91" w:rsidP="00C17488"/>
    <w:p w14:paraId="256D12F7" w14:textId="77777777" w:rsidR="008847AF" w:rsidRDefault="008847AF" w:rsidP="00C17488"/>
    <w:p w14:paraId="0234926C" w14:textId="04C566B9" w:rsidR="008847AF" w:rsidRDefault="008847AF" w:rsidP="00C17488"/>
    <w:p w14:paraId="5C5B897B" w14:textId="078998E0" w:rsidR="00D10440" w:rsidRDefault="00D10440" w:rsidP="00C17488"/>
    <w:p w14:paraId="44BA7E59" w14:textId="44FCA8A2" w:rsidR="00D10440" w:rsidRDefault="00D10440" w:rsidP="00C17488"/>
    <w:p w14:paraId="2BDE2F83" w14:textId="77777777" w:rsidR="00D10440" w:rsidRDefault="00D10440" w:rsidP="00C17488"/>
    <w:p w14:paraId="4397D81C" w14:textId="1DC96C0F" w:rsidR="00D10440" w:rsidRDefault="00D10440" w:rsidP="00C17488"/>
    <w:p w14:paraId="3DC8555C" w14:textId="77777777" w:rsidR="002D7C8C" w:rsidRDefault="003F7740" w:rsidP="0047663D">
      <w:pPr>
        <w:pStyle w:val="Titre3"/>
        <w:numPr>
          <w:ilvl w:val="2"/>
          <w:numId w:val="17"/>
        </w:numPr>
      </w:pPr>
      <w:bookmarkStart w:id="173" w:name="_Toc499823535"/>
      <w:bookmarkStart w:id="174" w:name="_Toc501009926"/>
      <w:r>
        <w:t>Security Component</w:t>
      </w:r>
      <w:r w:rsidR="00F6725F">
        <w:t xml:space="preserve"> IDM GE</w:t>
      </w:r>
      <w:bookmarkEnd w:id="173"/>
      <w:bookmarkEnd w:id="174"/>
    </w:p>
    <w:p w14:paraId="497F86F5" w14:textId="77777777" w:rsidR="002D7C8C" w:rsidRDefault="003F7740" w:rsidP="002D7C8C">
      <w:r>
        <w:t xml:space="preserve">This component is </w:t>
      </w:r>
      <w:r w:rsidR="00416418">
        <w:t xml:space="preserve">the </w:t>
      </w:r>
      <w:proofErr w:type="spellStart"/>
      <w:r w:rsidR="00416418">
        <w:t>Fiware</w:t>
      </w:r>
      <w:proofErr w:type="spellEnd"/>
      <w:r w:rsidR="00416418">
        <w:t xml:space="preserve"> GE </w:t>
      </w:r>
      <w:r>
        <w:t xml:space="preserve">responsible for </w:t>
      </w:r>
      <w:proofErr w:type="spellStart"/>
      <w:r>
        <w:t>Fiware</w:t>
      </w:r>
      <w:proofErr w:type="spellEnd"/>
      <w:r>
        <w:t xml:space="preserve"> platform global user identity &amp; access rights management</w:t>
      </w:r>
    </w:p>
    <w:p w14:paraId="3C694B5B" w14:textId="77777777" w:rsidR="00416418" w:rsidRDefault="00416418" w:rsidP="002D7C8C">
      <w:r>
        <w:t xml:space="preserve">It is composed of 3 elements: </w:t>
      </w:r>
    </w:p>
    <w:p w14:paraId="2E7CC08B" w14:textId="77777777" w:rsidR="00416418" w:rsidRDefault="005B7B3E" w:rsidP="0047663D">
      <w:pPr>
        <w:pStyle w:val="Paragraphedeliste"/>
        <w:numPr>
          <w:ilvl w:val="0"/>
          <w:numId w:val="14"/>
        </w:numPr>
      </w:pPr>
      <w:r>
        <w:t xml:space="preserve">the Identity Manager GE, </w:t>
      </w:r>
      <w:r w:rsidR="00D72124">
        <w:t xml:space="preserve">in </w:t>
      </w:r>
      <w:proofErr w:type="spellStart"/>
      <w:r w:rsidR="00D72124">
        <w:rPr>
          <w:lang w:val="en-GB"/>
        </w:rPr>
        <w:t>fiware</w:t>
      </w:r>
      <w:proofErr w:type="spellEnd"/>
      <w:r w:rsidR="00D72124">
        <w:rPr>
          <w:lang w:val="en-GB"/>
        </w:rPr>
        <w:t xml:space="preserve"> </w:t>
      </w:r>
      <w:proofErr w:type="spellStart"/>
      <w:r w:rsidR="00D72124">
        <w:rPr>
          <w:lang w:val="en-GB"/>
        </w:rPr>
        <w:t>catalog</w:t>
      </w:r>
      <w:proofErr w:type="spellEnd"/>
      <w:r w:rsidRPr="00ED7967">
        <w:rPr>
          <w:lang w:val="en-GB"/>
        </w:rPr>
        <w:t xml:space="preserve">: </w:t>
      </w:r>
      <w:hyperlink r:id="rId46" w:history="1">
        <w:proofErr w:type="spellStart"/>
        <w:r w:rsidR="00D72124" w:rsidRPr="00D72124">
          <w:rPr>
            <w:rStyle w:val="Lienhypertexte"/>
            <w:lang w:val="en-GB"/>
          </w:rPr>
          <w:t>Keyrock</w:t>
        </w:r>
        <w:proofErr w:type="spellEnd"/>
      </w:hyperlink>
    </w:p>
    <w:p w14:paraId="02F37036" w14:textId="77777777" w:rsidR="00ED7967" w:rsidRDefault="00ED7967" w:rsidP="0047663D">
      <w:pPr>
        <w:pStyle w:val="Paragraphedeliste"/>
        <w:numPr>
          <w:ilvl w:val="0"/>
          <w:numId w:val="14"/>
        </w:numPr>
      </w:pPr>
      <w:r>
        <w:t xml:space="preserve">the </w:t>
      </w:r>
      <w:r w:rsidR="00416418" w:rsidRPr="00416418">
        <w:t>Access Control GE</w:t>
      </w:r>
      <w:r>
        <w:t xml:space="preserve">, </w:t>
      </w:r>
      <w:r w:rsidR="00D72124">
        <w:t xml:space="preserve">in </w:t>
      </w:r>
      <w:proofErr w:type="spellStart"/>
      <w:r w:rsidR="00D72124">
        <w:rPr>
          <w:lang w:val="en-GB"/>
        </w:rPr>
        <w:t>fiware</w:t>
      </w:r>
      <w:proofErr w:type="spellEnd"/>
      <w:r w:rsidR="00D72124">
        <w:rPr>
          <w:lang w:val="en-GB"/>
        </w:rPr>
        <w:t xml:space="preserve"> </w:t>
      </w:r>
      <w:proofErr w:type="spellStart"/>
      <w:r w:rsidR="00D72124">
        <w:rPr>
          <w:lang w:val="en-GB"/>
        </w:rPr>
        <w:t>catalog</w:t>
      </w:r>
      <w:proofErr w:type="spellEnd"/>
      <w:r w:rsidRPr="00ED7967">
        <w:rPr>
          <w:lang w:val="en-GB"/>
        </w:rPr>
        <w:t>:</w:t>
      </w:r>
      <w:r w:rsidR="00D72124">
        <w:rPr>
          <w:lang w:val="en-GB"/>
        </w:rPr>
        <w:t xml:space="preserve"> </w:t>
      </w:r>
      <w:hyperlink r:id="rId47" w:history="1">
        <w:proofErr w:type="spellStart"/>
        <w:r w:rsidR="00D72124" w:rsidRPr="00D72124">
          <w:rPr>
            <w:rStyle w:val="Lienhypertexte"/>
          </w:rPr>
          <w:t>AuthZForce</w:t>
        </w:r>
        <w:proofErr w:type="spellEnd"/>
      </w:hyperlink>
      <w:r>
        <w:rPr>
          <w:lang w:val="en-GB"/>
        </w:rPr>
        <w:t xml:space="preserve"> </w:t>
      </w:r>
      <w:r w:rsidR="00CB280B">
        <w:rPr>
          <w:lang w:val="en-GB"/>
        </w:rPr>
        <w:t>(works with PEP Proxy)</w:t>
      </w:r>
    </w:p>
    <w:p w14:paraId="502487AE" w14:textId="77777777" w:rsidR="00416418" w:rsidRDefault="00D72124" w:rsidP="0047663D">
      <w:pPr>
        <w:pStyle w:val="Paragraphedeliste"/>
        <w:numPr>
          <w:ilvl w:val="0"/>
          <w:numId w:val="14"/>
        </w:numPr>
      </w:pPr>
      <w:r>
        <w:t>GE module to</w:t>
      </w:r>
      <w:r w:rsidR="00E90DD4">
        <w:t xml:space="preserve"> </w:t>
      </w:r>
      <w:r>
        <w:t xml:space="preserve">add </w:t>
      </w:r>
      <w:r w:rsidR="00E90DD4">
        <w:t xml:space="preserve">security to </w:t>
      </w:r>
      <w:r w:rsidR="00E90DD4" w:rsidRPr="00E90DD4">
        <w:t>backend applications</w:t>
      </w:r>
      <w:r w:rsidR="00ED7967">
        <w:t xml:space="preserve">, </w:t>
      </w:r>
      <w:r>
        <w:t xml:space="preserve">in </w:t>
      </w:r>
      <w:proofErr w:type="spellStart"/>
      <w:r>
        <w:rPr>
          <w:lang w:val="en-GB"/>
        </w:rPr>
        <w:t>fiware</w:t>
      </w:r>
      <w:proofErr w:type="spellEnd"/>
      <w:r>
        <w:rPr>
          <w:lang w:val="en-GB"/>
        </w:rPr>
        <w:t xml:space="preserve"> </w:t>
      </w:r>
      <w:proofErr w:type="spellStart"/>
      <w:r>
        <w:rPr>
          <w:lang w:val="en-GB"/>
        </w:rPr>
        <w:t>catalog</w:t>
      </w:r>
      <w:proofErr w:type="spellEnd"/>
      <w:r w:rsidR="00ED7967">
        <w:t xml:space="preserve">: </w:t>
      </w:r>
      <w:hyperlink r:id="rId48" w:history="1">
        <w:r w:rsidRPr="00D72124">
          <w:rPr>
            <w:rStyle w:val="Lienhypertexte"/>
          </w:rPr>
          <w:t>PEP Proxy</w:t>
        </w:r>
      </w:hyperlink>
      <w:r>
        <w:t xml:space="preserve"> </w:t>
      </w:r>
    </w:p>
    <w:p w14:paraId="247603AB" w14:textId="77777777" w:rsidR="00ED7967" w:rsidRDefault="00ED7967" w:rsidP="00ED7967">
      <w:pPr>
        <w:ind w:left="360"/>
      </w:pPr>
    </w:p>
    <w:p w14:paraId="5E777F5A" w14:textId="77777777" w:rsidR="002D7C8C" w:rsidRPr="00ED7967" w:rsidRDefault="002D7C8C" w:rsidP="002D7C8C">
      <w:pPr>
        <w:rPr>
          <w:lang w:val="en-GB"/>
        </w:rPr>
      </w:pP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661"/>
      </w:tblGrid>
      <w:tr w:rsidR="002D7C8C" w14:paraId="1377A0C2" w14:textId="77777777" w:rsidTr="008E0EF8">
        <w:tc>
          <w:tcPr>
            <w:tcW w:w="2698" w:type="dxa"/>
          </w:tcPr>
          <w:p w14:paraId="295D7D6F" w14:textId="77777777" w:rsidR="002D7C8C" w:rsidRDefault="002D7C8C" w:rsidP="0089494C">
            <w:pPr>
              <w:rPr>
                <w:b/>
                <w:bCs/>
              </w:rPr>
            </w:pPr>
            <w:r>
              <w:rPr>
                <w:b/>
                <w:bCs/>
              </w:rPr>
              <w:t>Architecture Component</w:t>
            </w:r>
          </w:p>
        </w:tc>
        <w:tc>
          <w:tcPr>
            <w:tcW w:w="5661" w:type="dxa"/>
          </w:tcPr>
          <w:p w14:paraId="02A1C7B8" w14:textId="77777777" w:rsidR="002D7C8C" w:rsidRDefault="002D7C8C" w:rsidP="0089494C">
            <w:pPr>
              <w:rPr>
                <w:b/>
                <w:bCs/>
              </w:rPr>
            </w:pPr>
            <w:r>
              <w:rPr>
                <w:b/>
                <w:bCs/>
              </w:rPr>
              <w:t>Component Elements</w:t>
            </w:r>
          </w:p>
        </w:tc>
      </w:tr>
      <w:tr w:rsidR="002D7C8C" w14:paraId="6A7C246B" w14:textId="77777777" w:rsidTr="008E0EF8">
        <w:tc>
          <w:tcPr>
            <w:tcW w:w="2698" w:type="dxa"/>
          </w:tcPr>
          <w:p w14:paraId="6F5EEDD2" w14:textId="77777777" w:rsidR="002D7C8C" w:rsidRDefault="002D7C8C" w:rsidP="0089494C">
            <w:r>
              <w:t>Database Server</w:t>
            </w:r>
          </w:p>
        </w:tc>
        <w:tc>
          <w:tcPr>
            <w:tcW w:w="5661" w:type="dxa"/>
          </w:tcPr>
          <w:p w14:paraId="27D67CBD" w14:textId="77777777" w:rsidR="002D7C8C" w:rsidRDefault="009D7CA7" w:rsidP="0089494C">
            <w:r>
              <w:t xml:space="preserve">changed to </w:t>
            </w:r>
            <w:proofErr w:type="spellStart"/>
            <w:r>
              <w:t>Postgresql</w:t>
            </w:r>
            <w:proofErr w:type="spellEnd"/>
            <w:r w:rsidR="00090977">
              <w:t>/</w:t>
            </w:r>
            <w:proofErr w:type="spellStart"/>
            <w:r w:rsidR="00090977">
              <w:t>Citus</w:t>
            </w:r>
            <w:proofErr w:type="spellEnd"/>
            <w:r w:rsidR="008E0EF8">
              <w:t xml:space="preserve"> cluster</w:t>
            </w:r>
            <w:r>
              <w:t xml:space="preserve"> instead of MySQL</w:t>
            </w:r>
          </w:p>
        </w:tc>
      </w:tr>
      <w:tr w:rsidR="002D7C8C" w14:paraId="00A3635B" w14:textId="77777777" w:rsidTr="008E0EF8">
        <w:tc>
          <w:tcPr>
            <w:tcW w:w="2698" w:type="dxa"/>
          </w:tcPr>
          <w:p w14:paraId="378DFAD5" w14:textId="77777777" w:rsidR="002D7C8C" w:rsidRDefault="002D7C8C" w:rsidP="0089494C">
            <w:r>
              <w:t>Application</w:t>
            </w:r>
            <w:r w:rsidR="00E90DD4">
              <w:t>s</w:t>
            </w:r>
          </w:p>
        </w:tc>
        <w:tc>
          <w:tcPr>
            <w:tcW w:w="5661" w:type="dxa"/>
          </w:tcPr>
          <w:p w14:paraId="5CDC8EAD" w14:textId="77777777" w:rsidR="002D7C8C" w:rsidRDefault="009D7CA7" w:rsidP="0089494C">
            <w:proofErr w:type="spellStart"/>
            <w:r>
              <w:t>Keyrock</w:t>
            </w:r>
            <w:proofErr w:type="spellEnd"/>
            <w:r>
              <w:t xml:space="preserve"> (</w:t>
            </w:r>
            <w:r w:rsidR="00410691">
              <w:t xml:space="preserve">Keystone </w:t>
            </w:r>
            <w:r>
              <w:t xml:space="preserve">API backend + front-end: Horizon </w:t>
            </w:r>
            <w:r w:rsidR="009A38D3">
              <w:t>Django based application</w:t>
            </w:r>
            <w:r>
              <w:t>)</w:t>
            </w:r>
          </w:p>
          <w:p w14:paraId="145A5FC3" w14:textId="77777777" w:rsidR="009D7CA7" w:rsidRDefault="009D7CA7" w:rsidP="0089494C">
            <w:proofErr w:type="spellStart"/>
            <w:r>
              <w:t>AuthZforce</w:t>
            </w:r>
            <w:proofErr w:type="spellEnd"/>
          </w:p>
          <w:p w14:paraId="47CC3894" w14:textId="1626AFDB" w:rsidR="009D7CA7" w:rsidRDefault="008638BB" w:rsidP="0089494C">
            <w:r>
              <w:t>PEP Proxy</w:t>
            </w:r>
          </w:p>
        </w:tc>
      </w:tr>
    </w:tbl>
    <w:p w14:paraId="17274884" w14:textId="77777777" w:rsidR="002D7C8C" w:rsidRDefault="0089494C" w:rsidP="002D7C8C">
      <w:r>
        <w:br w:type="textWrapping" w:clear="all"/>
      </w:r>
    </w:p>
    <w:p w14:paraId="5915BB1B" w14:textId="5097AA36" w:rsidR="00FA7B54" w:rsidRDefault="00C739AA" w:rsidP="002D7C8C">
      <w:r>
        <w:t>The</w:t>
      </w:r>
      <w:r w:rsidR="00FA7B54">
        <w:t xml:space="preserve"> </w:t>
      </w:r>
      <w:r w:rsidR="00410691">
        <w:t xml:space="preserve">security </w:t>
      </w:r>
      <w:r w:rsidR="00FA7B54">
        <w:t xml:space="preserve">component </w:t>
      </w:r>
      <w:r w:rsidR="00410691">
        <w:t xml:space="preserve">is central to the platform, </w:t>
      </w:r>
      <w:r>
        <w:t xml:space="preserve">and so, </w:t>
      </w:r>
      <w:r w:rsidR="00FA7B54">
        <w:t>used b</w:t>
      </w:r>
      <w:r w:rsidR="00410691">
        <w:t>y most of other</w:t>
      </w:r>
      <w:r w:rsidR="00FA7B54">
        <w:t xml:space="preserve"> components from the platform to provide them authentication </w:t>
      </w:r>
      <w:r w:rsidR="00410691">
        <w:t xml:space="preserve">and authorization </w:t>
      </w:r>
      <w:r w:rsidR="00FA7B54">
        <w:t xml:space="preserve">management, such as Orion Context Broker, </w:t>
      </w:r>
      <w:proofErr w:type="spellStart"/>
      <w:r w:rsidR="00FA7B54">
        <w:t>Wirecloud</w:t>
      </w:r>
      <w:proofErr w:type="spellEnd"/>
      <w:r w:rsidR="00FA7B54">
        <w:t xml:space="preserve">, CKAN, CEP, </w:t>
      </w:r>
      <w:proofErr w:type="spellStart"/>
      <w:r w:rsidR="00FA7B54">
        <w:t>Spagobi</w:t>
      </w:r>
      <w:proofErr w:type="spellEnd"/>
      <w:r w:rsidR="00FA7B54">
        <w:t>/</w:t>
      </w:r>
      <w:proofErr w:type="spellStart"/>
      <w:r w:rsidR="00FA7B54">
        <w:t>Knowage</w:t>
      </w:r>
      <w:proofErr w:type="spellEnd"/>
      <w:r w:rsidR="00FA7B54">
        <w:t>, as well as Business ecosystem.</w:t>
      </w:r>
    </w:p>
    <w:p w14:paraId="31B7E745" w14:textId="77777777" w:rsidR="00410691" w:rsidRDefault="00410691" w:rsidP="002D7C8C"/>
    <w:p w14:paraId="773005CC" w14:textId="77777777" w:rsidR="00410691" w:rsidRDefault="00410691" w:rsidP="002D7C8C">
      <w:r>
        <w:t xml:space="preserve">The Keystone IDM, back-end of </w:t>
      </w:r>
      <w:proofErr w:type="spellStart"/>
      <w:r>
        <w:t>Keyrock</w:t>
      </w:r>
      <w:proofErr w:type="spellEnd"/>
      <w:r>
        <w:t xml:space="preserve">, can </w:t>
      </w:r>
      <w:r w:rsidR="00373C65">
        <w:t xml:space="preserve">easily </w:t>
      </w:r>
      <w:r>
        <w:t>connect to an external LDAP, to authenticate and authorize users registered in it</w:t>
      </w:r>
      <w:r w:rsidR="00373C65">
        <w:t xml:space="preserve">, new users can still be added and managed through </w:t>
      </w:r>
      <w:proofErr w:type="spellStart"/>
      <w:r w:rsidR="00373C65">
        <w:t>Keyrock</w:t>
      </w:r>
      <w:proofErr w:type="spellEnd"/>
      <w:r w:rsidR="00373C65">
        <w:t>, but not registered in the LDAP (read only)</w:t>
      </w:r>
      <w:r w:rsidR="000013BA">
        <w:t xml:space="preserve">, once a user has been identified through LDAP, the access rights are managed </w:t>
      </w:r>
      <w:r w:rsidR="00CB280B">
        <w:t xml:space="preserve">through </w:t>
      </w:r>
      <w:r w:rsidR="001F58F9">
        <w:t>the security component</w:t>
      </w:r>
      <w:r w:rsidR="00CB280B">
        <w:t>.</w:t>
      </w:r>
    </w:p>
    <w:p w14:paraId="085B6B1C" w14:textId="77777777" w:rsidR="00CB280B" w:rsidRDefault="00CB280B" w:rsidP="002D7C8C"/>
    <w:p w14:paraId="3628B85C" w14:textId="77777777" w:rsidR="00CB280B" w:rsidRDefault="001F58F9" w:rsidP="002D7C8C">
      <w:proofErr w:type="spellStart"/>
      <w:r>
        <w:t>AuthZForce</w:t>
      </w:r>
      <w:proofErr w:type="spellEnd"/>
      <w:r w:rsidRPr="00CB280B">
        <w:t xml:space="preserve"> </w:t>
      </w:r>
      <w:r>
        <w:t xml:space="preserve">is the </w:t>
      </w:r>
      <w:r w:rsidR="00CB280B">
        <w:t>PDP ((Policy Decision Point)</w:t>
      </w:r>
      <w:r>
        <w:t>,</w:t>
      </w:r>
      <w:r w:rsidR="00CB280B">
        <w:t xml:space="preserve"> </w:t>
      </w:r>
      <w:r>
        <w:t xml:space="preserve">PEP Proxy the </w:t>
      </w:r>
      <w:r w:rsidR="00CB280B" w:rsidRPr="00CB280B">
        <w:t>PEP (Policy Enforcement Point)</w:t>
      </w:r>
      <w:r>
        <w:t>.</w:t>
      </w:r>
    </w:p>
    <w:p w14:paraId="53357B2F" w14:textId="77777777" w:rsidR="00FA7B54" w:rsidRDefault="00FA7B54" w:rsidP="002D7C8C"/>
    <w:p w14:paraId="45C3AB24" w14:textId="6749403D" w:rsidR="008E0EF8" w:rsidRDefault="008E0EF8" w:rsidP="002D7C8C">
      <w:r>
        <w:lastRenderedPageBreak/>
        <w:t>Applications will be deployed through a service (in a Docker Stack file) providing high-av</w:t>
      </w:r>
      <w:r w:rsidR="00CB280B">
        <w:t>ailability and easy scalability, and will use the PostgreSQL/</w:t>
      </w:r>
      <w:proofErr w:type="spellStart"/>
      <w:r w:rsidR="00CB280B">
        <w:t>Citus</w:t>
      </w:r>
      <w:proofErr w:type="spellEnd"/>
      <w:r w:rsidR="00CB280B">
        <w:t xml:space="preserve"> cluster for data persistence.</w:t>
      </w:r>
    </w:p>
    <w:p w14:paraId="0032602C" w14:textId="77777777" w:rsidR="00034E14" w:rsidRDefault="00034E14" w:rsidP="002D7C8C"/>
    <w:p w14:paraId="5ED50E1A" w14:textId="77777777" w:rsidR="00090977" w:rsidRDefault="00E61E09" w:rsidP="008C5419">
      <w:pPr>
        <w:pStyle w:val="Titre3"/>
      </w:pPr>
      <w:bookmarkStart w:id="175" w:name="_Toc496618784"/>
      <w:bookmarkStart w:id="176" w:name="_Toc496618957"/>
      <w:bookmarkStart w:id="177" w:name="_Toc496619016"/>
      <w:bookmarkStart w:id="178" w:name="_Toc496711842"/>
      <w:bookmarkStart w:id="179" w:name="_Toc496712345"/>
      <w:bookmarkStart w:id="180" w:name="_Toc496721322"/>
      <w:bookmarkStart w:id="181" w:name="_Toc497140560"/>
      <w:bookmarkStart w:id="182" w:name="_Toc497322733"/>
      <w:bookmarkStart w:id="183" w:name="_Toc497335765"/>
      <w:bookmarkStart w:id="184" w:name="_Toc497335901"/>
      <w:bookmarkStart w:id="185" w:name="_Toc497400330"/>
      <w:bookmarkStart w:id="186" w:name="_Toc497476816"/>
      <w:bookmarkStart w:id="187" w:name="_Toc497654490"/>
      <w:bookmarkStart w:id="188" w:name="_Toc498000599"/>
      <w:bookmarkStart w:id="189" w:name="_Toc499823536"/>
      <w:bookmarkStart w:id="190" w:name="_Toc501009927"/>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r>
        <w:t xml:space="preserve">Orion </w:t>
      </w:r>
      <w:r w:rsidR="00090977">
        <w:t>Context Broker Component</w:t>
      </w:r>
      <w:bookmarkEnd w:id="189"/>
      <w:bookmarkEnd w:id="190"/>
    </w:p>
    <w:p w14:paraId="2E8AE313" w14:textId="77777777" w:rsidR="00090977" w:rsidRDefault="00090977" w:rsidP="00090977">
      <w:r>
        <w:t>This component is</w:t>
      </w:r>
      <w:r w:rsidR="00E61E09">
        <w:t xml:space="preserve"> central to the </w:t>
      </w:r>
      <w:proofErr w:type="spellStart"/>
      <w:r w:rsidR="00E61E09">
        <w:t>Fiware</w:t>
      </w:r>
      <w:proofErr w:type="spellEnd"/>
      <w:r w:rsidR="00E61E09">
        <w:t xml:space="preserve"> platform</w:t>
      </w:r>
      <w:r>
        <w:t>: this is the data</w:t>
      </w:r>
      <w:r w:rsidR="00E61E09">
        <w:t xml:space="preserve"> exchange</w:t>
      </w:r>
      <w:r w:rsidR="00B63CED">
        <w:t xml:space="preserve"> bus of the </w:t>
      </w:r>
      <w:r>
        <w:t>platform</w:t>
      </w:r>
      <w:r w:rsidR="00E92D07">
        <w:t>.</w:t>
      </w:r>
    </w:p>
    <w:p w14:paraId="21360B66" w14:textId="77777777" w:rsidR="006A56B0" w:rsidRDefault="006A56B0" w:rsidP="00090977">
      <w:r>
        <w:t xml:space="preserve">The </w:t>
      </w:r>
      <w:r w:rsidRPr="006A56B0">
        <w:t>reference implementation of the Publish/Subscribe Context Broker GE</w:t>
      </w:r>
      <w:r>
        <w:t>.</w:t>
      </w:r>
    </w:p>
    <w:p w14:paraId="31600413" w14:textId="77777777" w:rsidR="006A56B0" w:rsidRDefault="006A56B0" w:rsidP="00090977">
      <w:r>
        <w:t xml:space="preserve">Orion Context Broker allows </w:t>
      </w:r>
      <w:r w:rsidRPr="006A56B0">
        <w:t xml:space="preserve">to manage the entire lifecycle of context information including updates, queries, registrations and subscriptions. </w:t>
      </w:r>
    </w:p>
    <w:p w14:paraId="4B891356" w14:textId="77777777" w:rsidR="006A56B0" w:rsidRDefault="006A56B0" w:rsidP="00090977">
      <w:r w:rsidRPr="006A56B0">
        <w:t xml:space="preserve">It is an </w:t>
      </w:r>
      <w:hyperlink r:id="rId49" w:history="1">
        <w:r w:rsidRPr="006A56B0">
          <w:rPr>
            <w:rStyle w:val="Lienhypertexte"/>
          </w:rPr>
          <w:t>NGSIv2</w:t>
        </w:r>
      </w:hyperlink>
      <w:r w:rsidRPr="006A56B0">
        <w:t xml:space="preserve"> server implementation to manage context information and its availability.</w:t>
      </w:r>
    </w:p>
    <w:p w14:paraId="64B79A30" w14:textId="77777777" w:rsidR="005A5F03" w:rsidRDefault="005A5F03" w:rsidP="005A5F03">
      <w:pPr>
        <w:rPr>
          <w:rStyle w:val="Lienhypertexte"/>
        </w:rPr>
      </w:pPr>
      <w:r>
        <w:t>O</w:t>
      </w:r>
      <w:r w:rsidR="006A56B0">
        <w:t xml:space="preserve">n </w:t>
      </w:r>
      <w:proofErr w:type="spellStart"/>
      <w:r w:rsidR="00E92D07">
        <w:t>Fiware</w:t>
      </w:r>
      <w:proofErr w:type="spellEnd"/>
      <w:r w:rsidR="00E92D07">
        <w:t xml:space="preserve"> catalog</w:t>
      </w:r>
      <w:r w:rsidR="00B63CED">
        <w:t xml:space="preserve">: </w:t>
      </w:r>
      <w:hyperlink r:id="rId50" w:history="1">
        <w:r w:rsidR="00B63CED" w:rsidRPr="00B63CED">
          <w:rPr>
            <w:rStyle w:val="Lienhypertexte"/>
          </w:rPr>
          <w:t>Orion Context Broker</w:t>
        </w:r>
      </w:hyperlink>
    </w:p>
    <w:p w14:paraId="72A31C5E" w14:textId="77777777" w:rsidR="005A5F03" w:rsidRPr="005A5F03" w:rsidRDefault="005A5F03" w:rsidP="005A5F03">
      <w:r>
        <w:t xml:space="preserve">On </w:t>
      </w:r>
      <w:proofErr w:type="spellStart"/>
      <w:r>
        <w:t>Readthedocs</w:t>
      </w:r>
      <w:proofErr w:type="spellEnd"/>
      <w:r>
        <w:t xml:space="preserve">: </w:t>
      </w:r>
      <w:hyperlink r:id="rId51" w:history="1">
        <w:r w:rsidRPr="005A5F03">
          <w:rPr>
            <w:rStyle w:val="Lienhypertexte"/>
          </w:rPr>
          <w:t>Orio</w:t>
        </w:r>
        <w:r w:rsidR="000A7C4C">
          <w:rPr>
            <w:rStyle w:val="Lienhypertexte"/>
          </w:rPr>
          <w:t>n documentatio</w:t>
        </w:r>
        <w:r w:rsidRPr="005A5F03">
          <w:rPr>
            <w:rStyle w:val="Lienhypertexte"/>
          </w:rPr>
          <w:t>n</w:t>
        </w:r>
      </w:hyperlink>
    </w:p>
    <w:p w14:paraId="768448CB" w14:textId="77777777" w:rsidR="006A56B0" w:rsidRDefault="006A56B0" w:rsidP="00090977"/>
    <w:p w14:paraId="4BE97D52" w14:textId="77777777" w:rsidR="00E61E09" w:rsidRDefault="00E61E09" w:rsidP="00090977"/>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E61E09" w14:paraId="2CDBC401" w14:textId="77777777" w:rsidTr="00E61E09">
        <w:tc>
          <w:tcPr>
            <w:tcW w:w="2698" w:type="dxa"/>
          </w:tcPr>
          <w:p w14:paraId="57798A14" w14:textId="77777777" w:rsidR="00E61E09" w:rsidRDefault="00E61E09" w:rsidP="00E61E09">
            <w:pPr>
              <w:rPr>
                <w:b/>
                <w:bCs/>
              </w:rPr>
            </w:pPr>
            <w:r>
              <w:rPr>
                <w:b/>
                <w:bCs/>
              </w:rPr>
              <w:t>Architecture Component</w:t>
            </w:r>
          </w:p>
        </w:tc>
        <w:tc>
          <w:tcPr>
            <w:tcW w:w="3818" w:type="dxa"/>
          </w:tcPr>
          <w:p w14:paraId="6CB3128E" w14:textId="77777777" w:rsidR="00E61E09" w:rsidRDefault="00E61E09" w:rsidP="00E61E09">
            <w:pPr>
              <w:rPr>
                <w:b/>
                <w:bCs/>
              </w:rPr>
            </w:pPr>
            <w:r>
              <w:rPr>
                <w:b/>
                <w:bCs/>
              </w:rPr>
              <w:t>Component Elements</w:t>
            </w:r>
          </w:p>
        </w:tc>
      </w:tr>
      <w:tr w:rsidR="00E61E09" w14:paraId="6348E920" w14:textId="77777777" w:rsidTr="00E61E09">
        <w:tc>
          <w:tcPr>
            <w:tcW w:w="2698" w:type="dxa"/>
          </w:tcPr>
          <w:p w14:paraId="05FB1BEE" w14:textId="77777777" w:rsidR="00E61E09" w:rsidRDefault="00E61E09" w:rsidP="00E61E09">
            <w:r>
              <w:t>Database Server</w:t>
            </w:r>
          </w:p>
        </w:tc>
        <w:tc>
          <w:tcPr>
            <w:tcW w:w="3818" w:type="dxa"/>
          </w:tcPr>
          <w:p w14:paraId="0D6B2A78" w14:textId="77777777" w:rsidR="00E61E09" w:rsidRDefault="00E61E09" w:rsidP="00E61E09">
            <w:r>
              <w:t>MongoDB</w:t>
            </w:r>
          </w:p>
        </w:tc>
      </w:tr>
      <w:tr w:rsidR="00E61E09" w14:paraId="24890F27" w14:textId="77777777" w:rsidTr="00E61E09">
        <w:tc>
          <w:tcPr>
            <w:tcW w:w="2698" w:type="dxa"/>
          </w:tcPr>
          <w:p w14:paraId="7F245EEA" w14:textId="0C5F9CC4" w:rsidR="00E61E09" w:rsidRDefault="00546F38" w:rsidP="00E61E09">
            <w:r>
              <w:t>Application</w:t>
            </w:r>
            <w:r w:rsidR="0001581B">
              <w:t>s</w:t>
            </w:r>
          </w:p>
        </w:tc>
        <w:tc>
          <w:tcPr>
            <w:tcW w:w="3818" w:type="dxa"/>
          </w:tcPr>
          <w:p w14:paraId="315A4599" w14:textId="4FF55613" w:rsidR="00E61E09" w:rsidRDefault="00E61E09" w:rsidP="00E61E09">
            <w:r>
              <w:t xml:space="preserve">Orion context </w:t>
            </w:r>
            <w:r w:rsidR="00184779">
              <w:t>broker</w:t>
            </w:r>
          </w:p>
          <w:p w14:paraId="6F2CCB88" w14:textId="0DC6B7EB" w:rsidR="00E61E09" w:rsidRDefault="0001581B" w:rsidP="00E61E09">
            <w:r>
              <w:t xml:space="preserve">Rush notification </w:t>
            </w:r>
            <w:proofErr w:type="spellStart"/>
            <w:r>
              <w:t>relayer</w:t>
            </w:r>
            <w:proofErr w:type="spellEnd"/>
            <w:r>
              <w:t xml:space="preserve"> (queue notifications to reduce load on Orion)</w:t>
            </w:r>
          </w:p>
        </w:tc>
      </w:tr>
    </w:tbl>
    <w:p w14:paraId="391710A1" w14:textId="3606CE7A" w:rsidR="00E61E09" w:rsidRDefault="00E61E09" w:rsidP="00090977"/>
    <w:p w14:paraId="3E2BF384" w14:textId="4F767C39" w:rsidR="002B4E0C" w:rsidRDefault="00B77801" w:rsidP="00090977">
      <w:r>
        <w:t>Context information follows the model presented in figure 5:</w:t>
      </w:r>
    </w:p>
    <w:p w14:paraId="366234C4" w14:textId="77777777" w:rsidR="00B77801" w:rsidRDefault="002B4E0C" w:rsidP="00B77801">
      <w:pPr>
        <w:keepNext/>
      </w:pPr>
      <w:r>
        <w:rPr>
          <w:noProof/>
          <w:lang w:val="fr-FR" w:eastAsia="fr-FR"/>
        </w:rPr>
        <w:drawing>
          <wp:inline distT="0" distB="0" distL="0" distR="0" wp14:anchorId="60AB38F2" wp14:editId="62CF0883">
            <wp:extent cx="6000750" cy="775335"/>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ware_Context_Element_Structure_Model.jpg"/>
                    <pic:cNvPicPr/>
                  </pic:nvPicPr>
                  <pic:blipFill>
                    <a:blip r:embed="rId52">
                      <a:extLst>
                        <a:ext uri="{28A0092B-C50C-407E-A947-70E740481C1C}">
                          <a14:useLocalDpi xmlns:a14="http://schemas.microsoft.com/office/drawing/2010/main" val="0"/>
                        </a:ext>
                      </a:extLst>
                    </a:blip>
                    <a:stretch>
                      <a:fillRect/>
                    </a:stretch>
                  </pic:blipFill>
                  <pic:spPr>
                    <a:xfrm>
                      <a:off x="0" y="0"/>
                      <a:ext cx="6000750" cy="775335"/>
                    </a:xfrm>
                    <a:prstGeom prst="rect">
                      <a:avLst/>
                    </a:prstGeom>
                  </pic:spPr>
                </pic:pic>
              </a:graphicData>
            </a:graphic>
          </wp:inline>
        </w:drawing>
      </w:r>
    </w:p>
    <w:p w14:paraId="5661010B" w14:textId="2854976F" w:rsidR="002B4E0C" w:rsidRDefault="00B77801" w:rsidP="00B77801">
      <w:pPr>
        <w:pStyle w:val="Lgende"/>
      </w:pPr>
      <w:r>
        <w:t xml:space="preserve">Figure </w:t>
      </w:r>
      <w:r>
        <w:fldChar w:fldCharType="begin"/>
      </w:r>
      <w:r>
        <w:instrText xml:space="preserve"> SEQ Figure \* ARABIC </w:instrText>
      </w:r>
      <w:r>
        <w:fldChar w:fldCharType="separate"/>
      </w:r>
      <w:r w:rsidR="00047B72">
        <w:rPr>
          <w:noProof/>
        </w:rPr>
        <w:t>7</w:t>
      </w:r>
      <w:r>
        <w:fldChar w:fldCharType="end"/>
      </w:r>
      <w:r>
        <w:t>: Context Element Model</w:t>
      </w:r>
    </w:p>
    <w:p w14:paraId="711653B4" w14:textId="77777777" w:rsidR="00B77801" w:rsidRDefault="00B77801" w:rsidP="00090977">
      <w:r>
        <w:t>A context element must provide an Entity ID, and an Entity Type, it can have as many attributes as needed, and each attribute can have as many Meta-data as needed.</w:t>
      </w:r>
    </w:p>
    <w:p w14:paraId="3973F4D5" w14:textId="77777777" w:rsidR="00B77801" w:rsidRDefault="00B77801" w:rsidP="00090977"/>
    <w:p w14:paraId="05360A44" w14:textId="5B228C6E" w:rsidR="002B4E0C" w:rsidRDefault="00B77801" w:rsidP="00090977">
      <w:r>
        <w:t>The NGSI RESTful API manipulate context elements in JSON format.</w:t>
      </w:r>
    </w:p>
    <w:p w14:paraId="57723A57" w14:textId="04A62EC0" w:rsidR="00B77801" w:rsidRDefault="00B77801" w:rsidP="00090977"/>
    <w:p w14:paraId="765C1E10" w14:textId="4AA1B602" w:rsidR="00B77801" w:rsidRDefault="00B77801" w:rsidP="00090977">
      <w:r>
        <w:t>Context Broker as a central component interact with many other components</w:t>
      </w:r>
      <w:r w:rsidR="000E3304">
        <w:t xml:space="preserve"> such as IOT Agents, Cosmos (Cygnus and Comet),</w:t>
      </w:r>
      <w:r w:rsidR="00C00BE1">
        <w:t xml:space="preserve"> CEP</w:t>
      </w:r>
      <w:r w:rsidR="00D550F1">
        <w:t xml:space="preserve">, </w:t>
      </w:r>
      <w:proofErr w:type="spellStart"/>
      <w:r w:rsidR="00D550F1">
        <w:t>Wirecloud</w:t>
      </w:r>
      <w:proofErr w:type="spellEnd"/>
    </w:p>
    <w:p w14:paraId="402579AA" w14:textId="035926D2" w:rsidR="00C00BE1" w:rsidRDefault="00C00BE1" w:rsidP="00090977">
      <w:r>
        <w:t>Context Brok</w:t>
      </w:r>
      <w:r w:rsidR="0000053D">
        <w:t>er is secured through</w:t>
      </w:r>
      <w:r>
        <w:t xml:space="preserve"> the </w:t>
      </w:r>
      <w:proofErr w:type="spellStart"/>
      <w:r w:rsidR="00D550F1">
        <w:t>Keyrock</w:t>
      </w:r>
      <w:proofErr w:type="spellEnd"/>
      <w:r w:rsidR="00D550F1">
        <w:t xml:space="preserve"> </w:t>
      </w:r>
      <w:r>
        <w:t>IDM security component</w:t>
      </w:r>
      <w:r w:rsidR="00D550F1">
        <w:t xml:space="preserve"> and PEP proxy</w:t>
      </w:r>
      <w:r w:rsidR="0001581B">
        <w:t>.</w:t>
      </w:r>
    </w:p>
    <w:p w14:paraId="0E32F246" w14:textId="6C0519DF" w:rsidR="002071C2" w:rsidRDefault="002071C2" w:rsidP="00090977"/>
    <w:p w14:paraId="1ABE5E0D" w14:textId="647CF957" w:rsidR="002071C2" w:rsidRDefault="0083266D" w:rsidP="00090977">
      <w:r>
        <w:t>To provide high availability and scalability, the Orion component is deployed as a service through a Docker stack file, meaning that several container instances of Orion will run to provide HA, scalability.</w:t>
      </w:r>
    </w:p>
    <w:p w14:paraId="29766F86" w14:textId="3ECDA92D" w:rsidR="0083266D" w:rsidRDefault="0083266D" w:rsidP="00090977"/>
    <w:p w14:paraId="72E0074D" w14:textId="722F80C7" w:rsidR="0083266D" w:rsidRDefault="0083266D" w:rsidP="00090977">
      <w:r>
        <w:t xml:space="preserve">To reduce the load on Orion for managing notifications it’s possible to use a specific additional component: </w:t>
      </w:r>
      <w:hyperlink r:id="rId53" w:history="1">
        <w:r w:rsidRPr="0083266D">
          <w:rPr>
            <w:rStyle w:val="Lienhypertexte"/>
          </w:rPr>
          <w:t>Rush</w:t>
        </w:r>
      </w:hyperlink>
      <w:r>
        <w:t xml:space="preserve"> as a notification </w:t>
      </w:r>
      <w:proofErr w:type="spellStart"/>
      <w:r>
        <w:t>relayer</w:t>
      </w:r>
      <w:proofErr w:type="spellEnd"/>
      <w:r w:rsidR="006F3DC5">
        <w:t xml:space="preserve"> (</w:t>
      </w:r>
      <w:hyperlink r:id="rId54" w:history="1">
        <w:r w:rsidR="006F3DC5" w:rsidRPr="006F3DC5">
          <w:rPr>
            <w:rStyle w:val="Lienhypertexte"/>
          </w:rPr>
          <w:t>Rush on Telefonica github</w:t>
        </w:r>
      </w:hyperlink>
      <w:r w:rsidR="006F3DC5">
        <w:t>)</w:t>
      </w:r>
      <w:r w:rsidR="002C425E">
        <w:t xml:space="preserve">, a Docker file: </w:t>
      </w:r>
      <w:hyperlink r:id="rId55" w:history="1">
        <w:proofErr w:type="spellStart"/>
        <w:r w:rsidR="002C425E" w:rsidRPr="002C425E">
          <w:rPr>
            <w:rStyle w:val="Lienhypertexte"/>
          </w:rPr>
          <w:t>OrionRush</w:t>
        </w:r>
        <w:proofErr w:type="spellEnd"/>
        <w:r w:rsidR="002C425E" w:rsidRPr="002C425E">
          <w:rPr>
            <w:rStyle w:val="Lienhypertexte"/>
          </w:rPr>
          <w:t xml:space="preserve"> on github</w:t>
        </w:r>
      </w:hyperlink>
    </w:p>
    <w:p w14:paraId="053B23F8" w14:textId="77777777" w:rsidR="00B77801" w:rsidRPr="00F2163C" w:rsidRDefault="00B77801" w:rsidP="00090977"/>
    <w:p w14:paraId="44E5B293" w14:textId="77777777" w:rsidR="00090977" w:rsidRDefault="00090977" w:rsidP="006F6545">
      <w:pPr>
        <w:pStyle w:val="Titre3"/>
      </w:pPr>
      <w:bookmarkStart w:id="191" w:name="_Toc499823537"/>
      <w:bookmarkStart w:id="192" w:name="_Toc501009928"/>
      <w:r>
        <w:t xml:space="preserve">MongoDB </w:t>
      </w:r>
      <w:r w:rsidR="009F516B">
        <w:t xml:space="preserve">Cluster </w:t>
      </w:r>
      <w:r>
        <w:t>Component</w:t>
      </w:r>
      <w:bookmarkEnd w:id="191"/>
      <w:bookmarkEnd w:id="192"/>
    </w:p>
    <w:p w14:paraId="3B00932F" w14:textId="77777777" w:rsidR="00384B07" w:rsidRDefault="00B63CED" w:rsidP="00090977">
      <w:r>
        <w:t xml:space="preserve">This component is the </w:t>
      </w:r>
      <w:hyperlink r:id="rId56" w:history="1">
        <w:r w:rsidRPr="000B5CD1">
          <w:rPr>
            <w:rStyle w:val="Lienhypertexte"/>
          </w:rPr>
          <w:t>MongoDB</w:t>
        </w:r>
      </w:hyperlink>
      <w:r>
        <w:t xml:space="preserve"> No</w:t>
      </w:r>
      <w:r w:rsidR="00090977">
        <w:t>SQL</w:t>
      </w:r>
      <w:r w:rsidR="00960C90">
        <w:t xml:space="preserve"> database cluster global to the </w:t>
      </w:r>
      <w:r w:rsidR="00090977">
        <w:t>platfor</w:t>
      </w:r>
      <w:r w:rsidR="00914615">
        <w:t>m.</w:t>
      </w:r>
    </w:p>
    <w:p w14:paraId="201B4D7D" w14:textId="77777777" w:rsidR="00AB5139" w:rsidRDefault="00914615" w:rsidP="00090977">
      <w:r>
        <w:t>S</w:t>
      </w:r>
      <w:r w:rsidR="00090977">
        <w:t xml:space="preserve">everal </w:t>
      </w:r>
      <w:proofErr w:type="spellStart"/>
      <w:r w:rsidR="00090977">
        <w:t>Fiware</w:t>
      </w:r>
      <w:proofErr w:type="spellEnd"/>
      <w:r w:rsidR="00090977">
        <w:t xml:space="preserve"> components use Mong</w:t>
      </w:r>
      <w:r w:rsidR="00184779">
        <w:t>oDB to persist data, among them</w:t>
      </w:r>
      <w:r w:rsidR="00090977">
        <w:t>: Orion, IDAS, Comet STH</w:t>
      </w:r>
      <w:r w:rsidR="009F516B">
        <w:t>.</w:t>
      </w:r>
    </w:p>
    <w:p w14:paraId="52787EF7" w14:textId="4787E8D8" w:rsidR="00FD458D" w:rsidRDefault="00FD458D" w:rsidP="00090977">
      <w:r>
        <w:t>Clustering is native in MongoDB</w:t>
      </w:r>
      <w:r w:rsidR="00D10440">
        <w:t>, a MongoDB cluster can be scaled horizontally</w:t>
      </w:r>
      <w:r w:rsidR="002328C0">
        <w:t xml:space="preserve">, </w:t>
      </w:r>
      <w:proofErr w:type="spellStart"/>
      <w:r w:rsidR="002328C0">
        <w:t>sharding</w:t>
      </w:r>
      <w:proofErr w:type="spellEnd"/>
      <w:r w:rsidR="002328C0">
        <w:t xml:space="preserve"> can be done on documents through replicas.</w:t>
      </w:r>
    </w:p>
    <w:p w14:paraId="73AB994D" w14:textId="3FA4E04C" w:rsidR="009F516B" w:rsidRDefault="00FD458D" w:rsidP="00090977">
      <w:r>
        <w:t>The component</w:t>
      </w:r>
      <w:r w:rsidR="008E0EF8">
        <w:t xml:space="preserve"> is deployed as a cluster of MongoDB nodes</w:t>
      </w:r>
      <w:r w:rsidR="002328C0">
        <w:t xml:space="preserve"> as containers in the swarm</w:t>
      </w:r>
      <w:r w:rsidR="008E0EF8">
        <w:t xml:space="preserve">, as a </w:t>
      </w:r>
      <w:r w:rsidR="00FB32AC">
        <w:t xml:space="preserve">Docker service through a </w:t>
      </w:r>
      <w:r w:rsidR="008E0EF8">
        <w:t>Stack file.</w:t>
      </w:r>
    </w:p>
    <w:p w14:paraId="4D73E39D" w14:textId="76188836" w:rsidR="002328C0" w:rsidRDefault="002328C0" w:rsidP="00090977">
      <w:r>
        <w:t>Each container should point to a volume on the host for data persistence.</w:t>
      </w:r>
    </w:p>
    <w:p w14:paraId="19251B6E" w14:textId="77777777" w:rsidR="008E0EF8" w:rsidRPr="00F2163C" w:rsidRDefault="008E0EF8" w:rsidP="00090977"/>
    <w:p w14:paraId="3F9A1990" w14:textId="77777777" w:rsidR="00090977" w:rsidRDefault="001115BF" w:rsidP="006F6545">
      <w:pPr>
        <w:pStyle w:val="Titre3"/>
      </w:pPr>
      <w:bookmarkStart w:id="193" w:name="_Toc499823538"/>
      <w:bookmarkStart w:id="194" w:name="_Toc501009929"/>
      <w:proofErr w:type="spellStart"/>
      <w:r>
        <w:t>Citus</w:t>
      </w:r>
      <w:proofErr w:type="spellEnd"/>
      <w:r>
        <w:t>/PostgreSQL Cluster</w:t>
      </w:r>
      <w:r w:rsidR="00090977">
        <w:t xml:space="preserve"> Component</w:t>
      </w:r>
      <w:bookmarkEnd w:id="193"/>
      <w:bookmarkEnd w:id="194"/>
    </w:p>
    <w:p w14:paraId="15D3718C" w14:textId="77777777" w:rsidR="00090977" w:rsidRDefault="00090977" w:rsidP="00090977">
      <w:r>
        <w:t xml:space="preserve">This component is </w:t>
      </w:r>
      <w:r w:rsidR="00B63CED">
        <w:t xml:space="preserve">the cluster of </w:t>
      </w:r>
      <w:hyperlink r:id="rId57" w:history="1">
        <w:r w:rsidR="00B63CED" w:rsidRPr="00793D77">
          <w:rPr>
            <w:rStyle w:val="Lienhypertexte"/>
          </w:rPr>
          <w:t>PostgreSQL</w:t>
        </w:r>
      </w:hyperlink>
      <w:r w:rsidR="00B63CED">
        <w:t xml:space="preserve"> database server</w:t>
      </w:r>
      <w:r w:rsidR="00793D77">
        <w:t>s</w:t>
      </w:r>
      <w:r w:rsidR="00B63CED">
        <w:t xml:space="preserve"> of</w:t>
      </w:r>
      <w:r>
        <w:t xml:space="preserve"> the </w:t>
      </w:r>
      <w:proofErr w:type="spellStart"/>
      <w:r>
        <w:t>Fiware</w:t>
      </w:r>
      <w:proofErr w:type="spellEnd"/>
      <w:r>
        <w:t xml:space="preserve"> platform</w:t>
      </w:r>
      <w:r w:rsidR="00B63CED">
        <w:t>.</w:t>
      </w:r>
    </w:p>
    <w:p w14:paraId="6BB7BF3B" w14:textId="77777777" w:rsidR="00B63CED" w:rsidRDefault="00B63CED" w:rsidP="00090977">
      <w:r>
        <w:t xml:space="preserve">The component is based on </w:t>
      </w:r>
      <w:hyperlink r:id="rId58" w:history="1">
        <w:proofErr w:type="spellStart"/>
        <w:r w:rsidRPr="00793D77">
          <w:rPr>
            <w:rStyle w:val="Lienhypertexte"/>
          </w:rPr>
          <w:t>Citus</w:t>
        </w:r>
        <w:proofErr w:type="spellEnd"/>
      </w:hyperlink>
      <w:r>
        <w:t>, an open source clustering solution for PostgreSQL.</w:t>
      </w:r>
    </w:p>
    <w:p w14:paraId="03301D31" w14:textId="77777777" w:rsidR="00AB5139" w:rsidRDefault="00AB5139" w:rsidP="00090977"/>
    <w:p w14:paraId="67DCA3DC" w14:textId="5C4FDA68" w:rsidR="00B63CED" w:rsidRDefault="00B63CED" w:rsidP="00090977">
      <w:r>
        <w:t>PostgreSQL is used by several components in the platform: such as CKAN</w:t>
      </w:r>
      <w:r w:rsidR="000F242C">
        <w:t xml:space="preserve">, </w:t>
      </w:r>
      <w:proofErr w:type="spellStart"/>
      <w:r w:rsidR="000F242C">
        <w:t>Wirecloud</w:t>
      </w:r>
      <w:proofErr w:type="spellEnd"/>
      <w:r>
        <w:t xml:space="preserve">, and those that will be changed from MySQL to PostgreSQL like </w:t>
      </w:r>
      <w:proofErr w:type="spellStart"/>
      <w:r>
        <w:t>Keyrock</w:t>
      </w:r>
      <w:proofErr w:type="spellEnd"/>
      <w:r>
        <w:t xml:space="preserve">, </w:t>
      </w:r>
      <w:r w:rsidR="00E03667">
        <w:t>Biz Eco System</w:t>
      </w:r>
      <w:r w:rsidR="00EF03E5">
        <w:t>.</w:t>
      </w:r>
    </w:p>
    <w:p w14:paraId="664254B7" w14:textId="5F5E8621" w:rsidR="00850B3D" w:rsidRDefault="00850B3D" w:rsidP="00090977"/>
    <w:p w14:paraId="40CA2879" w14:textId="77777777" w:rsidR="00765758" w:rsidRDefault="00850B3D" w:rsidP="00090977">
      <w:proofErr w:type="spellStart"/>
      <w:r w:rsidRPr="00850B3D">
        <w:t>Citus</w:t>
      </w:r>
      <w:proofErr w:type="spellEnd"/>
      <w:r w:rsidRPr="00850B3D">
        <w:t xml:space="preserve"> extends PostgreSQL to support distributed SQL queries. On top of PostgreSQL, </w:t>
      </w:r>
      <w:proofErr w:type="spellStart"/>
      <w:r w:rsidRPr="00850B3D">
        <w:t>Citus</w:t>
      </w:r>
      <w:proofErr w:type="spellEnd"/>
      <w:r w:rsidRPr="00850B3D">
        <w:t xml:space="preserve"> comes with its own transparent </w:t>
      </w:r>
      <w:proofErr w:type="spellStart"/>
      <w:r w:rsidRPr="00850B3D">
        <w:t>sharding</w:t>
      </w:r>
      <w:proofErr w:type="spellEnd"/>
      <w:r w:rsidRPr="00850B3D">
        <w:t xml:space="preserve">, replication, distributed query planner and executor logic which enable execution of distributed SQL queries in parallel. </w:t>
      </w:r>
    </w:p>
    <w:p w14:paraId="484C7C3A" w14:textId="6C88379B" w:rsidR="00850B3D" w:rsidRDefault="00850B3D" w:rsidP="00090977">
      <w:r w:rsidRPr="00850B3D">
        <w:t>This provides Hadoop-like fault tolerance, scalability and recovery from mid-query failures while allowing large datasets to be queried orders of magnitude faster than what has been possible on PostgreSQL before.</w:t>
      </w:r>
    </w:p>
    <w:p w14:paraId="16871E92" w14:textId="77777777" w:rsidR="00AB5139" w:rsidRDefault="00AB5139" w:rsidP="00090977"/>
    <w:p w14:paraId="58AC83E1" w14:textId="77777777" w:rsidR="00AB5139" w:rsidRDefault="00AB5139" w:rsidP="00090977">
      <w:r>
        <w:t xml:space="preserve">In </w:t>
      </w:r>
      <w:proofErr w:type="spellStart"/>
      <w:r>
        <w:t>Citus</w:t>
      </w:r>
      <w:proofErr w:type="spellEnd"/>
      <w:r>
        <w:t xml:space="preserve"> architecture, the manager is a specific PostgreSQL </w:t>
      </w:r>
      <w:r w:rsidR="000B6113">
        <w:t>database server</w:t>
      </w:r>
      <w:r>
        <w:t xml:space="preserve"> instance that need</w:t>
      </w:r>
      <w:r w:rsidR="000B6113">
        <w:t>s</w:t>
      </w:r>
      <w:r>
        <w:t xml:space="preserve"> a replication to insure m</w:t>
      </w:r>
      <w:r w:rsidR="000B6113">
        <w:t>anager fail-over and provides complete</w:t>
      </w:r>
      <w:r>
        <w:t xml:space="preserve"> high </w:t>
      </w:r>
      <w:r w:rsidR="00716977">
        <w:t>availability</w:t>
      </w:r>
      <w:r w:rsidR="00034802">
        <w:t>.</w:t>
      </w:r>
    </w:p>
    <w:p w14:paraId="6D4C3B75" w14:textId="7879750F" w:rsidR="00034802" w:rsidRDefault="00034802" w:rsidP="00090977">
      <w:r>
        <w:t>Several</w:t>
      </w:r>
      <w:r w:rsidR="00FD458D">
        <w:t xml:space="preserve"> replication solutions exist</w:t>
      </w:r>
      <w:r>
        <w:t xml:space="preserve"> for PostgreSQL, the </w:t>
      </w:r>
      <w:r w:rsidR="00850B3D">
        <w:t>recommendation</w:t>
      </w:r>
      <w:r w:rsidR="00352E18">
        <w:t xml:space="preserve"> from </w:t>
      </w:r>
      <w:proofErr w:type="spellStart"/>
      <w:r w:rsidR="00352E18">
        <w:t>Citus</w:t>
      </w:r>
      <w:r w:rsidR="000F242C">
        <w:t>Data</w:t>
      </w:r>
      <w:proofErr w:type="spellEnd"/>
      <w:r w:rsidR="00850B3D">
        <w:t xml:space="preserve"> is </w:t>
      </w:r>
      <w:hyperlink r:id="rId59" w:history="1">
        <w:r w:rsidR="00850B3D" w:rsidRPr="005E2EB5">
          <w:rPr>
            <w:rStyle w:val="Lienhypertexte"/>
          </w:rPr>
          <w:t>PostgreSQL integrated Streaming replication</w:t>
        </w:r>
      </w:hyperlink>
      <w:r w:rsidR="000F242C">
        <w:t>.</w:t>
      </w:r>
    </w:p>
    <w:p w14:paraId="2091E6D9" w14:textId="77777777" w:rsidR="00AB5139" w:rsidRPr="00F2163C" w:rsidRDefault="00AB5139" w:rsidP="00090977"/>
    <w:p w14:paraId="1851E9AD" w14:textId="77777777" w:rsidR="00F577C1" w:rsidRDefault="001115BF" w:rsidP="005F14A1">
      <w:pPr>
        <w:pStyle w:val="Titre3"/>
      </w:pPr>
      <w:bookmarkStart w:id="195" w:name="_Toc499823539"/>
      <w:bookmarkStart w:id="196" w:name="_Toc501009930"/>
      <w:proofErr w:type="spellStart"/>
      <w:r>
        <w:t>Galera</w:t>
      </w:r>
      <w:proofErr w:type="spellEnd"/>
      <w:r>
        <w:t>/MySQL Cluster</w:t>
      </w:r>
      <w:r w:rsidR="00F577C1">
        <w:t xml:space="preserve"> Component</w:t>
      </w:r>
      <w:bookmarkEnd w:id="195"/>
      <w:bookmarkEnd w:id="196"/>
    </w:p>
    <w:p w14:paraId="197E5955" w14:textId="77777777" w:rsidR="001115BF" w:rsidRDefault="006F6764" w:rsidP="00F577C1">
      <w:r>
        <w:t>This component should be</w:t>
      </w:r>
      <w:r w:rsidR="00F577C1">
        <w:t xml:space="preserve"> the cluster of </w:t>
      </w:r>
      <w:r w:rsidR="001115BF">
        <w:t xml:space="preserve">MySQL </w:t>
      </w:r>
      <w:r w:rsidR="00F577C1">
        <w:t xml:space="preserve">database servers of the </w:t>
      </w:r>
      <w:proofErr w:type="spellStart"/>
      <w:r w:rsidR="00F577C1">
        <w:t>Fiware</w:t>
      </w:r>
      <w:proofErr w:type="spellEnd"/>
      <w:r w:rsidR="00F577C1">
        <w:t xml:space="preserve"> platform.</w:t>
      </w:r>
    </w:p>
    <w:p w14:paraId="1F35D04C" w14:textId="77777777" w:rsidR="006F6764" w:rsidRPr="00AF3430" w:rsidRDefault="006F6764" w:rsidP="00F577C1">
      <w:pPr>
        <w:rPr>
          <w:b/>
        </w:rPr>
      </w:pPr>
      <w:r w:rsidRPr="00AF3430">
        <w:rPr>
          <w:b/>
        </w:rPr>
        <w:t xml:space="preserve">This component will be installed only if changing from </w:t>
      </w:r>
      <w:proofErr w:type="spellStart"/>
      <w:r w:rsidRPr="00AF3430">
        <w:rPr>
          <w:b/>
        </w:rPr>
        <w:t>mySQL</w:t>
      </w:r>
      <w:proofErr w:type="spellEnd"/>
      <w:r w:rsidRPr="00AF3430">
        <w:rPr>
          <w:b/>
        </w:rPr>
        <w:t xml:space="preserve"> to PostgreSQL for a module is too complex or impossible.</w:t>
      </w:r>
    </w:p>
    <w:p w14:paraId="6E84B2D9" w14:textId="77777777" w:rsidR="000D037A" w:rsidRDefault="000D037A" w:rsidP="00F577C1"/>
    <w:p w14:paraId="73CE145B" w14:textId="77777777" w:rsidR="006F6764" w:rsidRDefault="006F6764" w:rsidP="00F577C1">
      <w:r>
        <w:t>Any MySQL database</w:t>
      </w:r>
      <w:r w:rsidR="001A49CD">
        <w:t xml:space="preserve"> that can’t be replace</w:t>
      </w:r>
      <w:r w:rsidR="004069CD">
        <w:t>d</w:t>
      </w:r>
      <w:r w:rsidR="001A49CD">
        <w:t xml:space="preserve"> with PostgreSQL</w:t>
      </w:r>
      <w:r w:rsidR="004069CD">
        <w:t>,</w:t>
      </w:r>
      <w:r>
        <w:t xml:space="preserve"> should be replaced by MariaDB, </w:t>
      </w:r>
    </w:p>
    <w:p w14:paraId="43EFEC0E" w14:textId="77777777" w:rsidR="006F6764" w:rsidRDefault="001115BF" w:rsidP="00F577C1">
      <w:pPr>
        <w:rPr>
          <w:rStyle w:val="Lienhypertexte"/>
        </w:rPr>
      </w:pPr>
      <w:r>
        <w:t xml:space="preserve">To provide high availability and scalability the component will be based on a </w:t>
      </w:r>
      <w:r w:rsidR="006F6764">
        <w:t xml:space="preserve">MySQL/MariaDB </w:t>
      </w:r>
      <w:r>
        <w:t>cluster</w:t>
      </w:r>
      <w:r w:rsidR="006F6764">
        <w:t>ing solution</w:t>
      </w:r>
      <w:r>
        <w:t xml:space="preserve">: </w:t>
      </w:r>
      <w:hyperlink r:id="rId60" w:history="1">
        <w:proofErr w:type="spellStart"/>
        <w:r w:rsidRPr="00EB401F">
          <w:rPr>
            <w:rStyle w:val="Lienhypertexte"/>
          </w:rPr>
          <w:t>Galera</w:t>
        </w:r>
        <w:proofErr w:type="spellEnd"/>
        <w:r w:rsidRPr="00EB401F">
          <w:rPr>
            <w:rStyle w:val="Lienhypertexte"/>
          </w:rPr>
          <w:t xml:space="preserve"> cluster</w:t>
        </w:r>
      </w:hyperlink>
      <w:r w:rsidR="00EF03E5">
        <w:rPr>
          <w:rStyle w:val="Lienhypertexte"/>
        </w:rPr>
        <w:t>.</w:t>
      </w:r>
    </w:p>
    <w:p w14:paraId="663FBECF" w14:textId="77777777" w:rsidR="006F6764" w:rsidRPr="006F6764" w:rsidRDefault="00EF03E5" w:rsidP="00EF03E5">
      <w:r>
        <w:t>There is a MariaDB</w:t>
      </w:r>
      <w:r w:rsidR="00B317EE">
        <w:t xml:space="preserve"> and</w:t>
      </w:r>
      <w:r>
        <w:t xml:space="preserve"> </w:t>
      </w:r>
      <w:proofErr w:type="spellStart"/>
      <w:r>
        <w:t>Galera</w:t>
      </w:r>
      <w:proofErr w:type="spellEnd"/>
      <w:r>
        <w:t xml:space="preserve"> integration chapter on </w:t>
      </w:r>
      <w:hyperlink r:id="rId61" w:history="1">
        <w:r w:rsidRPr="00EF03E5">
          <w:rPr>
            <w:rStyle w:val="Lienhypertexte"/>
          </w:rPr>
          <w:t>MariaDB web site</w:t>
        </w:r>
      </w:hyperlink>
      <w:r>
        <w:t>.</w:t>
      </w:r>
    </w:p>
    <w:p w14:paraId="3687F05A" w14:textId="24C44B15" w:rsidR="00A7296C" w:rsidRDefault="00A7296C" w:rsidP="00A7296C">
      <w:pPr>
        <w:pStyle w:val="Titre3"/>
      </w:pPr>
      <w:bookmarkStart w:id="197" w:name="_Toc499823540"/>
      <w:bookmarkStart w:id="198" w:name="_Toc501009931"/>
      <w:r>
        <w:t>Cosmos Big Data Component</w:t>
      </w:r>
      <w:bookmarkEnd w:id="197"/>
      <w:bookmarkEnd w:id="198"/>
    </w:p>
    <w:p w14:paraId="181C8EC7" w14:textId="77777777" w:rsidR="00651EB6" w:rsidRDefault="00090977" w:rsidP="00A7296C">
      <w:r>
        <w:t xml:space="preserve">This component is the Big Data </w:t>
      </w:r>
      <w:r w:rsidR="00172EE5">
        <w:t xml:space="preserve">and data history </w:t>
      </w:r>
      <w:r w:rsidR="00651EB6">
        <w:t xml:space="preserve">GE of the </w:t>
      </w:r>
      <w:proofErr w:type="spellStart"/>
      <w:r w:rsidR="00651EB6">
        <w:t>Fiware</w:t>
      </w:r>
      <w:proofErr w:type="spellEnd"/>
      <w:r w:rsidR="00651EB6">
        <w:t xml:space="preserve"> platform.</w:t>
      </w:r>
    </w:p>
    <w:p w14:paraId="1A9E3938" w14:textId="77777777" w:rsidR="00651EB6" w:rsidRDefault="00651EB6" w:rsidP="00A7296C"/>
    <w:p w14:paraId="4305D36A" w14:textId="77777777" w:rsidR="00A7296C" w:rsidRDefault="00EF03E5" w:rsidP="00A7296C">
      <w:r>
        <w:t xml:space="preserve">As the most complex component, </w:t>
      </w:r>
      <w:r w:rsidR="00090977">
        <w:t>it’s composed of many modules:</w:t>
      </w:r>
    </w:p>
    <w:p w14:paraId="518C5A94" w14:textId="77777777" w:rsidR="00E702E7" w:rsidRDefault="00C7350C" w:rsidP="0047663D">
      <w:pPr>
        <w:pStyle w:val="Paragraphedeliste"/>
        <w:numPr>
          <w:ilvl w:val="0"/>
          <w:numId w:val="23"/>
        </w:numPr>
      </w:pPr>
      <w:r>
        <w:t>Cygnus</w:t>
      </w:r>
      <w:r w:rsidR="00EF03E5">
        <w:t>, as an interface between the context broker and the different data history storages</w:t>
      </w:r>
    </w:p>
    <w:p w14:paraId="107BCE23" w14:textId="77777777" w:rsidR="00C7350C" w:rsidRDefault="00C7350C" w:rsidP="0047663D">
      <w:pPr>
        <w:pStyle w:val="Paragraphedeliste"/>
        <w:numPr>
          <w:ilvl w:val="0"/>
          <w:numId w:val="23"/>
        </w:numPr>
      </w:pPr>
      <w:r>
        <w:t>Comet STH</w:t>
      </w:r>
      <w:r w:rsidR="00A226BA">
        <w:t xml:space="preserve"> for Short Term History</w:t>
      </w:r>
      <w:r w:rsidR="000A7C4C">
        <w:t xml:space="preserve"> storage, uses MongoDB to persist the data sent through the context broker.</w:t>
      </w:r>
    </w:p>
    <w:p w14:paraId="789FDD8B" w14:textId="77777777" w:rsidR="00C7350C" w:rsidRDefault="00EF03E5" w:rsidP="0047663D">
      <w:pPr>
        <w:pStyle w:val="Paragraphedeliste"/>
        <w:numPr>
          <w:ilvl w:val="0"/>
          <w:numId w:val="23"/>
        </w:numPr>
      </w:pPr>
      <w:r>
        <w:t xml:space="preserve">An </w:t>
      </w:r>
      <w:r w:rsidR="00C7350C">
        <w:t>Hadoop</w:t>
      </w:r>
      <w:r w:rsidR="00172EE5">
        <w:t xml:space="preserve"> ecosystem</w:t>
      </w:r>
      <w:r w:rsidR="00972ABF">
        <w:t xml:space="preserve"> (HAAS)</w:t>
      </w:r>
      <w:r w:rsidR="000A7C4C">
        <w:t xml:space="preserve"> to store and process</w:t>
      </w:r>
      <w:r w:rsidR="00647F6C">
        <w:t xml:space="preserve"> (batch or stream)</w:t>
      </w:r>
      <w:r w:rsidR="000A7C4C">
        <w:t xml:space="preserve"> long term history</w:t>
      </w:r>
      <w:r w:rsidR="00647F6C">
        <w:t xml:space="preserve"> for analytics purposes</w:t>
      </w:r>
      <w:r w:rsidR="000A7C4C">
        <w:t>.</w:t>
      </w:r>
    </w:p>
    <w:p w14:paraId="28030C9E" w14:textId="77777777" w:rsidR="00972ABF" w:rsidRDefault="00972ABF" w:rsidP="00972ABF">
      <w:pPr>
        <w:ind w:left="360"/>
      </w:pPr>
    </w:p>
    <w:p w14:paraId="1807CB43" w14:textId="77777777" w:rsidR="00E85A68" w:rsidRPr="00E85A68" w:rsidRDefault="00E85A68" w:rsidP="00E85A68">
      <w:pPr>
        <w:rPr>
          <w:lang w:val="en-GB"/>
        </w:rPr>
      </w:pPr>
      <w:r>
        <w:rPr>
          <w:lang w:val="en-GB"/>
        </w:rPr>
        <w:t xml:space="preserve">Hadoop HDFS provides </w:t>
      </w:r>
      <w:r w:rsidRPr="00E85A68">
        <w:rPr>
          <w:lang w:val="en-GB"/>
        </w:rPr>
        <w:t>Distributed storage.</w:t>
      </w:r>
    </w:p>
    <w:p w14:paraId="7E0D9636" w14:textId="77777777" w:rsidR="00E85A68" w:rsidRPr="00E85A68" w:rsidRDefault="00E85A68" w:rsidP="00E85A68">
      <w:pPr>
        <w:rPr>
          <w:lang w:val="en-GB"/>
        </w:rPr>
      </w:pPr>
      <w:r w:rsidRPr="00E85A68">
        <w:rPr>
          <w:lang w:val="en-GB"/>
        </w:rPr>
        <w:t>Distributed batch processing</w:t>
      </w:r>
      <w:r>
        <w:rPr>
          <w:lang w:val="en-GB"/>
        </w:rPr>
        <w:t xml:space="preserve"> (with MapReduce)</w:t>
      </w:r>
      <w:r w:rsidRPr="00E85A68">
        <w:rPr>
          <w:lang w:val="en-GB"/>
        </w:rPr>
        <w:t>.</w:t>
      </w:r>
    </w:p>
    <w:p w14:paraId="6A48A3C1" w14:textId="77777777" w:rsidR="00E85A68" w:rsidRDefault="00E85A68" w:rsidP="00E85A68">
      <w:pPr>
        <w:rPr>
          <w:lang w:val="en-GB"/>
        </w:rPr>
      </w:pPr>
      <w:r w:rsidRPr="00E85A68">
        <w:rPr>
          <w:lang w:val="en-GB"/>
        </w:rPr>
        <w:t>Distributed stream processing</w:t>
      </w:r>
      <w:r>
        <w:rPr>
          <w:lang w:val="en-GB"/>
        </w:rPr>
        <w:t xml:space="preserve"> </w:t>
      </w:r>
      <w:r w:rsidR="00BB4F47">
        <w:rPr>
          <w:lang w:val="en-GB"/>
        </w:rPr>
        <w:t xml:space="preserve">through </w:t>
      </w:r>
      <w:proofErr w:type="spellStart"/>
      <w:r w:rsidR="004446E8">
        <w:rPr>
          <w:lang w:val="en-GB"/>
        </w:rPr>
        <w:t>Sinfonier</w:t>
      </w:r>
      <w:proofErr w:type="spellEnd"/>
      <w:r w:rsidR="004446E8">
        <w:rPr>
          <w:lang w:val="en-GB"/>
        </w:rPr>
        <w:t xml:space="preserve"> </w:t>
      </w:r>
      <w:r w:rsidR="00BB4F47">
        <w:rPr>
          <w:lang w:val="en-GB"/>
        </w:rPr>
        <w:t xml:space="preserve">(Apache </w:t>
      </w:r>
      <w:r>
        <w:rPr>
          <w:lang w:val="en-GB"/>
        </w:rPr>
        <w:t xml:space="preserve">Storm </w:t>
      </w:r>
      <w:r w:rsidR="004446E8">
        <w:rPr>
          <w:lang w:val="en-GB"/>
        </w:rPr>
        <w:t>based</w:t>
      </w:r>
      <w:r w:rsidR="00BB4F47">
        <w:rPr>
          <w:lang w:val="en-GB"/>
        </w:rPr>
        <w:t>)</w:t>
      </w:r>
      <w:r w:rsidR="004446E8">
        <w:rPr>
          <w:lang w:val="en-GB"/>
        </w:rPr>
        <w:t xml:space="preserve"> </w:t>
      </w:r>
      <w:r>
        <w:rPr>
          <w:lang w:val="en-GB"/>
        </w:rPr>
        <w:t>or Spark</w:t>
      </w:r>
      <w:r w:rsidRPr="00E85A68">
        <w:rPr>
          <w:lang w:val="en-GB"/>
        </w:rPr>
        <w:t>.</w:t>
      </w:r>
    </w:p>
    <w:p w14:paraId="7FBF12FA" w14:textId="77777777" w:rsidR="00BB0291" w:rsidRDefault="00BB0291" w:rsidP="00E85A68"/>
    <w:p w14:paraId="6048084A" w14:textId="77777777" w:rsidR="002715BD" w:rsidRPr="00E85A68" w:rsidRDefault="002715BD" w:rsidP="00E85A68">
      <w:pPr>
        <w:rPr>
          <w:lang w:val="en-GB"/>
        </w:rPr>
      </w:pPr>
      <w:r>
        <w:t>Also</w:t>
      </w:r>
      <w:r w:rsidR="00BB0291">
        <w:t>,</w:t>
      </w:r>
      <w:r>
        <w:t xml:space="preserve"> almost any software of the Hadoop ecosystem can be used in Cosmos: such as Hive, Pig, zookeeper, yarn, HBase…</w:t>
      </w:r>
    </w:p>
    <w:p w14:paraId="4672E84F" w14:textId="77777777" w:rsidR="000A7C4C" w:rsidRPr="00E85A68" w:rsidRDefault="000A7C4C" w:rsidP="000A7C4C">
      <w:pPr>
        <w:rPr>
          <w:lang w:val="en-GB"/>
        </w:rPr>
      </w:pPr>
    </w:p>
    <w:p w14:paraId="4146E7FB" w14:textId="77777777" w:rsidR="000621EE" w:rsidRDefault="000621EE" w:rsidP="000A7C4C">
      <w:r>
        <w:t xml:space="preserve">On </w:t>
      </w:r>
      <w:proofErr w:type="spellStart"/>
      <w:r>
        <w:t>Fiware</w:t>
      </w:r>
      <w:proofErr w:type="spellEnd"/>
      <w:r>
        <w:t xml:space="preserve"> catalog: </w:t>
      </w:r>
      <w:hyperlink r:id="rId62" w:history="1">
        <w:r w:rsidRPr="000621EE">
          <w:rPr>
            <w:rStyle w:val="Lienhypertexte"/>
          </w:rPr>
          <w:t>Cosmos</w:t>
        </w:r>
      </w:hyperlink>
    </w:p>
    <w:p w14:paraId="583E5462" w14:textId="77777777" w:rsidR="000621EE" w:rsidRDefault="000621EE" w:rsidP="000A7C4C">
      <w:r>
        <w:t xml:space="preserve">On </w:t>
      </w:r>
      <w:proofErr w:type="spellStart"/>
      <w:r>
        <w:t>readthedocs</w:t>
      </w:r>
      <w:proofErr w:type="spellEnd"/>
      <w:r>
        <w:t xml:space="preserve">: </w:t>
      </w:r>
      <w:hyperlink r:id="rId63" w:history="1">
        <w:r w:rsidRPr="000621EE">
          <w:rPr>
            <w:rStyle w:val="Lienhypertexte"/>
          </w:rPr>
          <w:t>Cosmos documentation</w:t>
        </w:r>
      </w:hyperlink>
    </w:p>
    <w:p w14:paraId="6A382963" w14:textId="77777777" w:rsidR="005D1E54" w:rsidRDefault="005D1E54" w:rsidP="000A7C4C">
      <w:r>
        <w:t xml:space="preserve">On </w:t>
      </w:r>
      <w:proofErr w:type="spellStart"/>
      <w:r>
        <w:t>Fiware</w:t>
      </w:r>
      <w:proofErr w:type="spellEnd"/>
      <w:r>
        <w:t xml:space="preserve"> Forge: </w:t>
      </w:r>
      <w:hyperlink r:id="rId64" w:history="1">
        <w:r w:rsidRPr="005D1E54">
          <w:rPr>
            <w:rStyle w:val="Lienhypertexte"/>
          </w:rPr>
          <w:t>Architecture documentation</w:t>
        </w:r>
      </w:hyperlink>
    </w:p>
    <w:p w14:paraId="0798A97D" w14:textId="77777777" w:rsidR="000621EE" w:rsidRDefault="000621EE" w:rsidP="000A7C4C"/>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103"/>
      </w:tblGrid>
      <w:tr w:rsidR="000A7C4C" w14:paraId="0C798B97" w14:textId="77777777" w:rsidTr="00647F6C">
        <w:tc>
          <w:tcPr>
            <w:tcW w:w="2698" w:type="dxa"/>
          </w:tcPr>
          <w:p w14:paraId="06AAD0D1" w14:textId="77777777" w:rsidR="000A7C4C" w:rsidRDefault="000A7C4C" w:rsidP="00BB4F47">
            <w:pPr>
              <w:rPr>
                <w:b/>
                <w:bCs/>
              </w:rPr>
            </w:pPr>
            <w:r>
              <w:rPr>
                <w:b/>
                <w:bCs/>
              </w:rPr>
              <w:t>Architecture Component</w:t>
            </w:r>
          </w:p>
        </w:tc>
        <w:tc>
          <w:tcPr>
            <w:tcW w:w="5103" w:type="dxa"/>
          </w:tcPr>
          <w:p w14:paraId="6219A270" w14:textId="77777777" w:rsidR="000A7C4C" w:rsidRDefault="000A7C4C" w:rsidP="00BB4F47">
            <w:pPr>
              <w:rPr>
                <w:b/>
                <w:bCs/>
              </w:rPr>
            </w:pPr>
            <w:r>
              <w:rPr>
                <w:b/>
                <w:bCs/>
              </w:rPr>
              <w:t>Component Elements</w:t>
            </w:r>
          </w:p>
        </w:tc>
      </w:tr>
      <w:tr w:rsidR="000A7C4C" w14:paraId="0C061AFF" w14:textId="77777777" w:rsidTr="00647F6C">
        <w:tc>
          <w:tcPr>
            <w:tcW w:w="2698" w:type="dxa"/>
          </w:tcPr>
          <w:p w14:paraId="2DECDEB9" w14:textId="77777777" w:rsidR="000A7C4C" w:rsidRDefault="000A7C4C" w:rsidP="00BB4F47">
            <w:r>
              <w:t>Database Server</w:t>
            </w:r>
          </w:p>
        </w:tc>
        <w:tc>
          <w:tcPr>
            <w:tcW w:w="5103" w:type="dxa"/>
          </w:tcPr>
          <w:p w14:paraId="732921E4" w14:textId="77777777" w:rsidR="000A7C4C" w:rsidRDefault="000A7C4C" w:rsidP="00BB4F47">
            <w:r>
              <w:t>MongoDB</w:t>
            </w:r>
            <w:r w:rsidR="009F516B">
              <w:t xml:space="preserve"> cluster</w:t>
            </w:r>
          </w:p>
        </w:tc>
      </w:tr>
      <w:tr w:rsidR="000A7C4C" w14:paraId="54FCCDF6" w14:textId="77777777" w:rsidTr="00647F6C">
        <w:tc>
          <w:tcPr>
            <w:tcW w:w="2698" w:type="dxa"/>
          </w:tcPr>
          <w:p w14:paraId="61466327" w14:textId="77777777" w:rsidR="000A7C4C" w:rsidRDefault="000A7C4C" w:rsidP="00BB4F47">
            <w:r>
              <w:t>Applications</w:t>
            </w:r>
          </w:p>
        </w:tc>
        <w:tc>
          <w:tcPr>
            <w:tcW w:w="5103" w:type="dxa"/>
          </w:tcPr>
          <w:p w14:paraId="6456CA0C" w14:textId="77777777" w:rsidR="000A7C4C" w:rsidRDefault="000A7C4C" w:rsidP="00BB4F47">
            <w:r>
              <w:t>Cygnus</w:t>
            </w:r>
          </w:p>
          <w:p w14:paraId="70922A5D" w14:textId="77777777" w:rsidR="000A7C4C" w:rsidRDefault="000A7C4C" w:rsidP="00BB4F47">
            <w:r>
              <w:t>Comet STH</w:t>
            </w:r>
          </w:p>
          <w:p w14:paraId="3270233A" w14:textId="77777777" w:rsidR="000A7C4C" w:rsidRDefault="000621EE" w:rsidP="00BB4F47">
            <w:r>
              <w:t>Hadoop ecosystem:</w:t>
            </w:r>
            <w:r w:rsidR="003C7C86">
              <w:t xml:space="preserve"> Sahara </w:t>
            </w:r>
            <w:r w:rsidR="00972ABF">
              <w:t xml:space="preserve">HAAS engine </w:t>
            </w:r>
            <w:r w:rsidR="003C7C86">
              <w:t xml:space="preserve">or </w:t>
            </w:r>
            <w:r w:rsidR="00972ABF">
              <w:t>HAAS</w:t>
            </w:r>
            <w:r w:rsidR="003C7C86">
              <w:t xml:space="preserve"> light version</w:t>
            </w:r>
            <w:r w:rsidR="00972ABF">
              <w:t xml:space="preserve"> engine</w:t>
            </w:r>
          </w:p>
          <w:p w14:paraId="13044236" w14:textId="77777777" w:rsidR="000621EE" w:rsidRDefault="003C7C86" w:rsidP="00BB4F47">
            <w:proofErr w:type="spellStart"/>
            <w:r>
              <w:t>Tidoop</w:t>
            </w:r>
            <w:proofErr w:type="spellEnd"/>
            <w:r w:rsidR="00972ABF">
              <w:t xml:space="preserve"> (MapReduce)</w:t>
            </w:r>
          </w:p>
          <w:p w14:paraId="256CD8CD" w14:textId="77777777" w:rsidR="003C7C86" w:rsidRDefault="003C7C86" w:rsidP="00BB4F47">
            <w:proofErr w:type="spellStart"/>
            <w:r>
              <w:t>Sinfonier</w:t>
            </w:r>
            <w:proofErr w:type="spellEnd"/>
            <w:r w:rsidR="00972ABF">
              <w:t xml:space="preserve"> (stream analytics</w:t>
            </w:r>
            <w:r w:rsidR="005D1E54">
              <w:t xml:space="preserve"> </w:t>
            </w:r>
            <w:r w:rsidR="00284EA7">
              <w:t xml:space="preserve">Apache </w:t>
            </w:r>
            <w:r w:rsidR="005D1E54">
              <w:t>storm based</w:t>
            </w:r>
            <w:r w:rsidR="00972ABF">
              <w:t>)</w:t>
            </w:r>
          </w:p>
          <w:p w14:paraId="5BC5F960" w14:textId="77777777" w:rsidR="004446E8" w:rsidRDefault="004446E8" w:rsidP="00BB4F47"/>
        </w:tc>
      </w:tr>
    </w:tbl>
    <w:p w14:paraId="01763A67" w14:textId="77777777" w:rsidR="000A7C4C" w:rsidRDefault="000A7C4C" w:rsidP="000A7C4C"/>
    <w:p w14:paraId="2FAB2157" w14:textId="77777777" w:rsidR="00090977" w:rsidRPr="00F2163C" w:rsidRDefault="00090977" w:rsidP="00A7296C"/>
    <w:p w14:paraId="532AC89E" w14:textId="77777777" w:rsidR="00A7296C" w:rsidRDefault="009A01D2" w:rsidP="00A7296C">
      <w:pPr>
        <w:pStyle w:val="Titre3"/>
      </w:pPr>
      <w:bookmarkStart w:id="199" w:name="_Toc499823541"/>
      <w:bookmarkStart w:id="200" w:name="_Toc501009932"/>
      <w:proofErr w:type="spellStart"/>
      <w:r>
        <w:t>Knowage</w:t>
      </w:r>
      <w:proofErr w:type="spellEnd"/>
      <w:r>
        <w:t xml:space="preserve"> </w:t>
      </w:r>
      <w:r w:rsidR="005F671E">
        <w:t>Analytics</w:t>
      </w:r>
      <w:r w:rsidR="00A7296C">
        <w:t xml:space="preserve"> Component</w:t>
      </w:r>
      <w:bookmarkEnd w:id="199"/>
      <w:bookmarkEnd w:id="200"/>
    </w:p>
    <w:p w14:paraId="2B5F3BB7" w14:textId="77777777" w:rsidR="00A7296C" w:rsidRDefault="004A17DB" w:rsidP="00A7296C">
      <w:r>
        <w:t xml:space="preserve">This component is for business intelligence, </w:t>
      </w:r>
      <w:proofErr w:type="spellStart"/>
      <w:r>
        <w:t>Fiware</w:t>
      </w:r>
      <w:proofErr w:type="spellEnd"/>
      <w:r>
        <w:t xml:space="preserve"> have </w:t>
      </w:r>
      <w:r w:rsidR="009A01D2">
        <w:t xml:space="preserve">originally </w:t>
      </w:r>
      <w:r>
        <w:t xml:space="preserve">chosen </w:t>
      </w:r>
      <w:proofErr w:type="spellStart"/>
      <w:r>
        <w:t>SpagoBI</w:t>
      </w:r>
      <w:proofErr w:type="spellEnd"/>
      <w:r>
        <w:t xml:space="preserve"> as the reference platform for this Analytics GE.</w:t>
      </w:r>
    </w:p>
    <w:p w14:paraId="7F82A342" w14:textId="77777777" w:rsidR="008010CB" w:rsidRDefault="00BE1FC0" w:rsidP="00A7296C">
      <w:r>
        <w:t xml:space="preserve">In the </w:t>
      </w:r>
      <w:proofErr w:type="spellStart"/>
      <w:r>
        <w:t>Fiware</w:t>
      </w:r>
      <w:proofErr w:type="spellEnd"/>
      <w:r>
        <w:t xml:space="preserve"> catalog is proposed the evolution of </w:t>
      </w:r>
      <w:proofErr w:type="spellStart"/>
      <w:r>
        <w:t>SpagoBI</w:t>
      </w:r>
      <w:proofErr w:type="spellEnd"/>
      <w:r>
        <w:t xml:space="preserve"> to a more integrated suite with all modules included</w:t>
      </w:r>
      <w:r w:rsidR="008010CB">
        <w:t xml:space="preserve"> </w:t>
      </w:r>
      <w:proofErr w:type="spellStart"/>
      <w:r w:rsidR="008010CB">
        <w:t>Knowage</w:t>
      </w:r>
      <w:proofErr w:type="spellEnd"/>
    </w:p>
    <w:p w14:paraId="51BE1BA1" w14:textId="77777777" w:rsidR="00A120CF" w:rsidRDefault="008010CB" w:rsidP="00A7296C">
      <w:pPr>
        <w:rPr>
          <w:rStyle w:val="Lienhypertexte"/>
        </w:rPr>
      </w:pPr>
      <w:r>
        <w:t xml:space="preserve">On </w:t>
      </w:r>
      <w:proofErr w:type="spellStart"/>
      <w:r>
        <w:t>Fiware</w:t>
      </w:r>
      <w:proofErr w:type="spellEnd"/>
      <w:r>
        <w:t xml:space="preserve"> catalog</w:t>
      </w:r>
      <w:r w:rsidR="00BE1FC0">
        <w:t xml:space="preserve">: </w:t>
      </w:r>
      <w:hyperlink r:id="rId65" w:history="1">
        <w:proofErr w:type="spellStart"/>
        <w:r w:rsidR="00BE1FC0" w:rsidRPr="00BE1FC0">
          <w:rPr>
            <w:rStyle w:val="Lienhypertexte"/>
          </w:rPr>
          <w:t>Knowage</w:t>
        </w:r>
        <w:proofErr w:type="spellEnd"/>
      </w:hyperlink>
    </w:p>
    <w:p w14:paraId="0536C4B0" w14:textId="77777777" w:rsidR="008010CB" w:rsidRDefault="00480874" w:rsidP="00A7296C">
      <w:r>
        <w:t xml:space="preserve">On </w:t>
      </w:r>
      <w:proofErr w:type="spellStart"/>
      <w:r>
        <w:t>readthedocs</w:t>
      </w:r>
      <w:proofErr w:type="spellEnd"/>
      <w:r w:rsidR="00561C24">
        <w:t xml:space="preserve">: </w:t>
      </w:r>
      <w:hyperlink r:id="rId66" w:history="1">
        <w:proofErr w:type="spellStart"/>
        <w:r w:rsidR="00561C24" w:rsidRPr="00561C24">
          <w:rPr>
            <w:rStyle w:val="Lienhypertexte"/>
          </w:rPr>
          <w:t>Knowage</w:t>
        </w:r>
        <w:proofErr w:type="spellEnd"/>
        <w:r w:rsidR="00561C24" w:rsidRPr="00561C24">
          <w:rPr>
            <w:rStyle w:val="Lienhypertexte"/>
          </w:rPr>
          <w:t xml:space="preserve"> in </w:t>
        </w:r>
        <w:proofErr w:type="spellStart"/>
        <w:r w:rsidR="00561C24" w:rsidRPr="00561C24">
          <w:rPr>
            <w:rStyle w:val="Lienhypertexte"/>
          </w:rPr>
          <w:t>Fiware</w:t>
        </w:r>
        <w:proofErr w:type="spellEnd"/>
      </w:hyperlink>
    </w:p>
    <w:p w14:paraId="21243535" w14:textId="77777777" w:rsidR="00561C24" w:rsidRDefault="00561C24" w:rsidP="00A7296C">
      <w:proofErr w:type="spellStart"/>
      <w:r>
        <w:t>Knowage</w:t>
      </w:r>
      <w:proofErr w:type="spellEnd"/>
      <w:r>
        <w:t xml:space="preserve"> is a</w:t>
      </w:r>
      <w:r w:rsidRPr="00561C24">
        <w:t xml:space="preserve"> professional open source suite for modern business analytics over traditional sources and big data systems.</w:t>
      </w:r>
    </w:p>
    <w:p w14:paraId="0519FE9C" w14:textId="77777777" w:rsidR="00B27D5D" w:rsidRDefault="00172EE5" w:rsidP="00B27D5D">
      <w:pPr>
        <w:keepNext/>
      </w:pPr>
      <w:r>
        <w:t>This GE provides the following features:</w:t>
      </w:r>
    </w:p>
    <w:p w14:paraId="51495DAB" w14:textId="77777777" w:rsidR="00172EE5" w:rsidRDefault="00172EE5" w:rsidP="0047663D">
      <w:pPr>
        <w:pStyle w:val="Paragraphedeliste"/>
        <w:keepNext/>
        <w:numPr>
          <w:ilvl w:val="0"/>
          <w:numId w:val="18"/>
        </w:numPr>
      </w:pPr>
      <w:r>
        <w:t xml:space="preserve">BD (big data), to </w:t>
      </w:r>
      <w:proofErr w:type="spellStart"/>
      <w:r>
        <w:t>analyse</w:t>
      </w:r>
      <w:proofErr w:type="spellEnd"/>
      <w:r>
        <w:t xml:space="preserve"> data stored on big data clusters or NoSQL databases</w:t>
      </w:r>
    </w:p>
    <w:p w14:paraId="069B4F67" w14:textId="77777777" w:rsidR="00172EE5" w:rsidRDefault="00172EE5" w:rsidP="0047663D">
      <w:pPr>
        <w:pStyle w:val="Paragraphedeliste"/>
        <w:keepNext/>
        <w:numPr>
          <w:ilvl w:val="0"/>
          <w:numId w:val="18"/>
        </w:numPr>
      </w:pPr>
      <w:r>
        <w:t>SI (smart intelligence), the usual business intelligence on structured data, but more oriented to self-service capabilities and agile prototyping</w:t>
      </w:r>
    </w:p>
    <w:p w14:paraId="0F41D393" w14:textId="77777777" w:rsidR="00172EE5" w:rsidRDefault="00172EE5" w:rsidP="0047663D">
      <w:pPr>
        <w:pStyle w:val="Paragraphedeliste"/>
        <w:keepNext/>
        <w:numPr>
          <w:ilvl w:val="0"/>
          <w:numId w:val="18"/>
        </w:numPr>
      </w:pPr>
      <w:r>
        <w:t>ER (enterprise reporting), to produce and distribute static reports</w:t>
      </w:r>
    </w:p>
    <w:p w14:paraId="6B5E67DF" w14:textId="77777777" w:rsidR="00172EE5" w:rsidRDefault="00172EE5" w:rsidP="0047663D">
      <w:pPr>
        <w:pStyle w:val="Paragraphedeliste"/>
        <w:keepNext/>
        <w:numPr>
          <w:ilvl w:val="0"/>
          <w:numId w:val="18"/>
        </w:numPr>
      </w:pPr>
      <w:r>
        <w:t>LI (location intelligence), to relate business data with spatial or geographical information</w:t>
      </w:r>
    </w:p>
    <w:p w14:paraId="1FC3BC11" w14:textId="77777777" w:rsidR="00172EE5" w:rsidRDefault="00172EE5" w:rsidP="0047663D">
      <w:pPr>
        <w:pStyle w:val="Paragraphedeliste"/>
        <w:keepNext/>
        <w:numPr>
          <w:ilvl w:val="0"/>
          <w:numId w:val="18"/>
        </w:numPr>
      </w:pPr>
      <w:r>
        <w:t>PM (performance management), to manage KPIs and organize scorecards</w:t>
      </w:r>
    </w:p>
    <w:p w14:paraId="33129AF0" w14:textId="77777777" w:rsidR="00172EE5" w:rsidRDefault="00172EE5" w:rsidP="0047663D">
      <w:pPr>
        <w:pStyle w:val="Paragraphedeliste"/>
        <w:keepNext/>
        <w:numPr>
          <w:ilvl w:val="0"/>
          <w:numId w:val="18"/>
        </w:numPr>
      </w:pPr>
      <w:r>
        <w:t>PA (predictive analysis), for more advanced analyses</w:t>
      </w:r>
    </w:p>
    <w:p w14:paraId="6BCEBCF4" w14:textId="77777777" w:rsidR="00172EE5" w:rsidRDefault="00172EE5" w:rsidP="0047663D">
      <w:pPr>
        <w:pStyle w:val="Paragraphedeliste"/>
        <w:keepNext/>
        <w:numPr>
          <w:ilvl w:val="0"/>
          <w:numId w:val="18"/>
        </w:numPr>
      </w:pPr>
      <w:r>
        <w:t xml:space="preserve">EI (embedded intelligence), to link </w:t>
      </w:r>
      <w:proofErr w:type="spellStart"/>
      <w:r>
        <w:t>Knowage</w:t>
      </w:r>
      <w:proofErr w:type="spellEnd"/>
      <w:r>
        <w:t xml:space="preserve"> with external solutions provided by the customer or third parties.</w:t>
      </w:r>
    </w:p>
    <w:p w14:paraId="7D08DFF7" w14:textId="77777777" w:rsidR="00EA7075" w:rsidRDefault="00EA7075" w:rsidP="00DD494C"/>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5953"/>
      </w:tblGrid>
      <w:tr w:rsidR="00C359D6" w14:paraId="335E85B3" w14:textId="77777777" w:rsidTr="006D0972">
        <w:tc>
          <w:tcPr>
            <w:tcW w:w="3261" w:type="dxa"/>
          </w:tcPr>
          <w:p w14:paraId="61F93528" w14:textId="77777777" w:rsidR="00C359D6" w:rsidRDefault="00C359D6" w:rsidP="00714CD0">
            <w:pPr>
              <w:rPr>
                <w:b/>
                <w:bCs/>
              </w:rPr>
            </w:pPr>
            <w:r>
              <w:rPr>
                <w:b/>
                <w:bCs/>
              </w:rPr>
              <w:t>Architecture Component</w:t>
            </w:r>
          </w:p>
        </w:tc>
        <w:tc>
          <w:tcPr>
            <w:tcW w:w="5953" w:type="dxa"/>
          </w:tcPr>
          <w:p w14:paraId="30792A75" w14:textId="77777777" w:rsidR="00C359D6" w:rsidRDefault="00C359D6" w:rsidP="00714CD0">
            <w:pPr>
              <w:rPr>
                <w:b/>
                <w:bCs/>
              </w:rPr>
            </w:pPr>
            <w:r>
              <w:rPr>
                <w:b/>
                <w:bCs/>
              </w:rPr>
              <w:t>Component Elements</w:t>
            </w:r>
          </w:p>
        </w:tc>
      </w:tr>
      <w:tr w:rsidR="00C359D6" w14:paraId="17070E64" w14:textId="77777777" w:rsidTr="006D0972">
        <w:tc>
          <w:tcPr>
            <w:tcW w:w="3261" w:type="dxa"/>
          </w:tcPr>
          <w:p w14:paraId="4C3BEA89" w14:textId="77777777" w:rsidR="00C359D6" w:rsidRDefault="00C359D6" w:rsidP="00714CD0">
            <w:r>
              <w:t>Database Server</w:t>
            </w:r>
          </w:p>
        </w:tc>
        <w:tc>
          <w:tcPr>
            <w:tcW w:w="5953" w:type="dxa"/>
          </w:tcPr>
          <w:p w14:paraId="31A160B0" w14:textId="77777777" w:rsidR="00C359D6" w:rsidRDefault="00B20650" w:rsidP="00714CD0">
            <w:r>
              <w:t>PostgreSQL/</w:t>
            </w:r>
            <w:proofErr w:type="spellStart"/>
            <w:r>
              <w:t>Citus</w:t>
            </w:r>
            <w:proofErr w:type="spellEnd"/>
            <w:r>
              <w:t xml:space="preserve"> for metadata storage</w:t>
            </w:r>
          </w:p>
        </w:tc>
      </w:tr>
      <w:tr w:rsidR="00C359D6" w14:paraId="1D5F8B14" w14:textId="77777777" w:rsidTr="006D0972">
        <w:tc>
          <w:tcPr>
            <w:tcW w:w="3261" w:type="dxa"/>
          </w:tcPr>
          <w:p w14:paraId="04BFCCA0" w14:textId="77777777" w:rsidR="00C359D6" w:rsidRDefault="00C359D6" w:rsidP="00714CD0">
            <w:r>
              <w:t>Application</w:t>
            </w:r>
            <w:r w:rsidR="00B20650">
              <w:t>s</w:t>
            </w:r>
          </w:p>
        </w:tc>
        <w:tc>
          <w:tcPr>
            <w:tcW w:w="5953" w:type="dxa"/>
          </w:tcPr>
          <w:p w14:paraId="4D19D5BD" w14:textId="77777777" w:rsidR="00C359D6" w:rsidRDefault="0029240D" w:rsidP="00714CD0">
            <w:r>
              <w:t>A set of java modules deployed under a Tomcat</w:t>
            </w:r>
          </w:p>
          <w:p w14:paraId="732995AA" w14:textId="77777777" w:rsidR="00C359D6" w:rsidRDefault="00C359D6" w:rsidP="00714CD0"/>
        </w:tc>
      </w:tr>
    </w:tbl>
    <w:p w14:paraId="75673C87" w14:textId="77777777" w:rsidR="00C359D6" w:rsidRDefault="00C359D6" w:rsidP="00DD494C"/>
    <w:p w14:paraId="148A0513" w14:textId="77777777" w:rsidR="00953716" w:rsidRDefault="00953716" w:rsidP="00DD494C">
      <w:r>
        <w:t xml:space="preserve">The composer part of </w:t>
      </w:r>
      <w:proofErr w:type="spellStart"/>
      <w:r>
        <w:t>Knowage</w:t>
      </w:r>
      <w:proofErr w:type="spellEnd"/>
      <w:r>
        <w:t xml:space="preserve">, shouldn’t be exposed to public use, if some dashboards or reports visualization needs to be published, it need to be integrated in applications in an </w:t>
      </w:r>
      <w:proofErr w:type="spellStart"/>
      <w:r>
        <w:t>iframe</w:t>
      </w:r>
      <w:proofErr w:type="spellEnd"/>
      <w:r>
        <w:t xml:space="preserve"> component or by using the API to get the </w:t>
      </w:r>
      <w:proofErr w:type="spellStart"/>
      <w:r>
        <w:t>Knowage</w:t>
      </w:r>
      <w:proofErr w:type="spellEnd"/>
      <w:r>
        <w:t xml:space="preserve"> generated content.</w:t>
      </w:r>
    </w:p>
    <w:p w14:paraId="0DF17176" w14:textId="77777777" w:rsidR="007542E4" w:rsidRDefault="007542E4" w:rsidP="007542E4">
      <w:pPr>
        <w:keepNext/>
      </w:pPr>
    </w:p>
    <w:p w14:paraId="029A8141" w14:textId="77777777" w:rsidR="005F671E" w:rsidRDefault="005F671E" w:rsidP="005F671E">
      <w:pPr>
        <w:pStyle w:val="Titre3"/>
      </w:pPr>
      <w:bookmarkStart w:id="201" w:name="_Hlk497334190"/>
      <w:bookmarkStart w:id="202" w:name="_Toc499823542"/>
      <w:bookmarkStart w:id="203" w:name="_Toc501009933"/>
      <w:r>
        <w:t xml:space="preserve">CKAN Open Data </w:t>
      </w:r>
      <w:bookmarkEnd w:id="201"/>
      <w:r>
        <w:t>Component</w:t>
      </w:r>
      <w:bookmarkEnd w:id="202"/>
      <w:bookmarkEnd w:id="203"/>
    </w:p>
    <w:p w14:paraId="7C5D55BA" w14:textId="77777777" w:rsidR="005F671E" w:rsidRDefault="007460E6" w:rsidP="005F671E">
      <w:r>
        <w:t xml:space="preserve">This component is the chosen </w:t>
      </w:r>
      <w:proofErr w:type="spellStart"/>
      <w:r w:rsidR="00AE397A">
        <w:t>Fiware</w:t>
      </w:r>
      <w:proofErr w:type="spellEnd"/>
      <w:r w:rsidR="00AE397A">
        <w:t xml:space="preserve"> </w:t>
      </w:r>
      <w:r>
        <w:t>GE to manage Open Data</w:t>
      </w:r>
      <w:r w:rsidR="00AE397A">
        <w:t>.</w:t>
      </w:r>
    </w:p>
    <w:p w14:paraId="23AECCD7" w14:textId="77777777" w:rsidR="007460E6" w:rsidRDefault="007460E6" w:rsidP="005F671E">
      <w:r>
        <w:t>CKAN</w:t>
      </w:r>
      <w:r w:rsidR="00144281">
        <w:t xml:space="preserve"> GE at </w:t>
      </w:r>
      <w:proofErr w:type="spellStart"/>
      <w:r w:rsidR="00144281">
        <w:t>Fiware</w:t>
      </w:r>
      <w:proofErr w:type="spellEnd"/>
      <w:r w:rsidR="00144281">
        <w:t xml:space="preserve">: </w:t>
      </w:r>
      <w:hyperlink r:id="rId67" w:history="1">
        <w:r w:rsidR="00144281" w:rsidRPr="0053125C">
          <w:rPr>
            <w:rStyle w:val="Lienhypertexte"/>
          </w:rPr>
          <w:t>https://catalogue.fiware.org/enablers/ckan</w:t>
        </w:r>
      </w:hyperlink>
    </w:p>
    <w:p w14:paraId="03F51FDD" w14:textId="77777777" w:rsidR="00D52596" w:rsidRDefault="00D52596" w:rsidP="005F671E">
      <w:proofErr w:type="spellStart"/>
      <w:r>
        <w:t>Fiware</w:t>
      </w:r>
      <w:proofErr w:type="spellEnd"/>
      <w:r>
        <w:t xml:space="preserve"> Docker installation: </w:t>
      </w:r>
      <w:hyperlink r:id="rId68" w:history="1">
        <w:r w:rsidRPr="0053125C">
          <w:rPr>
            <w:rStyle w:val="Lienhypertexte"/>
          </w:rPr>
          <w:t>https://github.com/okfn/docker-fiware-ckan</w:t>
        </w:r>
      </w:hyperlink>
      <w:r>
        <w:t xml:space="preserve"> </w:t>
      </w:r>
    </w:p>
    <w:p w14:paraId="6DD406E6" w14:textId="77777777" w:rsidR="00935465" w:rsidRDefault="00935465" w:rsidP="005F671E">
      <w:r>
        <w:t xml:space="preserve">Official installation </w:t>
      </w:r>
      <w:proofErr w:type="gramStart"/>
      <w:r>
        <w:t>guide :</w:t>
      </w:r>
      <w:proofErr w:type="gramEnd"/>
      <w:r>
        <w:t xml:space="preserve"> </w:t>
      </w:r>
      <w:hyperlink r:id="rId69" w:history="1">
        <w:r w:rsidRPr="0053125C">
          <w:rPr>
            <w:rStyle w:val="Lienhypertexte"/>
          </w:rPr>
          <w:t>http://docs.ckan.org/en/ckan-2.3.5/maintaining/installing/install-using-docker.html</w:t>
        </w:r>
      </w:hyperlink>
    </w:p>
    <w:p w14:paraId="7A19866F" w14:textId="77777777" w:rsidR="00935465" w:rsidRDefault="009A01D2" w:rsidP="005F671E">
      <w:r>
        <w:t>The CKAN GE provides the following features:</w:t>
      </w:r>
    </w:p>
    <w:p w14:paraId="40474B48" w14:textId="77777777" w:rsidR="009A01D2" w:rsidRDefault="009A01D2" w:rsidP="0047663D">
      <w:pPr>
        <w:pStyle w:val="Paragraphedeliste"/>
        <w:numPr>
          <w:ilvl w:val="0"/>
          <w:numId w:val="19"/>
        </w:numPr>
      </w:pPr>
      <w:r>
        <w:t>Complete catalog system with easy to use web interface and a powerful API</w:t>
      </w:r>
    </w:p>
    <w:p w14:paraId="0A1FE5D9" w14:textId="77777777" w:rsidR="009A01D2" w:rsidRDefault="009A01D2" w:rsidP="0047663D">
      <w:pPr>
        <w:pStyle w:val="Paragraphedeliste"/>
        <w:numPr>
          <w:ilvl w:val="0"/>
          <w:numId w:val="19"/>
        </w:numPr>
      </w:pPr>
      <w:r>
        <w:t xml:space="preserve">Strong integration with third-party CMS’s like </w:t>
      </w:r>
      <w:r w:rsidRPr="00BC118F">
        <w:rPr>
          <w:b/>
        </w:rPr>
        <w:t>Drupal</w:t>
      </w:r>
      <w:r w:rsidR="00361F8D">
        <w:rPr>
          <w:b/>
        </w:rPr>
        <w:t xml:space="preserve"> </w:t>
      </w:r>
      <w:r w:rsidR="00361F8D" w:rsidRPr="00361F8D">
        <w:t>(currently in use at MNCA)</w:t>
      </w:r>
      <w:r>
        <w:t xml:space="preserve"> and WordPress</w:t>
      </w:r>
    </w:p>
    <w:p w14:paraId="04C15D66" w14:textId="77777777" w:rsidR="009A01D2" w:rsidRDefault="009A01D2" w:rsidP="0047663D">
      <w:pPr>
        <w:pStyle w:val="Paragraphedeliste"/>
        <w:numPr>
          <w:ilvl w:val="0"/>
          <w:numId w:val="19"/>
        </w:numPr>
      </w:pPr>
      <w:r>
        <w:t>Data visualization and analytics</w:t>
      </w:r>
    </w:p>
    <w:p w14:paraId="0928C1F0" w14:textId="77777777" w:rsidR="009A01D2" w:rsidRDefault="009A01D2" w:rsidP="0047663D">
      <w:pPr>
        <w:pStyle w:val="Paragraphedeliste"/>
        <w:numPr>
          <w:ilvl w:val="0"/>
          <w:numId w:val="19"/>
        </w:numPr>
      </w:pPr>
      <w:r>
        <w:t>Workflow support lets departments or groups manage their own data publishing</w:t>
      </w:r>
    </w:p>
    <w:p w14:paraId="7BA4CA48" w14:textId="77777777" w:rsidR="009A01D2" w:rsidRDefault="009A01D2" w:rsidP="0047663D">
      <w:pPr>
        <w:pStyle w:val="Paragraphedeliste"/>
        <w:numPr>
          <w:ilvl w:val="0"/>
          <w:numId w:val="19"/>
        </w:numPr>
      </w:pPr>
      <w:r>
        <w:t>Fine-grained access control</w:t>
      </w:r>
    </w:p>
    <w:p w14:paraId="7BF131E6" w14:textId="77777777" w:rsidR="009A01D2" w:rsidRDefault="009A01D2" w:rsidP="0047663D">
      <w:pPr>
        <w:pStyle w:val="Paragraphedeliste"/>
        <w:numPr>
          <w:ilvl w:val="0"/>
          <w:numId w:val="19"/>
        </w:numPr>
      </w:pPr>
      <w:r>
        <w:t>Integrated data storage and full data API</w:t>
      </w:r>
    </w:p>
    <w:p w14:paraId="6F144D99" w14:textId="77777777" w:rsidR="009A01D2" w:rsidRDefault="009A01D2" w:rsidP="0047663D">
      <w:pPr>
        <w:pStyle w:val="Paragraphedeliste"/>
        <w:numPr>
          <w:ilvl w:val="0"/>
          <w:numId w:val="19"/>
        </w:numPr>
      </w:pPr>
      <w:r>
        <w:t>Federated structure: easily set up new instances with common search</w:t>
      </w:r>
    </w:p>
    <w:p w14:paraId="6EB7723C" w14:textId="77777777" w:rsidR="007460E6" w:rsidRDefault="007460E6" w:rsidP="005F671E"/>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7460E6" w14:paraId="6AD35CE6" w14:textId="77777777" w:rsidTr="00C7691C">
        <w:tc>
          <w:tcPr>
            <w:tcW w:w="2698" w:type="dxa"/>
          </w:tcPr>
          <w:p w14:paraId="0EA66528" w14:textId="77777777" w:rsidR="007460E6" w:rsidRDefault="007460E6" w:rsidP="00C7691C">
            <w:pPr>
              <w:rPr>
                <w:b/>
                <w:bCs/>
              </w:rPr>
            </w:pPr>
            <w:r>
              <w:rPr>
                <w:b/>
                <w:bCs/>
              </w:rPr>
              <w:t>Architecture Component</w:t>
            </w:r>
          </w:p>
        </w:tc>
        <w:tc>
          <w:tcPr>
            <w:tcW w:w="3818" w:type="dxa"/>
          </w:tcPr>
          <w:p w14:paraId="20835EAA" w14:textId="77777777" w:rsidR="007460E6" w:rsidRDefault="007460E6" w:rsidP="00C7691C">
            <w:pPr>
              <w:rPr>
                <w:b/>
                <w:bCs/>
              </w:rPr>
            </w:pPr>
            <w:r>
              <w:rPr>
                <w:b/>
                <w:bCs/>
              </w:rPr>
              <w:t>Component Elements</w:t>
            </w:r>
          </w:p>
        </w:tc>
      </w:tr>
      <w:tr w:rsidR="007460E6" w14:paraId="194005CD" w14:textId="77777777" w:rsidTr="00C7691C">
        <w:tc>
          <w:tcPr>
            <w:tcW w:w="2698" w:type="dxa"/>
          </w:tcPr>
          <w:p w14:paraId="499FC5C9" w14:textId="77777777" w:rsidR="007460E6" w:rsidRDefault="007460E6" w:rsidP="00C7691C">
            <w:r>
              <w:t>Database Server</w:t>
            </w:r>
          </w:p>
        </w:tc>
        <w:tc>
          <w:tcPr>
            <w:tcW w:w="3818" w:type="dxa"/>
          </w:tcPr>
          <w:p w14:paraId="687D8B97" w14:textId="77777777" w:rsidR="007460E6" w:rsidRDefault="007460E6" w:rsidP="00C7691C">
            <w:proofErr w:type="spellStart"/>
            <w:r>
              <w:t>Postgresql</w:t>
            </w:r>
            <w:proofErr w:type="spellEnd"/>
            <w:r>
              <w:t>/</w:t>
            </w:r>
            <w:proofErr w:type="spellStart"/>
            <w:r>
              <w:t>Citus</w:t>
            </w:r>
            <w:proofErr w:type="spellEnd"/>
            <w:r w:rsidR="009F516B">
              <w:t xml:space="preserve"> cluster</w:t>
            </w:r>
          </w:p>
          <w:p w14:paraId="11738EF5" w14:textId="0735CE6E" w:rsidR="00B8241B" w:rsidRDefault="00B8241B" w:rsidP="00C7691C">
            <w:r>
              <w:t xml:space="preserve">Apache </w:t>
            </w:r>
            <w:proofErr w:type="spellStart"/>
            <w:r>
              <w:t>Solr</w:t>
            </w:r>
            <w:proofErr w:type="spellEnd"/>
            <w:r>
              <w:t xml:space="preserve"> (for search feature)</w:t>
            </w:r>
          </w:p>
        </w:tc>
      </w:tr>
      <w:tr w:rsidR="007460E6" w14:paraId="60ED493B" w14:textId="77777777" w:rsidTr="00C7691C">
        <w:tc>
          <w:tcPr>
            <w:tcW w:w="2698" w:type="dxa"/>
          </w:tcPr>
          <w:p w14:paraId="482B572C" w14:textId="77777777" w:rsidR="007460E6" w:rsidRDefault="007460E6" w:rsidP="00C7691C">
            <w:r>
              <w:t>Applications</w:t>
            </w:r>
          </w:p>
        </w:tc>
        <w:tc>
          <w:tcPr>
            <w:tcW w:w="3818" w:type="dxa"/>
          </w:tcPr>
          <w:p w14:paraId="45F46A12" w14:textId="77777777" w:rsidR="004951FD" w:rsidRDefault="004951FD" w:rsidP="00C7691C">
            <w:r>
              <w:t xml:space="preserve">RESTful </w:t>
            </w:r>
            <w:proofErr w:type="spellStart"/>
            <w:r w:rsidR="007460E6">
              <w:t>A</w:t>
            </w:r>
            <w:r>
              <w:t>pi</w:t>
            </w:r>
            <w:proofErr w:type="spellEnd"/>
            <w:r w:rsidR="008B0BD5">
              <w:t xml:space="preserve"> </w:t>
            </w:r>
          </w:p>
          <w:p w14:paraId="2941EB51" w14:textId="1A498662" w:rsidR="007460E6" w:rsidRDefault="008B0BD5" w:rsidP="00C7691C">
            <w:r>
              <w:t>WEB UI</w:t>
            </w:r>
          </w:p>
        </w:tc>
      </w:tr>
    </w:tbl>
    <w:p w14:paraId="0A1F4F3A" w14:textId="77777777" w:rsidR="007460E6" w:rsidRDefault="007460E6" w:rsidP="005F671E"/>
    <w:p w14:paraId="6E2F2209" w14:textId="77777777" w:rsidR="00B27D5D" w:rsidRDefault="00B27D5D" w:rsidP="00B27D5D"/>
    <w:p w14:paraId="2139956E" w14:textId="3D9ADD59" w:rsidR="001B6C4D" w:rsidRPr="001B6C4D" w:rsidRDefault="00D47423" w:rsidP="001B6C4D">
      <w:pPr>
        <w:pStyle w:val="Titre3"/>
        <w:rPr>
          <w:i/>
        </w:rPr>
      </w:pPr>
      <w:bookmarkStart w:id="204" w:name="_Toc499823543"/>
      <w:bookmarkStart w:id="205" w:name="_Toc501009934"/>
      <w:r>
        <w:lastRenderedPageBreak/>
        <w:t xml:space="preserve">IDAS </w:t>
      </w:r>
      <w:r w:rsidR="00C17488">
        <w:t xml:space="preserve">IOT </w:t>
      </w:r>
      <w:r>
        <w:t>Component</w:t>
      </w:r>
      <w:bookmarkEnd w:id="204"/>
      <w:r w:rsidR="0038525C">
        <w:t>s</w:t>
      </w:r>
      <w:bookmarkEnd w:id="205"/>
    </w:p>
    <w:p w14:paraId="39264EA4" w14:textId="77777777" w:rsidR="006709C5" w:rsidRDefault="00123AF1" w:rsidP="001B6C4D">
      <w:r w:rsidRPr="00123AF1">
        <w:t>The IDAS component is an implementation of the Backend Device Management GE.</w:t>
      </w:r>
    </w:p>
    <w:p w14:paraId="0DA3AD77" w14:textId="77777777" w:rsidR="0033747C" w:rsidRDefault="00D42D5B" w:rsidP="001B6C4D">
      <w:r>
        <w:t xml:space="preserve">It provides software for IOT use cases, </w:t>
      </w:r>
      <w:r w:rsidR="005F0A31">
        <w:t>like:</w:t>
      </w:r>
    </w:p>
    <w:p w14:paraId="5B42776F" w14:textId="01FCB8CE" w:rsidR="00B31FAB" w:rsidRDefault="00D42D5B" w:rsidP="0047663D">
      <w:pPr>
        <w:pStyle w:val="Paragraphedeliste"/>
        <w:numPr>
          <w:ilvl w:val="0"/>
          <w:numId w:val="28"/>
        </w:numPr>
      </w:pPr>
      <w:r>
        <w:t xml:space="preserve">to manage communication between </w:t>
      </w:r>
      <w:r w:rsidR="005F0A31">
        <w:t>sensors</w:t>
      </w:r>
      <w:r w:rsidR="00850B3D">
        <w:t xml:space="preserve"> </w:t>
      </w:r>
      <w:r w:rsidR="005F0A31">
        <w:t>&amp;</w:t>
      </w:r>
      <w:r w:rsidR="00850B3D">
        <w:t xml:space="preserve"> </w:t>
      </w:r>
      <w:r w:rsidR="005F0A31">
        <w:t>actuators/</w:t>
      </w:r>
      <w:r>
        <w:t>devices</w:t>
      </w:r>
      <w:r w:rsidR="00B31FAB">
        <w:t>/gateways</w:t>
      </w:r>
      <w:r>
        <w:t xml:space="preserve"> and the data context broker</w:t>
      </w:r>
      <w:r w:rsidR="00850B3D">
        <w:t xml:space="preserve"> using NGSI REST API</w:t>
      </w:r>
      <w:r w:rsidR="00B31FAB">
        <w:t>.</w:t>
      </w:r>
    </w:p>
    <w:p w14:paraId="1FECC8EC" w14:textId="77777777" w:rsidR="00E66E24" w:rsidRDefault="0033747C" w:rsidP="0047663D">
      <w:pPr>
        <w:pStyle w:val="Paragraphedeliste"/>
        <w:numPr>
          <w:ilvl w:val="0"/>
          <w:numId w:val="28"/>
        </w:numPr>
      </w:pPr>
      <w:r>
        <w:t xml:space="preserve">to </w:t>
      </w:r>
      <w:r w:rsidR="00E66E24">
        <w:t>manage provisioning of devices through a REST API</w:t>
      </w:r>
      <w:r>
        <w:t xml:space="preserve">, it is composed of several components organized </w:t>
      </w:r>
      <w:r w:rsidR="00E3379A">
        <w:t xml:space="preserve">by south bound protocols (UL2, JSON, LWM2M, </w:t>
      </w:r>
      <w:proofErr w:type="spellStart"/>
      <w:r w:rsidR="00E3379A">
        <w:t>Sigfox</w:t>
      </w:r>
      <w:proofErr w:type="spellEnd"/>
      <w:r w:rsidR="00E3379A">
        <w:t>)</w:t>
      </w:r>
    </w:p>
    <w:p w14:paraId="59E4D947" w14:textId="77777777" w:rsidR="005F0A31" w:rsidRDefault="005F0A31" w:rsidP="001B6C4D"/>
    <w:p w14:paraId="3B7066F0" w14:textId="77777777" w:rsidR="00B31FAB" w:rsidRPr="00DB16EE" w:rsidRDefault="00B31FAB" w:rsidP="001B6C4D">
      <w:pPr>
        <w:rPr>
          <w:rStyle w:val="Lienhypertexte"/>
          <w:lang w:val="en-GB"/>
        </w:rPr>
      </w:pPr>
      <w:r w:rsidRPr="00DB16EE">
        <w:rPr>
          <w:lang w:val="en-GB"/>
        </w:rPr>
        <w:t xml:space="preserve">On </w:t>
      </w:r>
      <w:proofErr w:type="spellStart"/>
      <w:r w:rsidRPr="00DB16EE">
        <w:rPr>
          <w:lang w:val="en-GB"/>
        </w:rPr>
        <w:t>Fiware</w:t>
      </w:r>
      <w:proofErr w:type="spellEnd"/>
      <w:r w:rsidRPr="00DB16EE">
        <w:rPr>
          <w:lang w:val="en-GB"/>
        </w:rPr>
        <w:t xml:space="preserve"> </w:t>
      </w:r>
      <w:proofErr w:type="spellStart"/>
      <w:r w:rsidRPr="00DB16EE">
        <w:rPr>
          <w:lang w:val="en-GB"/>
        </w:rPr>
        <w:t>Catalog</w:t>
      </w:r>
      <w:proofErr w:type="spellEnd"/>
      <w:r w:rsidRPr="00DB16EE">
        <w:rPr>
          <w:lang w:val="en-GB"/>
        </w:rPr>
        <w:t xml:space="preserve">: </w:t>
      </w:r>
      <w:hyperlink r:id="rId70" w:history="1">
        <w:r w:rsidR="00D36D19" w:rsidRPr="00DB16EE">
          <w:rPr>
            <w:rStyle w:val="Lienhypertexte"/>
            <w:lang w:val="en-GB"/>
          </w:rPr>
          <w:t>IDAS</w:t>
        </w:r>
      </w:hyperlink>
    </w:p>
    <w:p w14:paraId="6229DF79" w14:textId="77777777" w:rsidR="005F0A31" w:rsidRPr="005F0A31" w:rsidRDefault="005F0A31" w:rsidP="005F0A31">
      <w:pPr>
        <w:rPr>
          <w:lang w:val="en-GB"/>
        </w:rPr>
      </w:pPr>
      <w:r w:rsidRPr="005F0A31">
        <w:rPr>
          <w:lang w:val="en-GB"/>
        </w:rPr>
        <w:t xml:space="preserve">Documentation on the </w:t>
      </w:r>
      <w:proofErr w:type="spellStart"/>
      <w:r>
        <w:rPr>
          <w:lang w:val="en-GB"/>
        </w:rPr>
        <w:t>Fiware</w:t>
      </w:r>
      <w:proofErr w:type="spellEnd"/>
      <w:r>
        <w:rPr>
          <w:lang w:val="en-GB"/>
        </w:rPr>
        <w:t xml:space="preserve"> </w:t>
      </w:r>
      <w:r w:rsidRPr="005F0A31">
        <w:rPr>
          <w:lang w:val="en-GB"/>
        </w:rPr>
        <w:t xml:space="preserve">IOT </w:t>
      </w:r>
      <w:proofErr w:type="gramStart"/>
      <w:r w:rsidRPr="005F0A31">
        <w:rPr>
          <w:lang w:val="en-GB"/>
        </w:rPr>
        <w:t>stack :</w:t>
      </w:r>
      <w:proofErr w:type="gramEnd"/>
      <w:r w:rsidRPr="005F0A31">
        <w:rPr>
          <w:lang w:val="en-GB"/>
        </w:rPr>
        <w:t xml:space="preserve"> </w:t>
      </w:r>
      <w:hyperlink r:id="rId71" w:history="1">
        <w:r w:rsidRPr="005F0A31">
          <w:rPr>
            <w:rStyle w:val="Lienhypertexte"/>
            <w:lang w:val="en-GB"/>
          </w:rPr>
          <w:t>by Telefonica</w:t>
        </w:r>
      </w:hyperlink>
    </w:p>
    <w:p w14:paraId="7B6F2070" w14:textId="77777777" w:rsidR="00FE6D47" w:rsidRPr="005F0A31" w:rsidRDefault="00FE6D47" w:rsidP="001B6C4D">
      <w:pPr>
        <w:rPr>
          <w:lang w:val="en-GB"/>
        </w:rPr>
      </w:pPr>
    </w:p>
    <w:p w14:paraId="713C4FB6" w14:textId="77777777" w:rsidR="00D36D19" w:rsidRPr="005F0A31" w:rsidRDefault="00D36D19" w:rsidP="001B6C4D">
      <w:pPr>
        <w:rPr>
          <w:lang w:val="en-GB"/>
        </w:rPr>
      </w:pP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244"/>
      </w:tblGrid>
      <w:tr w:rsidR="00E92D07" w14:paraId="7C596DAF" w14:textId="77777777" w:rsidTr="00720EB8">
        <w:tc>
          <w:tcPr>
            <w:tcW w:w="2698" w:type="dxa"/>
          </w:tcPr>
          <w:p w14:paraId="31CAF008" w14:textId="77777777" w:rsidR="00E92D07" w:rsidRDefault="00E92D07" w:rsidP="00C7691C">
            <w:pPr>
              <w:rPr>
                <w:b/>
                <w:bCs/>
              </w:rPr>
            </w:pPr>
            <w:r>
              <w:rPr>
                <w:b/>
                <w:bCs/>
              </w:rPr>
              <w:t>Architecture Component</w:t>
            </w:r>
          </w:p>
        </w:tc>
        <w:tc>
          <w:tcPr>
            <w:tcW w:w="5244" w:type="dxa"/>
          </w:tcPr>
          <w:p w14:paraId="51672092" w14:textId="77777777" w:rsidR="00E92D07" w:rsidRDefault="00E92D07" w:rsidP="00C7691C">
            <w:pPr>
              <w:rPr>
                <w:b/>
                <w:bCs/>
              </w:rPr>
            </w:pPr>
            <w:r>
              <w:rPr>
                <w:b/>
                <w:bCs/>
              </w:rPr>
              <w:t>Component Elements</w:t>
            </w:r>
          </w:p>
        </w:tc>
      </w:tr>
      <w:tr w:rsidR="00E92D07" w14:paraId="42344CC3" w14:textId="77777777" w:rsidTr="00720EB8">
        <w:tc>
          <w:tcPr>
            <w:tcW w:w="2698" w:type="dxa"/>
          </w:tcPr>
          <w:p w14:paraId="0DD1BAF4" w14:textId="77777777" w:rsidR="00E92D07" w:rsidRDefault="00E92D07" w:rsidP="00C7691C">
            <w:r>
              <w:t>Database Server</w:t>
            </w:r>
          </w:p>
        </w:tc>
        <w:tc>
          <w:tcPr>
            <w:tcW w:w="5244" w:type="dxa"/>
          </w:tcPr>
          <w:p w14:paraId="41FDD72A" w14:textId="77777777" w:rsidR="00E92D07" w:rsidRDefault="00E92D07" w:rsidP="00C7691C">
            <w:r>
              <w:t>MongoDB</w:t>
            </w:r>
          </w:p>
        </w:tc>
      </w:tr>
      <w:tr w:rsidR="00E92D07" w14:paraId="4C1F7CBD" w14:textId="77777777" w:rsidTr="00720EB8">
        <w:tc>
          <w:tcPr>
            <w:tcW w:w="2698" w:type="dxa"/>
          </w:tcPr>
          <w:p w14:paraId="6B719AE5" w14:textId="77777777" w:rsidR="00E92D07" w:rsidRDefault="00E92D07" w:rsidP="00C7691C">
            <w:r>
              <w:t>Applications</w:t>
            </w:r>
          </w:p>
        </w:tc>
        <w:tc>
          <w:tcPr>
            <w:tcW w:w="5244" w:type="dxa"/>
          </w:tcPr>
          <w:p w14:paraId="00503D07" w14:textId="77777777" w:rsidR="00E92D07" w:rsidRDefault="00BE7D42" w:rsidP="00E92D07">
            <w:hyperlink r:id="rId72" w:history="1">
              <w:r w:rsidR="00E92D07" w:rsidRPr="001175F1">
                <w:rPr>
                  <w:rStyle w:val="Lienhypertexte"/>
                </w:rPr>
                <w:t>UL2.0 IOT Agent</w:t>
              </w:r>
            </w:hyperlink>
          </w:p>
          <w:p w14:paraId="2141F682" w14:textId="77777777" w:rsidR="00E92D07" w:rsidRPr="00887470" w:rsidRDefault="00887470" w:rsidP="00E92D07">
            <w:pPr>
              <w:rPr>
                <w:rStyle w:val="Lienhypertexte"/>
              </w:rPr>
            </w:pPr>
            <w:r>
              <w:fldChar w:fldCharType="begin"/>
            </w:r>
            <w:r>
              <w:instrText xml:space="preserve"> HYPERLINK "https://github.com/telefonicaid/iotagent-json" </w:instrText>
            </w:r>
            <w:r>
              <w:fldChar w:fldCharType="separate"/>
            </w:r>
            <w:r w:rsidR="00E92D07" w:rsidRPr="00887470">
              <w:rPr>
                <w:rStyle w:val="Lienhypertexte"/>
              </w:rPr>
              <w:t>JSON IOT Agent</w:t>
            </w:r>
          </w:p>
          <w:p w14:paraId="7A9A9F35" w14:textId="77777777" w:rsidR="001175F1" w:rsidRDefault="00887470" w:rsidP="00E92D07">
            <w:r>
              <w:fldChar w:fldCharType="end"/>
            </w:r>
            <w:hyperlink r:id="rId73" w:history="1">
              <w:r w:rsidR="001175F1" w:rsidRPr="00887470">
                <w:rPr>
                  <w:rStyle w:val="Lienhypertexte"/>
                </w:rPr>
                <w:t>OMA L</w:t>
              </w:r>
              <w:r w:rsidRPr="00887470">
                <w:rPr>
                  <w:rStyle w:val="Lienhypertexte"/>
                </w:rPr>
                <w:t>WM2M IOT Agent</w:t>
              </w:r>
            </w:hyperlink>
          </w:p>
          <w:p w14:paraId="18DAB582" w14:textId="77777777" w:rsidR="00DD494C" w:rsidRDefault="00BE7D42" w:rsidP="00E92D07">
            <w:hyperlink r:id="rId74" w:history="1">
              <w:r w:rsidR="00DD494C" w:rsidRPr="00887470">
                <w:rPr>
                  <w:rStyle w:val="Lienhypertexte"/>
                </w:rPr>
                <w:t>SIGFOX IOT Agent</w:t>
              </w:r>
            </w:hyperlink>
          </w:p>
          <w:p w14:paraId="1971FC71" w14:textId="77777777" w:rsidR="00E92D07" w:rsidRDefault="00BE7D42" w:rsidP="00E92D07">
            <w:hyperlink r:id="rId75" w:history="1">
              <w:r w:rsidR="00E92D07" w:rsidRPr="00887470">
                <w:rPr>
                  <w:rStyle w:val="Lienhypertexte"/>
                </w:rPr>
                <w:t>IOT</w:t>
              </w:r>
              <w:r w:rsidR="008010CB" w:rsidRPr="00887470">
                <w:rPr>
                  <w:rStyle w:val="Lienhypertexte"/>
                </w:rPr>
                <w:t xml:space="preserve"> Agent library to develop other</w:t>
              </w:r>
              <w:r w:rsidR="00E92D07" w:rsidRPr="00887470">
                <w:rPr>
                  <w:rStyle w:val="Lienhypertexte"/>
                </w:rPr>
                <w:t xml:space="preserve"> agents</w:t>
              </w:r>
            </w:hyperlink>
          </w:p>
          <w:p w14:paraId="44EE4814" w14:textId="77777777" w:rsidR="0019448D" w:rsidRDefault="0019448D" w:rsidP="00E92D07">
            <w:r>
              <w:t xml:space="preserve">IOT Agent Manager (under upgrade for </w:t>
            </w:r>
            <w:r w:rsidR="00720EB8">
              <w:t>R</w:t>
            </w:r>
            <w:r>
              <w:t>5</w:t>
            </w:r>
            <w:r w:rsidR="00720EB8">
              <w:t xml:space="preserve"> release</w:t>
            </w:r>
            <w:r>
              <w:t>)</w:t>
            </w:r>
          </w:p>
          <w:p w14:paraId="044FF69E" w14:textId="77777777" w:rsidR="0019448D" w:rsidRDefault="00720EB8" w:rsidP="00E92D07">
            <w:r w:rsidRPr="00720EB8">
              <w:t>IoT Edge Manager</w:t>
            </w:r>
            <w:r>
              <w:t xml:space="preserve"> (forthcoming for R5)</w:t>
            </w:r>
          </w:p>
          <w:p w14:paraId="0AB4CC97" w14:textId="77777777" w:rsidR="00E92D07" w:rsidRDefault="00BE7D42" w:rsidP="00C7691C">
            <w:hyperlink r:id="rId76" w:history="1">
              <w:r w:rsidR="00720EB8" w:rsidRPr="00E66391">
                <w:rPr>
                  <w:rStyle w:val="Lienhypertexte"/>
                </w:rPr>
                <w:t>IOT Orchestrator with portal UI</w:t>
              </w:r>
            </w:hyperlink>
            <w:r w:rsidR="00720EB8">
              <w:t xml:space="preserve"> (from Telefonica)</w:t>
            </w:r>
          </w:p>
          <w:p w14:paraId="1DD216C1" w14:textId="77777777" w:rsidR="00E66391" w:rsidRDefault="00E66391" w:rsidP="00C7691C">
            <w:r>
              <w:t xml:space="preserve">MQTT broker like </w:t>
            </w:r>
            <w:hyperlink r:id="rId77" w:history="1">
              <w:proofErr w:type="spellStart"/>
              <w:r w:rsidRPr="00E66391">
                <w:rPr>
                  <w:rStyle w:val="Lienhypertexte"/>
                </w:rPr>
                <w:t>Mosquitto</w:t>
              </w:r>
              <w:proofErr w:type="spellEnd"/>
            </w:hyperlink>
            <w:r>
              <w:t xml:space="preserve"> is needed for MQTT connectivity of IOT agents</w:t>
            </w:r>
            <w:r w:rsidR="0075566F">
              <w:t>.</w:t>
            </w:r>
          </w:p>
          <w:p w14:paraId="55197161" w14:textId="57AE55FF" w:rsidR="00A556CD" w:rsidRDefault="00A33E5D" w:rsidP="00C7691C">
            <w:hyperlink r:id="rId78" w:history="1">
              <w:r w:rsidR="00997832" w:rsidRPr="00A33E5D">
                <w:rPr>
                  <w:rStyle w:val="Lienhypertexte"/>
                </w:rPr>
                <w:t>Node-R</w:t>
              </w:r>
              <w:r w:rsidRPr="00A33E5D">
                <w:rPr>
                  <w:rStyle w:val="Lienhypertexte"/>
                </w:rPr>
                <w:t>ED</w:t>
              </w:r>
            </w:hyperlink>
            <w:r w:rsidR="00997832">
              <w:t xml:space="preserve"> </w:t>
            </w:r>
            <w:r w:rsidR="009E2F6C">
              <w:t xml:space="preserve">should be used </w:t>
            </w:r>
            <w:r w:rsidR="00997832">
              <w:t xml:space="preserve">to provide </w:t>
            </w:r>
            <w:r w:rsidR="00DA704B">
              <w:t xml:space="preserve">pre-processing </w:t>
            </w:r>
            <w:r w:rsidR="005962D3">
              <w:t>for</w:t>
            </w:r>
            <w:r w:rsidR="00DA704B">
              <w:t xml:space="preserve"> </w:t>
            </w:r>
            <w:r w:rsidR="005962D3">
              <w:t xml:space="preserve">some </w:t>
            </w:r>
            <w:r w:rsidR="00DA704B">
              <w:t>IOT data</w:t>
            </w:r>
            <w:r w:rsidR="005962D3">
              <w:t xml:space="preserve"> </w:t>
            </w:r>
            <w:r w:rsidR="00DA704B">
              <w:t>sources</w:t>
            </w:r>
            <w:r w:rsidR="005962D3">
              <w:t>.</w:t>
            </w:r>
          </w:p>
        </w:tc>
      </w:tr>
    </w:tbl>
    <w:p w14:paraId="6F014B14" w14:textId="77777777" w:rsidR="00E92D07" w:rsidRDefault="00E92D07" w:rsidP="001B6C4D"/>
    <w:p w14:paraId="1FAA381A" w14:textId="77777777" w:rsidR="00E92D07" w:rsidRDefault="00E66E24" w:rsidP="001B6C4D">
      <w:r>
        <w:t xml:space="preserve">As the IOT agent components provide only a REST API to interact with, it lacks a web user interface for device management in the current </w:t>
      </w:r>
      <w:proofErr w:type="spellStart"/>
      <w:r>
        <w:t>Fiware</w:t>
      </w:r>
      <w:proofErr w:type="spellEnd"/>
      <w:r>
        <w:t xml:space="preserve"> catalog.</w:t>
      </w:r>
    </w:p>
    <w:p w14:paraId="50FE3934" w14:textId="77777777" w:rsidR="00F87120" w:rsidRDefault="00F87120" w:rsidP="001B6C4D"/>
    <w:p w14:paraId="6036FE68" w14:textId="0D6B0D53" w:rsidR="00E66E24" w:rsidRDefault="00E66E24" w:rsidP="001B6C4D">
      <w:r>
        <w:t xml:space="preserve">The </w:t>
      </w:r>
      <w:hyperlink r:id="rId79" w:history="1">
        <w:r w:rsidRPr="0075566F">
          <w:rPr>
            <w:rStyle w:val="Lienhypertexte"/>
          </w:rPr>
          <w:t>IOT Agent Manager</w:t>
        </w:r>
      </w:hyperlink>
      <w:r>
        <w:t xml:space="preserve"> is under porting in Nodejs for release 5, it should provide </w:t>
      </w:r>
      <w:r w:rsidR="00CE5741">
        <w:t>an IOT agents</w:t>
      </w:r>
      <w:r>
        <w:t xml:space="preserve"> management</w:t>
      </w:r>
      <w:r w:rsidR="00407CFA">
        <w:t xml:space="preserve"> layer.</w:t>
      </w:r>
    </w:p>
    <w:p w14:paraId="6888FAC0" w14:textId="77777777" w:rsidR="002F05C0" w:rsidRDefault="002F05C0" w:rsidP="001B6C4D"/>
    <w:p w14:paraId="38CAC821" w14:textId="302DD69C" w:rsidR="00407CFA" w:rsidRDefault="00407CFA" w:rsidP="001B6C4D">
      <w:r>
        <w:t xml:space="preserve">Most of the IOT modules in </w:t>
      </w:r>
      <w:proofErr w:type="spellStart"/>
      <w:r>
        <w:t>Fiware</w:t>
      </w:r>
      <w:proofErr w:type="spellEnd"/>
      <w:r>
        <w:t xml:space="preserve"> catalog come from </w:t>
      </w:r>
      <w:hyperlink r:id="rId80" w:history="1">
        <w:r w:rsidRPr="00407CFA">
          <w:rPr>
            <w:rStyle w:val="Lienhypertexte"/>
          </w:rPr>
          <w:t>Telefonica, in their github</w:t>
        </w:r>
      </w:hyperlink>
      <w:r>
        <w:t xml:space="preserve">, they provide a component called </w:t>
      </w:r>
      <w:hyperlink r:id="rId81" w:history="1">
        <w:r w:rsidRPr="004708F2">
          <w:rPr>
            <w:rStyle w:val="Lienhypertexte"/>
          </w:rPr>
          <w:t>Orchestrator</w:t>
        </w:r>
      </w:hyperlink>
      <w:r>
        <w:t>, that allows to interact with the different modules: IOT agen</w:t>
      </w:r>
      <w:r w:rsidR="009A3889">
        <w:t xml:space="preserve">ts, </w:t>
      </w:r>
      <w:proofErr w:type="spellStart"/>
      <w:r w:rsidR="00F53596">
        <w:t>P</w:t>
      </w:r>
      <w:r w:rsidR="009A3889">
        <w:t>erseo</w:t>
      </w:r>
      <w:proofErr w:type="spellEnd"/>
      <w:r w:rsidR="009A3889">
        <w:t xml:space="preserve"> CEP, Orion, IDM, th</w:t>
      </w:r>
      <w:r w:rsidR="00D13D53">
        <w:t xml:space="preserve">is </w:t>
      </w:r>
      <w:r w:rsidR="00953FD8">
        <w:t xml:space="preserve">orchestrator </w:t>
      </w:r>
      <w:r w:rsidR="00D13D53">
        <w:t>component</w:t>
      </w:r>
      <w:r>
        <w:t xml:space="preserve"> also provide a web portal ready to use</w:t>
      </w:r>
      <w:r w:rsidR="00D13D53">
        <w:t>, but not open-source</w:t>
      </w:r>
      <w:r>
        <w:t>.</w:t>
      </w:r>
    </w:p>
    <w:p w14:paraId="45F47852" w14:textId="27A88560" w:rsidR="002F05C0" w:rsidRDefault="002F05C0" w:rsidP="001B6C4D"/>
    <w:p w14:paraId="239E49F6" w14:textId="77777777" w:rsidR="00D260D6" w:rsidRDefault="002F05C0" w:rsidP="001B6C4D">
      <w:r>
        <w:t xml:space="preserve">An IOT agent for </w:t>
      </w:r>
      <w:hyperlink r:id="rId82" w:history="1">
        <w:r w:rsidRPr="005F3097">
          <w:rPr>
            <w:rStyle w:val="Lienhypertexte"/>
          </w:rPr>
          <w:t>OPC</w:t>
        </w:r>
        <w:r w:rsidR="005F3097" w:rsidRPr="005F3097">
          <w:rPr>
            <w:rStyle w:val="Lienhypertexte"/>
          </w:rPr>
          <w:t xml:space="preserve"> UA</w:t>
        </w:r>
      </w:hyperlink>
      <w:r>
        <w:t xml:space="preserve"> is under development: </w:t>
      </w:r>
      <w:hyperlink r:id="rId83" w:history="1">
        <w:r w:rsidRPr="002A2C99">
          <w:rPr>
            <w:rStyle w:val="Lienhypertexte"/>
          </w:rPr>
          <w:t>https://github.com/BEinCPPS/idas-opcua-agent</w:t>
        </w:r>
      </w:hyperlink>
      <w:r>
        <w:t xml:space="preserve"> it shoul</w:t>
      </w:r>
      <w:r w:rsidR="005C3B8D">
        <w:t>d</w:t>
      </w:r>
      <w:r>
        <w:t xml:space="preserve"> allow to exchange information between an OPC server and an NGSI context broker.</w:t>
      </w:r>
    </w:p>
    <w:p w14:paraId="48713154" w14:textId="77777777" w:rsidR="00D260D6" w:rsidRDefault="00D260D6" w:rsidP="001B6C4D"/>
    <w:p w14:paraId="25E46373" w14:textId="75CFB1B0" w:rsidR="006607A7" w:rsidRDefault="0089264C" w:rsidP="001B6C4D">
      <w:r>
        <w:t xml:space="preserve">After analysis of </w:t>
      </w:r>
      <w:r w:rsidR="00FB55C6">
        <w:t>already used</w:t>
      </w:r>
      <w:r w:rsidR="00B828E3">
        <w:t xml:space="preserve"> </w:t>
      </w:r>
      <w:r>
        <w:t>data sources</w:t>
      </w:r>
      <w:r w:rsidR="007909D3">
        <w:t xml:space="preserve">, it appears that </w:t>
      </w:r>
      <w:r w:rsidR="006607A7">
        <w:t xml:space="preserve">none is </w:t>
      </w:r>
      <w:r w:rsidR="00BF22AC">
        <w:t>immediately compatible with the proposed IOT agents</w:t>
      </w:r>
      <w:r w:rsidR="00CC5285">
        <w:t xml:space="preserve">, </w:t>
      </w:r>
      <w:r w:rsidR="007E7867">
        <w:t>then</w:t>
      </w:r>
      <w:r w:rsidR="00CC5285">
        <w:t xml:space="preserve"> some adapters </w:t>
      </w:r>
      <w:r w:rsidR="00770522">
        <w:t>need</w:t>
      </w:r>
      <w:r w:rsidR="00CC5285">
        <w:t xml:space="preserve"> to be </w:t>
      </w:r>
      <w:r w:rsidR="007E7867">
        <w:t xml:space="preserve">developed, </w:t>
      </w:r>
      <w:r w:rsidR="00490A85">
        <w:t>to be able to store</w:t>
      </w:r>
      <w:r w:rsidR="00172D1C">
        <w:t xml:space="preserve"> it</w:t>
      </w:r>
      <w:r w:rsidR="000A5D84">
        <w:t xml:space="preserve"> in </w:t>
      </w:r>
      <w:proofErr w:type="spellStart"/>
      <w:r w:rsidR="000A5D84">
        <w:t>Fiware</w:t>
      </w:r>
      <w:proofErr w:type="spellEnd"/>
      <w:r w:rsidR="000A5D84">
        <w:t>,</w:t>
      </w:r>
      <w:r w:rsidR="00490A85">
        <w:t xml:space="preserve"> </w:t>
      </w:r>
      <w:r w:rsidR="00080DF0">
        <w:t>the data coming from thos</w:t>
      </w:r>
      <w:r w:rsidR="00770522">
        <w:t>e</w:t>
      </w:r>
      <w:r w:rsidR="00080DF0">
        <w:t xml:space="preserve"> different</w:t>
      </w:r>
      <w:r w:rsidR="00770522">
        <w:t xml:space="preserve"> data sources.</w:t>
      </w:r>
    </w:p>
    <w:p w14:paraId="49DAF3A0" w14:textId="77777777" w:rsidR="005E3EF7" w:rsidRDefault="005E3EF7" w:rsidP="001B6C4D"/>
    <w:p w14:paraId="0E6A8E18" w14:textId="5811AB5C" w:rsidR="0030123B" w:rsidRDefault="000A5D84" w:rsidP="001B6C4D">
      <w:r>
        <w:t xml:space="preserve">The existing data sources </w:t>
      </w:r>
      <w:r w:rsidR="00DE2546">
        <w:t>are most of time files in different format</w:t>
      </w:r>
      <w:r w:rsidR="00F2159B">
        <w:t xml:space="preserve"> (XML, CSV, formatted text)</w:t>
      </w:r>
      <w:r w:rsidR="0030123B">
        <w:t>, coming through FTP</w:t>
      </w:r>
      <w:r w:rsidR="000E243F">
        <w:t xml:space="preserve">, </w:t>
      </w:r>
      <w:r w:rsidR="009B46DA">
        <w:t>or got through HTTP</w:t>
      </w:r>
    </w:p>
    <w:p w14:paraId="5A060B2A" w14:textId="7E3D88D9" w:rsidR="00565FA5" w:rsidRDefault="00957301" w:rsidP="001B6C4D">
      <w:r>
        <w:t>Those data</w:t>
      </w:r>
      <w:r w:rsidR="000E243F">
        <w:t xml:space="preserve"> </w:t>
      </w:r>
      <w:r w:rsidR="00B70EBD">
        <w:t>need to</w:t>
      </w:r>
      <w:r w:rsidR="000E243F">
        <w:t xml:space="preserve"> be converted to JSON</w:t>
      </w:r>
      <w:r w:rsidR="003E334C">
        <w:t xml:space="preserve"> in a first step</w:t>
      </w:r>
      <w:r w:rsidR="00B35EBE">
        <w:t xml:space="preserve"> (with Node-RED</w:t>
      </w:r>
      <w:r w:rsidR="00692A57">
        <w:t>)</w:t>
      </w:r>
      <w:r w:rsidR="003E334C">
        <w:t xml:space="preserve">, </w:t>
      </w:r>
      <w:r w:rsidR="00A50AA2">
        <w:t xml:space="preserve">and </w:t>
      </w:r>
      <w:r w:rsidR="003E334C">
        <w:t xml:space="preserve">posted to </w:t>
      </w:r>
      <w:r w:rsidR="00C811BE">
        <w:t xml:space="preserve">an MQTT broker, then a </w:t>
      </w:r>
      <w:r w:rsidR="00C811BE" w:rsidRPr="00565FA5">
        <w:rPr>
          <w:b/>
        </w:rPr>
        <w:t>JSON</w:t>
      </w:r>
      <w:r w:rsidR="001D5F12" w:rsidRPr="00565FA5">
        <w:rPr>
          <w:b/>
        </w:rPr>
        <w:t xml:space="preserve"> IOT Agent</w:t>
      </w:r>
      <w:r w:rsidR="001D5F12">
        <w:t xml:space="preserve"> </w:t>
      </w:r>
      <w:r w:rsidR="00D3596A">
        <w:t>subscribe</w:t>
      </w:r>
      <w:r w:rsidR="0003058E">
        <w:t>r</w:t>
      </w:r>
      <w:r w:rsidR="00D3596A">
        <w:t xml:space="preserve"> </w:t>
      </w:r>
      <w:r w:rsidR="0003058E">
        <w:t>to</w:t>
      </w:r>
      <w:r w:rsidR="00D3596A">
        <w:t xml:space="preserve"> the topic on the MQTT broker</w:t>
      </w:r>
      <w:r w:rsidR="00D26005">
        <w:t xml:space="preserve">, should convert </w:t>
      </w:r>
      <w:r w:rsidR="00103D03">
        <w:t>into NGSI</w:t>
      </w:r>
      <w:r w:rsidR="00565FA5">
        <w:t xml:space="preserve"> and post to the context broker.</w:t>
      </w:r>
    </w:p>
    <w:p w14:paraId="6CEBD85E" w14:textId="49C8CA86" w:rsidR="00601751" w:rsidRDefault="00601751" w:rsidP="001B6C4D">
      <w:r>
        <w:t>The first step (data acquisition, conversion to JSON and publish to MQTT) will be done through specific programs or scripts, one per type of data source.</w:t>
      </w:r>
    </w:p>
    <w:p w14:paraId="0411F341" w14:textId="77777777" w:rsidR="00523B07" w:rsidRDefault="00523B07" w:rsidP="001B6C4D"/>
    <w:p w14:paraId="7E180B86" w14:textId="3615178F" w:rsidR="00957301" w:rsidRDefault="00523B07" w:rsidP="001B6C4D">
      <w:r>
        <w:t>The components will be deployed as docker services through stack files.</w:t>
      </w:r>
    </w:p>
    <w:p w14:paraId="62358D6F" w14:textId="77777777" w:rsidR="00523B07" w:rsidRDefault="00523B07" w:rsidP="001B6C4D"/>
    <w:p w14:paraId="04679EAD" w14:textId="77777777" w:rsidR="00770522" w:rsidRDefault="00770522" w:rsidP="001B6C4D"/>
    <w:p w14:paraId="7471DCF6" w14:textId="503BE085" w:rsidR="00C44D40" w:rsidRPr="00C44D40" w:rsidRDefault="00C44D40" w:rsidP="00C44D40">
      <w:pPr>
        <w:pStyle w:val="Titre3"/>
        <w:rPr>
          <w:i/>
        </w:rPr>
      </w:pPr>
      <w:bookmarkStart w:id="206" w:name="_Toc497140568"/>
      <w:bookmarkStart w:id="207" w:name="_Toc497322741"/>
      <w:bookmarkStart w:id="208" w:name="_Toc501009935"/>
      <w:bookmarkEnd w:id="206"/>
      <w:bookmarkEnd w:id="207"/>
      <w:r>
        <w:t>IOT Broker</w:t>
      </w:r>
      <w:r w:rsidR="001C25A9">
        <w:t xml:space="preserve"> Component</w:t>
      </w:r>
      <w:bookmarkEnd w:id="208"/>
    </w:p>
    <w:p w14:paraId="1F432F1B" w14:textId="77777777" w:rsidR="003A6EFF" w:rsidRDefault="003A6EFF" w:rsidP="00C44D40"/>
    <w:p w14:paraId="4F36C0BA" w14:textId="6997ADEC" w:rsidR="00C44D40" w:rsidRDefault="00C44D40" w:rsidP="00C44D40">
      <w:r>
        <w:t xml:space="preserve">The IOT </w:t>
      </w:r>
      <w:r w:rsidR="00D82EEC">
        <w:t>B</w:t>
      </w:r>
      <w:r>
        <w:t xml:space="preserve">roker GE </w:t>
      </w:r>
      <w:r w:rsidR="0083142B">
        <w:t>i</w:t>
      </w:r>
      <w:r w:rsidR="0083142B" w:rsidRPr="0083142B">
        <w:t>s a lightweight and scalable middleware component that separates IoT applications from the underlying device installations</w:t>
      </w:r>
      <w:r w:rsidRPr="00123AF1">
        <w:t>.</w:t>
      </w:r>
    </w:p>
    <w:p w14:paraId="6027D091" w14:textId="4AEBF13C" w:rsidR="00AA5C1B" w:rsidRDefault="004430B6" w:rsidP="00C44D40">
      <w:r>
        <w:t>Th</w:t>
      </w:r>
      <w:r w:rsidR="00881AE7">
        <w:t>is</w:t>
      </w:r>
      <w:r>
        <w:t xml:space="preserve"> component sit</w:t>
      </w:r>
      <w:r w:rsidR="00AD3EBF">
        <w:t>s</w:t>
      </w:r>
      <w:r>
        <w:t xml:space="preserve"> between the Context broker</w:t>
      </w:r>
      <w:r w:rsidR="00A55BD4">
        <w:t>, which manipulate things context</w:t>
      </w:r>
      <w:r w:rsidR="00AD3EBF">
        <w:t>, and the IOT agents</w:t>
      </w:r>
      <w:r w:rsidR="00A822FA">
        <w:t xml:space="preserve"> which manipulate device data, and </w:t>
      </w:r>
      <w:r w:rsidR="00D858B2">
        <w:t xml:space="preserve">it </w:t>
      </w:r>
      <w:r w:rsidR="00A822FA">
        <w:t xml:space="preserve">allows </w:t>
      </w:r>
      <w:r w:rsidR="001967B7">
        <w:t>to</w:t>
      </w:r>
      <w:r w:rsidR="00CD5296">
        <w:t xml:space="preserve"> define</w:t>
      </w:r>
      <w:r w:rsidR="001967B7">
        <w:t xml:space="preserve"> </w:t>
      </w:r>
      <w:r w:rsidR="00C73EBE" w:rsidRPr="00C73EBE">
        <w:t>associations between device-level and thing-level information</w:t>
      </w:r>
      <w:r w:rsidR="00D858B2">
        <w:t xml:space="preserve">, and to filter </w:t>
      </w:r>
      <w:r w:rsidR="00197661">
        <w:t>information</w:t>
      </w:r>
      <w:r w:rsidR="00BB7140">
        <w:t xml:space="preserve"> </w:t>
      </w:r>
      <w:r w:rsidR="00917E30">
        <w:t>before sending it to the con</w:t>
      </w:r>
      <w:r w:rsidR="00E7279F">
        <w:t>text broker</w:t>
      </w:r>
      <w:r w:rsidR="00C73EBE" w:rsidRPr="00C73EBE">
        <w:t>.</w:t>
      </w:r>
    </w:p>
    <w:p w14:paraId="4A556232" w14:textId="77777777" w:rsidR="00E7279F" w:rsidRDefault="00E7279F" w:rsidP="00C44D40"/>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103"/>
      </w:tblGrid>
      <w:tr w:rsidR="00E7279F" w14:paraId="3E62500A" w14:textId="77777777" w:rsidTr="00111B67">
        <w:tc>
          <w:tcPr>
            <w:tcW w:w="2698" w:type="dxa"/>
          </w:tcPr>
          <w:p w14:paraId="796998E7" w14:textId="77777777" w:rsidR="00E7279F" w:rsidRDefault="00E7279F" w:rsidP="00190FE5">
            <w:pPr>
              <w:rPr>
                <w:b/>
                <w:bCs/>
              </w:rPr>
            </w:pPr>
            <w:r>
              <w:rPr>
                <w:b/>
                <w:bCs/>
              </w:rPr>
              <w:t>Architecture Component</w:t>
            </w:r>
          </w:p>
        </w:tc>
        <w:tc>
          <w:tcPr>
            <w:tcW w:w="5103" w:type="dxa"/>
          </w:tcPr>
          <w:p w14:paraId="631BD90A" w14:textId="77777777" w:rsidR="00E7279F" w:rsidRDefault="00E7279F" w:rsidP="00190FE5">
            <w:pPr>
              <w:rPr>
                <w:b/>
                <w:bCs/>
              </w:rPr>
            </w:pPr>
            <w:r>
              <w:rPr>
                <w:b/>
                <w:bCs/>
              </w:rPr>
              <w:t>Component Elements</w:t>
            </w:r>
          </w:p>
        </w:tc>
      </w:tr>
      <w:tr w:rsidR="00E7279F" w14:paraId="01AE06CF" w14:textId="77777777" w:rsidTr="00111B67">
        <w:tc>
          <w:tcPr>
            <w:tcW w:w="2698" w:type="dxa"/>
          </w:tcPr>
          <w:p w14:paraId="5CA56FB1" w14:textId="77777777" w:rsidR="00E7279F" w:rsidRDefault="00E7279F" w:rsidP="00190FE5">
            <w:r>
              <w:t>Database Server</w:t>
            </w:r>
          </w:p>
        </w:tc>
        <w:tc>
          <w:tcPr>
            <w:tcW w:w="5103" w:type="dxa"/>
          </w:tcPr>
          <w:p w14:paraId="7ACFFD3C" w14:textId="5DA7FFBA" w:rsidR="00E7279F" w:rsidRDefault="00AA353F" w:rsidP="00190FE5">
            <w:proofErr w:type="spellStart"/>
            <w:r>
              <w:t>CouchDB</w:t>
            </w:r>
            <w:proofErr w:type="spellEnd"/>
            <w:r w:rsidR="00AF1814">
              <w:t xml:space="preserve"> </w:t>
            </w:r>
            <w:r w:rsidR="00533833">
              <w:t xml:space="preserve">for </w:t>
            </w:r>
            <w:r w:rsidR="00AF1814">
              <w:t>histor</w:t>
            </w:r>
            <w:r w:rsidR="00533833">
              <w:t>ical agent</w:t>
            </w:r>
          </w:p>
          <w:p w14:paraId="51BAADE5" w14:textId="5DEDA771" w:rsidR="00AF1814" w:rsidRDefault="00AF1814" w:rsidP="00190FE5">
            <w:r>
              <w:t>PostgreSQL (</w:t>
            </w:r>
            <w:proofErr w:type="spellStart"/>
            <w:r>
              <w:t>Citus</w:t>
            </w:r>
            <w:proofErr w:type="spellEnd"/>
            <w:r>
              <w:t xml:space="preserve"> cluster)</w:t>
            </w:r>
            <w:r w:rsidR="00533833">
              <w:t xml:space="preserve"> for </w:t>
            </w:r>
            <w:r w:rsidR="003003FC">
              <w:t>utility storage</w:t>
            </w:r>
          </w:p>
        </w:tc>
      </w:tr>
      <w:tr w:rsidR="00E7279F" w14:paraId="64D0EF64" w14:textId="77777777" w:rsidTr="00111B67">
        <w:tc>
          <w:tcPr>
            <w:tcW w:w="2698" w:type="dxa"/>
          </w:tcPr>
          <w:p w14:paraId="0C47D3CC" w14:textId="77777777" w:rsidR="00E7279F" w:rsidRDefault="00E7279F" w:rsidP="00190FE5">
            <w:r>
              <w:t>Applications</w:t>
            </w:r>
          </w:p>
        </w:tc>
        <w:tc>
          <w:tcPr>
            <w:tcW w:w="5103" w:type="dxa"/>
          </w:tcPr>
          <w:p w14:paraId="7602CF20" w14:textId="20297061" w:rsidR="00E7279F" w:rsidRDefault="0088512E" w:rsidP="00190FE5">
            <w:r>
              <w:t>IOT Broker</w:t>
            </w:r>
          </w:p>
        </w:tc>
      </w:tr>
    </w:tbl>
    <w:p w14:paraId="425A22FF" w14:textId="77777777" w:rsidR="00E7279F" w:rsidRDefault="00E7279F" w:rsidP="00C44D40"/>
    <w:p w14:paraId="4C45D4CB" w14:textId="7FCD5C85" w:rsidR="00E7279F" w:rsidRDefault="00381B84" w:rsidP="00C44D40">
      <w:r>
        <w:t xml:space="preserve">This component is not </w:t>
      </w:r>
      <w:r w:rsidR="001D2BBA">
        <w:t>mandatory</w:t>
      </w:r>
      <w:r w:rsidR="00DD506D">
        <w:t xml:space="preserve"> for the </w:t>
      </w:r>
      <w:r w:rsidR="009B35DF">
        <w:t>initial setup of the smart city platform</w:t>
      </w:r>
      <w:r w:rsidR="004D5A22">
        <w:t xml:space="preserve">, </w:t>
      </w:r>
      <w:r w:rsidR="001F43E4">
        <w:t xml:space="preserve">a reflection is needed to </w:t>
      </w:r>
      <w:r w:rsidR="00172E13">
        <w:t xml:space="preserve">evaluate the opportunity for its inclusion in the </w:t>
      </w:r>
      <w:r w:rsidR="000263FE">
        <w:t>target platform.</w:t>
      </w:r>
    </w:p>
    <w:p w14:paraId="70A81B07" w14:textId="77777777" w:rsidR="005549AD" w:rsidRDefault="005549AD" w:rsidP="00C44D40"/>
    <w:p w14:paraId="7233F6C2" w14:textId="382F62F6" w:rsidR="005549AD" w:rsidRPr="005549AD" w:rsidRDefault="005549AD" w:rsidP="005549AD">
      <w:pPr>
        <w:pStyle w:val="Titre3"/>
        <w:rPr>
          <w:i/>
        </w:rPr>
      </w:pPr>
      <w:bookmarkStart w:id="209" w:name="_Toc501009936"/>
      <w:r>
        <w:t xml:space="preserve">IOT </w:t>
      </w:r>
      <w:r w:rsidR="001C25A9">
        <w:t>Discovery Component</w:t>
      </w:r>
      <w:bookmarkEnd w:id="209"/>
    </w:p>
    <w:p w14:paraId="4E8E5C4C" w14:textId="77777777" w:rsidR="005549AD" w:rsidRDefault="005549AD" w:rsidP="005549AD"/>
    <w:p w14:paraId="4B04FA59" w14:textId="77777777" w:rsidR="00587B5F" w:rsidRDefault="005549AD" w:rsidP="00C9704B">
      <w:r>
        <w:t xml:space="preserve">The IOT </w:t>
      </w:r>
      <w:proofErr w:type="spellStart"/>
      <w:r w:rsidR="004728F0">
        <w:t>Dicovery</w:t>
      </w:r>
      <w:proofErr w:type="spellEnd"/>
      <w:r>
        <w:t xml:space="preserve"> GE </w:t>
      </w:r>
      <w:r w:rsidR="00C9704B">
        <w:t xml:space="preserve">role is to act as a meeting point for </w:t>
      </w:r>
    </w:p>
    <w:p w14:paraId="4EA87E56" w14:textId="77777777" w:rsidR="00587B5F" w:rsidRDefault="00C9704B" w:rsidP="001953AA">
      <w:pPr>
        <w:pStyle w:val="Paragraphedeliste"/>
        <w:numPr>
          <w:ilvl w:val="0"/>
          <w:numId w:val="52"/>
        </w:numPr>
      </w:pPr>
      <w:r>
        <w:t xml:space="preserve">IoT Context Producers to register the availability of their Things and Sensor devices, </w:t>
      </w:r>
    </w:p>
    <w:p w14:paraId="6084BBCF" w14:textId="2473C6F1" w:rsidR="00A67A76" w:rsidRDefault="00C9704B" w:rsidP="001953AA">
      <w:pPr>
        <w:pStyle w:val="Paragraphedeliste"/>
        <w:numPr>
          <w:ilvl w:val="0"/>
          <w:numId w:val="52"/>
        </w:numPr>
      </w:pPr>
      <w:r>
        <w:t>IoT Context Consumers to discover them</w:t>
      </w:r>
      <w:r w:rsidR="005720A4">
        <w:t>.</w:t>
      </w:r>
    </w:p>
    <w:p w14:paraId="2F70515B" w14:textId="7AE8EAE9" w:rsidR="00A67A76" w:rsidRDefault="005720A4" w:rsidP="00C9704B">
      <w:r>
        <w:t xml:space="preserve">This </w:t>
      </w:r>
      <w:r w:rsidR="00C9704B">
        <w:t>using either the OMA NGSI-9 messaging protocol</w:t>
      </w:r>
      <w:r w:rsidR="00B324A6">
        <w:t xml:space="preserve">, </w:t>
      </w:r>
      <w:r w:rsidR="00C9704B">
        <w:t xml:space="preserve">API for contextual information exchange. </w:t>
      </w:r>
    </w:p>
    <w:p w14:paraId="64B244D2" w14:textId="5A02908D" w:rsidR="00C9704B" w:rsidRDefault="00C9704B" w:rsidP="00C9704B">
      <w:r>
        <w:t xml:space="preserve">For semantic users, the Sense2Web API can be used which supports Linked Open Data. </w:t>
      </w:r>
    </w:p>
    <w:p w14:paraId="260710D8" w14:textId="77777777" w:rsidR="00C9704B" w:rsidRDefault="00C9704B" w:rsidP="00C9704B">
      <w:r>
        <w:t xml:space="preserve">The API exposes two main modules: </w:t>
      </w:r>
    </w:p>
    <w:p w14:paraId="5AD254A8" w14:textId="19785149" w:rsidR="0060486E" w:rsidRDefault="00C9704B" w:rsidP="001953AA">
      <w:pPr>
        <w:pStyle w:val="Paragraphedeliste"/>
        <w:numPr>
          <w:ilvl w:val="0"/>
          <w:numId w:val="51"/>
        </w:numPr>
      </w:pPr>
      <w:r>
        <w:t>NGSI-9 Server</w:t>
      </w:r>
      <w:r w:rsidR="0010176B">
        <w:t xml:space="preserve"> </w:t>
      </w:r>
      <w:r w:rsidR="0060486E">
        <w:t>which provides a repository for the storage of NGSI entities and allows NGSI-9 clients</w:t>
      </w:r>
      <w:r w:rsidR="008F18C4">
        <w:t xml:space="preserve"> (</w:t>
      </w:r>
      <w:r w:rsidR="00191266" w:rsidRPr="00191266">
        <w:t>Data Handling GE</w:t>
      </w:r>
      <w:r w:rsidR="00191266">
        <w:t xml:space="preserve">, </w:t>
      </w:r>
      <w:r w:rsidR="00191266" w:rsidRPr="00191266">
        <w:t>Device Management GE, IoT Broker</w:t>
      </w:r>
      <w:r w:rsidR="00191266">
        <w:t>)</w:t>
      </w:r>
      <w:r w:rsidR="0060486E">
        <w:t xml:space="preserve"> to: </w:t>
      </w:r>
    </w:p>
    <w:p w14:paraId="52068E77" w14:textId="77777777" w:rsidR="0060486E" w:rsidRDefault="0060486E" w:rsidP="001953AA">
      <w:pPr>
        <w:pStyle w:val="Paragraphedeliste"/>
        <w:numPr>
          <w:ilvl w:val="1"/>
          <w:numId w:val="51"/>
        </w:numPr>
      </w:pPr>
      <w:r>
        <w:t>Register context information about Sensors and Things.</w:t>
      </w:r>
    </w:p>
    <w:p w14:paraId="781DFF2A" w14:textId="60945879" w:rsidR="00C9704B" w:rsidRDefault="0060486E" w:rsidP="001953AA">
      <w:pPr>
        <w:pStyle w:val="Paragraphedeliste"/>
        <w:numPr>
          <w:ilvl w:val="1"/>
          <w:numId w:val="51"/>
        </w:numPr>
      </w:pPr>
      <w:r>
        <w:t>Discover context information using ID, attribute, attribute domain, and entity type.</w:t>
      </w:r>
    </w:p>
    <w:p w14:paraId="5570B827" w14:textId="4C2F7778" w:rsidR="005549AD" w:rsidRDefault="00C9704B" w:rsidP="001953AA">
      <w:pPr>
        <w:pStyle w:val="Paragraphedeliste"/>
        <w:numPr>
          <w:ilvl w:val="0"/>
          <w:numId w:val="51"/>
        </w:numPr>
      </w:pPr>
      <w:r>
        <w:t>Sense2Web Linked-data platform</w:t>
      </w:r>
      <w:r w:rsidR="00257B76">
        <w:t xml:space="preserve"> </w:t>
      </w:r>
      <w:r w:rsidR="0025534D">
        <w:t xml:space="preserve">which </w:t>
      </w:r>
      <w:r w:rsidR="00257B76" w:rsidRPr="00257B76">
        <w:t>provides a semantic repository for IoT providers to register and manage semantic descriptions (in RDF/OWL) about their "Things"</w:t>
      </w:r>
      <w:r w:rsidR="00C2460C">
        <w:t xml:space="preserve">: </w:t>
      </w:r>
      <w:r w:rsidR="00257B76" w:rsidRPr="00257B76">
        <w:t>Sensor/Actuator Devices, virtual computational elements (e.g. data aggregators) or virtual representations of any Physical Entity.</w:t>
      </w:r>
    </w:p>
    <w:p w14:paraId="41149935" w14:textId="77777777" w:rsidR="007034EE" w:rsidRDefault="007034EE" w:rsidP="00895D52"/>
    <w:p w14:paraId="7C7A51FB" w14:textId="6E40A55B" w:rsidR="00895D52" w:rsidRDefault="00823D93" w:rsidP="00895D52">
      <w:r>
        <w:t xml:space="preserve">Sens2Web </w:t>
      </w:r>
      <w:r w:rsidR="00895D52">
        <w:t xml:space="preserve">provides IoT </w:t>
      </w:r>
      <w:r w:rsidR="00A44CB8">
        <w:t>u</w:t>
      </w:r>
      <w:r w:rsidR="00895D52">
        <w:t xml:space="preserve">sers to discover these registered IoT elements using: </w:t>
      </w:r>
    </w:p>
    <w:p w14:paraId="7BA7F94D" w14:textId="7A8FA038" w:rsidR="00895D52" w:rsidRDefault="00393BD8" w:rsidP="001953AA">
      <w:pPr>
        <w:pStyle w:val="Paragraphedeliste"/>
        <w:numPr>
          <w:ilvl w:val="0"/>
          <w:numId w:val="54"/>
        </w:numPr>
      </w:pPr>
      <w:r>
        <w:t>D</w:t>
      </w:r>
      <w:r w:rsidR="00895D52">
        <w:t>escriptions in RDF</w:t>
      </w:r>
    </w:p>
    <w:p w14:paraId="7613E732" w14:textId="77777777" w:rsidR="00895D52" w:rsidRDefault="00895D52" w:rsidP="001953AA">
      <w:pPr>
        <w:pStyle w:val="Paragraphedeliste"/>
        <w:numPr>
          <w:ilvl w:val="0"/>
          <w:numId w:val="54"/>
        </w:numPr>
      </w:pPr>
      <w:r>
        <w:t>A probabilistic search mechanism that provides recommended and ranked search results for queries that don’t provide exact matching property values.</w:t>
      </w:r>
    </w:p>
    <w:p w14:paraId="74995C7A" w14:textId="77777777" w:rsidR="00895D52" w:rsidRDefault="00895D52" w:rsidP="001953AA">
      <w:pPr>
        <w:pStyle w:val="Paragraphedeliste"/>
        <w:numPr>
          <w:ilvl w:val="0"/>
          <w:numId w:val="54"/>
        </w:numPr>
      </w:pPr>
      <w:r>
        <w:t>Semantic querying via SPARQL</w:t>
      </w:r>
    </w:p>
    <w:p w14:paraId="0653EB98" w14:textId="3A7DA324" w:rsidR="00895D52" w:rsidRDefault="00895D52" w:rsidP="001953AA">
      <w:pPr>
        <w:pStyle w:val="Paragraphedeliste"/>
        <w:numPr>
          <w:ilvl w:val="0"/>
          <w:numId w:val="54"/>
        </w:numPr>
      </w:pPr>
      <w:r>
        <w:t>An association mechanism that associates Things and sensors based on their shared attribute (e.g. temperature) and spatial proximity, which can then be queried via SPARQL.</w:t>
      </w:r>
    </w:p>
    <w:p w14:paraId="3F68D37C" w14:textId="77777777" w:rsidR="00A90961" w:rsidRDefault="00A90961" w:rsidP="00A90961"/>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103"/>
      </w:tblGrid>
      <w:tr w:rsidR="00DD1F43" w14:paraId="2A9290F4" w14:textId="77777777" w:rsidTr="00190FE5">
        <w:tc>
          <w:tcPr>
            <w:tcW w:w="2698" w:type="dxa"/>
          </w:tcPr>
          <w:p w14:paraId="53EFC998" w14:textId="77777777" w:rsidR="00DD1F43" w:rsidRDefault="00DD1F43" w:rsidP="00190FE5">
            <w:pPr>
              <w:rPr>
                <w:b/>
                <w:bCs/>
              </w:rPr>
            </w:pPr>
            <w:r>
              <w:rPr>
                <w:b/>
                <w:bCs/>
              </w:rPr>
              <w:t>Architecture Component</w:t>
            </w:r>
          </w:p>
        </w:tc>
        <w:tc>
          <w:tcPr>
            <w:tcW w:w="5103" w:type="dxa"/>
          </w:tcPr>
          <w:p w14:paraId="3115C0CF" w14:textId="77777777" w:rsidR="00DD1F43" w:rsidRDefault="00DD1F43" w:rsidP="00190FE5">
            <w:pPr>
              <w:rPr>
                <w:b/>
                <w:bCs/>
              </w:rPr>
            </w:pPr>
            <w:r>
              <w:rPr>
                <w:b/>
                <w:bCs/>
              </w:rPr>
              <w:t>Component Elements</w:t>
            </w:r>
          </w:p>
        </w:tc>
      </w:tr>
      <w:tr w:rsidR="00DD1F43" w14:paraId="5827027D" w14:textId="77777777" w:rsidTr="00190FE5">
        <w:tc>
          <w:tcPr>
            <w:tcW w:w="2698" w:type="dxa"/>
          </w:tcPr>
          <w:p w14:paraId="53CFAC9E" w14:textId="77777777" w:rsidR="00DD1F43" w:rsidRDefault="00DD1F43" w:rsidP="00190FE5">
            <w:r>
              <w:t>Database Server</w:t>
            </w:r>
          </w:p>
        </w:tc>
        <w:tc>
          <w:tcPr>
            <w:tcW w:w="5103" w:type="dxa"/>
          </w:tcPr>
          <w:p w14:paraId="587D40AD" w14:textId="116E7081" w:rsidR="00DD1F43" w:rsidRDefault="00164C0B" w:rsidP="00190FE5">
            <w:r>
              <w:t>MySQL default</w:t>
            </w:r>
            <w:r w:rsidR="00441A31">
              <w:t xml:space="preserve"> </w:t>
            </w:r>
            <w:r w:rsidR="00077E59">
              <w:t xml:space="preserve">to </w:t>
            </w:r>
            <w:r w:rsidR="00441A31">
              <w:t xml:space="preserve">replace by </w:t>
            </w:r>
            <w:r w:rsidR="00DD1F43">
              <w:t>PostgreSQL (</w:t>
            </w:r>
            <w:proofErr w:type="spellStart"/>
            <w:r w:rsidR="00DD1F43">
              <w:t>Citus</w:t>
            </w:r>
            <w:proofErr w:type="spellEnd"/>
            <w:r w:rsidR="00DD1F43">
              <w:t xml:space="preserve"> cluster)</w:t>
            </w:r>
          </w:p>
        </w:tc>
      </w:tr>
      <w:tr w:rsidR="00DD1F43" w14:paraId="168851C3" w14:textId="77777777" w:rsidTr="00190FE5">
        <w:tc>
          <w:tcPr>
            <w:tcW w:w="2698" w:type="dxa"/>
          </w:tcPr>
          <w:p w14:paraId="6B9766D9" w14:textId="77777777" w:rsidR="00DD1F43" w:rsidRDefault="00DD1F43" w:rsidP="00190FE5">
            <w:r>
              <w:t>Applications</w:t>
            </w:r>
          </w:p>
        </w:tc>
        <w:tc>
          <w:tcPr>
            <w:tcW w:w="5103" w:type="dxa"/>
          </w:tcPr>
          <w:p w14:paraId="37A8E98F" w14:textId="5A626A92" w:rsidR="00DD1F43" w:rsidRDefault="007B2D18" w:rsidP="00190FE5">
            <w:r>
              <w:t>NGSI</w:t>
            </w:r>
            <w:r w:rsidR="00A41E1C">
              <w:t>-9 server</w:t>
            </w:r>
            <w:r w:rsidR="00DD4611">
              <w:t xml:space="preserve"> (</w:t>
            </w:r>
            <w:r w:rsidR="00A245D9">
              <w:t>Tomcat application)</w:t>
            </w:r>
          </w:p>
          <w:p w14:paraId="2A519330" w14:textId="2FAD978A" w:rsidR="00A41E1C" w:rsidRDefault="00A41E1C" w:rsidP="00190FE5">
            <w:r>
              <w:t>Sense2Web Linked-data platform</w:t>
            </w:r>
            <w:r w:rsidR="00A245D9">
              <w:t xml:space="preserve"> (Tomcat application)</w:t>
            </w:r>
          </w:p>
        </w:tc>
      </w:tr>
    </w:tbl>
    <w:p w14:paraId="06B373EA" w14:textId="77777777" w:rsidR="00A90961" w:rsidRDefault="00A90961" w:rsidP="00A90961"/>
    <w:p w14:paraId="60CEC3DE" w14:textId="69090646" w:rsidR="00EC0649" w:rsidRDefault="00EC0649" w:rsidP="00EC0649">
      <w:r>
        <w:t xml:space="preserve">This component is not </w:t>
      </w:r>
      <w:r w:rsidR="00F21427">
        <w:t>mandatory</w:t>
      </w:r>
      <w:r>
        <w:t xml:space="preserve"> for the initial setup of the smart city platform, a reflection is needed to evaluate the opportunity for its inclusion in the target platform.</w:t>
      </w:r>
    </w:p>
    <w:p w14:paraId="0F46C1AC" w14:textId="77777777" w:rsidR="00DD1F43" w:rsidRDefault="00DD1F43" w:rsidP="00A90961"/>
    <w:p w14:paraId="0ECFEEA2" w14:textId="77777777" w:rsidR="00C44D40" w:rsidRPr="00C44D40" w:rsidRDefault="00C44D40" w:rsidP="00C44D40">
      <w:pPr>
        <w:pStyle w:val="Titre3"/>
        <w:rPr>
          <w:i/>
        </w:rPr>
      </w:pPr>
      <w:bookmarkStart w:id="210" w:name="_Toc501009937"/>
      <w:r>
        <w:t>CEP Component</w:t>
      </w:r>
      <w:bookmarkEnd w:id="210"/>
    </w:p>
    <w:p w14:paraId="3F4F21BA" w14:textId="77777777" w:rsidR="003A6EFF" w:rsidRDefault="003A6EFF" w:rsidP="00C44D40"/>
    <w:p w14:paraId="5A026576" w14:textId="601C78B2" w:rsidR="00C44D40" w:rsidRDefault="00C44D40" w:rsidP="00C44D40">
      <w:r>
        <w:t xml:space="preserve">The CEP </w:t>
      </w:r>
      <w:r w:rsidRPr="00123AF1">
        <w:t xml:space="preserve">component is </w:t>
      </w:r>
      <w:r>
        <w:t>the Complex Event Processing</w:t>
      </w:r>
      <w:r w:rsidRPr="00123AF1">
        <w:t xml:space="preserve"> GE</w:t>
      </w:r>
      <w:r>
        <w:t xml:space="preserve"> for the </w:t>
      </w:r>
      <w:proofErr w:type="spellStart"/>
      <w:r>
        <w:t>Fiware</w:t>
      </w:r>
      <w:proofErr w:type="spellEnd"/>
      <w:r>
        <w:t xml:space="preserve"> platform</w:t>
      </w:r>
      <w:r w:rsidRPr="00123AF1">
        <w:t>.</w:t>
      </w:r>
    </w:p>
    <w:p w14:paraId="5D755AA6" w14:textId="5B9478AB" w:rsidR="00EA50BF" w:rsidRDefault="00EA50BF" w:rsidP="00C7691C">
      <w:r>
        <w:t xml:space="preserve">It </w:t>
      </w:r>
      <w:r w:rsidRPr="00EA50BF">
        <w:t xml:space="preserve">is a scalable integrated </w:t>
      </w:r>
      <w:r w:rsidR="008756DD">
        <w:t>module</w:t>
      </w:r>
      <w:r w:rsidRPr="00EA50BF">
        <w:t xml:space="preserve"> to support the development, deployment, and maintenance of event-driven applications</w:t>
      </w:r>
      <w:r>
        <w:t>.</w:t>
      </w:r>
    </w:p>
    <w:p w14:paraId="15ADDD7D" w14:textId="77777777" w:rsidR="000865C5" w:rsidRDefault="00823768" w:rsidP="00C7691C">
      <w:r>
        <w:t>To summarize</w:t>
      </w:r>
      <w:r w:rsidR="000865C5">
        <w:t>:</w:t>
      </w:r>
      <w:r>
        <w:t xml:space="preserve"> through the CEP component it’s possible to configure rules on incoming data</w:t>
      </w:r>
      <w:r w:rsidR="000865C5">
        <w:t xml:space="preserve"> (like: if a fridge temperature is higher than 4°C),</w:t>
      </w:r>
      <w:r>
        <w:t xml:space="preserve"> </w:t>
      </w:r>
    </w:p>
    <w:p w14:paraId="4A16B4BD" w14:textId="77777777" w:rsidR="00823768" w:rsidRDefault="00823768" w:rsidP="00C7691C">
      <w:r>
        <w:t xml:space="preserve">that if </w:t>
      </w:r>
      <w:r w:rsidR="000865C5">
        <w:t>verified, generate an event/action (an alarm is sent, mail, SMS, or displayed on a cockpit/dashboard)</w:t>
      </w:r>
    </w:p>
    <w:p w14:paraId="66D4B045" w14:textId="77777777" w:rsidR="008756DD" w:rsidRDefault="008756DD" w:rsidP="00AB5E39"/>
    <w:p w14:paraId="2C8EE20B" w14:textId="6DEE3784" w:rsidR="00AB5E39" w:rsidRDefault="00AB5E39" w:rsidP="00AB5E39">
      <w:r>
        <w:t xml:space="preserve">In </w:t>
      </w:r>
      <w:proofErr w:type="spellStart"/>
      <w:r>
        <w:t>Fiware</w:t>
      </w:r>
      <w:proofErr w:type="spellEnd"/>
      <w:r>
        <w:t xml:space="preserve"> catalog is proposed an implementation from IBM of the CEP module: </w:t>
      </w:r>
      <w:hyperlink r:id="rId84" w:history="1">
        <w:r w:rsidRPr="00EA50BF">
          <w:rPr>
            <w:rStyle w:val="Lienhypertexte"/>
          </w:rPr>
          <w:t>PROTON</w:t>
        </w:r>
      </w:hyperlink>
    </w:p>
    <w:p w14:paraId="64209691" w14:textId="77777777" w:rsidR="00CA110A" w:rsidRDefault="00CA110A" w:rsidP="001B6C4D"/>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4536"/>
      </w:tblGrid>
      <w:tr w:rsidR="001B7DF1" w14:paraId="18FAE6EE" w14:textId="77777777" w:rsidTr="00077E59">
        <w:tc>
          <w:tcPr>
            <w:tcW w:w="2698" w:type="dxa"/>
          </w:tcPr>
          <w:p w14:paraId="60596E86" w14:textId="77777777" w:rsidR="001B7DF1" w:rsidRDefault="001B7DF1" w:rsidP="00A97AB5">
            <w:pPr>
              <w:rPr>
                <w:b/>
                <w:bCs/>
              </w:rPr>
            </w:pPr>
            <w:r>
              <w:rPr>
                <w:b/>
                <w:bCs/>
              </w:rPr>
              <w:t>Architecture Component</w:t>
            </w:r>
          </w:p>
        </w:tc>
        <w:tc>
          <w:tcPr>
            <w:tcW w:w="4536" w:type="dxa"/>
          </w:tcPr>
          <w:p w14:paraId="61F1EC16" w14:textId="77777777" w:rsidR="001B7DF1" w:rsidRDefault="001B7DF1" w:rsidP="00A97AB5">
            <w:pPr>
              <w:rPr>
                <w:b/>
                <w:bCs/>
              </w:rPr>
            </w:pPr>
            <w:r>
              <w:rPr>
                <w:b/>
                <w:bCs/>
              </w:rPr>
              <w:t>Component Elements</w:t>
            </w:r>
          </w:p>
        </w:tc>
      </w:tr>
      <w:tr w:rsidR="001B7DF1" w14:paraId="52565A9F" w14:textId="77777777" w:rsidTr="00077E59">
        <w:tc>
          <w:tcPr>
            <w:tcW w:w="2698" w:type="dxa"/>
          </w:tcPr>
          <w:p w14:paraId="6C79F141" w14:textId="77777777" w:rsidR="001B7DF1" w:rsidRDefault="001B7DF1" w:rsidP="00A97AB5">
            <w:r>
              <w:t>Database Server</w:t>
            </w:r>
          </w:p>
        </w:tc>
        <w:tc>
          <w:tcPr>
            <w:tcW w:w="4536" w:type="dxa"/>
          </w:tcPr>
          <w:p w14:paraId="1D293EAE" w14:textId="1C1C0F7B" w:rsidR="001B7DF1" w:rsidRDefault="00995542" w:rsidP="00A97AB5">
            <w:r>
              <w:t>None in this version</w:t>
            </w:r>
          </w:p>
        </w:tc>
      </w:tr>
      <w:tr w:rsidR="001B7DF1" w14:paraId="5080352B" w14:textId="77777777" w:rsidTr="00077E59">
        <w:tc>
          <w:tcPr>
            <w:tcW w:w="2698" w:type="dxa"/>
          </w:tcPr>
          <w:p w14:paraId="55DF758E" w14:textId="77777777" w:rsidR="001B7DF1" w:rsidRDefault="001B7DF1" w:rsidP="00A97AB5">
            <w:r>
              <w:t>Applications</w:t>
            </w:r>
          </w:p>
        </w:tc>
        <w:tc>
          <w:tcPr>
            <w:tcW w:w="4536" w:type="dxa"/>
          </w:tcPr>
          <w:p w14:paraId="459059AD" w14:textId="6380E0D6" w:rsidR="001B7DF1" w:rsidRDefault="00995542" w:rsidP="00A97AB5">
            <w:r>
              <w:t>Proton is based on Tomcat and uses 4 wars:</w:t>
            </w:r>
          </w:p>
          <w:p w14:paraId="623E7012" w14:textId="2A31AE76" w:rsidR="00995542" w:rsidRDefault="00995542" w:rsidP="001953AA">
            <w:pPr>
              <w:pStyle w:val="Paragraphedeliste"/>
              <w:numPr>
                <w:ilvl w:val="0"/>
                <w:numId w:val="53"/>
              </w:numPr>
            </w:pPr>
            <w:proofErr w:type="spellStart"/>
            <w:r w:rsidRPr="00995542">
              <w:t>ProtonOnWebServerAdmin</w:t>
            </w:r>
            <w:proofErr w:type="spellEnd"/>
          </w:p>
          <w:p w14:paraId="6C2B220B" w14:textId="77777777" w:rsidR="00995542" w:rsidRDefault="00995542" w:rsidP="001953AA">
            <w:pPr>
              <w:pStyle w:val="Paragraphedeliste"/>
              <w:numPr>
                <w:ilvl w:val="0"/>
                <w:numId w:val="53"/>
              </w:numPr>
            </w:pPr>
            <w:proofErr w:type="spellStart"/>
            <w:r w:rsidRPr="00995542">
              <w:t>ProtonOnWebServer</w:t>
            </w:r>
            <w:proofErr w:type="spellEnd"/>
          </w:p>
          <w:p w14:paraId="04A38075" w14:textId="77777777" w:rsidR="00995542" w:rsidRDefault="00995542" w:rsidP="001953AA">
            <w:pPr>
              <w:pStyle w:val="Paragraphedeliste"/>
              <w:numPr>
                <w:ilvl w:val="0"/>
                <w:numId w:val="53"/>
              </w:numPr>
            </w:pPr>
            <w:proofErr w:type="spellStart"/>
            <w:r w:rsidRPr="00995542">
              <w:t>AuthoringTool</w:t>
            </w:r>
            <w:proofErr w:type="spellEnd"/>
          </w:p>
          <w:p w14:paraId="384880C1" w14:textId="4ED98781" w:rsidR="00995542" w:rsidRDefault="00995542" w:rsidP="001953AA">
            <w:pPr>
              <w:pStyle w:val="Paragraphedeliste"/>
              <w:numPr>
                <w:ilvl w:val="0"/>
                <w:numId w:val="53"/>
              </w:numPr>
            </w:pPr>
            <w:proofErr w:type="spellStart"/>
            <w:r w:rsidRPr="00995542">
              <w:t>AuthoringToolWebServer</w:t>
            </w:r>
            <w:proofErr w:type="spellEnd"/>
          </w:p>
        </w:tc>
      </w:tr>
    </w:tbl>
    <w:p w14:paraId="61849048" w14:textId="13A0A18D" w:rsidR="001B7DF1" w:rsidRDefault="001B7DF1" w:rsidP="001B6C4D"/>
    <w:p w14:paraId="0605D3F7" w14:textId="22C0BBE8" w:rsidR="008756DD" w:rsidRDefault="009D56E1" w:rsidP="001B6C4D">
      <w:r>
        <w:t>Another CEP</w:t>
      </w:r>
      <w:r w:rsidR="006F07CD">
        <w:t xml:space="preserve"> component is provided by Telefonica: </w:t>
      </w:r>
      <w:hyperlink r:id="rId85" w:history="1">
        <w:proofErr w:type="spellStart"/>
        <w:r w:rsidR="006F07CD" w:rsidRPr="00056FB4">
          <w:rPr>
            <w:rStyle w:val="Lienhypertexte"/>
          </w:rPr>
          <w:t>Perseo</w:t>
        </w:r>
        <w:proofErr w:type="spellEnd"/>
      </w:hyperlink>
    </w:p>
    <w:p w14:paraId="56F56EFF" w14:textId="77777777" w:rsidR="004951FD" w:rsidRDefault="004951FD" w:rsidP="001B6C4D"/>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8756DD" w14:paraId="0B2703BA" w14:textId="77777777" w:rsidTr="00DC0212">
        <w:tc>
          <w:tcPr>
            <w:tcW w:w="2698" w:type="dxa"/>
          </w:tcPr>
          <w:p w14:paraId="43BEE0F4" w14:textId="77777777" w:rsidR="008756DD" w:rsidRDefault="008756DD" w:rsidP="00DC0212">
            <w:pPr>
              <w:rPr>
                <w:b/>
                <w:bCs/>
              </w:rPr>
            </w:pPr>
            <w:r>
              <w:rPr>
                <w:b/>
                <w:bCs/>
              </w:rPr>
              <w:t>Architecture Component</w:t>
            </w:r>
          </w:p>
        </w:tc>
        <w:tc>
          <w:tcPr>
            <w:tcW w:w="3818" w:type="dxa"/>
          </w:tcPr>
          <w:p w14:paraId="0CC8B727" w14:textId="77777777" w:rsidR="008756DD" w:rsidRDefault="008756DD" w:rsidP="00DC0212">
            <w:pPr>
              <w:rPr>
                <w:b/>
                <w:bCs/>
              </w:rPr>
            </w:pPr>
            <w:r>
              <w:rPr>
                <w:b/>
                <w:bCs/>
              </w:rPr>
              <w:t>Component Elements</w:t>
            </w:r>
          </w:p>
        </w:tc>
      </w:tr>
      <w:tr w:rsidR="008756DD" w14:paraId="40800D11" w14:textId="77777777" w:rsidTr="00DC0212">
        <w:tc>
          <w:tcPr>
            <w:tcW w:w="2698" w:type="dxa"/>
          </w:tcPr>
          <w:p w14:paraId="72C69EA7" w14:textId="77777777" w:rsidR="008756DD" w:rsidRDefault="008756DD" w:rsidP="00DC0212">
            <w:r>
              <w:t>Database Server</w:t>
            </w:r>
          </w:p>
        </w:tc>
        <w:tc>
          <w:tcPr>
            <w:tcW w:w="3818" w:type="dxa"/>
          </w:tcPr>
          <w:p w14:paraId="48C173B0" w14:textId="78B45505" w:rsidR="008756DD" w:rsidRDefault="008756DD" w:rsidP="00DC0212">
            <w:r>
              <w:t>MongoDB</w:t>
            </w:r>
          </w:p>
        </w:tc>
      </w:tr>
      <w:tr w:rsidR="008756DD" w14:paraId="7D386E1E" w14:textId="77777777" w:rsidTr="00DC0212">
        <w:tc>
          <w:tcPr>
            <w:tcW w:w="2698" w:type="dxa"/>
          </w:tcPr>
          <w:p w14:paraId="0B820EC2" w14:textId="77777777" w:rsidR="008756DD" w:rsidRDefault="008756DD" w:rsidP="00DC0212">
            <w:r>
              <w:t>Applications</w:t>
            </w:r>
          </w:p>
        </w:tc>
        <w:tc>
          <w:tcPr>
            <w:tcW w:w="3818" w:type="dxa"/>
          </w:tcPr>
          <w:p w14:paraId="16384ABD" w14:textId="3674B46A" w:rsidR="008756DD" w:rsidRDefault="00FE613B" w:rsidP="00DC0212">
            <w:hyperlink r:id="rId86" w:history="1">
              <w:proofErr w:type="spellStart"/>
              <w:r w:rsidR="008756DD" w:rsidRPr="00FE613B">
                <w:rPr>
                  <w:rStyle w:val="Lienhypertexte"/>
                </w:rPr>
                <w:t>Perseo</w:t>
              </w:r>
              <w:proofErr w:type="spellEnd"/>
              <w:r w:rsidR="008756DD" w:rsidRPr="00FE613B">
                <w:rPr>
                  <w:rStyle w:val="Lienhypertexte"/>
                </w:rPr>
                <w:t xml:space="preserve"> Core</w:t>
              </w:r>
            </w:hyperlink>
          </w:p>
          <w:p w14:paraId="4DA2E502" w14:textId="6FAFC256" w:rsidR="008756DD" w:rsidRDefault="00FE613B" w:rsidP="00DC0212">
            <w:hyperlink r:id="rId87" w:history="1">
              <w:proofErr w:type="spellStart"/>
              <w:r w:rsidR="008756DD" w:rsidRPr="00FE613B">
                <w:rPr>
                  <w:rStyle w:val="Lienhypertexte"/>
                </w:rPr>
                <w:t>Perseo</w:t>
              </w:r>
              <w:proofErr w:type="spellEnd"/>
              <w:r w:rsidR="008756DD" w:rsidRPr="00FE613B">
                <w:rPr>
                  <w:rStyle w:val="Lienhypertexte"/>
                </w:rPr>
                <w:t xml:space="preserve"> FE</w:t>
              </w:r>
            </w:hyperlink>
          </w:p>
        </w:tc>
      </w:tr>
    </w:tbl>
    <w:p w14:paraId="03614013" w14:textId="77777777" w:rsidR="008756DD" w:rsidRDefault="008756DD" w:rsidP="001B6C4D"/>
    <w:p w14:paraId="310F1714" w14:textId="7E61537C" w:rsidR="008756DD" w:rsidRDefault="00BF7820" w:rsidP="001B6C4D">
      <w:r>
        <w:t>After testing of both solutions</w:t>
      </w:r>
      <w:r w:rsidR="0050072C">
        <w:t xml:space="preserve">, it appears that </w:t>
      </w:r>
      <w:proofErr w:type="spellStart"/>
      <w:r w:rsidR="0050072C">
        <w:t>Perseo</w:t>
      </w:r>
      <w:proofErr w:type="spellEnd"/>
      <w:r w:rsidR="0050072C">
        <w:t xml:space="preserve"> is simple</w:t>
      </w:r>
      <w:r w:rsidR="00DA6D56">
        <w:t>r</w:t>
      </w:r>
      <w:r w:rsidR="0050072C">
        <w:t xml:space="preserve"> and </w:t>
      </w:r>
      <w:r w:rsidR="00DA6D56">
        <w:t xml:space="preserve">more </w:t>
      </w:r>
      <w:r w:rsidR="0050072C">
        <w:t xml:space="preserve">straight forward to use than Proton, </w:t>
      </w:r>
      <w:r w:rsidR="009B07AA" w:rsidRPr="007A022B">
        <w:rPr>
          <w:b/>
        </w:rPr>
        <w:t xml:space="preserve">so </w:t>
      </w:r>
      <w:proofErr w:type="spellStart"/>
      <w:r w:rsidR="009B07AA" w:rsidRPr="007A022B">
        <w:rPr>
          <w:b/>
        </w:rPr>
        <w:t>Perseo</w:t>
      </w:r>
      <w:proofErr w:type="spellEnd"/>
      <w:r w:rsidR="009B07AA" w:rsidRPr="007A022B">
        <w:rPr>
          <w:b/>
        </w:rPr>
        <w:t xml:space="preserve"> should be the chosen implementation</w:t>
      </w:r>
      <w:r w:rsidR="00DA6D56">
        <w:t>.</w:t>
      </w:r>
    </w:p>
    <w:p w14:paraId="71B91796" w14:textId="77777777" w:rsidR="00DA6D56" w:rsidRDefault="00DA6D56" w:rsidP="001B6C4D"/>
    <w:p w14:paraId="14624749" w14:textId="03F9530A" w:rsidR="001B1699" w:rsidRDefault="001B1699" w:rsidP="001B6C4D">
      <w:r>
        <w:t>The CEP component will be deployed as a Docker service, using stack file.</w:t>
      </w:r>
    </w:p>
    <w:p w14:paraId="79960CFB" w14:textId="77777777" w:rsidR="001B1699" w:rsidRDefault="001B1699" w:rsidP="001B6C4D"/>
    <w:p w14:paraId="54AB0BF2" w14:textId="0AE1E8EC" w:rsidR="00D00CE4" w:rsidRPr="00D00CE4" w:rsidRDefault="00D00CE4" w:rsidP="0047663D">
      <w:pPr>
        <w:pStyle w:val="Titre3"/>
        <w:numPr>
          <w:ilvl w:val="2"/>
          <w:numId w:val="16"/>
        </w:numPr>
        <w:rPr>
          <w:i/>
        </w:rPr>
      </w:pPr>
      <w:bookmarkStart w:id="211" w:name="_Toc499823545"/>
      <w:bookmarkStart w:id="212" w:name="_Toc501009938"/>
      <w:r>
        <w:t>Application Mashup Component</w:t>
      </w:r>
      <w:r w:rsidR="00EA2F63">
        <w:t>s</w:t>
      </w:r>
      <w:bookmarkEnd w:id="211"/>
      <w:bookmarkEnd w:id="212"/>
    </w:p>
    <w:p w14:paraId="40F6243F" w14:textId="77777777" w:rsidR="00B27D5D" w:rsidRPr="00034802" w:rsidRDefault="00D00CE4" w:rsidP="00B27D5D">
      <w:proofErr w:type="spellStart"/>
      <w:r w:rsidRPr="00034802">
        <w:t>Wirecloud</w:t>
      </w:r>
      <w:proofErr w:type="spellEnd"/>
      <w:r w:rsidRPr="00034802">
        <w:t xml:space="preserve"> is the </w:t>
      </w:r>
      <w:proofErr w:type="spellStart"/>
      <w:r w:rsidRPr="00034802">
        <w:t>Fiware</w:t>
      </w:r>
      <w:proofErr w:type="spellEnd"/>
      <w:r w:rsidRPr="00034802">
        <w:t xml:space="preserve"> GE to build </w:t>
      </w:r>
      <w:r w:rsidR="009B4BCE" w:rsidRPr="00034802">
        <w:t>Rich Internet Applications (</w:t>
      </w:r>
      <w:r w:rsidR="00FA531B" w:rsidRPr="00034802">
        <w:t>RIA</w:t>
      </w:r>
      <w:r w:rsidR="009B4BCE" w:rsidRPr="00034802">
        <w:t>)</w:t>
      </w:r>
      <w:r w:rsidR="00FA531B" w:rsidRPr="00034802">
        <w:t>, using</w:t>
      </w:r>
      <w:r w:rsidRPr="00034802">
        <w:t xml:space="preserve"> semantic technologies to offer a next-generation end-user </w:t>
      </w:r>
      <w:r w:rsidR="00CF6314" w:rsidRPr="00034802">
        <w:t>centered</w:t>
      </w:r>
      <w:r w:rsidRPr="00034802">
        <w:t xml:space="preserve"> web application mashup platform.</w:t>
      </w:r>
    </w:p>
    <w:p w14:paraId="3DD95CDA" w14:textId="77777777" w:rsidR="006045D8" w:rsidRPr="001407EB" w:rsidRDefault="00A75BD9" w:rsidP="00B27D5D">
      <w:pPr>
        <w:rPr>
          <w:rStyle w:val="Lienhypertexte"/>
          <w:lang w:val="fr-FR"/>
        </w:rPr>
      </w:pPr>
      <w:r>
        <w:rPr>
          <w:lang w:val="fr-FR"/>
        </w:rPr>
        <w:t xml:space="preserve">On </w:t>
      </w:r>
      <w:proofErr w:type="spellStart"/>
      <w:r w:rsidR="0055379A" w:rsidRPr="001407EB">
        <w:rPr>
          <w:lang w:val="fr-FR"/>
        </w:rPr>
        <w:t>Fiware</w:t>
      </w:r>
      <w:proofErr w:type="spellEnd"/>
      <w:r w:rsidR="0055379A" w:rsidRPr="001407EB">
        <w:rPr>
          <w:lang w:val="fr-FR"/>
        </w:rPr>
        <w:t xml:space="preserve"> </w:t>
      </w:r>
      <w:proofErr w:type="spellStart"/>
      <w:proofErr w:type="gramStart"/>
      <w:r w:rsidR="0055379A" w:rsidRPr="001407EB">
        <w:rPr>
          <w:lang w:val="fr-FR"/>
        </w:rPr>
        <w:t>Catalog</w:t>
      </w:r>
      <w:proofErr w:type="spellEnd"/>
      <w:r w:rsidR="0055379A" w:rsidRPr="001407EB">
        <w:rPr>
          <w:lang w:val="fr-FR"/>
        </w:rPr>
        <w:t>:</w:t>
      </w:r>
      <w:proofErr w:type="gramEnd"/>
      <w:r w:rsidR="0055379A" w:rsidRPr="001407EB">
        <w:rPr>
          <w:lang w:val="fr-FR"/>
        </w:rPr>
        <w:t xml:space="preserve"> </w:t>
      </w:r>
      <w:hyperlink r:id="rId88" w:history="1">
        <w:proofErr w:type="spellStart"/>
        <w:r w:rsidR="0055379A" w:rsidRPr="001407EB">
          <w:rPr>
            <w:rStyle w:val="Lienhypertexte"/>
            <w:lang w:val="fr-FR"/>
          </w:rPr>
          <w:t>Wirecloud</w:t>
        </w:r>
        <w:proofErr w:type="spellEnd"/>
      </w:hyperlink>
    </w:p>
    <w:p w14:paraId="56CBFA79" w14:textId="77777777" w:rsidR="006045D8" w:rsidRPr="006045D8" w:rsidRDefault="006045D8" w:rsidP="006045D8">
      <w:r>
        <w:t xml:space="preserve">On </w:t>
      </w:r>
      <w:proofErr w:type="spellStart"/>
      <w:proofErr w:type="gramStart"/>
      <w:r>
        <w:t>Readthedocs</w:t>
      </w:r>
      <w:proofErr w:type="spellEnd"/>
      <w:r>
        <w:t xml:space="preserve"> :</w:t>
      </w:r>
      <w:proofErr w:type="gramEnd"/>
      <w:r>
        <w:t xml:space="preserve"> </w:t>
      </w:r>
      <w:hyperlink r:id="rId89" w:history="1">
        <w:proofErr w:type="spellStart"/>
        <w:r w:rsidRPr="00A75BD9">
          <w:rPr>
            <w:rStyle w:val="Lienhypertexte"/>
          </w:rPr>
          <w:t>Wireclou</w:t>
        </w:r>
        <w:r w:rsidR="00A75BD9">
          <w:rPr>
            <w:rStyle w:val="Lienhypertexte"/>
          </w:rPr>
          <w:t>d</w:t>
        </w:r>
        <w:proofErr w:type="spellEnd"/>
        <w:r w:rsidR="00823768">
          <w:rPr>
            <w:rStyle w:val="Lienhypertexte"/>
          </w:rPr>
          <w:t xml:space="preserve"> </w:t>
        </w:r>
        <w:r w:rsidR="00A75BD9">
          <w:rPr>
            <w:rStyle w:val="Lienhypertexte"/>
          </w:rPr>
          <w:t>Documentation</w:t>
        </w:r>
      </w:hyperlink>
      <w:r>
        <w:t xml:space="preserve"> </w:t>
      </w:r>
    </w:p>
    <w:p w14:paraId="6A54E7A5" w14:textId="77777777" w:rsidR="0055379A" w:rsidRPr="00034802" w:rsidRDefault="0055379A" w:rsidP="00B27D5D"/>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55379A" w14:paraId="4B98B68A" w14:textId="77777777" w:rsidTr="00CA6402">
        <w:tc>
          <w:tcPr>
            <w:tcW w:w="2698" w:type="dxa"/>
          </w:tcPr>
          <w:p w14:paraId="5647902A" w14:textId="77777777" w:rsidR="0055379A" w:rsidRDefault="0055379A" w:rsidP="00CA6402">
            <w:pPr>
              <w:rPr>
                <w:b/>
                <w:bCs/>
              </w:rPr>
            </w:pPr>
            <w:r>
              <w:rPr>
                <w:b/>
                <w:bCs/>
              </w:rPr>
              <w:t>Architecture Component</w:t>
            </w:r>
          </w:p>
        </w:tc>
        <w:tc>
          <w:tcPr>
            <w:tcW w:w="3818" w:type="dxa"/>
          </w:tcPr>
          <w:p w14:paraId="12727254" w14:textId="77777777" w:rsidR="0055379A" w:rsidRDefault="0055379A" w:rsidP="00CA6402">
            <w:pPr>
              <w:rPr>
                <w:b/>
                <w:bCs/>
              </w:rPr>
            </w:pPr>
            <w:r>
              <w:rPr>
                <w:b/>
                <w:bCs/>
              </w:rPr>
              <w:t>Component Elements</w:t>
            </w:r>
          </w:p>
        </w:tc>
      </w:tr>
      <w:tr w:rsidR="0055379A" w14:paraId="4F43D674" w14:textId="77777777" w:rsidTr="00CA6402">
        <w:tc>
          <w:tcPr>
            <w:tcW w:w="2698" w:type="dxa"/>
          </w:tcPr>
          <w:p w14:paraId="3C9FA48C" w14:textId="77777777" w:rsidR="0055379A" w:rsidRDefault="0055379A" w:rsidP="00CA6402">
            <w:r>
              <w:t>Database Server</w:t>
            </w:r>
          </w:p>
        </w:tc>
        <w:tc>
          <w:tcPr>
            <w:tcW w:w="3818" w:type="dxa"/>
          </w:tcPr>
          <w:p w14:paraId="53787596" w14:textId="77777777" w:rsidR="0055379A" w:rsidRDefault="0055379A" w:rsidP="00CA6402">
            <w:proofErr w:type="spellStart"/>
            <w:r>
              <w:t>Postgresql</w:t>
            </w:r>
            <w:proofErr w:type="spellEnd"/>
            <w:r>
              <w:t>/</w:t>
            </w:r>
            <w:proofErr w:type="spellStart"/>
            <w:r>
              <w:t>Citus</w:t>
            </w:r>
            <w:proofErr w:type="spellEnd"/>
          </w:p>
        </w:tc>
      </w:tr>
      <w:tr w:rsidR="0055379A" w14:paraId="52174AB4" w14:textId="77777777" w:rsidTr="00CA6402">
        <w:tc>
          <w:tcPr>
            <w:tcW w:w="2698" w:type="dxa"/>
          </w:tcPr>
          <w:p w14:paraId="78870D9C" w14:textId="77777777" w:rsidR="0055379A" w:rsidRDefault="0055379A" w:rsidP="00CA6402">
            <w:r>
              <w:t>Applications</w:t>
            </w:r>
          </w:p>
        </w:tc>
        <w:tc>
          <w:tcPr>
            <w:tcW w:w="3818" w:type="dxa"/>
          </w:tcPr>
          <w:p w14:paraId="702201F8" w14:textId="4FC14CDD" w:rsidR="0055379A" w:rsidRDefault="0055379A" w:rsidP="00CA6402">
            <w:proofErr w:type="spellStart"/>
            <w:r>
              <w:t>W</w:t>
            </w:r>
            <w:r w:rsidR="00ED18C0">
              <w:t>irecloud</w:t>
            </w:r>
            <w:proofErr w:type="spellEnd"/>
            <w:r w:rsidR="00ED18C0">
              <w:t xml:space="preserve"> w</w:t>
            </w:r>
            <w:r>
              <w:t>eb application</w:t>
            </w:r>
          </w:p>
          <w:p w14:paraId="63B2814D" w14:textId="1601F739" w:rsidR="0055379A" w:rsidRDefault="00ED18C0" w:rsidP="00CA6402">
            <w:proofErr w:type="spellStart"/>
            <w:r>
              <w:t>Wirecloud</w:t>
            </w:r>
            <w:proofErr w:type="spellEnd"/>
            <w:r>
              <w:t xml:space="preserve"> </w:t>
            </w:r>
            <w:r w:rsidR="0055379A">
              <w:t>back-end server</w:t>
            </w:r>
          </w:p>
        </w:tc>
      </w:tr>
    </w:tbl>
    <w:p w14:paraId="6299AC29" w14:textId="77777777" w:rsidR="00833288" w:rsidRDefault="00FA7B54" w:rsidP="00B27D5D">
      <w:proofErr w:type="spellStart"/>
      <w:r>
        <w:t>Wirecloud</w:t>
      </w:r>
      <w:proofErr w:type="spellEnd"/>
      <w:r w:rsidR="00755A2E">
        <w:t xml:space="preserve"> is a </w:t>
      </w:r>
      <w:r w:rsidR="00FF02D5" w:rsidRPr="00FF02D5">
        <w:t>web application mashup platform aimed at allowing end users without programming skills to easily create web applications and dashboards/cockpits</w:t>
      </w:r>
      <w:r w:rsidR="006F6545">
        <w:t>.</w:t>
      </w:r>
    </w:p>
    <w:p w14:paraId="3C6E99C1" w14:textId="77777777" w:rsidR="00755A2E" w:rsidRDefault="00755A2E" w:rsidP="00B27D5D">
      <w:r>
        <w:t>It</w:t>
      </w:r>
      <w:r w:rsidR="005E1B46">
        <w:t xml:space="preserve"> integrates complet</w:t>
      </w:r>
      <w:r>
        <w:t>e</w:t>
      </w:r>
      <w:r w:rsidR="005E1B46">
        <w:t>l</w:t>
      </w:r>
      <w:r>
        <w:t>y</w:t>
      </w:r>
      <w:r w:rsidR="005E1B46">
        <w:t xml:space="preserve"> to </w:t>
      </w:r>
      <w:proofErr w:type="spellStart"/>
      <w:r w:rsidR="005E1B46">
        <w:t>Fiware</w:t>
      </w:r>
      <w:proofErr w:type="spellEnd"/>
      <w:r w:rsidR="005E1B46">
        <w:t xml:space="preserve"> architecture, by connecting direct</w:t>
      </w:r>
      <w:r w:rsidR="00823768">
        <w:t>ly to Context Broker and historic data</w:t>
      </w:r>
      <w:r w:rsidR="00520029">
        <w:t xml:space="preserve"> storage </w:t>
      </w:r>
      <w:r w:rsidR="00823768">
        <w:t>components such as Comet STH</w:t>
      </w:r>
      <w:r w:rsidR="00445E62">
        <w:t>.</w:t>
      </w:r>
    </w:p>
    <w:p w14:paraId="7A0D5A6D" w14:textId="77777777" w:rsidR="00445E62" w:rsidRDefault="00445E62" w:rsidP="00B27D5D">
      <w:r>
        <w:t xml:space="preserve">Mashups and Dashboards made with </w:t>
      </w:r>
      <w:proofErr w:type="spellStart"/>
      <w:r>
        <w:t>Wirecloud</w:t>
      </w:r>
      <w:proofErr w:type="spellEnd"/>
      <w:r>
        <w:t xml:space="preserve">, can be monetized through the business ecosystem component </w:t>
      </w:r>
    </w:p>
    <w:p w14:paraId="6D52F537" w14:textId="77777777" w:rsidR="00CF6314" w:rsidRDefault="00CF6314" w:rsidP="00B27D5D"/>
    <w:p w14:paraId="2296354B" w14:textId="77777777" w:rsidR="00755A2E" w:rsidRPr="00755A2E" w:rsidRDefault="00CF6314" w:rsidP="00B27D5D">
      <w:pPr>
        <w:rPr>
          <w:rStyle w:val="Lienhypertexte"/>
        </w:rPr>
      </w:pPr>
      <w:r>
        <w:t xml:space="preserve">Alternatively a small </w:t>
      </w:r>
      <w:proofErr w:type="spellStart"/>
      <w:r>
        <w:t>javascript</w:t>
      </w:r>
      <w:proofErr w:type="spellEnd"/>
      <w:r>
        <w:t xml:space="preserve"> library like </w:t>
      </w:r>
      <w:hyperlink r:id="rId90" w:history="1">
        <w:r w:rsidRPr="00CF6314">
          <w:rPr>
            <w:rStyle w:val="Lienhypertexte"/>
          </w:rPr>
          <w:t>Freeboard</w:t>
        </w:r>
      </w:hyperlink>
      <w:r>
        <w:t xml:space="preserve"> can be used to visualize data coming from NGSI context broker: </w:t>
      </w:r>
      <w:hyperlink r:id="rId91" w:history="1">
        <w:r w:rsidRPr="00CF6314">
          <w:rPr>
            <w:rStyle w:val="Lienhypertexte"/>
          </w:rPr>
          <w:t xml:space="preserve">news on </w:t>
        </w:r>
        <w:proofErr w:type="spellStart"/>
        <w:r w:rsidRPr="00CF6314">
          <w:rPr>
            <w:rStyle w:val="Lienhypertexte"/>
          </w:rPr>
          <w:t>Fiware</w:t>
        </w:r>
        <w:proofErr w:type="spellEnd"/>
      </w:hyperlink>
      <w:r w:rsidR="00755A2E">
        <w:rPr>
          <w:rStyle w:val="Lienhypertexte"/>
        </w:rPr>
        <w:t xml:space="preserve">. </w:t>
      </w:r>
      <w:r w:rsidR="00755A2E">
        <w:rPr>
          <w:rStyle w:val="Lienhypertexte"/>
          <w:color w:val="auto"/>
          <w:u w:val="none"/>
        </w:rPr>
        <w:t xml:space="preserve">(an </w:t>
      </w:r>
      <w:hyperlink r:id="rId92" w:history="1">
        <w:r w:rsidR="00755A2E" w:rsidRPr="00714CD0">
          <w:rPr>
            <w:rStyle w:val="Lienhypertexte"/>
          </w:rPr>
          <w:t xml:space="preserve">Orion FIWARE </w:t>
        </w:r>
        <w:proofErr w:type="spellStart"/>
        <w:r w:rsidR="00755A2E" w:rsidRPr="00714CD0">
          <w:rPr>
            <w:rStyle w:val="Lienhypertexte"/>
          </w:rPr>
          <w:t>datasource</w:t>
        </w:r>
        <w:proofErr w:type="spellEnd"/>
      </w:hyperlink>
      <w:r w:rsidR="0028696C">
        <w:rPr>
          <w:rStyle w:val="Lienhypertexte"/>
          <w:color w:val="auto"/>
          <w:u w:val="none"/>
        </w:rPr>
        <w:t xml:space="preserve"> has been developed by Telefonica)</w:t>
      </w:r>
    </w:p>
    <w:p w14:paraId="778750E4" w14:textId="77777777" w:rsidR="0028696C" w:rsidRDefault="0028696C" w:rsidP="00B27D5D">
      <w:pPr>
        <w:rPr>
          <w:rStyle w:val="Lienhypertexte"/>
          <w:color w:val="auto"/>
          <w:u w:val="none"/>
        </w:rPr>
      </w:pPr>
    </w:p>
    <w:p w14:paraId="1D372215" w14:textId="77777777" w:rsidR="00C2052F" w:rsidRPr="00C2052F" w:rsidRDefault="00C2052F" w:rsidP="00B27D5D">
      <w:r>
        <w:rPr>
          <w:rStyle w:val="Lienhypertexte"/>
          <w:color w:val="auto"/>
          <w:u w:val="none"/>
        </w:rPr>
        <w:t xml:space="preserve">Freeboard can be used also from web where you can publish dashboards: </w:t>
      </w:r>
      <w:hyperlink r:id="rId93" w:history="1">
        <w:r w:rsidRPr="00C2052F">
          <w:rPr>
            <w:rStyle w:val="Lienhypertexte"/>
          </w:rPr>
          <w:t>Freeboard.io</w:t>
        </w:r>
      </w:hyperlink>
    </w:p>
    <w:p w14:paraId="67233ECB" w14:textId="77777777" w:rsidR="0028696C" w:rsidRDefault="0028696C" w:rsidP="00B27D5D"/>
    <w:p w14:paraId="4E2CD04E" w14:textId="77777777" w:rsidR="0055379A" w:rsidRDefault="00C2052F" w:rsidP="00B27D5D">
      <w:r>
        <w:t>It can also be deployed on a web server, on the platform</w:t>
      </w:r>
      <w:r w:rsidR="00755A2E">
        <w:t>,</w:t>
      </w:r>
      <w:r>
        <w:t xml:space="preserve"> but there’s no </w:t>
      </w:r>
      <w:r w:rsidR="004C7719">
        <w:t xml:space="preserve">security </w:t>
      </w:r>
      <w:r w:rsidR="00714CD0">
        <w:t xml:space="preserve">or publishing </w:t>
      </w:r>
      <w:r w:rsidR="004C7719">
        <w:t xml:space="preserve">management provided, it </w:t>
      </w:r>
      <w:proofErr w:type="gramStart"/>
      <w:r w:rsidR="004C7719">
        <w:t>has to</w:t>
      </w:r>
      <w:proofErr w:type="gramEnd"/>
      <w:r w:rsidR="004C7719">
        <w:t xml:space="preserve"> be added, by </w:t>
      </w:r>
      <w:r w:rsidR="001157B7">
        <w:t>passing</w:t>
      </w:r>
      <w:r w:rsidR="004C7719">
        <w:t xml:space="preserve"> through a proxy.</w:t>
      </w:r>
    </w:p>
    <w:p w14:paraId="28402305" w14:textId="77777777" w:rsidR="0028696C" w:rsidRDefault="0028696C" w:rsidP="00B27D5D"/>
    <w:p w14:paraId="3F8C32C2" w14:textId="77777777" w:rsidR="00714CD0" w:rsidRDefault="00714CD0" w:rsidP="00B27D5D">
      <w:r>
        <w:t xml:space="preserve">As it’s pure </w:t>
      </w:r>
      <w:proofErr w:type="spellStart"/>
      <w:r>
        <w:t>javascript</w:t>
      </w:r>
      <w:proofErr w:type="spellEnd"/>
      <w:r>
        <w:t xml:space="preserve"> library and some </w:t>
      </w:r>
      <w:proofErr w:type="spellStart"/>
      <w:r>
        <w:t>json</w:t>
      </w:r>
      <w:proofErr w:type="spellEnd"/>
      <w:r>
        <w:t xml:space="preserve"> definition</w:t>
      </w:r>
      <w:r w:rsidR="0010413E">
        <w:t xml:space="preserve"> and configuration</w:t>
      </w:r>
      <w:r>
        <w:t>, it can be integrated in a web application</w:t>
      </w:r>
      <w:r w:rsidR="0010413E">
        <w:t xml:space="preserve"> that is proposed in the market place</w:t>
      </w:r>
      <w:r>
        <w:t>.</w:t>
      </w:r>
    </w:p>
    <w:p w14:paraId="0084224F" w14:textId="77777777" w:rsidR="00891D08" w:rsidRDefault="00891D08" w:rsidP="00B27D5D"/>
    <w:p w14:paraId="6824DE67" w14:textId="77777777" w:rsidR="00D47423" w:rsidRDefault="00FE6D47" w:rsidP="00D47423">
      <w:pPr>
        <w:pStyle w:val="Titre3"/>
        <w:rPr>
          <w:i/>
        </w:rPr>
      </w:pPr>
      <w:bookmarkStart w:id="213" w:name="_Toc499823546"/>
      <w:bookmarkStart w:id="214" w:name="_Toc501009939"/>
      <w:r>
        <w:t>Business</w:t>
      </w:r>
      <w:r w:rsidR="00D47423">
        <w:t xml:space="preserve"> Ecosystem Component</w:t>
      </w:r>
      <w:bookmarkEnd w:id="213"/>
      <w:bookmarkEnd w:id="214"/>
    </w:p>
    <w:p w14:paraId="69750DFA" w14:textId="77777777" w:rsidR="00D36D19" w:rsidRPr="00034802" w:rsidRDefault="00D47423" w:rsidP="00D36D19">
      <w:pPr>
        <w:rPr>
          <w:rFonts w:cs="Arial"/>
          <w:color w:val="404040"/>
          <w:shd w:val="clear" w:color="auto" w:fill="FCFCFC"/>
        </w:rPr>
      </w:pPr>
      <w:r w:rsidRPr="00034802">
        <w:rPr>
          <w:rFonts w:cs="Arial"/>
          <w:color w:val="404040"/>
          <w:shd w:val="clear" w:color="auto" w:fill="FCFCFC"/>
        </w:rPr>
        <w:t>The Business API Ecosystem exposes its complete functionality through TM</w:t>
      </w:r>
      <w:r w:rsidR="00CF6314" w:rsidRPr="00034802">
        <w:rPr>
          <w:rFonts w:cs="Arial"/>
          <w:color w:val="404040"/>
          <w:shd w:val="clear" w:color="auto" w:fill="FCFCFC"/>
        </w:rPr>
        <w:t xml:space="preserve"> </w:t>
      </w:r>
      <w:r w:rsidRPr="00034802">
        <w:rPr>
          <w:rFonts w:cs="Arial"/>
          <w:color w:val="404040"/>
          <w:shd w:val="clear" w:color="auto" w:fill="FCFCFC"/>
        </w:rPr>
        <w:t xml:space="preserve">Forum standard APIs; concretely, it includes the </w:t>
      </w:r>
      <w:r w:rsidR="00D36D19" w:rsidRPr="00034802">
        <w:rPr>
          <w:rFonts w:cs="Arial"/>
          <w:color w:val="404040"/>
          <w:shd w:val="clear" w:color="auto" w:fill="FCFCFC"/>
        </w:rPr>
        <w:t>following key features:</w:t>
      </w:r>
    </w:p>
    <w:p w14:paraId="4AA61F17" w14:textId="77777777" w:rsidR="00D36D19" w:rsidRPr="00034802" w:rsidRDefault="00D36D19" w:rsidP="0047663D">
      <w:pPr>
        <w:pStyle w:val="Paragraphedeliste"/>
        <w:numPr>
          <w:ilvl w:val="0"/>
          <w:numId w:val="20"/>
        </w:numPr>
        <w:rPr>
          <w:rFonts w:cs="Arial"/>
          <w:color w:val="404040"/>
          <w:shd w:val="clear" w:color="auto" w:fill="FCFCFC"/>
        </w:rPr>
      </w:pPr>
      <w:r w:rsidRPr="00034802">
        <w:rPr>
          <w:rFonts w:cs="Arial"/>
          <w:color w:val="404040"/>
          <w:shd w:val="clear" w:color="auto" w:fill="FCFCFC"/>
        </w:rPr>
        <w:t>Support for the management of catalogs, products, and offering</w:t>
      </w:r>
    </w:p>
    <w:p w14:paraId="62038514" w14:textId="77777777" w:rsidR="00D36D19" w:rsidRPr="00034802" w:rsidRDefault="00D36D19" w:rsidP="0047663D">
      <w:pPr>
        <w:pStyle w:val="Paragraphedeliste"/>
        <w:numPr>
          <w:ilvl w:val="0"/>
          <w:numId w:val="20"/>
        </w:numPr>
        <w:rPr>
          <w:rFonts w:cs="Arial"/>
          <w:color w:val="404040"/>
          <w:shd w:val="clear" w:color="auto" w:fill="FCFCFC"/>
        </w:rPr>
      </w:pPr>
      <w:r w:rsidRPr="00034802">
        <w:rPr>
          <w:rFonts w:cs="Arial"/>
          <w:color w:val="404040"/>
          <w:shd w:val="clear" w:color="auto" w:fill="FCFCFC"/>
        </w:rPr>
        <w:t>Support for rich pricing models, including recurring payments, pay-per-use, etc.</w:t>
      </w:r>
    </w:p>
    <w:p w14:paraId="3C15344C" w14:textId="77777777" w:rsidR="00D36D19" w:rsidRPr="00034802" w:rsidRDefault="00D36D19" w:rsidP="0047663D">
      <w:pPr>
        <w:pStyle w:val="Paragraphedeliste"/>
        <w:numPr>
          <w:ilvl w:val="0"/>
          <w:numId w:val="20"/>
        </w:numPr>
        <w:rPr>
          <w:rFonts w:cs="Arial"/>
          <w:color w:val="404040"/>
          <w:shd w:val="clear" w:color="auto" w:fill="FCFCFC"/>
        </w:rPr>
      </w:pPr>
      <w:r w:rsidRPr="00034802">
        <w:rPr>
          <w:rFonts w:cs="Arial"/>
          <w:color w:val="404040"/>
          <w:shd w:val="clear" w:color="auto" w:fill="FCFCFC"/>
        </w:rPr>
        <w:t>Support for accounting callbacks</w:t>
      </w:r>
    </w:p>
    <w:p w14:paraId="14840DE5" w14:textId="77777777" w:rsidR="00D36D19" w:rsidRPr="00034802" w:rsidRDefault="00D36D19" w:rsidP="0047663D">
      <w:pPr>
        <w:pStyle w:val="Paragraphedeliste"/>
        <w:numPr>
          <w:ilvl w:val="0"/>
          <w:numId w:val="20"/>
        </w:numPr>
        <w:rPr>
          <w:rFonts w:cs="Arial"/>
          <w:color w:val="404040"/>
          <w:shd w:val="clear" w:color="auto" w:fill="FCFCFC"/>
        </w:rPr>
      </w:pPr>
      <w:r w:rsidRPr="00034802">
        <w:rPr>
          <w:rFonts w:cs="Arial"/>
          <w:color w:val="404040"/>
          <w:shd w:val="clear" w:color="auto" w:fill="FCFCFC"/>
        </w:rPr>
        <w:t>Support for billing and charging</w:t>
      </w:r>
    </w:p>
    <w:p w14:paraId="2915CC34" w14:textId="77777777" w:rsidR="00D36D19" w:rsidRPr="00034802" w:rsidRDefault="00D36D19" w:rsidP="0047663D">
      <w:pPr>
        <w:pStyle w:val="Paragraphedeliste"/>
        <w:numPr>
          <w:ilvl w:val="0"/>
          <w:numId w:val="20"/>
        </w:numPr>
        <w:rPr>
          <w:rFonts w:cs="Arial"/>
          <w:color w:val="404040"/>
          <w:shd w:val="clear" w:color="auto" w:fill="FCFCFC"/>
        </w:rPr>
      </w:pPr>
      <w:r w:rsidRPr="00034802">
        <w:rPr>
          <w:rFonts w:cs="Arial"/>
          <w:color w:val="404040"/>
          <w:shd w:val="clear" w:color="auto" w:fill="FCFCFC"/>
        </w:rPr>
        <w:t>Integrated support for PayPal, including customer charges and seller payments</w:t>
      </w:r>
    </w:p>
    <w:p w14:paraId="4447C1B4" w14:textId="77777777" w:rsidR="00D36D19" w:rsidRPr="00D36D19" w:rsidRDefault="00D36D19" w:rsidP="0047663D">
      <w:pPr>
        <w:pStyle w:val="Paragraphedeliste"/>
        <w:numPr>
          <w:ilvl w:val="0"/>
          <w:numId w:val="20"/>
        </w:numPr>
        <w:rPr>
          <w:rFonts w:ascii="Verdana" w:hAnsi="Verdana"/>
          <w:color w:val="404040"/>
          <w:shd w:val="clear" w:color="auto" w:fill="FCFCFC"/>
        </w:rPr>
      </w:pPr>
      <w:r w:rsidRPr="00034802">
        <w:rPr>
          <w:rFonts w:cs="Arial"/>
          <w:color w:val="404040"/>
          <w:shd w:val="clear" w:color="auto" w:fill="FCFCFC"/>
        </w:rPr>
        <w:t>Support for revenue sharing, including models with multiple stakeholders involved</w:t>
      </w:r>
    </w:p>
    <w:p w14:paraId="0FDEF5ED" w14:textId="77777777" w:rsidR="00075C69" w:rsidRDefault="00075C69" w:rsidP="00D47423">
      <w:pPr>
        <w:rPr>
          <w:rFonts w:cs="Arial"/>
          <w:color w:val="404040"/>
          <w:shd w:val="clear" w:color="auto" w:fill="FCFCFC"/>
        </w:rPr>
      </w:pPr>
    </w:p>
    <w:p w14:paraId="778D4F46" w14:textId="50F5E8A9" w:rsidR="00D47423" w:rsidRPr="00034802" w:rsidRDefault="007259A4" w:rsidP="00D47423">
      <w:pPr>
        <w:rPr>
          <w:rFonts w:cs="Arial"/>
          <w:color w:val="404040"/>
          <w:shd w:val="clear" w:color="auto" w:fill="FCFCFC"/>
        </w:rPr>
      </w:pPr>
      <w:r w:rsidRPr="00034802">
        <w:rPr>
          <w:rFonts w:cs="Arial"/>
          <w:color w:val="404040"/>
          <w:shd w:val="clear" w:color="auto" w:fill="FCFCFC"/>
        </w:rPr>
        <w:t xml:space="preserve">Link to </w:t>
      </w:r>
      <w:proofErr w:type="spellStart"/>
      <w:r w:rsidR="00D36D19" w:rsidRPr="00034802">
        <w:rPr>
          <w:rFonts w:cs="Arial"/>
          <w:color w:val="404040"/>
          <w:shd w:val="clear" w:color="auto" w:fill="FCFCFC"/>
        </w:rPr>
        <w:t>Fiware</w:t>
      </w:r>
      <w:proofErr w:type="spellEnd"/>
      <w:r w:rsidR="00D36D19" w:rsidRPr="00034802">
        <w:rPr>
          <w:rFonts w:cs="Arial"/>
          <w:color w:val="404040"/>
          <w:shd w:val="clear" w:color="auto" w:fill="FCFCFC"/>
        </w:rPr>
        <w:t xml:space="preserve"> catalog: </w:t>
      </w:r>
      <w:hyperlink r:id="rId94" w:history="1">
        <w:r w:rsidR="00D36D19" w:rsidRPr="00034802">
          <w:rPr>
            <w:rStyle w:val="Lienhypertexte"/>
            <w:rFonts w:cs="Arial"/>
            <w:shd w:val="clear" w:color="auto" w:fill="FCFCFC"/>
          </w:rPr>
          <w:t>B</w:t>
        </w:r>
        <w:r w:rsidR="00F2262F">
          <w:rPr>
            <w:rStyle w:val="Lienhypertexte"/>
            <w:rFonts w:cs="Arial"/>
            <w:shd w:val="clear" w:color="auto" w:fill="FCFCFC"/>
          </w:rPr>
          <w:t>usiness</w:t>
        </w:r>
        <w:r w:rsidR="00D36D19" w:rsidRPr="00034802">
          <w:rPr>
            <w:rStyle w:val="Lienhypertexte"/>
            <w:rFonts w:cs="Arial"/>
            <w:shd w:val="clear" w:color="auto" w:fill="FCFCFC"/>
          </w:rPr>
          <w:t xml:space="preserve"> </w:t>
        </w:r>
        <w:proofErr w:type="spellStart"/>
        <w:r w:rsidR="00D36D19" w:rsidRPr="00034802">
          <w:rPr>
            <w:rStyle w:val="Lienhypertexte"/>
            <w:rFonts w:cs="Arial"/>
            <w:shd w:val="clear" w:color="auto" w:fill="FCFCFC"/>
          </w:rPr>
          <w:t>Api</w:t>
        </w:r>
        <w:proofErr w:type="spellEnd"/>
        <w:r w:rsidR="00D36D19" w:rsidRPr="00034802">
          <w:rPr>
            <w:rStyle w:val="Lienhypertexte"/>
            <w:rFonts w:cs="Arial"/>
            <w:shd w:val="clear" w:color="auto" w:fill="FCFCFC"/>
          </w:rPr>
          <w:t xml:space="preserve"> Ecosystem</w:t>
        </w:r>
      </w:hyperlink>
    </w:p>
    <w:p w14:paraId="032729E4" w14:textId="252809C5" w:rsidR="00D47423" w:rsidRDefault="00D47423" w:rsidP="00D47423">
      <w:pPr>
        <w:rPr>
          <w:rFonts w:ascii="Verdana" w:hAnsi="Verdana"/>
          <w:color w:val="404040"/>
          <w:shd w:val="clear" w:color="auto" w:fill="FCFCFC"/>
        </w:rPr>
      </w:pPr>
      <w:r w:rsidRPr="00034802">
        <w:rPr>
          <w:rFonts w:cs="Arial"/>
          <w:color w:val="404040"/>
          <w:shd w:val="clear" w:color="auto" w:fill="FCFCFC"/>
        </w:rPr>
        <w:t xml:space="preserve">Link to </w:t>
      </w:r>
      <w:r w:rsidR="007259A4" w:rsidRPr="00034802">
        <w:rPr>
          <w:rFonts w:cs="Arial"/>
          <w:color w:val="404040"/>
          <w:shd w:val="clear" w:color="auto" w:fill="FCFCFC"/>
        </w:rPr>
        <w:t>the documentation</w:t>
      </w:r>
      <w:r w:rsidRPr="00034802">
        <w:rPr>
          <w:rFonts w:cs="Arial"/>
          <w:color w:val="404040"/>
          <w:shd w:val="clear" w:color="auto" w:fill="FCFCFC"/>
        </w:rPr>
        <w:t>:</w:t>
      </w:r>
      <w:r>
        <w:rPr>
          <w:rFonts w:ascii="Verdana" w:hAnsi="Verdana"/>
          <w:color w:val="404040"/>
          <w:shd w:val="clear" w:color="auto" w:fill="FCFCFC"/>
        </w:rPr>
        <w:t xml:space="preserve"> </w:t>
      </w:r>
      <w:hyperlink r:id="rId95" w:history="1">
        <w:r w:rsidR="001636DD">
          <w:rPr>
            <w:rStyle w:val="Lienhypertexte"/>
            <w:rFonts w:ascii="Verdana" w:hAnsi="Verdana"/>
            <w:shd w:val="clear" w:color="auto" w:fill="FCFCFC"/>
          </w:rPr>
          <w:t>on</w:t>
        </w:r>
      </w:hyperlink>
      <w:r w:rsidR="001636DD">
        <w:rPr>
          <w:rStyle w:val="Lienhypertexte"/>
          <w:rFonts w:ascii="Verdana" w:hAnsi="Verdana"/>
          <w:shd w:val="clear" w:color="auto" w:fill="FCFCFC"/>
        </w:rPr>
        <w:t xml:space="preserve"> </w:t>
      </w:r>
      <w:proofErr w:type="spellStart"/>
      <w:r w:rsidR="001636DD">
        <w:rPr>
          <w:rStyle w:val="Lienhypertexte"/>
          <w:rFonts w:ascii="Verdana" w:hAnsi="Verdana"/>
          <w:shd w:val="clear" w:color="auto" w:fill="FCFCFC"/>
        </w:rPr>
        <w:t>read</w:t>
      </w:r>
      <w:r w:rsidR="00F2262F">
        <w:rPr>
          <w:rStyle w:val="Lienhypertexte"/>
          <w:rFonts w:ascii="Verdana" w:hAnsi="Verdana"/>
          <w:shd w:val="clear" w:color="auto" w:fill="FCFCFC"/>
        </w:rPr>
        <w:t>thedocs</w:t>
      </w:r>
      <w:proofErr w:type="spellEnd"/>
    </w:p>
    <w:p w14:paraId="107ED43E" w14:textId="77777777" w:rsidR="00D47423" w:rsidRDefault="00D47423" w:rsidP="00D47423">
      <w:pPr>
        <w:rPr>
          <w:rFonts w:ascii="Verdana" w:hAnsi="Verdana"/>
          <w:color w:val="404040"/>
          <w:shd w:val="clear" w:color="auto" w:fill="FCFCFC"/>
        </w:rPr>
      </w:pPr>
    </w:p>
    <w:p w14:paraId="6CA0FBC8" w14:textId="77777777" w:rsidR="00692D17" w:rsidRPr="00C8634C" w:rsidRDefault="00692D17" w:rsidP="00C8634C">
      <w:pPr>
        <w:rPr>
          <w:rFonts w:cs="Arial"/>
          <w:color w:val="404040"/>
          <w:shd w:val="clear" w:color="auto" w:fill="FCFCFC"/>
        </w:rPr>
      </w:pPr>
      <w:r w:rsidRPr="00C8634C">
        <w:rPr>
          <w:rFonts w:cs="Arial"/>
          <w:color w:val="404040"/>
          <w:shd w:val="clear" w:color="auto" w:fill="FCFCFC"/>
        </w:rPr>
        <w:t xml:space="preserve">This component is the </w:t>
      </w:r>
      <w:r w:rsidRPr="00A014EB">
        <w:rPr>
          <w:rFonts w:cs="Arial"/>
          <w:b/>
          <w:color w:val="404040"/>
          <w:shd w:val="clear" w:color="auto" w:fill="FCFCFC"/>
        </w:rPr>
        <w:t>Market Place</w:t>
      </w:r>
      <w:r w:rsidRPr="00C8634C">
        <w:rPr>
          <w:rFonts w:cs="Arial"/>
          <w:color w:val="404040"/>
          <w:shd w:val="clear" w:color="auto" w:fill="FCFCFC"/>
        </w:rPr>
        <w:t xml:space="preserve"> of the Smart City platform, it allows to leverage:</w:t>
      </w:r>
    </w:p>
    <w:p w14:paraId="76E80D68" w14:textId="77777777" w:rsidR="00692D17" w:rsidRPr="00C8634C" w:rsidRDefault="00692D17" w:rsidP="00C8634C">
      <w:pPr>
        <w:rPr>
          <w:rFonts w:cs="Arial"/>
          <w:color w:val="404040"/>
          <w:shd w:val="clear" w:color="auto" w:fill="FCFCFC"/>
        </w:rPr>
      </w:pPr>
      <w:r w:rsidRPr="00C8634C">
        <w:rPr>
          <w:rFonts w:cs="Arial"/>
          <w:color w:val="404040"/>
          <w:shd w:val="clear" w:color="auto" w:fill="FCFCFC"/>
        </w:rPr>
        <w:t>Authorization access to services, and their monetization</w:t>
      </w:r>
      <w:r w:rsidR="005F7EFC" w:rsidRPr="00C8634C">
        <w:rPr>
          <w:rFonts w:cs="Arial"/>
          <w:color w:val="404040"/>
          <w:shd w:val="clear" w:color="auto" w:fill="FCFCFC"/>
        </w:rPr>
        <w:t>,</w:t>
      </w:r>
      <w:r w:rsidRPr="00C8634C">
        <w:rPr>
          <w:rFonts w:cs="Arial"/>
          <w:color w:val="404040"/>
          <w:shd w:val="clear" w:color="auto" w:fill="FCFCFC"/>
        </w:rPr>
        <w:t xml:space="preserve"> even with several stakeholde</w:t>
      </w:r>
      <w:r w:rsidR="0028696C" w:rsidRPr="00C8634C">
        <w:rPr>
          <w:rFonts w:cs="Arial"/>
          <w:color w:val="404040"/>
          <w:shd w:val="clear" w:color="auto" w:fill="FCFCFC"/>
        </w:rPr>
        <w:t>rs involved that share revenues,</w:t>
      </w:r>
    </w:p>
    <w:p w14:paraId="3F574265" w14:textId="77777777" w:rsidR="00692D17" w:rsidRPr="00C8634C" w:rsidRDefault="0028696C" w:rsidP="00C8634C">
      <w:pPr>
        <w:rPr>
          <w:rFonts w:cs="Arial"/>
          <w:color w:val="404040"/>
          <w:shd w:val="clear" w:color="auto" w:fill="FCFCFC"/>
        </w:rPr>
      </w:pPr>
      <w:r w:rsidRPr="00C8634C">
        <w:rPr>
          <w:rFonts w:cs="Arial"/>
          <w:color w:val="404040"/>
          <w:shd w:val="clear" w:color="auto" w:fill="FCFCFC"/>
        </w:rPr>
        <w:t>s</w:t>
      </w:r>
      <w:r w:rsidR="009F0ADC" w:rsidRPr="00C8634C">
        <w:rPr>
          <w:rFonts w:cs="Arial"/>
          <w:color w:val="404040"/>
          <w:shd w:val="clear" w:color="auto" w:fill="FCFCFC"/>
        </w:rPr>
        <w:t>ervices here</w:t>
      </w:r>
      <w:r w:rsidR="00692D17" w:rsidRPr="00C8634C">
        <w:rPr>
          <w:rFonts w:cs="Arial"/>
          <w:color w:val="404040"/>
          <w:shd w:val="clear" w:color="auto" w:fill="FCFCFC"/>
        </w:rPr>
        <w:t xml:space="preserve"> includes </w:t>
      </w:r>
      <w:r w:rsidR="009F0ADC" w:rsidRPr="00C8634C">
        <w:rPr>
          <w:rFonts w:cs="Arial"/>
          <w:color w:val="404040"/>
          <w:shd w:val="clear" w:color="auto" w:fill="FCFCFC"/>
        </w:rPr>
        <w:t>the applications available in the catalog, the data sets in CKAN, the available APIs.</w:t>
      </w:r>
    </w:p>
    <w:p w14:paraId="119B0106" w14:textId="77777777" w:rsidR="00D36D19" w:rsidRDefault="00D36D19" w:rsidP="00C8634C"/>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5528"/>
      </w:tblGrid>
      <w:tr w:rsidR="00D36D19" w14:paraId="1EA228A6" w14:textId="77777777" w:rsidTr="00AD7AA2">
        <w:tc>
          <w:tcPr>
            <w:tcW w:w="3261" w:type="dxa"/>
          </w:tcPr>
          <w:p w14:paraId="0282FEFA" w14:textId="77777777" w:rsidR="00D36D19" w:rsidRDefault="00D36D19" w:rsidP="00CA6402">
            <w:pPr>
              <w:rPr>
                <w:b/>
                <w:bCs/>
              </w:rPr>
            </w:pPr>
            <w:r>
              <w:rPr>
                <w:b/>
                <w:bCs/>
              </w:rPr>
              <w:t>Architecture Component</w:t>
            </w:r>
          </w:p>
        </w:tc>
        <w:tc>
          <w:tcPr>
            <w:tcW w:w="5528" w:type="dxa"/>
          </w:tcPr>
          <w:p w14:paraId="767C6E58" w14:textId="77777777" w:rsidR="00D36D19" w:rsidRDefault="00D36D19" w:rsidP="00CA6402">
            <w:pPr>
              <w:rPr>
                <w:b/>
                <w:bCs/>
              </w:rPr>
            </w:pPr>
            <w:r>
              <w:rPr>
                <w:b/>
                <w:bCs/>
              </w:rPr>
              <w:t>Component Elements</w:t>
            </w:r>
          </w:p>
        </w:tc>
      </w:tr>
      <w:tr w:rsidR="00D36D19" w14:paraId="3CFC177A" w14:textId="77777777" w:rsidTr="00AD7AA2">
        <w:tc>
          <w:tcPr>
            <w:tcW w:w="3261" w:type="dxa"/>
          </w:tcPr>
          <w:p w14:paraId="4DFE2A77" w14:textId="77777777" w:rsidR="00D36D19" w:rsidRDefault="00D36D19" w:rsidP="00CA6402">
            <w:r>
              <w:t>Database Server</w:t>
            </w:r>
          </w:p>
        </w:tc>
        <w:tc>
          <w:tcPr>
            <w:tcW w:w="5528" w:type="dxa"/>
          </w:tcPr>
          <w:p w14:paraId="2AAFFFFB" w14:textId="19B1E70F" w:rsidR="00D36D19" w:rsidRDefault="00D36D19" w:rsidP="00CA6402">
            <w:proofErr w:type="spellStart"/>
            <w:r>
              <w:t>Postgresql</w:t>
            </w:r>
            <w:proofErr w:type="spellEnd"/>
            <w:r>
              <w:t>/</w:t>
            </w:r>
            <w:proofErr w:type="spellStart"/>
            <w:r>
              <w:t>Citus</w:t>
            </w:r>
            <w:proofErr w:type="spellEnd"/>
            <w:r>
              <w:t xml:space="preserve"> (</w:t>
            </w:r>
            <w:r w:rsidR="00F2262F">
              <w:t xml:space="preserve">to </w:t>
            </w:r>
            <w:r>
              <w:t>change from MySQL)</w:t>
            </w:r>
          </w:p>
        </w:tc>
      </w:tr>
      <w:tr w:rsidR="00D36D19" w14:paraId="084BAD13" w14:textId="77777777" w:rsidTr="00AD7AA2">
        <w:tc>
          <w:tcPr>
            <w:tcW w:w="3261" w:type="dxa"/>
          </w:tcPr>
          <w:p w14:paraId="2E1D6E40" w14:textId="77777777" w:rsidR="00D36D19" w:rsidRDefault="00D36D19" w:rsidP="00CA6402">
            <w:r>
              <w:t>Applications</w:t>
            </w:r>
          </w:p>
        </w:tc>
        <w:tc>
          <w:tcPr>
            <w:tcW w:w="5528" w:type="dxa"/>
          </w:tcPr>
          <w:p w14:paraId="3A1B594E" w14:textId="77777777" w:rsidR="00D36D19" w:rsidRDefault="00D36D19" w:rsidP="00CA6402">
            <w:r>
              <w:t>Web application</w:t>
            </w:r>
          </w:p>
          <w:p w14:paraId="463DC6D3" w14:textId="77777777" w:rsidR="00D36D19" w:rsidRDefault="00D36D19" w:rsidP="00CA6402">
            <w:r>
              <w:t>back-end server</w:t>
            </w:r>
            <w:r w:rsidR="001F3B63">
              <w:t>s:</w:t>
            </w:r>
          </w:p>
          <w:p w14:paraId="4B015D0D" w14:textId="77777777" w:rsidR="00D36D19" w:rsidRDefault="00AD7AA2" w:rsidP="0047663D">
            <w:pPr>
              <w:pStyle w:val="Paragraphedeliste"/>
              <w:numPr>
                <w:ilvl w:val="0"/>
                <w:numId w:val="24"/>
              </w:numPr>
            </w:pPr>
            <w:r>
              <w:t xml:space="preserve">TM Forum APIs reference implementation (catalog, ordering, inventory, usage, billing, party </w:t>
            </w:r>
            <w:proofErr w:type="spellStart"/>
            <w:r>
              <w:t>Apis</w:t>
            </w:r>
            <w:proofErr w:type="spellEnd"/>
            <w:r>
              <w:t>)</w:t>
            </w:r>
          </w:p>
          <w:p w14:paraId="0E5B91BE" w14:textId="77777777" w:rsidR="00AD7AA2" w:rsidRDefault="00AD7AA2" w:rsidP="0047663D">
            <w:pPr>
              <w:pStyle w:val="Paragraphedeliste"/>
              <w:numPr>
                <w:ilvl w:val="0"/>
                <w:numId w:val="24"/>
              </w:numPr>
            </w:pPr>
            <w:r>
              <w:t>Charging Backend,</w:t>
            </w:r>
          </w:p>
          <w:p w14:paraId="69F2ED94" w14:textId="77777777" w:rsidR="00AD7AA2" w:rsidRDefault="00AD7AA2" w:rsidP="0047663D">
            <w:pPr>
              <w:pStyle w:val="Paragraphedeliste"/>
              <w:numPr>
                <w:ilvl w:val="0"/>
                <w:numId w:val="24"/>
              </w:numPr>
            </w:pPr>
            <w:r>
              <w:t>Revenue Sharing Service (RSS)</w:t>
            </w:r>
          </w:p>
          <w:p w14:paraId="27913284" w14:textId="77777777" w:rsidR="00AD7AA2" w:rsidRDefault="00AD7AA2" w:rsidP="0047663D">
            <w:pPr>
              <w:pStyle w:val="Paragraphedeliste"/>
              <w:numPr>
                <w:ilvl w:val="0"/>
                <w:numId w:val="24"/>
              </w:numPr>
            </w:pPr>
            <w:r>
              <w:t>Logic Proxy</w:t>
            </w:r>
          </w:p>
        </w:tc>
      </w:tr>
    </w:tbl>
    <w:p w14:paraId="5A3B7171" w14:textId="77777777" w:rsidR="00D36D19" w:rsidRDefault="00D36D19" w:rsidP="00D36D19"/>
    <w:p w14:paraId="7C07483C" w14:textId="3464600A" w:rsidR="00F2262F" w:rsidRDefault="00F2262F" w:rsidP="00D36D19">
      <w:r>
        <w:t>The compo</w:t>
      </w:r>
      <w:r w:rsidR="00E73ECC">
        <w:t>n</w:t>
      </w:r>
      <w:r>
        <w:t>ent</w:t>
      </w:r>
      <w:r w:rsidR="00E73ECC">
        <w:t xml:space="preserve">s will be deployed </w:t>
      </w:r>
      <w:r w:rsidR="00615935">
        <w:t>as services in containers, through a stack</w:t>
      </w:r>
      <w:r w:rsidR="00184030">
        <w:t xml:space="preserve"> </w:t>
      </w:r>
      <w:r w:rsidR="00615935">
        <w:t>file</w:t>
      </w:r>
      <w:r w:rsidR="00184030">
        <w:t>.</w:t>
      </w:r>
    </w:p>
    <w:p w14:paraId="357BD717" w14:textId="77777777" w:rsidR="00695EDD" w:rsidRDefault="00695EDD" w:rsidP="00695EDD"/>
    <w:p w14:paraId="6AF75B6E" w14:textId="77777777" w:rsidR="00E90DD4" w:rsidRDefault="00E90DD4" w:rsidP="00E90DD4">
      <w:pPr>
        <w:pStyle w:val="Titre3"/>
      </w:pPr>
      <w:bookmarkStart w:id="215" w:name="_Toc499823547"/>
      <w:bookmarkStart w:id="216" w:name="_Toc501009940"/>
      <w:r>
        <w:t>Development Components</w:t>
      </w:r>
      <w:bookmarkEnd w:id="215"/>
      <w:bookmarkEnd w:id="216"/>
    </w:p>
    <w:p w14:paraId="55E13062" w14:textId="77777777" w:rsidR="00C42B58" w:rsidRDefault="00C42B58" w:rsidP="00E90DD4"/>
    <w:p w14:paraId="2E7B6F24" w14:textId="2793383C" w:rsidR="00E90DD4" w:rsidRDefault="0054227E" w:rsidP="00E90DD4">
      <w:proofErr w:type="spellStart"/>
      <w:r>
        <w:t>Fiware</w:t>
      </w:r>
      <w:proofErr w:type="spellEnd"/>
      <w:r>
        <w:t xml:space="preserve"> </w:t>
      </w:r>
      <w:r w:rsidR="006F4D91">
        <w:t>was proposing</w:t>
      </w:r>
      <w:r>
        <w:t xml:space="preserve"> to use </w:t>
      </w:r>
      <w:hyperlink r:id="rId96" w:history="1">
        <w:proofErr w:type="spellStart"/>
        <w:r w:rsidRPr="00714CD0">
          <w:rPr>
            <w:rStyle w:val="Lienhypertexte"/>
          </w:rPr>
          <w:t>FusionF</w:t>
        </w:r>
        <w:r w:rsidR="0042372D" w:rsidRPr="00714CD0">
          <w:rPr>
            <w:rStyle w:val="Lienhypertexte"/>
          </w:rPr>
          <w:t>orge</w:t>
        </w:r>
        <w:proofErr w:type="spellEnd"/>
      </w:hyperlink>
      <w:r>
        <w:t xml:space="preserve"> (the software suite </w:t>
      </w:r>
      <w:r w:rsidR="0085199E">
        <w:t>originated from</w:t>
      </w:r>
      <w:r>
        <w:t xml:space="preserve"> </w:t>
      </w:r>
      <w:r w:rsidR="0085199E">
        <w:t xml:space="preserve">Forge that was running </w:t>
      </w:r>
      <w:r>
        <w:t>SourceForge</w:t>
      </w:r>
      <w:r w:rsidR="0085199E">
        <w:t>.net</w:t>
      </w:r>
      <w:r>
        <w:t>)</w:t>
      </w:r>
      <w:r w:rsidR="00276FED">
        <w:t>, Eclipse as an IDE</w:t>
      </w:r>
      <w:r w:rsidR="0042372D">
        <w:t xml:space="preserve"> as the set of tools for development</w:t>
      </w:r>
      <w:r w:rsidR="0085199E">
        <w:t>.</w:t>
      </w:r>
    </w:p>
    <w:p w14:paraId="50638C5F" w14:textId="77777777" w:rsidR="0037146F" w:rsidRDefault="0037146F" w:rsidP="00E90DD4"/>
    <w:p w14:paraId="730C266E" w14:textId="77777777" w:rsidR="005B5738" w:rsidRDefault="0042372D" w:rsidP="00E90DD4">
      <w:r>
        <w:t>Now with the advent of Docker, Eclipse have evolve</w:t>
      </w:r>
      <w:r w:rsidR="00D95EAC">
        <w:t>d</w:t>
      </w:r>
      <w:r>
        <w:t xml:space="preserve"> towards the </w:t>
      </w:r>
      <w:r w:rsidR="00D6208A">
        <w:t xml:space="preserve">container </w:t>
      </w:r>
      <w:r>
        <w:t xml:space="preserve">paradigm and propose </w:t>
      </w:r>
      <w:hyperlink r:id="rId97" w:history="1">
        <w:r w:rsidRPr="0085199E">
          <w:rPr>
            <w:rStyle w:val="Lienhypertexte"/>
          </w:rPr>
          <w:t>Eclipse Che</w:t>
        </w:r>
      </w:hyperlink>
      <w:r w:rsidR="0037146F">
        <w:t xml:space="preserve"> as an IDE &amp; Developer Workspace server</w:t>
      </w:r>
      <w:r w:rsidR="005B5738">
        <w:t xml:space="preserve"> that works with Docker.</w:t>
      </w:r>
    </w:p>
    <w:p w14:paraId="160CFF9E" w14:textId="617075E8" w:rsidR="0042372D" w:rsidRDefault="005B5738" w:rsidP="00E90DD4">
      <w:r w:rsidRPr="00974508">
        <w:rPr>
          <w:b/>
        </w:rPr>
        <w:t>It allows to develop Docker ready applications</w:t>
      </w:r>
      <w:r w:rsidR="0037146F">
        <w:t>, in addition it provides a RESTful API to interact with.</w:t>
      </w:r>
    </w:p>
    <w:p w14:paraId="0BB7017B" w14:textId="77777777" w:rsidR="0037146F" w:rsidRDefault="0037146F" w:rsidP="00E90DD4"/>
    <w:p w14:paraId="06C07E30" w14:textId="77777777" w:rsidR="00F06249" w:rsidRDefault="00F06249" w:rsidP="00E90DD4">
      <w:r>
        <w:t>If for many applications</w:t>
      </w:r>
      <w:r w:rsidR="00D6208A">
        <w:t xml:space="preserve"> like dashboards,</w:t>
      </w:r>
      <w:r>
        <w:t xml:space="preserve"> </w:t>
      </w:r>
      <w:r w:rsidR="009633CD">
        <w:t xml:space="preserve">using </w:t>
      </w:r>
      <w:proofErr w:type="spellStart"/>
      <w:r>
        <w:t>Wirecloud</w:t>
      </w:r>
      <w:proofErr w:type="spellEnd"/>
      <w:r>
        <w:t xml:space="preserve"> component is a good solution, for more complex or even mobile application it is not adapted, so that Eclipse Che</w:t>
      </w:r>
      <w:r w:rsidR="0037146F">
        <w:t xml:space="preserve"> IDE</w:t>
      </w:r>
      <w:r>
        <w:t xml:space="preserve"> </w:t>
      </w:r>
      <w:r w:rsidR="00A12F71">
        <w:t>is</w:t>
      </w:r>
      <w:r w:rsidR="009633CD">
        <w:t xml:space="preserve"> an appropriate</w:t>
      </w:r>
      <w:r w:rsidR="00D6208A">
        <w:t xml:space="preserve"> solution</w:t>
      </w:r>
      <w:r w:rsidR="0037146F">
        <w:t xml:space="preserve"> to develop Docker ready applications</w:t>
      </w:r>
      <w:r w:rsidR="00A12F71">
        <w:t>.</w:t>
      </w:r>
    </w:p>
    <w:p w14:paraId="21B5BB40" w14:textId="77777777" w:rsidR="009633CD" w:rsidRDefault="009633CD" w:rsidP="00E90DD4"/>
    <w:p w14:paraId="53DD487C" w14:textId="6175474C" w:rsidR="0037146F" w:rsidRDefault="00EF2D7B" w:rsidP="00E90DD4">
      <w:r>
        <w:t xml:space="preserve">Eclipse Che is the next generation of IDE, </w:t>
      </w:r>
      <w:r w:rsidR="00C30D27">
        <w:t xml:space="preserve">it </w:t>
      </w:r>
      <w:r>
        <w:t xml:space="preserve">provides integrated connectors to git and SVN, so that it can be </w:t>
      </w:r>
      <w:r w:rsidR="00426071">
        <w:t xml:space="preserve">easily </w:t>
      </w:r>
      <w:r w:rsidR="009633CD">
        <w:t>connected to the</w:t>
      </w:r>
      <w:r>
        <w:t xml:space="preserve"> </w:t>
      </w:r>
      <w:proofErr w:type="spellStart"/>
      <w:r>
        <w:t>Gitlab</w:t>
      </w:r>
      <w:proofErr w:type="spellEnd"/>
      <w:r>
        <w:t xml:space="preserve"> of MNCA</w:t>
      </w:r>
      <w:r w:rsidR="00066145">
        <w:t>.</w:t>
      </w:r>
    </w:p>
    <w:p w14:paraId="77B082E1" w14:textId="77777777" w:rsidR="00D67108" w:rsidRDefault="00D67108" w:rsidP="00E90DD4"/>
    <w:p w14:paraId="6B32ACC3" w14:textId="5B6DB062" w:rsidR="00066145" w:rsidRDefault="00066145" w:rsidP="00E90DD4">
      <w:r>
        <w:t xml:space="preserve">An Eclipse Che server can be set in a multi-users environment, it uses </w:t>
      </w:r>
      <w:hyperlink r:id="rId98" w:history="1">
        <w:proofErr w:type="spellStart"/>
        <w:r w:rsidRPr="002654A5">
          <w:rPr>
            <w:rStyle w:val="Lienhypertexte"/>
          </w:rPr>
          <w:t>Keycloak</w:t>
        </w:r>
        <w:proofErr w:type="spellEnd"/>
      </w:hyperlink>
      <w:r>
        <w:t xml:space="preserve"> as IDM provider</w:t>
      </w:r>
      <w:r w:rsidR="00D61434">
        <w:t>, and a PostgreSQL database</w:t>
      </w:r>
      <w:r w:rsidR="00D1066A">
        <w:t xml:space="preserve"> for metadata.</w:t>
      </w:r>
    </w:p>
    <w:p w14:paraId="61004B9E" w14:textId="77777777" w:rsidR="00D67108" w:rsidRDefault="00D67108" w:rsidP="00E90DD4"/>
    <w:p w14:paraId="57405B80" w14:textId="5182F5BC" w:rsidR="00D67108" w:rsidRDefault="00D67108" w:rsidP="00E90DD4">
      <w:proofErr w:type="spellStart"/>
      <w:r w:rsidRPr="00D67108">
        <w:t>Keycloak</w:t>
      </w:r>
      <w:proofErr w:type="spellEnd"/>
      <w:r w:rsidRPr="00D67108">
        <w:t xml:space="preserve"> comes </w:t>
      </w:r>
      <w:r>
        <w:t xml:space="preserve">also </w:t>
      </w:r>
      <w:r w:rsidRPr="00D67108">
        <w:t>with a built-in LDAP/AD plugin</w:t>
      </w:r>
      <w:r>
        <w:t xml:space="preserve">, which </w:t>
      </w:r>
      <w:r w:rsidRPr="00D67108">
        <w:t>supports password validation via LDAP/AD protocols and different user metadata synchronization modes</w:t>
      </w:r>
      <w:r>
        <w:t>, so that internal users already registered on MNCA ADAM, can be identified in Eclipse Che</w:t>
      </w:r>
      <w:r w:rsidRPr="00D67108">
        <w:t>.</w:t>
      </w:r>
    </w:p>
    <w:p w14:paraId="3835C0FC" w14:textId="77777777" w:rsidR="009633CD" w:rsidRDefault="009633CD" w:rsidP="00E90DD4"/>
    <w:p w14:paraId="01394E8E" w14:textId="01EC1C97" w:rsidR="00D1066A" w:rsidRDefault="000633F4" w:rsidP="00E90DD4">
      <w:r>
        <w:t>An Eclipse Che Server using the IDM component, is</w:t>
      </w:r>
      <w:r w:rsidR="0003268B">
        <w:t xml:space="preserve"> the right</w:t>
      </w:r>
      <w:r>
        <w:t xml:space="preserve"> candidate for the </w:t>
      </w:r>
      <w:r w:rsidR="003F706F">
        <w:t>development</w:t>
      </w:r>
      <w:r>
        <w:t xml:space="preserve"> IDE</w:t>
      </w:r>
      <w:r w:rsidR="00510571">
        <w:t xml:space="preserve"> for </w:t>
      </w:r>
      <w:r>
        <w:t xml:space="preserve">the </w:t>
      </w:r>
      <w:r w:rsidR="009633CD">
        <w:t xml:space="preserve">MNCA </w:t>
      </w:r>
      <w:r>
        <w:t>smart city platform</w:t>
      </w:r>
      <w:r w:rsidR="009338CC">
        <w:t xml:space="preserve">, as the component </w:t>
      </w:r>
      <w:r w:rsidR="006632FC">
        <w:t>works natively with Docker</w:t>
      </w:r>
      <w:r w:rsidR="0003268B">
        <w:t>, it will be part of the PAAS</w:t>
      </w:r>
      <w:r w:rsidR="00457AD4">
        <w:t xml:space="preserve"> provided in the platform</w:t>
      </w:r>
      <w:r w:rsidR="00864B5C">
        <w:t>.</w:t>
      </w:r>
    </w:p>
    <w:p w14:paraId="68D1B3D0" w14:textId="069175AD" w:rsidR="002D2DF7" w:rsidRDefault="002D2DF7" w:rsidP="00E90DD4"/>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D67108" w14:paraId="4BE4BA03" w14:textId="77777777" w:rsidTr="005D4ED7">
        <w:tc>
          <w:tcPr>
            <w:tcW w:w="2698" w:type="dxa"/>
          </w:tcPr>
          <w:p w14:paraId="3C4E3C89" w14:textId="77777777" w:rsidR="00D67108" w:rsidRDefault="00D67108" w:rsidP="005D4ED7">
            <w:pPr>
              <w:rPr>
                <w:b/>
                <w:bCs/>
              </w:rPr>
            </w:pPr>
            <w:r>
              <w:rPr>
                <w:b/>
                <w:bCs/>
              </w:rPr>
              <w:t>Architecture Component</w:t>
            </w:r>
          </w:p>
        </w:tc>
        <w:tc>
          <w:tcPr>
            <w:tcW w:w="3818" w:type="dxa"/>
          </w:tcPr>
          <w:p w14:paraId="207537A7" w14:textId="77777777" w:rsidR="00D67108" w:rsidRDefault="00D67108" w:rsidP="005D4ED7">
            <w:pPr>
              <w:rPr>
                <w:b/>
                <w:bCs/>
              </w:rPr>
            </w:pPr>
            <w:r>
              <w:rPr>
                <w:b/>
                <w:bCs/>
              </w:rPr>
              <w:t>Component Elements</w:t>
            </w:r>
          </w:p>
        </w:tc>
      </w:tr>
      <w:tr w:rsidR="00D67108" w14:paraId="5F090A80" w14:textId="77777777" w:rsidTr="005D4ED7">
        <w:tc>
          <w:tcPr>
            <w:tcW w:w="2698" w:type="dxa"/>
          </w:tcPr>
          <w:p w14:paraId="20C0F5B6" w14:textId="77777777" w:rsidR="00D67108" w:rsidRDefault="00D67108" w:rsidP="005D4ED7">
            <w:r>
              <w:t>Database Server</w:t>
            </w:r>
          </w:p>
        </w:tc>
        <w:tc>
          <w:tcPr>
            <w:tcW w:w="3818" w:type="dxa"/>
          </w:tcPr>
          <w:p w14:paraId="259EFAD2" w14:textId="71439B01" w:rsidR="00D67108" w:rsidRDefault="00D67108" w:rsidP="005D4ED7">
            <w:proofErr w:type="spellStart"/>
            <w:r>
              <w:t>Postgresql</w:t>
            </w:r>
            <w:proofErr w:type="spellEnd"/>
            <w:r>
              <w:t>/</w:t>
            </w:r>
            <w:proofErr w:type="spellStart"/>
            <w:r>
              <w:t>Citus</w:t>
            </w:r>
            <w:proofErr w:type="spellEnd"/>
          </w:p>
        </w:tc>
      </w:tr>
      <w:tr w:rsidR="00D67108" w14:paraId="36173C64" w14:textId="77777777" w:rsidTr="005D4ED7">
        <w:tc>
          <w:tcPr>
            <w:tcW w:w="2698" w:type="dxa"/>
          </w:tcPr>
          <w:p w14:paraId="78E4C3E3" w14:textId="77777777" w:rsidR="00D67108" w:rsidRDefault="00D67108" w:rsidP="005D4ED7">
            <w:r>
              <w:t>Applications</w:t>
            </w:r>
          </w:p>
        </w:tc>
        <w:tc>
          <w:tcPr>
            <w:tcW w:w="3818" w:type="dxa"/>
          </w:tcPr>
          <w:p w14:paraId="7B3BD12D" w14:textId="2C873463" w:rsidR="00D67108" w:rsidRDefault="00D67108" w:rsidP="005D4ED7">
            <w:proofErr w:type="spellStart"/>
            <w:r>
              <w:t>Elipse</w:t>
            </w:r>
            <w:proofErr w:type="spellEnd"/>
            <w:r>
              <w:t xml:space="preserve"> Che</w:t>
            </w:r>
          </w:p>
          <w:p w14:paraId="1182AE1D" w14:textId="77777777" w:rsidR="00D67108" w:rsidRDefault="00C026FD" w:rsidP="005D4ED7">
            <w:proofErr w:type="spellStart"/>
            <w:r>
              <w:t>Keyclo</w:t>
            </w:r>
            <w:r w:rsidR="002701BE">
              <w:t>ack</w:t>
            </w:r>
            <w:proofErr w:type="spellEnd"/>
            <w:r w:rsidR="002701BE">
              <w:t xml:space="preserve"> (or </w:t>
            </w:r>
            <w:proofErr w:type="spellStart"/>
            <w:r w:rsidR="002701BE">
              <w:t>Keyrock</w:t>
            </w:r>
            <w:proofErr w:type="spellEnd"/>
            <w:r w:rsidR="002701BE">
              <w:t>) for security</w:t>
            </w:r>
          </w:p>
          <w:p w14:paraId="40D492F9" w14:textId="56FA1E7E" w:rsidR="00254BE5" w:rsidRDefault="00254BE5" w:rsidP="005D4ED7">
            <w:r>
              <w:t>GitLab SCM</w:t>
            </w:r>
            <w:r w:rsidR="00AF43DF">
              <w:t>/PM</w:t>
            </w:r>
          </w:p>
        </w:tc>
      </w:tr>
    </w:tbl>
    <w:p w14:paraId="155C0EE5" w14:textId="77777777" w:rsidR="00D67108" w:rsidRDefault="00D67108" w:rsidP="00E90DD4"/>
    <w:p w14:paraId="0E874A3F" w14:textId="6E04ADBB" w:rsidR="00864B5C" w:rsidRDefault="00254BE5" w:rsidP="00E90DD4">
      <w:r>
        <w:t>D</w:t>
      </w:r>
      <w:r w:rsidR="00CC4674">
        <w:t xml:space="preserve">eployed </w:t>
      </w:r>
      <w:r>
        <w:t>as a</w:t>
      </w:r>
      <w:r w:rsidR="004C2550">
        <w:t xml:space="preserve"> container,</w:t>
      </w:r>
      <w:r w:rsidR="000363D4">
        <w:t xml:space="preserve"> the component can be replicated</w:t>
      </w:r>
      <w:r w:rsidR="00DD1F44">
        <w:t xml:space="preserve"> to provide HA</w:t>
      </w:r>
      <w:r w:rsidR="004C2550">
        <w:t xml:space="preserve">, and scaled up, by using </w:t>
      </w:r>
      <w:r w:rsidR="00E27A97">
        <w:t xml:space="preserve">a service </w:t>
      </w:r>
      <w:proofErr w:type="gramStart"/>
      <w:r w:rsidR="00E27A97">
        <w:t>through the use of</w:t>
      </w:r>
      <w:proofErr w:type="gramEnd"/>
      <w:r w:rsidR="00E27A97">
        <w:t xml:space="preserve"> Docker stack file</w:t>
      </w:r>
      <w:r w:rsidR="00C42B58">
        <w:t>.</w:t>
      </w:r>
    </w:p>
    <w:p w14:paraId="77381040" w14:textId="77777777" w:rsidR="00E90DD4" w:rsidRDefault="00E90DD4" w:rsidP="00E90DD4">
      <w:pPr>
        <w:pStyle w:val="Titre3"/>
      </w:pPr>
      <w:bookmarkStart w:id="217" w:name="_Toc499823548"/>
      <w:bookmarkStart w:id="218" w:name="_Toc501009941"/>
      <w:r>
        <w:lastRenderedPageBreak/>
        <w:t>Monitoring Components</w:t>
      </w:r>
      <w:bookmarkEnd w:id="217"/>
      <w:bookmarkEnd w:id="218"/>
    </w:p>
    <w:p w14:paraId="3CD469E3" w14:textId="77777777" w:rsidR="0022010B" w:rsidRPr="0022010B" w:rsidRDefault="0022010B" w:rsidP="0022010B"/>
    <w:p w14:paraId="3BEF0AA6" w14:textId="77777777" w:rsidR="006E7247" w:rsidRDefault="00BE7D42" w:rsidP="00E90DD4">
      <w:hyperlink r:id="rId99" w:history="1">
        <w:proofErr w:type="spellStart"/>
        <w:r w:rsidR="0042372D" w:rsidRPr="006E7247">
          <w:rPr>
            <w:rStyle w:val="Lienhypertexte"/>
          </w:rPr>
          <w:t>Portainer</w:t>
        </w:r>
        <w:proofErr w:type="spellEnd"/>
      </w:hyperlink>
      <w:r w:rsidR="0042372D">
        <w:t xml:space="preserve"> </w:t>
      </w:r>
      <w:r w:rsidR="00186569">
        <w:t xml:space="preserve">will be used </w:t>
      </w:r>
      <w:r w:rsidR="0042372D">
        <w:t xml:space="preserve">for </w:t>
      </w:r>
      <w:r w:rsidR="00186569">
        <w:t>real time</w:t>
      </w:r>
      <w:r w:rsidR="0042372D">
        <w:t xml:space="preserve"> management</w:t>
      </w:r>
      <w:r w:rsidR="00186569">
        <w:t xml:space="preserve"> &amp; monitoring of services and the composing</w:t>
      </w:r>
      <w:r w:rsidR="00186569" w:rsidRPr="00186569">
        <w:t xml:space="preserve"> </w:t>
      </w:r>
      <w:r w:rsidR="00FE6D47">
        <w:t>containers of the swarm.</w:t>
      </w:r>
    </w:p>
    <w:p w14:paraId="5C784C55" w14:textId="77777777" w:rsidR="00FE6D47" w:rsidRDefault="00FE6D47" w:rsidP="00E90DD4">
      <w:proofErr w:type="spellStart"/>
      <w:r>
        <w:t>Portainer</w:t>
      </w:r>
      <w:proofErr w:type="spellEnd"/>
      <w:r>
        <w:t xml:space="preserve"> on </w:t>
      </w:r>
      <w:hyperlink r:id="rId100" w:history="1">
        <w:r w:rsidRPr="00FE6D47">
          <w:rPr>
            <w:rStyle w:val="Lienhypertexte"/>
          </w:rPr>
          <w:t>Github</w:t>
        </w:r>
      </w:hyperlink>
      <w:r>
        <w:t>.</w:t>
      </w:r>
    </w:p>
    <w:p w14:paraId="0E154468" w14:textId="77777777" w:rsidR="00E90DD4" w:rsidRDefault="00186569" w:rsidP="00E90DD4">
      <w:proofErr w:type="spellStart"/>
      <w:r>
        <w:t>Portainer</w:t>
      </w:r>
      <w:proofErr w:type="spellEnd"/>
      <w:r>
        <w:t xml:space="preserve"> will be replicated on </w:t>
      </w:r>
      <w:r w:rsidR="00D51DBA">
        <w:t xml:space="preserve">several </w:t>
      </w:r>
      <w:r w:rsidR="006E7247">
        <w:t xml:space="preserve">nodes with several </w:t>
      </w:r>
      <w:r w:rsidR="00D51DBA">
        <w:t>instances, ideally on each swarm manager</w:t>
      </w:r>
      <w:r w:rsidR="00B23AB4">
        <w:t xml:space="preserve"> (mandatory to have vision of the swarm)</w:t>
      </w:r>
      <w:r w:rsidR="00FE6D47">
        <w:t>.</w:t>
      </w:r>
    </w:p>
    <w:p w14:paraId="60EDEFFE" w14:textId="77777777" w:rsidR="006E7247" w:rsidRDefault="006E7247" w:rsidP="00E90DD4">
      <w:r>
        <w:t xml:space="preserve">As </w:t>
      </w:r>
      <w:proofErr w:type="spellStart"/>
      <w:r>
        <w:t>Portainer</w:t>
      </w:r>
      <w:proofErr w:type="spellEnd"/>
      <w:r>
        <w:t xml:space="preserve"> don’t use a Database, but store </w:t>
      </w:r>
      <w:proofErr w:type="gramStart"/>
      <w:r>
        <w:t>it’s</w:t>
      </w:r>
      <w:proofErr w:type="gramEnd"/>
      <w:r>
        <w:t xml:space="preserve"> configuration in files, mainly for user and dependencies management, so that those configuration files should be stored in a</w:t>
      </w:r>
      <w:r w:rsidR="00B23AB4">
        <w:t xml:space="preserve"> secured </w:t>
      </w:r>
      <w:r>
        <w:t>NFS storage volume, shared by all instances</w:t>
      </w:r>
      <w:r w:rsidR="00B23AB4">
        <w:t>.</w:t>
      </w:r>
    </w:p>
    <w:p w14:paraId="467FC2E6" w14:textId="77777777" w:rsidR="00606A0A" w:rsidRDefault="00606A0A" w:rsidP="00E90DD4"/>
    <w:p w14:paraId="5218144C" w14:textId="5505DB04" w:rsidR="00606A0A" w:rsidRDefault="00606A0A" w:rsidP="00E90DD4">
      <w:proofErr w:type="spellStart"/>
      <w:r>
        <w:t>Fiware</w:t>
      </w:r>
      <w:proofErr w:type="spellEnd"/>
      <w:r w:rsidR="000F1EC0">
        <w:t xml:space="preserve"> in its catalog provides modules</w:t>
      </w:r>
      <w:r w:rsidR="007B1ED0" w:rsidRPr="007B1ED0">
        <w:t xml:space="preserve"> </w:t>
      </w:r>
      <w:r w:rsidR="007B1ED0">
        <w:t xml:space="preserve">intended for monitoring: </w:t>
      </w:r>
      <w:hyperlink r:id="rId101" w:history="1">
        <w:r w:rsidR="007B1ED0" w:rsidRPr="007B1ED0">
          <w:rPr>
            <w:rStyle w:val="Lienhypertexte"/>
          </w:rPr>
          <w:t>on Telefonica github</w:t>
        </w:r>
      </w:hyperlink>
      <w:r w:rsidR="00D92A55">
        <w:t xml:space="preserve">, it’s composed of </w:t>
      </w:r>
      <w:r w:rsidR="00FB40BE">
        <w:t>some probes</w:t>
      </w:r>
      <w:r w:rsidR="00D237A1">
        <w:t xml:space="preserve"> sending information </w:t>
      </w:r>
      <w:r w:rsidR="00FD3E7D">
        <w:t>about the status of a comp</w:t>
      </w:r>
      <w:r w:rsidR="00F01C37">
        <w:t>o</w:t>
      </w:r>
      <w:r w:rsidR="00FD3E7D">
        <w:t>nent</w:t>
      </w:r>
      <w:r w:rsidR="002836FF">
        <w:t xml:space="preserve">, </w:t>
      </w:r>
      <w:r w:rsidR="00FD3E7D">
        <w:t>to</w:t>
      </w:r>
      <w:r w:rsidR="002836FF">
        <w:t xml:space="preserve"> a </w:t>
      </w:r>
      <w:r w:rsidR="00B918F2">
        <w:t xml:space="preserve">module </w:t>
      </w:r>
      <w:r w:rsidR="00D237A1">
        <w:t>which</w:t>
      </w:r>
      <w:r w:rsidR="00FD3E7D">
        <w:t xml:space="preserve"> gather and convert</w:t>
      </w:r>
      <w:r w:rsidR="00F01C37">
        <w:t xml:space="preserve"> the information</w:t>
      </w:r>
      <w:r w:rsidR="00EF1D1E">
        <w:t>,</w:t>
      </w:r>
      <w:r w:rsidR="00BB2868">
        <w:t xml:space="preserve"> before sending it to a monitoring framework</w:t>
      </w:r>
      <w:r w:rsidR="00E10571">
        <w:t xml:space="preserve"> (Nagios, Zabbix</w:t>
      </w:r>
      <w:r w:rsidR="00DC7BAB">
        <w:t>…)</w:t>
      </w:r>
    </w:p>
    <w:p w14:paraId="231CD58B" w14:textId="77777777" w:rsidR="00186569" w:rsidRDefault="00186569" w:rsidP="00E90DD4"/>
    <w:p w14:paraId="1CB5A703" w14:textId="015EC96C" w:rsidR="005C2F1E" w:rsidRDefault="00BE7D42" w:rsidP="00E90DD4">
      <w:hyperlink r:id="rId102" w:history="1">
        <w:proofErr w:type="spellStart"/>
        <w:r w:rsidR="00340E31" w:rsidRPr="005C2F1E">
          <w:rPr>
            <w:rStyle w:val="Lienhypertexte"/>
          </w:rPr>
          <w:t>Centreon</w:t>
        </w:r>
        <w:proofErr w:type="spellEnd"/>
      </w:hyperlink>
      <w:r w:rsidR="00340E31">
        <w:t xml:space="preserve"> is already in use </w:t>
      </w:r>
      <w:r w:rsidR="00DC7BAB">
        <w:t xml:space="preserve">as the </w:t>
      </w:r>
      <w:r w:rsidR="005C2F1E">
        <w:t xml:space="preserve">monitoring </w:t>
      </w:r>
      <w:r w:rsidR="00C93E1A">
        <w:t>framework of</w:t>
      </w:r>
      <w:r w:rsidR="005C2F1E">
        <w:t xml:space="preserve"> MNCA.</w:t>
      </w:r>
    </w:p>
    <w:p w14:paraId="2438E90C" w14:textId="59B1FFF8" w:rsidR="0042372D" w:rsidRDefault="00340E31" w:rsidP="00E90DD4">
      <w:r>
        <w:t xml:space="preserve">containers should be instrumented with </w:t>
      </w:r>
      <w:r w:rsidR="00AD7C9C">
        <w:t xml:space="preserve">needed </w:t>
      </w:r>
      <w:r w:rsidR="00186569">
        <w:t>check</w:t>
      </w:r>
      <w:r w:rsidR="00AD7C9C">
        <w:t xml:space="preserve"> modules to monitor services and nodes in the platform from the </w:t>
      </w:r>
      <w:proofErr w:type="spellStart"/>
      <w:r w:rsidR="00AD7C9C">
        <w:t>Centreon</w:t>
      </w:r>
      <w:proofErr w:type="spellEnd"/>
      <w:r w:rsidR="00AD7C9C">
        <w:t xml:space="preserve">, an additional </w:t>
      </w:r>
      <w:proofErr w:type="spellStart"/>
      <w:r w:rsidR="00AD7C9C">
        <w:t>Centreon</w:t>
      </w:r>
      <w:proofErr w:type="spellEnd"/>
      <w:r w:rsidR="00AD7C9C">
        <w:t xml:space="preserve"> service </w:t>
      </w:r>
      <w:r w:rsidR="005A634F">
        <w:t>could</w:t>
      </w:r>
      <w:r w:rsidR="00AD7C9C">
        <w:t xml:space="preserve"> be added in the platform</w:t>
      </w:r>
      <w:r w:rsidR="005A634F">
        <w:t xml:space="preserve"> if needed</w:t>
      </w:r>
      <w:r w:rsidR="00AD7C9C">
        <w:t>.</w:t>
      </w:r>
    </w:p>
    <w:p w14:paraId="36514A00" w14:textId="77777777" w:rsidR="00186569" w:rsidRDefault="00186569" w:rsidP="00E90DD4"/>
    <w:p w14:paraId="6790B744" w14:textId="6224B85B" w:rsidR="00321279" w:rsidRDefault="00321279" w:rsidP="00E90DD4">
      <w:r>
        <w:t>One thing to think about</w:t>
      </w:r>
      <w:r w:rsidR="00ED0FDD">
        <w:t>,</w:t>
      </w:r>
      <w:r>
        <w:t xml:space="preserve"> is the expansion of the platform, in terms of numbers of services deployed, this will lead to complexify the task of monitoring configuration</w:t>
      </w:r>
      <w:r w:rsidR="00121777">
        <w:t>,</w:t>
      </w:r>
      <w:r>
        <w:t xml:space="preserve"> if it remains manual, so that it’s worth to think about automatic services discovery to simplify and automate monitoring for OPS</w:t>
      </w:r>
    </w:p>
    <w:p w14:paraId="7A5FB71C" w14:textId="77777777" w:rsidR="006A6105" w:rsidRDefault="006A6105" w:rsidP="00E90DD4"/>
    <w:p w14:paraId="35D3A0AB" w14:textId="0FEEBFD6" w:rsidR="009633CD" w:rsidRDefault="009633CD" w:rsidP="00E90DD4">
      <w:pPr>
        <w:rPr>
          <w:rStyle w:val="Lienhypertexte"/>
        </w:rPr>
      </w:pPr>
      <w:r>
        <w:t>One solution should be to use</w:t>
      </w:r>
      <w:r w:rsidR="006A6105">
        <w:t xml:space="preserve"> </w:t>
      </w:r>
      <w:hyperlink r:id="rId103" w:history="1">
        <w:r w:rsidR="006A6105" w:rsidRPr="006A6105">
          <w:rPr>
            <w:rStyle w:val="Lienhypertexte"/>
          </w:rPr>
          <w:t>Consul</w:t>
        </w:r>
      </w:hyperlink>
      <w:r w:rsidR="006A6105">
        <w:t xml:space="preserve"> from </w:t>
      </w:r>
      <w:proofErr w:type="spellStart"/>
      <w:r w:rsidR="006A6105">
        <w:t>Hashicorp</w:t>
      </w:r>
      <w:proofErr w:type="spellEnd"/>
      <w:r w:rsidR="006A6105">
        <w:t xml:space="preserve"> for services discovery, but </w:t>
      </w:r>
      <w:proofErr w:type="spellStart"/>
      <w:r w:rsidR="006A6105">
        <w:t>Centreon</w:t>
      </w:r>
      <w:proofErr w:type="spellEnd"/>
      <w:r w:rsidR="006A6105">
        <w:t xml:space="preserve"> provides also a module for </w:t>
      </w:r>
      <w:hyperlink r:id="rId104" w:history="1">
        <w:r w:rsidR="006A6105" w:rsidRPr="006A6105">
          <w:rPr>
            <w:rStyle w:val="Lienhypertexte"/>
          </w:rPr>
          <w:t>auto discovery of services</w:t>
        </w:r>
      </w:hyperlink>
      <w:r w:rsidR="004B7CB8">
        <w:t xml:space="preserve"> (commercial) or a </w:t>
      </w:r>
      <w:r w:rsidR="00B1486B">
        <w:t xml:space="preserve">free </w:t>
      </w:r>
      <w:r w:rsidR="004B7CB8">
        <w:t xml:space="preserve">community version: </w:t>
      </w:r>
      <w:hyperlink r:id="rId105" w:history="1">
        <w:proofErr w:type="spellStart"/>
        <w:r w:rsidR="004B7CB8" w:rsidRPr="004B7CB8">
          <w:rPr>
            <w:rStyle w:val="Lienhypertexte"/>
          </w:rPr>
          <w:t>centreon</w:t>
        </w:r>
        <w:proofErr w:type="spellEnd"/>
        <w:r w:rsidR="004B7CB8" w:rsidRPr="004B7CB8">
          <w:rPr>
            <w:rStyle w:val="Lienhypertexte"/>
          </w:rPr>
          <w:t>-discovery</w:t>
        </w:r>
      </w:hyperlink>
    </w:p>
    <w:p w14:paraId="5B8D92A9" w14:textId="1B67111B" w:rsidR="0041407D" w:rsidRDefault="0041407D" w:rsidP="00E90DD4">
      <w:pPr>
        <w:rPr>
          <w:rStyle w:val="Lienhypertexte"/>
        </w:rPr>
      </w:pPr>
    </w:p>
    <w:p w14:paraId="5C07FDE4" w14:textId="0A707498" w:rsidR="0041407D" w:rsidRDefault="0003792A" w:rsidP="0041407D">
      <w:hyperlink r:id="rId106" w:history="1">
        <w:r w:rsidR="0041407D" w:rsidRPr="0003792A">
          <w:rPr>
            <w:rStyle w:val="Lienhypertexte"/>
          </w:rPr>
          <w:t>Rancher</w:t>
        </w:r>
      </w:hyperlink>
      <w:r w:rsidR="0041407D">
        <w:t xml:space="preserve"> provides monitoring on containers and nodes, and in swarm mode, it deploys also a </w:t>
      </w:r>
      <w:proofErr w:type="spellStart"/>
      <w:r w:rsidR="0041407D">
        <w:t>Portainer</w:t>
      </w:r>
      <w:proofErr w:type="spellEnd"/>
      <w:r w:rsidR="0041407D">
        <w:t>.</w:t>
      </w:r>
    </w:p>
    <w:p w14:paraId="57937634" w14:textId="77777777" w:rsidR="00C82108" w:rsidRDefault="00C82108" w:rsidP="0041407D"/>
    <w:p w14:paraId="7FB09F4C" w14:textId="58B1C490" w:rsidR="00C82108" w:rsidRDefault="00C82108" w:rsidP="0041407D">
      <w:r>
        <w:t xml:space="preserve">Another </w:t>
      </w:r>
      <w:r w:rsidR="009E72D7">
        <w:t>concern</w:t>
      </w:r>
      <w:r>
        <w:t xml:space="preserve"> is to be able to </w:t>
      </w:r>
      <w:r w:rsidR="009A7EE1">
        <w:t>access any of the log files</w:t>
      </w:r>
      <w:r w:rsidR="0063380B">
        <w:t xml:space="preserve"> produced by components</w:t>
      </w:r>
      <w:r w:rsidR="001A4FEA">
        <w:t xml:space="preserve">, </w:t>
      </w:r>
      <w:hyperlink r:id="rId107" w:anchor="supported-logging-drivers" w:history="1">
        <w:r w:rsidR="001A4FEA" w:rsidRPr="001C5385">
          <w:rPr>
            <w:rStyle w:val="Lienhypertexte"/>
          </w:rPr>
          <w:t xml:space="preserve">Docker </w:t>
        </w:r>
        <w:r w:rsidR="0036662D" w:rsidRPr="001C5385">
          <w:rPr>
            <w:rStyle w:val="Lienhypertexte"/>
          </w:rPr>
          <w:t>supports</w:t>
        </w:r>
        <w:r w:rsidR="001A4FEA" w:rsidRPr="001C5385">
          <w:rPr>
            <w:rStyle w:val="Lienhypertexte"/>
          </w:rPr>
          <w:t xml:space="preserve"> </w:t>
        </w:r>
        <w:r w:rsidR="00EB047B" w:rsidRPr="001C5385">
          <w:rPr>
            <w:rStyle w:val="Lienhypertexte"/>
          </w:rPr>
          <w:t xml:space="preserve">many </w:t>
        </w:r>
        <w:r w:rsidR="001A4FEA" w:rsidRPr="001C5385">
          <w:rPr>
            <w:rStyle w:val="Lienhypertexte"/>
          </w:rPr>
          <w:t>different logging drivers</w:t>
        </w:r>
      </w:hyperlink>
      <w:r w:rsidR="0016293C">
        <w:t xml:space="preserve">: default is </w:t>
      </w:r>
      <w:proofErr w:type="spellStart"/>
      <w:r w:rsidR="00BC4793">
        <w:t>json</w:t>
      </w:r>
      <w:proofErr w:type="spellEnd"/>
      <w:r w:rsidR="00BC4793">
        <w:t xml:space="preserve">-file, but </w:t>
      </w:r>
      <w:proofErr w:type="spellStart"/>
      <w:r w:rsidR="00BC4793">
        <w:t>Journald</w:t>
      </w:r>
      <w:proofErr w:type="spellEnd"/>
      <w:r w:rsidR="00BC4793">
        <w:t xml:space="preserve"> or syslog can be </w:t>
      </w:r>
      <w:r w:rsidR="00D87474">
        <w:t>used.</w:t>
      </w:r>
    </w:p>
    <w:p w14:paraId="782304C6" w14:textId="77777777" w:rsidR="001D41D4" w:rsidRDefault="001D41D4" w:rsidP="0041407D"/>
    <w:p w14:paraId="3C6B3A76" w14:textId="4C768568" w:rsidR="00D87474" w:rsidRPr="0041407D" w:rsidRDefault="00D87474" w:rsidP="0041407D">
      <w:r>
        <w:t xml:space="preserve">An interesting option should be to use </w:t>
      </w:r>
      <w:hyperlink r:id="rId108" w:history="1">
        <w:proofErr w:type="spellStart"/>
        <w:r w:rsidR="00F63978" w:rsidRPr="00962AE7">
          <w:rPr>
            <w:rStyle w:val="Lienhypertexte"/>
          </w:rPr>
          <w:t>gelf</w:t>
        </w:r>
        <w:proofErr w:type="spellEnd"/>
        <w:r w:rsidR="006F01C6" w:rsidRPr="00962AE7">
          <w:rPr>
            <w:rStyle w:val="Lienhypertexte"/>
          </w:rPr>
          <w:t xml:space="preserve"> </w:t>
        </w:r>
        <w:r w:rsidR="00962AE7" w:rsidRPr="00962AE7">
          <w:rPr>
            <w:rStyle w:val="Lienhypertexte"/>
          </w:rPr>
          <w:t xml:space="preserve">logging </w:t>
        </w:r>
        <w:r w:rsidR="006F01C6" w:rsidRPr="00962AE7">
          <w:rPr>
            <w:rStyle w:val="Lienhypertexte"/>
          </w:rPr>
          <w:t>driver</w:t>
        </w:r>
      </w:hyperlink>
      <w:r w:rsidR="00F63978">
        <w:t xml:space="preserve">, </w:t>
      </w:r>
      <w:r w:rsidR="00A26BF0">
        <w:t>which w</w:t>
      </w:r>
      <w:r w:rsidR="00A26BF0" w:rsidRPr="00A26BF0">
        <w:t xml:space="preserve">rites log messages to a </w:t>
      </w:r>
      <w:proofErr w:type="spellStart"/>
      <w:r w:rsidR="00A26BF0" w:rsidRPr="00A26BF0">
        <w:t>Graylog</w:t>
      </w:r>
      <w:proofErr w:type="spellEnd"/>
      <w:r w:rsidR="00A26BF0" w:rsidRPr="00A26BF0">
        <w:t xml:space="preserve"> Extended Log Format (GELF) endpoint such as </w:t>
      </w:r>
      <w:proofErr w:type="spellStart"/>
      <w:r w:rsidR="00A26BF0" w:rsidRPr="00A26BF0">
        <w:t>Graylog</w:t>
      </w:r>
      <w:proofErr w:type="spellEnd"/>
      <w:r w:rsidR="00A26BF0" w:rsidRPr="00A26BF0">
        <w:t xml:space="preserve"> or </w:t>
      </w:r>
      <w:proofErr w:type="spellStart"/>
      <w:r w:rsidR="00A26BF0" w:rsidRPr="00A26BF0">
        <w:t>Logstash</w:t>
      </w:r>
      <w:proofErr w:type="spellEnd"/>
      <w:r w:rsidR="00A26BF0">
        <w:t xml:space="preserve">, using </w:t>
      </w:r>
      <w:proofErr w:type="spellStart"/>
      <w:r w:rsidR="000A1961">
        <w:t>Logstash</w:t>
      </w:r>
      <w:proofErr w:type="spellEnd"/>
      <w:r w:rsidR="000A1961">
        <w:t xml:space="preserve"> the logs can be pushed into an </w:t>
      </w:r>
      <w:proofErr w:type="spellStart"/>
      <w:r w:rsidR="000A1961">
        <w:t>Ela</w:t>
      </w:r>
      <w:r w:rsidR="00270F90">
        <w:t>s</w:t>
      </w:r>
      <w:r w:rsidR="000A1961">
        <w:t>tic</w:t>
      </w:r>
      <w:r w:rsidR="00270F90">
        <w:t>Search</w:t>
      </w:r>
      <w:proofErr w:type="spellEnd"/>
      <w:r w:rsidR="00270F90">
        <w:t xml:space="preserve"> instance for analysis</w:t>
      </w:r>
      <w:r w:rsidR="00A26BF0" w:rsidRPr="00A26BF0">
        <w:t>.</w:t>
      </w:r>
    </w:p>
    <w:p w14:paraId="12C7885B" w14:textId="77777777" w:rsidR="00AD7C9C" w:rsidRDefault="00AD7C9C" w:rsidP="00E90DD4"/>
    <w:p w14:paraId="0A5D7E68" w14:textId="77777777" w:rsidR="00E83CEF" w:rsidRDefault="00E83CEF" w:rsidP="00E83CEF">
      <w:pPr>
        <w:pStyle w:val="Titre3"/>
      </w:pPr>
      <w:bookmarkStart w:id="219" w:name="_Toc497140578"/>
      <w:bookmarkStart w:id="220" w:name="_Toc497322751"/>
      <w:bookmarkStart w:id="221" w:name="_Toc499823549"/>
      <w:bookmarkStart w:id="222" w:name="_Toc501009942"/>
      <w:bookmarkEnd w:id="219"/>
      <w:bookmarkEnd w:id="220"/>
      <w:r>
        <w:t>Poi Data Provider Component</w:t>
      </w:r>
      <w:bookmarkEnd w:id="221"/>
      <w:bookmarkEnd w:id="222"/>
    </w:p>
    <w:p w14:paraId="24F8027E" w14:textId="77777777" w:rsidR="00B1486B" w:rsidRPr="00B1486B" w:rsidRDefault="00B1486B" w:rsidP="00B1486B"/>
    <w:p w14:paraId="3FC7201E" w14:textId="77777777" w:rsidR="00E83CEF" w:rsidRDefault="00E83CEF" w:rsidP="00E83CEF">
      <w:proofErr w:type="spellStart"/>
      <w:r>
        <w:t>Fiware</w:t>
      </w:r>
      <w:proofErr w:type="spellEnd"/>
      <w:r>
        <w:t xml:space="preserve"> GE to provide Point </w:t>
      </w:r>
      <w:proofErr w:type="gramStart"/>
      <w:r>
        <w:t>Of</w:t>
      </w:r>
      <w:proofErr w:type="gramEnd"/>
      <w:r>
        <w:t xml:space="preserve"> Interest (POI) management.</w:t>
      </w:r>
    </w:p>
    <w:p w14:paraId="5527EB8D" w14:textId="77777777" w:rsidR="007D0319" w:rsidRDefault="00E83CEF" w:rsidP="00015DD1">
      <w:r>
        <w:t xml:space="preserve">On </w:t>
      </w:r>
      <w:proofErr w:type="spellStart"/>
      <w:r>
        <w:t>Fiware</w:t>
      </w:r>
      <w:proofErr w:type="spellEnd"/>
      <w:r>
        <w:t xml:space="preserve"> Catalog: </w:t>
      </w:r>
      <w:hyperlink r:id="rId109" w:history="1">
        <w:r w:rsidRPr="00E83CEF">
          <w:rPr>
            <w:rStyle w:val="Lienhypertexte"/>
          </w:rPr>
          <w:t>POI Data Provider</w:t>
        </w:r>
      </w:hyperlink>
    </w:p>
    <w:p w14:paraId="77845317" w14:textId="77777777" w:rsidR="00374AC6" w:rsidRDefault="00374AC6" w:rsidP="00015DD1"/>
    <w:p w14:paraId="2A749583" w14:textId="77777777" w:rsidR="00374AC6" w:rsidRDefault="00374AC6" w:rsidP="00374AC6">
      <w:r>
        <w:t>POI (Points of interest) Generic Enabler is a web server kit that supports</w:t>
      </w:r>
    </w:p>
    <w:p w14:paraId="55989BAE" w14:textId="77777777" w:rsidR="00374AC6" w:rsidRDefault="00374AC6" w:rsidP="0047663D">
      <w:pPr>
        <w:pStyle w:val="Paragraphedeliste"/>
        <w:numPr>
          <w:ilvl w:val="0"/>
          <w:numId w:val="29"/>
        </w:numPr>
      </w:pPr>
      <w:r>
        <w:t>storing information related to locations</w:t>
      </w:r>
    </w:p>
    <w:p w14:paraId="5A993AED" w14:textId="77777777" w:rsidR="00374AC6" w:rsidRDefault="00374AC6" w:rsidP="0047663D">
      <w:pPr>
        <w:pStyle w:val="Paragraphedeliste"/>
        <w:numPr>
          <w:ilvl w:val="0"/>
          <w:numId w:val="29"/>
        </w:numPr>
      </w:pPr>
      <w:r>
        <w:t>serving queries by location and other criteria</w:t>
      </w:r>
    </w:p>
    <w:p w14:paraId="43767256" w14:textId="77777777" w:rsidR="00374AC6" w:rsidRDefault="00374AC6" w:rsidP="0047663D">
      <w:pPr>
        <w:pStyle w:val="Paragraphedeliste"/>
        <w:numPr>
          <w:ilvl w:val="0"/>
          <w:numId w:val="29"/>
        </w:numPr>
      </w:pPr>
      <w:r>
        <w:t>can be configured to meet your data needs</w:t>
      </w:r>
    </w:p>
    <w:p w14:paraId="320D17B9" w14:textId="77777777" w:rsidR="00374AC6" w:rsidRDefault="00374AC6" w:rsidP="00374AC6"/>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374AC6" w14:paraId="252A2D72" w14:textId="77777777" w:rsidTr="006C6123">
        <w:tc>
          <w:tcPr>
            <w:tcW w:w="2698" w:type="dxa"/>
          </w:tcPr>
          <w:p w14:paraId="3B53DCD0" w14:textId="77777777" w:rsidR="00374AC6" w:rsidRDefault="00374AC6" w:rsidP="006C6123">
            <w:pPr>
              <w:rPr>
                <w:b/>
                <w:bCs/>
              </w:rPr>
            </w:pPr>
            <w:r>
              <w:rPr>
                <w:b/>
                <w:bCs/>
              </w:rPr>
              <w:t>Architecture Component</w:t>
            </w:r>
          </w:p>
        </w:tc>
        <w:tc>
          <w:tcPr>
            <w:tcW w:w="3818" w:type="dxa"/>
          </w:tcPr>
          <w:p w14:paraId="1B4AF1C7" w14:textId="77777777" w:rsidR="00374AC6" w:rsidRDefault="00374AC6" w:rsidP="006C6123">
            <w:pPr>
              <w:rPr>
                <w:b/>
                <w:bCs/>
              </w:rPr>
            </w:pPr>
            <w:r>
              <w:rPr>
                <w:b/>
                <w:bCs/>
              </w:rPr>
              <w:t>Component Elements</w:t>
            </w:r>
          </w:p>
        </w:tc>
      </w:tr>
      <w:tr w:rsidR="00374AC6" w14:paraId="500663E4" w14:textId="77777777" w:rsidTr="006C6123">
        <w:tc>
          <w:tcPr>
            <w:tcW w:w="2698" w:type="dxa"/>
          </w:tcPr>
          <w:p w14:paraId="5E1E3332" w14:textId="77777777" w:rsidR="00374AC6" w:rsidRDefault="00374AC6" w:rsidP="006C6123">
            <w:r>
              <w:t>Database Server</w:t>
            </w:r>
          </w:p>
        </w:tc>
        <w:tc>
          <w:tcPr>
            <w:tcW w:w="3818" w:type="dxa"/>
          </w:tcPr>
          <w:p w14:paraId="479EFBA0" w14:textId="09D38FC5" w:rsidR="00374AC6" w:rsidRPr="00111194" w:rsidRDefault="00374AC6" w:rsidP="006C6123">
            <w:pPr>
              <w:rPr>
                <w:lang w:val="fr-FR"/>
              </w:rPr>
            </w:pPr>
            <w:proofErr w:type="spellStart"/>
            <w:r w:rsidRPr="00111194">
              <w:rPr>
                <w:lang w:val="fr-FR"/>
              </w:rPr>
              <w:t>Postgresql</w:t>
            </w:r>
            <w:proofErr w:type="spellEnd"/>
            <w:r w:rsidRPr="00111194">
              <w:rPr>
                <w:lang w:val="fr-FR"/>
              </w:rPr>
              <w:t>/</w:t>
            </w:r>
            <w:proofErr w:type="spellStart"/>
            <w:r w:rsidRPr="00111194">
              <w:rPr>
                <w:lang w:val="fr-FR"/>
              </w:rPr>
              <w:t>Citus</w:t>
            </w:r>
            <w:proofErr w:type="spellEnd"/>
            <w:r w:rsidRPr="00111194">
              <w:rPr>
                <w:lang w:val="fr-FR"/>
              </w:rPr>
              <w:t xml:space="preserve"> + </w:t>
            </w:r>
            <w:hyperlink r:id="rId110" w:history="1">
              <w:proofErr w:type="spellStart"/>
              <w:r w:rsidRPr="00111194">
                <w:rPr>
                  <w:rStyle w:val="Lienhypertexte"/>
                  <w:lang w:val="fr-FR"/>
                </w:rPr>
                <w:t>PostGIS</w:t>
              </w:r>
              <w:proofErr w:type="spellEnd"/>
            </w:hyperlink>
            <w:r w:rsidR="00111194" w:rsidRPr="00111194">
              <w:rPr>
                <w:lang w:val="fr-FR"/>
              </w:rPr>
              <w:t xml:space="preserve"> (spatial ex</w:t>
            </w:r>
            <w:r w:rsidR="00111194">
              <w:rPr>
                <w:lang w:val="fr-FR"/>
              </w:rPr>
              <w:t>tension)</w:t>
            </w:r>
          </w:p>
          <w:p w14:paraId="392809A2" w14:textId="77777777" w:rsidR="00374AC6" w:rsidRDefault="00374AC6" w:rsidP="006C6123">
            <w:r>
              <w:t>MongoDB</w:t>
            </w:r>
          </w:p>
        </w:tc>
      </w:tr>
      <w:tr w:rsidR="00374AC6" w14:paraId="10035A59" w14:textId="77777777" w:rsidTr="006C6123">
        <w:tc>
          <w:tcPr>
            <w:tcW w:w="2698" w:type="dxa"/>
          </w:tcPr>
          <w:p w14:paraId="20330C14" w14:textId="77777777" w:rsidR="00374AC6" w:rsidRDefault="00374AC6" w:rsidP="006C6123">
            <w:r>
              <w:t>Applications</w:t>
            </w:r>
          </w:p>
        </w:tc>
        <w:tc>
          <w:tcPr>
            <w:tcW w:w="3818" w:type="dxa"/>
          </w:tcPr>
          <w:p w14:paraId="337AFB31" w14:textId="0552664E" w:rsidR="00374AC6" w:rsidRDefault="00374AC6" w:rsidP="00097B48">
            <w:r>
              <w:t>API back-end server</w:t>
            </w:r>
            <w:r w:rsidR="004877B2">
              <w:t xml:space="preserve"> written in </w:t>
            </w:r>
            <w:r w:rsidR="00A52CD3">
              <w:t>PHP</w:t>
            </w:r>
          </w:p>
        </w:tc>
      </w:tr>
    </w:tbl>
    <w:p w14:paraId="6BADD01C" w14:textId="77777777" w:rsidR="00374AC6" w:rsidRDefault="00374AC6" w:rsidP="00374AC6"/>
    <w:p w14:paraId="0615C2D4" w14:textId="09460801" w:rsidR="00374AC6" w:rsidRDefault="003C4641" w:rsidP="00374AC6">
      <w:r>
        <w:t xml:space="preserve">This component is </w:t>
      </w:r>
      <w:r w:rsidR="00A024FC">
        <w:t xml:space="preserve">not </w:t>
      </w:r>
      <w:r w:rsidR="00CA783F">
        <w:t>necessary</w:t>
      </w:r>
      <w:r w:rsidR="00B90D66">
        <w:t xml:space="preserve"> to the platform, since </w:t>
      </w:r>
      <w:r w:rsidR="00444A34">
        <w:t>POI</w:t>
      </w:r>
      <w:r w:rsidR="00FC05BC">
        <w:t>s</w:t>
      </w:r>
      <w:r w:rsidR="00444A34">
        <w:t xml:space="preserve"> </w:t>
      </w:r>
      <w:r w:rsidR="000642EF">
        <w:t>should already be</w:t>
      </w:r>
      <w:r w:rsidR="00444A34">
        <w:t xml:space="preserve"> represented as entities in the cont</w:t>
      </w:r>
      <w:r w:rsidR="00FC05BC">
        <w:t>e</w:t>
      </w:r>
      <w:r w:rsidR="00444A34">
        <w:t>xt broker</w:t>
      </w:r>
      <w:r w:rsidR="00FE6C1A">
        <w:t>.</w:t>
      </w:r>
    </w:p>
    <w:p w14:paraId="14B315CE" w14:textId="613D7396" w:rsidR="004A4547" w:rsidRDefault="007A277A" w:rsidP="00374AC6">
      <w:r>
        <w:t>Nevertheless,</w:t>
      </w:r>
      <w:r w:rsidR="00CF5F52">
        <w:t xml:space="preserve"> in some use cases </w:t>
      </w:r>
      <w:r w:rsidR="00900697">
        <w:t>such kind of component can be useful</w:t>
      </w:r>
      <w:r w:rsidR="00A20CC3">
        <w:t>,</w:t>
      </w:r>
      <w:r w:rsidR="00900697">
        <w:t xml:space="preserve"> </w:t>
      </w:r>
      <w:proofErr w:type="gramStart"/>
      <w:r w:rsidR="00AF6560">
        <w:t xml:space="preserve">in particular </w:t>
      </w:r>
      <w:r w:rsidR="00900697">
        <w:t>for</w:t>
      </w:r>
      <w:proofErr w:type="gramEnd"/>
      <w:r w:rsidR="00900697">
        <w:t xml:space="preserve"> </w:t>
      </w:r>
      <w:r w:rsidR="00AF6560">
        <w:t xml:space="preserve">location </w:t>
      </w:r>
      <w:r w:rsidR="0070359C">
        <w:t xml:space="preserve">based </w:t>
      </w:r>
      <w:r w:rsidR="00AF6560">
        <w:t>applications</w:t>
      </w:r>
      <w:r w:rsidR="00C740BE">
        <w:t xml:space="preserve"> with high demand for </w:t>
      </w:r>
      <w:r w:rsidR="00FA5A6F">
        <w:t>POIs.</w:t>
      </w:r>
    </w:p>
    <w:p w14:paraId="0BDFEDD9" w14:textId="77777777" w:rsidR="00E83CEF" w:rsidRDefault="00E83CEF" w:rsidP="00E83CEF">
      <w:pPr>
        <w:pStyle w:val="Titre3"/>
      </w:pPr>
      <w:bookmarkStart w:id="223" w:name="_Toc499823550"/>
      <w:bookmarkStart w:id="224" w:name="_Toc501009943"/>
      <w:r>
        <w:t>GIS Data Provider Component</w:t>
      </w:r>
      <w:bookmarkEnd w:id="223"/>
      <w:bookmarkEnd w:id="224"/>
    </w:p>
    <w:p w14:paraId="28B46577" w14:textId="27C4AE1D" w:rsidR="00E83CEF" w:rsidRDefault="00E83CEF" w:rsidP="00E83CEF">
      <w:proofErr w:type="spellStart"/>
      <w:r>
        <w:t>Fiware</w:t>
      </w:r>
      <w:proofErr w:type="spellEnd"/>
      <w:r>
        <w:t xml:space="preserve"> GE to provide </w:t>
      </w:r>
      <w:r w:rsidR="00007C07">
        <w:t xml:space="preserve">3D </w:t>
      </w:r>
      <w:r>
        <w:t>spatial data storage.</w:t>
      </w:r>
    </w:p>
    <w:p w14:paraId="2BA55295" w14:textId="5FC81593" w:rsidR="00E83CEF" w:rsidRDefault="00E83CEF" w:rsidP="00E83CEF">
      <w:r w:rsidRPr="00E83CEF">
        <w:t xml:space="preserve">This GE </w:t>
      </w:r>
      <w:proofErr w:type="gramStart"/>
      <w:r w:rsidRPr="00E83CEF">
        <w:t>is able to</w:t>
      </w:r>
      <w:proofErr w:type="gramEnd"/>
      <w:r w:rsidRPr="00E83CEF">
        <w:t xml:space="preserve"> host geographical data and serve it in 3D form (where applica</w:t>
      </w:r>
      <w:r w:rsidR="00DE7FF5">
        <w:t>b</w:t>
      </w:r>
      <w:r w:rsidRPr="00E83CEF">
        <w:t xml:space="preserve">le) to both mobile and web clients. The GE implementation is based on open source </w:t>
      </w:r>
      <w:proofErr w:type="spellStart"/>
      <w:r w:rsidRPr="00E83CEF">
        <w:t>Geoserver</w:t>
      </w:r>
      <w:proofErr w:type="spellEnd"/>
      <w:r w:rsidRPr="00E83CEF">
        <w:t xml:space="preserve"> project (GPL </w:t>
      </w:r>
      <w:proofErr w:type="spellStart"/>
      <w:r w:rsidRPr="00E83CEF">
        <w:t>licenced</w:t>
      </w:r>
      <w:proofErr w:type="spellEnd"/>
      <w:r w:rsidRPr="00E83CEF">
        <w:t xml:space="preserve">) and </w:t>
      </w:r>
      <w:hyperlink r:id="rId111" w:history="1">
        <w:r w:rsidRPr="00936A39">
          <w:rPr>
            <w:rStyle w:val="Lienhypertexte"/>
          </w:rPr>
          <w:t>W3DS</w:t>
        </w:r>
      </w:hyperlink>
      <w:r w:rsidR="000A3BC8">
        <w:t xml:space="preserve"> (Web 3D Service</w:t>
      </w:r>
      <w:r w:rsidR="004314AA">
        <w:t>)</w:t>
      </w:r>
      <w:r w:rsidRPr="00E83CEF">
        <w:t xml:space="preserve"> extension.</w:t>
      </w:r>
    </w:p>
    <w:p w14:paraId="0790F4B9" w14:textId="55596889" w:rsidR="00321100" w:rsidRDefault="00AF69EC" w:rsidP="00E83CEF">
      <w:r>
        <w:t xml:space="preserve">To note that W3DS has been </w:t>
      </w:r>
      <w:r w:rsidR="00D27746">
        <w:t>replaced at 3DPS (</w:t>
      </w:r>
      <w:hyperlink r:id="rId112" w:history="1">
        <w:r w:rsidR="00D27746" w:rsidRPr="00DE733B">
          <w:rPr>
            <w:rStyle w:val="Lienhypertexte"/>
          </w:rPr>
          <w:t>3D Portrayal Service</w:t>
        </w:r>
      </w:hyperlink>
      <w:r w:rsidR="00774A52">
        <w:t xml:space="preserve">) at </w:t>
      </w:r>
      <w:hyperlink r:id="rId113" w:history="1">
        <w:r w:rsidR="00774A52" w:rsidRPr="000937CC">
          <w:rPr>
            <w:rStyle w:val="Lienhypertexte"/>
          </w:rPr>
          <w:t>OGC</w:t>
        </w:r>
      </w:hyperlink>
      <w:r w:rsidR="00774A52">
        <w:t xml:space="preserve">, </w:t>
      </w:r>
      <w:r w:rsidR="006A693F">
        <w:t xml:space="preserve">and </w:t>
      </w:r>
      <w:r w:rsidR="00DB0B9D">
        <w:t xml:space="preserve">moreover </w:t>
      </w:r>
      <w:r w:rsidR="00793553">
        <w:t xml:space="preserve">the </w:t>
      </w:r>
      <w:proofErr w:type="spellStart"/>
      <w:r w:rsidR="00AA54AC">
        <w:t>Geoserver</w:t>
      </w:r>
      <w:proofErr w:type="spellEnd"/>
      <w:r w:rsidR="00AA54AC">
        <w:t xml:space="preserve"> </w:t>
      </w:r>
      <w:r w:rsidR="00793553">
        <w:t xml:space="preserve">W3DS extension doesn’t seem to </w:t>
      </w:r>
      <w:r w:rsidR="00AA54AC">
        <w:t>exist anymore</w:t>
      </w:r>
      <w:r w:rsidR="000C24FC">
        <w:t xml:space="preserve"> in </w:t>
      </w:r>
      <w:r w:rsidR="004C27F0">
        <w:t>recent</w:t>
      </w:r>
      <w:r w:rsidR="000C24FC">
        <w:t xml:space="preserve"> version</w:t>
      </w:r>
      <w:r w:rsidR="004C27F0">
        <w:t>s</w:t>
      </w:r>
      <w:r w:rsidR="00AA54AC">
        <w:t>.</w:t>
      </w:r>
    </w:p>
    <w:p w14:paraId="071A8942" w14:textId="77777777" w:rsidR="00AD3A05" w:rsidRDefault="00AD3A05" w:rsidP="00E83CEF"/>
    <w:p w14:paraId="005DFB7E" w14:textId="77777777" w:rsidR="00E83CEF" w:rsidRDefault="00E83CEF" w:rsidP="00E83CEF">
      <w:r>
        <w:t xml:space="preserve">On </w:t>
      </w:r>
      <w:proofErr w:type="spellStart"/>
      <w:r>
        <w:t>Fiware</w:t>
      </w:r>
      <w:proofErr w:type="spellEnd"/>
      <w:r>
        <w:t xml:space="preserve"> catalog: </w:t>
      </w:r>
      <w:hyperlink r:id="rId114" w:history="1">
        <w:r w:rsidRPr="00E83CEF">
          <w:rPr>
            <w:rStyle w:val="Lienhypertexte"/>
          </w:rPr>
          <w:t>GIS data Provider</w:t>
        </w:r>
      </w:hyperlink>
    </w:p>
    <w:p w14:paraId="3085D0B0" w14:textId="77777777" w:rsidR="00E83CEF" w:rsidRDefault="00E83CEF" w:rsidP="00E83CEF">
      <w:pPr>
        <w:rPr>
          <w:rStyle w:val="Lienhypertexte"/>
        </w:rPr>
      </w:pPr>
      <w:r>
        <w:t xml:space="preserve">On </w:t>
      </w:r>
      <w:proofErr w:type="spellStart"/>
      <w:r>
        <w:t>readthedocs</w:t>
      </w:r>
      <w:proofErr w:type="spellEnd"/>
      <w:r>
        <w:t xml:space="preserve">: </w:t>
      </w:r>
      <w:hyperlink r:id="rId115" w:history="1">
        <w:r w:rsidRPr="00E83CEF">
          <w:rPr>
            <w:rStyle w:val="Lienhypertexte"/>
          </w:rPr>
          <w:t>GIS Data Pro</w:t>
        </w:r>
        <w:r w:rsidRPr="00E83CEF">
          <w:rPr>
            <w:rStyle w:val="Lienhypertexte"/>
          </w:rPr>
          <w:t>v</w:t>
        </w:r>
        <w:r w:rsidRPr="00E83CEF">
          <w:rPr>
            <w:rStyle w:val="Lienhypertexte"/>
          </w:rPr>
          <w:t>ider</w:t>
        </w:r>
      </w:hyperlink>
    </w:p>
    <w:p w14:paraId="45A924D4" w14:textId="77777777" w:rsidR="00651ED0" w:rsidRDefault="00651ED0" w:rsidP="00E83CEF"/>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A52CD3" w14:paraId="389A5936" w14:textId="77777777" w:rsidTr="006C6123">
        <w:tc>
          <w:tcPr>
            <w:tcW w:w="2698" w:type="dxa"/>
          </w:tcPr>
          <w:p w14:paraId="5E279B5C" w14:textId="77777777" w:rsidR="00A52CD3" w:rsidRDefault="00A52CD3" w:rsidP="006C6123">
            <w:pPr>
              <w:rPr>
                <w:b/>
                <w:bCs/>
              </w:rPr>
            </w:pPr>
            <w:r>
              <w:rPr>
                <w:b/>
                <w:bCs/>
              </w:rPr>
              <w:t>Architecture Component</w:t>
            </w:r>
          </w:p>
        </w:tc>
        <w:tc>
          <w:tcPr>
            <w:tcW w:w="3818" w:type="dxa"/>
          </w:tcPr>
          <w:p w14:paraId="307FF9AE" w14:textId="77777777" w:rsidR="00A52CD3" w:rsidRDefault="00A52CD3" w:rsidP="006C6123">
            <w:pPr>
              <w:rPr>
                <w:b/>
                <w:bCs/>
              </w:rPr>
            </w:pPr>
            <w:r>
              <w:rPr>
                <w:b/>
                <w:bCs/>
              </w:rPr>
              <w:t>Component Elements</w:t>
            </w:r>
          </w:p>
        </w:tc>
      </w:tr>
      <w:tr w:rsidR="00A52CD3" w14:paraId="755555ED" w14:textId="77777777" w:rsidTr="006C6123">
        <w:tc>
          <w:tcPr>
            <w:tcW w:w="2698" w:type="dxa"/>
          </w:tcPr>
          <w:p w14:paraId="145D2DA8" w14:textId="77777777" w:rsidR="00A52CD3" w:rsidRDefault="00A52CD3" w:rsidP="006C6123">
            <w:r>
              <w:t>Database Server</w:t>
            </w:r>
          </w:p>
        </w:tc>
        <w:tc>
          <w:tcPr>
            <w:tcW w:w="3818" w:type="dxa"/>
          </w:tcPr>
          <w:p w14:paraId="55AD52FB" w14:textId="7A3126A1" w:rsidR="00A52CD3" w:rsidRPr="00A30DEB" w:rsidRDefault="00A52CD3" w:rsidP="006C6123">
            <w:pPr>
              <w:rPr>
                <w:lang w:val="fr-FR"/>
              </w:rPr>
            </w:pPr>
            <w:proofErr w:type="spellStart"/>
            <w:r>
              <w:t>Postgresql</w:t>
            </w:r>
            <w:proofErr w:type="spellEnd"/>
            <w:r>
              <w:t>/</w:t>
            </w:r>
            <w:proofErr w:type="spellStart"/>
            <w:r>
              <w:t>Citus</w:t>
            </w:r>
            <w:proofErr w:type="spellEnd"/>
            <w:r>
              <w:t xml:space="preserve"> + </w:t>
            </w:r>
            <w:hyperlink r:id="rId116" w:history="1">
              <w:proofErr w:type="spellStart"/>
              <w:r w:rsidR="00111194" w:rsidRPr="00111194">
                <w:rPr>
                  <w:rStyle w:val="Lienhypertexte"/>
                  <w:lang w:val="fr-FR"/>
                </w:rPr>
                <w:t>PostGIS</w:t>
              </w:r>
              <w:proofErr w:type="spellEnd"/>
            </w:hyperlink>
            <w:r w:rsidR="00111194" w:rsidRPr="00111194">
              <w:rPr>
                <w:lang w:val="fr-FR"/>
              </w:rPr>
              <w:t xml:space="preserve"> (spatial ex</w:t>
            </w:r>
            <w:r w:rsidR="00111194">
              <w:rPr>
                <w:lang w:val="fr-FR"/>
              </w:rPr>
              <w:t>tension)</w:t>
            </w:r>
          </w:p>
        </w:tc>
      </w:tr>
      <w:tr w:rsidR="00A52CD3" w14:paraId="1368F071" w14:textId="77777777" w:rsidTr="006C6123">
        <w:tc>
          <w:tcPr>
            <w:tcW w:w="2698" w:type="dxa"/>
          </w:tcPr>
          <w:p w14:paraId="65CE50C5" w14:textId="77777777" w:rsidR="00A52CD3" w:rsidRDefault="00A52CD3" w:rsidP="006C6123">
            <w:r>
              <w:t>Applications</w:t>
            </w:r>
          </w:p>
        </w:tc>
        <w:tc>
          <w:tcPr>
            <w:tcW w:w="3818" w:type="dxa"/>
          </w:tcPr>
          <w:p w14:paraId="33C47929" w14:textId="63FAB03E" w:rsidR="00A52CD3" w:rsidRDefault="00D84681" w:rsidP="006C6123">
            <w:hyperlink r:id="rId117" w:history="1">
              <w:proofErr w:type="spellStart"/>
              <w:r w:rsidR="00A52CD3" w:rsidRPr="00D84681">
                <w:rPr>
                  <w:rStyle w:val="Lienhypertexte"/>
                </w:rPr>
                <w:t>GeoServer</w:t>
              </w:r>
              <w:proofErr w:type="spellEnd"/>
            </w:hyperlink>
          </w:p>
        </w:tc>
      </w:tr>
    </w:tbl>
    <w:p w14:paraId="66268EF6" w14:textId="77777777" w:rsidR="00651ED0" w:rsidRDefault="00651ED0" w:rsidP="00E83CEF"/>
    <w:p w14:paraId="3BDCCAA9" w14:textId="6FD554E4" w:rsidR="00A52CD3" w:rsidRDefault="00381FA5" w:rsidP="00E83CEF">
      <w:r>
        <w:t xml:space="preserve">This component </w:t>
      </w:r>
      <w:r w:rsidR="00C4598D">
        <w:t xml:space="preserve">can be installed </w:t>
      </w:r>
      <w:r w:rsidR="00DD2AC9">
        <w:t xml:space="preserve">as a </w:t>
      </w:r>
      <w:r w:rsidR="00291CA5">
        <w:t>D</w:t>
      </w:r>
      <w:r w:rsidR="00DD2AC9">
        <w:t xml:space="preserve">ocker container: one of most used image </w:t>
      </w:r>
      <w:r w:rsidR="00291CA5">
        <w:t xml:space="preserve">on </w:t>
      </w:r>
      <w:hyperlink r:id="rId118" w:history="1">
        <w:proofErr w:type="spellStart"/>
        <w:r w:rsidR="00291CA5" w:rsidRPr="00461EAB">
          <w:rPr>
            <w:rStyle w:val="Lienhypertexte"/>
          </w:rPr>
          <w:t>DockerHub</w:t>
        </w:r>
        <w:proofErr w:type="spellEnd"/>
      </w:hyperlink>
    </w:p>
    <w:p w14:paraId="726EA4A1" w14:textId="485C43D8" w:rsidR="00436AC5" w:rsidRDefault="00436AC5" w:rsidP="00E83CEF">
      <w:r>
        <w:t xml:space="preserve">The one from </w:t>
      </w:r>
      <w:proofErr w:type="spellStart"/>
      <w:r>
        <w:t>Fiware</w:t>
      </w:r>
      <w:proofErr w:type="spellEnd"/>
      <w:r>
        <w:t xml:space="preserve"> is </w:t>
      </w:r>
      <w:r w:rsidR="0065680F">
        <w:t xml:space="preserve">on </w:t>
      </w:r>
      <w:hyperlink r:id="rId119" w:history="1">
        <w:proofErr w:type="spellStart"/>
        <w:r w:rsidR="0065680F" w:rsidRPr="0065680F">
          <w:rPr>
            <w:rStyle w:val="Lienhypertexte"/>
          </w:rPr>
          <w:t>DockerHub</w:t>
        </w:r>
        <w:proofErr w:type="spellEnd"/>
      </w:hyperlink>
      <w:r w:rsidR="002B7695">
        <w:t>, and provides the W3DS extension</w:t>
      </w:r>
      <w:r w:rsidR="00651ED0">
        <w:t>.</w:t>
      </w:r>
    </w:p>
    <w:p w14:paraId="4CA700B8" w14:textId="77777777" w:rsidR="006F5D24" w:rsidRDefault="006F5D24" w:rsidP="00E83CEF"/>
    <w:p w14:paraId="70523D82" w14:textId="165830A1" w:rsidR="00651ED0" w:rsidRDefault="009E739A" w:rsidP="00E83CEF">
      <w:r>
        <w:t>T</w:t>
      </w:r>
      <w:r w:rsidR="00EC7516">
        <w:t xml:space="preserve">his GIS component is provided </w:t>
      </w:r>
      <w:r w:rsidR="004047E4">
        <w:t>to be able to store 3D spatial entities</w:t>
      </w:r>
      <w:r w:rsidR="001D23B8">
        <w:t xml:space="preserve"> (in </w:t>
      </w:r>
      <w:hyperlink r:id="rId120" w:history="1">
        <w:r w:rsidR="001D23B8" w:rsidRPr="001437E7">
          <w:rPr>
            <w:rStyle w:val="Lienhypertexte"/>
          </w:rPr>
          <w:t>XML3D</w:t>
        </w:r>
      </w:hyperlink>
      <w:r w:rsidR="001D23B8">
        <w:t xml:space="preserve">), and use it </w:t>
      </w:r>
      <w:r w:rsidR="001A4B7D">
        <w:t>through the W3DS interface</w:t>
      </w:r>
      <w:r w:rsidR="00927222">
        <w:t xml:space="preserve"> in AR or VR applications</w:t>
      </w:r>
      <w:r w:rsidR="006F5D24">
        <w:t xml:space="preserve">, </w:t>
      </w:r>
      <w:r w:rsidR="00576AE9">
        <w:t xml:space="preserve">it has no special connection with other </w:t>
      </w:r>
      <w:proofErr w:type="spellStart"/>
      <w:r w:rsidR="00576AE9">
        <w:t>Fiware</w:t>
      </w:r>
      <w:proofErr w:type="spellEnd"/>
      <w:r w:rsidR="00576AE9">
        <w:t xml:space="preserve"> components</w:t>
      </w:r>
      <w:r w:rsidR="0007038F">
        <w:t>.</w:t>
      </w:r>
    </w:p>
    <w:p w14:paraId="16B19DF8" w14:textId="77777777" w:rsidR="000D5BA1" w:rsidRDefault="000D5BA1" w:rsidP="00E83CEF"/>
    <w:p w14:paraId="14724ECD" w14:textId="6A3044DD" w:rsidR="001146DB" w:rsidRDefault="00042176" w:rsidP="00E83CEF">
      <w:r>
        <w:t>As soon as the needs are not identified for some application</w:t>
      </w:r>
      <w:r w:rsidR="00945108">
        <w:t xml:space="preserve">, it’s not </w:t>
      </w:r>
      <w:proofErr w:type="gramStart"/>
      <w:r w:rsidR="00945108">
        <w:t>really worth</w:t>
      </w:r>
      <w:proofErr w:type="gramEnd"/>
      <w:r w:rsidR="00945108">
        <w:t xml:space="preserve"> to install this component</w:t>
      </w:r>
      <w:r w:rsidR="004479C9">
        <w:t>.</w:t>
      </w:r>
    </w:p>
    <w:p w14:paraId="62828470" w14:textId="51EE6574" w:rsidR="004479C9" w:rsidRDefault="004479C9" w:rsidP="00E83CEF">
      <w:r>
        <w:t>In addition</w:t>
      </w:r>
      <w:r w:rsidR="00570022">
        <w:t>,</w:t>
      </w:r>
      <w:r>
        <w:t xml:space="preserve"> </w:t>
      </w:r>
      <w:r w:rsidR="00454B95">
        <w:t xml:space="preserve">if </w:t>
      </w:r>
      <w:r>
        <w:t>the installation is very simple</w:t>
      </w:r>
      <w:r w:rsidR="00454B95">
        <w:t xml:space="preserve">, the </w:t>
      </w:r>
      <w:r w:rsidR="00F624AA">
        <w:t xml:space="preserve">data must be prepared and inserted in the </w:t>
      </w:r>
      <w:r w:rsidR="008423A6">
        <w:t xml:space="preserve">spatial database behind the </w:t>
      </w:r>
      <w:proofErr w:type="spellStart"/>
      <w:r w:rsidR="008423A6">
        <w:t>Geoserver</w:t>
      </w:r>
      <w:proofErr w:type="spellEnd"/>
      <w:r w:rsidR="008423A6">
        <w:t>.</w:t>
      </w:r>
    </w:p>
    <w:p w14:paraId="10EF1EBA" w14:textId="7F001ADE" w:rsidR="0055191A" w:rsidRDefault="009024F2" w:rsidP="00E83CEF">
      <w:r>
        <w:t>The MNCA GIS department</w:t>
      </w:r>
      <w:r w:rsidR="005E3CA7">
        <w:t xml:space="preserve"> </w:t>
      </w:r>
      <w:r w:rsidR="00F34F70">
        <w:t xml:space="preserve">already </w:t>
      </w:r>
      <w:r w:rsidR="00F24813">
        <w:t xml:space="preserve">uses ESRI </w:t>
      </w:r>
      <w:r w:rsidR="00DA2B15">
        <w:t>products like ArcGIS to work</w:t>
      </w:r>
      <w:r w:rsidR="00874789">
        <w:t xml:space="preserve"> </w:t>
      </w:r>
      <w:r w:rsidR="006C727E">
        <w:t>on</w:t>
      </w:r>
      <w:r w:rsidR="00874789">
        <w:t xml:space="preserve"> spatial data</w:t>
      </w:r>
      <w:r w:rsidR="00CE6BBD">
        <w:t xml:space="preserve">, </w:t>
      </w:r>
      <w:r w:rsidR="00046EB7">
        <w:t xml:space="preserve">they </w:t>
      </w:r>
      <w:r w:rsidR="00D12D63">
        <w:t>may be able</w:t>
      </w:r>
      <w:r w:rsidR="00046EB7">
        <w:t xml:space="preserve"> produce XML3D models</w:t>
      </w:r>
      <w:r w:rsidR="005E38BE">
        <w:t xml:space="preserve"> to populate the </w:t>
      </w:r>
      <w:r w:rsidR="00A126CB">
        <w:t>GIS data provider.</w:t>
      </w:r>
    </w:p>
    <w:p w14:paraId="68673490" w14:textId="1BF7B50B" w:rsidR="00190FE5" w:rsidRDefault="00190FE5" w:rsidP="00E83CEF"/>
    <w:p w14:paraId="08FEDE9C" w14:textId="37C7A4F0" w:rsidR="00190FE5" w:rsidRDefault="00190FE5" w:rsidP="00190FE5">
      <w:pPr>
        <w:pStyle w:val="Titre3"/>
      </w:pPr>
      <w:bookmarkStart w:id="225" w:name="_Toc501009944"/>
      <w:r>
        <w:t>API Management Component</w:t>
      </w:r>
      <w:bookmarkEnd w:id="225"/>
    </w:p>
    <w:p w14:paraId="34AEAFA9" w14:textId="77777777" w:rsidR="00190FE5" w:rsidRDefault="00190FE5" w:rsidP="00190FE5"/>
    <w:p w14:paraId="0EEE3277" w14:textId="686E9412" w:rsidR="00D12D63" w:rsidRDefault="00D12D63" w:rsidP="00190FE5">
      <w:r w:rsidRPr="00D12D63">
        <w:t>API management is the process of creating and publishing web APIs, enforcing their usage policies, controlling access, collecting and analyzing usage statistics, and reporting on performance</w:t>
      </w:r>
      <w:r>
        <w:t>, but also</w:t>
      </w:r>
      <w:r w:rsidRPr="00D12D63">
        <w:t xml:space="preserve"> nurturing the subscriber community</w:t>
      </w:r>
      <w:r>
        <w:t xml:space="preserve"> to make it grow.</w:t>
      </w:r>
    </w:p>
    <w:p w14:paraId="753368A7" w14:textId="2B33B1CA" w:rsidR="00D12D63" w:rsidRDefault="00D12D63" w:rsidP="00190FE5"/>
    <w:p w14:paraId="793862ED" w14:textId="4052EB36" w:rsidR="00D12D63" w:rsidRDefault="00D12D63" w:rsidP="00190FE5">
      <w:r>
        <w:t>At the moment there’s no API management component</w:t>
      </w:r>
      <w:r w:rsidR="00F50BCE">
        <w:t xml:space="preserve"> available</w:t>
      </w:r>
      <w:r>
        <w:t xml:space="preserve"> in the </w:t>
      </w:r>
      <w:proofErr w:type="spellStart"/>
      <w:r>
        <w:t>Fiware</w:t>
      </w:r>
      <w:proofErr w:type="spellEnd"/>
      <w:r>
        <w:t xml:space="preserve"> catalog, the only found web reference is a news on the </w:t>
      </w:r>
      <w:proofErr w:type="spellStart"/>
      <w:r>
        <w:t>Fiware</w:t>
      </w:r>
      <w:proofErr w:type="spellEnd"/>
      <w:r>
        <w:t xml:space="preserve"> site dated </w:t>
      </w:r>
      <w:proofErr w:type="spellStart"/>
      <w:r>
        <w:t>july</w:t>
      </w:r>
      <w:proofErr w:type="spellEnd"/>
      <w:r>
        <w:t xml:space="preserve"> 28 2017: </w:t>
      </w:r>
      <w:hyperlink r:id="rId121" w:history="1">
        <w:r w:rsidRPr="00D12D63">
          <w:rPr>
            <w:rStyle w:val="Lienhypertexte"/>
          </w:rPr>
          <w:t>APINF CONTRIBUTES TOP CLASS API MANAGEMENT TECHNOLOGIES TO FIWARE PLATFORM</w:t>
        </w:r>
      </w:hyperlink>
    </w:p>
    <w:p w14:paraId="6C77FD23" w14:textId="77777777" w:rsidR="00580034" w:rsidRDefault="00302A6B" w:rsidP="00190FE5">
      <w:r>
        <w:t xml:space="preserve">The news announced the collaboration of the </w:t>
      </w:r>
      <w:hyperlink r:id="rId122" w:history="1">
        <w:proofErr w:type="spellStart"/>
        <w:r w:rsidRPr="00302A6B">
          <w:rPr>
            <w:rStyle w:val="Lienhypertexte"/>
          </w:rPr>
          <w:t>Apinf</w:t>
        </w:r>
        <w:proofErr w:type="spellEnd"/>
      </w:hyperlink>
      <w:r>
        <w:t xml:space="preserve"> company </w:t>
      </w:r>
      <w:r w:rsidR="00580034">
        <w:t xml:space="preserve">on the API management GE implementation for the </w:t>
      </w:r>
      <w:proofErr w:type="spellStart"/>
      <w:r w:rsidR="00580034">
        <w:t>Fiware</w:t>
      </w:r>
      <w:proofErr w:type="spellEnd"/>
      <w:r w:rsidR="00580034">
        <w:t xml:space="preserve"> platform. </w:t>
      </w:r>
    </w:p>
    <w:p w14:paraId="3AFE1F2C" w14:textId="4C340E73" w:rsidR="00302A6B" w:rsidRDefault="00302A6B" w:rsidP="00190FE5">
      <w:r>
        <w:t xml:space="preserve">(the link is to apinf.org in the article is bad, but </w:t>
      </w:r>
      <w:r w:rsidR="00580034">
        <w:t xml:space="preserve">both </w:t>
      </w:r>
      <w:r>
        <w:t>domain</w:t>
      </w:r>
      <w:r w:rsidR="00580034">
        <w:t>s (.com &amp; .org)</w:t>
      </w:r>
      <w:r>
        <w:t xml:space="preserve"> </w:t>
      </w:r>
      <w:r w:rsidR="00580034">
        <w:t>are</w:t>
      </w:r>
      <w:r>
        <w:t xml:space="preserve"> owned by the </w:t>
      </w:r>
      <w:r w:rsidR="00992CFA">
        <w:t>Finnish</w:t>
      </w:r>
      <w:r w:rsidR="00580034">
        <w:t xml:space="preserve"> </w:t>
      </w:r>
      <w:r>
        <w:t>company</w:t>
      </w:r>
      <w:r w:rsidR="00580034">
        <w:t xml:space="preserve"> </w:t>
      </w:r>
      <w:r w:rsidR="00580034" w:rsidRPr="00580034">
        <w:t>Sampo Software Oy</w:t>
      </w:r>
      <w:r>
        <w:t>)</w:t>
      </w:r>
    </w:p>
    <w:p w14:paraId="041B3D4E" w14:textId="1A68EFA1" w:rsidR="00992CFA" w:rsidRDefault="00992CFA" w:rsidP="00190FE5">
      <w:proofErr w:type="spellStart"/>
      <w:r>
        <w:t>APInf</w:t>
      </w:r>
      <w:proofErr w:type="spellEnd"/>
      <w:r>
        <w:t xml:space="preserve"> is an o</w:t>
      </w:r>
      <w:r w:rsidRPr="00992CFA">
        <w:t>pen source API management platform with multi proxy and protocol support</w:t>
      </w:r>
      <w:r>
        <w:t>.</w:t>
      </w:r>
    </w:p>
    <w:p w14:paraId="41683438" w14:textId="77777777" w:rsidR="00506AD2" w:rsidRDefault="00302A6B" w:rsidP="00190FE5">
      <w:proofErr w:type="spellStart"/>
      <w:r>
        <w:t>Apinf</w:t>
      </w:r>
      <w:proofErr w:type="spellEnd"/>
      <w:r>
        <w:t xml:space="preserve"> </w:t>
      </w:r>
      <w:r w:rsidR="00580034">
        <w:t xml:space="preserve">is </w:t>
      </w:r>
      <w:proofErr w:type="spellStart"/>
      <w:r>
        <w:t>is</w:t>
      </w:r>
      <w:proofErr w:type="spellEnd"/>
      <w:r>
        <w:t xml:space="preserve"> built </w:t>
      </w:r>
      <w:r w:rsidR="00F33D7C">
        <w:t>from several</w:t>
      </w:r>
      <w:r w:rsidR="00506AD2">
        <w:t xml:space="preserve"> products but with</w:t>
      </w:r>
      <w:r>
        <w:t xml:space="preserve"> </w:t>
      </w:r>
      <w:hyperlink r:id="rId123" w:history="1">
        <w:proofErr w:type="spellStart"/>
        <w:r w:rsidRPr="00A2505D">
          <w:rPr>
            <w:rStyle w:val="Lienhypertexte"/>
          </w:rPr>
          <w:t>APIUmbrella</w:t>
        </w:r>
        <w:proofErr w:type="spellEnd"/>
      </w:hyperlink>
      <w:r w:rsidR="00506AD2">
        <w:t xml:space="preserve"> as the core</w:t>
      </w:r>
      <w:r w:rsidR="0087218C">
        <w:t xml:space="preserve"> API manager</w:t>
      </w:r>
      <w:r w:rsidR="00506AD2">
        <w:t xml:space="preserve">, </w:t>
      </w:r>
      <w:proofErr w:type="spellStart"/>
      <w:r w:rsidR="00506AD2">
        <w:t>wich</w:t>
      </w:r>
      <w:proofErr w:type="spellEnd"/>
      <w:r w:rsidR="0087218C">
        <w:t xml:space="preserve"> provides these functionalities:</w:t>
      </w:r>
      <w:r w:rsidR="00506AD2">
        <w:t xml:space="preserve"> </w:t>
      </w:r>
      <w:proofErr w:type="spellStart"/>
      <w:r w:rsidR="0087218C">
        <w:t>Api</w:t>
      </w:r>
      <w:proofErr w:type="spellEnd"/>
      <w:r w:rsidR="0087218C">
        <w:t xml:space="preserve"> Keys, Rate limiting, Analytics, Caching, it allows to unify the APIs you need to manage, </w:t>
      </w:r>
    </w:p>
    <w:p w14:paraId="100E5CC1" w14:textId="340EE19D" w:rsidR="00AC43B7" w:rsidRDefault="00992CFA" w:rsidP="00190FE5">
      <w:r>
        <w:t xml:space="preserve">On top of this core, </w:t>
      </w:r>
      <w:proofErr w:type="spellStart"/>
      <w:r w:rsidR="00506AD2">
        <w:t>APInf</w:t>
      </w:r>
      <w:proofErr w:type="spellEnd"/>
      <w:r w:rsidR="00506AD2">
        <w:t xml:space="preserve"> goal is to add some additional human interfaces with some companion products, and provide</w:t>
      </w:r>
      <w:r w:rsidR="00A94908">
        <w:t>s</w:t>
      </w:r>
      <w:r w:rsidR="00506AD2">
        <w:t xml:space="preserve"> the glue to build a monetizable API eco-system, encompassing Open-Data, IOT, </w:t>
      </w:r>
      <w:r w:rsidR="00AC43B7">
        <w:t xml:space="preserve">and by the way </w:t>
      </w:r>
      <w:proofErr w:type="spellStart"/>
      <w:r w:rsidR="00AC43B7">
        <w:t>Fiware</w:t>
      </w:r>
      <w:proofErr w:type="spellEnd"/>
      <w:r w:rsidR="00AC43B7">
        <w:t xml:space="preserve"> direct integration.</w:t>
      </w:r>
    </w:p>
    <w:p w14:paraId="39F2011A" w14:textId="6B12F50C" w:rsidR="00F85926" w:rsidRDefault="00F85926" w:rsidP="00190FE5"/>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F85926" w14:paraId="32B3D133" w14:textId="77777777" w:rsidTr="0011006A">
        <w:tc>
          <w:tcPr>
            <w:tcW w:w="2698" w:type="dxa"/>
          </w:tcPr>
          <w:p w14:paraId="2E5E5F12" w14:textId="77777777" w:rsidR="00F85926" w:rsidRDefault="00F85926" w:rsidP="0011006A">
            <w:pPr>
              <w:rPr>
                <w:b/>
                <w:bCs/>
              </w:rPr>
            </w:pPr>
            <w:r>
              <w:rPr>
                <w:b/>
                <w:bCs/>
              </w:rPr>
              <w:t>Architecture Component</w:t>
            </w:r>
          </w:p>
        </w:tc>
        <w:tc>
          <w:tcPr>
            <w:tcW w:w="3818" w:type="dxa"/>
          </w:tcPr>
          <w:p w14:paraId="75720842" w14:textId="77777777" w:rsidR="00F85926" w:rsidRDefault="00F85926" w:rsidP="0011006A">
            <w:pPr>
              <w:rPr>
                <w:b/>
                <w:bCs/>
              </w:rPr>
            </w:pPr>
            <w:r>
              <w:rPr>
                <w:b/>
                <w:bCs/>
              </w:rPr>
              <w:t>Component Elements</w:t>
            </w:r>
          </w:p>
        </w:tc>
      </w:tr>
      <w:tr w:rsidR="00F85926" w14:paraId="76A3F9DD" w14:textId="77777777" w:rsidTr="0011006A">
        <w:tc>
          <w:tcPr>
            <w:tcW w:w="2698" w:type="dxa"/>
          </w:tcPr>
          <w:p w14:paraId="376D69DE" w14:textId="77777777" w:rsidR="00F85926" w:rsidRDefault="00F85926" w:rsidP="0011006A">
            <w:r>
              <w:t>Database Server</w:t>
            </w:r>
          </w:p>
        </w:tc>
        <w:tc>
          <w:tcPr>
            <w:tcW w:w="3818" w:type="dxa"/>
          </w:tcPr>
          <w:p w14:paraId="3FAB6003" w14:textId="77777777" w:rsidR="00F85926" w:rsidRDefault="00F85926" w:rsidP="0011006A">
            <w:r>
              <w:t>MongoDB</w:t>
            </w:r>
          </w:p>
          <w:p w14:paraId="7B834967" w14:textId="26F0E450" w:rsidR="007D3E04" w:rsidRPr="00A30DEB" w:rsidRDefault="007D3E04" w:rsidP="0011006A">
            <w:pPr>
              <w:rPr>
                <w:lang w:val="fr-FR"/>
              </w:rPr>
            </w:pPr>
            <w:proofErr w:type="spellStart"/>
            <w:r>
              <w:rPr>
                <w:lang w:val="fr-FR"/>
              </w:rPr>
              <w:t>Elasticsearch</w:t>
            </w:r>
            <w:proofErr w:type="spellEnd"/>
            <w:r>
              <w:rPr>
                <w:lang w:val="fr-FR"/>
              </w:rPr>
              <w:t xml:space="preserve"> (for </w:t>
            </w:r>
            <w:proofErr w:type="spellStart"/>
            <w:r>
              <w:rPr>
                <w:lang w:val="fr-FR"/>
              </w:rPr>
              <w:t>analytics</w:t>
            </w:r>
            <w:proofErr w:type="spellEnd"/>
            <w:r>
              <w:rPr>
                <w:lang w:val="fr-FR"/>
              </w:rPr>
              <w:t>)</w:t>
            </w:r>
          </w:p>
        </w:tc>
      </w:tr>
      <w:tr w:rsidR="00F85926" w:rsidRPr="00E8356F" w14:paraId="26B172AA" w14:textId="77777777" w:rsidTr="0011006A">
        <w:tc>
          <w:tcPr>
            <w:tcW w:w="2698" w:type="dxa"/>
          </w:tcPr>
          <w:p w14:paraId="0BB58076" w14:textId="77777777" w:rsidR="00F85926" w:rsidRDefault="00F85926" w:rsidP="0011006A">
            <w:r>
              <w:t>Applications</w:t>
            </w:r>
          </w:p>
        </w:tc>
        <w:tc>
          <w:tcPr>
            <w:tcW w:w="3818" w:type="dxa"/>
          </w:tcPr>
          <w:p w14:paraId="4D0DD501" w14:textId="7037A23C" w:rsidR="00F85926" w:rsidRPr="00E8356F" w:rsidRDefault="00F85926" w:rsidP="0011006A">
            <w:pPr>
              <w:rPr>
                <w:lang w:val="fr-FR"/>
              </w:rPr>
            </w:pPr>
            <w:proofErr w:type="spellStart"/>
            <w:r w:rsidRPr="00E8356F">
              <w:rPr>
                <w:lang w:val="fr-FR"/>
              </w:rPr>
              <w:t>APInf</w:t>
            </w:r>
            <w:proofErr w:type="spellEnd"/>
            <w:r w:rsidR="007D3E04" w:rsidRPr="00E8356F">
              <w:rPr>
                <w:lang w:val="fr-FR"/>
              </w:rPr>
              <w:t xml:space="preserve"> (API </w:t>
            </w:r>
            <w:proofErr w:type="spellStart"/>
            <w:r w:rsidR="007D3E04" w:rsidRPr="00E8356F">
              <w:rPr>
                <w:lang w:val="fr-FR"/>
              </w:rPr>
              <w:t>Umbrella</w:t>
            </w:r>
            <w:proofErr w:type="spellEnd"/>
            <w:r w:rsidR="007D3E04" w:rsidRPr="00E8356F">
              <w:rPr>
                <w:lang w:val="fr-FR"/>
              </w:rPr>
              <w:t xml:space="preserve">, </w:t>
            </w:r>
            <w:proofErr w:type="spellStart"/>
            <w:r w:rsidR="00FA0FC5" w:rsidRPr="00E8356F">
              <w:rPr>
                <w:lang w:val="fr-FR"/>
              </w:rPr>
              <w:t>Swagger</w:t>
            </w:r>
            <w:proofErr w:type="spellEnd"/>
            <w:r w:rsidR="00FA0FC5" w:rsidRPr="00E8356F">
              <w:rPr>
                <w:lang w:val="fr-FR"/>
              </w:rPr>
              <w:t xml:space="preserve"> UI &amp; </w:t>
            </w:r>
            <w:proofErr w:type="spellStart"/>
            <w:r w:rsidR="00FA0FC5" w:rsidRPr="00E8356F">
              <w:rPr>
                <w:lang w:val="fr-FR"/>
              </w:rPr>
              <w:t>codegen</w:t>
            </w:r>
            <w:proofErr w:type="spellEnd"/>
            <w:r w:rsidR="00FA0FC5" w:rsidRPr="00E8356F">
              <w:rPr>
                <w:lang w:val="fr-FR"/>
              </w:rPr>
              <w:t>)</w:t>
            </w:r>
          </w:p>
        </w:tc>
      </w:tr>
    </w:tbl>
    <w:p w14:paraId="514FCAB7" w14:textId="77777777" w:rsidR="00F85926" w:rsidRPr="00E8356F" w:rsidRDefault="00F85926" w:rsidP="00190FE5">
      <w:pPr>
        <w:rPr>
          <w:lang w:val="fr-FR"/>
        </w:rPr>
      </w:pPr>
    </w:p>
    <w:p w14:paraId="3244D4BD" w14:textId="77777777" w:rsidR="00AC43B7" w:rsidRPr="00E8356F" w:rsidRDefault="00AC43B7" w:rsidP="00190FE5">
      <w:pPr>
        <w:rPr>
          <w:lang w:val="fr-FR"/>
        </w:rPr>
      </w:pPr>
    </w:p>
    <w:p w14:paraId="331E3892" w14:textId="14813B7D" w:rsidR="0087218C" w:rsidRDefault="00AC43B7" w:rsidP="00190FE5">
      <w:r>
        <w:t>Even the component is not released</w:t>
      </w:r>
      <w:r w:rsidR="00191BEE">
        <w:t xml:space="preserve"> in </w:t>
      </w:r>
      <w:proofErr w:type="spellStart"/>
      <w:r w:rsidR="00191BEE">
        <w:t>Fiware</w:t>
      </w:r>
      <w:proofErr w:type="spellEnd"/>
      <w:r>
        <w:t>, there’s a good chance it comes out (</w:t>
      </w:r>
      <w:proofErr w:type="spellStart"/>
      <w:r w:rsidR="00336CBA">
        <w:fldChar w:fldCharType="begin"/>
      </w:r>
      <w:r w:rsidR="00336CBA">
        <w:instrText xml:space="preserve"> HYPERLINK "https://github.com/apinf" </w:instrText>
      </w:r>
      <w:r w:rsidR="00336CBA">
        <w:fldChar w:fldCharType="separate"/>
      </w:r>
      <w:r w:rsidR="00336CBA" w:rsidRPr="00336CBA">
        <w:rPr>
          <w:rStyle w:val="Lienhypertexte"/>
        </w:rPr>
        <w:t>APInf</w:t>
      </w:r>
      <w:proofErr w:type="spellEnd"/>
      <w:r w:rsidR="00336CBA" w:rsidRPr="00336CBA">
        <w:rPr>
          <w:rStyle w:val="Lienhypertexte"/>
        </w:rPr>
        <w:t xml:space="preserve"> </w:t>
      </w:r>
      <w:r w:rsidR="00992CFA" w:rsidRPr="00336CBA">
        <w:rPr>
          <w:rStyle w:val="Lienhypertexte"/>
        </w:rPr>
        <w:t>GitHub</w:t>
      </w:r>
      <w:r w:rsidR="00336CBA">
        <w:fldChar w:fldCharType="end"/>
      </w:r>
      <w:r w:rsidR="00992CFA">
        <w:t xml:space="preserve"> activity</w:t>
      </w:r>
      <w:r w:rsidR="00336CBA">
        <w:t>, roadmap to check</w:t>
      </w:r>
      <w:r w:rsidR="00992CFA">
        <w:t>)</w:t>
      </w:r>
      <w:r w:rsidR="00336CBA">
        <w:t>, the component</w:t>
      </w:r>
      <w:r w:rsidR="00191BEE">
        <w:t xml:space="preserve"> modules</w:t>
      </w:r>
      <w:r w:rsidR="00336CBA">
        <w:t xml:space="preserve"> are available for</w:t>
      </w:r>
      <w:r w:rsidR="00191BEE">
        <w:t xml:space="preserve"> “Docker use”, so can easily made high available and scale up in the platform swarm.</w:t>
      </w:r>
    </w:p>
    <w:p w14:paraId="768282B4" w14:textId="202E812C" w:rsidR="00302A6B" w:rsidRDefault="0087218C" w:rsidP="00190FE5">
      <w:r>
        <w:t xml:space="preserve"> </w:t>
      </w:r>
    </w:p>
    <w:p w14:paraId="106B2C15" w14:textId="77777777" w:rsidR="005A3674" w:rsidRDefault="005A3674" w:rsidP="00E83CEF"/>
    <w:p w14:paraId="4E089832" w14:textId="3B519D58" w:rsidR="00407CAE" w:rsidRDefault="000B1DDB" w:rsidP="00FE07EE">
      <w:pPr>
        <w:pStyle w:val="Titre3"/>
      </w:pPr>
      <w:bookmarkStart w:id="226" w:name="_Toc501009945"/>
      <w:r>
        <w:t>Load</w:t>
      </w:r>
      <w:r w:rsidR="004B47E0">
        <w:t xml:space="preserve"> Balancing</w:t>
      </w:r>
      <w:r w:rsidR="009D3AD2">
        <w:t xml:space="preserve"> Component</w:t>
      </w:r>
      <w:bookmarkEnd w:id="226"/>
    </w:p>
    <w:p w14:paraId="0AB2A677" w14:textId="77777777" w:rsidR="00E33783" w:rsidRDefault="00E33783" w:rsidP="004B47E0"/>
    <w:p w14:paraId="3306C126" w14:textId="74F2339B" w:rsidR="004B47E0" w:rsidRDefault="004B47E0" w:rsidP="004B47E0">
      <w:r>
        <w:t xml:space="preserve">This component </w:t>
      </w:r>
      <w:proofErr w:type="gramStart"/>
      <w:r>
        <w:t>is in charge of</w:t>
      </w:r>
      <w:proofErr w:type="gramEnd"/>
      <w:r>
        <w:t xml:space="preserve"> load ba</w:t>
      </w:r>
      <w:r w:rsidR="00DA1481">
        <w:t>l</w:t>
      </w:r>
      <w:r>
        <w:t>ancin</w:t>
      </w:r>
      <w:r w:rsidR="00DA1481">
        <w:t>g</w:t>
      </w:r>
      <w:r w:rsidR="00637AB9">
        <w:t xml:space="preserve"> and dispatching </w:t>
      </w:r>
      <w:r w:rsidR="0068704A">
        <w:t xml:space="preserve">inbound </w:t>
      </w:r>
      <w:r w:rsidR="00637AB9">
        <w:t xml:space="preserve">traffic </w:t>
      </w:r>
      <w:r w:rsidR="0068704A">
        <w:t xml:space="preserve">from outside to </w:t>
      </w:r>
      <w:r w:rsidR="003D232D">
        <w:t>all</w:t>
      </w:r>
      <w:r w:rsidR="0068704A">
        <w:t xml:space="preserve"> </w:t>
      </w:r>
      <w:r w:rsidR="00EC45D3">
        <w:t xml:space="preserve">internal components that </w:t>
      </w:r>
      <w:r w:rsidR="003A5C80">
        <w:t>need to provide</w:t>
      </w:r>
      <w:r w:rsidR="00EC45D3">
        <w:t xml:space="preserve"> an interface</w:t>
      </w:r>
      <w:r w:rsidR="003D232D">
        <w:t xml:space="preserve"> </w:t>
      </w:r>
      <w:r w:rsidR="003A5C80">
        <w:t>opened</w:t>
      </w:r>
      <w:r w:rsidR="002A2F85">
        <w:t xml:space="preserve"> to public access.</w:t>
      </w:r>
    </w:p>
    <w:p w14:paraId="3346DAB0" w14:textId="77777777" w:rsidR="00BA5FEF" w:rsidRDefault="00BA5FEF" w:rsidP="004B47E0"/>
    <w:p w14:paraId="53EB2B68" w14:textId="6B79EE74" w:rsidR="00C16891" w:rsidRDefault="009C4A05" w:rsidP="00E83CEF">
      <w:r>
        <w:t xml:space="preserve">Initially it was envisaged </w:t>
      </w:r>
      <w:r w:rsidR="00A30AC8">
        <w:t xml:space="preserve">to use </w:t>
      </w:r>
      <w:r w:rsidR="00F06503">
        <w:t xml:space="preserve">an F5 </w:t>
      </w:r>
      <w:proofErr w:type="spellStart"/>
      <w:r w:rsidR="00F06503">
        <w:t>BigIP</w:t>
      </w:r>
      <w:proofErr w:type="spellEnd"/>
      <w:r w:rsidR="00F06503">
        <w:t xml:space="preserve"> appliance, but the alternative </w:t>
      </w:r>
      <w:r w:rsidR="000D105B">
        <w:t xml:space="preserve">using </w:t>
      </w:r>
      <w:hyperlink r:id="rId124" w:history="1">
        <w:proofErr w:type="spellStart"/>
        <w:r w:rsidR="009D3AD2" w:rsidRPr="00DB5109">
          <w:rPr>
            <w:rStyle w:val="Lienhypertexte"/>
          </w:rPr>
          <w:t>HAProxy</w:t>
        </w:r>
        <w:proofErr w:type="spellEnd"/>
      </w:hyperlink>
      <w:r w:rsidR="00A736A6">
        <w:t xml:space="preserve"> has been explored, and </w:t>
      </w:r>
      <w:r w:rsidR="00845399">
        <w:t>the choice is to start with this open source solution</w:t>
      </w:r>
      <w:r w:rsidR="00C16891">
        <w:t>.</w:t>
      </w:r>
    </w:p>
    <w:p w14:paraId="3ADC4A86" w14:textId="3AE73BBA" w:rsidR="005A3674" w:rsidRDefault="00806408" w:rsidP="00E83CEF">
      <w:r>
        <w:t xml:space="preserve"> </w:t>
      </w: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C16891" w14:paraId="071045A6" w14:textId="77777777" w:rsidTr="00DC0212">
        <w:tc>
          <w:tcPr>
            <w:tcW w:w="2698" w:type="dxa"/>
          </w:tcPr>
          <w:p w14:paraId="03122EB5" w14:textId="77777777" w:rsidR="00C16891" w:rsidRDefault="00C16891" w:rsidP="00DC0212">
            <w:pPr>
              <w:rPr>
                <w:b/>
                <w:bCs/>
              </w:rPr>
            </w:pPr>
            <w:r>
              <w:rPr>
                <w:b/>
                <w:bCs/>
              </w:rPr>
              <w:t>Architecture Component</w:t>
            </w:r>
          </w:p>
        </w:tc>
        <w:tc>
          <w:tcPr>
            <w:tcW w:w="3818" w:type="dxa"/>
          </w:tcPr>
          <w:p w14:paraId="6B967B97" w14:textId="77777777" w:rsidR="00C16891" w:rsidRDefault="00C16891" w:rsidP="00DC0212">
            <w:pPr>
              <w:rPr>
                <w:b/>
                <w:bCs/>
              </w:rPr>
            </w:pPr>
            <w:r>
              <w:rPr>
                <w:b/>
                <w:bCs/>
              </w:rPr>
              <w:t>Component Elements</w:t>
            </w:r>
          </w:p>
        </w:tc>
      </w:tr>
      <w:tr w:rsidR="00C16891" w14:paraId="4AAF5E08" w14:textId="77777777" w:rsidTr="00DC0212">
        <w:tc>
          <w:tcPr>
            <w:tcW w:w="2698" w:type="dxa"/>
          </w:tcPr>
          <w:p w14:paraId="164CAA2E" w14:textId="77777777" w:rsidR="00C16891" w:rsidRDefault="00C16891" w:rsidP="00DC0212">
            <w:r>
              <w:t>Database Server</w:t>
            </w:r>
          </w:p>
        </w:tc>
        <w:tc>
          <w:tcPr>
            <w:tcW w:w="3818" w:type="dxa"/>
          </w:tcPr>
          <w:p w14:paraId="16295505" w14:textId="6D01695D" w:rsidR="00C16891" w:rsidRPr="00A30DEB" w:rsidRDefault="00C16891" w:rsidP="00DC0212">
            <w:pPr>
              <w:rPr>
                <w:lang w:val="fr-FR"/>
              </w:rPr>
            </w:pPr>
            <w:r>
              <w:t>none</w:t>
            </w:r>
          </w:p>
        </w:tc>
      </w:tr>
      <w:tr w:rsidR="00C16891" w14:paraId="7006336C" w14:textId="77777777" w:rsidTr="00DC0212">
        <w:tc>
          <w:tcPr>
            <w:tcW w:w="2698" w:type="dxa"/>
          </w:tcPr>
          <w:p w14:paraId="44B7421B" w14:textId="7074F769" w:rsidR="00C16891" w:rsidRDefault="00C16891" w:rsidP="00DC0212">
            <w:r>
              <w:t>Applications</w:t>
            </w:r>
          </w:p>
        </w:tc>
        <w:tc>
          <w:tcPr>
            <w:tcW w:w="3818" w:type="dxa"/>
          </w:tcPr>
          <w:p w14:paraId="456FE08C" w14:textId="7B550A20" w:rsidR="00C16891" w:rsidRDefault="005706D1" w:rsidP="00DC0212">
            <w:hyperlink r:id="rId125" w:history="1">
              <w:proofErr w:type="spellStart"/>
              <w:r w:rsidR="00C16891" w:rsidRPr="005706D1">
                <w:rPr>
                  <w:rStyle w:val="Lienhypertexte"/>
                </w:rPr>
                <w:t>H</w:t>
              </w:r>
              <w:r w:rsidR="00C60504" w:rsidRPr="005706D1">
                <w:rPr>
                  <w:rStyle w:val="Lienhypertexte"/>
                </w:rPr>
                <w:t>aProxy</w:t>
              </w:r>
              <w:proofErr w:type="spellEnd"/>
            </w:hyperlink>
          </w:p>
        </w:tc>
      </w:tr>
    </w:tbl>
    <w:p w14:paraId="587B1559" w14:textId="53C5D6FB" w:rsidR="00B27D5D" w:rsidRDefault="00060CFA" w:rsidP="00B27D5D">
      <w:pPr>
        <w:keepNext/>
      </w:pPr>
      <w:r>
        <w:t xml:space="preserve">To separate the concerns between </w:t>
      </w:r>
      <w:r w:rsidR="00135D41">
        <w:t>the southbound IOT part and the northbound application</w:t>
      </w:r>
      <w:r w:rsidR="00E82D92">
        <w:t xml:space="preserve"> part, each bound will have its own </w:t>
      </w:r>
      <w:proofErr w:type="spellStart"/>
      <w:r w:rsidR="00E82D92">
        <w:t>HaProxy</w:t>
      </w:r>
      <w:proofErr w:type="spellEnd"/>
      <w:r w:rsidR="000B5D5A">
        <w:t xml:space="preserve">, each of those </w:t>
      </w:r>
      <w:r w:rsidR="00405E4B">
        <w:t xml:space="preserve">should be deployed as </w:t>
      </w:r>
      <w:r w:rsidR="00324CBF">
        <w:t>Docker service, to provide high availability</w:t>
      </w:r>
      <w:r w:rsidR="00003FDC">
        <w:t xml:space="preserve"> (fail over redundancy)</w:t>
      </w:r>
      <w:r w:rsidR="000252F9">
        <w:t>.</w:t>
      </w:r>
    </w:p>
    <w:p w14:paraId="67D54D72" w14:textId="77777777" w:rsidR="00190FE5" w:rsidRDefault="00190FE5" w:rsidP="00B27D5D">
      <w:pPr>
        <w:keepNext/>
      </w:pPr>
    </w:p>
    <w:p w14:paraId="04EEEAF3" w14:textId="77777777" w:rsidR="002D7C8C" w:rsidRDefault="002D7C8C" w:rsidP="002D7C8C">
      <w:pPr>
        <w:pStyle w:val="Titre1"/>
      </w:pPr>
      <w:bookmarkStart w:id="227" w:name="_Toc499823551"/>
      <w:bookmarkStart w:id="228" w:name="_Toc501009946"/>
      <w:r>
        <w:t>Section 3 SYSTEM ARCHITECTURE DESIGN</w:t>
      </w:r>
      <w:bookmarkEnd w:id="227"/>
      <w:bookmarkEnd w:id="228"/>
    </w:p>
    <w:p w14:paraId="5CB82A2B" w14:textId="77777777" w:rsidR="002D7C8C" w:rsidRPr="0077092E" w:rsidRDefault="002D7C8C" w:rsidP="002D7C8C">
      <w:r w:rsidRPr="0077092E">
        <w:rPr>
          <w:i/>
          <w:iCs/>
        </w:rPr>
        <w:t xml:space="preserve">The </w:t>
      </w:r>
      <w:r w:rsidRPr="0077092E">
        <w:rPr>
          <w:b/>
          <w:i/>
          <w:iCs/>
        </w:rPr>
        <w:t>System Architecture Design</w:t>
      </w:r>
      <w:r w:rsidRPr="0077092E">
        <w:rPr>
          <w:i/>
          <w:iCs/>
        </w:rPr>
        <w:t xml:space="preserve"> section provides detailed descriptions of each product implementing architecture components, and explains the rationale for product selection.</w:t>
      </w:r>
    </w:p>
    <w:p w14:paraId="20368ED0" w14:textId="77777777" w:rsidR="00060547" w:rsidRDefault="00060547" w:rsidP="00060547">
      <w:pPr>
        <w:rPr>
          <w:i/>
          <w:iCs/>
        </w:rPr>
      </w:pPr>
    </w:p>
    <w:p w14:paraId="68117736" w14:textId="186C583D" w:rsidR="00060547" w:rsidRPr="0077092E" w:rsidRDefault="00060547" w:rsidP="00060547">
      <w:pPr>
        <w:rPr>
          <w:i/>
          <w:iCs/>
        </w:rPr>
      </w:pPr>
      <w:r w:rsidRPr="0077092E">
        <w:rPr>
          <w:i/>
          <w:iCs/>
        </w:rPr>
        <w:t xml:space="preserve">For each </w:t>
      </w:r>
      <w:r w:rsidRPr="0077092E">
        <w:rPr>
          <w:b/>
          <w:bCs/>
          <w:i/>
          <w:iCs/>
        </w:rPr>
        <w:t xml:space="preserve">System Architecture Component </w:t>
      </w:r>
      <w:r w:rsidRPr="0077092E">
        <w:rPr>
          <w:bCs/>
          <w:i/>
          <w:iCs/>
        </w:rPr>
        <w:t>(identified in Section 2.3 above)</w:t>
      </w:r>
      <w:r w:rsidRPr="0077092E">
        <w:rPr>
          <w:i/>
          <w:iCs/>
        </w:rPr>
        <w:t xml:space="preserve">, </w:t>
      </w:r>
      <w:r w:rsidR="006D346F">
        <w:rPr>
          <w:i/>
          <w:iCs/>
        </w:rPr>
        <w:t>this section</w:t>
      </w:r>
      <w:r w:rsidRPr="0077092E">
        <w:rPr>
          <w:i/>
          <w:iCs/>
        </w:rPr>
        <w:t xml:space="preserve"> describes</w:t>
      </w:r>
      <w:r w:rsidR="006D346F">
        <w:rPr>
          <w:i/>
          <w:iCs/>
        </w:rPr>
        <w:t>:</w:t>
      </w:r>
      <w:r w:rsidRPr="0077092E">
        <w:rPr>
          <w:i/>
          <w:iCs/>
        </w:rPr>
        <w:t xml:space="preserve"> specific </w:t>
      </w:r>
      <w:r w:rsidRPr="0077092E">
        <w:rPr>
          <w:b/>
          <w:bCs/>
          <w:i/>
          <w:iCs/>
        </w:rPr>
        <w:t>Component Functions</w:t>
      </w:r>
      <w:r w:rsidRPr="0077092E">
        <w:rPr>
          <w:i/>
          <w:iCs/>
        </w:rPr>
        <w:t xml:space="preserve">, requirements and other </w:t>
      </w:r>
      <w:r w:rsidRPr="0077092E">
        <w:rPr>
          <w:b/>
          <w:bCs/>
          <w:i/>
          <w:iCs/>
        </w:rPr>
        <w:t xml:space="preserve">Technical Considerations </w:t>
      </w:r>
      <w:r w:rsidRPr="0077092E">
        <w:rPr>
          <w:i/>
          <w:iCs/>
        </w:rPr>
        <w:t xml:space="preserve">that were used in the decision-making process, as well as any specific </w:t>
      </w:r>
      <w:r w:rsidRPr="0077092E">
        <w:rPr>
          <w:b/>
          <w:bCs/>
          <w:i/>
          <w:iCs/>
        </w:rPr>
        <w:t xml:space="preserve">Products </w:t>
      </w:r>
      <w:r w:rsidRPr="0077092E">
        <w:rPr>
          <w:i/>
          <w:iCs/>
        </w:rPr>
        <w:t xml:space="preserve">selected to implement this component.  The </w:t>
      </w:r>
      <w:r w:rsidRPr="0077092E">
        <w:rPr>
          <w:b/>
          <w:bCs/>
          <w:i/>
          <w:iCs/>
        </w:rPr>
        <w:t xml:space="preserve">Selection Rationale </w:t>
      </w:r>
      <w:r w:rsidRPr="0077092E">
        <w:rPr>
          <w:i/>
          <w:iCs/>
        </w:rPr>
        <w:t xml:space="preserve">identifies any other products that may have been considered, and provides rationale for the decision.  </w:t>
      </w:r>
      <w:r w:rsidRPr="0077092E">
        <w:rPr>
          <w:b/>
          <w:bCs/>
          <w:i/>
          <w:iCs/>
        </w:rPr>
        <w:t>Architecture Risks</w:t>
      </w:r>
      <w:r w:rsidRPr="0077092E">
        <w:rPr>
          <w:i/>
          <w:iCs/>
        </w:rPr>
        <w:t xml:space="preserve"> identifies any potential risks associated with the architecture element</w:t>
      </w:r>
      <w:r w:rsidR="003E3389">
        <w:rPr>
          <w:i/>
          <w:iCs/>
        </w:rPr>
        <w:t xml:space="preserve"> and the solutions to minimize those risks</w:t>
      </w:r>
      <w:r w:rsidRPr="0077092E">
        <w:rPr>
          <w:i/>
          <w:iCs/>
        </w:rPr>
        <w:t>.</w:t>
      </w:r>
    </w:p>
    <w:p w14:paraId="01172E8F" w14:textId="77777777" w:rsidR="002D7C8C" w:rsidRDefault="002D7C8C" w:rsidP="002D7C8C"/>
    <w:p w14:paraId="231429A0" w14:textId="66A4ECCF" w:rsidR="00040A88" w:rsidRDefault="00040A88" w:rsidP="00040A88">
      <w:pPr>
        <w:pStyle w:val="Titre2"/>
      </w:pPr>
      <w:bookmarkStart w:id="229" w:name="_Toc499823552"/>
      <w:bookmarkStart w:id="230" w:name="_Toc501009947"/>
      <w:r>
        <w:t>Docker Images Management Component</w:t>
      </w:r>
      <w:bookmarkEnd w:id="229"/>
      <w:bookmarkEnd w:id="230"/>
    </w:p>
    <w:p w14:paraId="578D9AD7" w14:textId="77777777" w:rsidR="00040A88" w:rsidRDefault="00040A88" w:rsidP="00040A88"/>
    <w:p w14:paraId="6E7A2164" w14:textId="1FB97F01" w:rsidR="00040A88" w:rsidRDefault="00040A88" w:rsidP="00040A88">
      <w:pPr>
        <w:pStyle w:val="Titre3"/>
      </w:pPr>
      <w:bookmarkStart w:id="231" w:name="_Toc499823553"/>
      <w:bookmarkStart w:id="232" w:name="_Toc501009948"/>
      <w:r>
        <w:t>Component Functions</w:t>
      </w:r>
      <w:bookmarkEnd w:id="231"/>
      <w:bookmarkEnd w:id="232"/>
    </w:p>
    <w:p w14:paraId="2A4A18CA" w14:textId="7510B1B8" w:rsidR="00625A55" w:rsidRDefault="00625A55" w:rsidP="00625A55">
      <w:r>
        <w:t xml:space="preserve">This component is not a </w:t>
      </w:r>
      <w:proofErr w:type="spellStart"/>
      <w:r w:rsidR="00AC6CAC">
        <w:t>Fiware</w:t>
      </w:r>
      <w:proofErr w:type="spellEnd"/>
      <w:r w:rsidR="00AC6CAC">
        <w:t xml:space="preserve"> </w:t>
      </w:r>
      <w:r>
        <w:t xml:space="preserve">functional component, it is used to manage the </w:t>
      </w:r>
      <w:r w:rsidR="00796707">
        <w:t xml:space="preserve">access to </w:t>
      </w:r>
      <w:r>
        <w:t xml:space="preserve">Docker Images used </w:t>
      </w:r>
      <w:r w:rsidR="00465627">
        <w:t>to deploy</w:t>
      </w:r>
      <w:r>
        <w:t xml:space="preserve"> the smart city platform</w:t>
      </w:r>
      <w:r w:rsidR="001434D5">
        <w:t xml:space="preserve"> in production</w:t>
      </w:r>
      <w:r w:rsidR="00AC6CAC">
        <w:t>, in a Docker Images Registry</w:t>
      </w:r>
      <w:r w:rsidR="00C40839">
        <w:t>, generally private</w:t>
      </w:r>
      <w:r>
        <w:t>.</w:t>
      </w:r>
    </w:p>
    <w:p w14:paraId="1C00C8C6" w14:textId="0CF6CDDD" w:rsidR="00F752D2" w:rsidRDefault="00F752D2" w:rsidP="00625A55"/>
    <w:p w14:paraId="715F4EFF" w14:textId="5E2D3840" w:rsidR="00625A55" w:rsidRDefault="00625A55" w:rsidP="00625A55">
      <w:r>
        <w:t xml:space="preserve">It </w:t>
      </w:r>
      <w:r w:rsidR="00796707">
        <w:t>is a</w:t>
      </w:r>
      <w:r w:rsidR="00AC6CAC">
        <w:t xml:space="preserve"> manager over an installed Docker registry</w:t>
      </w:r>
      <w:r w:rsidR="00796707">
        <w:t>, that is</w:t>
      </w:r>
      <w:r>
        <w:t xml:space="preserve"> </w:t>
      </w:r>
      <w:r w:rsidR="00796707">
        <w:t xml:space="preserve">used mainly </w:t>
      </w:r>
      <w:r>
        <w:t xml:space="preserve">to authenticate users to authorize them to manipulate Docker Images files from </w:t>
      </w:r>
      <w:r w:rsidR="00212CCB">
        <w:t xml:space="preserve">the attached </w:t>
      </w:r>
      <w:r>
        <w:t>Registry.</w:t>
      </w:r>
    </w:p>
    <w:p w14:paraId="645CED8D" w14:textId="77777777" w:rsidR="00C40839" w:rsidRDefault="00C40839" w:rsidP="00625A55"/>
    <w:p w14:paraId="4977C432" w14:textId="0FAFBEF6" w:rsidR="001434D5" w:rsidRDefault="001434D5" w:rsidP="00625A55">
      <w:r>
        <w:t xml:space="preserve">A Docker registry is a repository of built </w:t>
      </w:r>
      <w:r w:rsidR="00A21C2B">
        <w:t>D</w:t>
      </w:r>
      <w:r>
        <w:t>ocker images</w:t>
      </w:r>
      <w:r w:rsidR="00A21C2B">
        <w:t xml:space="preserve"> of containers</w:t>
      </w:r>
      <w:r w:rsidR="00C40839">
        <w:t xml:space="preserve"> (</w:t>
      </w:r>
      <w:proofErr w:type="spellStart"/>
      <w:r w:rsidR="00C40839">
        <w:t>Docke</w:t>
      </w:r>
      <w:r w:rsidR="00797F9F">
        <w:t>r</w:t>
      </w:r>
      <w:r w:rsidR="00C40839">
        <w:t>Hub</w:t>
      </w:r>
      <w:proofErr w:type="spellEnd"/>
      <w:r w:rsidR="00C40839">
        <w:t xml:space="preserve"> is a public Docker registry)</w:t>
      </w:r>
      <w:r w:rsidR="00A21C2B">
        <w:t>.</w:t>
      </w:r>
    </w:p>
    <w:p w14:paraId="4677F4A3" w14:textId="77777777" w:rsidR="00212CCB" w:rsidRDefault="00212CCB" w:rsidP="00625A55"/>
    <w:p w14:paraId="0F55685F" w14:textId="1FB03898" w:rsidR="00212CCB" w:rsidRDefault="00212CCB" w:rsidP="00625A55">
      <w:r>
        <w:t>Registry management is needed in production, but also in development and QA steps of a project</w:t>
      </w:r>
    </w:p>
    <w:p w14:paraId="5C9AB898" w14:textId="77777777" w:rsidR="00C40839" w:rsidRDefault="00212CCB" w:rsidP="00625A55">
      <w:r>
        <w:t xml:space="preserve">If Portus is the choice for production container images management, </w:t>
      </w:r>
    </w:p>
    <w:p w14:paraId="152C06C3" w14:textId="5C44F5E8" w:rsidR="00212CCB" w:rsidRDefault="00212CCB" w:rsidP="00625A55">
      <w:r>
        <w:t>GitLab is the container images management to use while development and QA.</w:t>
      </w:r>
    </w:p>
    <w:p w14:paraId="7E80B63E" w14:textId="77777777" w:rsidR="00625A55" w:rsidRPr="00625A55" w:rsidRDefault="00625A55" w:rsidP="00625A55"/>
    <w:p w14:paraId="5E5FD9C2" w14:textId="7BD06AFB" w:rsidR="00040A88" w:rsidRDefault="00040A88" w:rsidP="00040A88">
      <w:pPr>
        <w:pStyle w:val="Titre3"/>
      </w:pPr>
      <w:bookmarkStart w:id="233" w:name="_Toc499823554"/>
      <w:bookmarkStart w:id="234" w:name="_Toc501009949"/>
      <w:r>
        <w:t>Technical Considerations</w:t>
      </w:r>
      <w:bookmarkEnd w:id="233"/>
      <w:bookmarkEnd w:id="234"/>
    </w:p>
    <w:p w14:paraId="41CE05F1" w14:textId="35156252" w:rsidR="00AC6CAC" w:rsidRDefault="00AC6CAC" w:rsidP="00AC6CAC">
      <w:r>
        <w:t xml:space="preserve">Portus an </w:t>
      </w:r>
      <w:hyperlink r:id="rId126" w:history="1">
        <w:r w:rsidRPr="00F06249">
          <w:rPr>
            <w:rStyle w:val="Lienhypertexte"/>
          </w:rPr>
          <w:t xml:space="preserve">open source software originated </w:t>
        </w:r>
        <w:r>
          <w:rPr>
            <w:rStyle w:val="Lienhypertexte"/>
          </w:rPr>
          <w:t>from</w:t>
        </w:r>
        <w:r w:rsidRPr="00F06249">
          <w:rPr>
            <w:rStyle w:val="Lienhypertexte"/>
          </w:rPr>
          <w:t xml:space="preserve"> </w:t>
        </w:r>
        <w:proofErr w:type="spellStart"/>
        <w:r>
          <w:rPr>
            <w:rStyle w:val="Lienhypertexte"/>
          </w:rPr>
          <w:t>Open</w:t>
        </w:r>
        <w:r w:rsidRPr="00F06249">
          <w:rPr>
            <w:rStyle w:val="Lienhypertexte"/>
          </w:rPr>
          <w:t>Suse</w:t>
        </w:r>
        <w:proofErr w:type="spellEnd"/>
      </w:hyperlink>
      <w:r>
        <w:t>, written in Ruby.</w:t>
      </w:r>
    </w:p>
    <w:p w14:paraId="17C6C758" w14:textId="77777777" w:rsidR="00AC6CAC" w:rsidRDefault="00AC6CAC" w:rsidP="00AC6CAC">
      <w:r>
        <w:t xml:space="preserve">It provides its own security access layer that can be </w:t>
      </w:r>
      <w:r w:rsidRPr="008C5419">
        <w:t>configured to use an LDAP server for the authentication</w:t>
      </w:r>
      <w:r>
        <w:t>, then it is possible to configure the component to use MNCA MS ADAM identity management.</w:t>
      </w:r>
    </w:p>
    <w:p w14:paraId="2797ED0F" w14:textId="77777777" w:rsidR="00AC6CAC" w:rsidRDefault="00AC6CAC" w:rsidP="00AC6CAC"/>
    <w:p w14:paraId="62AA014C" w14:textId="2D7A4E71" w:rsidR="00AC6CAC" w:rsidRDefault="00AC6CAC" w:rsidP="00AC6CAC">
      <w:r>
        <w:t xml:space="preserve">At least one local Docker registry must be installed </w:t>
      </w:r>
      <w:r w:rsidR="00A56167">
        <w:t>as a Docker cont</w:t>
      </w:r>
      <w:r w:rsidR="0034729F">
        <w:t>ainer.</w:t>
      </w:r>
    </w:p>
    <w:p w14:paraId="3CED5F04" w14:textId="77777777" w:rsidR="0034729F" w:rsidRDefault="0034729F" w:rsidP="00AC6CAC"/>
    <w:p w14:paraId="05A51679" w14:textId="4DFC5D40" w:rsidR="00625A55" w:rsidRDefault="00AC6CAC" w:rsidP="00625A55">
      <w:r>
        <w:t>Portus</w:t>
      </w:r>
      <w:r w:rsidR="00625A55">
        <w:t xml:space="preserve"> component needs a database</w:t>
      </w:r>
      <w:r w:rsidR="001C6ED4">
        <w:t xml:space="preserve">, MySQL is proposed by default, PostgreSQL is </w:t>
      </w:r>
      <w:r w:rsidR="005D4ED7">
        <w:t xml:space="preserve">also </w:t>
      </w:r>
      <w:r w:rsidR="001C6ED4">
        <w:t>supported</w:t>
      </w:r>
      <w:r w:rsidR="00465627">
        <w:t>.</w:t>
      </w:r>
    </w:p>
    <w:p w14:paraId="123E3092" w14:textId="2824250B" w:rsidR="00465627" w:rsidRDefault="00465627" w:rsidP="00625A55">
      <w:r>
        <w:t>The database is needed for user management.</w:t>
      </w:r>
    </w:p>
    <w:p w14:paraId="0DADCDC6" w14:textId="7F746EA9" w:rsidR="00465627" w:rsidRDefault="00465627" w:rsidP="00625A55">
      <w:r w:rsidRPr="00465627">
        <w:t>Portus can be configured to use an LDAP server for the authentication</w:t>
      </w:r>
      <w:r>
        <w:t xml:space="preserve">: </w:t>
      </w:r>
      <w:hyperlink r:id="rId127" w:history="1">
        <w:r w:rsidRPr="00465627">
          <w:rPr>
            <w:rStyle w:val="Lienhypertexte"/>
          </w:rPr>
          <w:t>Portus LDAP support</w:t>
        </w:r>
      </w:hyperlink>
      <w:r w:rsidR="0034729F">
        <w:t>, so it</w:t>
      </w:r>
      <w:r w:rsidR="0070091F">
        <w:t xml:space="preserve"> can be interfaced with the MNCA ADAM.</w:t>
      </w:r>
    </w:p>
    <w:p w14:paraId="64B5D72B" w14:textId="77777777" w:rsidR="00DB280D" w:rsidRDefault="00DB280D" w:rsidP="00DB280D"/>
    <w:p w14:paraId="67D06FCE" w14:textId="43844B63" w:rsidR="00DB280D" w:rsidRDefault="00DB280D" w:rsidP="00DB280D">
      <w:r>
        <w:t xml:space="preserve">Portus and the </w:t>
      </w:r>
      <w:r w:rsidR="00A21C2B">
        <w:t>D</w:t>
      </w:r>
      <w:r>
        <w:t xml:space="preserve">ocker registry will be deployed as services, through a Docker compose or stack file: </w:t>
      </w:r>
      <w:hyperlink r:id="rId128" w:history="1">
        <w:r w:rsidRPr="00EF5CF8">
          <w:rPr>
            <w:rStyle w:val="Lienhypertexte"/>
          </w:rPr>
          <w:t>exampl</w:t>
        </w:r>
        <w:r>
          <w:rPr>
            <w:rStyle w:val="Lienhypertexte"/>
          </w:rPr>
          <w:t>e of secure compose fil</w:t>
        </w:r>
        <w:r w:rsidRPr="00EF5CF8">
          <w:rPr>
            <w:rStyle w:val="Lienhypertexte"/>
          </w:rPr>
          <w:t>e</w:t>
        </w:r>
      </w:hyperlink>
    </w:p>
    <w:p w14:paraId="454CF58C" w14:textId="77777777" w:rsidR="00594659" w:rsidRDefault="00594659" w:rsidP="00DB280D"/>
    <w:p w14:paraId="425E224E" w14:textId="64468006" w:rsidR="00DB280D" w:rsidRDefault="00AF421B" w:rsidP="00DB280D">
      <w:r>
        <w:t>Incoming port: 3000</w:t>
      </w:r>
      <w:r w:rsidR="007A0F06">
        <w:t>/</w:t>
      </w:r>
      <w:r>
        <w:t>TCP</w:t>
      </w:r>
    </w:p>
    <w:p w14:paraId="526AE703" w14:textId="77777777" w:rsidR="00A10899" w:rsidRDefault="00A10899" w:rsidP="00DB280D"/>
    <w:p w14:paraId="24AD8392" w14:textId="77777777" w:rsidR="00465627" w:rsidRPr="00625A55" w:rsidRDefault="00465627" w:rsidP="00625A55"/>
    <w:p w14:paraId="1E31DEFD" w14:textId="550D2E9D" w:rsidR="00040A88" w:rsidRDefault="00040A88" w:rsidP="00040A88">
      <w:pPr>
        <w:pStyle w:val="Titre3"/>
      </w:pPr>
      <w:bookmarkStart w:id="235" w:name="_Toc499823555"/>
      <w:bookmarkStart w:id="236" w:name="_Toc501009950"/>
      <w:r>
        <w:t>Selected Product(s)</w:t>
      </w:r>
      <w:bookmarkEnd w:id="235"/>
      <w:bookmarkEnd w:id="236"/>
    </w:p>
    <w:p w14:paraId="75C21393" w14:textId="586F5BF1" w:rsidR="00625A55" w:rsidRDefault="00625A55" w:rsidP="00625A55">
      <w:r>
        <w:t xml:space="preserve">The </w:t>
      </w:r>
      <w:r w:rsidR="00796707">
        <w:t xml:space="preserve">selected product to manage </w:t>
      </w:r>
      <w:r w:rsidR="006776BC">
        <w:t xml:space="preserve">images in </w:t>
      </w:r>
      <w:r w:rsidR="00796707">
        <w:t xml:space="preserve">docker </w:t>
      </w:r>
      <w:r w:rsidR="006776BC">
        <w:t xml:space="preserve">registry </w:t>
      </w:r>
      <w:r w:rsidR="00796707">
        <w:t>is Portus</w:t>
      </w:r>
      <w:r w:rsidR="006776BC">
        <w:t xml:space="preserve">, but the registry </w:t>
      </w:r>
      <w:r w:rsidR="00286A49">
        <w:t xml:space="preserve">itself </w:t>
      </w:r>
      <w:r w:rsidR="006776BC">
        <w:t>is provided through</w:t>
      </w:r>
      <w:r w:rsidR="00286A49">
        <w:t xml:space="preserve"> a </w:t>
      </w:r>
      <w:r w:rsidR="006776BC">
        <w:t>Docker registry co</w:t>
      </w:r>
      <w:r w:rsidR="00286A49">
        <w:t>ntainer</w:t>
      </w:r>
      <w:r w:rsidR="006776BC">
        <w:t xml:space="preserve">, </w:t>
      </w:r>
      <w:r w:rsidR="00E51A9F">
        <w:t xml:space="preserve">so that </w:t>
      </w:r>
      <w:r w:rsidR="006776BC">
        <w:t xml:space="preserve">Portus mainly provides authentication to allow access to the images </w:t>
      </w:r>
    </w:p>
    <w:p w14:paraId="71D2E561" w14:textId="77777777" w:rsidR="000E3FCF" w:rsidRDefault="000E3FCF" w:rsidP="00625A55"/>
    <w:p w14:paraId="729FF25D" w14:textId="2DF7B398" w:rsidR="006A6105" w:rsidRDefault="006A6105" w:rsidP="00625A55">
      <w:r>
        <w:lastRenderedPageBreak/>
        <w:t>Git</w:t>
      </w:r>
      <w:r w:rsidR="000E3FCF">
        <w:t>L</w:t>
      </w:r>
      <w:r>
        <w:t>ab provides also</w:t>
      </w:r>
      <w:r w:rsidR="006776BC">
        <w:t xml:space="preserve"> Docker registry</w:t>
      </w:r>
      <w:r w:rsidR="000E3FCF">
        <w:t xml:space="preserve"> </w:t>
      </w:r>
      <w:r w:rsidR="0032241D">
        <w:t xml:space="preserve">management </w:t>
      </w:r>
      <w:r w:rsidR="000E3FCF">
        <w:t xml:space="preserve">for container images: </w:t>
      </w:r>
      <w:hyperlink r:id="rId129" w:history="1">
        <w:r w:rsidR="000E3FCF" w:rsidRPr="000E3FCF">
          <w:rPr>
            <w:rStyle w:val="Lienhypertexte"/>
          </w:rPr>
          <w:t>GitLab Container Registry</w:t>
        </w:r>
      </w:hyperlink>
      <w:r w:rsidR="000E3FCF">
        <w:t>.</w:t>
      </w:r>
    </w:p>
    <w:p w14:paraId="53BA4BDB" w14:textId="2902FBC4" w:rsidR="00E51A9F" w:rsidRPr="00625A55" w:rsidRDefault="00E51A9F" w:rsidP="00625A55">
      <w:r>
        <w:t xml:space="preserve">It allows the </w:t>
      </w:r>
      <w:r w:rsidR="00286A49">
        <w:t>management of Docker container images</w:t>
      </w:r>
      <w:r w:rsidR="00465627">
        <w:t xml:space="preserve"> in </w:t>
      </w:r>
      <w:proofErr w:type="spellStart"/>
      <w:r w:rsidR="00465627">
        <w:t>Gitlab</w:t>
      </w:r>
      <w:proofErr w:type="spellEnd"/>
      <w:r w:rsidR="00465627">
        <w:t xml:space="preserve"> this could be used in development and QA (testing), and keep Portus</w:t>
      </w:r>
      <w:r w:rsidR="00A21C2B">
        <w:t xml:space="preserve"> and the associated registry</w:t>
      </w:r>
      <w:r w:rsidR="00465627">
        <w:t xml:space="preserve"> as the registry</w:t>
      </w:r>
      <w:r w:rsidR="00A21C2B" w:rsidRPr="00A21C2B">
        <w:t xml:space="preserve"> </w:t>
      </w:r>
      <w:r w:rsidR="00A21C2B">
        <w:t>for production</w:t>
      </w:r>
      <w:r w:rsidR="00465627">
        <w:t>.</w:t>
      </w:r>
    </w:p>
    <w:p w14:paraId="7A445EE2" w14:textId="3E8753DE" w:rsidR="00040A88" w:rsidRDefault="00040A88" w:rsidP="00040A88">
      <w:pPr>
        <w:pStyle w:val="Titre3"/>
      </w:pPr>
      <w:bookmarkStart w:id="237" w:name="_Toc499823556"/>
      <w:bookmarkStart w:id="238" w:name="_Toc501009951"/>
      <w:r>
        <w:t>Selection Rationale</w:t>
      </w:r>
      <w:bookmarkEnd w:id="237"/>
      <w:bookmarkEnd w:id="238"/>
    </w:p>
    <w:p w14:paraId="68A94F3A" w14:textId="717146A9" w:rsidR="00792C32" w:rsidRDefault="00792C32" w:rsidP="00792C32">
      <w:r>
        <w:t>Several alternatives exist fo</w:t>
      </w:r>
      <w:r w:rsidR="0015058F">
        <w:t>r</w:t>
      </w:r>
      <w:r>
        <w:t xml:space="preserve"> Docker Images management UI, Portus is a well</w:t>
      </w:r>
      <w:r w:rsidR="00326B4B">
        <w:t>-</w:t>
      </w:r>
      <w:r>
        <w:t xml:space="preserve">known </w:t>
      </w:r>
      <w:r w:rsidR="0015058F">
        <w:t xml:space="preserve">open-source </w:t>
      </w:r>
      <w:r>
        <w:t>distribution</w:t>
      </w:r>
      <w:r w:rsidR="0015058F">
        <w:t xml:space="preserve"> provided by </w:t>
      </w:r>
      <w:hyperlink r:id="rId130" w:history="1">
        <w:proofErr w:type="spellStart"/>
        <w:r w:rsidR="00E2346D" w:rsidRPr="005D4ED7">
          <w:rPr>
            <w:rStyle w:val="Lienhypertexte"/>
          </w:rPr>
          <w:t>Open</w:t>
        </w:r>
        <w:r w:rsidR="0015058F" w:rsidRPr="005D4ED7">
          <w:rPr>
            <w:rStyle w:val="Lienhypertexte"/>
          </w:rPr>
          <w:t>Suse</w:t>
        </w:r>
        <w:proofErr w:type="spellEnd"/>
      </w:hyperlink>
      <w:r w:rsidR="00E2346D">
        <w:t>.</w:t>
      </w:r>
    </w:p>
    <w:p w14:paraId="04257FE3" w14:textId="6FC5D681" w:rsidR="00E2346D" w:rsidRDefault="00C02E7E" w:rsidP="00792C32">
      <w:r>
        <w:t>Portus</w:t>
      </w:r>
      <w:r w:rsidR="00E2346D">
        <w:t xml:space="preserve"> has already been adopted during MNCA </w:t>
      </w:r>
      <w:proofErr w:type="spellStart"/>
      <w:r w:rsidR="00E2346D">
        <w:t>Fiware</w:t>
      </w:r>
      <w:proofErr w:type="spellEnd"/>
      <w:r w:rsidR="00E2346D">
        <w:t xml:space="preserve"> test by Olivier Sevilla, summer 2017.</w:t>
      </w:r>
    </w:p>
    <w:p w14:paraId="19E8AE77" w14:textId="0949267A" w:rsidR="00E2346D" w:rsidRDefault="00E2346D" w:rsidP="00792C32"/>
    <w:p w14:paraId="5655BC02" w14:textId="376A8BA1" w:rsidR="00E2346D" w:rsidRDefault="00E51A9F" w:rsidP="00792C32">
      <w:r>
        <w:t>Nevertheless</w:t>
      </w:r>
      <w:r w:rsidR="00F752D2">
        <w:t xml:space="preserve">, for development and QA, the use of specific registry attached behind the </w:t>
      </w:r>
      <w:proofErr w:type="spellStart"/>
      <w:r w:rsidR="00F752D2">
        <w:t>Gitlab</w:t>
      </w:r>
      <w:proofErr w:type="spellEnd"/>
      <w:r w:rsidR="00F752D2">
        <w:t xml:space="preserve"> of MNCA will allow to manage lifecycle of the Docker images, before releasing it in production.</w:t>
      </w:r>
    </w:p>
    <w:p w14:paraId="0D7B6DF1" w14:textId="3E074AAF" w:rsidR="00F752D2" w:rsidRDefault="00F752D2" w:rsidP="00792C32">
      <w:r>
        <w:t xml:space="preserve">GitLab like Portus is not a repository itself, it is a registry manager, </w:t>
      </w:r>
    </w:p>
    <w:p w14:paraId="3697705C" w14:textId="77777777" w:rsidR="00F752D2" w:rsidRPr="00792C32" w:rsidRDefault="00F752D2" w:rsidP="00792C32"/>
    <w:p w14:paraId="2BF8EF2D" w14:textId="41F96186" w:rsidR="00040A88" w:rsidRDefault="00040A88" w:rsidP="00040A88">
      <w:pPr>
        <w:pStyle w:val="Titre3"/>
        <w:rPr>
          <w:i/>
        </w:rPr>
      </w:pPr>
      <w:bookmarkStart w:id="239" w:name="_Toc499823557"/>
      <w:bookmarkStart w:id="240" w:name="_Toc501009952"/>
      <w:r>
        <w:t>Architecture Risks</w:t>
      </w:r>
      <w:bookmarkEnd w:id="239"/>
      <w:bookmarkEnd w:id="240"/>
    </w:p>
    <w:p w14:paraId="07FC5A8E" w14:textId="2DAE7A41" w:rsidR="00040A88" w:rsidRDefault="00A21C2B" w:rsidP="00040A88">
      <w:r>
        <w:t xml:space="preserve">The MNCA </w:t>
      </w:r>
      <w:proofErr w:type="spellStart"/>
      <w:r>
        <w:t>Gitlab</w:t>
      </w:r>
      <w:proofErr w:type="spellEnd"/>
      <w:r>
        <w:t xml:space="preserve"> should receive the Docker images in its own registry</w:t>
      </w:r>
      <w:r w:rsidR="00C02E7E">
        <w:t xml:space="preserve"> for development and QA</w:t>
      </w:r>
      <w:r>
        <w:t xml:space="preserve"> (</w:t>
      </w:r>
      <w:hyperlink r:id="rId131" w:anchor="enable-the-container-registry" w:history="1">
        <w:r w:rsidRPr="00A21C2B">
          <w:rPr>
            <w:rStyle w:val="Lienhypertexte"/>
          </w:rPr>
          <w:t xml:space="preserve">just need to </w:t>
        </w:r>
        <w:r w:rsidR="00C02E7E">
          <w:rPr>
            <w:rStyle w:val="Lienhypertexte"/>
          </w:rPr>
          <w:t xml:space="preserve">[install if not] </w:t>
        </w:r>
        <w:r w:rsidRPr="00A21C2B">
          <w:rPr>
            <w:rStyle w:val="Lienhypertexte"/>
          </w:rPr>
          <w:t>activate it</w:t>
        </w:r>
      </w:hyperlink>
      <w:r>
        <w:t>)</w:t>
      </w:r>
    </w:p>
    <w:p w14:paraId="02072C19" w14:textId="4EBBD9D9" w:rsidR="002F279C" w:rsidRPr="00F6725F" w:rsidRDefault="002F279C" w:rsidP="00040A88">
      <w:r>
        <w:t>The registr</w:t>
      </w:r>
      <w:r w:rsidR="00D37C34">
        <w:t>y</w:t>
      </w:r>
      <w:r w:rsidR="003E3389">
        <w:t xml:space="preserve"> for production should be managed with Portus</w:t>
      </w:r>
    </w:p>
    <w:p w14:paraId="30556DB8" w14:textId="53679696" w:rsidR="00E22701" w:rsidRDefault="00E22701">
      <w:pPr>
        <w:spacing w:after="160" w:line="259" w:lineRule="auto"/>
        <w:rPr>
          <w:rFonts w:eastAsiaTheme="majorEastAsia" w:cstheme="majorBidi"/>
          <w:b/>
          <w:bCs/>
          <w:sz w:val="28"/>
          <w:szCs w:val="26"/>
        </w:rPr>
      </w:pPr>
      <w:bookmarkStart w:id="241" w:name="_Toc499823558"/>
    </w:p>
    <w:p w14:paraId="772ABED1" w14:textId="62820061" w:rsidR="00040A88" w:rsidRDefault="00040A88" w:rsidP="00040A88">
      <w:pPr>
        <w:pStyle w:val="Titre2"/>
      </w:pPr>
      <w:bookmarkStart w:id="242" w:name="_Toc501009953"/>
      <w:r>
        <w:t>Docker Swarm Manager Component</w:t>
      </w:r>
      <w:bookmarkEnd w:id="241"/>
      <w:bookmarkEnd w:id="242"/>
    </w:p>
    <w:p w14:paraId="3DE751D6" w14:textId="77777777" w:rsidR="00040A88" w:rsidRDefault="00040A88" w:rsidP="00040A88"/>
    <w:p w14:paraId="6E3B4699" w14:textId="3303A6E5" w:rsidR="00040A88" w:rsidRDefault="00040A88" w:rsidP="00040A88">
      <w:pPr>
        <w:pStyle w:val="Titre3"/>
      </w:pPr>
      <w:bookmarkStart w:id="243" w:name="_Toc499823559"/>
      <w:bookmarkStart w:id="244" w:name="_Toc501009954"/>
      <w:r>
        <w:t>Component Functions</w:t>
      </w:r>
      <w:bookmarkEnd w:id="243"/>
      <w:bookmarkEnd w:id="244"/>
    </w:p>
    <w:p w14:paraId="2E265D62" w14:textId="2B514352" w:rsidR="00F5504D" w:rsidRDefault="00F5504D" w:rsidP="00F5504D">
      <w:r>
        <w:t>This is not a real component, it’s an artifact included in Docker (since 1.12 version), which allows to manage a Docker Swarm.</w:t>
      </w:r>
    </w:p>
    <w:p w14:paraId="5B9EDB7F" w14:textId="77777777" w:rsidR="00CA09C8" w:rsidRDefault="00CA09C8" w:rsidP="00F5504D"/>
    <w:p w14:paraId="7E2B617C" w14:textId="3131B94F" w:rsidR="00A65C7C" w:rsidRDefault="00A65C7C" w:rsidP="00F5504D">
      <w:r>
        <w:t xml:space="preserve">Docker Swarm </w:t>
      </w:r>
      <w:r w:rsidRPr="000B52C2">
        <w:t>turns a group of Docker engines into a single virtual Docker engine</w:t>
      </w:r>
      <w:r w:rsidR="00DE0B5F">
        <w:t>, on which containers are running</w:t>
      </w:r>
      <w:r w:rsidR="006B0831">
        <w:t xml:space="preserve"> as services</w:t>
      </w:r>
      <w:r>
        <w:t>.</w:t>
      </w:r>
    </w:p>
    <w:p w14:paraId="50934C2A" w14:textId="77777777" w:rsidR="00E85D83" w:rsidRDefault="00E85D83" w:rsidP="00F5504D"/>
    <w:p w14:paraId="2EA2F62D" w14:textId="77777777" w:rsidR="005702A9" w:rsidRDefault="005702A9" w:rsidP="005702A9">
      <w:r>
        <w:t>Dock Swarm is designed to work around four key principles:</w:t>
      </w:r>
    </w:p>
    <w:p w14:paraId="51EEB121" w14:textId="77777777" w:rsidR="005702A9" w:rsidRDefault="005702A9" w:rsidP="007363AE">
      <w:pPr>
        <w:pStyle w:val="Paragraphedeliste"/>
        <w:numPr>
          <w:ilvl w:val="0"/>
          <w:numId w:val="50"/>
        </w:numPr>
      </w:pPr>
      <w:r>
        <w:t>Simple yet powerful with a “just works” user experience</w:t>
      </w:r>
    </w:p>
    <w:p w14:paraId="4D0E16F4" w14:textId="77777777" w:rsidR="005702A9" w:rsidRDefault="005702A9" w:rsidP="007363AE">
      <w:pPr>
        <w:pStyle w:val="Paragraphedeliste"/>
        <w:numPr>
          <w:ilvl w:val="0"/>
          <w:numId w:val="50"/>
        </w:numPr>
      </w:pPr>
      <w:r>
        <w:t>Resilient zero single-point-of-failure architecture</w:t>
      </w:r>
    </w:p>
    <w:p w14:paraId="309371EC" w14:textId="77777777" w:rsidR="005702A9" w:rsidRDefault="005702A9" w:rsidP="007363AE">
      <w:pPr>
        <w:pStyle w:val="Paragraphedeliste"/>
        <w:numPr>
          <w:ilvl w:val="0"/>
          <w:numId w:val="50"/>
        </w:numPr>
      </w:pPr>
      <w:r>
        <w:t>Secure by default with automatically generated certificates</w:t>
      </w:r>
    </w:p>
    <w:p w14:paraId="7964CF25" w14:textId="23863810" w:rsidR="00E85D83" w:rsidRDefault="005702A9" w:rsidP="007363AE">
      <w:pPr>
        <w:pStyle w:val="Paragraphedeliste"/>
        <w:numPr>
          <w:ilvl w:val="0"/>
          <w:numId w:val="50"/>
        </w:numPr>
      </w:pPr>
      <w:r>
        <w:t>Backward compatibility with existing components</w:t>
      </w:r>
    </w:p>
    <w:p w14:paraId="7805F250" w14:textId="77777777" w:rsidR="00CA09C8" w:rsidRDefault="00CA09C8" w:rsidP="00F5504D"/>
    <w:p w14:paraId="67906366" w14:textId="57146E09" w:rsidR="00F5504D" w:rsidRDefault="00F5504D" w:rsidP="00F5504D">
      <w:r>
        <w:t xml:space="preserve">The </w:t>
      </w:r>
      <w:r w:rsidR="00C84553">
        <w:t>very fe</w:t>
      </w:r>
      <w:r w:rsidR="00BA2AC2">
        <w:t>w simple manager API functions</w:t>
      </w:r>
      <w:r>
        <w:t xml:space="preserve"> are</w:t>
      </w:r>
      <w:r w:rsidR="00712D4B">
        <w:t>:</w:t>
      </w:r>
      <w:r w:rsidR="00920841">
        <w:t xml:space="preserve"> initializ</w:t>
      </w:r>
      <w:r w:rsidR="00A85345">
        <w:t>ing</w:t>
      </w:r>
      <w:r w:rsidR="00920841">
        <w:t xml:space="preserve"> a Swarm, add</w:t>
      </w:r>
      <w:r w:rsidR="00D207C3">
        <w:t xml:space="preserve"> a machine</w:t>
      </w:r>
      <w:r w:rsidR="00077931">
        <w:t>/node</w:t>
      </w:r>
      <w:r w:rsidR="00D207C3">
        <w:t xml:space="preserve"> to a swarm</w:t>
      </w:r>
      <w:r w:rsidR="00077931">
        <w:t xml:space="preserve">, remove a node from a swarm, </w:t>
      </w:r>
      <w:r w:rsidR="00712D4B">
        <w:t xml:space="preserve">and </w:t>
      </w:r>
      <w:r w:rsidR="00077931">
        <w:t xml:space="preserve">renew </w:t>
      </w:r>
      <w:r w:rsidR="007A5B26">
        <w:t>certificates</w:t>
      </w:r>
      <w:r w:rsidR="00A85345">
        <w:t>.</w:t>
      </w:r>
    </w:p>
    <w:p w14:paraId="448B3B8A" w14:textId="77777777" w:rsidR="00CA09C8" w:rsidRDefault="00CA09C8" w:rsidP="00F5504D"/>
    <w:p w14:paraId="0B9762E1" w14:textId="2EEA6BB3" w:rsidR="00F073AE" w:rsidRDefault="002245EB" w:rsidP="00F073AE">
      <w:r>
        <w:t>Regarding network,</w:t>
      </w:r>
      <w:r w:rsidR="00F073AE">
        <w:t xml:space="preserve"> Docker swarm generates two different kinds of traffic:</w:t>
      </w:r>
    </w:p>
    <w:p w14:paraId="49B8F8DA" w14:textId="77777777" w:rsidR="00F073AE" w:rsidRDefault="00F073AE" w:rsidP="00F073AE"/>
    <w:p w14:paraId="582F95FD" w14:textId="77777777" w:rsidR="00F073AE" w:rsidRDefault="00F073AE" w:rsidP="0047663D">
      <w:pPr>
        <w:pStyle w:val="Paragraphedeliste"/>
        <w:numPr>
          <w:ilvl w:val="0"/>
          <w:numId w:val="36"/>
        </w:numPr>
      </w:pPr>
      <w:r w:rsidRPr="00BC7641">
        <w:rPr>
          <w:b/>
        </w:rPr>
        <w:t>Control and management plane traffic:</w:t>
      </w:r>
      <w:r>
        <w:t xml:space="preserve"> This includes swarm management messages, such as requests to join or leave the swarm. This traffic is always encrypted.</w:t>
      </w:r>
    </w:p>
    <w:p w14:paraId="349A0019" w14:textId="77777777" w:rsidR="00F073AE" w:rsidRDefault="00F073AE" w:rsidP="00F073AE"/>
    <w:p w14:paraId="2EA14999" w14:textId="13029C39" w:rsidR="00CA09C8" w:rsidRDefault="00F073AE" w:rsidP="0047663D">
      <w:pPr>
        <w:pStyle w:val="Paragraphedeliste"/>
        <w:numPr>
          <w:ilvl w:val="0"/>
          <w:numId w:val="36"/>
        </w:numPr>
      </w:pPr>
      <w:r w:rsidRPr="00BC7641">
        <w:rPr>
          <w:b/>
        </w:rPr>
        <w:t>Application data plane traffic:</w:t>
      </w:r>
      <w:r>
        <w:t xml:space="preserve"> This includes container traffic and traffic to and from external clients.</w:t>
      </w:r>
    </w:p>
    <w:p w14:paraId="79A4102E" w14:textId="77777777" w:rsidR="00177480" w:rsidRDefault="00177480" w:rsidP="00177480">
      <w:pPr>
        <w:pStyle w:val="Paragraphedeliste"/>
      </w:pPr>
    </w:p>
    <w:p w14:paraId="54D63954" w14:textId="77777777" w:rsidR="008708A6" w:rsidRDefault="00177480" w:rsidP="008708A6">
      <w:pPr>
        <w:keepNext/>
        <w:jc w:val="center"/>
      </w:pPr>
      <w:r>
        <w:rPr>
          <w:noProof/>
        </w:rPr>
        <w:drawing>
          <wp:inline distT="0" distB="0" distL="0" distR="0" wp14:anchorId="7DC99987" wp14:editId="419D1B34">
            <wp:extent cx="5305925" cy="3200400"/>
            <wp:effectExtent l="0" t="0" r="952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cker-architecture-swarm.png"/>
                    <pic:cNvPicPr/>
                  </pic:nvPicPr>
                  <pic:blipFill>
                    <a:blip r:embed="rId132">
                      <a:extLst>
                        <a:ext uri="{28A0092B-C50C-407E-A947-70E740481C1C}">
                          <a14:useLocalDpi xmlns:a14="http://schemas.microsoft.com/office/drawing/2010/main" val="0"/>
                        </a:ext>
                      </a:extLst>
                    </a:blip>
                    <a:stretch>
                      <a:fillRect/>
                    </a:stretch>
                  </pic:blipFill>
                  <pic:spPr>
                    <a:xfrm>
                      <a:off x="0" y="0"/>
                      <a:ext cx="5321230" cy="3209632"/>
                    </a:xfrm>
                    <a:prstGeom prst="rect">
                      <a:avLst/>
                    </a:prstGeom>
                  </pic:spPr>
                </pic:pic>
              </a:graphicData>
            </a:graphic>
          </wp:inline>
        </w:drawing>
      </w:r>
    </w:p>
    <w:p w14:paraId="233C1488" w14:textId="73A48EC1" w:rsidR="00177480" w:rsidRDefault="008708A6" w:rsidP="008708A6">
      <w:pPr>
        <w:pStyle w:val="Lgende"/>
        <w:jc w:val="center"/>
      </w:pPr>
      <w:r>
        <w:t xml:space="preserve">Figure </w:t>
      </w:r>
      <w:r>
        <w:fldChar w:fldCharType="begin"/>
      </w:r>
      <w:r>
        <w:instrText xml:space="preserve"> SEQ Figure \* ARABIC </w:instrText>
      </w:r>
      <w:r>
        <w:fldChar w:fldCharType="separate"/>
      </w:r>
      <w:r w:rsidR="00047B72">
        <w:rPr>
          <w:noProof/>
        </w:rPr>
        <w:t>8</w:t>
      </w:r>
      <w:r>
        <w:fldChar w:fldCharType="end"/>
      </w:r>
      <w:r>
        <w:t>: Docker Swarm Architecture</w:t>
      </w:r>
    </w:p>
    <w:p w14:paraId="7217E413" w14:textId="77777777" w:rsidR="00177480" w:rsidRPr="00F5504D" w:rsidRDefault="00177480" w:rsidP="00177480"/>
    <w:p w14:paraId="73103CD6" w14:textId="77777777" w:rsidR="00040A88" w:rsidRDefault="00040A88" w:rsidP="00040A88">
      <w:pPr>
        <w:pStyle w:val="Titre3"/>
      </w:pPr>
      <w:bookmarkStart w:id="245" w:name="_Toc499823560"/>
      <w:bookmarkStart w:id="246" w:name="_Toc501009955"/>
      <w:r>
        <w:t>Technical Considerations</w:t>
      </w:r>
      <w:bookmarkEnd w:id="245"/>
      <w:bookmarkEnd w:id="246"/>
    </w:p>
    <w:p w14:paraId="1CA64CA7" w14:textId="77777777" w:rsidR="005575DA" w:rsidRPr="005575DA" w:rsidRDefault="005575DA" w:rsidP="005575DA"/>
    <w:p w14:paraId="1A11ACEA" w14:textId="77777777" w:rsidR="00A45295" w:rsidRDefault="00A45295" w:rsidP="00A45295">
      <w:r>
        <w:t>Docker daemons participating in a swarm need the ability to communicate with each other over the following ports:</w:t>
      </w:r>
    </w:p>
    <w:p w14:paraId="6BF1B542" w14:textId="77777777" w:rsidR="00A45295" w:rsidRDefault="00A45295" w:rsidP="0047663D">
      <w:pPr>
        <w:pStyle w:val="Paragraphedeliste"/>
        <w:numPr>
          <w:ilvl w:val="0"/>
          <w:numId w:val="37"/>
        </w:numPr>
      </w:pPr>
      <w:r>
        <w:t>Port 7946 TCP/UDP for container network discovery.</w:t>
      </w:r>
    </w:p>
    <w:p w14:paraId="56FAF995" w14:textId="32C39179" w:rsidR="0077716C" w:rsidRDefault="00A45295" w:rsidP="0047663D">
      <w:pPr>
        <w:pStyle w:val="Paragraphedeliste"/>
        <w:numPr>
          <w:ilvl w:val="0"/>
          <w:numId w:val="37"/>
        </w:numPr>
      </w:pPr>
      <w:r>
        <w:t xml:space="preserve">Port 4789 UDP for the container </w:t>
      </w:r>
      <w:r w:rsidRPr="00307B45">
        <w:rPr>
          <w:b/>
        </w:rPr>
        <w:t>overlay</w:t>
      </w:r>
      <w:r>
        <w:t xml:space="preserve"> network.</w:t>
      </w:r>
    </w:p>
    <w:p w14:paraId="110DCE50" w14:textId="77777777" w:rsidR="009B1FD6" w:rsidRDefault="006C7E47" w:rsidP="00474B4D">
      <w:r>
        <w:t>This means that only those 2 ports need to be open</w:t>
      </w:r>
      <w:r w:rsidR="00E95EED">
        <w:t xml:space="preserve"> in fir</w:t>
      </w:r>
      <w:r w:rsidR="003B380D">
        <w:t>e</w:t>
      </w:r>
      <w:r w:rsidR="00E95EED">
        <w:t>walls</w:t>
      </w:r>
      <w:r w:rsidR="003B380D">
        <w:t xml:space="preserve"> that sit between virtual networks </w:t>
      </w:r>
      <w:r w:rsidR="00317AF9">
        <w:t xml:space="preserve">on which the </w:t>
      </w:r>
      <w:r w:rsidR="00517BD2">
        <w:t xml:space="preserve">docker </w:t>
      </w:r>
      <w:r w:rsidR="00317AF9">
        <w:t>swarm is deployed</w:t>
      </w:r>
      <w:r w:rsidR="009B1FD6">
        <w:t>.</w:t>
      </w:r>
    </w:p>
    <w:p w14:paraId="5DAB3B0A" w14:textId="3FF90390" w:rsidR="00474B4D" w:rsidRDefault="00307B45" w:rsidP="00474B4D">
      <w:r>
        <w:t>The application data communication</w:t>
      </w:r>
      <w:r w:rsidR="00317AF9">
        <w:t xml:space="preserve"> </w:t>
      </w:r>
      <w:proofErr w:type="gramStart"/>
      <w:r w:rsidR="0090058A">
        <w:t>go</w:t>
      </w:r>
      <w:proofErr w:type="gramEnd"/>
      <w:r w:rsidR="0090058A">
        <w:t xml:space="preserve"> through the Overlay network</w:t>
      </w:r>
      <w:r w:rsidR="001B5C39">
        <w:t xml:space="preserve"> (TCP packets are </w:t>
      </w:r>
      <w:r w:rsidR="001D7890">
        <w:t xml:space="preserve">encrypted and </w:t>
      </w:r>
      <w:r w:rsidR="002866B5">
        <w:t>encapsulated in UDP packets</w:t>
      </w:r>
      <w:r w:rsidR="00943F11">
        <w:t>)</w:t>
      </w:r>
    </w:p>
    <w:p w14:paraId="5FC2337B" w14:textId="77777777" w:rsidR="00943F11" w:rsidRPr="0077716C" w:rsidRDefault="00943F11" w:rsidP="00474B4D"/>
    <w:p w14:paraId="50FAD541" w14:textId="77777777" w:rsidR="00040A88" w:rsidRDefault="00040A88" w:rsidP="00040A88">
      <w:pPr>
        <w:pStyle w:val="Titre3"/>
      </w:pPr>
      <w:bookmarkStart w:id="247" w:name="_Toc499823561"/>
      <w:bookmarkStart w:id="248" w:name="_Toc501009956"/>
      <w:r>
        <w:t>Selected Product(s)</w:t>
      </w:r>
      <w:bookmarkEnd w:id="247"/>
      <w:bookmarkEnd w:id="248"/>
    </w:p>
    <w:p w14:paraId="12644340" w14:textId="174E8E71" w:rsidR="005575DA" w:rsidRDefault="00297DF5" w:rsidP="005575DA">
      <w:r>
        <w:t xml:space="preserve">In a first step </w:t>
      </w:r>
      <w:r w:rsidR="00345094">
        <w:t xml:space="preserve">Docker </w:t>
      </w:r>
      <w:r>
        <w:t>Swarm will be used to deploy the Smart City platform</w:t>
      </w:r>
      <w:r w:rsidR="00191FD2">
        <w:t>.</w:t>
      </w:r>
    </w:p>
    <w:p w14:paraId="5FA76710" w14:textId="1A181ED2" w:rsidR="00C949C2" w:rsidRDefault="00EA2B5F" w:rsidP="00C949C2">
      <w:r>
        <w:t xml:space="preserve">in a second step it should be </w:t>
      </w:r>
      <w:r w:rsidR="003A0672">
        <w:t xml:space="preserve">interesting to </w:t>
      </w:r>
      <w:r w:rsidR="000A5DC3">
        <w:t xml:space="preserve">install </w:t>
      </w:r>
      <w:r w:rsidR="00C949C2">
        <w:t xml:space="preserve">and use a container management solution such as </w:t>
      </w:r>
      <w:hyperlink r:id="rId133" w:history="1">
        <w:r w:rsidR="00C949C2" w:rsidRPr="00871BE1">
          <w:rPr>
            <w:rStyle w:val="Lienhypertexte"/>
          </w:rPr>
          <w:t>Rancher</w:t>
        </w:r>
      </w:hyperlink>
    </w:p>
    <w:p w14:paraId="3429B85D" w14:textId="0A7BF631" w:rsidR="00C949C2" w:rsidRDefault="00C949C2" w:rsidP="00C949C2">
      <w:r w:rsidRPr="00871BE1">
        <w:t xml:space="preserve">Rancher is a complete </w:t>
      </w:r>
      <w:r>
        <w:t xml:space="preserve">open-source </w:t>
      </w:r>
      <w:r w:rsidRPr="00871BE1">
        <w:t xml:space="preserve">container management platform that makes managing and using containers in production </w:t>
      </w:r>
      <w:proofErr w:type="gramStart"/>
      <w:r w:rsidRPr="00871BE1">
        <w:t>really easy</w:t>
      </w:r>
      <w:proofErr w:type="gramEnd"/>
      <w:r w:rsidRPr="00871BE1">
        <w:t>.</w:t>
      </w:r>
    </w:p>
    <w:p w14:paraId="3F92A2AC" w14:textId="77777777" w:rsidR="00C949C2" w:rsidRDefault="00C949C2" w:rsidP="00C949C2">
      <w:r>
        <w:t>It allows to deploy services stacks over several Docker orchestration tools such as: Kubernetes, Swarm, Mesos.</w:t>
      </w:r>
    </w:p>
    <w:p w14:paraId="38B17ED0" w14:textId="1A4F47F7" w:rsidR="0059003A" w:rsidRDefault="00C949C2" w:rsidP="00C949C2">
      <w:r>
        <w:lastRenderedPageBreak/>
        <w:t xml:space="preserve">It allows </w:t>
      </w:r>
      <w:r w:rsidRPr="008847AF">
        <w:t>adding hosts directly from cloud providers or adding a host that’s already been prov</w:t>
      </w:r>
      <w:r>
        <w:t>isioned. For cloud providers, host are</w:t>
      </w:r>
      <w:r w:rsidRPr="008847AF">
        <w:t xml:space="preserve"> provision</w:t>
      </w:r>
      <w:r>
        <w:t>ed</w:t>
      </w:r>
      <w:r w:rsidRPr="008847AF">
        <w:t xml:space="preserve"> using docker-machine and support any images that docker-machine supports</w:t>
      </w:r>
      <w:r w:rsidR="00C52115">
        <w:t xml:space="preserve">, </w:t>
      </w:r>
      <w:r w:rsidR="00BA77D8">
        <w:t>also i</w:t>
      </w:r>
      <w:r w:rsidR="0059003A">
        <w:t>t allows to manage several environments</w:t>
      </w:r>
      <w:r w:rsidR="00827DE0">
        <w:t xml:space="preserve"> </w:t>
      </w:r>
      <w:r w:rsidR="000A7261">
        <w:t>such as</w:t>
      </w:r>
      <w:r w:rsidR="00827DE0">
        <w:t xml:space="preserve"> production, QA, dev</w:t>
      </w:r>
      <w:r w:rsidR="009139B3">
        <w:t>.</w:t>
      </w:r>
    </w:p>
    <w:p w14:paraId="3C560E8B" w14:textId="162339B0" w:rsidR="007F3D9C" w:rsidRDefault="007F3D9C" w:rsidP="00C949C2">
      <w:r>
        <w:t>I</w:t>
      </w:r>
      <w:r w:rsidR="00EE7335">
        <w:t xml:space="preserve">n </w:t>
      </w:r>
      <w:r w:rsidR="00ED5E3E">
        <w:t>addition,</w:t>
      </w:r>
      <w:r w:rsidR="003012DC">
        <w:t xml:space="preserve"> i</w:t>
      </w:r>
      <w:r>
        <w:t xml:space="preserve">t integrates </w:t>
      </w:r>
      <w:r w:rsidR="00EE7335">
        <w:t>natively some monitoring features.</w:t>
      </w:r>
    </w:p>
    <w:p w14:paraId="1D058682" w14:textId="77777777" w:rsidR="00215855" w:rsidRPr="005575DA" w:rsidRDefault="00215855" w:rsidP="005575DA"/>
    <w:p w14:paraId="41D3EDAA" w14:textId="77777777" w:rsidR="00040A88" w:rsidRDefault="00040A88" w:rsidP="00040A88">
      <w:pPr>
        <w:pStyle w:val="Titre3"/>
      </w:pPr>
      <w:bookmarkStart w:id="249" w:name="_Toc499823562"/>
      <w:bookmarkStart w:id="250" w:name="_Toc501009957"/>
      <w:r>
        <w:t>Selection Rationale</w:t>
      </w:r>
      <w:bookmarkEnd w:id="249"/>
      <w:bookmarkEnd w:id="250"/>
    </w:p>
    <w:p w14:paraId="56E35A09" w14:textId="202E3B2B" w:rsidR="00191FD2" w:rsidRDefault="002328C2" w:rsidP="00191FD2">
      <w:r>
        <w:t xml:space="preserve">Docker Swarm is simple to learn compared to </w:t>
      </w:r>
      <w:r w:rsidR="000856F1">
        <w:t>other solutions like Kubernetes or Mesos</w:t>
      </w:r>
      <w:r w:rsidR="00534C38">
        <w:t>, this is the reason we’ll start with it</w:t>
      </w:r>
      <w:r w:rsidR="007F310D">
        <w:t xml:space="preserve"> to host the </w:t>
      </w:r>
      <w:r w:rsidR="00334E22">
        <w:t>smart city platform</w:t>
      </w:r>
      <w:r w:rsidR="00534C38">
        <w:t>.</w:t>
      </w:r>
    </w:p>
    <w:p w14:paraId="55119DC2" w14:textId="6293F0DB" w:rsidR="00B62B52" w:rsidRDefault="00E078DE" w:rsidP="00191FD2">
      <w:r>
        <w:t xml:space="preserve">A comparison between </w:t>
      </w:r>
      <w:r w:rsidR="00325168">
        <w:t>Docker swarm</w:t>
      </w:r>
      <w:r w:rsidR="004E6E3E">
        <w:t xml:space="preserve"> and </w:t>
      </w:r>
      <w:r w:rsidR="00D35873">
        <w:t>Kubernetes</w:t>
      </w:r>
      <w:r w:rsidR="005C1E49">
        <w:t xml:space="preserve"> </w:t>
      </w:r>
      <w:r w:rsidR="00B45964">
        <w:t>explain</w:t>
      </w:r>
      <w:r w:rsidR="00B62B52">
        <w:t>s</w:t>
      </w:r>
      <w:r w:rsidR="00B45964">
        <w:t xml:space="preserve"> </w:t>
      </w:r>
      <w:r w:rsidR="007E42D2">
        <w:t xml:space="preserve">well </w:t>
      </w:r>
      <w:r w:rsidR="00B45964">
        <w:t>the differences</w:t>
      </w:r>
      <w:r w:rsidR="00B62B52">
        <w:t xml:space="preserve">: </w:t>
      </w:r>
      <w:hyperlink r:id="rId134" w:history="1">
        <w:r w:rsidR="00B62B52" w:rsidRPr="005422F3">
          <w:rPr>
            <w:rStyle w:val="Lienhypertexte"/>
          </w:rPr>
          <w:t>https://platform9.com/blog/kubernetes-docker-swarm-compared/</w:t>
        </w:r>
      </w:hyperlink>
    </w:p>
    <w:p w14:paraId="3347A997" w14:textId="77777777" w:rsidR="00B62B52" w:rsidRDefault="00B62B52" w:rsidP="00191FD2"/>
    <w:p w14:paraId="0DCABDC1" w14:textId="77777777" w:rsidR="009139B3" w:rsidRDefault="004931D2" w:rsidP="00191FD2">
      <w:r>
        <w:t xml:space="preserve">Adding Rancher in the game could </w:t>
      </w:r>
      <w:r w:rsidR="000E00B9">
        <w:t xml:space="preserve">help to simplify the </w:t>
      </w:r>
      <w:r w:rsidR="00585DF2">
        <w:t>management of the platform, and later replace Swarm with Kubernetes</w:t>
      </w:r>
      <w:r w:rsidR="00D03C68">
        <w:t xml:space="preserve">, to be able to scale </w:t>
      </w:r>
      <w:r w:rsidR="00E26A3A">
        <w:t>automatically the platform</w:t>
      </w:r>
      <w:r w:rsidR="00D22CD7">
        <w:t>.</w:t>
      </w:r>
    </w:p>
    <w:p w14:paraId="229777F4" w14:textId="77777777" w:rsidR="00534C38" w:rsidRPr="00191FD2" w:rsidRDefault="00534C38" w:rsidP="00191FD2"/>
    <w:p w14:paraId="7A515E6F" w14:textId="77777777" w:rsidR="00040A88" w:rsidRDefault="00040A88" w:rsidP="00040A88">
      <w:pPr>
        <w:pStyle w:val="Titre3"/>
      </w:pPr>
      <w:bookmarkStart w:id="251" w:name="_Toc499823563"/>
      <w:bookmarkStart w:id="252" w:name="_Toc501009958"/>
      <w:r>
        <w:t>Architecture Risks</w:t>
      </w:r>
      <w:bookmarkEnd w:id="251"/>
      <w:bookmarkEnd w:id="252"/>
    </w:p>
    <w:p w14:paraId="2526BE7A" w14:textId="19979F1F" w:rsidR="00334E22" w:rsidRDefault="00D12D91" w:rsidP="00334E22">
      <w:r>
        <w:t xml:space="preserve">To achieve </w:t>
      </w:r>
      <w:r w:rsidR="009F676C">
        <w:t xml:space="preserve">fault tolerance, several nodes </w:t>
      </w:r>
      <w:r w:rsidR="00EB6C56">
        <w:t>should</w:t>
      </w:r>
      <w:r w:rsidR="009F676C">
        <w:t xml:space="preserve"> be </w:t>
      </w:r>
      <w:r w:rsidR="00BE46F2">
        <w:t xml:space="preserve">set as </w:t>
      </w:r>
      <w:r w:rsidR="009F676C">
        <w:t xml:space="preserve">Swarm </w:t>
      </w:r>
      <w:r w:rsidR="00EB6C56">
        <w:t>managers</w:t>
      </w:r>
      <w:r w:rsidR="00BE46F2">
        <w:t>, ideally one per data center</w:t>
      </w:r>
      <w:r w:rsidR="00C10E9C">
        <w:t>.</w:t>
      </w:r>
    </w:p>
    <w:p w14:paraId="382BDE45" w14:textId="1347E93F" w:rsidR="00C37C1B" w:rsidRPr="00334E22" w:rsidRDefault="00C31B42" w:rsidP="00334E22">
      <w:r>
        <w:t xml:space="preserve">It is </w:t>
      </w:r>
      <w:r w:rsidR="007F6D7B">
        <w:t>advised</w:t>
      </w:r>
      <w:r>
        <w:t xml:space="preserve"> to have an odd number of swar</w:t>
      </w:r>
      <w:r w:rsidR="007F6D7B">
        <w:t xml:space="preserve">m </w:t>
      </w:r>
      <w:r>
        <w:t>managers</w:t>
      </w:r>
      <w:r w:rsidR="007F6D7B">
        <w:t xml:space="preserve"> (1</w:t>
      </w:r>
      <w:r w:rsidR="00455745">
        <w:t>=&gt; SPOF</w:t>
      </w:r>
      <w:r w:rsidR="007F6D7B">
        <w:t>, 3, 5….)</w:t>
      </w:r>
    </w:p>
    <w:p w14:paraId="7161D28D" w14:textId="4A863D74" w:rsidR="002D7C8C" w:rsidRDefault="00F6725F" w:rsidP="00040A88">
      <w:pPr>
        <w:pStyle w:val="Titre2"/>
      </w:pPr>
      <w:bookmarkStart w:id="253" w:name="_Toc499823564"/>
      <w:bookmarkStart w:id="254" w:name="_Toc501009959"/>
      <w:r>
        <w:t>Security Component IDM GE</w:t>
      </w:r>
      <w:bookmarkEnd w:id="253"/>
      <w:bookmarkEnd w:id="254"/>
    </w:p>
    <w:p w14:paraId="50D76AAD" w14:textId="77777777" w:rsidR="002D7C8C" w:rsidRPr="0077092E" w:rsidRDefault="002D7C8C" w:rsidP="002D7C8C"/>
    <w:p w14:paraId="7324532D" w14:textId="77777777" w:rsidR="002D7C8C" w:rsidRDefault="002D7C8C" w:rsidP="002D7C8C">
      <w:pPr>
        <w:pStyle w:val="Titre3"/>
      </w:pPr>
      <w:bookmarkStart w:id="255" w:name="_Toc499823565"/>
      <w:bookmarkStart w:id="256" w:name="_Toc501009960"/>
      <w:r>
        <w:t>Component Functions</w:t>
      </w:r>
      <w:bookmarkEnd w:id="255"/>
      <w:bookmarkEnd w:id="256"/>
    </w:p>
    <w:p w14:paraId="5397C781" w14:textId="77777777" w:rsidR="00F6725F" w:rsidRDefault="00F6725F" w:rsidP="00F6725F">
      <w:r>
        <w:t xml:space="preserve">Manage </w:t>
      </w:r>
      <w:r w:rsidR="00CD2DD9">
        <w:t xml:space="preserve">globally </w:t>
      </w:r>
      <w:r>
        <w:t xml:space="preserve">the security </w:t>
      </w:r>
      <w:r w:rsidR="00CD2DD9">
        <w:t xml:space="preserve">for the </w:t>
      </w:r>
      <w:proofErr w:type="spellStart"/>
      <w:r w:rsidR="00CD2DD9">
        <w:t>Fiware</w:t>
      </w:r>
      <w:proofErr w:type="spellEnd"/>
      <w:r w:rsidR="00CD2DD9">
        <w:t xml:space="preserve"> platform, in terms of identity and access authorization to services and data.</w:t>
      </w:r>
    </w:p>
    <w:p w14:paraId="00CD77E9" w14:textId="4CB40236" w:rsidR="00800872" w:rsidRDefault="00800872" w:rsidP="00F6725F">
      <w:r>
        <w:t xml:space="preserve">The </w:t>
      </w:r>
      <w:proofErr w:type="spellStart"/>
      <w:r>
        <w:t>Keyrock</w:t>
      </w:r>
      <w:proofErr w:type="spellEnd"/>
      <w:r>
        <w:t xml:space="preserve"> module provides identity management Keystone back-end, the integrated web UI is provided through Horizon front-end, which allows user accounts management.</w:t>
      </w:r>
    </w:p>
    <w:p w14:paraId="4E29519F" w14:textId="77777777" w:rsidR="00C739AA" w:rsidRDefault="00C739AA" w:rsidP="00C739AA"/>
    <w:p w14:paraId="263A86FF" w14:textId="71482B21" w:rsidR="00C739AA" w:rsidRDefault="00C739AA" w:rsidP="00C739AA">
      <w:proofErr w:type="spellStart"/>
      <w:r>
        <w:t>AuthZForce</w:t>
      </w:r>
      <w:proofErr w:type="spellEnd"/>
      <w:r w:rsidRPr="00CB280B">
        <w:t xml:space="preserve"> </w:t>
      </w:r>
      <w:r>
        <w:t xml:space="preserve">is the PDP (Policy Decision Point), PEP Proxy the </w:t>
      </w:r>
      <w:r w:rsidRPr="00CB280B">
        <w:t>PEP (Policy Enforcement Point)</w:t>
      </w:r>
      <w:r>
        <w:t>.</w:t>
      </w:r>
    </w:p>
    <w:p w14:paraId="30C5A204" w14:textId="77777777" w:rsidR="00C739AA" w:rsidRDefault="00C739AA" w:rsidP="00F6725F"/>
    <w:p w14:paraId="657DC32A" w14:textId="5418D6FC" w:rsidR="00800872" w:rsidRDefault="00800872" w:rsidP="00F6725F">
      <w:r>
        <w:t xml:space="preserve">The </w:t>
      </w:r>
      <w:proofErr w:type="spellStart"/>
      <w:r>
        <w:t>AuthZforce</w:t>
      </w:r>
      <w:proofErr w:type="spellEnd"/>
      <w:r>
        <w:t xml:space="preserve"> component provides roles and access rights management</w:t>
      </w:r>
      <w:r w:rsidR="00BD6FA6">
        <w:t xml:space="preserve"> based on XACML</w:t>
      </w:r>
    </w:p>
    <w:p w14:paraId="24B511D4" w14:textId="1087565C" w:rsidR="00800872" w:rsidRDefault="00800872" w:rsidP="00F6725F">
      <w:r>
        <w:t xml:space="preserve">The PEP Proxy components provides </w:t>
      </w:r>
      <w:proofErr w:type="spellStart"/>
      <w:r w:rsidR="00376CD1">
        <w:t>Keyrock</w:t>
      </w:r>
      <w:proofErr w:type="spellEnd"/>
      <w:r w:rsidR="00376CD1">
        <w:t xml:space="preserve"> security to other backend</w:t>
      </w:r>
      <w:r w:rsidR="00AD1466">
        <w:t>s</w:t>
      </w:r>
      <w:r w:rsidR="00376CD1">
        <w:t xml:space="preserve"> of the platform such as Orion context broker</w:t>
      </w:r>
      <w:r w:rsidR="00087BE5">
        <w:t>.</w:t>
      </w:r>
    </w:p>
    <w:p w14:paraId="0F7359DB" w14:textId="31613638" w:rsidR="00087BE5" w:rsidRDefault="00C739AA" w:rsidP="00F6725F">
      <w:r>
        <w:t>The 3 components together</w:t>
      </w:r>
      <w:r w:rsidR="00BD6FA6">
        <w:t xml:space="preserve"> </w:t>
      </w:r>
      <w:r>
        <w:t>offer</w:t>
      </w:r>
      <w:r w:rsidR="00BD6FA6">
        <w:t xml:space="preserve"> 3 levels of security:</w:t>
      </w:r>
    </w:p>
    <w:p w14:paraId="6147ABE8" w14:textId="77777777" w:rsidR="00BD6FA6" w:rsidRDefault="00BD6FA6" w:rsidP="0047663D">
      <w:pPr>
        <w:pStyle w:val="Paragraphedeliste"/>
        <w:numPr>
          <w:ilvl w:val="0"/>
          <w:numId w:val="34"/>
        </w:numPr>
      </w:pPr>
      <w:r>
        <w:t>Level 1: Authentication</w:t>
      </w:r>
    </w:p>
    <w:p w14:paraId="159ADC85" w14:textId="77777777" w:rsidR="00BD6FA6" w:rsidRDefault="00BD6FA6" w:rsidP="0047663D">
      <w:pPr>
        <w:pStyle w:val="Paragraphedeliste"/>
        <w:numPr>
          <w:ilvl w:val="0"/>
          <w:numId w:val="34"/>
        </w:numPr>
      </w:pPr>
      <w:r>
        <w:t>Level 2: Basic Authorization</w:t>
      </w:r>
    </w:p>
    <w:p w14:paraId="5DB5CB44" w14:textId="710A89BE" w:rsidR="00BD6FA6" w:rsidRDefault="00BD6FA6" w:rsidP="0047663D">
      <w:pPr>
        <w:pStyle w:val="Paragraphedeliste"/>
        <w:numPr>
          <w:ilvl w:val="0"/>
          <w:numId w:val="34"/>
        </w:numPr>
      </w:pPr>
      <w:r>
        <w:t>Level 3: Advanced Authorization</w:t>
      </w:r>
    </w:p>
    <w:p w14:paraId="143C7125" w14:textId="798DF1D5" w:rsidR="00087BE5" w:rsidRDefault="00087BE5" w:rsidP="00F6725F"/>
    <w:p w14:paraId="1D1026A0" w14:textId="77777777" w:rsidR="00BD6FA6" w:rsidRDefault="00BD6FA6" w:rsidP="00BD6FA6">
      <w:pPr>
        <w:keepNext/>
      </w:pPr>
      <w:r>
        <w:rPr>
          <w:noProof/>
          <w:lang w:val="fr-FR" w:eastAsia="fr-FR"/>
        </w:rPr>
        <w:drawing>
          <wp:inline distT="0" distB="0" distL="0" distR="0" wp14:anchorId="2C1134C1" wp14:editId="551B73D7">
            <wp:extent cx="3790950" cy="2436237"/>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p_proxy_Level_1-_Authentication.png"/>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3797974" cy="2440751"/>
                    </a:xfrm>
                    <a:prstGeom prst="rect">
                      <a:avLst/>
                    </a:prstGeom>
                  </pic:spPr>
                </pic:pic>
              </a:graphicData>
            </a:graphic>
          </wp:inline>
        </w:drawing>
      </w:r>
    </w:p>
    <w:p w14:paraId="558372E3" w14:textId="46DB9659" w:rsidR="00BD6FA6" w:rsidRDefault="00BD6FA6" w:rsidP="00BD6FA6">
      <w:pPr>
        <w:pStyle w:val="Lgende"/>
      </w:pPr>
      <w:r>
        <w:t xml:space="preserve">Figure </w:t>
      </w:r>
      <w:r>
        <w:fldChar w:fldCharType="begin"/>
      </w:r>
      <w:r>
        <w:instrText xml:space="preserve"> SEQ Figure \* ARABIC </w:instrText>
      </w:r>
      <w:r>
        <w:fldChar w:fldCharType="separate"/>
      </w:r>
      <w:r w:rsidR="00047B72">
        <w:rPr>
          <w:noProof/>
        </w:rPr>
        <w:t>9</w:t>
      </w:r>
      <w:r>
        <w:fldChar w:fldCharType="end"/>
      </w:r>
      <w:r>
        <w:t xml:space="preserve">: </w:t>
      </w:r>
      <w:r w:rsidRPr="002A5E40">
        <w:t>Level 1: Authentication</w:t>
      </w:r>
      <w:r w:rsidR="00C739AA">
        <w:t xml:space="preserve"> only</w:t>
      </w:r>
      <w:r w:rsidR="002619EF">
        <w:t xml:space="preserve"> (</w:t>
      </w:r>
      <w:proofErr w:type="spellStart"/>
      <w:r w:rsidR="002619EF">
        <w:t>Fiware</w:t>
      </w:r>
      <w:proofErr w:type="spellEnd"/>
      <w:r w:rsidR="002619EF">
        <w:t xml:space="preserve"> Account is </w:t>
      </w:r>
      <w:proofErr w:type="spellStart"/>
      <w:r w:rsidR="002619EF">
        <w:t>Keyrock</w:t>
      </w:r>
      <w:proofErr w:type="spellEnd"/>
      <w:r w:rsidR="002619EF">
        <w:t xml:space="preserve"> IDM)</w:t>
      </w:r>
    </w:p>
    <w:p w14:paraId="74D80A5D" w14:textId="6B951768" w:rsidR="00BD6FA6" w:rsidRDefault="00BD6FA6" w:rsidP="00F6725F"/>
    <w:p w14:paraId="39B89C0D" w14:textId="77777777" w:rsidR="00BD6FA6" w:rsidRDefault="00BD6FA6" w:rsidP="00BD6FA6">
      <w:pPr>
        <w:keepNext/>
      </w:pPr>
      <w:r>
        <w:rPr>
          <w:noProof/>
          <w:lang w:val="fr-FR" w:eastAsia="fr-FR"/>
        </w:rPr>
        <w:lastRenderedPageBreak/>
        <w:drawing>
          <wp:inline distT="0" distB="0" distL="0" distR="0" wp14:anchorId="6ADEF004" wp14:editId="08637904">
            <wp:extent cx="3784600" cy="2371682"/>
            <wp:effectExtent l="0" t="0" r="635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P_proxy_Level_2-_Basic_Authorization.pn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3804841" cy="2384366"/>
                    </a:xfrm>
                    <a:prstGeom prst="rect">
                      <a:avLst/>
                    </a:prstGeom>
                  </pic:spPr>
                </pic:pic>
              </a:graphicData>
            </a:graphic>
          </wp:inline>
        </w:drawing>
      </w:r>
    </w:p>
    <w:p w14:paraId="51AFD868" w14:textId="2FEBFD1E" w:rsidR="00BD6FA6" w:rsidRDefault="00BD6FA6" w:rsidP="00BD6FA6">
      <w:pPr>
        <w:pStyle w:val="Lgende"/>
      </w:pPr>
      <w:r>
        <w:t xml:space="preserve">Figure </w:t>
      </w:r>
      <w:r>
        <w:fldChar w:fldCharType="begin"/>
      </w:r>
      <w:r>
        <w:instrText xml:space="preserve"> SEQ Figure \* ARABIC </w:instrText>
      </w:r>
      <w:r>
        <w:fldChar w:fldCharType="separate"/>
      </w:r>
      <w:r w:rsidR="00047B72">
        <w:rPr>
          <w:noProof/>
        </w:rPr>
        <w:t>10</w:t>
      </w:r>
      <w:r>
        <w:fldChar w:fldCharType="end"/>
      </w:r>
      <w:r>
        <w:t xml:space="preserve">: </w:t>
      </w:r>
      <w:r w:rsidRPr="009A06F8">
        <w:t xml:space="preserve">Level 2: </w:t>
      </w:r>
      <w:r w:rsidR="00C739AA" w:rsidRPr="002A5E40">
        <w:t>Authentication</w:t>
      </w:r>
      <w:r w:rsidR="00C739AA">
        <w:t xml:space="preserve"> &amp; </w:t>
      </w:r>
      <w:r w:rsidRPr="009A06F8">
        <w:t>Basic Authorization</w:t>
      </w:r>
    </w:p>
    <w:p w14:paraId="6C8D6AA6" w14:textId="77777777" w:rsidR="00BD6FA6" w:rsidRDefault="00BD6FA6" w:rsidP="00F6725F"/>
    <w:p w14:paraId="1476C8CC" w14:textId="77777777" w:rsidR="00BD6FA6" w:rsidRDefault="00BD6FA6" w:rsidP="00BD6FA6">
      <w:pPr>
        <w:keepNext/>
      </w:pPr>
      <w:r>
        <w:rPr>
          <w:noProof/>
          <w:lang w:val="fr-FR" w:eastAsia="fr-FR"/>
        </w:rPr>
        <w:drawing>
          <wp:inline distT="0" distB="0" distL="0" distR="0" wp14:anchorId="6D46A907" wp14:editId="46AAE949">
            <wp:extent cx="3762611" cy="2336800"/>
            <wp:effectExtent l="0" t="0" r="9525"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P_proxy_Level_3_Authorization.pn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3778360" cy="2346581"/>
                    </a:xfrm>
                    <a:prstGeom prst="rect">
                      <a:avLst/>
                    </a:prstGeom>
                  </pic:spPr>
                </pic:pic>
              </a:graphicData>
            </a:graphic>
          </wp:inline>
        </w:drawing>
      </w:r>
    </w:p>
    <w:p w14:paraId="1D79E1A7" w14:textId="4C36385D" w:rsidR="00BD6FA6" w:rsidRDefault="00BD6FA6" w:rsidP="00BD6FA6">
      <w:pPr>
        <w:pStyle w:val="Lgende"/>
      </w:pPr>
      <w:r>
        <w:t xml:space="preserve">Figure </w:t>
      </w:r>
      <w:r>
        <w:fldChar w:fldCharType="begin"/>
      </w:r>
      <w:r>
        <w:instrText xml:space="preserve"> SEQ Figure \* ARABIC </w:instrText>
      </w:r>
      <w:r>
        <w:fldChar w:fldCharType="separate"/>
      </w:r>
      <w:r w:rsidR="00047B72">
        <w:rPr>
          <w:noProof/>
        </w:rPr>
        <w:t>11</w:t>
      </w:r>
      <w:r>
        <w:fldChar w:fldCharType="end"/>
      </w:r>
      <w:r>
        <w:t>: Level 3</w:t>
      </w:r>
      <w:r w:rsidRPr="00AD4738">
        <w:t xml:space="preserve">: </w:t>
      </w:r>
      <w:r w:rsidR="00C739AA" w:rsidRPr="002A5E40">
        <w:t>Authentication</w:t>
      </w:r>
      <w:r w:rsidR="00C739AA">
        <w:t xml:space="preserve"> &amp; </w:t>
      </w:r>
      <w:r w:rsidRPr="00AD4738">
        <w:t>Advanced Authorization</w:t>
      </w:r>
      <w:r w:rsidR="00C739AA">
        <w:t xml:space="preserve"> (using XACML).</w:t>
      </w:r>
    </w:p>
    <w:p w14:paraId="0B986229" w14:textId="77777777" w:rsidR="00BD6FA6" w:rsidRPr="00F6725F" w:rsidRDefault="00BD6FA6" w:rsidP="00F6725F"/>
    <w:p w14:paraId="5179C2B6" w14:textId="77777777" w:rsidR="002D7C8C" w:rsidRDefault="002D7C8C" w:rsidP="002D7C8C">
      <w:pPr>
        <w:pStyle w:val="Titre3"/>
      </w:pPr>
      <w:bookmarkStart w:id="257" w:name="_Toc499823566"/>
      <w:bookmarkStart w:id="258" w:name="_Toc501009961"/>
      <w:r>
        <w:t>Technical Considerations</w:t>
      </w:r>
      <w:bookmarkEnd w:id="257"/>
      <w:bookmarkEnd w:id="258"/>
    </w:p>
    <w:p w14:paraId="0BCCD42A" w14:textId="77777777" w:rsidR="006D346F" w:rsidRDefault="006D346F" w:rsidP="00CD2DD9">
      <w:r>
        <w:t xml:space="preserve">It’s based on </w:t>
      </w:r>
      <w:r w:rsidRPr="00E76486">
        <w:rPr>
          <w:b/>
        </w:rPr>
        <w:t>Keystone</w:t>
      </w:r>
      <w:r>
        <w:t>, the IDM component of OpenStack cloud software suite.</w:t>
      </w:r>
    </w:p>
    <w:p w14:paraId="4BF41624" w14:textId="43A076EF" w:rsidR="00CD2DD9" w:rsidRDefault="00CD2DD9" w:rsidP="00CD2DD9">
      <w:r>
        <w:t>it use</w:t>
      </w:r>
      <w:r w:rsidR="00357707">
        <w:t>s</w:t>
      </w:r>
      <w:r>
        <w:t xml:space="preserve"> the standard OAuth2 protocol</w:t>
      </w:r>
      <w:r w:rsidR="007172B0">
        <w:t>.</w:t>
      </w:r>
    </w:p>
    <w:p w14:paraId="6E023679" w14:textId="0D155324" w:rsidR="00CD2DD9" w:rsidRDefault="00CD2DD9" w:rsidP="00CD2DD9">
      <w:r>
        <w:t xml:space="preserve">it can </w:t>
      </w:r>
      <w:r w:rsidR="006D346F">
        <w:t>connect</w:t>
      </w:r>
      <w:r w:rsidR="005A52CA">
        <w:t xml:space="preserve"> with an LDAP</w:t>
      </w:r>
      <w:r w:rsidR="00357707">
        <w:t xml:space="preserve">: </w:t>
      </w:r>
      <w:hyperlink r:id="rId138" w:history="1">
        <w:r w:rsidR="00357707" w:rsidRPr="00357707">
          <w:rPr>
            <w:rStyle w:val="Lienhypertexte"/>
          </w:rPr>
          <w:t>Integrate Identity with LDAP</w:t>
        </w:r>
      </w:hyperlink>
      <w:r w:rsidR="00E10A85">
        <w:t xml:space="preserve">, </w:t>
      </w:r>
      <w:r w:rsidR="00CC4BA0">
        <w:t xml:space="preserve">the </w:t>
      </w:r>
      <w:r w:rsidR="008261C1">
        <w:t xml:space="preserve">LDAP </w:t>
      </w:r>
      <w:r w:rsidR="00E10A85">
        <w:t xml:space="preserve">can </w:t>
      </w:r>
      <w:r w:rsidR="008261C1">
        <w:t xml:space="preserve">be </w:t>
      </w:r>
      <w:r w:rsidR="00CC4BA0">
        <w:t xml:space="preserve">the MNCA </w:t>
      </w:r>
      <w:r w:rsidR="008261C1">
        <w:t>ADAM</w:t>
      </w:r>
      <w:r w:rsidR="00E10A85">
        <w:t xml:space="preserve">: </w:t>
      </w:r>
      <w:hyperlink r:id="rId139" w:history="1">
        <w:r w:rsidR="00E17B35">
          <w:rPr>
            <w:rStyle w:val="Lienhypertexte"/>
          </w:rPr>
          <w:t>Keystone w</w:t>
        </w:r>
        <w:r w:rsidR="00E10A85" w:rsidRPr="00E10A85">
          <w:rPr>
            <w:rStyle w:val="Lienhypertexte"/>
          </w:rPr>
          <w:t>ith ADAM</w:t>
        </w:r>
      </w:hyperlink>
      <w:r w:rsidR="00CC4BA0">
        <w:rPr>
          <w:rStyle w:val="Lienhypertexte"/>
        </w:rPr>
        <w:t xml:space="preserve">, </w:t>
      </w:r>
      <w:r w:rsidR="00CC4BA0" w:rsidRPr="00CC4BA0">
        <w:t>just matter of configuration</w:t>
      </w:r>
      <w:r w:rsidR="002F540F">
        <w:t>.</w:t>
      </w:r>
    </w:p>
    <w:p w14:paraId="3A1DE2F0" w14:textId="5D73A303" w:rsidR="000069E1" w:rsidRDefault="000069E1" w:rsidP="00CD2DD9"/>
    <w:p w14:paraId="38E63DA3" w14:textId="77777777" w:rsidR="000069E1" w:rsidRDefault="000069E1" w:rsidP="000069E1">
      <w:pPr>
        <w:keepNext/>
      </w:pPr>
      <w:r>
        <w:rPr>
          <w:noProof/>
          <w:lang w:val="fr-FR" w:eastAsia="fr-FR"/>
        </w:rPr>
        <w:lastRenderedPageBreak/>
        <w:drawing>
          <wp:inline distT="0" distB="0" distL="0" distR="0" wp14:anchorId="182B36E7" wp14:editId="1115C69A">
            <wp:extent cx="5715000" cy="25908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ware_security_IDM.png"/>
                    <pic:cNvPicPr/>
                  </pic:nvPicPr>
                  <pic:blipFill>
                    <a:blip r:embed="rId140">
                      <a:extLst>
                        <a:ext uri="{28A0092B-C50C-407E-A947-70E740481C1C}">
                          <a14:useLocalDpi xmlns:a14="http://schemas.microsoft.com/office/drawing/2010/main" val="0"/>
                        </a:ext>
                      </a:extLst>
                    </a:blip>
                    <a:stretch>
                      <a:fillRect/>
                    </a:stretch>
                  </pic:blipFill>
                  <pic:spPr>
                    <a:xfrm>
                      <a:off x="0" y="0"/>
                      <a:ext cx="5715000" cy="2590800"/>
                    </a:xfrm>
                    <a:prstGeom prst="rect">
                      <a:avLst/>
                    </a:prstGeom>
                  </pic:spPr>
                </pic:pic>
              </a:graphicData>
            </a:graphic>
          </wp:inline>
        </w:drawing>
      </w:r>
    </w:p>
    <w:p w14:paraId="38419311" w14:textId="0C9D9BAC" w:rsidR="000069E1" w:rsidRDefault="000069E1" w:rsidP="000069E1">
      <w:pPr>
        <w:pStyle w:val="Lgende"/>
      </w:pPr>
      <w:r>
        <w:t xml:space="preserve">Figure </w:t>
      </w:r>
      <w:r>
        <w:fldChar w:fldCharType="begin"/>
      </w:r>
      <w:r>
        <w:instrText xml:space="preserve"> SEQ Figure \* ARABIC </w:instrText>
      </w:r>
      <w:r>
        <w:fldChar w:fldCharType="separate"/>
      </w:r>
      <w:r w:rsidR="00047B72">
        <w:rPr>
          <w:noProof/>
        </w:rPr>
        <w:t>12</w:t>
      </w:r>
      <w:r>
        <w:fldChar w:fldCharType="end"/>
      </w:r>
      <w:r>
        <w:t>: IDM components</w:t>
      </w:r>
      <w:r w:rsidR="007428C4">
        <w:t xml:space="preserve"> organization</w:t>
      </w:r>
    </w:p>
    <w:p w14:paraId="6B61F57B" w14:textId="381013E3" w:rsidR="000069E1" w:rsidRDefault="000069E1" w:rsidP="00CD2DD9"/>
    <w:p w14:paraId="5BD7C873" w14:textId="77777777" w:rsidR="000069E1" w:rsidRDefault="000069E1" w:rsidP="00CD2DD9"/>
    <w:p w14:paraId="65F0A02A" w14:textId="2823402E" w:rsidR="00823768" w:rsidRDefault="00823768" w:rsidP="00CD2DD9">
      <w:r>
        <w:t xml:space="preserve">Incoming ports: </w:t>
      </w:r>
    </w:p>
    <w:p w14:paraId="5B3D4DCA" w14:textId="4FD32C51" w:rsidR="00493E6E" w:rsidRDefault="00823768" w:rsidP="0047663D">
      <w:pPr>
        <w:pStyle w:val="Paragraphedeliste"/>
        <w:numPr>
          <w:ilvl w:val="0"/>
          <w:numId w:val="33"/>
        </w:numPr>
      </w:pPr>
      <w:proofErr w:type="spellStart"/>
      <w:r>
        <w:t>Keyrock</w:t>
      </w:r>
      <w:proofErr w:type="spellEnd"/>
      <w:r>
        <w:t xml:space="preserve"> API endpoint: 5000/TCP</w:t>
      </w:r>
    </w:p>
    <w:p w14:paraId="7357F105" w14:textId="2D1D9CEA" w:rsidR="009D3A3B" w:rsidRDefault="009D3A3B" w:rsidP="0047663D">
      <w:pPr>
        <w:pStyle w:val="Paragraphedeliste"/>
        <w:numPr>
          <w:ilvl w:val="0"/>
          <w:numId w:val="33"/>
        </w:numPr>
      </w:pPr>
      <w:r>
        <w:t>Horizon UI</w:t>
      </w:r>
      <w:r w:rsidR="00F40757">
        <w:t>: 8000/TCP (in production 80 through NGINX)</w:t>
      </w:r>
    </w:p>
    <w:p w14:paraId="0E8A83B1" w14:textId="204BB5AB" w:rsidR="00F40757" w:rsidRDefault="00C30179" w:rsidP="0047663D">
      <w:pPr>
        <w:pStyle w:val="Paragraphedeliste"/>
        <w:numPr>
          <w:ilvl w:val="0"/>
          <w:numId w:val="33"/>
        </w:numPr>
      </w:pPr>
      <w:r>
        <w:t xml:space="preserve">Keystone </w:t>
      </w:r>
      <w:r w:rsidR="00F40757">
        <w:t>Admin endpoint: 35357/TCP</w:t>
      </w:r>
    </w:p>
    <w:p w14:paraId="7C9DB6AD" w14:textId="77777777" w:rsidR="00C30179" w:rsidRDefault="00C30179" w:rsidP="0047663D">
      <w:pPr>
        <w:pStyle w:val="Paragraphedeliste"/>
        <w:numPr>
          <w:ilvl w:val="0"/>
          <w:numId w:val="33"/>
        </w:numPr>
      </w:pPr>
      <w:r>
        <w:t xml:space="preserve">PDP </w:t>
      </w:r>
      <w:proofErr w:type="spellStart"/>
      <w:r>
        <w:t>Authzforce</w:t>
      </w:r>
      <w:proofErr w:type="spellEnd"/>
      <w:r>
        <w:t xml:space="preserve">: </w:t>
      </w:r>
    </w:p>
    <w:p w14:paraId="07651A6D" w14:textId="1E995D51" w:rsidR="00C30179" w:rsidRDefault="00C30179" w:rsidP="0047663D">
      <w:pPr>
        <w:pStyle w:val="Paragraphedeliste"/>
        <w:numPr>
          <w:ilvl w:val="1"/>
          <w:numId w:val="33"/>
        </w:numPr>
      </w:pPr>
      <w:r>
        <w:t xml:space="preserve">8080/TCP </w:t>
      </w:r>
    </w:p>
    <w:p w14:paraId="659BC174" w14:textId="190FE394" w:rsidR="00C30179" w:rsidRDefault="00C30179" w:rsidP="0047663D">
      <w:pPr>
        <w:pStyle w:val="Paragraphedeliste"/>
        <w:numPr>
          <w:ilvl w:val="1"/>
          <w:numId w:val="33"/>
        </w:numPr>
      </w:pPr>
      <w:r>
        <w:t>22/TCP</w:t>
      </w:r>
    </w:p>
    <w:p w14:paraId="59DE12C0" w14:textId="739F16BE" w:rsidR="00823768" w:rsidRPr="00CD2DD9" w:rsidRDefault="00823768" w:rsidP="004D1807">
      <w:pPr>
        <w:pStyle w:val="Paragraphedeliste"/>
      </w:pPr>
    </w:p>
    <w:p w14:paraId="37823DD2" w14:textId="77777777" w:rsidR="002D7C8C" w:rsidRDefault="002D7C8C" w:rsidP="002D7C8C">
      <w:pPr>
        <w:pStyle w:val="Titre3"/>
      </w:pPr>
      <w:bookmarkStart w:id="259" w:name="_Toc499823567"/>
      <w:bookmarkStart w:id="260" w:name="_Toc501009962"/>
      <w:r>
        <w:t>Selected Product(s)</w:t>
      </w:r>
      <w:bookmarkEnd w:id="259"/>
      <w:bookmarkEnd w:id="260"/>
    </w:p>
    <w:p w14:paraId="18B5A656" w14:textId="77777777" w:rsidR="004D1807" w:rsidRDefault="004D1807" w:rsidP="00E76486">
      <w:pPr>
        <w:rPr>
          <w:b/>
        </w:rPr>
      </w:pPr>
      <w:proofErr w:type="spellStart"/>
      <w:r>
        <w:t>Keyrock</w:t>
      </w:r>
      <w:proofErr w:type="spellEnd"/>
      <w:r>
        <w:t xml:space="preserve"> identity manager is based on </w:t>
      </w:r>
      <w:r w:rsidR="00E76486">
        <w:t xml:space="preserve">OpenStack </w:t>
      </w:r>
      <w:r w:rsidR="00E76486" w:rsidRPr="00E76486">
        <w:rPr>
          <w:b/>
        </w:rPr>
        <w:t>Keystone</w:t>
      </w:r>
    </w:p>
    <w:p w14:paraId="22C0A97A" w14:textId="77777777" w:rsidR="00C26DCF" w:rsidRDefault="004D1807" w:rsidP="00E76486">
      <w:r>
        <w:rPr>
          <w:b/>
        </w:rPr>
        <w:t>Keystone</w:t>
      </w:r>
      <w:r w:rsidR="00E76486">
        <w:t xml:space="preserve"> provides authentication, authorization and service discovery mechanisms via HTTP primarily for use by projects in the OpenStack family. </w:t>
      </w:r>
    </w:p>
    <w:p w14:paraId="1A8A749D" w14:textId="343650A5" w:rsidR="00A97AE8" w:rsidRDefault="00E76486" w:rsidP="00E76486">
      <w:r>
        <w:t>It is most commonly deployed as an HTTP interface to existing identity systems, such as LDAP.</w:t>
      </w:r>
    </w:p>
    <w:p w14:paraId="6FC6ECBB" w14:textId="77777777" w:rsidR="004D1807" w:rsidRDefault="004D1807" w:rsidP="00E76486"/>
    <w:p w14:paraId="72279A4B" w14:textId="77777777" w:rsidR="002D7C8C" w:rsidRDefault="002D7C8C" w:rsidP="002D7C8C">
      <w:pPr>
        <w:pStyle w:val="Titre3"/>
      </w:pPr>
      <w:bookmarkStart w:id="261" w:name="_Toc499823568"/>
      <w:bookmarkStart w:id="262" w:name="_Toc501009963"/>
      <w:r>
        <w:t>Selection Rationale</w:t>
      </w:r>
      <w:bookmarkEnd w:id="261"/>
      <w:bookmarkEnd w:id="262"/>
    </w:p>
    <w:p w14:paraId="0EE903EA" w14:textId="2D11A30E" w:rsidR="00C17488" w:rsidRDefault="004D1807" w:rsidP="00C17488">
      <w:proofErr w:type="spellStart"/>
      <w:r>
        <w:t>Keyrock</w:t>
      </w:r>
      <w:proofErr w:type="spellEnd"/>
      <w:r>
        <w:t xml:space="preserve">, PEP Proxy, PDP </w:t>
      </w:r>
      <w:proofErr w:type="spellStart"/>
      <w:r>
        <w:t>AuthZforce</w:t>
      </w:r>
      <w:proofErr w:type="spellEnd"/>
      <w:r>
        <w:t xml:space="preserve"> are</w:t>
      </w:r>
      <w:r w:rsidR="00C17488">
        <w:t xml:space="preserve"> the components proposed in </w:t>
      </w:r>
      <w:proofErr w:type="spellStart"/>
      <w:r w:rsidR="00C17488">
        <w:t>Fiware</w:t>
      </w:r>
      <w:proofErr w:type="spellEnd"/>
      <w:r w:rsidR="00C17488">
        <w:t xml:space="preserve"> catalog</w:t>
      </w:r>
      <w:r w:rsidR="00727AB5">
        <w:t xml:space="preserve"> to </w:t>
      </w:r>
      <w:r w:rsidR="002F126F">
        <w:t>handle authentication and authorization</w:t>
      </w:r>
      <w:r w:rsidR="00EC0F86">
        <w:t xml:space="preserve">, </w:t>
      </w:r>
      <w:r w:rsidR="0075111C">
        <w:t>for</w:t>
      </w:r>
      <w:r w:rsidR="001C0017">
        <w:t xml:space="preserve"> any other component of the platform that support OAuth2</w:t>
      </w:r>
      <w:r w:rsidR="00EC0F86">
        <w:t>.</w:t>
      </w:r>
    </w:p>
    <w:p w14:paraId="146CD224" w14:textId="77777777" w:rsidR="005E7E91" w:rsidRDefault="005E7E91" w:rsidP="00C17488"/>
    <w:p w14:paraId="4EE3EA9C" w14:textId="768C7D02" w:rsidR="00647F6C" w:rsidRDefault="004D1807" w:rsidP="00647F6C">
      <w:proofErr w:type="spellStart"/>
      <w:r>
        <w:t>Keyrock</w:t>
      </w:r>
      <w:proofErr w:type="spellEnd"/>
      <w:r w:rsidR="005E7E91">
        <w:t xml:space="preserve"> IDM GE</w:t>
      </w:r>
      <w:r>
        <w:t xml:space="preserve"> is </w:t>
      </w:r>
      <w:r w:rsidR="00647F6C">
        <w:t xml:space="preserve">Based on OpenStack </w:t>
      </w:r>
      <w:r w:rsidR="005E7E91">
        <w:t xml:space="preserve">originated </w:t>
      </w:r>
      <w:r w:rsidR="00647F6C">
        <w:t xml:space="preserve">IDM component </w:t>
      </w:r>
      <w:hyperlink r:id="rId141" w:history="1">
        <w:r w:rsidR="00647F6C" w:rsidRPr="00BE25FD">
          <w:rPr>
            <w:rStyle w:val="Lienhypertexte"/>
            <w:b/>
          </w:rPr>
          <w:t>Keystone</w:t>
        </w:r>
      </w:hyperlink>
      <w:r w:rsidR="00EC4678">
        <w:t xml:space="preserve">, which </w:t>
      </w:r>
      <w:r>
        <w:t>support</w:t>
      </w:r>
      <w:r w:rsidR="00EC4678">
        <w:t>s:</w:t>
      </w:r>
      <w:r>
        <w:t xml:space="preserve"> </w:t>
      </w:r>
      <w:r w:rsidR="00647F6C">
        <w:t>Oauth2</w:t>
      </w:r>
      <w:r w:rsidR="00C26DCF">
        <w:t>, O</w:t>
      </w:r>
      <w:r>
        <w:t>penID</w:t>
      </w:r>
      <w:r w:rsidR="00C26DCF">
        <w:t xml:space="preserve"> connect, SAML</w:t>
      </w:r>
      <w:r>
        <w:t xml:space="preserve"> </w:t>
      </w:r>
      <w:r w:rsidR="00C26DCF">
        <w:t xml:space="preserve">and other </w:t>
      </w:r>
      <w:r>
        <w:t>protocols</w:t>
      </w:r>
      <w:r w:rsidR="004A40F3">
        <w:t>, OAuth</w:t>
      </w:r>
      <w:r w:rsidR="00CC4BA0">
        <w:t>2 is</w:t>
      </w:r>
      <w:r w:rsidR="004A40F3">
        <w:t xml:space="preserve"> now widel</w:t>
      </w:r>
      <w:r w:rsidR="00CC4BA0">
        <w:t xml:space="preserve">y used, </w:t>
      </w:r>
      <w:proofErr w:type="spellStart"/>
      <w:r w:rsidR="00CC4BA0">
        <w:t>Fiware</w:t>
      </w:r>
      <w:proofErr w:type="spellEnd"/>
      <w:r w:rsidR="00CC4BA0">
        <w:t xml:space="preserve"> mostly rely on it</w:t>
      </w:r>
      <w:r w:rsidR="003D14C0">
        <w:t xml:space="preserve"> for authentication and authorization</w:t>
      </w:r>
      <w:r w:rsidR="002A6F1D">
        <w:t xml:space="preserve"> </w:t>
      </w:r>
      <w:r w:rsidR="00D31997">
        <w:t xml:space="preserve">to use the </w:t>
      </w:r>
      <w:r w:rsidR="001F7A1E">
        <w:t>services offered by the platform</w:t>
      </w:r>
      <w:r w:rsidR="00EC4678">
        <w:t>.</w:t>
      </w:r>
    </w:p>
    <w:p w14:paraId="50C5CC71" w14:textId="77777777" w:rsidR="00EC4678" w:rsidRPr="00647F6C" w:rsidRDefault="00EC4678" w:rsidP="00647F6C"/>
    <w:p w14:paraId="18AC51A5" w14:textId="77777777" w:rsidR="002D7C8C" w:rsidRDefault="002D7C8C" w:rsidP="002D7C8C">
      <w:pPr>
        <w:pStyle w:val="Titre3"/>
        <w:rPr>
          <w:i/>
        </w:rPr>
      </w:pPr>
      <w:bookmarkStart w:id="263" w:name="_Toc499823569"/>
      <w:bookmarkStart w:id="264" w:name="_Toc501009964"/>
      <w:r>
        <w:t>Architecture Risks</w:t>
      </w:r>
      <w:bookmarkEnd w:id="263"/>
      <w:bookmarkEnd w:id="264"/>
    </w:p>
    <w:p w14:paraId="25C4DACB" w14:textId="77777777" w:rsidR="002D7C8C" w:rsidRDefault="00065157" w:rsidP="002D7C8C">
      <w:r>
        <w:t>As a globally u</w:t>
      </w:r>
      <w:r w:rsidR="00493E6E">
        <w:t>sed component for Identity, authentication</w:t>
      </w:r>
      <w:r>
        <w:t xml:space="preserve"> and access rights management, it is a highly critical component.</w:t>
      </w:r>
    </w:p>
    <w:p w14:paraId="0C0A6BE6" w14:textId="28C7846E" w:rsidR="00065157" w:rsidRDefault="00065157" w:rsidP="002D7C8C">
      <w:r>
        <w:t>The database must be maintained in a clustered environment that insure high availability as well as scalability, th</w:t>
      </w:r>
      <w:r w:rsidR="00647F6C">
        <w:t xml:space="preserve">is is provided through the </w:t>
      </w:r>
      <w:proofErr w:type="spellStart"/>
      <w:r w:rsidR="00647F6C">
        <w:t>Citus</w:t>
      </w:r>
      <w:proofErr w:type="spellEnd"/>
      <w:r w:rsidR="00647F6C">
        <w:t xml:space="preserve"> cluster of PostgreSQL databases</w:t>
      </w:r>
      <w:r w:rsidR="00163A68">
        <w:t>.</w:t>
      </w:r>
    </w:p>
    <w:p w14:paraId="37B30644" w14:textId="77777777" w:rsidR="004A40F3" w:rsidRDefault="004A40F3" w:rsidP="002D7C8C"/>
    <w:p w14:paraId="711A639D" w14:textId="2EA9807D" w:rsidR="00892268" w:rsidRDefault="00647F6C" w:rsidP="002D7C8C">
      <w:r>
        <w:t>The involved</w:t>
      </w:r>
      <w:r w:rsidR="00493E6E">
        <w:t xml:space="preserve"> application modules (</w:t>
      </w:r>
      <w:proofErr w:type="spellStart"/>
      <w:r w:rsidR="00493E6E">
        <w:t>Keyrock</w:t>
      </w:r>
      <w:proofErr w:type="spellEnd"/>
      <w:r w:rsidR="00493E6E">
        <w:t xml:space="preserve">, </w:t>
      </w:r>
      <w:proofErr w:type="spellStart"/>
      <w:r w:rsidR="00493E6E">
        <w:t>AuthZforce</w:t>
      </w:r>
      <w:proofErr w:type="spellEnd"/>
      <w:r w:rsidR="00493E6E">
        <w:t>, PEP Proxy)</w:t>
      </w:r>
      <w:r w:rsidR="00EC4678">
        <w:t>, will be deployed as services through a docker stack file in the global swarm, it gives the possibility to specify the number of containers to run for each service</w:t>
      </w:r>
      <w:r w:rsidR="009D5B66">
        <w:t>, as the components are stateless, several containers can run together the same service, to provide High Availability and scalability</w:t>
      </w:r>
      <w:r w:rsidR="00892268">
        <w:t>.</w:t>
      </w:r>
    </w:p>
    <w:p w14:paraId="7857A8B3" w14:textId="77777777" w:rsidR="002D7C8C" w:rsidRDefault="00F6725F" w:rsidP="002D7C8C">
      <w:pPr>
        <w:pStyle w:val="Titre2"/>
      </w:pPr>
      <w:bookmarkStart w:id="265" w:name="_Toc499823570"/>
      <w:bookmarkStart w:id="266" w:name="_Toc501009965"/>
      <w:r>
        <w:t>Orion Context Broker Component</w:t>
      </w:r>
      <w:bookmarkEnd w:id="265"/>
      <w:bookmarkEnd w:id="266"/>
    </w:p>
    <w:p w14:paraId="55EFE1E6" w14:textId="77777777" w:rsidR="00F6725F" w:rsidRDefault="00F6725F" w:rsidP="00F6725F"/>
    <w:p w14:paraId="6EBA0C98" w14:textId="77777777" w:rsidR="00F6725F" w:rsidRDefault="00F6725F" w:rsidP="00F6725F">
      <w:pPr>
        <w:pStyle w:val="Titre3"/>
      </w:pPr>
      <w:bookmarkStart w:id="267" w:name="_Toc499823571"/>
      <w:bookmarkStart w:id="268" w:name="_Toc501009966"/>
      <w:r>
        <w:lastRenderedPageBreak/>
        <w:t>Component Functions</w:t>
      </w:r>
      <w:bookmarkEnd w:id="267"/>
      <w:bookmarkEnd w:id="268"/>
    </w:p>
    <w:p w14:paraId="72820D77" w14:textId="48D60E62" w:rsidR="004F08C4" w:rsidRDefault="00985069" w:rsidP="000C6ED2">
      <w:r>
        <w:t>This component m</w:t>
      </w:r>
      <w:r w:rsidR="004F08C4">
        <w:t>anage</w:t>
      </w:r>
      <w:r>
        <w:t>s</w:t>
      </w:r>
      <w:r w:rsidR="004F08C4">
        <w:t xml:space="preserve"> context information exchange for the whole platform using NGSI</w:t>
      </w:r>
      <w:r w:rsidR="00FF5CBA">
        <w:t xml:space="preserve"> (V1 &amp; </w:t>
      </w:r>
      <w:r w:rsidR="004F08C4">
        <w:t>V2</w:t>
      </w:r>
      <w:r w:rsidR="00FF5CBA">
        <w:t>)</w:t>
      </w:r>
      <w:r w:rsidR="004F08C4">
        <w:t xml:space="preserve"> </w:t>
      </w:r>
      <w:proofErr w:type="spellStart"/>
      <w:r w:rsidR="004F08C4">
        <w:t>Api</w:t>
      </w:r>
      <w:proofErr w:type="spellEnd"/>
      <w:r w:rsidR="004F08C4">
        <w:t xml:space="preserve">, this is a core </w:t>
      </w:r>
      <w:r w:rsidR="00C17488">
        <w:t>feature</w:t>
      </w:r>
      <w:r w:rsidR="004F08C4">
        <w:t xml:space="preserve"> of the </w:t>
      </w:r>
      <w:proofErr w:type="spellStart"/>
      <w:r w:rsidR="004F08C4">
        <w:t>Fiware</w:t>
      </w:r>
      <w:proofErr w:type="spellEnd"/>
      <w:r w:rsidR="004F08C4">
        <w:t xml:space="preserve"> Platform, as it provides the link between the data coming from things in the field, where data models are many, and their usage in the </w:t>
      </w:r>
      <w:r w:rsidR="00C17488">
        <w:t>applications.</w:t>
      </w:r>
    </w:p>
    <w:p w14:paraId="4CEE70BA" w14:textId="17B54538" w:rsidR="00C17488" w:rsidRDefault="00C17488" w:rsidP="000C6ED2"/>
    <w:p w14:paraId="202D39AE" w14:textId="2B04DD50" w:rsidR="00C17488" w:rsidRDefault="00C17488" w:rsidP="000C6ED2">
      <w:r>
        <w:t>In addition to the query/answer paradigm, the component provides a publish/subscribe usage paradigm</w:t>
      </w:r>
    </w:p>
    <w:p w14:paraId="066269CF" w14:textId="1FEC8666" w:rsidR="00C17488" w:rsidRDefault="00C17488" w:rsidP="000C6ED2"/>
    <w:p w14:paraId="5D50D5D5" w14:textId="77777777" w:rsidR="00C17488" w:rsidRDefault="00C17488" w:rsidP="00C17488">
      <w:pPr>
        <w:keepNext/>
      </w:pPr>
      <w:r>
        <w:rPr>
          <w:noProof/>
          <w:lang w:val="fr-FR" w:eastAsia="fr-FR"/>
        </w:rPr>
        <w:drawing>
          <wp:inline distT="0" distB="0" distL="0" distR="0" wp14:anchorId="452CE5C4" wp14:editId="08953471">
            <wp:extent cx="6000750" cy="2587625"/>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00px-ContextBrokerArchitecture.png"/>
                    <pic:cNvPicPr/>
                  </pic:nvPicPr>
                  <pic:blipFill>
                    <a:blip r:embed="rId142">
                      <a:extLst>
                        <a:ext uri="{28A0092B-C50C-407E-A947-70E740481C1C}">
                          <a14:useLocalDpi xmlns:a14="http://schemas.microsoft.com/office/drawing/2010/main" val="0"/>
                        </a:ext>
                      </a:extLst>
                    </a:blip>
                    <a:stretch>
                      <a:fillRect/>
                    </a:stretch>
                  </pic:blipFill>
                  <pic:spPr>
                    <a:xfrm>
                      <a:off x="0" y="0"/>
                      <a:ext cx="6000750" cy="2587625"/>
                    </a:xfrm>
                    <a:prstGeom prst="rect">
                      <a:avLst/>
                    </a:prstGeom>
                  </pic:spPr>
                </pic:pic>
              </a:graphicData>
            </a:graphic>
          </wp:inline>
        </w:drawing>
      </w:r>
    </w:p>
    <w:p w14:paraId="4FECA8BB" w14:textId="2FC46162" w:rsidR="00C17488" w:rsidRPr="000C6ED2" w:rsidRDefault="00C17488" w:rsidP="00C17488">
      <w:pPr>
        <w:pStyle w:val="Lgende"/>
      </w:pPr>
      <w:r>
        <w:t xml:space="preserve">Figure </w:t>
      </w:r>
      <w:r>
        <w:fldChar w:fldCharType="begin"/>
      </w:r>
      <w:r>
        <w:instrText xml:space="preserve"> SEQ Figure \* ARABIC </w:instrText>
      </w:r>
      <w:r>
        <w:fldChar w:fldCharType="separate"/>
      </w:r>
      <w:r w:rsidR="00047B72">
        <w:rPr>
          <w:noProof/>
        </w:rPr>
        <w:t>13</w:t>
      </w:r>
      <w:r>
        <w:fldChar w:fldCharType="end"/>
      </w:r>
      <w:r>
        <w:t>: Context Broker interactions</w:t>
      </w:r>
    </w:p>
    <w:p w14:paraId="024B7DF4" w14:textId="7F34521F" w:rsidR="00F6725F" w:rsidRDefault="00F6725F" w:rsidP="00F6725F">
      <w:pPr>
        <w:pStyle w:val="Titre3"/>
      </w:pPr>
      <w:bookmarkStart w:id="269" w:name="_Toc499823572"/>
      <w:bookmarkStart w:id="270" w:name="_Toc501009967"/>
      <w:r>
        <w:t>Technical Considerations</w:t>
      </w:r>
      <w:bookmarkEnd w:id="269"/>
      <w:bookmarkEnd w:id="270"/>
    </w:p>
    <w:p w14:paraId="153F6BCC" w14:textId="145E12AB" w:rsidR="00CD6AFA" w:rsidRDefault="00CD6AFA" w:rsidP="00CD6AFA">
      <w:r>
        <w:t>The Orion context broker is developed in C++</w:t>
      </w:r>
    </w:p>
    <w:p w14:paraId="51EE5F93" w14:textId="77777777" w:rsidR="00611214" w:rsidRDefault="00611214" w:rsidP="00374885"/>
    <w:p w14:paraId="514C2835" w14:textId="2356BF1C" w:rsidR="00374885" w:rsidRDefault="00374885" w:rsidP="00374885">
      <w:pPr>
        <w:rPr>
          <w:rFonts w:cs="Arial"/>
          <w:lang w:val="en-GB"/>
        </w:rPr>
      </w:pPr>
      <w:r w:rsidRPr="00374885">
        <w:t xml:space="preserve">Orion doesn't provide "native" authentication nor any authorization mechanisms to enforce access control. </w:t>
      </w:r>
      <w:r w:rsidRPr="00374885">
        <w:rPr>
          <w:lang w:val="en-GB"/>
        </w:rPr>
        <w:t xml:space="preserve">However, authentication/authorization </w:t>
      </w:r>
      <w:r>
        <w:rPr>
          <w:lang w:val="en-GB"/>
        </w:rPr>
        <w:t xml:space="preserve">is provided </w:t>
      </w:r>
      <w:r w:rsidRPr="00374885">
        <w:rPr>
          <w:lang w:val="en-GB"/>
        </w:rPr>
        <w:t>using the </w:t>
      </w:r>
      <w:hyperlink r:id="rId143" w:history="1">
        <w:r w:rsidRPr="00374885">
          <w:rPr>
            <w:rStyle w:val="Lienhypertexte"/>
            <w:rFonts w:eastAsiaTheme="majorEastAsia" w:cs="Arial"/>
            <w:color w:val="9B59B6"/>
            <w:lang w:val="en-GB"/>
          </w:rPr>
          <w:t>FIWARE PEP Proxy GE</w:t>
        </w:r>
      </w:hyperlink>
      <w:r w:rsidRPr="00374885">
        <w:rPr>
          <w:rFonts w:cs="Arial"/>
          <w:lang w:val="en-GB"/>
        </w:rPr>
        <w:t xml:space="preserve">. </w:t>
      </w:r>
    </w:p>
    <w:p w14:paraId="03C84520" w14:textId="77777777" w:rsidR="00611214" w:rsidRDefault="00611214" w:rsidP="00374885">
      <w:pPr>
        <w:rPr>
          <w:lang w:val="en-GB"/>
        </w:rPr>
      </w:pPr>
    </w:p>
    <w:p w14:paraId="4039AD24" w14:textId="74FF2BF1" w:rsidR="00374885" w:rsidRPr="00374885" w:rsidRDefault="00F22539" w:rsidP="00374885">
      <w:pPr>
        <w:rPr>
          <w:lang w:val="en-GB"/>
        </w:rPr>
      </w:pPr>
      <w:r w:rsidRPr="00374885">
        <w:rPr>
          <w:lang w:val="en-GB"/>
        </w:rPr>
        <w:t>Now</w:t>
      </w:r>
      <w:r w:rsidR="00374885" w:rsidRPr="00374885">
        <w:rPr>
          <w:lang w:val="en-GB"/>
        </w:rPr>
        <w:t xml:space="preserve">, there are two GE </w:t>
      </w:r>
      <w:proofErr w:type="spellStart"/>
      <w:r w:rsidR="00374885" w:rsidRPr="00374885">
        <w:rPr>
          <w:lang w:val="en-GB"/>
        </w:rPr>
        <w:t>implementantions</w:t>
      </w:r>
      <w:proofErr w:type="spellEnd"/>
      <w:r w:rsidR="00374885" w:rsidRPr="00374885">
        <w:rPr>
          <w:lang w:val="en-GB"/>
        </w:rPr>
        <w:t xml:space="preserve"> (</w:t>
      </w:r>
      <w:proofErr w:type="spellStart"/>
      <w:r w:rsidR="00374885" w:rsidRPr="00374885">
        <w:rPr>
          <w:lang w:val="en-GB"/>
        </w:rPr>
        <w:t>GEis</w:t>
      </w:r>
      <w:proofErr w:type="spellEnd"/>
      <w:r w:rsidR="00374885" w:rsidRPr="00374885">
        <w:rPr>
          <w:lang w:val="en-GB"/>
        </w:rPr>
        <w:t>) that can work with Orion Context Broker:</w:t>
      </w:r>
    </w:p>
    <w:p w14:paraId="7FB41331" w14:textId="4AB5813E" w:rsidR="00374885" w:rsidRPr="00374885" w:rsidRDefault="00374885" w:rsidP="00485DCE">
      <w:pPr>
        <w:pStyle w:val="Paragraphedeliste"/>
        <w:numPr>
          <w:ilvl w:val="0"/>
          <w:numId w:val="46"/>
        </w:numPr>
      </w:pPr>
      <w:hyperlink r:id="rId144" w:history="1">
        <w:r w:rsidRPr="00374885">
          <w:rPr>
            <w:rStyle w:val="Lienhypertexte"/>
            <w:rFonts w:eastAsiaTheme="majorEastAsia" w:cs="Arial"/>
            <w:color w:val="9B59B6"/>
            <w:sz w:val="22"/>
            <w:szCs w:val="22"/>
          </w:rPr>
          <w:t>Wilma</w:t>
        </w:r>
      </w:hyperlink>
      <w:r w:rsidRPr="00374885">
        <w:rPr>
          <w:rFonts w:cs="Arial"/>
        </w:rPr>
        <w:t> </w:t>
      </w:r>
      <w:r w:rsidRPr="00374885">
        <w:t>(the GE reference implementation</w:t>
      </w:r>
      <w:r w:rsidR="00611214">
        <w:t>, is the chosen component for the platform</w:t>
      </w:r>
      <w:r w:rsidRPr="00374885">
        <w:t>)</w:t>
      </w:r>
    </w:p>
    <w:p w14:paraId="3A514C31" w14:textId="77777777" w:rsidR="00374885" w:rsidRPr="00374885" w:rsidRDefault="00374885" w:rsidP="00485DCE">
      <w:pPr>
        <w:pStyle w:val="Paragraphedeliste"/>
        <w:numPr>
          <w:ilvl w:val="0"/>
          <w:numId w:val="46"/>
        </w:numPr>
        <w:rPr>
          <w:rFonts w:cs="Arial"/>
        </w:rPr>
      </w:pPr>
      <w:hyperlink r:id="rId145" w:history="1">
        <w:proofErr w:type="spellStart"/>
        <w:r w:rsidRPr="00374885">
          <w:rPr>
            <w:rStyle w:val="Lienhypertexte"/>
            <w:rFonts w:eastAsiaTheme="majorEastAsia" w:cs="Arial"/>
            <w:color w:val="9B59B6"/>
            <w:sz w:val="22"/>
            <w:szCs w:val="22"/>
          </w:rPr>
          <w:t>Steelskin</w:t>
        </w:r>
        <w:proofErr w:type="spellEnd"/>
      </w:hyperlink>
    </w:p>
    <w:p w14:paraId="372DB1DC" w14:textId="77777777" w:rsidR="00374885" w:rsidRDefault="00374885" w:rsidP="00CD6AFA"/>
    <w:p w14:paraId="5D2E28AF" w14:textId="64BD04C3" w:rsidR="00374885" w:rsidRDefault="00374885" w:rsidP="00CD6AFA">
      <w:r>
        <w:t>Orion can be configured to use https for API access</w:t>
      </w:r>
      <w:r w:rsidR="00462585">
        <w:t>,</w:t>
      </w:r>
      <w:r>
        <w:t xml:space="preserve"> and for notifications</w:t>
      </w:r>
      <w:r w:rsidR="001C2503">
        <w:t xml:space="preserve"> too</w:t>
      </w:r>
      <w:r>
        <w:t xml:space="preserve">: see documentation on </w:t>
      </w:r>
      <w:hyperlink r:id="rId146" w:history="1">
        <w:proofErr w:type="spellStart"/>
        <w:r w:rsidRPr="00374885">
          <w:rPr>
            <w:rStyle w:val="Lienhypertexte"/>
          </w:rPr>
          <w:t>Readthedocs</w:t>
        </w:r>
        <w:proofErr w:type="spellEnd"/>
      </w:hyperlink>
    </w:p>
    <w:p w14:paraId="044EDC91" w14:textId="77777777" w:rsidR="00EC508D" w:rsidRDefault="00EC508D" w:rsidP="00CD6AFA"/>
    <w:p w14:paraId="0EC063C7" w14:textId="12651518" w:rsidR="005573BA" w:rsidRDefault="00611214" w:rsidP="005573BA">
      <w:r>
        <w:t xml:space="preserve">Orion </w:t>
      </w:r>
      <w:r w:rsidR="00057A47">
        <w:t xml:space="preserve">Incoming </w:t>
      </w:r>
      <w:r w:rsidR="00374885">
        <w:t xml:space="preserve">API </w:t>
      </w:r>
      <w:r w:rsidR="00057A47">
        <w:t>port: 1026/TCP</w:t>
      </w:r>
    </w:p>
    <w:p w14:paraId="4501FD75" w14:textId="7D59EC69" w:rsidR="00F36766" w:rsidRDefault="00CA6CF8" w:rsidP="005573BA">
      <w:r>
        <w:t xml:space="preserve">The RAM memory needed </w:t>
      </w:r>
      <w:r w:rsidR="00FA571E">
        <w:t>is minimum 4 GB</w:t>
      </w:r>
      <w:r w:rsidR="00CE6E80">
        <w:t>, with the MongoDB</w:t>
      </w:r>
      <w:r w:rsidR="00D236F4">
        <w:t xml:space="preserve">, so the needed memory for Orion </w:t>
      </w:r>
      <w:r w:rsidR="00A61096">
        <w:t>itself is less than that</w:t>
      </w:r>
      <w:r w:rsidR="00E60FB6">
        <w:t>.</w:t>
      </w:r>
    </w:p>
    <w:p w14:paraId="1528315E" w14:textId="442F0958" w:rsidR="00E60FB6" w:rsidRDefault="002A1F05" w:rsidP="005573BA">
      <w:r>
        <w:t xml:space="preserve">The size of the </w:t>
      </w:r>
      <w:r w:rsidR="00A61096">
        <w:t xml:space="preserve">Orion </w:t>
      </w:r>
      <w:r>
        <w:t xml:space="preserve">container image is </w:t>
      </w:r>
      <w:r w:rsidR="00DE3E91">
        <w:t>260 MB</w:t>
      </w:r>
      <w:r w:rsidR="00045D67">
        <w:t>.</w:t>
      </w:r>
    </w:p>
    <w:p w14:paraId="27E89CB5" w14:textId="363964F2" w:rsidR="00045D67" w:rsidRDefault="00045D67" w:rsidP="005573BA">
      <w:r>
        <w:t xml:space="preserve">The chapter “resource availability” </w:t>
      </w:r>
      <w:r w:rsidR="00196493">
        <w:t xml:space="preserve">give some hints about the </w:t>
      </w:r>
      <w:r w:rsidR="008C5702">
        <w:t xml:space="preserve">needs on </w:t>
      </w:r>
      <w:hyperlink r:id="rId147" w:anchor="resource-availability" w:history="1">
        <w:r w:rsidR="008C5702" w:rsidRPr="008C5702">
          <w:rPr>
            <w:rStyle w:val="Lienhypertexte"/>
          </w:rPr>
          <w:t xml:space="preserve">Orion </w:t>
        </w:r>
        <w:proofErr w:type="spellStart"/>
        <w:r w:rsidR="008C5702" w:rsidRPr="008C5702">
          <w:rPr>
            <w:rStyle w:val="Lienhypertexte"/>
          </w:rPr>
          <w:t>ReadTheDocs</w:t>
        </w:r>
        <w:proofErr w:type="spellEnd"/>
      </w:hyperlink>
    </w:p>
    <w:p w14:paraId="648CBF65" w14:textId="77777777" w:rsidR="00F23D56" w:rsidRDefault="00F23D56" w:rsidP="005573BA"/>
    <w:p w14:paraId="368772FA" w14:textId="6A486755" w:rsidR="00223BE6" w:rsidRDefault="00223BE6" w:rsidP="005573BA">
      <w:r>
        <w:t>The Orion</w:t>
      </w:r>
      <w:r w:rsidR="00CA6CF8">
        <w:t xml:space="preserve"> component</w:t>
      </w:r>
      <w:r>
        <w:t xml:space="preserve"> i</w:t>
      </w:r>
      <w:r w:rsidR="00F91D04">
        <w:t>s</w:t>
      </w:r>
      <w:r>
        <w:t xml:space="preserve"> easily deployable</w:t>
      </w:r>
      <w:r w:rsidR="00F91D04">
        <w:t xml:space="preserve"> through a Docker service</w:t>
      </w:r>
      <w:r w:rsidR="00296F71">
        <w:t xml:space="preserve">, </w:t>
      </w:r>
      <w:r w:rsidR="000575A5">
        <w:t xml:space="preserve">how to do it is explained on the </w:t>
      </w:r>
      <w:r w:rsidR="000C18CE">
        <w:t xml:space="preserve">documentation chapter in </w:t>
      </w:r>
      <w:hyperlink r:id="rId148" w:history="1">
        <w:r w:rsidR="000C18CE" w:rsidRPr="00F309DC">
          <w:rPr>
            <w:rStyle w:val="Lienhypertexte"/>
          </w:rPr>
          <w:t xml:space="preserve">Orion </w:t>
        </w:r>
        <w:proofErr w:type="spellStart"/>
        <w:r w:rsidR="000C18CE" w:rsidRPr="00F309DC">
          <w:rPr>
            <w:rStyle w:val="Lienhypertexte"/>
          </w:rPr>
          <w:t>Reathe</w:t>
        </w:r>
        <w:r w:rsidR="00F309DC" w:rsidRPr="00F309DC">
          <w:rPr>
            <w:rStyle w:val="Lienhypertexte"/>
          </w:rPr>
          <w:t>Docs</w:t>
        </w:r>
        <w:proofErr w:type="spellEnd"/>
      </w:hyperlink>
    </w:p>
    <w:p w14:paraId="66690B31" w14:textId="0202CF35" w:rsidR="00D72E85" w:rsidRDefault="00D72E85" w:rsidP="005573BA">
      <w:r>
        <w:t xml:space="preserve">The use of MongoDB version </w:t>
      </w:r>
      <w:r w:rsidR="00503D6E">
        <w:t xml:space="preserve">3.x </w:t>
      </w:r>
      <w:r w:rsidR="00FA1375">
        <w:t xml:space="preserve">for data persistence </w:t>
      </w:r>
      <w:r w:rsidR="00503D6E">
        <w:t>is recommended</w:t>
      </w:r>
      <w:r w:rsidR="00A42913">
        <w:t xml:space="preserve"> (the MongoDB cluster will use the 3.6 version</w:t>
      </w:r>
      <w:r w:rsidR="00D236F4">
        <w:t>)</w:t>
      </w:r>
      <w:r w:rsidR="0086540E">
        <w:t>.</w:t>
      </w:r>
    </w:p>
    <w:p w14:paraId="6DE957C0" w14:textId="77777777" w:rsidR="00265333" w:rsidRDefault="00265333" w:rsidP="005573BA"/>
    <w:p w14:paraId="4DA72547" w14:textId="32D5E17E" w:rsidR="00265333" w:rsidRDefault="00D47253" w:rsidP="005573BA">
      <w:r>
        <w:t xml:space="preserve">The </w:t>
      </w:r>
      <w:r w:rsidR="00E03AB4">
        <w:t xml:space="preserve">Orion </w:t>
      </w:r>
      <w:r>
        <w:t>documentation</w:t>
      </w:r>
      <w:r w:rsidR="00F33B7C">
        <w:t xml:space="preserve"> on </w:t>
      </w:r>
      <w:proofErr w:type="spellStart"/>
      <w:r w:rsidR="00F33B7C">
        <w:t>Readthedocs</w:t>
      </w:r>
      <w:proofErr w:type="spellEnd"/>
      <w:r w:rsidR="00F33B7C">
        <w:t xml:space="preserve"> provides an entire chapter </w:t>
      </w:r>
      <w:r w:rsidR="000C05F5">
        <w:t xml:space="preserve">about the </w:t>
      </w:r>
      <w:hyperlink r:id="rId149" w:history="1">
        <w:r w:rsidR="000C05F5" w:rsidRPr="00E03AB4">
          <w:rPr>
            <w:rStyle w:val="Lienhypertexte"/>
          </w:rPr>
          <w:t>performance tuning</w:t>
        </w:r>
        <w:r w:rsidR="00E03AB4" w:rsidRPr="00E03AB4">
          <w:rPr>
            <w:rStyle w:val="Lienhypertexte"/>
          </w:rPr>
          <w:t xml:space="preserve"> of the Orion context broker in production</w:t>
        </w:r>
      </w:hyperlink>
      <w:r w:rsidR="00D15E8F">
        <w:t>.</w:t>
      </w:r>
    </w:p>
    <w:p w14:paraId="1289B614" w14:textId="77777777" w:rsidR="007E0116" w:rsidRDefault="007E0116" w:rsidP="005573BA"/>
    <w:p w14:paraId="77173973" w14:textId="77777777" w:rsidR="007E0116" w:rsidRDefault="007E0116" w:rsidP="005573BA"/>
    <w:p w14:paraId="635928FD" w14:textId="05984C9C" w:rsidR="00DA5BB3" w:rsidRDefault="007E0116" w:rsidP="005573BA">
      <w:r>
        <w:t xml:space="preserve">The following schema shows the place </w:t>
      </w:r>
      <w:r w:rsidR="00C570EF">
        <w:t xml:space="preserve">of Orion context broker in the </w:t>
      </w:r>
      <w:proofErr w:type="spellStart"/>
      <w:r w:rsidR="00C570EF">
        <w:t>Fiware</w:t>
      </w:r>
      <w:proofErr w:type="spellEnd"/>
      <w:r w:rsidR="00C570EF">
        <w:t xml:space="preserve"> architecture:</w:t>
      </w:r>
    </w:p>
    <w:p w14:paraId="322783F0" w14:textId="77777777" w:rsidR="007E0116" w:rsidRDefault="007E0116" w:rsidP="005573BA"/>
    <w:p w14:paraId="1734CFFC" w14:textId="77777777" w:rsidR="00D57814" w:rsidRDefault="00D57814" w:rsidP="005573BA">
      <w:pPr>
        <w:rPr>
          <w:noProof/>
        </w:rPr>
      </w:pPr>
    </w:p>
    <w:p w14:paraId="58321D49" w14:textId="77777777" w:rsidR="00661879" w:rsidRDefault="00AB132D" w:rsidP="00661879">
      <w:pPr>
        <w:keepNext/>
        <w:jc w:val="center"/>
      </w:pPr>
      <w:r>
        <w:rPr>
          <w:noProof/>
        </w:rPr>
        <w:drawing>
          <wp:inline distT="0" distB="0" distL="0" distR="0" wp14:anchorId="162AE6F2" wp14:editId="03773A9B">
            <wp:extent cx="5346700" cy="4284345"/>
            <wp:effectExtent l="0" t="0" r="6350"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rion-ge-interaction.png"/>
                    <pic:cNvPicPr/>
                  </pic:nvPicPr>
                  <pic:blipFill rotWithShape="1">
                    <a:blip r:embed="rId150">
                      <a:extLst>
                        <a:ext uri="{28A0092B-C50C-407E-A947-70E740481C1C}">
                          <a14:useLocalDpi xmlns:a14="http://schemas.microsoft.com/office/drawing/2010/main" val="0"/>
                        </a:ext>
                      </a:extLst>
                    </a:blip>
                    <a:srcRect r="10899"/>
                    <a:stretch/>
                  </pic:blipFill>
                  <pic:spPr bwMode="auto">
                    <a:xfrm>
                      <a:off x="0" y="0"/>
                      <a:ext cx="5346700" cy="4284345"/>
                    </a:xfrm>
                    <a:prstGeom prst="rect">
                      <a:avLst/>
                    </a:prstGeom>
                    <a:ln>
                      <a:noFill/>
                    </a:ln>
                    <a:extLst>
                      <a:ext uri="{53640926-AAD7-44D8-BBD7-CCE9431645EC}">
                        <a14:shadowObscured xmlns:a14="http://schemas.microsoft.com/office/drawing/2010/main"/>
                      </a:ext>
                    </a:extLst>
                  </pic:spPr>
                </pic:pic>
              </a:graphicData>
            </a:graphic>
          </wp:inline>
        </w:drawing>
      </w:r>
    </w:p>
    <w:p w14:paraId="38B66DF3" w14:textId="05D662FB" w:rsidR="007E0116" w:rsidRDefault="00661879" w:rsidP="00661879">
      <w:pPr>
        <w:pStyle w:val="Lgende"/>
        <w:jc w:val="center"/>
      </w:pPr>
      <w:r>
        <w:t xml:space="preserve">Figure </w:t>
      </w:r>
      <w:r>
        <w:fldChar w:fldCharType="begin"/>
      </w:r>
      <w:r>
        <w:instrText xml:space="preserve"> SEQ Figure \* ARABIC </w:instrText>
      </w:r>
      <w:r>
        <w:fldChar w:fldCharType="separate"/>
      </w:r>
      <w:r w:rsidR="00047B72">
        <w:rPr>
          <w:noProof/>
        </w:rPr>
        <w:t>14</w:t>
      </w:r>
      <w:r>
        <w:fldChar w:fldCharType="end"/>
      </w:r>
      <w:r>
        <w:t>: Orion Context Broker relation with other components</w:t>
      </w:r>
    </w:p>
    <w:p w14:paraId="2E1E78A8" w14:textId="77777777" w:rsidR="007E0116" w:rsidRPr="005573BA" w:rsidRDefault="007E0116" w:rsidP="005573BA"/>
    <w:p w14:paraId="252BA686" w14:textId="26FFB660" w:rsidR="00F6725F" w:rsidRDefault="00F6725F" w:rsidP="00F6725F">
      <w:pPr>
        <w:pStyle w:val="Titre3"/>
      </w:pPr>
      <w:bookmarkStart w:id="271" w:name="_Toc499823573"/>
      <w:bookmarkStart w:id="272" w:name="_Toc501009968"/>
      <w:r>
        <w:t>Selected Product(s)</w:t>
      </w:r>
      <w:bookmarkEnd w:id="271"/>
      <w:bookmarkEnd w:id="272"/>
    </w:p>
    <w:p w14:paraId="3B043999" w14:textId="4113EE62" w:rsidR="00057A47" w:rsidRPr="00057A47" w:rsidRDefault="00057A47" w:rsidP="00057A47">
      <w:r>
        <w:t>Orion Context broker is</w:t>
      </w:r>
      <w:r w:rsidR="00611214">
        <w:t xml:space="preserve"> the reference GE in </w:t>
      </w:r>
      <w:proofErr w:type="spellStart"/>
      <w:r w:rsidR="00611214">
        <w:t>Fiware</w:t>
      </w:r>
      <w:proofErr w:type="spellEnd"/>
      <w:r w:rsidR="00611214">
        <w:t xml:space="preserve"> catalog.</w:t>
      </w:r>
    </w:p>
    <w:p w14:paraId="33A8E5F4" w14:textId="77777777" w:rsidR="00611214" w:rsidRDefault="00611214" w:rsidP="00177247"/>
    <w:p w14:paraId="16A034F5" w14:textId="5BC51AFB" w:rsidR="00177247" w:rsidRDefault="00177247" w:rsidP="00177247">
      <w:r>
        <w:t xml:space="preserve">There’s another implementation of an NGSI context broker originated from Orange: </w:t>
      </w:r>
    </w:p>
    <w:p w14:paraId="1B1C500E" w14:textId="77777777" w:rsidR="007600F0" w:rsidRPr="00A97AE8" w:rsidRDefault="007600F0" w:rsidP="00177247">
      <w:r>
        <w:t>But tailored for use at IOT gateway level, for example to manage a network of sensors relative to a specific activity among numerous smart city use cases</w:t>
      </w:r>
    </w:p>
    <w:p w14:paraId="2837F3A4" w14:textId="77777777" w:rsidR="00177247" w:rsidRPr="00177247" w:rsidRDefault="00177247" w:rsidP="00177247"/>
    <w:p w14:paraId="058AAA28" w14:textId="77777777" w:rsidR="00F6725F" w:rsidRDefault="00F6725F" w:rsidP="00F6725F">
      <w:pPr>
        <w:pStyle w:val="Titre3"/>
      </w:pPr>
      <w:bookmarkStart w:id="273" w:name="_Toc499823574"/>
      <w:bookmarkStart w:id="274" w:name="_Toc501009969"/>
      <w:r>
        <w:t>Selection Rationale</w:t>
      </w:r>
      <w:bookmarkEnd w:id="273"/>
      <w:bookmarkEnd w:id="274"/>
    </w:p>
    <w:p w14:paraId="33AE7043" w14:textId="6C393CFD" w:rsidR="00245191" w:rsidRDefault="00245191" w:rsidP="00245191">
      <w:r>
        <w:t xml:space="preserve">Orion is the reference </w:t>
      </w:r>
      <w:r w:rsidR="00CD6AFA">
        <w:t>implementation</w:t>
      </w:r>
      <w:r>
        <w:t xml:space="preserve"> of NGSI Context Broker in </w:t>
      </w:r>
      <w:proofErr w:type="spellStart"/>
      <w:r>
        <w:t>Fiware</w:t>
      </w:r>
      <w:proofErr w:type="spellEnd"/>
      <w:r w:rsidR="00611214">
        <w:t xml:space="preserve"> catalog</w:t>
      </w:r>
      <w:r w:rsidR="00A37A37">
        <w:t>.</w:t>
      </w:r>
    </w:p>
    <w:p w14:paraId="6AE5B9DB" w14:textId="77777777" w:rsidR="008A1494" w:rsidRDefault="008A1494" w:rsidP="00245191"/>
    <w:p w14:paraId="090750B0" w14:textId="4D16E39F" w:rsidR="008A1494" w:rsidRDefault="008A1494" w:rsidP="00245191">
      <w:proofErr w:type="spellStart"/>
      <w:r>
        <w:t>Fiware</w:t>
      </w:r>
      <w:proofErr w:type="spellEnd"/>
      <w:r>
        <w:t xml:space="preserve"> is member of the </w:t>
      </w:r>
      <w:r w:rsidR="005044ED">
        <w:t>ISG (</w:t>
      </w:r>
      <w:r w:rsidR="005044ED" w:rsidRPr="008A1494">
        <w:t>Industry Specification Group</w:t>
      </w:r>
      <w:r w:rsidR="005044ED">
        <w:t xml:space="preserve">) </w:t>
      </w:r>
      <w:r>
        <w:t>CIM (Context Information Management) created at ETSI beginning of 2017.</w:t>
      </w:r>
    </w:p>
    <w:p w14:paraId="299DA702" w14:textId="395F75E3" w:rsidR="008A1494" w:rsidRDefault="008A1494" w:rsidP="00245191"/>
    <w:p w14:paraId="1E3A58A3" w14:textId="27FBCDAD" w:rsidR="008A1494" w:rsidRDefault="008A1494" w:rsidP="00245191">
      <w:r w:rsidRPr="008A1494">
        <w:t xml:space="preserve">ISG CIM will focus on developing specifications for a common context information management API, data publication platforms and standard data models. The group will work closely with the </w:t>
      </w:r>
      <w:r w:rsidRPr="0015177B">
        <w:rPr>
          <w:b/>
        </w:rPr>
        <w:t>ETSI SmartM2M</w:t>
      </w:r>
      <w:r w:rsidRPr="008A1494">
        <w:t xml:space="preserve"> technical committee and with </w:t>
      </w:r>
      <w:hyperlink r:id="rId151" w:history="1">
        <w:r w:rsidRPr="00E374B2">
          <w:rPr>
            <w:rStyle w:val="Lienhypertexte"/>
            <w:b/>
          </w:rPr>
          <w:t>oneM2M</w:t>
        </w:r>
      </w:hyperlink>
      <w:r w:rsidRPr="008A1494">
        <w:t>, the global standards initiative for M2M and the IoT (Internet of Things) of which ETSI is a founding member, since the IoT is one of the sources of context data for smart applications.</w:t>
      </w:r>
    </w:p>
    <w:p w14:paraId="52CCCAE6" w14:textId="5EC44D4B" w:rsidR="0015177B" w:rsidRDefault="0015177B" w:rsidP="00245191"/>
    <w:p w14:paraId="2BD6152F" w14:textId="3382C12E" w:rsidR="0015177B" w:rsidRDefault="005044ED" w:rsidP="00245191">
      <w:r w:rsidRPr="005044ED">
        <w:t xml:space="preserve">The OMA NGSI information model is currently being evolved to better support linked data (entity relationships), property graphs and semantics (exploiting the capabilities offered by </w:t>
      </w:r>
      <w:r w:rsidRPr="005044ED">
        <w:rPr>
          <w:b/>
        </w:rPr>
        <w:t>JSON-LD</w:t>
      </w:r>
      <w:r w:rsidRPr="005044ED">
        <w:t>). This work is being conducted under the ETSI ISG CIM initiative.</w:t>
      </w:r>
    </w:p>
    <w:p w14:paraId="3A39CAC4" w14:textId="71A2AFD8" w:rsidR="005044ED" w:rsidRDefault="005044ED" w:rsidP="00245191"/>
    <w:p w14:paraId="0940D846" w14:textId="14DF534D" w:rsidR="005044ED" w:rsidRPr="00245191" w:rsidRDefault="005044ED" w:rsidP="00245191">
      <w:r w:rsidRPr="005044ED">
        <w:t>It is noteworthy that the ETSI ISG CIM information model is a generalization of the existing FIWARE NGSI information model. As a result</w:t>
      </w:r>
      <w:r w:rsidR="00392311">
        <w:t>,</w:t>
      </w:r>
      <w:r w:rsidRPr="005044ED">
        <w:t xml:space="preserve"> it is expected a good level of compatibility and a clear migration path between both information models.</w:t>
      </w:r>
    </w:p>
    <w:p w14:paraId="461588DD" w14:textId="77777777" w:rsidR="00F6725F" w:rsidRDefault="00F6725F" w:rsidP="00F6725F">
      <w:pPr>
        <w:pStyle w:val="Titre3"/>
      </w:pPr>
      <w:bookmarkStart w:id="275" w:name="_Toc499823575"/>
      <w:bookmarkStart w:id="276" w:name="_Toc501009970"/>
      <w:r>
        <w:t>Architecture Risks</w:t>
      </w:r>
      <w:bookmarkEnd w:id="275"/>
      <w:bookmarkEnd w:id="276"/>
    </w:p>
    <w:p w14:paraId="43306DE9" w14:textId="45EAAE42" w:rsidR="00177247" w:rsidRDefault="00177247" w:rsidP="00177247">
      <w:r>
        <w:t xml:space="preserve">This component is central to the platform, because it’s the dorsal of the </w:t>
      </w:r>
      <w:proofErr w:type="spellStart"/>
      <w:r w:rsidR="00057A47">
        <w:t>Fiware</w:t>
      </w:r>
      <w:proofErr w:type="spellEnd"/>
      <w:r w:rsidR="00057A47">
        <w:t xml:space="preserve"> </w:t>
      </w:r>
      <w:r>
        <w:t>architecture</w:t>
      </w:r>
    </w:p>
    <w:p w14:paraId="33F56580" w14:textId="42A0A426" w:rsidR="00177247" w:rsidRDefault="00177247" w:rsidP="00177247">
      <w:r>
        <w:t>It can become a bottleneck in case of high traffic</w:t>
      </w:r>
      <w:r w:rsidR="00254F0F">
        <w:t xml:space="preserve">, so a </w:t>
      </w:r>
      <w:proofErr w:type="gramStart"/>
      <w:r w:rsidR="00254F0F">
        <w:t>particular attention</w:t>
      </w:r>
      <w:proofErr w:type="gramEnd"/>
      <w:r w:rsidR="00254F0F">
        <w:t xml:space="preserve"> is needed on response time, through specific monitoring</w:t>
      </w:r>
      <w:r w:rsidR="0045468D">
        <w:t>.</w:t>
      </w:r>
    </w:p>
    <w:p w14:paraId="27C62B7C" w14:textId="61E12352" w:rsidR="0045468D" w:rsidRDefault="0045468D" w:rsidP="00177247">
      <w:r>
        <w:t xml:space="preserve">The MongoDB database used by the context broker is a </w:t>
      </w:r>
      <w:r w:rsidR="00CD6AFA">
        <w:t xml:space="preserve">global MongoDB </w:t>
      </w:r>
      <w:r>
        <w:t xml:space="preserve">cluster, </w:t>
      </w:r>
      <w:r w:rsidR="00EC508D">
        <w:t>which</w:t>
      </w:r>
      <w:r>
        <w:t xml:space="preserve"> provide high availability and scalability.</w:t>
      </w:r>
    </w:p>
    <w:p w14:paraId="7C95982F" w14:textId="4094F906" w:rsidR="0045468D" w:rsidRPr="00177247" w:rsidRDefault="0045468D" w:rsidP="00177247">
      <w:r>
        <w:t xml:space="preserve">The application component, </w:t>
      </w:r>
      <w:r w:rsidR="00507D75">
        <w:t xml:space="preserve">Orion will be deployed </w:t>
      </w:r>
      <w:r w:rsidR="0001581B">
        <w:t>as a service through a Docker stack file, to run several Orion containers, and will then provide high-availability and scalability.</w:t>
      </w:r>
    </w:p>
    <w:p w14:paraId="6843C1E1" w14:textId="10F97E8C" w:rsidR="00F6725F" w:rsidRDefault="00F6725F" w:rsidP="00F6725F"/>
    <w:p w14:paraId="4E7881F9" w14:textId="4D596D2B" w:rsidR="0001581B" w:rsidRDefault="0001581B" w:rsidP="00F6725F">
      <w:r w:rsidRPr="0001581B">
        <w:t>you can also take advan</w:t>
      </w:r>
      <w:r>
        <w:t>t</w:t>
      </w:r>
      <w:r w:rsidRPr="0001581B">
        <w:t xml:space="preserve">age of Rush as notification </w:t>
      </w:r>
      <w:proofErr w:type="spellStart"/>
      <w:r w:rsidRPr="0001581B">
        <w:t>relayer</w:t>
      </w:r>
      <w:proofErr w:type="spellEnd"/>
      <w:r w:rsidRPr="0001581B">
        <w:t>. Thus, instead of managing the notifications itself (including waiting for the HTTP timeout while the notification receives responses), Orion passes the notification to Rush, which in turn deals with it</w:t>
      </w:r>
      <w:r>
        <w:t>, to reduce the load on Orion</w:t>
      </w:r>
      <w:r w:rsidRPr="0001581B">
        <w:t>.</w:t>
      </w:r>
    </w:p>
    <w:p w14:paraId="0D82ACA0" w14:textId="5855275C" w:rsidR="00CA52A3" w:rsidRDefault="00BE7D42" w:rsidP="00CA52A3">
      <w:hyperlink r:id="rId152" w:history="1">
        <w:r w:rsidR="00CA52A3" w:rsidRPr="0083266D">
          <w:rPr>
            <w:rStyle w:val="Lienhypertexte"/>
          </w:rPr>
          <w:t>Rush</w:t>
        </w:r>
      </w:hyperlink>
      <w:r w:rsidR="00CA52A3">
        <w:t xml:space="preserve"> as a notification </w:t>
      </w:r>
      <w:proofErr w:type="spellStart"/>
      <w:r w:rsidR="00CA52A3">
        <w:t>relayer</w:t>
      </w:r>
      <w:proofErr w:type="spellEnd"/>
      <w:r w:rsidR="00CA52A3">
        <w:t xml:space="preserve"> (</w:t>
      </w:r>
      <w:hyperlink r:id="rId153" w:history="1">
        <w:r w:rsidR="00CA52A3" w:rsidRPr="006F3DC5">
          <w:rPr>
            <w:rStyle w:val="Lienhypertexte"/>
          </w:rPr>
          <w:t>Rush on Telefonica github</w:t>
        </w:r>
      </w:hyperlink>
      <w:r w:rsidR="00CA52A3">
        <w:t xml:space="preserve">), a Docker file: </w:t>
      </w:r>
      <w:hyperlink r:id="rId154" w:history="1">
        <w:proofErr w:type="spellStart"/>
        <w:r w:rsidR="00CA52A3" w:rsidRPr="002C425E">
          <w:rPr>
            <w:rStyle w:val="Lienhypertexte"/>
          </w:rPr>
          <w:t>OrionRush</w:t>
        </w:r>
        <w:proofErr w:type="spellEnd"/>
        <w:r w:rsidR="00CA52A3" w:rsidRPr="002C425E">
          <w:rPr>
            <w:rStyle w:val="Lienhypertexte"/>
          </w:rPr>
          <w:t xml:space="preserve"> on github</w:t>
        </w:r>
      </w:hyperlink>
    </w:p>
    <w:p w14:paraId="6925410D" w14:textId="61933D4F" w:rsidR="00CA52A3" w:rsidRDefault="00CA52A3" w:rsidP="00CA52A3"/>
    <w:p w14:paraId="68A3E6CC" w14:textId="40663C7F" w:rsidR="00F26E8E" w:rsidRPr="00F2163C" w:rsidRDefault="00D125D7" w:rsidP="00CA52A3">
      <w:r>
        <w:t xml:space="preserve">To achieve best performance for the Orion context broker, we </w:t>
      </w:r>
      <w:proofErr w:type="gramStart"/>
      <w:r>
        <w:t>have to</w:t>
      </w:r>
      <w:proofErr w:type="gramEnd"/>
      <w:r>
        <w:t xml:space="preserve"> observe the tuning advices given in the </w:t>
      </w:r>
      <w:hyperlink r:id="rId155" w:history="1">
        <w:r w:rsidRPr="00D125D7">
          <w:rPr>
            <w:rStyle w:val="Lienhypertexte"/>
          </w:rPr>
          <w:t xml:space="preserve">documentation on </w:t>
        </w:r>
        <w:proofErr w:type="spellStart"/>
        <w:r w:rsidRPr="00D125D7">
          <w:rPr>
            <w:rStyle w:val="Lienhypertexte"/>
          </w:rPr>
          <w:t>Readthedocs</w:t>
        </w:r>
        <w:proofErr w:type="spellEnd"/>
      </w:hyperlink>
    </w:p>
    <w:p w14:paraId="7ABDE6C8" w14:textId="77777777" w:rsidR="002C425E" w:rsidRPr="00F6725F" w:rsidRDefault="002C425E" w:rsidP="00F6725F"/>
    <w:p w14:paraId="0A71C18A" w14:textId="77777777" w:rsidR="00A226BA" w:rsidRDefault="00A226BA" w:rsidP="00A226BA">
      <w:pPr>
        <w:pStyle w:val="Titre2"/>
      </w:pPr>
      <w:bookmarkStart w:id="277" w:name="_Toc499823576"/>
      <w:bookmarkStart w:id="278" w:name="_Toc501009971"/>
      <w:r>
        <w:lastRenderedPageBreak/>
        <w:t>MongoDB Component</w:t>
      </w:r>
      <w:bookmarkEnd w:id="277"/>
      <w:bookmarkEnd w:id="278"/>
    </w:p>
    <w:p w14:paraId="16FC896B" w14:textId="77777777" w:rsidR="00A226BA" w:rsidRDefault="00A226BA" w:rsidP="00A226BA">
      <w:pPr>
        <w:pStyle w:val="Titre3"/>
      </w:pPr>
      <w:bookmarkStart w:id="279" w:name="_Toc499823577"/>
      <w:bookmarkStart w:id="280" w:name="_Toc501009972"/>
      <w:r>
        <w:t>Component Functions</w:t>
      </w:r>
      <w:bookmarkEnd w:id="279"/>
      <w:bookmarkEnd w:id="280"/>
    </w:p>
    <w:p w14:paraId="713087CA" w14:textId="25E66F9B" w:rsidR="00254F0F" w:rsidRDefault="00945877" w:rsidP="00254F0F">
      <w:hyperlink r:id="rId156" w:history="1">
        <w:r w:rsidR="00254F0F" w:rsidRPr="00945877">
          <w:rPr>
            <w:rStyle w:val="Lienhypertexte"/>
          </w:rPr>
          <w:t>MongoDB</w:t>
        </w:r>
      </w:hyperlink>
      <w:r w:rsidR="00254F0F">
        <w:t xml:space="preserve"> is a NOSQL document database, natively scalable</w:t>
      </w:r>
      <w:r w:rsidR="00245191">
        <w:t xml:space="preserve"> by multiplying the nodes</w:t>
      </w:r>
      <w:r w:rsidR="00611214">
        <w:t>/containers</w:t>
      </w:r>
      <w:r w:rsidR="00245191">
        <w:t xml:space="preserve"> running the software and replicating the data upon the nodes</w:t>
      </w:r>
      <w:r w:rsidR="00611214">
        <w:t xml:space="preserve">, this </w:t>
      </w:r>
      <w:r w:rsidR="000D7803">
        <w:t xml:space="preserve">is called </w:t>
      </w:r>
      <w:r w:rsidR="00611214">
        <w:t>a replica set</w:t>
      </w:r>
      <w:r w:rsidR="000D7803">
        <w:t>.</w:t>
      </w:r>
    </w:p>
    <w:p w14:paraId="2096E110" w14:textId="4056F207" w:rsidR="000D7803" w:rsidRDefault="000D7803" w:rsidP="00254F0F"/>
    <w:p w14:paraId="628FDB3F" w14:textId="6407EAB5" w:rsidR="000D7803" w:rsidRPr="00254F0F" w:rsidRDefault="000D7803" w:rsidP="00254F0F">
      <w:r>
        <w:t xml:space="preserve">MongoDB is used for data persistence by several components of the platform: Orion context broker, IDAS IOT agents, Comet STH, </w:t>
      </w:r>
      <w:proofErr w:type="spellStart"/>
      <w:r>
        <w:t>Perseo</w:t>
      </w:r>
      <w:proofErr w:type="spellEnd"/>
      <w:r>
        <w:t>.</w:t>
      </w:r>
    </w:p>
    <w:p w14:paraId="6DD639E1" w14:textId="77777777" w:rsidR="00A226BA" w:rsidRDefault="00A226BA" w:rsidP="00A226BA">
      <w:pPr>
        <w:pStyle w:val="Titre3"/>
      </w:pPr>
      <w:bookmarkStart w:id="281" w:name="_Toc499823578"/>
      <w:bookmarkStart w:id="282" w:name="_Toc501009973"/>
      <w:r>
        <w:t>Technical Considerations</w:t>
      </w:r>
      <w:bookmarkEnd w:id="281"/>
      <w:bookmarkEnd w:id="282"/>
    </w:p>
    <w:p w14:paraId="4E776359" w14:textId="414D5D02" w:rsidR="00FF4F09" w:rsidRDefault="00752BB3" w:rsidP="00FF4F09">
      <w:r>
        <w:t>Each MongoDB container will use</w:t>
      </w:r>
      <w:r w:rsidRPr="00752BB3">
        <w:t xml:space="preserve"> a data directory on the host system (outside the container) and mount</w:t>
      </w:r>
      <w:r>
        <w:t xml:space="preserve">ed </w:t>
      </w:r>
      <w:r w:rsidRPr="00752BB3">
        <w:t>to a directory visible from inside the container.</w:t>
      </w:r>
    </w:p>
    <w:p w14:paraId="4FF5F350" w14:textId="00140712" w:rsidR="00B45DD6" w:rsidRDefault="00B45DD6" w:rsidP="00FF4F09">
      <w:r>
        <w:t xml:space="preserve">It is recommended to use MongoDB version 3.2 </w:t>
      </w:r>
      <w:r w:rsidR="00EB4392">
        <w:t xml:space="preserve">or 3.4 </w:t>
      </w:r>
      <w:r>
        <w:t xml:space="preserve">and </w:t>
      </w:r>
      <w:r w:rsidR="00EB4392">
        <w:t>even</w:t>
      </w:r>
      <w:r>
        <w:t xml:space="preserve"> 3.</w:t>
      </w:r>
      <w:r w:rsidR="00945877">
        <w:t>6</w:t>
      </w:r>
      <w:r>
        <w:t xml:space="preserve"> (the latest stable as of today)</w:t>
      </w:r>
      <w:r w:rsidR="00261FE0">
        <w:t>.</w:t>
      </w:r>
    </w:p>
    <w:p w14:paraId="1B5FE3C1" w14:textId="0E5B165F" w:rsidR="001018BF" w:rsidRDefault="001018BF" w:rsidP="00FF4F09">
      <w:r>
        <w:t xml:space="preserve">From version 3.2 MongoDB uses a new optimized storage engine </w:t>
      </w:r>
      <w:hyperlink r:id="rId157" w:history="1">
        <w:proofErr w:type="spellStart"/>
        <w:r w:rsidRPr="001018BF">
          <w:rPr>
            <w:rStyle w:val="Lienhypertexte"/>
          </w:rPr>
          <w:t>WiredTiger</w:t>
        </w:r>
        <w:proofErr w:type="spellEnd"/>
      </w:hyperlink>
      <w:r w:rsidR="003A0FA7">
        <w:t xml:space="preserve"> (company owned now by MongoDB: </w:t>
      </w:r>
      <w:hyperlink r:id="rId158" w:history="1">
        <w:proofErr w:type="spellStart"/>
        <w:r w:rsidR="003A0FA7" w:rsidRPr="003A0FA7">
          <w:rPr>
            <w:rStyle w:val="Lienhypertexte"/>
          </w:rPr>
          <w:t>WiredTiger</w:t>
        </w:r>
        <w:proofErr w:type="spellEnd"/>
      </w:hyperlink>
      <w:r w:rsidR="003A0FA7">
        <w:t xml:space="preserve"> open source storage engine)</w:t>
      </w:r>
    </w:p>
    <w:p w14:paraId="489C5623" w14:textId="77777777" w:rsidR="0041707F" w:rsidRDefault="0041707F" w:rsidP="00FF4F09"/>
    <w:p w14:paraId="67EC4F31" w14:textId="18E7E51E" w:rsidR="00752BB3" w:rsidRDefault="00752BB3" w:rsidP="00FF4F09">
      <w:r>
        <w:t>The standard MongoDB incoming port is 27017</w:t>
      </w:r>
      <w:r w:rsidR="00555815">
        <w:t>/</w:t>
      </w:r>
      <w:r>
        <w:t>TCP</w:t>
      </w:r>
      <w:r w:rsidR="00B45DD6">
        <w:t>.</w:t>
      </w:r>
    </w:p>
    <w:p w14:paraId="2242C35B" w14:textId="0595F327" w:rsidR="00401CFC" w:rsidRDefault="002E41D3" w:rsidP="00FF4F09">
      <w:r>
        <w:t xml:space="preserve">Container </w:t>
      </w:r>
      <w:r w:rsidR="00401CFC">
        <w:t>RAM memory sizing</w:t>
      </w:r>
      <w:r w:rsidR="003A0C0C">
        <w:t>:</w:t>
      </w:r>
      <w:r w:rsidR="001018BF">
        <w:t xml:space="preserve"> </w:t>
      </w:r>
      <w:r>
        <w:t>4 GB</w:t>
      </w:r>
    </w:p>
    <w:p w14:paraId="719056B5" w14:textId="77777777" w:rsidR="004301E2" w:rsidRDefault="00401CFC" w:rsidP="004301E2">
      <w:r>
        <w:t>Storage sizing</w:t>
      </w:r>
      <w:r w:rsidR="00071768">
        <w:t xml:space="preserve">: </w:t>
      </w:r>
    </w:p>
    <w:p w14:paraId="55070DD8" w14:textId="7FBB0BB3" w:rsidR="004301E2" w:rsidRDefault="00071768" w:rsidP="00485DCE">
      <w:pPr>
        <w:pStyle w:val="Paragraphedeliste"/>
        <w:numPr>
          <w:ilvl w:val="0"/>
          <w:numId w:val="47"/>
        </w:numPr>
      </w:pPr>
      <w:r>
        <w:t xml:space="preserve">Docker image size is </w:t>
      </w:r>
      <w:r w:rsidR="00FD1840">
        <w:t>3</w:t>
      </w:r>
      <w:r w:rsidR="00411412">
        <w:t>6</w:t>
      </w:r>
      <w:r w:rsidR="00FD1840">
        <w:t>1 MB</w:t>
      </w:r>
    </w:p>
    <w:p w14:paraId="32195185" w14:textId="5D4BFC30" w:rsidR="00411412" w:rsidRDefault="00995D47" w:rsidP="00485DCE">
      <w:pPr>
        <w:pStyle w:val="Paragraphedeliste"/>
        <w:numPr>
          <w:ilvl w:val="0"/>
          <w:numId w:val="47"/>
        </w:numPr>
      </w:pPr>
      <w:r>
        <w:t xml:space="preserve">Data </w:t>
      </w:r>
      <w:proofErr w:type="gramStart"/>
      <w:r w:rsidR="00EA069C">
        <w:t>have to</w:t>
      </w:r>
      <w:proofErr w:type="gramEnd"/>
      <w:r w:rsidR="00EA069C">
        <w:t xml:space="preserve"> be </w:t>
      </w:r>
      <w:r w:rsidR="004B20BA">
        <w:t>stored on a specific Docker volume</w:t>
      </w:r>
      <w:r w:rsidR="00F545E1">
        <w:t xml:space="preserve"> on the container host</w:t>
      </w:r>
      <w:r w:rsidR="00DA1F35">
        <w:t>, each container running MongoDB</w:t>
      </w:r>
      <w:r w:rsidR="004301E2">
        <w:t xml:space="preserve"> shoul</w:t>
      </w:r>
      <w:r w:rsidR="009B6F4A">
        <w:t>d</w:t>
      </w:r>
      <w:r w:rsidR="004301E2">
        <w:t xml:space="preserve"> have</w:t>
      </w:r>
      <w:r w:rsidR="009B6F4A">
        <w:t xml:space="preserve"> its own volume on the </w:t>
      </w:r>
      <w:r w:rsidR="00B53BF4">
        <w:t xml:space="preserve">host </w:t>
      </w:r>
      <w:r w:rsidR="009B6F4A">
        <w:t>node</w:t>
      </w:r>
      <w:r w:rsidR="00945877">
        <w:t xml:space="preserve"> (or reserved in the SAN)</w:t>
      </w:r>
      <w:r w:rsidR="00B53BF4">
        <w:t>.</w:t>
      </w:r>
    </w:p>
    <w:p w14:paraId="26348FB9" w14:textId="586019A9" w:rsidR="00B53BF4" w:rsidRPr="00FF4F09" w:rsidRDefault="00523DA1" w:rsidP="00485DCE">
      <w:pPr>
        <w:pStyle w:val="Paragraphedeliste"/>
        <w:numPr>
          <w:ilvl w:val="0"/>
          <w:numId w:val="47"/>
        </w:numPr>
      </w:pPr>
      <w:r>
        <w:t xml:space="preserve">The size </w:t>
      </w:r>
      <w:r w:rsidR="00D432EC">
        <w:t xml:space="preserve">available </w:t>
      </w:r>
      <w:r w:rsidR="00945877">
        <w:t xml:space="preserve">for data storage, </w:t>
      </w:r>
      <w:r w:rsidR="00D432EC">
        <w:t>should be at least</w:t>
      </w:r>
      <w:r w:rsidR="00263B7B">
        <w:t xml:space="preserve"> 300 GB</w:t>
      </w:r>
      <w:r w:rsidR="002967F6">
        <w:t xml:space="preserve"> for each storage volume</w:t>
      </w:r>
    </w:p>
    <w:p w14:paraId="552B3BDA" w14:textId="77777777" w:rsidR="00A226BA" w:rsidRDefault="00A226BA" w:rsidP="00A226BA">
      <w:pPr>
        <w:pStyle w:val="Titre3"/>
      </w:pPr>
      <w:bookmarkStart w:id="283" w:name="_Toc499823579"/>
      <w:bookmarkStart w:id="284" w:name="_Toc501009974"/>
      <w:r>
        <w:t>Selected Product(s)</w:t>
      </w:r>
      <w:bookmarkEnd w:id="283"/>
      <w:bookmarkEnd w:id="284"/>
    </w:p>
    <w:p w14:paraId="293B7E66" w14:textId="3DA8F4E0" w:rsidR="00D20588" w:rsidRDefault="00815DF9" w:rsidP="00D20588">
      <w:r>
        <w:t xml:space="preserve">MongoDB is the selected NoSQL database for </w:t>
      </w:r>
      <w:r w:rsidR="00C83797">
        <w:t>several</w:t>
      </w:r>
      <w:r>
        <w:t xml:space="preserve"> </w:t>
      </w:r>
      <w:proofErr w:type="spellStart"/>
      <w:r>
        <w:t>Fiware</w:t>
      </w:r>
      <w:proofErr w:type="spellEnd"/>
      <w:r>
        <w:t xml:space="preserve"> components:</w:t>
      </w:r>
    </w:p>
    <w:p w14:paraId="2F78165F" w14:textId="518A999D" w:rsidR="00815DF9" w:rsidRPr="00D20588" w:rsidRDefault="00815DF9" w:rsidP="00D20588">
      <w:r>
        <w:t xml:space="preserve">Orion Context Broker, </w:t>
      </w:r>
      <w:r w:rsidR="00C83797">
        <w:t>IOT agents, Comet STH</w:t>
      </w:r>
      <w:r w:rsidR="002E41D3">
        <w:t xml:space="preserve">, </w:t>
      </w:r>
      <w:proofErr w:type="spellStart"/>
      <w:r w:rsidR="002E41D3">
        <w:t>Perseo</w:t>
      </w:r>
      <w:proofErr w:type="spellEnd"/>
    </w:p>
    <w:p w14:paraId="76A3F0F6" w14:textId="77777777" w:rsidR="00A226BA" w:rsidRDefault="00A226BA" w:rsidP="00A226BA">
      <w:pPr>
        <w:pStyle w:val="Titre3"/>
      </w:pPr>
      <w:bookmarkStart w:id="285" w:name="_Toc499823580"/>
      <w:bookmarkStart w:id="286" w:name="_Toc501009975"/>
      <w:r>
        <w:t>Selection Rationale</w:t>
      </w:r>
      <w:bookmarkEnd w:id="285"/>
      <w:bookmarkEnd w:id="286"/>
    </w:p>
    <w:p w14:paraId="0A5FF43F" w14:textId="3BFEF3C4" w:rsidR="00430036" w:rsidRDefault="00E873BA" w:rsidP="00430036">
      <w:r>
        <w:t xml:space="preserve">As said, MongoDB </w:t>
      </w:r>
      <w:r w:rsidR="00E23F4C">
        <w:t xml:space="preserve">NoSQL </w:t>
      </w:r>
      <w:r w:rsidR="00FF4F09">
        <w:t xml:space="preserve">database engine </w:t>
      </w:r>
      <w:r w:rsidR="00F4253A">
        <w:t xml:space="preserve">chosen </w:t>
      </w:r>
      <w:r w:rsidR="00430036">
        <w:t xml:space="preserve">for several components proposed in </w:t>
      </w:r>
      <w:proofErr w:type="spellStart"/>
      <w:r w:rsidR="00430036">
        <w:t>Fiware</w:t>
      </w:r>
      <w:proofErr w:type="spellEnd"/>
      <w:r w:rsidR="00FF4F09">
        <w:t>.</w:t>
      </w:r>
    </w:p>
    <w:p w14:paraId="1E29D780" w14:textId="6B59453F" w:rsidR="00FF4F09" w:rsidRPr="00430036" w:rsidRDefault="00E23F4C" w:rsidP="00430036">
      <w:r>
        <w:t>MongoDB is a</w:t>
      </w:r>
      <w:r w:rsidR="00FF4F09">
        <w:t xml:space="preserve"> very popular scalable open source document oriented NoSQL database</w:t>
      </w:r>
      <w:r w:rsidR="00E227A3">
        <w:t>, that is horizontally scalable.</w:t>
      </w:r>
    </w:p>
    <w:p w14:paraId="463D0F55" w14:textId="77777777" w:rsidR="00A226BA" w:rsidRDefault="00A226BA" w:rsidP="00A226BA">
      <w:pPr>
        <w:pStyle w:val="Titre3"/>
      </w:pPr>
      <w:bookmarkStart w:id="287" w:name="_Toc499823581"/>
      <w:bookmarkStart w:id="288" w:name="_Toc501009976"/>
      <w:r>
        <w:t>Architecture Risks</w:t>
      </w:r>
      <w:bookmarkEnd w:id="287"/>
      <w:bookmarkEnd w:id="288"/>
    </w:p>
    <w:p w14:paraId="6FA17EB2" w14:textId="77777777" w:rsidR="00974BB1" w:rsidRDefault="00974BB1" w:rsidP="00245191"/>
    <w:p w14:paraId="49FB1026" w14:textId="06B9954E" w:rsidR="00261FE0" w:rsidRDefault="00261FE0" w:rsidP="00245191">
      <w:r>
        <w:t>MongoDB will be deployed as cluster in the global platform Swarm, to achieve high availability several replicas will be deployed</w:t>
      </w:r>
      <w:r w:rsidR="00725FF3">
        <w:t xml:space="preserve"> (each replica is a container), see MongoDB documentation</w:t>
      </w:r>
    </w:p>
    <w:p w14:paraId="6363C887" w14:textId="2FEFC4C9" w:rsidR="00430036" w:rsidRDefault="00673C00" w:rsidP="00245191">
      <w:r>
        <w:t>Even built from origin to scale, and fault tolerant, MongoDB is not optimized for analytics, that uses cross data queries</w:t>
      </w:r>
      <w:r w:rsidR="00261FE0">
        <w:t xml:space="preserve">, by </w:t>
      </w:r>
      <w:r w:rsidR="00FF4F09">
        <w:t xml:space="preserve">using a solution based on PostgreSQL, like </w:t>
      </w:r>
      <w:hyperlink r:id="rId159" w:history="1">
        <w:r w:rsidR="00FF4F09" w:rsidRPr="00B45DD6">
          <w:rPr>
            <w:rStyle w:val="Lienhypertexte"/>
          </w:rPr>
          <w:t>Stampede</w:t>
        </w:r>
      </w:hyperlink>
      <w:r w:rsidR="00FF4F09">
        <w:t xml:space="preserve"> for Mongo slaves, </w:t>
      </w:r>
      <w:r w:rsidR="009E4E34">
        <w:t xml:space="preserve">that </w:t>
      </w:r>
      <w:r w:rsidR="007869EB">
        <w:t>could be mapped to the glob</w:t>
      </w:r>
      <w:r w:rsidR="00FF4F09">
        <w:t>al PostgreSQL/</w:t>
      </w:r>
      <w:proofErr w:type="spellStart"/>
      <w:r w:rsidR="00FF4F09">
        <w:t>Citus</w:t>
      </w:r>
      <w:proofErr w:type="spellEnd"/>
      <w:r w:rsidR="00FF4F09">
        <w:t xml:space="preserve"> </w:t>
      </w:r>
      <w:r w:rsidR="009E4E34">
        <w:t>cluster</w:t>
      </w:r>
      <w:r w:rsidR="007869EB">
        <w:t xml:space="preserve"> (</w:t>
      </w:r>
      <w:r w:rsidR="00247855">
        <w:t>usin</w:t>
      </w:r>
      <w:r w:rsidR="00F753AB">
        <w:t xml:space="preserve">g </w:t>
      </w:r>
      <w:hyperlink r:id="rId160" w:history="1">
        <w:proofErr w:type="spellStart"/>
        <w:r w:rsidR="007869EB" w:rsidRPr="007869EB">
          <w:rPr>
            <w:rStyle w:val="Lienhypertexte"/>
          </w:rPr>
          <w:t>cstore_fdw</w:t>
        </w:r>
        <w:proofErr w:type="spellEnd"/>
      </w:hyperlink>
      <w:r w:rsidR="007869EB">
        <w:t>)</w:t>
      </w:r>
      <w:r w:rsidR="009E4E34">
        <w:t>, high performance can be achieved on dat</w:t>
      </w:r>
      <w:r w:rsidR="007869EB">
        <w:t>a reading and writing, while keeping</w:t>
      </w:r>
      <w:r w:rsidR="009E4E34">
        <w:t xml:space="preserve"> long term history</w:t>
      </w:r>
      <w:r w:rsidR="007869EB">
        <w:t xml:space="preserve">, </w:t>
      </w:r>
      <w:r w:rsidR="00B45DD6">
        <w:t>then</w:t>
      </w:r>
      <w:r w:rsidR="00E73E6A">
        <w:t xml:space="preserve"> </w:t>
      </w:r>
      <w:r w:rsidR="009E4E34">
        <w:t>this is a solution to consider.</w:t>
      </w:r>
    </w:p>
    <w:p w14:paraId="5E3F6E38" w14:textId="77777777" w:rsidR="00C031CE" w:rsidRDefault="00C031CE" w:rsidP="00245191"/>
    <w:p w14:paraId="4C43F5DB" w14:textId="77777777" w:rsidR="003C04A7" w:rsidRDefault="007048BC" w:rsidP="003C04A7">
      <w:pPr>
        <w:keepNext/>
        <w:jc w:val="center"/>
      </w:pPr>
      <w:r>
        <w:rPr>
          <w:noProof/>
        </w:rPr>
        <w:drawing>
          <wp:inline distT="0" distB="0" distL="0" distR="0" wp14:anchorId="523826CA" wp14:editId="755D3D2F">
            <wp:extent cx="4419600" cy="253856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itus-cluster-stampede-mongo.png"/>
                    <pic:cNvPicPr/>
                  </pic:nvPicPr>
                  <pic:blipFill>
                    <a:blip r:embed="rId161">
                      <a:extLst>
                        <a:ext uri="{28A0092B-C50C-407E-A947-70E740481C1C}">
                          <a14:useLocalDpi xmlns:a14="http://schemas.microsoft.com/office/drawing/2010/main" val="0"/>
                        </a:ext>
                      </a:extLst>
                    </a:blip>
                    <a:stretch>
                      <a:fillRect/>
                    </a:stretch>
                  </pic:blipFill>
                  <pic:spPr>
                    <a:xfrm>
                      <a:off x="0" y="0"/>
                      <a:ext cx="4440485" cy="2550561"/>
                    </a:xfrm>
                    <a:prstGeom prst="rect">
                      <a:avLst/>
                    </a:prstGeom>
                  </pic:spPr>
                </pic:pic>
              </a:graphicData>
            </a:graphic>
          </wp:inline>
        </w:drawing>
      </w:r>
    </w:p>
    <w:p w14:paraId="4400E7E7" w14:textId="03604336" w:rsidR="00C031CE" w:rsidRDefault="003C04A7" w:rsidP="003C04A7">
      <w:pPr>
        <w:pStyle w:val="Lgende"/>
        <w:jc w:val="center"/>
      </w:pPr>
      <w:r>
        <w:t xml:space="preserve">Figure </w:t>
      </w:r>
      <w:r>
        <w:fldChar w:fldCharType="begin"/>
      </w:r>
      <w:r>
        <w:instrText xml:space="preserve"> SEQ Figure \* ARABIC </w:instrText>
      </w:r>
      <w:r>
        <w:fldChar w:fldCharType="separate"/>
      </w:r>
      <w:r w:rsidR="00047B72">
        <w:rPr>
          <w:noProof/>
        </w:rPr>
        <w:t>15</w:t>
      </w:r>
      <w:r>
        <w:fldChar w:fldCharType="end"/>
      </w:r>
      <w:r>
        <w:t xml:space="preserve">: MongoDB with Stampede to </w:t>
      </w:r>
      <w:proofErr w:type="spellStart"/>
      <w:r>
        <w:t>Citus</w:t>
      </w:r>
      <w:proofErr w:type="spellEnd"/>
    </w:p>
    <w:p w14:paraId="4C029213" w14:textId="77777777" w:rsidR="005F14A1" w:rsidRDefault="005F14A1" w:rsidP="005F14A1">
      <w:pPr>
        <w:pStyle w:val="Titre2"/>
      </w:pPr>
      <w:bookmarkStart w:id="289" w:name="_Toc499823582"/>
      <w:bookmarkStart w:id="290" w:name="_Toc501009977"/>
      <w:proofErr w:type="spellStart"/>
      <w:r>
        <w:t>Citus</w:t>
      </w:r>
      <w:proofErr w:type="spellEnd"/>
      <w:r>
        <w:t>/PostgreSQL cluster Component</w:t>
      </w:r>
      <w:bookmarkEnd w:id="289"/>
      <w:bookmarkEnd w:id="290"/>
    </w:p>
    <w:p w14:paraId="45B2FB39" w14:textId="77777777" w:rsidR="005F14A1" w:rsidRDefault="005F14A1" w:rsidP="005F14A1">
      <w:pPr>
        <w:pStyle w:val="Titre3"/>
      </w:pPr>
      <w:bookmarkStart w:id="291" w:name="_Toc499823583"/>
      <w:bookmarkStart w:id="292" w:name="_Toc501009978"/>
      <w:r>
        <w:t>Component Functions</w:t>
      </w:r>
      <w:bookmarkEnd w:id="291"/>
      <w:bookmarkEnd w:id="292"/>
    </w:p>
    <w:p w14:paraId="7E5C89E0" w14:textId="77777777" w:rsidR="009E4E34" w:rsidRPr="009E4E34" w:rsidRDefault="009E4E34" w:rsidP="009E4E34">
      <w:proofErr w:type="spellStart"/>
      <w:r>
        <w:t>Citus</w:t>
      </w:r>
      <w:proofErr w:type="spellEnd"/>
      <w:r>
        <w:t xml:space="preserve"> provide a way to make a cluster of PostgreSQL database servers, it will serve</w:t>
      </w:r>
      <w:r w:rsidR="00723111">
        <w:t xml:space="preserve"> database(s) to any component of the platform that need it.</w:t>
      </w:r>
    </w:p>
    <w:p w14:paraId="3F226437" w14:textId="77777777" w:rsidR="005F14A1" w:rsidRDefault="005F14A1" w:rsidP="005F14A1">
      <w:pPr>
        <w:pStyle w:val="Titre3"/>
      </w:pPr>
      <w:bookmarkStart w:id="293" w:name="_Toc499823584"/>
      <w:bookmarkStart w:id="294" w:name="_Toc501009979"/>
      <w:r>
        <w:t>Technical Considerations</w:t>
      </w:r>
      <w:bookmarkEnd w:id="293"/>
      <w:bookmarkEnd w:id="294"/>
    </w:p>
    <w:p w14:paraId="0BC57842" w14:textId="52C77653" w:rsidR="000B3162" w:rsidRDefault="00DA33B1" w:rsidP="000B3162">
      <w:r>
        <w:t>To reduce the number of different database servers in use in the platform</w:t>
      </w:r>
      <w:r w:rsidR="005B6ECA">
        <w:t xml:space="preserve">, it has been decided to map components using </w:t>
      </w:r>
      <w:r w:rsidR="00AF4781">
        <w:t>an SQL database, to PostgreSQL</w:t>
      </w:r>
      <w:r w:rsidR="000C416E">
        <w:t>, some component us</w:t>
      </w:r>
      <w:r w:rsidR="00F67A69">
        <w:t>e MySQL as the default database</w:t>
      </w:r>
      <w:r w:rsidR="00415629">
        <w:t xml:space="preserve">, </w:t>
      </w:r>
      <w:r w:rsidR="00C6568C">
        <w:t xml:space="preserve">but container images will be </w:t>
      </w:r>
      <w:r w:rsidR="002C62DA">
        <w:t>changed to use PostgreSQL</w:t>
      </w:r>
      <w:r w:rsidR="00187499">
        <w:t>.</w:t>
      </w:r>
    </w:p>
    <w:p w14:paraId="5D2E8379" w14:textId="77777777" w:rsidR="002C62DA" w:rsidRDefault="002C62DA" w:rsidP="000B3162"/>
    <w:p w14:paraId="691746AB" w14:textId="60C5025E" w:rsidR="002C62DA" w:rsidRDefault="000E0B28" w:rsidP="000B3162">
      <w:r>
        <w:t xml:space="preserve">To achieve </w:t>
      </w:r>
      <w:r w:rsidR="00777D2F">
        <w:t xml:space="preserve">High Availability and Scalability </w:t>
      </w:r>
      <w:r w:rsidR="005D7D7E">
        <w:t xml:space="preserve">of the database servers </w:t>
      </w:r>
      <w:r w:rsidR="00704950">
        <w:t xml:space="preserve">we’ll use </w:t>
      </w:r>
      <w:proofErr w:type="spellStart"/>
      <w:r w:rsidR="00704950">
        <w:t>Citus</w:t>
      </w:r>
      <w:proofErr w:type="spellEnd"/>
      <w:r w:rsidR="00704950">
        <w:t xml:space="preserve">, to deploy a cluster of </w:t>
      </w:r>
      <w:proofErr w:type="spellStart"/>
      <w:r w:rsidR="00704950">
        <w:t>PostgeSQL</w:t>
      </w:r>
      <w:proofErr w:type="spellEnd"/>
      <w:r w:rsidR="00704950">
        <w:t xml:space="preserve"> databases</w:t>
      </w:r>
      <w:r w:rsidR="00170C4F">
        <w:t>.</w:t>
      </w:r>
    </w:p>
    <w:p w14:paraId="59791C3B" w14:textId="77777777" w:rsidR="0090174F" w:rsidRDefault="007F143D" w:rsidP="00FB3EC3">
      <w:pPr>
        <w:keepNext/>
        <w:jc w:val="center"/>
      </w:pPr>
      <w:r>
        <w:rPr>
          <w:lang w:val="fr-FR" w:eastAsia="fr-FR"/>
        </w:rPr>
        <w:drawing>
          <wp:inline distT="0" distB="0" distL="0" distR="0" wp14:anchorId="4A2BA4BB" wp14:editId="40D05BF5">
            <wp:extent cx="4186744" cy="3549650"/>
            <wp:effectExtent l="0" t="0" r="444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tus-high-level-arch.png"/>
                    <pic:cNvPicPr/>
                  </pic:nvPicPr>
                  <pic:blipFill>
                    <a:blip r:embed="rId162">
                      <a:extLst>
                        <a:ext uri="{28A0092B-C50C-407E-A947-70E740481C1C}">
                          <a14:useLocalDpi xmlns:a14="http://schemas.microsoft.com/office/drawing/2010/main" val="0"/>
                        </a:ext>
                      </a:extLst>
                    </a:blip>
                    <a:stretch>
                      <a:fillRect/>
                    </a:stretch>
                  </pic:blipFill>
                  <pic:spPr>
                    <a:xfrm>
                      <a:off x="0" y="0"/>
                      <a:ext cx="4203406" cy="3563777"/>
                    </a:xfrm>
                    <a:prstGeom prst="rect">
                      <a:avLst/>
                    </a:prstGeom>
                  </pic:spPr>
                </pic:pic>
              </a:graphicData>
            </a:graphic>
          </wp:inline>
        </w:drawing>
      </w:r>
    </w:p>
    <w:p w14:paraId="487EDD07" w14:textId="02206617" w:rsidR="00187499" w:rsidRDefault="0090174F" w:rsidP="00FB3EC3">
      <w:pPr>
        <w:pStyle w:val="Lgende"/>
        <w:jc w:val="center"/>
      </w:pPr>
      <w:r>
        <w:t xml:space="preserve">Figure </w:t>
      </w:r>
      <w:r>
        <w:fldChar w:fldCharType="begin"/>
      </w:r>
      <w:r>
        <w:instrText xml:space="preserve"> SEQ Figure \* ARABIC </w:instrText>
      </w:r>
      <w:r>
        <w:fldChar w:fldCharType="separate"/>
      </w:r>
      <w:r w:rsidR="00047B72">
        <w:rPr>
          <w:noProof/>
        </w:rPr>
        <w:t>16</w:t>
      </w:r>
      <w:r>
        <w:fldChar w:fldCharType="end"/>
      </w:r>
      <w:r>
        <w:t xml:space="preserve">: </w:t>
      </w:r>
      <w:proofErr w:type="spellStart"/>
      <w:r>
        <w:t>Citus</w:t>
      </w:r>
      <w:proofErr w:type="spellEnd"/>
      <w:r>
        <w:t xml:space="preserve"> high level architecture</w:t>
      </w:r>
    </w:p>
    <w:p w14:paraId="301618B3" w14:textId="16EA0688" w:rsidR="001941C3" w:rsidRDefault="001941C3" w:rsidP="001941C3">
      <w:proofErr w:type="spellStart"/>
      <w:r>
        <w:t>Citus</w:t>
      </w:r>
      <w:proofErr w:type="spellEnd"/>
      <w:r>
        <w:t xml:space="preserve"> consist in a manager</w:t>
      </w:r>
      <w:r w:rsidR="00612E9A">
        <w:t xml:space="preserve">, a </w:t>
      </w:r>
      <w:r>
        <w:t xml:space="preserve">master that coordinate the cluster of </w:t>
      </w:r>
      <w:proofErr w:type="spellStart"/>
      <w:r w:rsidR="005C1601">
        <w:t>Citus</w:t>
      </w:r>
      <w:proofErr w:type="spellEnd"/>
      <w:r w:rsidR="005C1601">
        <w:t>/</w:t>
      </w:r>
      <w:r>
        <w:t>PostgreSQL workers.</w:t>
      </w:r>
    </w:p>
    <w:p w14:paraId="737C8EB0" w14:textId="77777777" w:rsidR="001941C3" w:rsidRPr="001941C3" w:rsidRDefault="001941C3" w:rsidP="001941C3"/>
    <w:p w14:paraId="685CE020" w14:textId="4250E1C2" w:rsidR="00B70B43" w:rsidRDefault="003E3389" w:rsidP="00B70B43">
      <w:r>
        <w:t>PostgreSQL standard i</w:t>
      </w:r>
      <w:r w:rsidR="0075111C">
        <w:t>ncoming port is 5432/TCP</w:t>
      </w:r>
      <w:r>
        <w:t xml:space="preserve">, as well as </w:t>
      </w:r>
      <w:proofErr w:type="spellStart"/>
      <w:r>
        <w:t>Citus</w:t>
      </w:r>
      <w:proofErr w:type="spellEnd"/>
      <w:r>
        <w:t xml:space="preserve"> Master node which receive</w:t>
      </w:r>
      <w:r w:rsidR="000064C5">
        <w:t>s</w:t>
      </w:r>
      <w:r>
        <w:t xml:space="preserve"> queries from clients.</w:t>
      </w:r>
    </w:p>
    <w:p w14:paraId="26075BB3" w14:textId="77777777" w:rsidR="003E3389" w:rsidRDefault="003E3389" w:rsidP="00B70B43"/>
    <w:p w14:paraId="21FD41AF" w14:textId="612F6C02" w:rsidR="003E3389" w:rsidRPr="00B70B43" w:rsidRDefault="00997CB1" w:rsidP="00B70B43">
      <w:proofErr w:type="spellStart"/>
      <w:r>
        <w:t>Citus</w:t>
      </w:r>
      <w:proofErr w:type="spellEnd"/>
      <w:r>
        <w:t xml:space="preserve"> </w:t>
      </w:r>
      <w:r w:rsidR="00A44C10">
        <w:t>shall</w:t>
      </w:r>
      <w:r>
        <w:t xml:space="preserve"> be installed through </w:t>
      </w:r>
      <w:r w:rsidR="00C81756">
        <w:t xml:space="preserve">a </w:t>
      </w:r>
      <w:r>
        <w:t>Docker</w:t>
      </w:r>
      <w:r w:rsidR="00C81756">
        <w:t xml:space="preserve"> stack file: </w:t>
      </w:r>
      <w:hyperlink r:id="rId163" w:history="1">
        <w:r w:rsidR="008C27FD" w:rsidRPr="008C27FD">
          <w:rPr>
            <w:rStyle w:val="Lienhypertexte"/>
          </w:rPr>
          <w:t>how-to on Github</w:t>
        </w:r>
      </w:hyperlink>
    </w:p>
    <w:p w14:paraId="3257F6E3" w14:textId="77777777" w:rsidR="005F14A1" w:rsidRDefault="005F14A1" w:rsidP="005F14A1">
      <w:pPr>
        <w:pStyle w:val="Titre3"/>
      </w:pPr>
      <w:bookmarkStart w:id="295" w:name="_Toc499823585"/>
      <w:bookmarkStart w:id="296" w:name="_Toc501009980"/>
      <w:r>
        <w:t>Selected Product(s)</w:t>
      </w:r>
      <w:bookmarkEnd w:id="295"/>
      <w:bookmarkEnd w:id="296"/>
    </w:p>
    <w:p w14:paraId="18A96F13" w14:textId="46E6536A" w:rsidR="0075111C" w:rsidRDefault="0075111C" w:rsidP="00170C4F">
      <w:proofErr w:type="spellStart"/>
      <w:r>
        <w:t>Citus</w:t>
      </w:r>
      <w:proofErr w:type="spellEnd"/>
      <w:r>
        <w:t xml:space="preserve"> cluster for PostgreSQL</w:t>
      </w:r>
      <w:r w:rsidR="00926114">
        <w:t xml:space="preserve"> is the selected </w:t>
      </w:r>
      <w:r w:rsidR="00FC42EA">
        <w:t>product</w:t>
      </w:r>
      <w:r w:rsidR="00927E6B">
        <w:t xml:space="preserve"> to provide Relational</w:t>
      </w:r>
      <w:r w:rsidR="000B5C88">
        <w:t xml:space="preserve"> SQL database service</w:t>
      </w:r>
      <w:r w:rsidR="00585F80">
        <w:t>s</w:t>
      </w:r>
      <w:r w:rsidR="00C44771">
        <w:t xml:space="preserve"> to any application that need</w:t>
      </w:r>
      <w:r w:rsidR="00585F80">
        <w:t xml:space="preserve">s </w:t>
      </w:r>
      <w:r w:rsidR="0002430B">
        <w:t>it</w:t>
      </w:r>
      <w:r w:rsidR="009D04C5">
        <w:t>.</w:t>
      </w:r>
    </w:p>
    <w:p w14:paraId="5E4EBA10" w14:textId="004BC706" w:rsidR="00170C4F" w:rsidRPr="00170C4F" w:rsidRDefault="00D1768D" w:rsidP="00170C4F">
      <w:r>
        <w:t>As some components are proposed</w:t>
      </w:r>
      <w:r w:rsidR="00723641">
        <w:t xml:space="preserve"> </w:t>
      </w:r>
      <w:r w:rsidR="00D2607C">
        <w:t>configured to use MySQL database engine</w:t>
      </w:r>
      <w:r w:rsidR="00C62DD4">
        <w:t>, the container images need to be reworked</w:t>
      </w:r>
      <w:r w:rsidR="00F86195">
        <w:t>, to use PostgreSQL.</w:t>
      </w:r>
    </w:p>
    <w:p w14:paraId="06B64F9C" w14:textId="77777777" w:rsidR="000B3162" w:rsidRPr="000B3162" w:rsidRDefault="000B3162" w:rsidP="000B3162"/>
    <w:p w14:paraId="73A73482" w14:textId="77777777" w:rsidR="005F14A1" w:rsidRDefault="005F14A1" w:rsidP="005F14A1">
      <w:pPr>
        <w:pStyle w:val="Titre3"/>
      </w:pPr>
      <w:bookmarkStart w:id="297" w:name="_Toc499823586"/>
      <w:bookmarkStart w:id="298" w:name="_Toc501009981"/>
      <w:r>
        <w:t>Selection Rationale</w:t>
      </w:r>
      <w:bookmarkEnd w:id="297"/>
      <w:bookmarkEnd w:id="298"/>
    </w:p>
    <w:p w14:paraId="3D69C5A6" w14:textId="0867990B" w:rsidR="007869EB" w:rsidRDefault="007869EB" w:rsidP="007869EB">
      <w:r>
        <w:t>P</w:t>
      </w:r>
      <w:r w:rsidR="00351AA8">
        <w:t xml:space="preserve">ostgreSQL is </w:t>
      </w:r>
      <w:r>
        <w:t>the open source database that is the closest to Oracle in term of performance in traditional transaction based SQL applications, this at no cost.</w:t>
      </w:r>
    </w:p>
    <w:p w14:paraId="1DD05809" w14:textId="77777777" w:rsidR="007869EB" w:rsidRDefault="007869EB" w:rsidP="007869EB">
      <w:r>
        <w:t xml:space="preserve">But </w:t>
      </w:r>
      <w:proofErr w:type="spellStart"/>
      <w:r>
        <w:t>PostreSQL</w:t>
      </w:r>
      <w:proofErr w:type="spellEnd"/>
      <w:r>
        <w:t xml:space="preserve"> have also introduced NoSQL capabilities, that allows them to challenge tenors like MongoDB in the domain.</w:t>
      </w:r>
    </w:p>
    <w:p w14:paraId="5CCE05DE" w14:textId="09983E38" w:rsidR="007869EB" w:rsidRDefault="007869EB" w:rsidP="007869EB">
      <w:r>
        <w:t xml:space="preserve">It is easy to add spatial capabilities to </w:t>
      </w:r>
      <w:proofErr w:type="spellStart"/>
      <w:r>
        <w:t>Postgresql</w:t>
      </w:r>
      <w:proofErr w:type="spellEnd"/>
      <w:r>
        <w:t xml:space="preserve">, with </w:t>
      </w:r>
      <w:proofErr w:type="spellStart"/>
      <w:r>
        <w:t>PostGIS</w:t>
      </w:r>
      <w:proofErr w:type="spellEnd"/>
      <w:r>
        <w:t xml:space="preserve">, well known and very popular </w:t>
      </w:r>
      <w:r w:rsidR="00CC237C">
        <w:t xml:space="preserve">spatial extension </w:t>
      </w:r>
      <w:r>
        <w:t>in the world of GIS.</w:t>
      </w:r>
    </w:p>
    <w:p w14:paraId="2FE31F8B" w14:textId="6DDA8F1E" w:rsidR="00351AA8" w:rsidRDefault="00BE7D42" w:rsidP="007869EB">
      <w:hyperlink r:id="rId164" w:history="1">
        <w:r w:rsidR="00CE2510" w:rsidRPr="00434B3B">
          <w:rPr>
            <w:rStyle w:val="Lienhypertexte"/>
          </w:rPr>
          <w:t>Several c</w:t>
        </w:r>
        <w:r w:rsidR="00351AA8" w:rsidRPr="00434B3B">
          <w:rPr>
            <w:rStyle w:val="Lienhypertexte"/>
          </w:rPr>
          <w:t>lustering solutions exist for PostgreSQL</w:t>
        </w:r>
      </w:hyperlink>
      <w:r w:rsidR="00CE2510">
        <w:t xml:space="preserve">, such as </w:t>
      </w:r>
      <w:hyperlink r:id="rId165" w:history="1">
        <w:proofErr w:type="spellStart"/>
        <w:r w:rsidR="00CE2510" w:rsidRPr="009A2BD2">
          <w:rPr>
            <w:rStyle w:val="Lienhypertexte"/>
          </w:rPr>
          <w:t>Postgre</w:t>
        </w:r>
        <w:proofErr w:type="spellEnd"/>
        <w:r w:rsidR="00D00494" w:rsidRPr="009A2BD2">
          <w:rPr>
            <w:rStyle w:val="Lienhypertexte"/>
          </w:rPr>
          <w:t>-XL</w:t>
        </w:r>
      </w:hyperlink>
      <w:r w:rsidR="00D00494">
        <w:t xml:space="preserve"> (</w:t>
      </w:r>
      <w:r w:rsidR="00EB379C" w:rsidRPr="00EB379C">
        <w:t xml:space="preserve">a Postgres-XC </w:t>
      </w:r>
      <w:r w:rsidR="00B4304A">
        <w:t>fork/</w:t>
      </w:r>
      <w:r w:rsidR="00EB379C" w:rsidRPr="00EB379C">
        <w:t>enhancement</w:t>
      </w:r>
      <w:r w:rsidR="005B2A20">
        <w:t xml:space="preserve">), </w:t>
      </w:r>
      <w:r w:rsidR="00BE2683">
        <w:t xml:space="preserve">among those solutions </w:t>
      </w:r>
      <w:proofErr w:type="spellStart"/>
      <w:r w:rsidR="00BE2683">
        <w:t>Citus</w:t>
      </w:r>
      <w:proofErr w:type="spellEnd"/>
      <w:r w:rsidR="00BE2683">
        <w:t xml:space="preserve"> has been chosen</w:t>
      </w:r>
      <w:r w:rsidR="00A22071">
        <w:t xml:space="preserve">, because of its simplicity, stability </w:t>
      </w:r>
      <w:r w:rsidR="004436A4">
        <w:t xml:space="preserve">and </w:t>
      </w:r>
      <w:r w:rsidR="009B028E">
        <w:t>capabilities</w:t>
      </w:r>
      <w:r w:rsidR="007F7FF2">
        <w:t xml:space="preserve"> compared to the other solutions.</w:t>
      </w:r>
    </w:p>
    <w:p w14:paraId="278ABDEA" w14:textId="6BBE3548" w:rsidR="002C35E4" w:rsidRPr="009E4E34" w:rsidRDefault="005322D8" w:rsidP="007869EB">
      <w:proofErr w:type="spellStart"/>
      <w:r w:rsidRPr="005322D8">
        <w:t>Citus</w:t>
      </w:r>
      <w:proofErr w:type="spellEnd"/>
      <w:r w:rsidRPr="005322D8">
        <w:t xml:space="preserve"> is a PostgreSQL extension and not a fork, in sync with all the latest releases.</w:t>
      </w:r>
    </w:p>
    <w:p w14:paraId="44DD83DA" w14:textId="673A6961" w:rsidR="005F14A1" w:rsidRDefault="005F14A1" w:rsidP="005F14A1">
      <w:pPr>
        <w:pStyle w:val="Titre3"/>
      </w:pPr>
      <w:bookmarkStart w:id="299" w:name="_Toc499823587"/>
      <w:bookmarkStart w:id="300" w:name="_Toc501009982"/>
      <w:r>
        <w:t>Architecture Risks</w:t>
      </w:r>
      <w:bookmarkEnd w:id="299"/>
      <w:bookmarkEnd w:id="300"/>
    </w:p>
    <w:p w14:paraId="46E99BEF" w14:textId="58903EB9" w:rsidR="00A239C1" w:rsidRDefault="00A239C1" w:rsidP="00A239C1">
      <w:r>
        <w:t xml:space="preserve">As the cluster which provides PostgreSQL services for all the platform, </w:t>
      </w:r>
      <w:proofErr w:type="spellStart"/>
      <w:r w:rsidR="00393BC9">
        <w:t>Citus</w:t>
      </w:r>
      <w:proofErr w:type="spellEnd"/>
      <w:r w:rsidR="00393BC9">
        <w:t xml:space="preserve"> i</w:t>
      </w:r>
      <w:r>
        <w:t>s a critical component.</w:t>
      </w:r>
    </w:p>
    <w:p w14:paraId="1F3A21CE" w14:textId="23615D0A" w:rsidR="00A239C1" w:rsidRDefault="00A239C1" w:rsidP="00A239C1">
      <w:r>
        <w:t>To achieve best reliability and availability, the cluster should be deployed over the 3 MNCA data centers.</w:t>
      </w:r>
    </w:p>
    <w:p w14:paraId="1FFA29F1" w14:textId="5D89CE9B" w:rsidR="00C532DD" w:rsidRDefault="00985A70" w:rsidP="00C532DD">
      <w:r>
        <w:t xml:space="preserve">To achieve </w:t>
      </w:r>
      <w:r w:rsidR="00792A07">
        <w:t xml:space="preserve">complete </w:t>
      </w:r>
      <w:r w:rsidR="0077637F">
        <w:t xml:space="preserve">high availability </w:t>
      </w:r>
      <w:r w:rsidR="00792A07">
        <w:t>t</w:t>
      </w:r>
      <w:r w:rsidR="004460BA">
        <w:t xml:space="preserve">he master </w:t>
      </w:r>
      <w:r w:rsidR="000017E9">
        <w:t>need</w:t>
      </w:r>
      <w:r w:rsidR="00C532DD">
        <w:t>s</w:t>
      </w:r>
      <w:r w:rsidR="000017E9">
        <w:t xml:space="preserve"> to be replicated</w:t>
      </w:r>
      <w:r w:rsidR="007445C3">
        <w:t xml:space="preserve">, </w:t>
      </w:r>
      <w:r w:rsidR="00C532DD">
        <w:t xml:space="preserve">the recommendation from </w:t>
      </w:r>
      <w:proofErr w:type="spellStart"/>
      <w:r w:rsidR="00C532DD">
        <w:t>CitusData</w:t>
      </w:r>
      <w:proofErr w:type="spellEnd"/>
      <w:r w:rsidR="00C532DD">
        <w:t xml:space="preserve"> is</w:t>
      </w:r>
      <w:r w:rsidR="007445C3">
        <w:t xml:space="preserve"> to use</w:t>
      </w:r>
      <w:r w:rsidR="00C532DD">
        <w:t xml:space="preserve"> </w:t>
      </w:r>
      <w:hyperlink r:id="rId166" w:anchor="STREAMING-REPLICATION" w:history="1">
        <w:r w:rsidR="00C532DD" w:rsidRPr="005E2EB5">
          <w:rPr>
            <w:rStyle w:val="Lienhypertexte"/>
          </w:rPr>
          <w:t>PostgreSQL integrated Streaming replication</w:t>
        </w:r>
      </w:hyperlink>
      <w:r w:rsidR="00C532DD">
        <w:t>.</w:t>
      </w:r>
    </w:p>
    <w:p w14:paraId="233AD194" w14:textId="77777777" w:rsidR="00913E4D" w:rsidRDefault="00913E4D" w:rsidP="00C532DD"/>
    <w:p w14:paraId="370B1784" w14:textId="77777777" w:rsidR="0023430C" w:rsidRDefault="00BA5B73" w:rsidP="0023430C">
      <w:pPr>
        <w:keepNext/>
        <w:jc w:val="center"/>
      </w:pPr>
      <w:r>
        <w:rPr>
          <w:noProof/>
        </w:rPr>
        <w:drawing>
          <wp:inline distT="0" distB="0" distL="0" distR="0" wp14:anchorId="6D37F2D6" wp14:editId="4D40B528">
            <wp:extent cx="4495800" cy="33528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itus-cluster.png"/>
                    <pic:cNvPicPr/>
                  </pic:nvPicPr>
                  <pic:blipFill>
                    <a:blip r:embed="rId167">
                      <a:extLst>
                        <a:ext uri="{28A0092B-C50C-407E-A947-70E740481C1C}">
                          <a14:useLocalDpi xmlns:a14="http://schemas.microsoft.com/office/drawing/2010/main" val="0"/>
                        </a:ext>
                      </a:extLst>
                    </a:blip>
                    <a:stretch>
                      <a:fillRect/>
                    </a:stretch>
                  </pic:blipFill>
                  <pic:spPr>
                    <a:xfrm>
                      <a:off x="0" y="0"/>
                      <a:ext cx="4495800" cy="3352800"/>
                    </a:xfrm>
                    <a:prstGeom prst="rect">
                      <a:avLst/>
                    </a:prstGeom>
                  </pic:spPr>
                </pic:pic>
              </a:graphicData>
            </a:graphic>
          </wp:inline>
        </w:drawing>
      </w:r>
    </w:p>
    <w:p w14:paraId="4E750226" w14:textId="34F886CD" w:rsidR="00913E4D" w:rsidRDefault="0023430C" w:rsidP="0023430C">
      <w:pPr>
        <w:pStyle w:val="Lgende"/>
        <w:jc w:val="center"/>
      </w:pPr>
      <w:r>
        <w:t xml:space="preserve">Figure </w:t>
      </w:r>
      <w:r>
        <w:fldChar w:fldCharType="begin"/>
      </w:r>
      <w:r>
        <w:instrText xml:space="preserve"> SEQ Figure \* ARABIC </w:instrText>
      </w:r>
      <w:r>
        <w:fldChar w:fldCharType="separate"/>
      </w:r>
      <w:r w:rsidR="00047B72">
        <w:rPr>
          <w:noProof/>
        </w:rPr>
        <w:t>17</w:t>
      </w:r>
      <w:r>
        <w:fldChar w:fldCharType="end"/>
      </w:r>
      <w:r>
        <w:t xml:space="preserve">: </w:t>
      </w:r>
      <w:proofErr w:type="spellStart"/>
      <w:r>
        <w:t>Citus</w:t>
      </w:r>
      <w:proofErr w:type="spellEnd"/>
      <w:r w:rsidR="00675F08">
        <w:t>/</w:t>
      </w:r>
      <w:r>
        <w:t>PostgreSQL cluster with HA master</w:t>
      </w:r>
    </w:p>
    <w:p w14:paraId="420C9787" w14:textId="6ADB469F" w:rsidR="004460BA" w:rsidRPr="00A239C1" w:rsidRDefault="004460BA" w:rsidP="00A239C1"/>
    <w:p w14:paraId="15CFED3F" w14:textId="77777777" w:rsidR="005F14A1" w:rsidRDefault="005F14A1" w:rsidP="005F14A1">
      <w:pPr>
        <w:pStyle w:val="Titre2"/>
      </w:pPr>
      <w:bookmarkStart w:id="301" w:name="_Toc499823588"/>
      <w:bookmarkStart w:id="302" w:name="_Toc501009983"/>
      <w:proofErr w:type="spellStart"/>
      <w:r>
        <w:t>Galera</w:t>
      </w:r>
      <w:proofErr w:type="spellEnd"/>
      <w:r>
        <w:t>/MySQL cluster Component</w:t>
      </w:r>
      <w:bookmarkEnd w:id="301"/>
      <w:bookmarkEnd w:id="302"/>
    </w:p>
    <w:p w14:paraId="30535A7C" w14:textId="77777777" w:rsidR="005F14A1" w:rsidRDefault="005F14A1" w:rsidP="005F14A1">
      <w:pPr>
        <w:pStyle w:val="Titre3"/>
      </w:pPr>
      <w:bookmarkStart w:id="303" w:name="_Toc499823589"/>
      <w:bookmarkStart w:id="304" w:name="_Toc501009984"/>
      <w:r>
        <w:t>Component Functions</w:t>
      </w:r>
      <w:bookmarkEnd w:id="303"/>
      <w:bookmarkEnd w:id="304"/>
    </w:p>
    <w:p w14:paraId="57BB1362" w14:textId="459577BC" w:rsidR="007B1333" w:rsidRPr="007B1333" w:rsidRDefault="00B215F6" w:rsidP="007B1333">
      <w:proofErr w:type="spellStart"/>
      <w:r>
        <w:t>Galera</w:t>
      </w:r>
      <w:proofErr w:type="spellEnd"/>
      <w:r w:rsidR="007B1333">
        <w:t xml:space="preserve"> component is </w:t>
      </w:r>
      <w:r>
        <w:t>a cluster of MySQL</w:t>
      </w:r>
      <w:r w:rsidR="00F47584">
        <w:t>/MariaDB</w:t>
      </w:r>
      <w:r>
        <w:t xml:space="preserve"> database</w:t>
      </w:r>
      <w:r w:rsidR="00F47584">
        <w:t>s</w:t>
      </w:r>
      <w:r w:rsidR="00016E2B">
        <w:t>.</w:t>
      </w:r>
    </w:p>
    <w:p w14:paraId="08C325E9" w14:textId="77777777" w:rsidR="005F14A1" w:rsidRDefault="005F14A1" w:rsidP="005F14A1">
      <w:pPr>
        <w:pStyle w:val="Titre3"/>
      </w:pPr>
      <w:bookmarkStart w:id="305" w:name="_Toc499823590"/>
      <w:bookmarkStart w:id="306" w:name="_Toc501009985"/>
      <w:r>
        <w:t>Technical Considerations</w:t>
      </w:r>
      <w:bookmarkEnd w:id="305"/>
      <w:bookmarkEnd w:id="306"/>
    </w:p>
    <w:p w14:paraId="5157A999" w14:textId="77777777" w:rsidR="00B52023" w:rsidRDefault="00B52023" w:rsidP="000A4E74"/>
    <w:p w14:paraId="5979AC9E" w14:textId="07471917" w:rsidR="000A4E74" w:rsidRPr="000A4E74" w:rsidRDefault="00B52023" w:rsidP="000A4E74">
      <w:r>
        <w:t>The cluster l</w:t>
      </w:r>
      <w:r w:rsidR="000A4E74">
        <w:t xml:space="preserve">isten on </w:t>
      </w:r>
      <w:r w:rsidR="00157445">
        <w:t>standard MySQL port: 3306</w:t>
      </w:r>
      <w:r>
        <w:t>/TCP</w:t>
      </w:r>
    </w:p>
    <w:p w14:paraId="41920D79" w14:textId="77777777" w:rsidR="005F14A1" w:rsidRDefault="005F14A1" w:rsidP="005F14A1">
      <w:pPr>
        <w:pStyle w:val="Titre3"/>
      </w:pPr>
      <w:bookmarkStart w:id="307" w:name="_Toc499823591"/>
      <w:bookmarkStart w:id="308" w:name="_Toc501009986"/>
      <w:r>
        <w:t>Selected Product(s)</w:t>
      </w:r>
      <w:bookmarkEnd w:id="307"/>
      <w:bookmarkEnd w:id="308"/>
    </w:p>
    <w:p w14:paraId="4F3FB3CE" w14:textId="472B4B36" w:rsidR="00DB23A4" w:rsidRPr="00DB23A4" w:rsidRDefault="00AB30E2" w:rsidP="00DB23A4">
      <w:r>
        <w:t xml:space="preserve">This component shall be used only if some of </w:t>
      </w:r>
      <w:r w:rsidR="008C716B">
        <w:t>components can’t be changed to use PostgreSQL</w:t>
      </w:r>
    </w:p>
    <w:p w14:paraId="1B1BACC8" w14:textId="77777777" w:rsidR="005F14A1" w:rsidRDefault="005F14A1" w:rsidP="005F14A1">
      <w:pPr>
        <w:pStyle w:val="Titre3"/>
      </w:pPr>
      <w:bookmarkStart w:id="309" w:name="_Toc499823592"/>
      <w:bookmarkStart w:id="310" w:name="_Toc501009987"/>
      <w:r>
        <w:t>Selection Rationale</w:t>
      </w:r>
      <w:bookmarkEnd w:id="309"/>
      <w:bookmarkEnd w:id="310"/>
    </w:p>
    <w:p w14:paraId="1A16C2D0" w14:textId="5D6A3938" w:rsidR="008C716B" w:rsidRDefault="003721D5" w:rsidP="008C716B">
      <w:proofErr w:type="spellStart"/>
      <w:r>
        <w:t>Galera</w:t>
      </w:r>
      <w:proofErr w:type="spellEnd"/>
      <w:r>
        <w:t xml:space="preserve"> is a multi-master cluster</w:t>
      </w:r>
      <w:r w:rsidR="000C0B43">
        <w:t>ing</w:t>
      </w:r>
      <w:r>
        <w:t xml:space="preserve"> solution </w:t>
      </w:r>
      <w:r w:rsidR="000C0B43">
        <w:t xml:space="preserve">for </w:t>
      </w:r>
      <w:r w:rsidR="00A6291F">
        <w:t>MySQL, as well for</w:t>
      </w:r>
      <w:r w:rsidR="004E54E7">
        <w:t xml:space="preserve"> MariaDB</w:t>
      </w:r>
    </w:p>
    <w:p w14:paraId="2E7CC59F" w14:textId="67D51648" w:rsidR="00265B38" w:rsidRDefault="00265B38" w:rsidP="008C716B">
      <w:r>
        <w:t>I</w:t>
      </w:r>
      <w:r w:rsidR="00F5736D">
        <w:t>f a component is hard to change for using PostgreSQL</w:t>
      </w:r>
      <w:r w:rsidR="00EF610A">
        <w:t xml:space="preserve"> instead of MySQL, </w:t>
      </w:r>
      <w:r w:rsidR="00C937FC">
        <w:t xml:space="preserve">the MySQL shall be replaced by a </w:t>
      </w:r>
      <w:proofErr w:type="spellStart"/>
      <w:r w:rsidR="00C937FC">
        <w:t>Galera</w:t>
      </w:r>
      <w:proofErr w:type="spellEnd"/>
      <w:r w:rsidR="00C937FC">
        <w:t xml:space="preserve"> cluster of MariaDB</w:t>
      </w:r>
      <w:r w:rsidR="00EA1EBE">
        <w:t xml:space="preserve"> (full open </w:t>
      </w:r>
      <w:proofErr w:type="spellStart"/>
      <w:r w:rsidR="00EA1EBE">
        <w:t>soure</w:t>
      </w:r>
      <w:proofErr w:type="spellEnd"/>
      <w:r w:rsidR="00EA1EBE">
        <w:t>)</w:t>
      </w:r>
      <w:r w:rsidR="006728E9">
        <w:t>, to prevent depending on MySQL, now owned by Oracle</w:t>
      </w:r>
      <w:r w:rsidR="00EA1EBE">
        <w:t>.</w:t>
      </w:r>
    </w:p>
    <w:p w14:paraId="0FC0359F" w14:textId="77777777" w:rsidR="005F14A1" w:rsidRDefault="005F14A1" w:rsidP="005F14A1">
      <w:pPr>
        <w:pStyle w:val="Titre3"/>
        <w:rPr>
          <w:i/>
        </w:rPr>
      </w:pPr>
      <w:bookmarkStart w:id="311" w:name="_Toc499823593"/>
      <w:bookmarkStart w:id="312" w:name="_Toc501009988"/>
      <w:r>
        <w:t>Architecture Risks</w:t>
      </w:r>
      <w:bookmarkEnd w:id="311"/>
      <w:bookmarkEnd w:id="312"/>
    </w:p>
    <w:p w14:paraId="5BD5DABE" w14:textId="56E4EC9B" w:rsidR="005F14A1" w:rsidRPr="00F6725F" w:rsidRDefault="004F17A9" w:rsidP="005F14A1">
      <w:r>
        <w:t xml:space="preserve">The </w:t>
      </w:r>
      <w:proofErr w:type="spellStart"/>
      <w:r>
        <w:t>Galera</w:t>
      </w:r>
      <w:proofErr w:type="spellEnd"/>
      <w:r>
        <w:t xml:space="preserve"> cluster is a high available and </w:t>
      </w:r>
      <w:r w:rsidR="00EC6A4D">
        <w:t xml:space="preserve">scalable solution by </w:t>
      </w:r>
      <w:r w:rsidR="00755149">
        <w:t>conception</w:t>
      </w:r>
      <w:r w:rsidR="00EC6A4D">
        <w:t>.</w:t>
      </w:r>
    </w:p>
    <w:p w14:paraId="0AF9CC84" w14:textId="35E52C94" w:rsidR="006B692B" w:rsidRPr="006B692B" w:rsidRDefault="00A226BA" w:rsidP="006B692B">
      <w:pPr>
        <w:pStyle w:val="Titre2"/>
      </w:pPr>
      <w:bookmarkStart w:id="313" w:name="_Toc499823594"/>
      <w:bookmarkStart w:id="314" w:name="_Toc501009989"/>
      <w:r>
        <w:t>Cosmos Big Data Component</w:t>
      </w:r>
      <w:r w:rsidR="007B43E4">
        <w:t xml:space="preserve">s, </w:t>
      </w:r>
      <w:r w:rsidR="006B692B">
        <w:t>Cygnus &amp; Comet</w:t>
      </w:r>
      <w:bookmarkEnd w:id="313"/>
      <w:bookmarkEnd w:id="314"/>
    </w:p>
    <w:p w14:paraId="3AB22EE0" w14:textId="77777777" w:rsidR="00A226BA" w:rsidRDefault="00A226BA" w:rsidP="00A226BA">
      <w:pPr>
        <w:pStyle w:val="Titre3"/>
      </w:pPr>
      <w:bookmarkStart w:id="315" w:name="_Toc499823595"/>
      <w:bookmarkStart w:id="316" w:name="_Toc501009990"/>
      <w:r>
        <w:t>Component Functions</w:t>
      </w:r>
      <w:bookmarkEnd w:id="315"/>
      <w:bookmarkEnd w:id="316"/>
    </w:p>
    <w:p w14:paraId="1B6B2B5F" w14:textId="6D8E8588" w:rsidR="00641DF3" w:rsidRDefault="0001518F" w:rsidP="006B692B">
      <w:pPr>
        <w:rPr>
          <w:shd w:val="clear" w:color="auto" w:fill="FCFCFC"/>
          <w:lang w:eastAsia="fr-FR"/>
        </w:rPr>
      </w:pPr>
      <w:r>
        <w:rPr>
          <w:shd w:val="clear" w:color="auto" w:fill="FCFCFC"/>
          <w:lang w:eastAsia="fr-FR"/>
        </w:rPr>
        <w:t xml:space="preserve">Cosmos is the Big Data </w:t>
      </w:r>
      <w:r w:rsidR="00641DF3">
        <w:rPr>
          <w:shd w:val="clear" w:color="auto" w:fill="FCFCFC"/>
          <w:lang w:eastAsia="fr-FR"/>
        </w:rPr>
        <w:t xml:space="preserve">Analysis </w:t>
      </w:r>
      <w:r>
        <w:rPr>
          <w:shd w:val="clear" w:color="auto" w:fill="FCFCFC"/>
          <w:lang w:eastAsia="fr-FR"/>
        </w:rPr>
        <w:t xml:space="preserve">GE proposed in </w:t>
      </w:r>
      <w:proofErr w:type="spellStart"/>
      <w:r>
        <w:rPr>
          <w:shd w:val="clear" w:color="auto" w:fill="FCFCFC"/>
          <w:lang w:eastAsia="fr-FR"/>
        </w:rPr>
        <w:t>Fiware</w:t>
      </w:r>
      <w:proofErr w:type="spellEnd"/>
      <w:r>
        <w:rPr>
          <w:shd w:val="clear" w:color="auto" w:fill="FCFCFC"/>
          <w:lang w:eastAsia="fr-FR"/>
        </w:rPr>
        <w:t xml:space="preserve"> catalog, </w:t>
      </w:r>
    </w:p>
    <w:p w14:paraId="7D9C60BB" w14:textId="77777777" w:rsidR="00ED23C9" w:rsidRPr="00ED23C9" w:rsidRDefault="00ED23C9" w:rsidP="00ED23C9">
      <w:pPr>
        <w:pStyle w:val="Paragraphedeliste"/>
        <w:rPr>
          <w:shd w:val="clear" w:color="auto" w:fill="FCFCFC"/>
        </w:rPr>
      </w:pPr>
    </w:p>
    <w:p w14:paraId="3D048E04" w14:textId="1ECD0D0F" w:rsidR="00641DF3" w:rsidRPr="00641DF3" w:rsidRDefault="00641DF3" w:rsidP="00641DF3">
      <w:pPr>
        <w:rPr>
          <w:lang w:val="en-GB"/>
        </w:rPr>
      </w:pPr>
      <w:hyperlink r:id="rId168" w:history="1">
        <w:r w:rsidRPr="00641DF3">
          <w:rPr>
            <w:rStyle w:val="Lienhypertexte"/>
            <w:rFonts w:ascii="Segoe UI" w:eastAsiaTheme="majorEastAsia" w:hAnsi="Segoe UI" w:cs="Segoe UI"/>
            <w:color w:val="0366D6"/>
            <w:lang w:val="en-GB"/>
          </w:rPr>
          <w:t>Cosmos</w:t>
        </w:r>
      </w:hyperlink>
      <w:r w:rsidRPr="00641DF3">
        <w:rPr>
          <w:lang w:val="en-GB"/>
        </w:rPr>
        <w:t xml:space="preserve"> is the Reference Implementation of the </w:t>
      </w:r>
      <w:proofErr w:type="spellStart"/>
      <w:r w:rsidRPr="00641DF3">
        <w:rPr>
          <w:lang w:val="en-GB"/>
        </w:rPr>
        <w:t>BigData</w:t>
      </w:r>
      <w:proofErr w:type="spellEnd"/>
      <w:r w:rsidRPr="00641DF3">
        <w:rPr>
          <w:lang w:val="en-GB"/>
        </w:rPr>
        <w:t xml:space="preserve"> Generic Enabler of FIWARE, a set of tools and developments helping in the task of enabling a Hadoop as a Service (</w:t>
      </w:r>
      <w:proofErr w:type="spellStart"/>
      <w:r w:rsidRPr="00641DF3">
        <w:rPr>
          <w:lang w:val="en-GB"/>
        </w:rPr>
        <w:t>HasS</w:t>
      </w:r>
      <w:proofErr w:type="spellEnd"/>
      <w:r w:rsidRPr="00641DF3">
        <w:rPr>
          <w:lang w:val="en-GB"/>
        </w:rPr>
        <w:t>) deployment:</w:t>
      </w:r>
    </w:p>
    <w:p w14:paraId="72C90F35" w14:textId="77777777" w:rsidR="00641DF3" w:rsidRDefault="00641DF3" w:rsidP="00485DCE">
      <w:pPr>
        <w:pStyle w:val="Paragraphedeliste"/>
        <w:numPr>
          <w:ilvl w:val="0"/>
          <w:numId w:val="41"/>
        </w:numPr>
      </w:pPr>
      <w:r>
        <w:t>A set of administration tools such as HDFS data copiers and much more, under </w:t>
      </w:r>
      <w:hyperlink r:id="rId169" w:history="1">
        <w:r w:rsidRPr="00641DF3">
          <w:rPr>
            <w:rStyle w:val="Lienhypertexte"/>
            <w:rFonts w:ascii="Segoe UI" w:eastAsiaTheme="majorEastAsia" w:hAnsi="Segoe UI" w:cs="Segoe UI"/>
            <w:color w:val="0366D6"/>
          </w:rPr>
          <w:t>cos</w:t>
        </w:r>
        <w:r w:rsidRPr="00641DF3">
          <w:rPr>
            <w:rStyle w:val="Lienhypertexte"/>
            <w:rFonts w:ascii="Segoe UI" w:eastAsiaTheme="majorEastAsia" w:hAnsi="Segoe UI" w:cs="Segoe UI"/>
            <w:color w:val="0366D6"/>
          </w:rPr>
          <w:t>m</w:t>
        </w:r>
        <w:r w:rsidRPr="00641DF3">
          <w:rPr>
            <w:rStyle w:val="Lienhypertexte"/>
            <w:rFonts w:ascii="Segoe UI" w:eastAsiaTheme="majorEastAsia" w:hAnsi="Segoe UI" w:cs="Segoe UI"/>
            <w:color w:val="0366D6"/>
          </w:rPr>
          <w:t>os-admin</w:t>
        </w:r>
      </w:hyperlink>
      <w:r>
        <w:t> folder.</w:t>
      </w:r>
    </w:p>
    <w:p w14:paraId="265969B4" w14:textId="77777777" w:rsidR="00641DF3" w:rsidRDefault="00641DF3" w:rsidP="00485DCE">
      <w:pPr>
        <w:pStyle w:val="Paragraphedeliste"/>
        <w:numPr>
          <w:ilvl w:val="0"/>
          <w:numId w:val="41"/>
        </w:numPr>
      </w:pPr>
      <w:r>
        <w:t>An OAuth2 tokens generator, under </w:t>
      </w:r>
      <w:hyperlink r:id="rId170" w:history="1">
        <w:r w:rsidRPr="00641DF3">
          <w:rPr>
            <w:rStyle w:val="Lienhypertexte"/>
            <w:rFonts w:ascii="Segoe UI" w:eastAsiaTheme="majorEastAsia" w:hAnsi="Segoe UI" w:cs="Segoe UI"/>
            <w:color w:val="0366D6"/>
          </w:rPr>
          <w:t>cosmos-</w:t>
        </w:r>
        <w:proofErr w:type="spellStart"/>
        <w:r w:rsidRPr="00641DF3">
          <w:rPr>
            <w:rStyle w:val="Lienhypertexte"/>
            <w:rFonts w:ascii="Segoe UI" w:eastAsiaTheme="majorEastAsia" w:hAnsi="Segoe UI" w:cs="Segoe UI"/>
            <w:color w:val="0366D6"/>
          </w:rPr>
          <w:t>auth</w:t>
        </w:r>
        <w:proofErr w:type="spellEnd"/>
      </w:hyperlink>
      <w:r>
        <w:t> folder.</w:t>
      </w:r>
    </w:p>
    <w:p w14:paraId="4F38E532" w14:textId="77777777" w:rsidR="00641DF3" w:rsidRDefault="00641DF3" w:rsidP="00485DCE">
      <w:pPr>
        <w:pStyle w:val="Paragraphedeliste"/>
        <w:numPr>
          <w:ilvl w:val="0"/>
          <w:numId w:val="41"/>
        </w:numPr>
      </w:pPr>
      <w:r>
        <w:t>A web portal for users and accounts management, running MapReduce jobs and doing I/O of big data, under </w:t>
      </w:r>
      <w:hyperlink r:id="rId171" w:history="1">
        <w:r w:rsidRPr="00641DF3">
          <w:rPr>
            <w:rStyle w:val="Lienhypertexte"/>
            <w:rFonts w:ascii="Segoe UI" w:eastAsiaTheme="majorEastAsia" w:hAnsi="Segoe UI" w:cs="Segoe UI"/>
            <w:color w:val="0366D6"/>
          </w:rPr>
          <w:t>cosmos-</w:t>
        </w:r>
        <w:proofErr w:type="spellStart"/>
        <w:r w:rsidRPr="00641DF3">
          <w:rPr>
            <w:rStyle w:val="Lienhypertexte"/>
            <w:rFonts w:ascii="Segoe UI" w:eastAsiaTheme="majorEastAsia" w:hAnsi="Segoe UI" w:cs="Segoe UI"/>
            <w:color w:val="0366D6"/>
          </w:rPr>
          <w:t>gui</w:t>
        </w:r>
        <w:proofErr w:type="spellEnd"/>
      </w:hyperlink>
      <w:r>
        <w:t> folder.</w:t>
      </w:r>
    </w:p>
    <w:p w14:paraId="54BDA1F4" w14:textId="77777777" w:rsidR="00641DF3" w:rsidRDefault="00641DF3" w:rsidP="00485DCE">
      <w:pPr>
        <w:pStyle w:val="Paragraphedeliste"/>
        <w:numPr>
          <w:ilvl w:val="0"/>
          <w:numId w:val="41"/>
        </w:numPr>
      </w:pPr>
      <w:r>
        <w:t>A custom authentication provider for Hive, under </w:t>
      </w:r>
      <w:hyperlink r:id="rId172" w:history="1">
        <w:r w:rsidRPr="00641DF3">
          <w:rPr>
            <w:rStyle w:val="Lienhypertexte"/>
            <w:rFonts w:ascii="Segoe UI" w:eastAsiaTheme="majorEastAsia" w:hAnsi="Segoe UI" w:cs="Segoe UI"/>
            <w:color w:val="0366D6"/>
          </w:rPr>
          <w:t>cosmos-hive-</w:t>
        </w:r>
        <w:proofErr w:type="spellStart"/>
        <w:r w:rsidRPr="00641DF3">
          <w:rPr>
            <w:rStyle w:val="Lienhypertexte"/>
            <w:rFonts w:ascii="Segoe UI" w:eastAsiaTheme="majorEastAsia" w:hAnsi="Segoe UI" w:cs="Segoe UI"/>
            <w:color w:val="0366D6"/>
          </w:rPr>
          <w:t>auth</w:t>
        </w:r>
        <w:proofErr w:type="spellEnd"/>
        <w:r w:rsidRPr="00641DF3">
          <w:rPr>
            <w:rStyle w:val="Lienhypertexte"/>
            <w:rFonts w:ascii="Segoe UI" w:eastAsiaTheme="majorEastAsia" w:hAnsi="Segoe UI" w:cs="Segoe UI"/>
            <w:color w:val="0366D6"/>
          </w:rPr>
          <w:t>-provider</w:t>
        </w:r>
      </w:hyperlink>
      <w:r>
        <w:t>.</w:t>
      </w:r>
    </w:p>
    <w:p w14:paraId="09FAF1F9" w14:textId="7F9F3B91" w:rsidR="00641DF3" w:rsidRDefault="00641DF3" w:rsidP="00485DCE">
      <w:pPr>
        <w:pStyle w:val="Paragraphedeliste"/>
        <w:numPr>
          <w:ilvl w:val="0"/>
          <w:numId w:val="41"/>
        </w:numPr>
      </w:pPr>
      <w:r>
        <w:t>A REST</w:t>
      </w:r>
      <w:r w:rsidR="00190FE5">
        <w:t>ful</w:t>
      </w:r>
      <w:r>
        <w:t xml:space="preserve"> API for running MapReduce jobs in a shared Hadoop cluster, under </w:t>
      </w:r>
      <w:hyperlink r:id="rId173" w:history="1">
        <w:r w:rsidRPr="00641DF3">
          <w:rPr>
            <w:rStyle w:val="Lienhypertexte"/>
            <w:rFonts w:ascii="Segoe UI" w:eastAsiaTheme="majorEastAsia" w:hAnsi="Segoe UI" w:cs="Segoe UI"/>
            <w:color w:val="0366D6"/>
          </w:rPr>
          <w:t>cosmos-</w:t>
        </w:r>
        <w:proofErr w:type="spellStart"/>
        <w:r w:rsidRPr="00641DF3">
          <w:rPr>
            <w:rStyle w:val="Lienhypertexte"/>
            <w:rFonts w:ascii="Segoe UI" w:eastAsiaTheme="majorEastAsia" w:hAnsi="Segoe UI" w:cs="Segoe UI"/>
            <w:color w:val="0366D6"/>
          </w:rPr>
          <w:t>tidoop</w:t>
        </w:r>
        <w:proofErr w:type="spellEnd"/>
        <w:r w:rsidRPr="00641DF3">
          <w:rPr>
            <w:rStyle w:val="Lienhypertexte"/>
            <w:rFonts w:ascii="Segoe UI" w:eastAsiaTheme="majorEastAsia" w:hAnsi="Segoe UI" w:cs="Segoe UI"/>
            <w:color w:val="0366D6"/>
          </w:rPr>
          <w:t>-</w:t>
        </w:r>
        <w:proofErr w:type="spellStart"/>
        <w:r w:rsidRPr="00641DF3">
          <w:rPr>
            <w:rStyle w:val="Lienhypertexte"/>
            <w:rFonts w:ascii="Segoe UI" w:eastAsiaTheme="majorEastAsia" w:hAnsi="Segoe UI" w:cs="Segoe UI"/>
            <w:color w:val="0366D6"/>
          </w:rPr>
          <w:t>api</w:t>
        </w:r>
        <w:proofErr w:type="spellEnd"/>
      </w:hyperlink>
      <w:r>
        <w:t>.</w:t>
      </w:r>
    </w:p>
    <w:p w14:paraId="7B21993F" w14:textId="77777777" w:rsidR="00641DF3" w:rsidRDefault="00641DF3" w:rsidP="00485DCE">
      <w:pPr>
        <w:pStyle w:val="Paragraphedeliste"/>
        <w:numPr>
          <w:ilvl w:val="0"/>
          <w:numId w:val="41"/>
        </w:numPr>
      </w:pPr>
      <w:r>
        <w:t>A specific OAuth2-base proxy for Http/REST operations, under </w:t>
      </w:r>
      <w:hyperlink r:id="rId174" w:history="1">
        <w:r w:rsidRPr="00641DF3">
          <w:rPr>
            <w:rStyle w:val="Lienhypertexte"/>
            <w:rFonts w:ascii="Segoe UI" w:eastAsiaTheme="majorEastAsia" w:hAnsi="Segoe UI" w:cs="Segoe UI"/>
            <w:color w:val="0366D6"/>
          </w:rPr>
          <w:t>cosmos-proxy</w:t>
        </w:r>
      </w:hyperlink>
      <w:r>
        <w:t>.</w:t>
      </w:r>
    </w:p>
    <w:p w14:paraId="64865AC4" w14:textId="77777777" w:rsidR="00641DF3" w:rsidRDefault="00641DF3" w:rsidP="00641DF3">
      <w:pPr>
        <w:rPr>
          <w:shd w:val="clear" w:color="auto" w:fill="FCFCFC"/>
          <w:lang w:eastAsia="fr-FR"/>
        </w:rPr>
      </w:pPr>
    </w:p>
    <w:p w14:paraId="43208543" w14:textId="37BA4E17" w:rsidR="00641DF3" w:rsidRDefault="00223B8A" w:rsidP="00641DF3">
      <w:pPr>
        <w:rPr>
          <w:shd w:val="clear" w:color="auto" w:fill="FCFCFC"/>
          <w:lang w:eastAsia="fr-FR"/>
        </w:rPr>
      </w:pPr>
      <w:proofErr w:type="gramStart"/>
      <w:r>
        <w:rPr>
          <w:shd w:val="clear" w:color="auto" w:fill="FCFCFC"/>
          <w:lang w:eastAsia="fr-FR"/>
        </w:rPr>
        <w:t>I</w:t>
      </w:r>
      <w:r w:rsidR="00641DF3">
        <w:rPr>
          <w:shd w:val="clear" w:color="auto" w:fill="FCFCFC"/>
          <w:lang w:eastAsia="fr-FR"/>
        </w:rPr>
        <w:t>t’s</w:t>
      </w:r>
      <w:proofErr w:type="gramEnd"/>
      <w:r w:rsidR="00641DF3">
        <w:rPr>
          <w:shd w:val="clear" w:color="auto" w:fill="FCFCFC"/>
          <w:lang w:eastAsia="fr-FR"/>
        </w:rPr>
        <w:t xml:space="preserve"> role is also to store context data sent by the Orion context broker, to keep their history.</w:t>
      </w:r>
    </w:p>
    <w:p w14:paraId="51A5357A" w14:textId="6E2B368B" w:rsidR="00641DF3" w:rsidRDefault="00641DF3" w:rsidP="00641DF3">
      <w:pPr>
        <w:rPr>
          <w:shd w:val="clear" w:color="auto" w:fill="FCFCFC"/>
          <w:lang w:eastAsia="fr-FR"/>
        </w:rPr>
      </w:pPr>
      <w:r>
        <w:rPr>
          <w:shd w:val="clear" w:color="auto" w:fill="FCFCFC"/>
          <w:lang w:eastAsia="fr-FR"/>
        </w:rPr>
        <w:t>For that two components are used:</w:t>
      </w:r>
    </w:p>
    <w:p w14:paraId="4A0176DD" w14:textId="77777777" w:rsidR="00641DF3" w:rsidRPr="00ED23C9" w:rsidRDefault="00641DF3" w:rsidP="00641DF3">
      <w:pPr>
        <w:pStyle w:val="Paragraphedeliste"/>
        <w:numPr>
          <w:ilvl w:val="0"/>
          <w:numId w:val="40"/>
        </w:numPr>
        <w:rPr>
          <w:shd w:val="clear" w:color="auto" w:fill="FCFCFC"/>
          <w:lang w:eastAsia="fr-FR"/>
        </w:rPr>
      </w:pPr>
      <w:r w:rsidRPr="00ED23C9">
        <w:rPr>
          <w:shd w:val="clear" w:color="auto" w:fill="FCFCFC"/>
          <w:lang w:eastAsia="fr-FR"/>
        </w:rPr>
        <w:t>Cygnus is a connector in charge of persisting certain sources of incoming data in some configured third-party storages, creating a historical storage of such data.</w:t>
      </w:r>
    </w:p>
    <w:p w14:paraId="3539EB8E" w14:textId="77777777" w:rsidR="00641DF3" w:rsidRPr="006B692B" w:rsidRDefault="00641DF3" w:rsidP="00641DF3"/>
    <w:p w14:paraId="0A0E7650" w14:textId="77777777" w:rsidR="00641DF3" w:rsidRDefault="00641DF3" w:rsidP="00641DF3">
      <w:pPr>
        <w:pStyle w:val="Paragraphedeliste"/>
        <w:numPr>
          <w:ilvl w:val="0"/>
          <w:numId w:val="40"/>
        </w:numPr>
        <w:rPr>
          <w:shd w:val="clear" w:color="auto" w:fill="FCFCFC"/>
        </w:rPr>
      </w:pPr>
      <w:r w:rsidRPr="00ED23C9">
        <w:rPr>
          <w:shd w:val="clear" w:color="auto" w:fill="FCFCFC"/>
        </w:rPr>
        <w:t>The Short Time Historic (STH, aka. Comet) is a component of the </w:t>
      </w:r>
      <w:r>
        <w:t xml:space="preserve">FIWARE </w:t>
      </w:r>
      <w:r w:rsidRPr="00ED23C9">
        <w:rPr>
          <w:shd w:val="clear" w:color="auto" w:fill="FCFCFC"/>
        </w:rPr>
        <w:t>ecosystem in charge of managing (storing and retrieving) historical raw and aggregated time series information about the evolution in time of context data.</w:t>
      </w:r>
    </w:p>
    <w:p w14:paraId="67DD98BA" w14:textId="77777777" w:rsidR="00641DF3" w:rsidRPr="00ED23C9" w:rsidRDefault="00641DF3" w:rsidP="00641DF3">
      <w:pPr>
        <w:pStyle w:val="Paragraphedeliste"/>
        <w:rPr>
          <w:shd w:val="clear" w:color="auto" w:fill="FCFCFC"/>
        </w:rPr>
      </w:pPr>
    </w:p>
    <w:p w14:paraId="3B390438" w14:textId="77777777" w:rsidR="00641DF3" w:rsidRDefault="00641DF3" w:rsidP="00641DF3">
      <w:pPr>
        <w:pStyle w:val="Paragraphedeliste"/>
        <w:numPr>
          <w:ilvl w:val="0"/>
          <w:numId w:val="40"/>
        </w:numPr>
        <w:rPr>
          <w:shd w:val="clear" w:color="auto" w:fill="FCFCFC"/>
        </w:rPr>
      </w:pPr>
      <w:r w:rsidRPr="00ED23C9">
        <w:rPr>
          <w:shd w:val="clear" w:color="auto" w:fill="FCFCFC"/>
        </w:rPr>
        <w:t xml:space="preserve">Cosmos provide also </w:t>
      </w:r>
      <w:r>
        <w:rPr>
          <w:shd w:val="clear" w:color="auto" w:fill="FCFCFC"/>
        </w:rPr>
        <w:t>a set of tools to access and use to an Hadoop environment.</w:t>
      </w:r>
    </w:p>
    <w:p w14:paraId="5048DB63" w14:textId="77777777" w:rsidR="00ED23C9" w:rsidRPr="00ED23C9" w:rsidRDefault="00ED23C9" w:rsidP="00ED23C9">
      <w:pPr>
        <w:rPr>
          <w:shd w:val="clear" w:color="auto" w:fill="FCFCFC"/>
        </w:rPr>
      </w:pPr>
    </w:p>
    <w:p w14:paraId="5702C0F3" w14:textId="36DC7AE8" w:rsidR="006B02C4" w:rsidRDefault="006B02C4" w:rsidP="003E7ADF">
      <w:pPr>
        <w:rPr>
          <w:shd w:val="clear" w:color="auto" w:fill="FCFCFC"/>
        </w:rPr>
      </w:pPr>
      <w:r>
        <w:rPr>
          <w:shd w:val="clear" w:color="auto" w:fill="FCFCFC"/>
        </w:rPr>
        <w:t xml:space="preserve">As shown on the </w:t>
      </w:r>
      <w:r w:rsidR="005D79BF">
        <w:rPr>
          <w:shd w:val="clear" w:color="auto" w:fill="FCFCFC"/>
        </w:rPr>
        <w:t>next</w:t>
      </w:r>
      <w:r>
        <w:rPr>
          <w:shd w:val="clear" w:color="auto" w:fill="FCFCFC"/>
        </w:rPr>
        <w:t xml:space="preserve"> Figure, Cygnus is used to store the historical data</w:t>
      </w:r>
      <w:r w:rsidR="009737E8">
        <w:rPr>
          <w:shd w:val="clear" w:color="auto" w:fill="FCFCFC"/>
        </w:rPr>
        <w:t xml:space="preserve"> using output sink</w:t>
      </w:r>
      <w:r>
        <w:rPr>
          <w:shd w:val="clear" w:color="auto" w:fill="FCFCFC"/>
        </w:rPr>
        <w:t>,</w:t>
      </w:r>
    </w:p>
    <w:p w14:paraId="52FFB3B1" w14:textId="6B9D1394" w:rsidR="006B02C4" w:rsidRPr="00106AA4" w:rsidRDefault="006B02C4" w:rsidP="00485DCE">
      <w:pPr>
        <w:pStyle w:val="Paragraphedeliste"/>
        <w:numPr>
          <w:ilvl w:val="0"/>
          <w:numId w:val="48"/>
        </w:numPr>
        <w:rPr>
          <w:shd w:val="clear" w:color="auto" w:fill="FCFCFC"/>
        </w:rPr>
      </w:pPr>
      <w:proofErr w:type="gramStart"/>
      <w:r w:rsidRPr="00106AA4">
        <w:rPr>
          <w:shd w:val="clear" w:color="auto" w:fill="FCFCFC"/>
        </w:rPr>
        <w:t xml:space="preserve">Through the </w:t>
      </w:r>
      <w:r w:rsidR="009737E8" w:rsidRPr="00106AA4">
        <w:rPr>
          <w:shd w:val="clear" w:color="auto" w:fill="FCFCFC"/>
        </w:rPr>
        <w:t>use of</w:t>
      </w:r>
      <w:proofErr w:type="gramEnd"/>
      <w:r w:rsidR="009737E8" w:rsidRPr="00106AA4">
        <w:rPr>
          <w:shd w:val="clear" w:color="auto" w:fill="FCFCFC"/>
        </w:rPr>
        <w:t xml:space="preserve"> </w:t>
      </w:r>
      <w:r w:rsidRPr="00106AA4">
        <w:rPr>
          <w:shd w:val="clear" w:color="auto" w:fill="FCFCFC"/>
        </w:rPr>
        <w:t>Mongo sink</w:t>
      </w:r>
      <w:r w:rsidR="009737E8" w:rsidRPr="00106AA4">
        <w:rPr>
          <w:shd w:val="clear" w:color="auto" w:fill="FCFCFC"/>
        </w:rPr>
        <w:t xml:space="preserve"> data are stored sample by sample.</w:t>
      </w:r>
    </w:p>
    <w:p w14:paraId="04050397" w14:textId="23911B1F" w:rsidR="009737E8" w:rsidRPr="00106AA4" w:rsidRDefault="009737E8" w:rsidP="00485DCE">
      <w:pPr>
        <w:pStyle w:val="Paragraphedeliste"/>
        <w:numPr>
          <w:ilvl w:val="0"/>
          <w:numId w:val="48"/>
        </w:numPr>
        <w:rPr>
          <w:shd w:val="clear" w:color="auto" w:fill="FCFCFC"/>
        </w:rPr>
      </w:pPr>
      <w:proofErr w:type="gramStart"/>
      <w:r w:rsidRPr="00106AA4">
        <w:rPr>
          <w:shd w:val="clear" w:color="auto" w:fill="FCFCFC"/>
        </w:rPr>
        <w:t>Through the use of</w:t>
      </w:r>
      <w:proofErr w:type="gramEnd"/>
      <w:r w:rsidRPr="00106AA4">
        <w:rPr>
          <w:shd w:val="clear" w:color="auto" w:fill="FCFCFC"/>
        </w:rPr>
        <w:t xml:space="preserve"> STH sink data are store aggregated</w:t>
      </w:r>
    </w:p>
    <w:p w14:paraId="19715304" w14:textId="77777777" w:rsidR="00106AA4" w:rsidRDefault="00106AA4" w:rsidP="003E7ADF">
      <w:pPr>
        <w:rPr>
          <w:shd w:val="clear" w:color="auto" w:fill="FCFCFC"/>
        </w:rPr>
      </w:pPr>
    </w:p>
    <w:p w14:paraId="10477F95" w14:textId="3883200D" w:rsidR="006B02C4" w:rsidRDefault="006B02C4" w:rsidP="003E7ADF">
      <w:pPr>
        <w:rPr>
          <w:shd w:val="clear" w:color="auto" w:fill="FCFCFC"/>
        </w:rPr>
      </w:pPr>
      <w:r>
        <w:rPr>
          <w:shd w:val="clear" w:color="auto" w:fill="FCFCFC"/>
        </w:rPr>
        <w:t>Comet provide</w:t>
      </w:r>
      <w:r w:rsidR="009737E8">
        <w:rPr>
          <w:shd w:val="clear" w:color="auto" w:fill="FCFCFC"/>
        </w:rPr>
        <w:t>s</w:t>
      </w:r>
      <w:r>
        <w:rPr>
          <w:shd w:val="clear" w:color="auto" w:fill="FCFCFC"/>
        </w:rPr>
        <w:t xml:space="preserve"> a RESTful API to query those historical data</w:t>
      </w:r>
      <w:r w:rsidR="009737E8">
        <w:rPr>
          <w:shd w:val="clear" w:color="auto" w:fill="FCFCFC"/>
        </w:rPr>
        <w:t>, either from the Mongo database filled by Cygnus Mongo sink, or from the Mongo STH.</w:t>
      </w:r>
    </w:p>
    <w:p w14:paraId="4F58BBE7" w14:textId="77777777" w:rsidR="00106AA4" w:rsidRDefault="00106AA4" w:rsidP="003E7ADF">
      <w:pPr>
        <w:rPr>
          <w:shd w:val="clear" w:color="auto" w:fill="FCFCFC"/>
        </w:rPr>
      </w:pPr>
    </w:p>
    <w:p w14:paraId="21496A95" w14:textId="79008C62" w:rsidR="009737E8" w:rsidRDefault="009737E8" w:rsidP="003E7ADF">
      <w:pPr>
        <w:rPr>
          <w:shd w:val="clear" w:color="auto" w:fill="FCFCFC"/>
        </w:rPr>
      </w:pPr>
      <w:r>
        <w:rPr>
          <w:shd w:val="clear" w:color="auto" w:fill="FCFCFC"/>
        </w:rPr>
        <w:t>The provided API is very close to NGSI, but with additional parameters allowing to query rough history or aggregated history, over a period (begin and end datetime)</w:t>
      </w:r>
    </w:p>
    <w:p w14:paraId="31783418" w14:textId="77777777" w:rsidR="0072671F" w:rsidRDefault="0072671F" w:rsidP="0072671F">
      <w:pPr>
        <w:keepNext/>
      </w:pPr>
      <w:r>
        <w:rPr>
          <w:noProof/>
          <w:lang w:val="fr-FR" w:eastAsia="fr-FR"/>
        </w:rPr>
        <w:drawing>
          <wp:inline distT="0" distB="0" distL="0" distR="0" wp14:anchorId="406DF8E9" wp14:editId="55F2CF4C">
            <wp:extent cx="6000750" cy="5456555"/>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et data STH instruction.png"/>
                    <pic:cNvPicPr/>
                  </pic:nvPicPr>
                  <pic:blipFill>
                    <a:blip r:embed="rId175">
                      <a:extLst>
                        <a:ext uri="{28A0092B-C50C-407E-A947-70E740481C1C}">
                          <a14:useLocalDpi xmlns:a14="http://schemas.microsoft.com/office/drawing/2010/main" val="0"/>
                        </a:ext>
                      </a:extLst>
                    </a:blip>
                    <a:stretch>
                      <a:fillRect/>
                    </a:stretch>
                  </pic:blipFill>
                  <pic:spPr>
                    <a:xfrm>
                      <a:off x="0" y="0"/>
                      <a:ext cx="6000750" cy="5456555"/>
                    </a:xfrm>
                    <a:prstGeom prst="rect">
                      <a:avLst/>
                    </a:prstGeom>
                  </pic:spPr>
                </pic:pic>
              </a:graphicData>
            </a:graphic>
          </wp:inline>
        </w:drawing>
      </w:r>
    </w:p>
    <w:p w14:paraId="6B7346BF" w14:textId="0282CA17" w:rsidR="0072671F" w:rsidRDefault="0072671F" w:rsidP="0072671F">
      <w:pPr>
        <w:pStyle w:val="Lgende"/>
      </w:pPr>
      <w:r>
        <w:t xml:space="preserve">Figure </w:t>
      </w:r>
      <w:r>
        <w:fldChar w:fldCharType="begin"/>
      </w:r>
      <w:r>
        <w:instrText xml:space="preserve"> SEQ Figure \* ARABIC </w:instrText>
      </w:r>
      <w:r>
        <w:fldChar w:fldCharType="separate"/>
      </w:r>
      <w:r w:rsidR="00047B72">
        <w:rPr>
          <w:noProof/>
        </w:rPr>
        <w:t>18</w:t>
      </w:r>
      <w:r>
        <w:fldChar w:fldCharType="end"/>
      </w:r>
      <w:r>
        <w:t xml:space="preserve"> : Data instruction for Comet with STH-Sink and</w:t>
      </w:r>
      <w:r>
        <w:rPr>
          <w:noProof/>
        </w:rPr>
        <w:t xml:space="preserve"> Mongo-Sink</w:t>
      </w:r>
    </w:p>
    <w:p w14:paraId="2111CD0A" w14:textId="54D1E7CD" w:rsidR="00DE6DCD" w:rsidRDefault="005D75EA" w:rsidP="003E7ADF">
      <w:pPr>
        <w:rPr>
          <w:shd w:val="clear" w:color="auto" w:fill="FCFCFC"/>
        </w:rPr>
      </w:pPr>
      <w:r>
        <w:rPr>
          <w:shd w:val="clear" w:color="auto" w:fill="FCFCFC"/>
        </w:rPr>
        <w:t xml:space="preserve">The following figure shows the place of Cygnus in the </w:t>
      </w:r>
      <w:proofErr w:type="spellStart"/>
      <w:r>
        <w:rPr>
          <w:shd w:val="clear" w:color="auto" w:fill="FCFCFC"/>
        </w:rPr>
        <w:t>Fiware</w:t>
      </w:r>
      <w:proofErr w:type="spellEnd"/>
      <w:r>
        <w:rPr>
          <w:shd w:val="clear" w:color="auto" w:fill="FCFCFC"/>
        </w:rPr>
        <w:t xml:space="preserve"> ecosystem</w:t>
      </w:r>
    </w:p>
    <w:p w14:paraId="13B68867" w14:textId="445BD6BD" w:rsidR="005D75EA" w:rsidRDefault="005D75EA" w:rsidP="003E7ADF">
      <w:pPr>
        <w:rPr>
          <w:shd w:val="clear" w:color="auto" w:fill="FCFCFC"/>
        </w:rPr>
      </w:pPr>
    </w:p>
    <w:p w14:paraId="39A9E922" w14:textId="77777777" w:rsidR="005D75EA" w:rsidRDefault="005D75EA" w:rsidP="005D75EA">
      <w:pPr>
        <w:keepNext/>
      </w:pPr>
      <w:r>
        <w:rPr>
          <w:noProof/>
          <w:shd w:val="clear" w:color="auto" w:fill="FCFCFC"/>
        </w:rPr>
        <w:drawing>
          <wp:inline distT="0" distB="0" distL="0" distR="0" wp14:anchorId="57C82157" wp14:editId="10151B9E">
            <wp:extent cx="6000750" cy="4095115"/>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ware_architecture_cygnus.png"/>
                    <pic:cNvPicPr/>
                  </pic:nvPicPr>
                  <pic:blipFill>
                    <a:blip r:embed="rId176">
                      <a:extLst>
                        <a:ext uri="{28A0092B-C50C-407E-A947-70E740481C1C}">
                          <a14:useLocalDpi xmlns:a14="http://schemas.microsoft.com/office/drawing/2010/main" val="0"/>
                        </a:ext>
                      </a:extLst>
                    </a:blip>
                    <a:stretch>
                      <a:fillRect/>
                    </a:stretch>
                  </pic:blipFill>
                  <pic:spPr>
                    <a:xfrm>
                      <a:off x="0" y="0"/>
                      <a:ext cx="6000750" cy="4095115"/>
                    </a:xfrm>
                    <a:prstGeom prst="rect">
                      <a:avLst/>
                    </a:prstGeom>
                  </pic:spPr>
                </pic:pic>
              </a:graphicData>
            </a:graphic>
          </wp:inline>
        </w:drawing>
      </w:r>
    </w:p>
    <w:p w14:paraId="1249FA50" w14:textId="5FE0C091" w:rsidR="005D75EA" w:rsidRDefault="005D75EA" w:rsidP="005D75EA">
      <w:pPr>
        <w:pStyle w:val="Lgende"/>
        <w:rPr>
          <w:shd w:val="clear" w:color="auto" w:fill="FCFCFC"/>
        </w:rPr>
      </w:pPr>
      <w:r>
        <w:t xml:space="preserve">Figure </w:t>
      </w:r>
      <w:r>
        <w:fldChar w:fldCharType="begin"/>
      </w:r>
      <w:r>
        <w:instrText xml:space="preserve"> SEQ Figure \* ARABIC </w:instrText>
      </w:r>
      <w:r>
        <w:fldChar w:fldCharType="separate"/>
      </w:r>
      <w:r w:rsidR="00047B72">
        <w:rPr>
          <w:noProof/>
        </w:rPr>
        <w:t>19</w:t>
      </w:r>
      <w:r>
        <w:fldChar w:fldCharType="end"/>
      </w:r>
      <w:r>
        <w:t xml:space="preserve">: the place of Cygnus in </w:t>
      </w:r>
      <w:proofErr w:type="spellStart"/>
      <w:r>
        <w:t>Fiware</w:t>
      </w:r>
      <w:proofErr w:type="spellEnd"/>
      <w:r>
        <w:t xml:space="preserve"> architecture</w:t>
      </w:r>
    </w:p>
    <w:p w14:paraId="3BCCFE1E" w14:textId="5FE88341" w:rsidR="00DE6DCD" w:rsidRDefault="00DE6DCD" w:rsidP="003E7ADF">
      <w:pPr>
        <w:rPr>
          <w:shd w:val="clear" w:color="auto" w:fill="FCFCFC"/>
        </w:rPr>
      </w:pPr>
    </w:p>
    <w:p w14:paraId="778EBD2D" w14:textId="5B005A9A" w:rsidR="003B29DE" w:rsidRDefault="003B29DE" w:rsidP="00756CCA">
      <w:pPr>
        <w:rPr>
          <w:rFonts w:eastAsiaTheme="minorHAnsi"/>
          <w:shd w:val="clear" w:color="auto" w:fill="FCFCFC"/>
        </w:rPr>
      </w:pPr>
    </w:p>
    <w:p w14:paraId="60BD1FA4" w14:textId="77777777" w:rsidR="00A226BA" w:rsidRDefault="00A226BA" w:rsidP="00A226BA">
      <w:pPr>
        <w:pStyle w:val="Titre3"/>
      </w:pPr>
      <w:bookmarkStart w:id="317" w:name="_Toc499823596"/>
      <w:bookmarkStart w:id="318" w:name="_Toc501009991"/>
      <w:r>
        <w:t>Technical Considerations</w:t>
      </w:r>
      <w:bookmarkEnd w:id="317"/>
      <w:bookmarkEnd w:id="318"/>
    </w:p>
    <w:p w14:paraId="196D0652" w14:textId="00E82B19" w:rsidR="007B43E4" w:rsidRDefault="00767823" w:rsidP="00B600D4">
      <w:r>
        <w:t xml:space="preserve">Cygnus </w:t>
      </w:r>
      <w:r w:rsidR="007B43E4">
        <w:t>is base</w:t>
      </w:r>
      <w:r w:rsidR="005D75EA">
        <w:t>d</w:t>
      </w:r>
      <w:r w:rsidR="007B43E4">
        <w:t xml:space="preserve"> on Apache Flume</w:t>
      </w:r>
    </w:p>
    <w:p w14:paraId="55DED326" w14:textId="24DBE924" w:rsidR="0072671F" w:rsidRDefault="0072671F" w:rsidP="00B600D4">
      <w:r>
        <w:t>It receive</w:t>
      </w:r>
      <w:r w:rsidR="00ED1DC6">
        <w:t>s</w:t>
      </w:r>
      <w:r>
        <w:t xml:space="preserve"> data form the Orion context broker</w:t>
      </w:r>
      <w:r w:rsidR="006164AB">
        <w:t>, through the mean of subscriptions.</w:t>
      </w:r>
    </w:p>
    <w:p w14:paraId="0ACC5A36" w14:textId="282A4F95" w:rsidR="006164AB" w:rsidRDefault="006164AB" w:rsidP="00B600D4">
      <w:r>
        <w:t>The subscription must be provided to Orion context broker, so that each time an update occurs on the context data concerned with subscription, Orion context broker propagate the change to the subscriber (in the case Cygnus, as the receiver of the NGSI context data.</w:t>
      </w:r>
    </w:p>
    <w:p w14:paraId="7D42B4DD" w14:textId="4E055DB4" w:rsidR="00767823" w:rsidRDefault="006164AB" w:rsidP="00B600D4">
      <w:r>
        <w:t>When Cygnus receive data from Orion, it</w:t>
      </w:r>
      <w:r w:rsidR="00767823">
        <w:t xml:space="preserve"> send</w:t>
      </w:r>
      <w:r>
        <w:t>s</w:t>
      </w:r>
      <w:r w:rsidR="00767823">
        <w:t xml:space="preserve"> </w:t>
      </w:r>
      <w:r>
        <w:t>it</w:t>
      </w:r>
      <w:r w:rsidR="00767823">
        <w:t xml:space="preserve"> to a database </w:t>
      </w:r>
      <w:r>
        <w:t>such as</w:t>
      </w:r>
      <w:r w:rsidR="00767823">
        <w:t xml:space="preserve"> MongoDB or PostgreSQL</w:t>
      </w:r>
      <w:r>
        <w:t>, through a channel and a dedicated sink</w:t>
      </w:r>
      <w:r w:rsidR="00767823">
        <w:t>.</w:t>
      </w:r>
    </w:p>
    <w:p w14:paraId="3A24E017" w14:textId="6DC74567" w:rsidR="006164AB" w:rsidRDefault="006164AB" w:rsidP="00B600D4">
      <w:pPr>
        <w:rPr>
          <w:lang w:val="en-GB"/>
        </w:rPr>
      </w:pPr>
      <w:r w:rsidRPr="006164AB">
        <w:rPr>
          <w:lang w:val="en-GB"/>
        </w:rPr>
        <w:t xml:space="preserve">The </w:t>
      </w:r>
      <w:r>
        <w:rPr>
          <w:lang w:val="en-GB"/>
        </w:rPr>
        <w:t>following</w:t>
      </w:r>
      <w:r w:rsidRPr="006164AB">
        <w:rPr>
          <w:lang w:val="en-GB"/>
        </w:rPr>
        <w:t xml:space="preserve"> sinks are a</w:t>
      </w:r>
      <w:r>
        <w:rPr>
          <w:lang w:val="en-GB"/>
        </w:rPr>
        <w:t xml:space="preserve">vailable </w:t>
      </w:r>
      <w:r w:rsidR="0047663D">
        <w:rPr>
          <w:lang w:val="en-GB"/>
        </w:rPr>
        <w:t xml:space="preserve">in Cygnus </w:t>
      </w:r>
      <w:r>
        <w:rPr>
          <w:lang w:val="en-GB"/>
        </w:rPr>
        <w:t>to persist NGSI</w:t>
      </w:r>
      <w:r w:rsidR="00CC1806">
        <w:rPr>
          <w:lang w:val="en-GB"/>
        </w:rPr>
        <w:t xml:space="preserve"> context data:</w:t>
      </w:r>
    </w:p>
    <w:p w14:paraId="6C6F4322" w14:textId="77777777" w:rsidR="0047663D" w:rsidRDefault="0047663D" w:rsidP="0047663D">
      <w:pPr>
        <w:pStyle w:val="Paragraphedeliste"/>
        <w:numPr>
          <w:ilvl w:val="0"/>
          <w:numId w:val="39"/>
        </w:numPr>
      </w:pPr>
      <w:hyperlink r:id="rId177" w:history="1">
        <w:r w:rsidRPr="0047663D">
          <w:rPr>
            <w:rStyle w:val="Lienhypertexte"/>
            <w:rFonts w:ascii="Segoe UI" w:eastAsiaTheme="majorEastAsia" w:hAnsi="Segoe UI" w:cs="Segoe UI"/>
            <w:color w:val="0366D6"/>
          </w:rPr>
          <w:t>HDFS</w:t>
        </w:r>
      </w:hyperlink>
      <w:r>
        <w:t>, the </w:t>
      </w:r>
      <w:hyperlink r:id="rId178" w:history="1">
        <w:r w:rsidRPr="0047663D">
          <w:rPr>
            <w:rStyle w:val="Lienhypertexte"/>
            <w:rFonts w:ascii="Segoe UI" w:eastAsiaTheme="majorEastAsia" w:hAnsi="Segoe UI" w:cs="Segoe UI"/>
            <w:color w:val="0366D6"/>
          </w:rPr>
          <w:t>Hadoop</w:t>
        </w:r>
      </w:hyperlink>
      <w:r>
        <w:t> distributed file system.</w:t>
      </w:r>
    </w:p>
    <w:p w14:paraId="036F6C09" w14:textId="77777777" w:rsidR="0047663D" w:rsidRDefault="0047663D" w:rsidP="0047663D">
      <w:pPr>
        <w:pStyle w:val="Paragraphedeliste"/>
        <w:numPr>
          <w:ilvl w:val="0"/>
          <w:numId w:val="39"/>
        </w:numPr>
      </w:pPr>
      <w:hyperlink r:id="rId179" w:history="1">
        <w:r w:rsidRPr="0047663D">
          <w:rPr>
            <w:rStyle w:val="Lienhypertexte"/>
            <w:rFonts w:ascii="Segoe UI" w:eastAsiaTheme="majorEastAsia" w:hAnsi="Segoe UI" w:cs="Segoe UI"/>
            <w:color w:val="0366D6"/>
          </w:rPr>
          <w:t>MySQL</w:t>
        </w:r>
      </w:hyperlink>
      <w:r>
        <w:t>, the well-</w:t>
      </w:r>
      <w:proofErr w:type="spellStart"/>
      <w:r>
        <w:t>know</w:t>
      </w:r>
      <w:proofErr w:type="spellEnd"/>
      <w:r>
        <w:t xml:space="preserve"> relational database manager.</w:t>
      </w:r>
    </w:p>
    <w:p w14:paraId="64905256" w14:textId="77777777" w:rsidR="0047663D" w:rsidRDefault="0047663D" w:rsidP="0047663D">
      <w:pPr>
        <w:pStyle w:val="Paragraphedeliste"/>
        <w:numPr>
          <w:ilvl w:val="0"/>
          <w:numId w:val="39"/>
        </w:numPr>
      </w:pPr>
      <w:hyperlink r:id="rId180" w:history="1">
        <w:r w:rsidRPr="0047663D">
          <w:rPr>
            <w:rStyle w:val="Lienhypertexte"/>
            <w:rFonts w:ascii="Segoe UI" w:eastAsiaTheme="majorEastAsia" w:hAnsi="Segoe UI" w:cs="Segoe UI"/>
            <w:color w:val="0366D6"/>
          </w:rPr>
          <w:t>CKAN</w:t>
        </w:r>
      </w:hyperlink>
      <w:r>
        <w:t>, an Open Data platform.</w:t>
      </w:r>
    </w:p>
    <w:p w14:paraId="0FB38882" w14:textId="77777777" w:rsidR="0047663D" w:rsidRDefault="0047663D" w:rsidP="0047663D">
      <w:pPr>
        <w:pStyle w:val="Paragraphedeliste"/>
        <w:numPr>
          <w:ilvl w:val="0"/>
          <w:numId w:val="39"/>
        </w:numPr>
      </w:pPr>
      <w:hyperlink r:id="rId181" w:history="1">
        <w:r w:rsidRPr="0047663D">
          <w:rPr>
            <w:rStyle w:val="Lienhypertexte"/>
            <w:rFonts w:ascii="Segoe UI" w:eastAsiaTheme="majorEastAsia" w:hAnsi="Segoe UI" w:cs="Segoe UI"/>
            <w:color w:val="0366D6"/>
          </w:rPr>
          <w:t>MongoDB</w:t>
        </w:r>
      </w:hyperlink>
      <w:r>
        <w:t>, the NoSQL document-oriented database.</w:t>
      </w:r>
    </w:p>
    <w:p w14:paraId="75889FD7" w14:textId="77777777" w:rsidR="0047663D" w:rsidRDefault="0047663D" w:rsidP="0047663D">
      <w:pPr>
        <w:pStyle w:val="Paragraphedeliste"/>
        <w:numPr>
          <w:ilvl w:val="0"/>
          <w:numId w:val="39"/>
        </w:numPr>
      </w:pPr>
      <w:hyperlink r:id="rId182" w:history="1">
        <w:r w:rsidRPr="0047663D">
          <w:rPr>
            <w:rStyle w:val="Lienhypertexte"/>
            <w:rFonts w:ascii="Segoe UI" w:eastAsiaTheme="majorEastAsia" w:hAnsi="Segoe UI" w:cs="Segoe UI"/>
            <w:color w:val="0366D6"/>
          </w:rPr>
          <w:t>STH Comet</w:t>
        </w:r>
      </w:hyperlink>
      <w:r>
        <w:t>, a Short-Term Historic database built on top of MongoDB.</w:t>
      </w:r>
    </w:p>
    <w:p w14:paraId="1568F94A" w14:textId="77777777" w:rsidR="0047663D" w:rsidRDefault="0047663D" w:rsidP="0047663D">
      <w:pPr>
        <w:pStyle w:val="Paragraphedeliste"/>
        <w:numPr>
          <w:ilvl w:val="0"/>
          <w:numId w:val="39"/>
        </w:numPr>
      </w:pPr>
      <w:hyperlink r:id="rId183" w:history="1">
        <w:r w:rsidRPr="0047663D">
          <w:rPr>
            <w:rStyle w:val="Lienhypertexte"/>
            <w:rFonts w:ascii="Segoe UI" w:eastAsiaTheme="majorEastAsia" w:hAnsi="Segoe UI" w:cs="Segoe UI"/>
            <w:color w:val="0366D6"/>
          </w:rPr>
          <w:t>Kafka</w:t>
        </w:r>
      </w:hyperlink>
      <w:r>
        <w:t>, the publish-subscribe messaging broker.</w:t>
      </w:r>
    </w:p>
    <w:p w14:paraId="77303ADC" w14:textId="77777777" w:rsidR="0047663D" w:rsidRDefault="0047663D" w:rsidP="0047663D">
      <w:pPr>
        <w:pStyle w:val="Paragraphedeliste"/>
        <w:numPr>
          <w:ilvl w:val="0"/>
          <w:numId w:val="39"/>
        </w:numPr>
      </w:pPr>
      <w:hyperlink r:id="rId184" w:history="1">
        <w:r w:rsidRPr="0047663D">
          <w:rPr>
            <w:rStyle w:val="Lienhypertexte"/>
            <w:rFonts w:ascii="Segoe UI" w:eastAsiaTheme="majorEastAsia" w:hAnsi="Segoe UI" w:cs="Segoe UI"/>
            <w:color w:val="0366D6"/>
          </w:rPr>
          <w:t>DynamoDB</w:t>
        </w:r>
      </w:hyperlink>
      <w:r>
        <w:t>, a cloud-based NoSQL database by </w:t>
      </w:r>
      <w:hyperlink r:id="rId185" w:history="1">
        <w:r w:rsidRPr="0047663D">
          <w:rPr>
            <w:rStyle w:val="Lienhypertexte"/>
            <w:rFonts w:ascii="Segoe UI" w:eastAsiaTheme="majorEastAsia" w:hAnsi="Segoe UI" w:cs="Segoe UI"/>
            <w:color w:val="0366D6"/>
          </w:rPr>
          <w:t>Amazon Web Services</w:t>
        </w:r>
      </w:hyperlink>
      <w:r>
        <w:t>.</w:t>
      </w:r>
    </w:p>
    <w:p w14:paraId="104F05DB" w14:textId="77777777" w:rsidR="0047663D" w:rsidRDefault="0047663D" w:rsidP="0047663D">
      <w:pPr>
        <w:pStyle w:val="Paragraphedeliste"/>
        <w:numPr>
          <w:ilvl w:val="0"/>
          <w:numId w:val="39"/>
        </w:numPr>
      </w:pPr>
      <w:hyperlink r:id="rId186" w:history="1">
        <w:r w:rsidRPr="0047663D">
          <w:rPr>
            <w:rStyle w:val="Lienhypertexte"/>
            <w:rFonts w:ascii="Segoe UI" w:eastAsiaTheme="majorEastAsia" w:hAnsi="Segoe UI" w:cs="Segoe UI"/>
            <w:color w:val="0366D6"/>
          </w:rPr>
          <w:t>PostgreSQL</w:t>
        </w:r>
      </w:hyperlink>
      <w:r>
        <w:t>, the well-</w:t>
      </w:r>
      <w:proofErr w:type="spellStart"/>
      <w:r>
        <w:t>know</w:t>
      </w:r>
      <w:proofErr w:type="spellEnd"/>
      <w:r>
        <w:t xml:space="preserve"> relational database manager.</w:t>
      </w:r>
    </w:p>
    <w:p w14:paraId="42A066D2" w14:textId="77777777" w:rsidR="0047663D" w:rsidRDefault="0047663D" w:rsidP="0047663D">
      <w:pPr>
        <w:pStyle w:val="Paragraphedeliste"/>
        <w:numPr>
          <w:ilvl w:val="0"/>
          <w:numId w:val="39"/>
        </w:numPr>
      </w:pPr>
      <w:hyperlink r:id="rId187" w:history="1">
        <w:r w:rsidRPr="0047663D">
          <w:rPr>
            <w:rStyle w:val="Lienhypertexte"/>
            <w:rFonts w:ascii="Segoe UI" w:eastAsiaTheme="majorEastAsia" w:hAnsi="Segoe UI" w:cs="Segoe UI"/>
            <w:color w:val="0366D6"/>
          </w:rPr>
          <w:t>Carto</w:t>
        </w:r>
      </w:hyperlink>
      <w:r>
        <w:t>, the database specialized in geolocated data.</w:t>
      </w:r>
    </w:p>
    <w:p w14:paraId="3D3D47B8" w14:textId="77777777" w:rsidR="0047663D" w:rsidRPr="0047663D" w:rsidRDefault="0047663D" w:rsidP="00B600D4"/>
    <w:p w14:paraId="1A9ACEE2" w14:textId="3A486659" w:rsidR="000E6050" w:rsidRPr="00223B8A" w:rsidRDefault="00767823" w:rsidP="00B600D4">
      <w:pPr>
        <w:rPr>
          <w:lang w:val="en-GB"/>
        </w:rPr>
      </w:pPr>
      <w:r w:rsidRPr="00223B8A">
        <w:rPr>
          <w:lang w:val="en-GB"/>
        </w:rPr>
        <w:t xml:space="preserve">Standard Cygnus </w:t>
      </w:r>
      <w:r w:rsidR="00CC1806" w:rsidRPr="00223B8A">
        <w:rPr>
          <w:lang w:val="en-GB"/>
        </w:rPr>
        <w:t xml:space="preserve">incoming </w:t>
      </w:r>
      <w:r w:rsidR="00746B7F" w:rsidRPr="00223B8A">
        <w:rPr>
          <w:lang w:val="en-GB"/>
        </w:rPr>
        <w:t>port:</w:t>
      </w:r>
      <w:r w:rsidRPr="00223B8A">
        <w:rPr>
          <w:lang w:val="en-GB"/>
        </w:rPr>
        <w:t xml:space="preserve"> 5050</w:t>
      </w:r>
      <w:r w:rsidR="00EB67AE" w:rsidRPr="00223B8A">
        <w:rPr>
          <w:lang w:val="en-GB"/>
        </w:rPr>
        <w:t>/</w:t>
      </w:r>
      <w:r w:rsidRPr="00223B8A">
        <w:rPr>
          <w:lang w:val="en-GB"/>
        </w:rPr>
        <w:t>TCP</w:t>
      </w:r>
    </w:p>
    <w:p w14:paraId="3A81EEFC" w14:textId="77777777" w:rsidR="00746B7F" w:rsidRPr="00223B8A" w:rsidRDefault="00746B7F" w:rsidP="00B600D4">
      <w:pPr>
        <w:rPr>
          <w:lang w:val="en-GB"/>
        </w:rPr>
      </w:pPr>
    </w:p>
    <w:p w14:paraId="33AE3670" w14:textId="18FFEB24" w:rsidR="00746B7F" w:rsidRDefault="00746B7F" w:rsidP="00B600D4">
      <w:r>
        <w:t xml:space="preserve">Comet </w:t>
      </w:r>
      <w:r w:rsidR="00E258E2">
        <w:t>provides</w:t>
      </w:r>
      <w:r>
        <w:t xml:space="preserve"> API to </w:t>
      </w:r>
      <w:r w:rsidR="00AF43F0">
        <w:t>retrieve</w:t>
      </w:r>
      <w:r>
        <w:t xml:space="preserve"> data from </w:t>
      </w:r>
      <w:r w:rsidR="007343DF">
        <w:t xml:space="preserve">the </w:t>
      </w:r>
      <w:r w:rsidR="00AF43F0">
        <w:t>M</w:t>
      </w:r>
      <w:r>
        <w:t>ongoDB w</w:t>
      </w:r>
      <w:r w:rsidR="00A91166">
        <w:t>h</w:t>
      </w:r>
      <w:r>
        <w:t>ere data are stor</w:t>
      </w:r>
      <w:r w:rsidR="007343DF">
        <w:t>ed</w:t>
      </w:r>
      <w:r>
        <w:t xml:space="preserve"> for STH (Short Time History </w:t>
      </w:r>
      <w:r>
        <w:rPr>
          <w:rFonts w:ascii="Heiti SC" w:eastAsia="Heiti SC" w:hAnsi="Heiti SC" w:cs="Heiti SC"/>
        </w:rPr>
        <w:t xml:space="preserve">~ </w:t>
      </w:r>
      <w:r w:rsidRPr="00746B7F">
        <w:rPr>
          <w:rFonts w:eastAsia="Heiti SC"/>
        </w:rPr>
        <w:t>1 year</w:t>
      </w:r>
      <w:r>
        <w:t>)</w:t>
      </w:r>
    </w:p>
    <w:p w14:paraId="6D8ABDF7" w14:textId="77777777" w:rsidR="00746B7F" w:rsidRDefault="00746B7F" w:rsidP="00B600D4"/>
    <w:p w14:paraId="57EF2721" w14:textId="4F3F6E5D" w:rsidR="00746B7F" w:rsidRPr="00B600D4" w:rsidRDefault="00AF43F0" w:rsidP="0002146C">
      <w:r>
        <w:t>Standard</w:t>
      </w:r>
      <w:r w:rsidR="00746B7F">
        <w:t xml:space="preserve"> Comet API </w:t>
      </w:r>
      <w:r w:rsidR="00692E79">
        <w:t xml:space="preserve">incoming </w:t>
      </w:r>
      <w:r w:rsidR="00746B7F">
        <w:t xml:space="preserve">port: </w:t>
      </w:r>
      <w:r w:rsidR="00746B7F" w:rsidRPr="00746B7F">
        <w:t>8666</w:t>
      </w:r>
      <w:r w:rsidR="00E8016B">
        <w:t>/TCP</w:t>
      </w:r>
    </w:p>
    <w:p w14:paraId="4B226081" w14:textId="7FBD95E7" w:rsidR="00E8016B" w:rsidRDefault="00E8016B" w:rsidP="00B600D4"/>
    <w:p w14:paraId="7DE2C572" w14:textId="03C08EC7" w:rsidR="00E8016B" w:rsidRDefault="00E8016B" w:rsidP="00B600D4"/>
    <w:p w14:paraId="11ED991A" w14:textId="77777777" w:rsidR="0072671F" w:rsidRDefault="0072671F" w:rsidP="0072671F">
      <w:pPr>
        <w:keepNext/>
      </w:pPr>
      <w:r>
        <w:rPr>
          <w:noProof/>
          <w:shd w:val="clear" w:color="auto" w:fill="FCFCFC"/>
          <w:lang w:val="fr-FR" w:eastAsia="fr-FR"/>
        </w:rPr>
        <w:drawing>
          <wp:inline distT="0" distB="0" distL="0" distR="0" wp14:anchorId="0F1DBC4F" wp14:editId="37E595C4">
            <wp:extent cx="5596403" cy="5353685"/>
            <wp:effectExtent l="0" t="0" r="444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png"/>
                    <pic:cNvPicPr/>
                  </pic:nvPicPr>
                  <pic:blipFill>
                    <a:blip r:embed="rId188">
                      <a:extLst>
                        <a:ext uri="{28A0092B-C50C-407E-A947-70E740481C1C}">
                          <a14:useLocalDpi xmlns:a14="http://schemas.microsoft.com/office/drawing/2010/main" val="0"/>
                        </a:ext>
                      </a:extLst>
                    </a:blip>
                    <a:stretch>
                      <a:fillRect/>
                    </a:stretch>
                  </pic:blipFill>
                  <pic:spPr>
                    <a:xfrm>
                      <a:off x="0" y="0"/>
                      <a:ext cx="5596403" cy="5353685"/>
                    </a:xfrm>
                    <a:prstGeom prst="rect">
                      <a:avLst/>
                    </a:prstGeom>
                  </pic:spPr>
                </pic:pic>
              </a:graphicData>
            </a:graphic>
          </wp:inline>
        </w:drawing>
      </w:r>
    </w:p>
    <w:p w14:paraId="63174778" w14:textId="0E84174E" w:rsidR="0072671F" w:rsidRDefault="0072671F" w:rsidP="0072671F">
      <w:pPr>
        <w:pStyle w:val="Lgende"/>
      </w:pPr>
      <w:r>
        <w:t xml:space="preserve">Figure </w:t>
      </w:r>
      <w:r>
        <w:fldChar w:fldCharType="begin"/>
      </w:r>
      <w:r>
        <w:instrText xml:space="preserve"> SEQ Figure \* ARABIC </w:instrText>
      </w:r>
      <w:r>
        <w:fldChar w:fldCharType="separate"/>
      </w:r>
      <w:r w:rsidR="00047B72">
        <w:rPr>
          <w:noProof/>
        </w:rPr>
        <w:t>20</w:t>
      </w:r>
      <w:r>
        <w:fldChar w:fldCharType="end"/>
      </w:r>
      <w:r>
        <w:t xml:space="preserve"> : Cygnus &amp; Comet interactions</w:t>
      </w:r>
    </w:p>
    <w:p w14:paraId="5273AF5E" w14:textId="77777777" w:rsidR="00A226BA" w:rsidRDefault="00A226BA" w:rsidP="00A226BA">
      <w:pPr>
        <w:pStyle w:val="Titre3"/>
      </w:pPr>
      <w:bookmarkStart w:id="319" w:name="_Toc499823597"/>
      <w:bookmarkStart w:id="320" w:name="_Toc501009992"/>
      <w:r>
        <w:t>Selected Product(s)</w:t>
      </w:r>
      <w:bookmarkEnd w:id="319"/>
      <w:bookmarkEnd w:id="320"/>
    </w:p>
    <w:p w14:paraId="67AEA5BB" w14:textId="51B918DA" w:rsidR="00303560" w:rsidRDefault="00692E79" w:rsidP="00303560">
      <w:r>
        <w:t xml:space="preserve">In a first step the following </w:t>
      </w:r>
      <w:r w:rsidR="00663879">
        <w:t xml:space="preserve">Cygnus </w:t>
      </w:r>
      <w:r>
        <w:t>sink</w:t>
      </w:r>
      <w:r w:rsidR="00663879">
        <w:t>s</w:t>
      </w:r>
      <w:r>
        <w:t xml:space="preserve"> should be use:</w:t>
      </w:r>
    </w:p>
    <w:p w14:paraId="458F860B" w14:textId="587BF9D1" w:rsidR="00692E79" w:rsidRDefault="00692E79" w:rsidP="0066184A">
      <w:pPr>
        <w:pStyle w:val="Paragraphedeliste"/>
        <w:numPr>
          <w:ilvl w:val="0"/>
          <w:numId w:val="49"/>
        </w:numPr>
      </w:pPr>
      <w:proofErr w:type="spellStart"/>
      <w:r>
        <w:t>STHsink</w:t>
      </w:r>
      <w:proofErr w:type="spellEnd"/>
      <w:r>
        <w:t>, to store already aggregated data in the MongoDB database cluster as specific collection.</w:t>
      </w:r>
    </w:p>
    <w:p w14:paraId="2F2328F8" w14:textId="61BCD551" w:rsidR="00692E79" w:rsidRDefault="00692E79" w:rsidP="0066184A">
      <w:pPr>
        <w:pStyle w:val="Paragraphedeliste"/>
        <w:numPr>
          <w:ilvl w:val="0"/>
          <w:numId w:val="49"/>
        </w:numPr>
      </w:pPr>
      <w:proofErr w:type="spellStart"/>
      <w:r>
        <w:t>Mongosink</w:t>
      </w:r>
      <w:proofErr w:type="spellEnd"/>
      <w:r>
        <w:t xml:space="preserve"> to store raw context data history in the MongoDB database cluster as specific collection.</w:t>
      </w:r>
    </w:p>
    <w:p w14:paraId="245081DC" w14:textId="1116D4B0" w:rsidR="00692E79" w:rsidRDefault="00692E79" w:rsidP="00303560"/>
    <w:p w14:paraId="33EA0FC6" w14:textId="69B74C48" w:rsidR="00692E79" w:rsidRDefault="00692E79" w:rsidP="00303560">
      <w:r>
        <w:t xml:space="preserve">In a second step, either it’s considered necessary to setup an Hadoop platform and use the HDFS sink of Cygnus, but before it could be valuable to test the performance of using stampede behind MongoDB, but with data landing on the </w:t>
      </w:r>
      <w:proofErr w:type="spellStart"/>
      <w:r>
        <w:t>Citus</w:t>
      </w:r>
      <w:proofErr w:type="spellEnd"/>
      <w:r>
        <w:t xml:space="preserve"> cluster of PostgreSQL databases</w:t>
      </w:r>
      <w:r w:rsidR="0031320A">
        <w:t>.</w:t>
      </w:r>
    </w:p>
    <w:p w14:paraId="37F649E3" w14:textId="77777777" w:rsidR="00CE0793" w:rsidRDefault="00CE0793" w:rsidP="00303560"/>
    <w:p w14:paraId="1F9E4D06" w14:textId="471510F8" w:rsidR="0031320A" w:rsidRPr="00303560" w:rsidRDefault="0031320A" w:rsidP="00303560">
      <w:r>
        <w:t xml:space="preserve">By using proper </w:t>
      </w:r>
      <w:proofErr w:type="spellStart"/>
      <w:r>
        <w:t>sharding</w:t>
      </w:r>
      <w:proofErr w:type="spellEnd"/>
      <w:r w:rsidR="00CE0793">
        <w:t xml:space="preserve"> keys,</w:t>
      </w:r>
      <w:r>
        <w:t xml:space="preserve"> to partition the data history, for which </w:t>
      </w:r>
      <w:proofErr w:type="spellStart"/>
      <w:r>
        <w:t>Citus</w:t>
      </w:r>
      <w:proofErr w:type="spellEnd"/>
      <w:r>
        <w:t xml:space="preserve"> is optimized for, it is possible to wait before diving in </w:t>
      </w:r>
      <w:r w:rsidR="005D75EA">
        <w:t xml:space="preserve">the </w:t>
      </w:r>
      <w:r>
        <w:t>Hadoop ecosystem</w:t>
      </w:r>
      <w:r w:rsidR="00886A06">
        <w:t xml:space="preserve"> (HDFS, MapReduce</w:t>
      </w:r>
      <w:r w:rsidR="007B5CEB">
        <w:t xml:space="preserve">, </w:t>
      </w:r>
      <w:r w:rsidR="00A03772">
        <w:t>Hive</w:t>
      </w:r>
      <w:r w:rsidR="00886A06">
        <w:t>…)</w:t>
      </w:r>
    </w:p>
    <w:p w14:paraId="3B1B8C5B" w14:textId="77777777" w:rsidR="00A226BA" w:rsidRDefault="00A226BA" w:rsidP="00A226BA">
      <w:pPr>
        <w:pStyle w:val="Titre3"/>
      </w:pPr>
      <w:bookmarkStart w:id="321" w:name="_Toc499823598"/>
      <w:bookmarkStart w:id="322" w:name="_Toc501009993"/>
      <w:r>
        <w:t>Selection Rationale</w:t>
      </w:r>
      <w:bookmarkEnd w:id="321"/>
      <w:bookmarkEnd w:id="322"/>
    </w:p>
    <w:p w14:paraId="170DBC2F" w14:textId="4F75631E" w:rsidR="00EE6499" w:rsidRDefault="00EE6499" w:rsidP="0072671F">
      <w:r>
        <w:t xml:space="preserve">Cygnus and Comet are the reference implementation of Big Data Component in </w:t>
      </w:r>
      <w:proofErr w:type="spellStart"/>
      <w:r>
        <w:t>Fiware</w:t>
      </w:r>
      <w:proofErr w:type="spellEnd"/>
      <w:r>
        <w:t xml:space="preserve"> catalog</w:t>
      </w:r>
      <w:r w:rsidR="005D75EA">
        <w:t>.</w:t>
      </w:r>
    </w:p>
    <w:p w14:paraId="5520E0C0" w14:textId="219DDD31" w:rsidR="00894070" w:rsidRDefault="00EE6499" w:rsidP="00894070">
      <w:r>
        <w:t>Cygnus</w:t>
      </w:r>
      <w:r w:rsidR="00894070">
        <w:t xml:space="preserve"> can easily send data to another </w:t>
      </w:r>
      <w:r>
        <w:t>storage</w:t>
      </w:r>
      <w:r w:rsidR="00894070">
        <w:t xml:space="preserve"> like Hadoop if ne</w:t>
      </w:r>
      <w:r>
        <w:t>eded</w:t>
      </w:r>
      <w:r w:rsidR="00894070">
        <w:t>.</w:t>
      </w:r>
    </w:p>
    <w:p w14:paraId="387BE561" w14:textId="77777777" w:rsidR="008A19E2" w:rsidRDefault="008A19E2" w:rsidP="00894070"/>
    <w:p w14:paraId="403B5A7F" w14:textId="2F67B447" w:rsidR="0031320A" w:rsidRDefault="0031320A" w:rsidP="00894070">
      <w:r>
        <w:t>The currently provided sinks cover a large palette of choice</w:t>
      </w:r>
      <w:r w:rsidR="0001518F">
        <w:t xml:space="preserve"> for data history storage</w:t>
      </w:r>
      <w:r w:rsidR="005D75EA">
        <w:t>.</w:t>
      </w:r>
    </w:p>
    <w:p w14:paraId="459B4B08" w14:textId="5C302EEB" w:rsidR="00886A06" w:rsidRDefault="00886A06" w:rsidP="00894070">
      <w:r>
        <w:t>But when it comes to the use of Hadoop, the only sink available is HDFS, where context history is stored in files</w:t>
      </w:r>
      <w:r w:rsidR="004F33F7">
        <w:t xml:space="preserve"> (one file per </w:t>
      </w:r>
      <w:r w:rsidR="0027391B">
        <w:t>history event)</w:t>
      </w:r>
      <w:r w:rsidR="00CE0793">
        <w:t xml:space="preserve">, </w:t>
      </w:r>
      <w:r w:rsidR="00643BF5">
        <w:t xml:space="preserve">and </w:t>
      </w:r>
      <w:r w:rsidR="00F74277">
        <w:t xml:space="preserve">the hierarchy is </w:t>
      </w:r>
      <w:r w:rsidR="009C7C5F">
        <w:t>given by the file path (&lt;service&gt;/</w:t>
      </w:r>
      <w:r w:rsidR="00977367">
        <w:t>&lt;sub-service&gt;/&lt;entity ID</w:t>
      </w:r>
      <w:r w:rsidR="00582446">
        <w:t>&gt;)</w:t>
      </w:r>
      <w:r w:rsidR="008A19E2">
        <w:t xml:space="preserve">, this means that </w:t>
      </w:r>
      <w:r w:rsidR="00851045">
        <w:t>the storage is not indexed</w:t>
      </w:r>
      <w:r w:rsidR="00967AA6">
        <w:t xml:space="preserve"> on data</w:t>
      </w:r>
      <w:r w:rsidR="00851045">
        <w:t xml:space="preserve">, and </w:t>
      </w:r>
      <w:r w:rsidR="006D563B">
        <w:t xml:space="preserve">then </w:t>
      </w:r>
      <w:r w:rsidR="00550317">
        <w:t xml:space="preserve">the read performance </w:t>
      </w:r>
      <w:r w:rsidR="00DC0212">
        <w:t xml:space="preserve">should be very </w:t>
      </w:r>
      <w:proofErr w:type="gramStart"/>
      <w:r w:rsidR="00DC0212">
        <w:t xml:space="preserve">low </w:t>
      </w:r>
      <w:r w:rsidR="00240A80">
        <w:t>!</w:t>
      </w:r>
      <w:proofErr w:type="gramEnd"/>
    </w:p>
    <w:p w14:paraId="63D61881" w14:textId="428A33FC" w:rsidR="00240A80" w:rsidRDefault="00E73589" w:rsidP="00894070">
      <w:r>
        <w:t xml:space="preserve">If a </w:t>
      </w:r>
      <w:r w:rsidR="00C05D62">
        <w:t xml:space="preserve">Cygnus </w:t>
      </w:r>
      <w:r w:rsidR="007248BD">
        <w:t xml:space="preserve">NGSI </w:t>
      </w:r>
      <w:r w:rsidR="006137FF">
        <w:t>sink to a HDFS</w:t>
      </w:r>
      <w:r w:rsidR="00C05D62">
        <w:t xml:space="preserve"> based NoSQL database like </w:t>
      </w:r>
      <w:r w:rsidR="00C05D62" w:rsidRPr="00A60AFE">
        <w:rPr>
          <w:b/>
        </w:rPr>
        <w:t>HBase</w:t>
      </w:r>
      <w:r w:rsidR="007248BD">
        <w:t xml:space="preserve"> </w:t>
      </w:r>
      <w:r w:rsidR="00964718">
        <w:t>appears</w:t>
      </w:r>
      <w:r w:rsidR="00A60AFE">
        <w:t xml:space="preserve"> (this was</w:t>
      </w:r>
      <w:r w:rsidR="00093FEA">
        <w:t xml:space="preserve"> envisaged earlier in the project</w:t>
      </w:r>
      <w:r w:rsidR="000B0EBB">
        <w:t>)</w:t>
      </w:r>
      <w:r w:rsidR="00964718">
        <w:t xml:space="preserve">, it </w:t>
      </w:r>
      <w:r w:rsidR="00DC0212">
        <w:t>could</w:t>
      </w:r>
      <w:r w:rsidR="00964718">
        <w:t xml:space="preserve"> be better</w:t>
      </w:r>
      <w:r w:rsidR="003C6308">
        <w:t xml:space="preserve">, and </w:t>
      </w:r>
    </w:p>
    <w:p w14:paraId="6C22B72F" w14:textId="77777777" w:rsidR="00643BF5" w:rsidRDefault="00643BF5" w:rsidP="00894070"/>
    <w:p w14:paraId="2EFD3603" w14:textId="6D086D2F" w:rsidR="005D75EA" w:rsidRDefault="005D75EA" w:rsidP="00894070">
      <w:r>
        <w:t xml:space="preserve">The proposal to wait before </w:t>
      </w:r>
      <w:r w:rsidR="00886A06">
        <w:t xml:space="preserve">setting up an Hadoop, doesn’t mean </w:t>
      </w:r>
      <w:r w:rsidR="00657A55">
        <w:t xml:space="preserve">it’s impossible to analyze data, and provide pertinent visualization on it, the use of the </w:t>
      </w:r>
      <w:proofErr w:type="spellStart"/>
      <w:r w:rsidR="00657A55" w:rsidRPr="009B7CC1">
        <w:rPr>
          <w:b/>
        </w:rPr>
        <w:t>Knowage</w:t>
      </w:r>
      <w:proofErr w:type="spellEnd"/>
      <w:r w:rsidR="00657A55">
        <w:t xml:space="preserve"> analytic component provides the panoply of </w:t>
      </w:r>
      <w:r w:rsidR="009B7CC1">
        <w:t>tools to access any Big Data source such as Hadoop and many NoSQL databases like MongoDB, in addition to traditional relational database like PostgreSQL, MySQL.</w:t>
      </w:r>
    </w:p>
    <w:p w14:paraId="56B152BC" w14:textId="77777777" w:rsidR="00A422C1" w:rsidRDefault="00A422C1" w:rsidP="00894070"/>
    <w:p w14:paraId="775196C9" w14:textId="72DFCFC1" w:rsidR="009B7CC1" w:rsidRDefault="009B7CC1" w:rsidP="00894070">
      <w:r>
        <w:t>In addition</w:t>
      </w:r>
      <w:r w:rsidR="00A03772">
        <w:t>,</w:t>
      </w:r>
      <w:r>
        <w:t xml:space="preserve"> using recent modern analytics engine that works in memory such as </w:t>
      </w:r>
      <w:hyperlink r:id="rId189" w:history="1">
        <w:r w:rsidRPr="007D1E78">
          <w:rPr>
            <w:rStyle w:val="Lienhypertexte"/>
          </w:rPr>
          <w:t>Apache Spark</w:t>
        </w:r>
      </w:hyperlink>
      <w:r>
        <w:t>, outperforms from 10 to 100 times compared to a Hadoop MapReduce solution</w:t>
      </w:r>
      <w:r w:rsidR="00A422C1">
        <w:t xml:space="preserve"> depending on the type of </w:t>
      </w:r>
      <w:r w:rsidR="00E515F4">
        <w:t>processing</w:t>
      </w:r>
      <w:r w:rsidR="00A422C1">
        <w:t>.</w:t>
      </w:r>
    </w:p>
    <w:p w14:paraId="68005D8E" w14:textId="7F1E8DFA" w:rsidR="00A422C1" w:rsidRDefault="00A422C1" w:rsidP="00894070"/>
    <w:p w14:paraId="5239A3CF" w14:textId="692BBD85" w:rsidR="00A422C1" w:rsidRDefault="00A422C1" w:rsidP="00894070">
      <w:r>
        <w:t xml:space="preserve"> Moreover, Spark solution, can source the data to analyze from traditional or NoSQL databases, then if the target databases services are optimized for big data analytics such as </w:t>
      </w:r>
      <w:proofErr w:type="spellStart"/>
      <w:r>
        <w:t>Citus</w:t>
      </w:r>
      <w:proofErr w:type="spellEnd"/>
      <w:r>
        <w:t xml:space="preserve"> is, it’s double win</w:t>
      </w:r>
      <w:r w:rsidR="00F90607">
        <w:t>.</w:t>
      </w:r>
    </w:p>
    <w:p w14:paraId="3F95CA6F" w14:textId="77777777" w:rsidR="005D75EA" w:rsidRPr="00894070" w:rsidRDefault="005D75EA" w:rsidP="00894070"/>
    <w:p w14:paraId="2AE4456B" w14:textId="611F109F" w:rsidR="00A226BA" w:rsidRDefault="00A226BA" w:rsidP="00A226BA">
      <w:pPr>
        <w:pStyle w:val="Titre3"/>
      </w:pPr>
      <w:bookmarkStart w:id="323" w:name="_Toc499823599"/>
      <w:bookmarkStart w:id="324" w:name="_Toc501009994"/>
      <w:r>
        <w:t>Architecture Risks</w:t>
      </w:r>
      <w:bookmarkEnd w:id="323"/>
      <w:bookmarkEnd w:id="324"/>
    </w:p>
    <w:p w14:paraId="7B71C333" w14:textId="77777777" w:rsidR="00EE6499" w:rsidRDefault="007B43E4" w:rsidP="007B43E4">
      <w:r>
        <w:t xml:space="preserve">As the component to manage </w:t>
      </w:r>
      <w:r w:rsidR="00EE6499">
        <w:t>data history storage, Cygnus and Comet need to be high available.</w:t>
      </w:r>
    </w:p>
    <w:p w14:paraId="3F240456" w14:textId="77777777" w:rsidR="00356996" w:rsidRDefault="00356996" w:rsidP="007B43E4"/>
    <w:p w14:paraId="7FCD8F5B" w14:textId="750DF1AF" w:rsidR="007B43E4" w:rsidRPr="007B43E4" w:rsidRDefault="00EE6499" w:rsidP="007B43E4">
      <w:r>
        <w:t>As stateless component</w:t>
      </w:r>
      <w:r w:rsidR="00611ABB">
        <w:t>s</w:t>
      </w:r>
      <w:r>
        <w:t>, it is easy to run several instances of the service by running several containers, it provide</w:t>
      </w:r>
      <w:r w:rsidR="00CE0793">
        <w:t>s</w:t>
      </w:r>
      <w:r>
        <w:t xml:space="preserve"> HA, but also scalability, Docker through ingress network, perform load balancing between containers of a service.</w:t>
      </w:r>
    </w:p>
    <w:p w14:paraId="1247E2DB" w14:textId="77777777" w:rsidR="00A226BA" w:rsidRPr="00A226BA" w:rsidRDefault="00A226BA" w:rsidP="00A226BA"/>
    <w:p w14:paraId="6AD69BE3" w14:textId="77777777" w:rsidR="00A226BA" w:rsidRDefault="00A226BA" w:rsidP="00A226BA">
      <w:pPr>
        <w:pStyle w:val="Titre2"/>
      </w:pPr>
      <w:bookmarkStart w:id="325" w:name="_Toc499823600"/>
      <w:bookmarkStart w:id="326" w:name="_Toc501009995"/>
      <w:proofErr w:type="spellStart"/>
      <w:r>
        <w:t>Knowage</w:t>
      </w:r>
      <w:proofErr w:type="spellEnd"/>
      <w:r>
        <w:t xml:space="preserve"> Analytics Component</w:t>
      </w:r>
      <w:bookmarkEnd w:id="325"/>
      <w:bookmarkEnd w:id="326"/>
    </w:p>
    <w:p w14:paraId="4627335F" w14:textId="77777777" w:rsidR="00A226BA" w:rsidRDefault="00A226BA" w:rsidP="00A226BA"/>
    <w:p w14:paraId="68EAB088" w14:textId="77777777" w:rsidR="00A226BA" w:rsidRDefault="00A226BA" w:rsidP="00A226BA">
      <w:pPr>
        <w:pStyle w:val="Titre3"/>
      </w:pPr>
      <w:bookmarkStart w:id="327" w:name="_Toc499823601"/>
      <w:bookmarkStart w:id="328" w:name="_Toc501009996"/>
      <w:r>
        <w:t>Component Functions</w:t>
      </w:r>
      <w:bookmarkEnd w:id="327"/>
      <w:bookmarkEnd w:id="328"/>
    </w:p>
    <w:p w14:paraId="19DC4FBE" w14:textId="729F5E79" w:rsidR="00C81F0D" w:rsidRDefault="00C81F0D" w:rsidP="00C81F0D">
      <w:proofErr w:type="spellStart"/>
      <w:r>
        <w:t>Knowage</w:t>
      </w:r>
      <w:proofErr w:type="spellEnd"/>
      <w:r>
        <w:t xml:space="preserve"> is </w:t>
      </w:r>
      <w:r w:rsidR="00D07260">
        <w:t>a</w:t>
      </w:r>
      <w:r>
        <w:t xml:space="preserve"> professional open source suite for modern business analytics over traditional sources and big data systems. </w:t>
      </w:r>
    </w:p>
    <w:p w14:paraId="26C136A2" w14:textId="0CB6744E" w:rsidR="00C81F0D" w:rsidRDefault="00C81F0D" w:rsidP="00C81F0D">
      <w:proofErr w:type="spellStart"/>
      <w:r>
        <w:lastRenderedPageBreak/>
        <w:t>Knowage</w:t>
      </w:r>
      <w:proofErr w:type="spellEnd"/>
      <w:r>
        <w:t xml:space="preserve"> is the new generation of open source analytical solution, as a natural evolution of the </w:t>
      </w:r>
      <w:r w:rsidR="00BF2BD5">
        <w:t>well-known</w:t>
      </w:r>
      <w:r>
        <w:t xml:space="preserve"> </w:t>
      </w:r>
      <w:proofErr w:type="spellStart"/>
      <w:r>
        <w:t>SpagoBI</w:t>
      </w:r>
      <w:proofErr w:type="spellEnd"/>
      <w:r>
        <w:t>.</w:t>
      </w:r>
    </w:p>
    <w:p w14:paraId="5647990C" w14:textId="4DFC97CA" w:rsidR="00D07260" w:rsidRDefault="00D07260" w:rsidP="00C81F0D">
      <w:r>
        <w:t xml:space="preserve">The </w:t>
      </w:r>
      <w:r w:rsidR="00D50A59">
        <w:t>features of the component are:</w:t>
      </w:r>
    </w:p>
    <w:p w14:paraId="1220DAA8" w14:textId="77777777" w:rsidR="00C432A9" w:rsidRDefault="00C432A9" w:rsidP="0047663D">
      <w:pPr>
        <w:pStyle w:val="Paragraphedeliste"/>
        <w:numPr>
          <w:ilvl w:val="0"/>
          <w:numId w:val="38"/>
        </w:numPr>
      </w:pPr>
      <w:r>
        <w:t xml:space="preserve">BD (big data), to </w:t>
      </w:r>
      <w:proofErr w:type="spellStart"/>
      <w:r>
        <w:t>analyse</w:t>
      </w:r>
      <w:proofErr w:type="spellEnd"/>
      <w:r>
        <w:t xml:space="preserve"> data stored on big data clusters or NoSQL databases</w:t>
      </w:r>
    </w:p>
    <w:p w14:paraId="1171107D" w14:textId="77777777" w:rsidR="00C432A9" w:rsidRDefault="00C432A9" w:rsidP="0047663D">
      <w:pPr>
        <w:pStyle w:val="Paragraphedeliste"/>
        <w:numPr>
          <w:ilvl w:val="0"/>
          <w:numId w:val="38"/>
        </w:numPr>
      </w:pPr>
      <w:r>
        <w:t>SI (smart intelligence), the usual business intelligence on structured data, but more oriented to self-service capabilities and agile prototyping</w:t>
      </w:r>
    </w:p>
    <w:p w14:paraId="39923A64" w14:textId="77777777" w:rsidR="00C432A9" w:rsidRDefault="00C432A9" w:rsidP="0047663D">
      <w:pPr>
        <w:pStyle w:val="Paragraphedeliste"/>
        <w:numPr>
          <w:ilvl w:val="0"/>
          <w:numId w:val="38"/>
        </w:numPr>
      </w:pPr>
      <w:r>
        <w:t>ER (enterprise reporting), to produce and distribute static reports</w:t>
      </w:r>
    </w:p>
    <w:p w14:paraId="39D6E3E6" w14:textId="77777777" w:rsidR="00C432A9" w:rsidRDefault="00C432A9" w:rsidP="0047663D">
      <w:pPr>
        <w:pStyle w:val="Paragraphedeliste"/>
        <w:numPr>
          <w:ilvl w:val="0"/>
          <w:numId w:val="38"/>
        </w:numPr>
      </w:pPr>
      <w:r>
        <w:t>LI (location intelligence), to relate business data with spatial or geographical information</w:t>
      </w:r>
    </w:p>
    <w:p w14:paraId="03F1B2AB" w14:textId="77777777" w:rsidR="00C432A9" w:rsidRDefault="00C432A9" w:rsidP="0047663D">
      <w:pPr>
        <w:pStyle w:val="Paragraphedeliste"/>
        <w:numPr>
          <w:ilvl w:val="0"/>
          <w:numId w:val="38"/>
        </w:numPr>
      </w:pPr>
      <w:r>
        <w:t>PM (performance management), to manage KPIs and organize scorecards</w:t>
      </w:r>
    </w:p>
    <w:p w14:paraId="6A6001DE" w14:textId="77777777" w:rsidR="00C432A9" w:rsidRDefault="00C432A9" w:rsidP="0047663D">
      <w:pPr>
        <w:pStyle w:val="Paragraphedeliste"/>
        <w:numPr>
          <w:ilvl w:val="0"/>
          <w:numId w:val="38"/>
        </w:numPr>
      </w:pPr>
      <w:r>
        <w:t>PA (predictive analysis), for more advanced analyses</w:t>
      </w:r>
    </w:p>
    <w:p w14:paraId="7F5B7AF6" w14:textId="77777777" w:rsidR="00470B43" w:rsidRDefault="00C432A9" w:rsidP="0047663D">
      <w:pPr>
        <w:pStyle w:val="Paragraphedeliste"/>
        <w:numPr>
          <w:ilvl w:val="0"/>
          <w:numId w:val="38"/>
        </w:numPr>
      </w:pPr>
      <w:r>
        <w:t xml:space="preserve">EI (embedded intelligence), to link </w:t>
      </w:r>
      <w:proofErr w:type="spellStart"/>
      <w:r>
        <w:t>Knowage</w:t>
      </w:r>
      <w:proofErr w:type="spellEnd"/>
      <w:r>
        <w:t xml:space="preserve"> with external solutions provided by the customer or third parties.</w:t>
      </w:r>
      <w:r w:rsidR="00470B43" w:rsidRPr="00470B43">
        <w:t xml:space="preserve"> </w:t>
      </w:r>
    </w:p>
    <w:p w14:paraId="260ABCB4" w14:textId="77777777" w:rsidR="0070074A" w:rsidRDefault="0070074A" w:rsidP="00470B43"/>
    <w:p w14:paraId="2104AD5D" w14:textId="7C9CCA53" w:rsidR="00470B43" w:rsidRDefault="00470B43" w:rsidP="00470B43">
      <w:proofErr w:type="spellStart"/>
      <w:r>
        <w:t>Knowage</w:t>
      </w:r>
      <w:proofErr w:type="spellEnd"/>
      <w:r>
        <w:t xml:space="preserve"> can connect to CKAN and show the catalog of data sets in it, allows to search in it, to be able to use it (only CSV &amp; XLS data source</w:t>
      </w:r>
      <w:r w:rsidR="00DC3669">
        <w:t xml:space="preserve"> are supported</w:t>
      </w:r>
      <w:r>
        <w:t xml:space="preserve"> for the moment, other formats will be added later).</w:t>
      </w:r>
    </w:p>
    <w:p w14:paraId="2943AA1C" w14:textId="77777777" w:rsidR="0070074A" w:rsidRDefault="0070074A" w:rsidP="00470B43"/>
    <w:p w14:paraId="4B7B8421" w14:textId="56171543" w:rsidR="00470B43" w:rsidRDefault="00470B43" w:rsidP="00470B43">
      <w:proofErr w:type="spellStart"/>
      <w:r>
        <w:t>Knowage</w:t>
      </w:r>
      <w:proofErr w:type="spellEnd"/>
      <w:r>
        <w:t xml:space="preserve"> can also define an NGSI dataset (query data from the Orion Context Broker</w:t>
      </w:r>
      <w:r w:rsidR="00835563">
        <w:t>)</w:t>
      </w:r>
      <w:r w:rsidR="00DC3669">
        <w:t>.</w:t>
      </w:r>
    </w:p>
    <w:p w14:paraId="4E9797C3" w14:textId="202606B8" w:rsidR="00657A55" w:rsidRDefault="00657A55" w:rsidP="00470B43"/>
    <w:p w14:paraId="6DDC864D" w14:textId="2316411B" w:rsidR="00657A55" w:rsidRDefault="00657A55" w:rsidP="00470B43">
      <w:proofErr w:type="spellStart"/>
      <w:r>
        <w:t>Knowage</w:t>
      </w:r>
      <w:proofErr w:type="spellEnd"/>
      <w:r>
        <w:t xml:space="preserve"> can use common big data NoSQL databases</w:t>
      </w:r>
      <w:r w:rsidR="00CF5D49">
        <w:t xml:space="preserve"> such as MongoDB</w:t>
      </w:r>
      <w:r>
        <w:t xml:space="preserve"> and Hadoop based environments as data sources, </w:t>
      </w:r>
    </w:p>
    <w:p w14:paraId="6D9BBF2E" w14:textId="07A98158" w:rsidR="00657A55" w:rsidRDefault="00657A55" w:rsidP="00470B43">
      <w:r>
        <w:t>Moreover</w:t>
      </w:r>
      <w:r w:rsidR="00637C74">
        <w:t>,</w:t>
      </w:r>
      <w:r>
        <w:t xml:space="preserve"> it can be used in conjunction with Apache Spark to analyze data set from 10 to 100 times faster than with Hadoop </w:t>
      </w:r>
      <w:proofErr w:type="spellStart"/>
      <w:r>
        <w:t>Mapreduce</w:t>
      </w:r>
      <w:proofErr w:type="spellEnd"/>
      <w:r>
        <w:t>.</w:t>
      </w:r>
    </w:p>
    <w:p w14:paraId="116FA5A3" w14:textId="77777777" w:rsidR="0070074A" w:rsidRDefault="0070074A" w:rsidP="00470B43"/>
    <w:p w14:paraId="6AB4AF7B" w14:textId="145B6648" w:rsidR="00DC3669" w:rsidRDefault="0070074A" w:rsidP="00470B43">
      <w:proofErr w:type="spellStart"/>
      <w:r w:rsidRPr="0070074A">
        <w:t>Knowage</w:t>
      </w:r>
      <w:proofErr w:type="spellEnd"/>
      <w:r w:rsidRPr="0070074A">
        <w:t xml:space="preserve"> SDK contains a </w:t>
      </w:r>
      <w:proofErr w:type="spellStart"/>
      <w:r w:rsidRPr="0070074A">
        <w:t>Javascript</w:t>
      </w:r>
      <w:proofErr w:type="spellEnd"/>
      <w:r w:rsidRPr="0070074A">
        <w:t xml:space="preserve"> API that helps users to embed parts of </w:t>
      </w:r>
      <w:proofErr w:type="spellStart"/>
      <w:r w:rsidRPr="0070074A">
        <w:t>Knowage</w:t>
      </w:r>
      <w:proofErr w:type="spellEnd"/>
      <w:r w:rsidRPr="0070074A">
        <w:t xml:space="preserve"> suite inside a web page or to retrieve information about datasets and documents.</w:t>
      </w:r>
    </w:p>
    <w:p w14:paraId="0E833643" w14:textId="77777777" w:rsidR="00A226BA" w:rsidRDefault="00A226BA" w:rsidP="00A226BA">
      <w:pPr>
        <w:pStyle w:val="Titre3"/>
      </w:pPr>
      <w:bookmarkStart w:id="329" w:name="_Toc499823602"/>
      <w:bookmarkStart w:id="330" w:name="_Toc501009997"/>
      <w:r>
        <w:t>Technical Considerations</w:t>
      </w:r>
      <w:bookmarkEnd w:id="329"/>
      <w:bookmarkEnd w:id="330"/>
    </w:p>
    <w:p w14:paraId="6885D242" w14:textId="77777777" w:rsidR="00D738B1" w:rsidRDefault="00D738B1" w:rsidP="00470B43"/>
    <w:p w14:paraId="7112CAA0" w14:textId="600CDCF7" w:rsidR="00470B43" w:rsidRDefault="008A4243" w:rsidP="00470B43">
      <w:r>
        <w:t>The component</w:t>
      </w:r>
      <w:r w:rsidR="00470B43">
        <w:t xml:space="preserve"> will be configured to use the </w:t>
      </w:r>
      <w:proofErr w:type="spellStart"/>
      <w:r w:rsidR="00470B43">
        <w:t>Keyrock</w:t>
      </w:r>
      <w:proofErr w:type="spellEnd"/>
      <w:r w:rsidR="00470B43">
        <w:t xml:space="preserve"> IDM component for authentication.</w:t>
      </w:r>
    </w:p>
    <w:p w14:paraId="15AB8A07" w14:textId="77777777" w:rsidR="00D738B1" w:rsidRDefault="00D738B1" w:rsidP="009B04DF"/>
    <w:p w14:paraId="70A428E2" w14:textId="6A91311A" w:rsidR="005D421A" w:rsidRDefault="00C30750" w:rsidP="009B04DF">
      <w:proofErr w:type="spellStart"/>
      <w:r>
        <w:t>Knowage</w:t>
      </w:r>
      <w:proofErr w:type="spellEnd"/>
      <w:r>
        <w:t xml:space="preserve"> is based on Tomcat 7</w:t>
      </w:r>
      <w:r w:rsidR="005D421A">
        <w:t xml:space="preserve"> and MySQL, the </w:t>
      </w:r>
      <w:r w:rsidR="001442AA">
        <w:t>container</w:t>
      </w:r>
      <w:r w:rsidR="009B5380">
        <w:t xml:space="preserve"> </w:t>
      </w:r>
      <w:r w:rsidR="00D738B1">
        <w:t xml:space="preserve">image </w:t>
      </w:r>
      <w:r w:rsidR="009B5380">
        <w:t>will be changed to use PostgreSQL</w:t>
      </w:r>
      <w:r w:rsidR="00502E36">
        <w:t xml:space="preserve">, by changing the </w:t>
      </w:r>
      <w:r w:rsidR="00F806EF">
        <w:t>H</w:t>
      </w:r>
      <w:r w:rsidR="002566D5">
        <w:t xml:space="preserve">ibernate ORM </w:t>
      </w:r>
      <w:r w:rsidR="00F806EF">
        <w:t xml:space="preserve">configuration </w:t>
      </w:r>
      <w:r w:rsidR="002566D5">
        <w:t>used in the software</w:t>
      </w:r>
      <w:r w:rsidR="00550AA5">
        <w:t>.</w:t>
      </w:r>
    </w:p>
    <w:p w14:paraId="364FC9E2" w14:textId="77777777" w:rsidR="009A0AF9" w:rsidRDefault="009A0AF9" w:rsidP="009B04DF"/>
    <w:p w14:paraId="7DC7DC74" w14:textId="4BAD158D" w:rsidR="009A0AF9" w:rsidRDefault="00F96FDB" w:rsidP="009B04DF">
      <w:r>
        <w:t xml:space="preserve">Incoming port </w:t>
      </w:r>
      <w:r w:rsidR="009A0AF9" w:rsidRPr="009A0AF9">
        <w:t>default to 8080/TCP conflict with other components</w:t>
      </w:r>
      <w:r>
        <w:t xml:space="preserve"> using java application servers</w:t>
      </w:r>
      <w:r w:rsidR="0018530E">
        <w:t>, it can be easily changed</w:t>
      </w:r>
      <w:r w:rsidR="00957D0B">
        <w:t xml:space="preserve"> with Docker</w:t>
      </w:r>
    </w:p>
    <w:p w14:paraId="2F30B371" w14:textId="77777777" w:rsidR="00550AA5" w:rsidRPr="009B04DF" w:rsidRDefault="00550AA5" w:rsidP="009B04DF"/>
    <w:p w14:paraId="5AC56E8C" w14:textId="77777777" w:rsidR="00A226BA" w:rsidRDefault="00A226BA" w:rsidP="00A226BA">
      <w:pPr>
        <w:pStyle w:val="Titre3"/>
      </w:pPr>
      <w:bookmarkStart w:id="331" w:name="_Toc499823603"/>
      <w:bookmarkStart w:id="332" w:name="_Toc501009998"/>
      <w:r>
        <w:t>Selected Product(s)</w:t>
      </w:r>
      <w:bookmarkEnd w:id="331"/>
      <w:bookmarkEnd w:id="332"/>
    </w:p>
    <w:p w14:paraId="124A840D" w14:textId="037BB006" w:rsidR="008A4243" w:rsidRDefault="008A4243" w:rsidP="008A4243">
      <w:r>
        <w:t>This is the refe</w:t>
      </w:r>
      <w:r w:rsidR="0025016C">
        <w:t xml:space="preserve">rence component for data visualization and BI in </w:t>
      </w:r>
      <w:proofErr w:type="spellStart"/>
      <w:r w:rsidR="0025016C">
        <w:t>Fiware</w:t>
      </w:r>
      <w:proofErr w:type="spellEnd"/>
      <w:r w:rsidR="001B0797">
        <w:t xml:space="preserve"> catalog</w:t>
      </w:r>
    </w:p>
    <w:p w14:paraId="590C9E63" w14:textId="5687029C" w:rsidR="001B0797" w:rsidRPr="008A4243" w:rsidRDefault="001B0797" w:rsidP="008A4243">
      <w:r>
        <w:t>It replaces the previous GE</w:t>
      </w:r>
      <w:r w:rsidR="00117D81">
        <w:t xml:space="preserve">: </w:t>
      </w:r>
      <w:proofErr w:type="spellStart"/>
      <w:r w:rsidR="00117D81">
        <w:t>SpagoBI</w:t>
      </w:r>
      <w:proofErr w:type="spellEnd"/>
      <w:r w:rsidR="00F056A0">
        <w:t xml:space="preserve">, from which </w:t>
      </w:r>
      <w:proofErr w:type="spellStart"/>
      <w:r w:rsidR="001C293D">
        <w:t>Knowage</w:t>
      </w:r>
      <w:proofErr w:type="spellEnd"/>
      <w:r w:rsidR="001C293D">
        <w:t xml:space="preserve"> is an evolution</w:t>
      </w:r>
      <w:r w:rsidR="00117D81">
        <w:t>.</w:t>
      </w:r>
    </w:p>
    <w:p w14:paraId="632ED244" w14:textId="77777777" w:rsidR="00A226BA" w:rsidRDefault="00A226BA" w:rsidP="00A226BA">
      <w:pPr>
        <w:pStyle w:val="Titre3"/>
      </w:pPr>
      <w:bookmarkStart w:id="333" w:name="_Toc499823604"/>
      <w:bookmarkStart w:id="334" w:name="_Toc501009999"/>
      <w:r>
        <w:t>Selection Rationale</w:t>
      </w:r>
      <w:bookmarkEnd w:id="333"/>
      <w:bookmarkEnd w:id="334"/>
    </w:p>
    <w:p w14:paraId="3BC91898" w14:textId="7394473C" w:rsidR="001B0797" w:rsidRPr="00C359D6" w:rsidRDefault="00C359D6" w:rsidP="00C359D6">
      <w:proofErr w:type="spellStart"/>
      <w:r w:rsidRPr="00C359D6">
        <w:t>Kno</w:t>
      </w:r>
      <w:r w:rsidR="00221D3F">
        <w:t>w</w:t>
      </w:r>
      <w:r w:rsidRPr="00C359D6">
        <w:t>age</w:t>
      </w:r>
      <w:proofErr w:type="spellEnd"/>
      <w:r w:rsidRPr="00C359D6">
        <w:t xml:space="preserve"> takes part in the FIWARE community, being the reference implementation of the Data Visualization GE</w:t>
      </w:r>
    </w:p>
    <w:p w14:paraId="7D8CA15F" w14:textId="77777777" w:rsidR="00A226BA" w:rsidRDefault="00A226BA" w:rsidP="00A226BA">
      <w:pPr>
        <w:pStyle w:val="Titre3"/>
        <w:rPr>
          <w:i/>
        </w:rPr>
      </w:pPr>
      <w:bookmarkStart w:id="335" w:name="_Toc499823605"/>
      <w:bookmarkStart w:id="336" w:name="_Toc501010000"/>
      <w:r>
        <w:t>Architecture Risks</w:t>
      </w:r>
      <w:bookmarkEnd w:id="335"/>
      <w:bookmarkEnd w:id="336"/>
    </w:p>
    <w:p w14:paraId="1717AD94" w14:textId="4BB6BA8C" w:rsidR="00A226BA" w:rsidRDefault="00910AAC" w:rsidP="00A226BA">
      <w:r>
        <w:t>If t</w:t>
      </w:r>
      <w:r w:rsidR="00D112DE">
        <w:t xml:space="preserve">he component </w:t>
      </w:r>
      <w:r w:rsidR="0050471E">
        <w:t xml:space="preserve">is used for </w:t>
      </w:r>
      <w:r w:rsidR="007046EC">
        <w:t xml:space="preserve">help to </w:t>
      </w:r>
      <w:r w:rsidR="0050471E">
        <w:t>operational decisio</w:t>
      </w:r>
      <w:r w:rsidR="00653217">
        <w:t>n</w:t>
      </w:r>
      <w:r w:rsidR="007046EC">
        <w:t xml:space="preserve">, </w:t>
      </w:r>
      <w:r w:rsidR="00966D88">
        <w:t>its high availability becomes mandatory</w:t>
      </w:r>
      <w:r w:rsidR="00273E0A">
        <w:t>.</w:t>
      </w:r>
    </w:p>
    <w:p w14:paraId="04A6FA27" w14:textId="296EF783" w:rsidR="00273E0A" w:rsidRPr="00F6725F" w:rsidRDefault="00170081" w:rsidP="00A226BA">
      <w:r>
        <w:t xml:space="preserve">The </w:t>
      </w:r>
      <w:r w:rsidR="00C136BE">
        <w:t xml:space="preserve">component is stateless, </w:t>
      </w:r>
      <w:r w:rsidR="00577D59">
        <w:t>by adding instances</w:t>
      </w:r>
      <w:r w:rsidR="00F95B18">
        <w:t xml:space="preserve"> of containers, and relying on </w:t>
      </w:r>
      <w:r w:rsidR="00722ED6">
        <w:t xml:space="preserve">a </w:t>
      </w:r>
      <w:proofErr w:type="spellStart"/>
      <w:r w:rsidR="00722ED6">
        <w:t>Citus</w:t>
      </w:r>
      <w:proofErr w:type="spellEnd"/>
      <w:r w:rsidR="00722ED6">
        <w:t xml:space="preserve"> database cluster for data persistence, </w:t>
      </w:r>
      <w:r w:rsidR="00380EDD">
        <w:t>high availability and scalability</w:t>
      </w:r>
      <w:r w:rsidR="000E41DD">
        <w:t xml:space="preserve"> </w:t>
      </w:r>
      <w:r w:rsidR="00ED4384">
        <w:t>are</w:t>
      </w:r>
      <w:r w:rsidR="000E41DD">
        <w:t xml:space="preserve"> </w:t>
      </w:r>
      <w:r w:rsidR="00ED4384">
        <w:t>easy to achieve</w:t>
      </w:r>
    </w:p>
    <w:p w14:paraId="026AC82F" w14:textId="77777777" w:rsidR="00A226BA" w:rsidRDefault="00A226BA" w:rsidP="00A226BA">
      <w:pPr>
        <w:pStyle w:val="Titre2"/>
      </w:pPr>
      <w:bookmarkStart w:id="337" w:name="_Toc499823606"/>
      <w:bookmarkStart w:id="338" w:name="_Toc501010001"/>
      <w:r>
        <w:t>CKAN Open Data Component</w:t>
      </w:r>
      <w:bookmarkEnd w:id="337"/>
      <w:bookmarkEnd w:id="338"/>
    </w:p>
    <w:p w14:paraId="558E5624" w14:textId="77777777" w:rsidR="00A226BA" w:rsidRDefault="00A226BA" w:rsidP="00A226BA"/>
    <w:p w14:paraId="508B7D38" w14:textId="77777777" w:rsidR="00A226BA" w:rsidRDefault="00A226BA" w:rsidP="00A226BA">
      <w:pPr>
        <w:pStyle w:val="Titre3"/>
      </w:pPr>
      <w:bookmarkStart w:id="339" w:name="_Toc499823607"/>
      <w:bookmarkStart w:id="340" w:name="_Toc501010002"/>
      <w:r>
        <w:t>Component Functions</w:t>
      </w:r>
      <w:bookmarkEnd w:id="339"/>
      <w:bookmarkEnd w:id="340"/>
    </w:p>
    <w:p w14:paraId="39CE6856" w14:textId="77DC73EA" w:rsidR="003540EB" w:rsidRDefault="00B475EB" w:rsidP="003540EB">
      <w:r>
        <w:t>Open Data management system</w:t>
      </w:r>
    </w:p>
    <w:p w14:paraId="35767D7E" w14:textId="77777777" w:rsidR="005B1522" w:rsidRPr="003540EB" w:rsidRDefault="005B1522" w:rsidP="003540EB"/>
    <w:p w14:paraId="124FAB88" w14:textId="77777777" w:rsidR="00A226BA" w:rsidRDefault="00A226BA" w:rsidP="00A226BA">
      <w:pPr>
        <w:pStyle w:val="Titre3"/>
      </w:pPr>
      <w:bookmarkStart w:id="341" w:name="_Toc499823608"/>
      <w:bookmarkStart w:id="342" w:name="_Toc501010003"/>
      <w:r>
        <w:t>Technical Considerations</w:t>
      </w:r>
      <w:bookmarkEnd w:id="341"/>
      <w:bookmarkEnd w:id="342"/>
    </w:p>
    <w:p w14:paraId="51FEDD11" w14:textId="0648B8C3" w:rsidR="005B1522" w:rsidRDefault="0049098C" w:rsidP="005B1522">
      <w:r>
        <w:t>PostgreSQL database</w:t>
      </w:r>
    </w:p>
    <w:p w14:paraId="3ECD4A3E" w14:textId="511745B1" w:rsidR="00122FE7" w:rsidRDefault="00122FE7" w:rsidP="005B1522">
      <w:r>
        <w:t>Server written in python</w:t>
      </w:r>
    </w:p>
    <w:p w14:paraId="2F41D3B4" w14:textId="44603DCA" w:rsidR="00122FE7" w:rsidRDefault="00562579" w:rsidP="005B1522">
      <w:r>
        <w:t xml:space="preserve">Management </w:t>
      </w:r>
      <w:r w:rsidR="00122FE7">
        <w:t>Web interface</w:t>
      </w:r>
    </w:p>
    <w:p w14:paraId="5707C206" w14:textId="06C3D572" w:rsidR="00122FE7" w:rsidRDefault="00562579" w:rsidP="005B1522">
      <w:r>
        <w:t xml:space="preserve">RESTful </w:t>
      </w:r>
      <w:r w:rsidR="00122FE7">
        <w:t>API</w:t>
      </w:r>
    </w:p>
    <w:p w14:paraId="4D54B324" w14:textId="653136FB" w:rsidR="00790DFE" w:rsidRPr="005B1522" w:rsidRDefault="00790DFE" w:rsidP="005B1522">
      <w:r>
        <w:t>Security</w:t>
      </w:r>
      <w:r w:rsidR="00573CCB">
        <w:t xml:space="preserve"> (Authentication, Authorization</w:t>
      </w:r>
      <w:r w:rsidR="00FC19B4">
        <w:t xml:space="preserve"> </w:t>
      </w:r>
      <w:r w:rsidR="00573CCB">
        <w:t xml:space="preserve">provided by </w:t>
      </w:r>
      <w:r w:rsidR="00FC19B4">
        <w:t>IDM</w:t>
      </w:r>
      <w:r w:rsidR="00ED01DA">
        <w:t xml:space="preserve"> Components)</w:t>
      </w:r>
    </w:p>
    <w:p w14:paraId="15744040" w14:textId="77777777" w:rsidR="00A226BA" w:rsidRDefault="00A226BA" w:rsidP="00A226BA">
      <w:pPr>
        <w:pStyle w:val="Titre3"/>
        <w:rPr>
          <w:i/>
        </w:rPr>
      </w:pPr>
      <w:bookmarkStart w:id="343" w:name="_Toc499823609"/>
      <w:bookmarkStart w:id="344" w:name="_Toc501010004"/>
      <w:r>
        <w:t>Selected Product(s)</w:t>
      </w:r>
      <w:bookmarkEnd w:id="343"/>
      <w:bookmarkEnd w:id="344"/>
    </w:p>
    <w:p w14:paraId="27D18170" w14:textId="77777777" w:rsidR="00A226BA" w:rsidRDefault="00A226BA" w:rsidP="00A226BA">
      <w:pPr>
        <w:pStyle w:val="Titre3"/>
        <w:rPr>
          <w:i/>
        </w:rPr>
      </w:pPr>
      <w:bookmarkStart w:id="345" w:name="_Toc499823610"/>
      <w:bookmarkStart w:id="346" w:name="_Toc501010005"/>
      <w:r>
        <w:t>Selection Rationale</w:t>
      </w:r>
      <w:bookmarkEnd w:id="345"/>
      <w:bookmarkEnd w:id="346"/>
    </w:p>
    <w:p w14:paraId="2B5F6348" w14:textId="77777777" w:rsidR="00A226BA" w:rsidRDefault="00A226BA" w:rsidP="00A226BA">
      <w:pPr>
        <w:pStyle w:val="Titre3"/>
        <w:rPr>
          <w:i/>
        </w:rPr>
      </w:pPr>
      <w:bookmarkStart w:id="347" w:name="_Toc499823611"/>
      <w:bookmarkStart w:id="348" w:name="_Toc501010006"/>
      <w:r>
        <w:t>Architecture Risks</w:t>
      </w:r>
      <w:bookmarkEnd w:id="347"/>
      <w:bookmarkEnd w:id="348"/>
    </w:p>
    <w:p w14:paraId="05708079" w14:textId="77777777" w:rsidR="00A226BA" w:rsidRPr="00F6725F" w:rsidRDefault="00A226BA" w:rsidP="00A226BA"/>
    <w:p w14:paraId="47FD6817" w14:textId="78CCE8BF" w:rsidR="003069FA" w:rsidRDefault="003069FA" w:rsidP="003069FA">
      <w:pPr>
        <w:pStyle w:val="Titre2"/>
      </w:pPr>
      <w:bookmarkStart w:id="349" w:name="_Toc499823612"/>
      <w:bookmarkStart w:id="350" w:name="_Toc501010007"/>
      <w:r>
        <w:lastRenderedPageBreak/>
        <w:t xml:space="preserve">IDAS </w:t>
      </w:r>
      <w:r w:rsidR="00680523">
        <w:t xml:space="preserve">IOT </w:t>
      </w:r>
      <w:r>
        <w:t>Component</w:t>
      </w:r>
      <w:bookmarkEnd w:id="349"/>
      <w:r w:rsidR="00017607">
        <w:t>s</w:t>
      </w:r>
      <w:bookmarkEnd w:id="350"/>
    </w:p>
    <w:p w14:paraId="5F8F14CB" w14:textId="77777777" w:rsidR="003069FA" w:rsidRDefault="003069FA" w:rsidP="003069FA"/>
    <w:p w14:paraId="0F1D92CE" w14:textId="1B969711" w:rsidR="003069FA" w:rsidRDefault="003069FA" w:rsidP="003069FA">
      <w:pPr>
        <w:pStyle w:val="Titre3"/>
      </w:pPr>
      <w:bookmarkStart w:id="351" w:name="_Toc499823613"/>
      <w:bookmarkStart w:id="352" w:name="_Toc501010008"/>
      <w:r>
        <w:t>Component</w:t>
      </w:r>
      <w:r w:rsidR="009276B5">
        <w:t>s</w:t>
      </w:r>
      <w:r>
        <w:t xml:space="preserve"> Functions</w:t>
      </w:r>
      <w:bookmarkEnd w:id="351"/>
      <w:bookmarkEnd w:id="352"/>
    </w:p>
    <w:p w14:paraId="309FFB74" w14:textId="3FA7016F" w:rsidR="00BD7F0A" w:rsidRDefault="00BD7F0A" w:rsidP="00BD7F0A"/>
    <w:p w14:paraId="04EEE408" w14:textId="6F8F8503" w:rsidR="00BE7D42" w:rsidRDefault="00BE7D42" w:rsidP="00BD7F0A">
      <w:r>
        <w:t xml:space="preserve">IDAS </w:t>
      </w:r>
      <w:r w:rsidR="00CC1A1D">
        <w:t>is composed of several component</w:t>
      </w:r>
      <w:r w:rsidR="007B43E4">
        <w:t>s dedicated to IOT, these component</w:t>
      </w:r>
      <w:r w:rsidR="009276B5">
        <w:t>s</w:t>
      </w:r>
      <w:r w:rsidR="007B43E4">
        <w:t xml:space="preserve"> are responsible to ingest the data coming from the field, transform it into NGSI entities data, </w:t>
      </w:r>
      <w:r w:rsidR="009276B5">
        <w:t xml:space="preserve">and </w:t>
      </w:r>
      <w:r w:rsidR="007B43E4">
        <w:t>to update the context broker.</w:t>
      </w:r>
    </w:p>
    <w:p w14:paraId="6FAEABCE" w14:textId="77777777" w:rsidR="003E3389" w:rsidRPr="00DB16EE" w:rsidRDefault="003E3389" w:rsidP="003E3389">
      <w:pPr>
        <w:rPr>
          <w:rStyle w:val="Lienhypertexte"/>
          <w:lang w:val="en-GB"/>
        </w:rPr>
      </w:pPr>
      <w:r w:rsidRPr="00DB16EE">
        <w:rPr>
          <w:lang w:val="en-GB"/>
        </w:rPr>
        <w:t xml:space="preserve">On </w:t>
      </w:r>
      <w:proofErr w:type="spellStart"/>
      <w:r w:rsidRPr="00DB16EE">
        <w:rPr>
          <w:lang w:val="en-GB"/>
        </w:rPr>
        <w:t>Fiware</w:t>
      </w:r>
      <w:proofErr w:type="spellEnd"/>
      <w:r w:rsidRPr="00DB16EE">
        <w:rPr>
          <w:lang w:val="en-GB"/>
        </w:rPr>
        <w:t xml:space="preserve"> </w:t>
      </w:r>
      <w:proofErr w:type="spellStart"/>
      <w:r w:rsidRPr="00DB16EE">
        <w:rPr>
          <w:lang w:val="en-GB"/>
        </w:rPr>
        <w:t>Catalog</w:t>
      </w:r>
      <w:proofErr w:type="spellEnd"/>
      <w:r w:rsidRPr="00DB16EE">
        <w:rPr>
          <w:lang w:val="en-GB"/>
        </w:rPr>
        <w:t xml:space="preserve">: </w:t>
      </w:r>
      <w:hyperlink r:id="rId190" w:history="1">
        <w:r w:rsidRPr="00DB16EE">
          <w:rPr>
            <w:rStyle w:val="Lienhypertexte"/>
            <w:lang w:val="en-GB"/>
          </w:rPr>
          <w:t>IDAS</w:t>
        </w:r>
      </w:hyperlink>
    </w:p>
    <w:p w14:paraId="1B01E444" w14:textId="77777777" w:rsidR="003E3389" w:rsidRPr="005F0A31" w:rsidRDefault="003E3389" w:rsidP="003E3389">
      <w:pPr>
        <w:rPr>
          <w:lang w:val="en-GB"/>
        </w:rPr>
      </w:pPr>
      <w:r w:rsidRPr="005F0A31">
        <w:rPr>
          <w:lang w:val="en-GB"/>
        </w:rPr>
        <w:t xml:space="preserve">Documentation on the </w:t>
      </w:r>
      <w:proofErr w:type="spellStart"/>
      <w:r>
        <w:rPr>
          <w:lang w:val="en-GB"/>
        </w:rPr>
        <w:t>Fiware</w:t>
      </w:r>
      <w:proofErr w:type="spellEnd"/>
      <w:r>
        <w:rPr>
          <w:lang w:val="en-GB"/>
        </w:rPr>
        <w:t xml:space="preserve"> </w:t>
      </w:r>
      <w:r w:rsidRPr="005F0A31">
        <w:rPr>
          <w:lang w:val="en-GB"/>
        </w:rPr>
        <w:t xml:space="preserve">IOT </w:t>
      </w:r>
      <w:proofErr w:type="gramStart"/>
      <w:r w:rsidRPr="005F0A31">
        <w:rPr>
          <w:lang w:val="en-GB"/>
        </w:rPr>
        <w:t>stack :</w:t>
      </w:r>
      <w:proofErr w:type="gramEnd"/>
      <w:r w:rsidRPr="005F0A31">
        <w:rPr>
          <w:lang w:val="en-GB"/>
        </w:rPr>
        <w:t xml:space="preserve"> </w:t>
      </w:r>
      <w:hyperlink r:id="rId191" w:history="1">
        <w:r w:rsidRPr="005F0A31">
          <w:rPr>
            <w:rStyle w:val="Lienhypertexte"/>
            <w:lang w:val="en-GB"/>
          </w:rPr>
          <w:t>by Telefonica</w:t>
        </w:r>
      </w:hyperlink>
    </w:p>
    <w:p w14:paraId="329EC3DE" w14:textId="77777777" w:rsidR="003E3389" w:rsidRPr="005F0A31" w:rsidRDefault="003E3389" w:rsidP="003E3389">
      <w:pPr>
        <w:rPr>
          <w:lang w:val="en-GB"/>
        </w:rPr>
      </w:pPr>
    </w:p>
    <w:p w14:paraId="2E4D4E0A" w14:textId="61575E39" w:rsidR="009276B5" w:rsidRDefault="009276B5" w:rsidP="00BD7F0A">
      <w:r>
        <w:t>Available IOT Agents:</w:t>
      </w:r>
    </w:p>
    <w:p w14:paraId="11CFF0BE" w14:textId="6D66EB65" w:rsidR="00431C26" w:rsidRDefault="00A10D57" w:rsidP="00485DCE">
      <w:pPr>
        <w:pStyle w:val="Paragraphedeliste"/>
        <w:numPr>
          <w:ilvl w:val="0"/>
          <w:numId w:val="42"/>
        </w:numPr>
      </w:pPr>
      <w:proofErr w:type="spellStart"/>
      <w:r>
        <w:t>Ultra</w:t>
      </w:r>
      <w:r w:rsidR="00452557">
        <w:t xml:space="preserve"> </w:t>
      </w:r>
      <w:r>
        <w:t>Light</w:t>
      </w:r>
      <w:proofErr w:type="spellEnd"/>
      <w:r w:rsidR="00CC1A1D">
        <w:t xml:space="preserve"> IOT agent</w:t>
      </w:r>
      <w:r w:rsidR="00452557">
        <w:t xml:space="preserve"> (</w:t>
      </w:r>
      <w:hyperlink r:id="rId192" w:history="1">
        <w:r w:rsidR="00452557" w:rsidRPr="001175F1">
          <w:rPr>
            <w:rStyle w:val="Lienhypertexte"/>
          </w:rPr>
          <w:t>UL2.0 IOT Agent</w:t>
        </w:r>
      </w:hyperlink>
      <w:r w:rsidR="00452557">
        <w:t xml:space="preserve">), </w:t>
      </w:r>
      <w:r>
        <w:t xml:space="preserve">is a bridge that can be used to communicate with devices. The UL2.0 </w:t>
      </w:r>
      <w:r w:rsidR="009276B5">
        <w:t xml:space="preserve">protocol </w:t>
      </w:r>
      <w:r>
        <w:t xml:space="preserve">is optimized to communicate with limited resources. </w:t>
      </w:r>
      <w:r w:rsidR="009276B5">
        <w:t xml:space="preserve">This </w:t>
      </w:r>
      <w:r w:rsidR="00CC1A1D">
        <w:t>IOT Agent</w:t>
      </w:r>
      <w:r>
        <w:t xml:space="preserve"> can bind different protocols to UL2.0 like HTTP or MQTT. </w:t>
      </w:r>
      <w:r w:rsidR="009276B5">
        <w:t>e</w:t>
      </w:r>
      <w:r w:rsidR="00431C26">
        <w:t>xample of request: “t|25” to change an attribute bind on t like “temperature”</w:t>
      </w:r>
      <w:r w:rsidR="009276B5">
        <w:t>.</w:t>
      </w:r>
    </w:p>
    <w:p w14:paraId="424EC83B" w14:textId="4D654B7B" w:rsidR="00431C26" w:rsidRDefault="00F16C30" w:rsidP="00485DCE">
      <w:pPr>
        <w:pStyle w:val="Paragraphedeliste"/>
        <w:numPr>
          <w:ilvl w:val="0"/>
          <w:numId w:val="42"/>
        </w:numPr>
      </w:pPr>
      <w:hyperlink r:id="rId193" w:history="1">
        <w:r w:rsidR="009276B5" w:rsidRPr="00F16C30">
          <w:rPr>
            <w:rStyle w:val="Lienhypertexte"/>
          </w:rPr>
          <w:t>JSON IOT Agent</w:t>
        </w:r>
      </w:hyperlink>
      <w:r w:rsidR="009276B5">
        <w:t>, can also bind different protocols like HTTP or MQTT, it allows to convert incoming device data coming as JSON to be converted to NGSI context data</w:t>
      </w:r>
      <w:r w:rsidR="00B56D8C">
        <w:t>.</w:t>
      </w:r>
    </w:p>
    <w:p w14:paraId="211FEE4B" w14:textId="7307A645" w:rsidR="00B56D8C" w:rsidRDefault="00B56D8C" w:rsidP="00485DCE">
      <w:pPr>
        <w:pStyle w:val="Paragraphedeliste"/>
        <w:numPr>
          <w:ilvl w:val="0"/>
          <w:numId w:val="42"/>
        </w:numPr>
      </w:pPr>
      <w:proofErr w:type="spellStart"/>
      <w:r>
        <w:t>SigFox</w:t>
      </w:r>
      <w:proofErr w:type="spellEnd"/>
      <w:r>
        <w:t xml:space="preserve"> IOT Agent</w:t>
      </w:r>
      <w:r w:rsidR="00A2131D">
        <w:t xml:space="preserve">: </w:t>
      </w:r>
      <w:hyperlink r:id="rId194" w:history="1">
        <w:r w:rsidR="00A2131D" w:rsidRPr="00887470">
          <w:rPr>
            <w:rStyle w:val="Lienhypertexte"/>
          </w:rPr>
          <w:t>SIGFOX IOT Agent</w:t>
        </w:r>
      </w:hyperlink>
      <w:r w:rsidR="00A2131D">
        <w:rPr>
          <w:rStyle w:val="Lienhypertexte"/>
        </w:rPr>
        <w:t xml:space="preserve"> on github</w:t>
      </w:r>
    </w:p>
    <w:p w14:paraId="4C505858" w14:textId="1BFF2856" w:rsidR="00B56D8C" w:rsidRDefault="00B56D8C" w:rsidP="00485DCE">
      <w:pPr>
        <w:pStyle w:val="Paragraphedeliste"/>
        <w:numPr>
          <w:ilvl w:val="0"/>
          <w:numId w:val="42"/>
        </w:numPr>
      </w:pPr>
      <w:r>
        <w:t>LWM2M IOT Agent</w:t>
      </w:r>
      <w:r w:rsidR="00A2131D">
        <w:t xml:space="preserve">: </w:t>
      </w:r>
      <w:hyperlink r:id="rId195" w:history="1">
        <w:r w:rsidR="00A2131D" w:rsidRPr="00887470">
          <w:rPr>
            <w:rStyle w:val="Lienhypertexte"/>
          </w:rPr>
          <w:t>OMA LWM2M IOT Agent</w:t>
        </w:r>
      </w:hyperlink>
    </w:p>
    <w:p w14:paraId="2AAE788A" w14:textId="77777777" w:rsidR="00A2131D" w:rsidRDefault="00A2131D" w:rsidP="00B56D8C"/>
    <w:p w14:paraId="192E14C6" w14:textId="7ED41ECC" w:rsidR="00B56D8C" w:rsidRDefault="00B56D8C" w:rsidP="00B56D8C">
      <w:r>
        <w:t>All IOT agents are based on the same architecture, provided by a core common library</w:t>
      </w:r>
      <w:r w:rsidR="003E3389">
        <w:t>:</w:t>
      </w:r>
    </w:p>
    <w:p w14:paraId="200C8E1B" w14:textId="45DB52F7" w:rsidR="003E3389" w:rsidRDefault="003E3389" w:rsidP="003E3389">
      <w:hyperlink r:id="rId196" w:history="1">
        <w:r w:rsidRPr="00887470">
          <w:rPr>
            <w:rStyle w:val="Lienhypertexte"/>
          </w:rPr>
          <w:t>IOT Agent library</w:t>
        </w:r>
        <w:r>
          <w:rPr>
            <w:rStyle w:val="Lienhypertexte"/>
          </w:rPr>
          <w:t xml:space="preserve"> used</w:t>
        </w:r>
        <w:r w:rsidRPr="00887470">
          <w:rPr>
            <w:rStyle w:val="Lienhypertexte"/>
          </w:rPr>
          <w:t xml:space="preserve"> to develop other agents</w:t>
        </w:r>
      </w:hyperlink>
    </w:p>
    <w:p w14:paraId="76474C2F" w14:textId="77777777" w:rsidR="003E3389" w:rsidRPr="00BD7F0A" w:rsidRDefault="003E3389" w:rsidP="00B56D8C"/>
    <w:p w14:paraId="2539C965" w14:textId="77777777" w:rsidR="00A10D57" w:rsidRDefault="00BD7F0A" w:rsidP="00A10D57">
      <w:pPr>
        <w:keepNext/>
      </w:pPr>
      <w:r>
        <w:rPr>
          <w:noProof/>
          <w:lang w:val="fr-FR" w:eastAsia="fr-FR"/>
        </w:rPr>
        <w:drawing>
          <wp:inline distT="0" distB="0" distL="0" distR="0" wp14:anchorId="32DAC9E4" wp14:editId="1E2DDB80">
            <wp:extent cx="5666185" cy="3898265"/>
            <wp:effectExtent l="0" t="0" r="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DAS_UltraLight.png"/>
                    <pic:cNvPicPr/>
                  </pic:nvPicPr>
                  <pic:blipFill>
                    <a:blip r:embed="rId197">
                      <a:extLst>
                        <a:ext uri="{28A0092B-C50C-407E-A947-70E740481C1C}">
                          <a14:useLocalDpi xmlns:a14="http://schemas.microsoft.com/office/drawing/2010/main" val="0"/>
                        </a:ext>
                      </a:extLst>
                    </a:blip>
                    <a:stretch>
                      <a:fillRect/>
                    </a:stretch>
                  </pic:blipFill>
                  <pic:spPr>
                    <a:xfrm>
                      <a:off x="0" y="0"/>
                      <a:ext cx="5666185" cy="3898265"/>
                    </a:xfrm>
                    <a:prstGeom prst="rect">
                      <a:avLst/>
                    </a:prstGeom>
                  </pic:spPr>
                </pic:pic>
              </a:graphicData>
            </a:graphic>
          </wp:inline>
        </w:drawing>
      </w:r>
    </w:p>
    <w:p w14:paraId="4ECFF694" w14:textId="25FED217" w:rsidR="00D46D67" w:rsidRDefault="00A10D57" w:rsidP="00A10D57">
      <w:pPr>
        <w:pStyle w:val="Lgende"/>
      </w:pPr>
      <w:r>
        <w:t xml:space="preserve">Figure </w:t>
      </w:r>
      <w:r>
        <w:fldChar w:fldCharType="begin"/>
      </w:r>
      <w:r>
        <w:instrText xml:space="preserve"> SEQ Figure \* ARABIC </w:instrText>
      </w:r>
      <w:r>
        <w:fldChar w:fldCharType="separate"/>
      </w:r>
      <w:r w:rsidR="00047B72">
        <w:rPr>
          <w:noProof/>
        </w:rPr>
        <w:t>21</w:t>
      </w:r>
      <w:r>
        <w:fldChar w:fldCharType="end"/>
      </w:r>
      <w:r>
        <w:t xml:space="preserve"> : IDAS </w:t>
      </w:r>
      <w:proofErr w:type="spellStart"/>
      <w:r>
        <w:t>UltraLight</w:t>
      </w:r>
      <w:proofErr w:type="spellEnd"/>
      <w:r w:rsidR="0050130D">
        <w:t xml:space="preserve"> IOT Agent</w:t>
      </w:r>
      <w:r>
        <w:t xml:space="preserve"> interactions</w:t>
      </w:r>
    </w:p>
    <w:p w14:paraId="7C2F6147" w14:textId="01FEB71B" w:rsidR="009276B5" w:rsidRDefault="003E3389" w:rsidP="009276B5">
      <w:r>
        <w:t xml:space="preserve">All IOT agents works the same way </w:t>
      </w:r>
      <w:r w:rsidR="00A2131D">
        <w:t>as UL2.0 IOT Agent</w:t>
      </w:r>
      <w:r w:rsidR="00BA4A56">
        <w:t>.</w:t>
      </w:r>
      <w:r w:rsidR="00235E72">
        <w:t>, relying on the core library provided</w:t>
      </w:r>
      <w:r w:rsidR="00A2131D">
        <w:t>.</w:t>
      </w:r>
    </w:p>
    <w:p w14:paraId="52AC672B" w14:textId="14CD9463" w:rsidR="00235E72" w:rsidRDefault="00235E72" w:rsidP="009276B5">
      <w:r>
        <w:t>Each IOT agent provides device and service management features through a RESTful API.</w:t>
      </w:r>
    </w:p>
    <w:p w14:paraId="2DC25C47" w14:textId="5C65904D" w:rsidR="00235E72" w:rsidRDefault="00235E72" w:rsidP="009276B5">
      <w:r>
        <w:t xml:space="preserve">This management interface allows to configure the </w:t>
      </w:r>
      <w:r w:rsidR="00A9485E">
        <w:t xml:space="preserve">conversion between the device data and the NGSI entity to update in the context broker, for UL2.0 and JSON data sources, also are available LWM2M IOT agent, </w:t>
      </w:r>
      <w:proofErr w:type="spellStart"/>
      <w:r w:rsidR="00A9485E">
        <w:t>Sigfox</w:t>
      </w:r>
      <w:proofErr w:type="spellEnd"/>
      <w:r w:rsidR="00A9485E">
        <w:t xml:space="preserve"> IOT agent.</w:t>
      </w:r>
    </w:p>
    <w:p w14:paraId="7C6EC595" w14:textId="77777777" w:rsidR="00326F8C" w:rsidRDefault="00326F8C" w:rsidP="009276B5"/>
    <w:p w14:paraId="3F5DBFBA" w14:textId="36D2EE01" w:rsidR="00A9485E" w:rsidRDefault="00A9485E" w:rsidP="009276B5">
      <w:r>
        <w:t>In the case of MNCA, the existing data sources doesn’t use any of those protocols, data come either from xml, csv</w:t>
      </w:r>
      <w:r w:rsidR="00326F8C">
        <w:t xml:space="preserve"> or </w:t>
      </w:r>
      <w:r w:rsidR="00776D92">
        <w:t xml:space="preserve">even </w:t>
      </w:r>
      <w:r w:rsidR="00326F8C">
        <w:t>text files, retrieved or pushed through FTP.</w:t>
      </w:r>
    </w:p>
    <w:p w14:paraId="4E38F31A" w14:textId="5BBD7B58" w:rsidR="00326F8C" w:rsidRDefault="00326F8C" w:rsidP="009276B5">
      <w:r>
        <w:t>A few data source are updated through periodic http requests, that extract &amp; convert data before feeding the existing data warehouse.</w:t>
      </w:r>
    </w:p>
    <w:p w14:paraId="0F31C6D3" w14:textId="41C96D09" w:rsidR="00776D92" w:rsidRDefault="00776D92" w:rsidP="009276B5">
      <w:r>
        <w:t>Those data are currently inserted in the data warehouse, using an ETL step and</w:t>
      </w:r>
      <w:r w:rsidR="000B3E6E">
        <w:t>/or</w:t>
      </w:r>
      <w:r>
        <w:t xml:space="preserve"> the SCOWS </w:t>
      </w:r>
      <w:proofErr w:type="spellStart"/>
      <w:r>
        <w:t>api</w:t>
      </w:r>
      <w:proofErr w:type="spellEnd"/>
      <w:r>
        <w:t>.</w:t>
      </w:r>
    </w:p>
    <w:p w14:paraId="6768BFF8" w14:textId="768D538D" w:rsidR="000B3E6E" w:rsidRDefault="000B3E6E" w:rsidP="009276B5">
      <w:r>
        <w:t>Current data sources are:</w:t>
      </w:r>
    </w:p>
    <w:p w14:paraId="26CB3F5C" w14:textId="3D47F223" w:rsidR="000B3E6E" w:rsidRPr="009A4A99" w:rsidRDefault="004B26D1" w:rsidP="00485DCE">
      <w:pPr>
        <w:pStyle w:val="Paragraphedeliste"/>
        <w:numPr>
          <w:ilvl w:val="0"/>
          <w:numId w:val="44"/>
        </w:numPr>
        <w:rPr>
          <w:lang w:val="fr-FR"/>
        </w:rPr>
      </w:pPr>
      <w:proofErr w:type="spellStart"/>
      <w:r w:rsidRPr="009A4A99">
        <w:rPr>
          <w:lang w:val="fr-FR"/>
        </w:rPr>
        <w:t>Environment</w:t>
      </w:r>
      <w:proofErr w:type="spellEnd"/>
      <w:r w:rsidRPr="009A4A99">
        <w:rPr>
          <w:lang w:val="fr-FR"/>
        </w:rPr>
        <w:t xml:space="preserve"> data</w:t>
      </w:r>
      <w:r w:rsidR="000B3E6E" w:rsidRPr="009A4A99">
        <w:rPr>
          <w:lang w:val="fr-FR"/>
        </w:rPr>
        <w:t xml:space="preserve"> Nice </w:t>
      </w:r>
      <w:r w:rsidRPr="009A4A99">
        <w:rPr>
          <w:lang w:val="fr-FR"/>
        </w:rPr>
        <w:t>&amp;</w:t>
      </w:r>
      <w:r w:rsidR="000B3E6E" w:rsidRPr="009A4A99">
        <w:rPr>
          <w:lang w:val="fr-FR"/>
        </w:rPr>
        <w:t xml:space="preserve"> Cagnes/Mer 38 Stations</w:t>
      </w:r>
    </w:p>
    <w:p w14:paraId="5B384AC7" w14:textId="23E49384" w:rsidR="000B3E6E" w:rsidRPr="009A4A99" w:rsidRDefault="004B26D1" w:rsidP="00485DCE">
      <w:pPr>
        <w:pStyle w:val="Paragraphedeliste"/>
        <w:numPr>
          <w:ilvl w:val="0"/>
          <w:numId w:val="44"/>
        </w:numPr>
        <w:rPr>
          <w:lang w:val="fr-FR"/>
        </w:rPr>
      </w:pPr>
      <w:r w:rsidRPr="009A4A99">
        <w:rPr>
          <w:lang w:val="fr-FR"/>
        </w:rPr>
        <w:t>A</w:t>
      </w:r>
      <w:r w:rsidR="000B3E6E" w:rsidRPr="009A4A99">
        <w:rPr>
          <w:lang w:val="fr-FR"/>
        </w:rPr>
        <w:t>ir</w:t>
      </w:r>
      <w:r w:rsidRPr="009A4A99">
        <w:rPr>
          <w:lang w:val="fr-FR"/>
        </w:rPr>
        <w:t xml:space="preserve"> </w:t>
      </w:r>
      <w:proofErr w:type="spellStart"/>
      <w:r w:rsidRPr="009A4A99">
        <w:rPr>
          <w:lang w:val="fr-FR"/>
        </w:rPr>
        <w:t>quality</w:t>
      </w:r>
      <w:proofErr w:type="spellEnd"/>
      <w:r w:rsidRPr="009A4A99">
        <w:rPr>
          <w:lang w:val="fr-FR"/>
        </w:rPr>
        <w:t xml:space="preserve"> monitoring</w:t>
      </w:r>
      <w:r w:rsidR="000B3E6E" w:rsidRPr="009A4A99">
        <w:rPr>
          <w:lang w:val="fr-FR"/>
        </w:rPr>
        <w:t> 8 Stations</w:t>
      </w:r>
    </w:p>
    <w:p w14:paraId="01C90728" w14:textId="13196581" w:rsidR="000B3E6E" w:rsidRPr="009A4A99" w:rsidRDefault="006D17E7" w:rsidP="00485DCE">
      <w:pPr>
        <w:pStyle w:val="Paragraphedeliste"/>
        <w:numPr>
          <w:ilvl w:val="0"/>
          <w:numId w:val="44"/>
        </w:numPr>
        <w:rPr>
          <w:lang w:val="en-GB"/>
        </w:rPr>
      </w:pPr>
      <w:r>
        <w:rPr>
          <w:lang w:val="en-GB"/>
        </w:rPr>
        <w:t>“</w:t>
      </w:r>
      <w:proofErr w:type="spellStart"/>
      <w:r w:rsidR="000B3E6E" w:rsidRPr="009A4A99">
        <w:rPr>
          <w:lang w:val="en-GB"/>
        </w:rPr>
        <w:t>Météo</w:t>
      </w:r>
      <w:proofErr w:type="spellEnd"/>
      <w:r w:rsidR="004B26D1" w:rsidRPr="009A4A99">
        <w:rPr>
          <w:lang w:val="en-GB"/>
        </w:rPr>
        <w:t xml:space="preserve"> </w:t>
      </w:r>
      <w:r w:rsidR="000B3E6E" w:rsidRPr="009A4A99">
        <w:rPr>
          <w:lang w:val="en-GB"/>
        </w:rPr>
        <w:t>France</w:t>
      </w:r>
      <w:r>
        <w:rPr>
          <w:lang w:val="en-GB"/>
        </w:rPr>
        <w:t>”</w:t>
      </w:r>
      <w:r w:rsidR="004B26D1" w:rsidRPr="009A4A99">
        <w:rPr>
          <w:lang w:val="en-GB"/>
        </w:rPr>
        <w:t xml:space="preserve"> weather forecast </w:t>
      </w:r>
      <w:r w:rsidR="000B3E6E" w:rsidRPr="009A4A99">
        <w:rPr>
          <w:lang w:val="en-GB"/>
        </w:rPr>
        <w:t xml:space="preserve">17 </w:t>
      </w:r>
      <w:r w:rsidR="004B26D1" w:rsidRPr="009A4A99">
        <w:rPr>
          <w:lang w:val="en-GB"/>
        </w:rPr>
        <w:t xml:space="preserve">forecast </w:t>
      </w:r>
      <w:r w:rsidR="000B3E6E" w:rsidRPr="009A4A99">
        <w:rPr>
          <w:lang w:val="en-GB"/>
        </w:rPr>
        <w:t>Stations</w:t>
      </w:r>
    </w:p>
    <w:p w14:paraId="75788C4D" w14:textId="183ED08A" w:rsidR="005260B2" w:rsidRPr="009A4A99" w:rsidRDefault="009A4A99" w:rsidP="00485DCE">
      <w:pPr>
        <w:pStyle w:val="Paragraphedeliste"/>
        <w:numPr>
          <w:ilvl w:val="0"/>
          <w:numId w:val="44"/>
        </w:numPr>
        <w:rPr>
          <w:lang w:val="en-GB"/>
        </w:rPr>
      </w:pPr>
      <w:r w:rsidRPr="009A4A99">
        <w:rPr>
          <w:lang w:val="en-GB"/>
        </w:rPr>
        <w:t xml:space="preserve">Weather </w:t>
      </w:r>
      <w:r w:rsidR="005260B2" w:rsidRPr="009A4A99">
        <w:rPr>
          <w:lang w:val="en-GB"/>
        </w:rPr>
        <w:t xml:space="preserve">Observations </w:t>
      </w:r>
      <w:r w:rsidRPr="009A4A99">
        <w:rPr>
          <w:lang w:val="en-GB"/>
        </w:rPr>
        <w:t xml:space="preserve">from </w:t>
      </w:r>
      <w:proofErr w:type="spellStart"/>
      <w:r w:rsidR="005260B2" w:rsidRPr="009A4A99">
        <w:rPr>
          <w:lang w:val="en-GB"/>
        </w:rPr>
        <w:t>Infoclimat</w:t>
      </w:r>
      <w:proofErr w:type="spellEnd"/>
      <w:r w:rsidRPr="009A4A99">
        <w:rPr>
          <w:lang w:val="en-GB"/>
        </w:rPr>
        <w:t xml:space="preserve"> </w:t>
      </w:r>
      <w:r w:rsidR="005260B2" w:rsidRPr="009A4A99">
        <w:rPr>
          <w:lang w:val="en-GB"/>
        </w:rPr>
        <w:t>4 Stations</w:t>
      </w:r>
    </w:p>
    <w:p w14:paraId="5C43108A" w14:textId="2CF9315C" w:rsidR="005260B2" w:rsidRPr="009A4A99" w:rsidRDefault="009A4A99" w:rsidP="00485DCE">
      <w:pPr>
        <w:pStyle w:val="Paragraphedeliste"/>
        <w:numPr>
          <w:ilvl w:val="0"/>
          <w:numId w:val="44"/>
        </w:numPr>
        <w:rPr>
          <w:lang w:val="en-GB"/>
        </w:rPr>
      </w:pPr>
      <w:r w:rsidRPr="009A4A99">
        <w:rPr>
          <w:lang w:val="en-GB"/>
        </w:rPr>
        <w:t xml:space="preserve">Weather </w:t>
      </w:r>
      <w:r w:rsidR="005260B2" w:rsidRPr="009A4A99">
        <w:rPr>
          <w:lang w:val="en-GB"/>
        </w:rPr>
        <w:t xml:space="preserve">Observations </w:t>
      </w:r>
      <w:proofErr w:type="spellStart"/>
      <w:r w:rsidR="005260B2" w:rsidRPr="009A4A99">
        <w:rPr>
          <w:lang w:val="en-GB"/>
        </w:rPr>
        <w:t>WeatherCompany</w:t>
      </w:r>
      <w:proofErr w:type="spellEnd"/>
      <w:r w:rsidR="005260B2" w:rsidRPr="009A4A99">
        <w:rPr>
          <w:lang w:val="en-GB"/>
        </w:rPr>
        <w:t> 12 Stations</w:t>
      </w:r>
    </w:p>
    <w:p w14:paraId="6BC88F94" w14:textId="7768D8C7" w:rsidR="005260B2" w:rsidRPr="009A4A99" w:rsidRDefault="004B26D1" w:rsidP="00485DCE">
      <w:pPr>
        <w:pStyle w:val="Paragraphedeliste"/>
        <w:numPr>
          <w:ilvl w:val="0"/>
          <w:numId w:val="44"/>
        </w:numPr>
        <w:rPr>
          <w:lang w:val="en-GB"/>
        </w:rPr>
      </w:pPr>
      <w:r w:rsidRPr="009A4A99">
        <w:rPr>
          <w:lang w:val="en-GB"/>
        </w:rPr>
        <w:t xml:space="preserve">Hydraulic Station Data </w:t>
      </w:r>
      <w:r w:rsidR="005260B2" w:rsidRPr="009A4A99">
        <w:rPr>
          <w:lang w:val="en-GB"/>
        </w:rPr>
        <w:t xml:space="preserve">- SAC </w:t>
      </w:r>
      <w:proofErr w:type="spellStart"/>
      <w:r w:rsidR="005260B2" w:rsidRPr="009A4A99">
        <w:rPr>
          <w:lang w:val="en-GB"/>
        </w:rPr>
        <w:t>Magnan</w:t>
      </w:r>
      <w:proofErr w:type="spellEnd"/>
      <w:r w:rsidR="005260B2" w:rsidRPr="009A4A99">
        <w:rPr>
          <w:lang w:val="en-GB"/>
        </w:rPr>
        <w:t> 4 Stations</w:t>
      </w:r>
      <w:r w:rsidRPr="009A4A99">
        <w:rPr>
          <w:lang w:val="en-GB"/>
        </w:rPr>
        <w:t xml:space="preserve">, </w:t>
      </w:r>
      <w:r w:rsidR="005260B2" w:rsidRPr="009A4A99">
        <w:rPr>
          <w:lang w:val="en-GB"/>
        </w:rPr>
        <w:t>SAC Paillon 13 Stations</w:t>
      </w:r>
      <w:r w:rsidRPr="009A4A99">
        <w:rPr>
          <w:lang w:val="en-GB"/>
        </w:rPr>
        <w:t>, East Mediterranean Flood Forecasting Service 11 Stations</w:t>
      </w:r>
    </w:p>
    <w:p w14:paraId="251BFDD2" w14:textId="3815BA2C" w:rsidR="004B26D1" w:rsidRPr="009A4A99" w:rsidRDefault="004B26D1" w:rsidP="00485DCE">
      <w:pPr>
        <w:pStyle w:val="Paragraphedeliste"/>
        <w:numPr>
          <w:ilvl w:val="0"/>
          <w:numId w:val="44"/>
        </w:numPr>
        <w:rPr>
          <w:lang w:val="en-GB"/>
        </w:rPr>
      </w:pPr>
      <w:r w:rsidRPr="009A4A99">
        <w:rPr>
          <w:lang w:val="en-GB"/>
        </w:rPr>
        <w:t>Statement of Voluntary Contribution Points 211 Stations</w:t>
      </w:r>
    </w:p>
    <w:p w14:paraId="6C757DD0" w14:textId="4814483E" w:rsidR="004B26D1" w:rsidRPr="009A4A99" w:rsidRDefault="004B26D1" w:rsidP="00485DCE">
      <w:pPr>
        <w:pStyle w:val="Paragraphedeliste"/>
        <w:numPr>
          <w:ilvl w:val="0"/>
          <w:numId w:val="44"/>
        </w:numPr>
        <w:rPr>
          <w:lang w:val="en-GB"/>
        </w:rPr>
      </w:pPr>
      <w:r w:rsidRPr="009A4A99">
        <w:rPr>
          <w:lang w:val="en-GB"/>
        </w:rPr>
        <w:t>Measure of urban traffic 327 Stations</w:t>
      </w:r>
    </w:p>
    <w:p w14:paraId="1936853A" w14:textId="21C1F384" w:rsidR="004B26D1" w:rsidRPr="009A4A99" w:rsidRDefault="004B26D1" w:rsidP="00485DCE">
      <w:pPr>
        <w:pStyle w:val="Paragraphedeliste"/>
        <w:numPr>
          <w:ilvl w:val="0"/>
          <w:numId w:val="44"/>
        </w:numPr>
        <w:rPr>
          <w:lang w:val="en-GB"/>
        </w:rPr>
      </w:pPr>
      <w:r w:rsidRPr="009A4A99">
        <w:rPr>
          <w:lang w:val="en-GB"/>
        </w:rPr>
        <w:t xml:space="preserve">Tourism 9 </w:t>
      </w:r>
      <w:r w:rsidR="009A4A99" w:rsidRPr="009A4A99">
        <w:rPr>
          <w:lang w:val="en-GB"/>
        </w:rPr>
        <w:t>data sets</w:t>
      </w:r>
    </w:p>
    <w:p w14:paraId="7C8D6D8C" w14:textId="405D1C0C" w:rsidR="004B26D1" w:rsidRPr="009A4A99" w:rsidRDefault="004B26D1" w:rsidP="00485DCE">
      <w:pPr>
        <w:pStyle w:val="Paragraphedeliste"/>
        <w:numPr>
          <w:ilvl w:val="0"/>
          <w:numId w:val="44"/>
        </w:numPr>
        <w:rPr>
          <w:lang w:val="en-GB"/>
        </w:rPr>
      </w:pPr>
      <w:r w:rsidRPr="009A4A99">
        <w:rPr>
          <w:lang w:val="en-GB"/>
        </w:rPr>
        <w:t xml:space="preserve">Parking 13 </w:t>
      </w:r>
      <w:proofErr w:type="spellStart"/>
      <w:r w:rsidRPr="009A4A99">
        <w:rPr>
          <w:lang w:val="en-GB"/>
        </w:rPr>
        <w:t>parkings</w:t>
      </w:r>
      <w:proofErr w:type="spellEnd"/>
    </w:p>
    <w:p w14:paraId="64DF7E84" w14:textId="260BEF7E" w:rsidR="001B0AAE" w:rsidRDefault="004B26D1" w:rsidP="00485DCE">
      <w:pPr>
        <w:pStyle w:val="Paragraphedeliste"/>
        <w:numPr>
          <w:ilvl w:val="0"/>
          <w:numId w:val="44"/>
        </w:numPr>
        <w:rPr>
          <w:lang w:val="en-GB"/>
        </w:rPr>
      </w:pPr>
      <w:r w:rsidRPr="009A4A99">
        <w:rPr>
          <w:lang w:val="en-GB"/>
        </w:rPr>
        <w:t>Transport - Tramway 28 tramways</w:t>
      </w:r>
      <w:r w:rsidR="00327CFF">
        <w:rPr>
          <w:lang w:val="en-GB"/>
        </w:rPr>
        <w:t xml:space="preserve"> T1</w:t>
      </w:r>
      <w:r w:rsidRPr="009A4A99">
        <w:rPr>
          <w:lang w:val="en-GB"/>
        </w:rPr>
        <w:t xml:space="preserve"> (</w:t>
      </w:r>
      <w:r w:rsidR="009A4A99" w:rsidRPr="009A4A99">
        <w:rPr>
          <w:lang w:val="en-GB"/>
        </w:rPr>
        <w:t>futures 3 times more</w:t>
      </w:r>
      <w:r w:rsidR="00327CFF">
        <w:rPr>
          <w:lang w:val="en-GB"/>
        </w:rPr>
        <w:t xml:space="preserve"> with T2</w:t>
      </w:r>
      <w:r w:rsidR="00E4417C">
        <w:rPr>
          <w:lang w:val="en-GB"/>
        </w:rPr>
        <w:t>, T3</w:t>
      </w:r>
      <w:r w:rsidRPr="009A4A99">
        <w:rPr>
          <w:lang w:val="en-GB"/>
        </w:rPr>
        <w:t>)</w:t>
      </w:r>
    </w:p>
    <w:p w14:paraId="7F59FC5C" w14:textId="5D9B3953" w:rsidR="007E3C8F" w:rsidRDefault="007E3C8F" w:rsidP="00485DCE">
      <w:pPr>
        <w:pStyle w:val="Paragraphedeliste"/>
        <w:numPr>
          <w:ilvl w:val="0"/>
          <w:numId w:val="44"/>
        </w:numPr>
        <w:rPr>
          <w:lang w:val="en-GB"/>
        </w:rPr>
      </w:pPr>
      <w:r>
        <w:rPr>
          <w:lang w:val="en-GB"/>
        </w:rPr>
        <w:t xml:space="preserve">Forecast water metering through </w:t>
      </w:r>
      <w:proofErr w:type="spellStart"/>
      <w:r>
        <w:rPr>
          <w:lang w:val="en-GB"/>
        </w:rPr>
        <w:t>LoRa</w:t>
      </w:r>
      <w:proofErr w:type="spellEnd"/>
      <w:r>
        <w:rPr>
          <w:lang w:val="en-GB"/>
        </w:rPr>
        <w:t xml:space="preserve"> 60 000 devices</w:t>
      </w:r>
    </w:p>
    <w:p w14:paraId="207B87E6" w14:textId="77777777" w:rsidR="006C399F" w:rsidRDefault="006C399F" w:rsidP="001B0AAE">
      <w:pPr>
        <w:rPr>
          <w:lang w:val="en-GB"/>
        </w:rPr>
      </w:pPr>
      <w:r>
        <w:rPr>
          <w:lang w:val="en-GB"/>
        </w:rPr>
        <w:t xml:space="preserve">Those data sources are under study in a parallel project, the aim is to materialize NGSI representation of the different data sources, by trying to map on existing </w:t>
      </w:r>
      <w:proofErr w:type="spellStart"/>
      <w:r>
        <w:rPr>
          <w:lang w:val="en-GB"/>
        </w:rPr>
        <w:t>Fiware</w:t>
      </w:r>
      <w:proofErr w:type="spellEnd"/>
      <w:r>
        <w:rPr>
          <w:lang w:val="en-GB"/>
        </w:rPr>
        <w:t xml:space="preserve"> data models, and propose evolution to those models, when needed, through the process proposed by </w:t>
      </w:r>
      <w:proofErr w:type="spellStart"/>
      <w:r>
        <w:rPr>
          <w:lang w:val="en-GB"/>
        </w:rPr>
        <w:t>Fiware</w:t>
      </w:r>
      <w:proofErr w:type="spellEnd"/>
      <w:r>
        <w:rPr>
          <w:lang w:val="en-GB"/>
        </w:rPr>
        <w:t>.</w:t>
      </w:r>
    </w:p>
    <w:p w14:paraId="4F09BC79" w14:textId="39161DA1" w:rsidR="004B26D1" w:rsidRPr="001B0AAE" w:rsidRDefault="006C399F" w:rsidP="001B0AAE">
      <w:pPr>
        <w:rPr>
          <w:lang w:val="en-GB"/>
        </w:rPr>
      </w:pPr>
      <w:r>
        <w:rPr>
          <w:lang w:val="en-GB"/>
        </w:rPr>
        <w:t xml:space="preserve"> </w:t>
      </w:r>
      <w:r w:rsidR="004B26D1" w:rsidRPr="001B0AAE">
        <w:rPr>
          <w:lang w:val="en-GB"/>
        </w:rPr>
        <w:tab/>
      </w:r>
    </w:p>
    <w:p w14:paraId="5AACC0E7" w14:textId="4A72F3D6" w:rsidR="00326F8C" w:rsidRDefault="00326F8C" w:rsidP="009276B5">
      <w:r>
        <w:t>To be able to ingest those existing data sources</w:t>
      </w:r>
      <w:r w:rsidR="006C399F">
        <w:t xml:space="preserve"> in the new platform</w:t>
      </w:r>
      <w:r>
        <w:t>, it</w:t>
      </w:r>
      <w:r w:rsidR="006C399F">
        <w:t xml:space="preserve"> is</w:t>
      </w:r>
      <w:r>
        <w:t xml:space="preserve"> necessary to either develop some specific IOT agents, using the core library, but after reflection it has been thought better to use the JSON IOT agent behind an MQTT broker, for the communication with the context broker.</w:t>
      </w:r>
    </w:p>
    <w:p w14:paraId="37012266" w14:textId="77777777" w:rsidR="006C399F" w:rsidRDefault="006C399F" w:rsidP="009276B5"/>
    <w:p w14:paraId="21AEA9A9" w14:textId="127F700C" w:rsidR="00326F8C" w:rsidRDefault="009D79BF" w:rsidP="009276B5">
      <w:r>
        <w:t>T</w:t>
      </w:r>
      <w:r w:rsidR="00326F8C">
        <w:t xml:space="preserve">he data sources are prepared from files, or http request, </w:t>
      </w:r>
      <w:r>
        <w:t xml:space="preserve">through specific programs, </w:t>
      </w:r>
      <w:r w:rsidR="00F917B5">
        <w:t xml:space="preserve">where data is </w:t>
      </w:r>
      <w:r w:rsidR="00326F8C">
        <w:t>converted in JSON</w:t>
      </w:r>
      <w:r w:rsidR="003E113B">
        <w:t>, and published to the MQTT broker topic, on which the JSON IOT agent have subscribed.</w:t>
      </w:r>
    </w:p>
    <w:p w14:paraId="3DFA2F29" w14:textId="6FC92BEC" w:rsidR="006C399F" w:rsidRDefault="006C399F" w:rsidP="009276B5">
      <w:r>
        <w:t>The following schema shows the envisaged architecture</w:t>
      </w:r>
      <w:r w:rsidR="00A01A1B">
        <w:t xml:space="preserve"> for the data acquisition pipeline.</w:t>
      </w:r>
    </w:p>
    <w:p w14:paraId="793B3A7F" w14:textId="77777777" w:rsidR="00A2131D" w:rsidRDefault="00A2131D" w:rsidP="009276B5"/>
    <w:p w14:paraId="41320A46" w14:textId="77777777" w:rsidR="007C6CC7" w:rsidRDefault="002041F9" w:rsidP="007C6CC7">
      <w:pPr>
        <w:keepNext/>
        <w:jc w:val="center"/>
      </w:pPr>
      <w:r>
        <w:rPr>
          <w:noProof/>
        </w:rPr>
        <w:drawing>
          <wp:inline distT="0" distB="0" distL="0" distR="0" wp14:anchorId="7BD8DC45" wp14:editId="0D14B755">
            <wp:extent cx="4371975" cy="409575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NCA_IOT_data_to_JSON.png"/>
                    <pic:cNvPicPr/>
                  </pic:nvPicPr>
                  <pic:blipFill>
                    <a:blip r:embed="rId198">
                      <a:extLst>
                        <a:ext uri="{28A0092B-C50C-407E-A947-70E740481C1C}">
                          <a14:useLocalDpi xmlns:a14="http://schemas.microsoft.com/office/drawing/2010/main" val="0"/>
                        </a:ext>
                      </a:extLst>
                    </a:blip>
                    <a:stretch>
                      <a:fillRect/>
                    </a:stretch>
                  </pic:blipFill>
                  <pic:spPr>
                    <a:xfrm>
                      <a:off x="0" y="0"/>
                      <a:ext cx="4371975" cy="4095750"/>
                    </a:xfrm>
                    <a:prstGeom prst="rect">
                      <a:avLst/>
                    </a:prstGeom>
                  </pic:spPr>
                </pic:pic>
              </a:graphicData>
            </a:graphic>
          </wp:inline>
        </w:drawing>
      </w:r>
    </w:p>
    <w:p w14:paraId="4E81BF08" w14:textId="4C0FF008" w:rsidR="00A2131D" w:rsidRDefault="007C6CC7" w:rsidP="007C6CC7">
      <w:pPr>
        <w:pStyle w:val="Lgende"/>
        <w:jc w:val="center"/>
      </w:pPr>
      <w:r>
        <w:t xml:space="preserve">Figure </w:t>
      </w:r>
      <w:r>
        <w:fldChar w:fldCharType="begin"/>
      </w:r>
      <w:r>
        <w:instrText xml:space="preserve"> SEQ Figure \* ARABIC </w:instrText>
      </w:r>
      <w:r>
        <w:fldChar w:fldCharType="separate"/>
      </w:r>
      <w:r w:rsidR="00047B72">
        <w:rPr>
          <w:noProof/>
        </w:rPr>
        <w:t>22</w:t>
      </w:r>
      <w:r>
        <w:fldChar w:fldCharType="end"/>
      </w:r>
      <w:r>
        <w:t>: Existing data sources import overview</w:t>
      </w:r>
    </w:p>
    <w:p w14:paraId="73EDC9CD" w14:textId="0C99AA01" w:rsidR="00894D41" w:rsidRDefault="00A15E62" w:rsidP="009276B5">
      <w:r>
        <w:t>This group of modules is the object of a specific project started in par</w:t>
      </w:r>
      <w:r w:rsidR="00E03225">
        <w:t>allel</w:t>
      </w:r>
      <w:r w:rsidR="00894D41">
        <w:t>.</w:t>
      </w:r>
    </w:p>
    <w:p w14:paraId="3A6AD3C5" w14:textId="47026436" w:rsidR="00A15E62" w:rsidRDefault="00894D41" w:rsidP="009276B5">
      <w:r>
        <w:t xml:space="preserve">Depending on the targeted data source mode of acquisition (FTP </w:t>
      </w:r>
      <w:proofErr w:type="gramStart"/>
      <w:r>
        <w:t>get</w:t>
      </w:r>
      <w:proofErr w:type="gramEnd"/>
      <w:r>
        <w:t>, NFS file access, http get), several modules should be deployed as containers, it could be either some permanent module waiting for a file to appear in a particular directory, or a scheduled script that query the data through http or ftp</w:t>
      </w:r>
      <w:r w:rsidR="00A01A1B">
        <w:t>, before processing it</w:t>
      </w:r>
      <w:r w:rsidR="003A47D9">
        <w:t>.</w:t>
      </w:r>
    </w:p>
    <w:p w14:paraId="09D9EA0D" w14:textId="77777777" w:rsidR="00A15E62" w:rsidRDefault="00A15E62" w:rsidP="009276B5"/>
    <w:p w14:paraId="5E64D9D6" w14:textId="6FE8C193" w:rsidR="00D4459F" w:rsidRDefault="00BA4A56" w:rsidP="009276B5">
      <w:r>
        <w:t xml:space="preserve">For the moment the following components are </w:t>
      </w:r>
      <w:r w:rsidR="00E03225">
        <w:t xml:space="preserve">still </w:t>
      </w:r>
      <w:r>
        <w:t xml:space="preserve">missing in the </w:t>
      </w:r>
      <w:proofErr w:type="spellStart"/>
      <w:r>
        <w:t>Fiware</w:t>
      </w:r>
      <w:proofErr w:type="spellEnd"/>
      <w:r>
        <w:t xml:space="preserve"> catalog:</w:t>
      </w:r>
    </w:p>
    <w:p w14:paraId="058E463F" w14:textId="5D444179" w:rsidR="00BA4A56" w:rsidRDefault="00452557" w:rsidP="00485DCE">
      <w:pPr>
        <w:pStyle w:val="Paragraphedeliste"/>
        <w:numPr>
          <w:ilvl w:val="0"/>
          <w:numId w:val="45"/>
        </w:numPr>
      </w:pPr>
      <w:r>
        <w:t xml:space="preserve">The </w:t>
      </w:r>
      <w:r w:rsidR="00BA4A56">
        <w:t>IOT Agent Manager</w:t>
      </w:r>
      <w:r>
        <w:t xml:space="preserve">, is </w:t>
      </w:r>
      <w:r w:rsidR="00BA4A56">
        <w:t xml:space="preserve">under </w:t>
      </w:r>
      <w:r w:rsidR="00803C7A">
        <w:t xml:space="preserve">porting to Node.js </w:t>
      </w:r>
      <w:r w:rsidR="00E03225">
        <w:t>(</w:t>
      </w:r>
      <w:r w:rsidR="00803C7A">
        <w:t>scheduled</w:t>
      </w:r>
      <w:r w:rsidR="00BA4A56">
        <w:t xml:space="preserve"> for R5 release)</w:t>
      </w:r>
      <w:r w:rsidR="00E03225">
        <w:t xml:space="preserve">, should allow to manage IOT agents, through a RESTful </w:t>
      </w:r>
      <w:proofErr w:type="spellStart"/>
      <w:r w:rsidR="00E03225">
        <w:t>api</w:t>
      </w:r>
      <w:proofErr w:type="spellEnd"/>
      <w:r w:rsidR="00E03225">
        <w:t>.</w:t>
      </w:r>
    </w:p>
    <w:p w14:paraId="3E299210" w14:textId="5E4160E8" w:rsidR="00BA4A56" w:rsidRDefault="00BA4A56" w:rsidP="00485DCE">
      <w:pPr>
        <w:pStyle w:val="Paragraphedeliste"/>
        <w:numPr>
          <w:ilvl w:val="0"/>
          <w:numId w:val="45"/>
        </w:numPr>
      </w:pPr>
      <w:r w:rsidRPr="00720EB8">
        <w:t>IoT Edge Manager</w:t>
      </w:r>
      <w:r>
        <w:t xml:space="preserve"> (forthcoming for R5</w:t>
      </w:r>
      <w:r w:rsidR="00803C7A">
        <w:t xml:space="preserve"> release</w:t>
      </w:r>
      <w:r>
        <w:t>)</w:t>
      </w:r>
      <w:r w:rsidR="00803C7A">
        <w:t xml:space="preserve"> should allow to manage some sensors network</w:t>
      </w:r>
      <w:r w:rsidR="00E03225">
        <w:t xml:space="preserve">, and communicate directly to the context broker using NGSI </w:t>
      </w:r>
      <w:proofErr w:type="spellStart"/>
      <w:r w:rsidR="00E03225">
        <w:t>api</w:t>
      </w:r>
      <w:proofErr w:type="spellEnd"/>
      <w:r w:rsidR="00803C7A">
        <w:t>.</w:t>
      </w:r>
    </w:p>
    <w:p w14:paraId="4FEA0514" w14:textId="6E313E61" w:rsidR="00803C7A" w:rsidRDefault="00803C7A" w:rsidP="00BA4A56"/>
    <w:p w14:paraId="72330D7D" w14:textId="40289320" w:rsidR="00803C7A" w:rsidRDefault="00803C7A" w:rsidP="00BA4A56">
      <w:r>
        <w:t>As seen</w:t>
      </w:r>
      <w:r w:rsidR="00AA40AA">
        <w:t xml:space="preserve"> through the document,</w:t>
      </w:r>
      <w:r>
        <w:t xml:space="preserve"> the </w:t>
      </w:r>
      <w:proofErr w:type="spellStart"/>
      <w:r>
        <w:t>Fiware</w:t>
      </w:r>
      <w:proofErr w:type="spellEnd"/>
      <w:r>
        <w:t xml:space="preserve"> platform is a </w:t>
      </w:r>
      <w:r w:rsidR="00DC17A3">
        <w:t>collection of RESTful API, characteristic of a micro service architecture.</w:t>
      </w:r>
    </w:p>
    <w:p w14:paraId="438B05BE" w14:textId="4511DC8F" w:rsidR="00DC17A3" w:rsidRDefault="00DC17A3" w:rsidP="00BA4A56">
      <w:r>
        <w:t>So</w:t>
      </w:r>
      <w:r w:rsidR="00E03225">
        <w:t>,</w:t>
      </w:r>
      <w:r>
        <w:t xml:space="preserve"> the platform is a big </w:t>
      </w:r>
      <w:proofErr w:type="spellStart"/>
      <w:r>
        <w:t>lego</w:t>
      </w:r>
      <w:proofErr w:type="spellEnd"/>
      <w:r>
        <w:t xml:space="preserve">, that </w:t>
      </w:r>
      <w:r w:rsidR="00AA40AA">
        <w:t xml:space="preserve">nevertheless </w:t>
      </w:r>
      <w:r w:rsidR="00E03225">
        <w:t xml:space="preserve">still </w:t>
      </w:r>
      <w:r>
        <w:t>needs to be assembled and exposed to users through ergonomic human-machine interface, such as a web application to manage</w:t>
      </w:r>
      <w:r w:rsidR="00A15E62">
        <w:t xml:space="preserve"> easily: services, devices, credentials, IOT Agents, context entity, and several other functions to give a</w:t>
      </w:r>
      <w:r w:rsidR="00AA40AA">
        <w:t>n easy</w:t>
      </w:r>
      <w:r w:rsidR="00A15E62">
        <w:t xml:space="preserve"> global way to manage IOT concerns like provisioning, security</w:t>
      </w:r>
    </w:p>
    <w:p w14:paraId="13B9769A" w14:textId="77777777" w:rsidR="00DC17A3" w:rsidRDefault="00DC17A3" w:rsidP="00BA4A56"/>
    <w:p w14:paraId="5BD54BF9" w14:textId="7C4E6374" w:rsidR="00BA4A56" w:rsidRDefault="00452557" w:rsidP="00BA4A56">
      <w:pPr>
        <w:rPr>
          <w:rStyle w:val="Lienhypertexte"/>
        </w:rPr>
      </w:pPr>
      <w:r>
        <w:t>T</w:t>
      </w:r>
      <w:r w:rsidR="00E03225">
        <w:t>elefonica have tried</w:t>
      </w:r>
      <w:r>
        <w:t xml:space="preserve"> </w:t>
      </w:r>
      <w:r w:rsidR="003C5C2D">
        <w:t xml:space="preserve">to </w:t>
      </w:r>
      <w:r>
        <w:t xml:space="preserve">provide </w:t>
      </w:r>
      <w:r w:rsidR="00E03225">
        <w:t xml:space="preserve">such an application </w:t>
      </w:r>
      <w:r w:rsidR="003C5C2D">
        <w:t>through</w:t>
      </w:r>
      <w:r w:rsidR="00E03225">
        <w:t xml:space="preserve"> </w:t>
      </w:r>
      <w:r>
        <w:t>a</w:t>
      </w:r>
      <w:r w:rsidR="00E03225">
        <w:t>n</w:t>
      </w:r>
      <w:r>
        <w:t xml:space="preserve"> </w:t>
      </w:r>
      <w:hyperlink r:id="rId199" w:history="1">
        <w:r w:rsidR="00BA4A56" w:rsidRPr="00E66391">
          <w:rPr>
            <w:rStyle w:val="Lienhypertexte"/>
          </w:rPr>
          <w:t xml:space="preserve">IOT Orchestrator with </w:t>
        </w:r>
        <w:r w:rsidR="003C5C2D">
          <w:rPr>
            <w:rStyle w:val="Lienhypertexte"/>
          </w:rPr>
          <w:t xml:space="preserve">a </w:t>
        </w:r>
        <w:r w:rsidR="00BA4A56" w:rsidRPr="00E66391">
          <w:rPr>
            <w:rStyle w:val="Lienhypertexte"/>
          </w:rPr>
          <w:t>portal UI</w:t>
        </w:r>
      </w:hyperlink>
    </w:p>
    <w:p w14:paraId="664A590B" w14:textId="305E5202" w:rsidR="003C5C2D" w:rsidRDefault="003C5C2D" w:rsidP="00BA4A56">
      <w:r>
        <w:t>But the portal application is not open source, and the project is not really maintained, recent changes removed the possibility to get the portal Docker image.</w:t>
      </w:r>
    </w:p>
    <w:p w14:paraId="2D7CE09C" w14:textId="06AF7986" w:rsidR="003C5C2D" w:rsidRDefault="003C5C2D" w:rsidP="00BA4A56"/>
    <w:p w14:paraId="14D5CF5E" w14:textId="02B6121C" w:rsidR="003C5C2D" w:rsidRDefault="003C5C2D" w:rsidP="00BA4A56">
      <w:r>
        <w:t xml:space="preserve">To summarize this global IOT management application </w:t>
      </w:r>
      <w:r w:rsidR="00776D92">
        <w:t>should</w:t>
      </w:r>
      <w:r>
        <w:t xml:space="preserve"> be designed and developed, taking example on the Telefonica Portal</w:t>
      </w:r>
      <w:r w:rsidR="00776D92">
        <w:t>.</w:t>
      </w:r>
    </w:p>
    <w:p w14:paraId="1DE175DE" w14:textId="0521610C" w:rsidR="00776D92" w:rsidRDefault="00776D92" w:rsidP="00BA4A56">
      <w:r>
        <w:t xml:space="preserve">A specific paragraph </w:t>
      </w:r>
    </w:p>
    <w:p w14:paraId="00511FAD" w14:textId="77777777" w:rsidR="00BA4A56" w:rsidRPr="009276B5" w:rsidRDefault="00BA4A56" w:rsidP="009276B5"/>
    <w:p w14:paraId="7C95A141" w14:textId="28424599" w:rsidR="003069FA" w:rsidRDefault="003069FA" w:rsidP="003069FA">
      <w:pPr>
        <w:pStyle w:val="Titre3"/>
      </w:pPr>
      <w:bookmarkStart w:id="353" w:name="_Toc499823614"/>
      <w:bookmarkStart w:id="354" w:name="_Toc501010009"/>
      <w:r>
        <w:t>Technical Considerations</w:t>
      </w:r>
      <w:bookmarkEnd w:id="353"/>
      <w:bookmarkEnd w:id="354"/>
    </w:p>
    <w:p w14:paraId="1174D32E" w14:textId="2A3855DC" w:rsidR="009D79BF" w:rsidRDefault="00AB3A95" w:rsidP="009D79BF">
      <w:r>
        <w:t>IOT Agents provide two main interfaces:</w:t>
      </w:r>
    </w:p>
    <w:p w14:paraId="4E42ABF1" w14:textId="450D5E93" w:rsidR="00AB3A95" w:rsidRDefault="00AB3A95" w:rsidP="009D79BF">
      <w:r>
        <w:t>A management interface</w:t>
      </w:r>
      <w:r w:rsidR="00E71E24">
        <w:t xml:space="preserve"> through RESTful API</w:t>
      </w:r>
    </w:p>
    <w:p w14:paraId="38C542E4" w14:textId="206A4C54" w:rsidR="00E71E24" w:rsidRDefault="00E71E24" w:rsidP="009D79BF">
      <w:r>
        <w:t>An interface to receive data from devices/sensors or gateway data, which support either HTTP or MQTT transport</w:t>
      </w:r>
      <w:r w:rsidR="00BA4A56">
        <w:t>.</w:t>
      </w:r>
    </w:p>
    <w:p w14:paraId="28FEEF49" w14:textId="59701A5C" w:rsidR="00776D92" w:rsidRDefault="00776D92" w:rsidP="009D79BF">
      <w:r>
        <w:t>So, each IOT agent require 2 open incoming ports.</w:t>
      </w:r>
    </w:p>
    <w:p w14:paraId="7735ECCA" w14:textId="77777777" w:rsidR="00776D92" w:rsidRDefault="00776D92" w:rsidP="009D79BF"/>
    <w:p w14:paraId="22B252CB" w14:textId="00C38EAB" w:rsidR="000C3CCB" w:rsidRDefault="000C3CCB" w:rsidP="009D79BF">
      <w:r>
        <w:t xml:space="preserve">For MQTT standard incoming ports </w:t>
      </w:r>
      <w:r w:rsidR="00C407EF">
        <w:t xml:space="preserve">of the broker </w:t>
      </w:r>
      <w:r>
        <w:t>are:</w:t>
      </w:r>
    </w:p>
    <w:p w14:paraId="609FE02A" w14:textId="77777777" w:rsidR="000C3CCB" w:rsidRDefault="000C3CCB" w:rsidP="00485DCE">
      <w:pPr>
        <w:pStyle w:val="Paragraphedeliste"/>
        <w:numPr>
          <w:ilvl w:val="0"/>
          <w:numId w:val="43"/>
        </w:numPr>
      </w:pPr>
      <w:r w:rsidRPr="000C3CCB">
        <w:t>1883</w:t>
      </w:r>
      <w:r>
        <w:t xml:space="preserve">/TCP for unsecure communication channel, </w:t>
      </w:r>
    </w:p>
    <w:p w14:paraId="281A251E" w14:textId="20ADE8B3" w:rsidR="000C3CCB" w:rsidRPr="009D79BF" w:rsidRDefault="000C3CCB" w:rsidP="00485DCE">
      <w:pPr>
        <w:pStyle w:val="Paragraphedeliste"/>
        <w:numPr>
          <w:ilvl w:val="0"/>
          <w:numId w:val="43"/>
        </w:numPr>
      </w:pPr>
      <w:r>
        <w:t>8883/TCP for secured SSL/TLS channel</w:t>
      </w:r>
    </w:p>
    <w:p w14:paraId="13583234" w14:textId="43F426AA" w:rsidR="003069FA" w:rsidRDefault="003069FA" w:rsidP="003069FA">
      <w:pPr>
        <w:pStyle w:val="Titre3"/>
      </w:pPr>
      <w:bookmarkStart w:id="355" w:name="_Toc499823615"/>
      <w:bookmarkStart w:id="356" w:name="_Toc501010010"/>
      <w:r>
        <w:t>Selected Product(s)</w:t>
      </w:r>
      <w:bookmarkEnd w:id="355"/>
      <w:bookmarkEnd w:id="356"/>
    </w:p>
    <w:p w14:paraId="10C7A446" w14:textId="6CCD9C78" w:rsidR="009D79BF" w:rsidRDefault="009D79BF" w:rsidP="009D79BF">
      <w:r>
        <w:t>In a first step</w:t>
      </w:r>
      <w:r w:rsidR="00834117">
        <w:t>,</w:t>
      </w:r>
      <w:r>
        <w:t xml:space="preserve"> only the JSON IOT agent component will be used to ingest existing data sources into the </w:t>
      </w:r>
      <w:proofErr w:type="spellStart"/>
      <w:r w:rsidR="00834117">
        <w:t>Fiware</w:t>
      </w:r>
      <w:proofErr w:type="spellEnd"/>
      <w:r>
        <w:t xml:space="preserve"> platform.</w:t>
      </w:r>
    </w:p>
    <w:p w14:paraId="4991B2D3" w14:textId="411EB914" w:rsidR="00BA4A56" w:rsidRDefault="00BA4A56" w:rsidP="009D79BF">
      <w:r>
        <w:t xml:space="preserve">The MQTT broker can be </w:t>
      </w:r>
      <w:proofErr w:type="spellStart"/>
      <w:r>
        <w:t>Mosquitto</w:t>
      </w:r>
      <w:proofErr w:type="spellEnd"/>
      <w:r>
        <w:t xml:space="preserve"> or any other message broker supporting MQTT, such as RabbitMQ or </w:t>
      </w:r>
      <w:proofErr w:type="spellStart"/>
      <w:r>
        <w:t>ActiveMQ</w:t>
      </w:r>
      <w:proofErr w:type="spellEnd"/>
      <w:r w:rsidR="00AA40AA">
        <w:t xml:space="preserve">, in a </w:t>
      </w:r>
      <w:proofErr w:type="spellStart"/>
      <w:r w:rsidR="00AA40AA">
        <w:t>fisrt</w:t>
      </w:r>
      <w:proofErr w:type="spellEnd"/>
      <w:r w:rsidR="00AA40AA">
        <w:t xml:space="preserve"> step </w:t>
      </w:r>
      <w:proofErr w:type="spellStart"/>
      <w:r w:rsidR="00AA40AA">
        <w:t>Mosquitto</w:t>
      </w:r>
      <w:proofErr w:type="spellEnd"/>
      <w:r w:rsidR="00AA40AA">
        <w:t xml:space="preserve"> has been chosen.</w:t>
      </w:r>
    </w:p>
    <w:p w14:paraId="1530C0BF" w14:textId="77777777" w:rsidR="00B96253" w:rsidRDefault="00B96253" w:rsidP="009D79BF"/>
    <w:p w14:paraId="52AF04F6" w14:textId="19944CA5" w:rsidR="00AA40AA" w:rsidRDefault="00AA40AA" w:rsidP="009D79BF">
      <w:r>
        <w:t xml:space="preserve">The components proposed in the IDAS part of the </w:t>
      </w:r>
      <w:proofErr w:type="spellStart"/>
      <w:r>
        <w:t>Fiware</w:t>
      </w:r>
      <w:proofErr w:type="spellEnd"/>
      <w:r>
        <w:t xml:space="preserve"> catalog are now developed with Node.js, this is the case for all the IOT agents</w:t>
      </w:r>
      <w:r w:rsidR="00D0392F">
        <w:t>.</w:t>
      </w:r>
    </w:p>
    <w:p w14:paraId="694D1C12" w14:textId="235C7912" w:rsidR="00D0392F" w:rsidRDefault="00D0392F" w:rsidP="009D79BF">
      <w:r>
        <w:t>The database used by the IDAS components is MongoDB.</w:t>
      </w:r>
    </w:p>
    <w:p w14:paraId="5768F4E3" w14:textId="77777777" w:rsidR="00D0392F" w:rsidRPr="00A2131D" w:rsidRDefault="00D0392F" w:rsidP="009D79BF"/>
    <w:p w14:paraId="087C2905" w14:textId="4C95C2A8" w:rsidR="00A2131D" w:rsidRPr="00A2131D" w:rsidRDefault="00B96253" w:rsidP="00A2131D">
      <w:r>
        <w:t xml:space="preserve">The </w:t>
      </w:r>
      <w:r w:rsidR="000B3CE8">
        <w:t>first stage “ETL”</w:t>
      </w:r>
      <w:r w:rsidR="001233AF">
        <w:t xml:space="preserve"> modules will be developed using </w:t>
      </w:r>
      <w:hyperlink r:id="rId200" w:history="1">
        <w:r w:rsidR="001233AF" w:rsidRPr="000F47D8">
          <w:rPr>
            <w:rStyle w:val="Lienhypertexte"/>
          </w:rPr>
          <w:t>Node-RED</w:t>
        </w:r>
      </w:hyperlink>
    </w:p>
    <w:p w14:paraId="398AA479" w14:textId="0185B93E" w:rsidR="003069FA" w:rsidRDefault="003069FA" w:rsidP="003069FA">
      <w:pPr>
        <w:pStyle w:val="Titre3"/>
      </w:pPr>
      <w:bookmarkStart w:id="357" w:name="_Toc499823616"/>
      <w:bookmarkStart w:id="358" w:name="_Toc501010011"/>
      <w:r>
        <w:t>Selection Rationale</w:t>
      </w:r>
      <w:bookmarkEnd w:id="357"/>
      <w:bookmarkEnd w:id="358"/>
    </w:p>
    <w:p w14:paraId="0220254B" w14:textId="1444D145" w:rsidR="009D79BF" w:rsidRDefault="00354EF0" w:rsidP="009D79BF">
      <w:r>
        <w:t xml:space="preserve">The tools proposed in the </w:t>
      </w:r>
      <w:proofErr w:type="spellStart"/>
      <w:r>
        <w:t>Fiware</w:t>
      </w:r>
      <w:proofErr w:type="spellEnd"/>
      <w:r>
        <w:t xml:space="preserve"> catalog has been chosen.</w:t>
      </w:r>
    </w:p>
    <w:p w14:paraId="61639BE1" w14:textId="77777777" w:rsidR="002557F4" w:rsidRDefault="002557F4" w:rsidP="009D79BF"/>
    <w:p w14:paraId="2F1D0DDF" w14:textId="4B5A58E4" w:rsidR="00354EF0" w:rsidRDefault="00354EF0" w:rsidP="009D79BF">
      <w:r>
        <w:t>Many IOT agents are already available for different transport and protocols, some are under development like an OPC UA IOT agent, w</w:t>
      </w:r>
      <w:r w:rsidR="002557F4">
        <w:t>h</w:t>
      </w:r>
      <w:r>
        <w:t>ich open the way to connect directly SCADA or even industrial PLCs</w:t>
      </w:r>
      <w:r w:rsidR="00450AA1">
        <w:t>.</w:t>
      </w:r>
    </w:p>
    <w:p w14:paraId="4EA8FA10" w14:textId="6F815067" w:rsidR="00450AA1" w:rsidRDefault="00450AA1" w:rsidP="009D79BF">
      <w:r>
        <w:t>The use of a core IOT agent library written in Node.js as the base for all others agent is a good architectural choice.</w:t>
      </w:r>
    </w:p>
    <w:p w14:paraId="3D66BC5B" w14:textId="28D60D93" w:rsidR="00450AA1" w:rsidRDefault="00450AA1" w:rsidP="009D79BF">
      <w:r>
        <w:t>As well as the choice of MongoDB for the data persistence.</w:t>
      </w:r>
    </w:p>
    <w:p w14:paraId="66A94F2A" w14:textId="77777777" w:rsidR="00D128DC" w:rsidRDefault="00D128DC" w:rsidP="009D79BF"/>
    <w:p w14:paraId="0DBF791A" w14:textId="25FBCC34" w:rsidR="00D128DC" w:rsidRPr="009D79BF" w:rsidRDefault="00D128DC" w:rsidP="009D79BF">
      <w:r>
        <w:t>To complete the needs</w:t>
      </w:r>
      <w:r w:rsidR="006679D6">
        <w:t xml:space="preserve"> for data ingestion,</w:t>
      </w:r>
      <w:r w:rsidR="00955530">
        <w:t xml:space="preserve"> Node-RED</w:t>
      </w:r>
      <w:r w:rsidR="003051B8">
        <w:t xml:space="preserve"> shall be used to provide the first level of conversion</w:t>
      </w:r>
      <w:r w:rsidR="00EB7BF2">
        <w:t xml:space="preserve"> of data sources in JSON, before posting it to the MQTT broker, to be consumed by the JSON IOT agent.</w:t>
      </w:r>
      <w:r w:rsidR="003051B8">
        <w:t xml:space="preserve"> </w:t>
      </w:r>
    </w:p>
    <w:p w14:paraId="16D4768C" w14:textId="70C6E619" w:rsidR="003069FA" w:rsidRDefault="003069FA" w:rsidP="003069FA">
      <w:pPr>
        <w:pStyle w:val="Titre3"/>
      </w:pPr>
      <w:bookmarkStart w:id="359" w:name="_Toc499823617"/>
      <w:bookmarkStart w:id="360" w:name="_Toc501010012"/>
      <w:r>
        <w:t>Architecture Risks</w:t>
      </w:r>
      <w:bookmarkEnd w:id="359"/>
      <w:bookmarkEnd w:id="360"/>
    </w:p>
    <w:p w14:paraId="72AC36EA" w14:textId="72051087" w:rsidR="00A2131D" w:rsidRDefault="0050130D" w:rsidP="0050130D">
      <w:r>
        <w:t>IOT Agents must be deployed targeting high availability and scalability in production</w:t>
      </w:r>
      <w:r w:rsidR="00CE0793">
        <w:t xml:space="preserve">, </w:t>
      </w:r>
      <w:r w:rsidR="00A2131D">
        <w:t>t</w:t>
      </w:r>
      <w:r w:rsidR="00CE0793">
        <w:t>his</w:t>
      </w:r>
      <w:r w:rsidR="00A2131D">
        <w:t xml:space="preserve"> can be easily achieved by </w:t>
      </w:r>
      <w:r w:rsidR="00235E72">
        <w:t xml:space="preserve">adding some instance </w:t>
      </w:r>
      <w:r w:rsidR="00FD3965">
        <w:t>using a</w:t>
      </w:r>
      <w:r w:rsidR="00A2131D">
        <w:t xml:space="preserve"> </w:t>
      </w:r>
      <w:r w:rsidR="00FD3965">
        <w:t>D</w:t>
      </w:r>
      <w:r w:rsidR="00E12BAF">
        <w:t>ocker service stack file, since IOT agent</w:t>
      </w:r>
      <w:r w:rsidR="00CE0793">
        <w:t>s</w:t>
      </w:r>
      <w:r w:rsidR="00E12BAF">
        <w:t xml:space="preserve"> are stateless components.</w:t>
      </w:r>
    </w:p>
    <w:p w14:paraId="36C6B42B" w14:textId="77777777" w:rsidR="00CE0793" w:rsidRDefault="00CE0793" w:rsidP="0050130D"/>
    <w:p w14:paraId="61342114" w14:textId="00D8C275" w:rsidR="00E12BAF" w:rsidRDefault="00E12BAF" w:rsidP="0050130D">
      <w:r>
        <w:t xml:space="preserve">The </w:t>
      </w:r>
      <w:r w:rsidR="00DD1798">
        <w:t>M</w:t>
      </w:r>
      <w:r>
        <w:t>ongoDB database they rely on</w:t>
      </w:r>
      <w:r w:rsidR="00CE0793">
        <w:t>,</w:t>
      </w:r>
      <w:r>
        <w:t xml:space="preserve"> is a cluster providing high availability and scalability as well.</w:t>
      </w:r>
    </w:p>
    <w:p w14:paraId="301EA0E9" w14:textId="77777777" w:rsidR="00CE0793" w:rsidRDefault="00CE0793" w:rsidP="0050130D"/>
    <w:p w14:paraId="2CA39484" w14:textId="45D5A4C3" w:rsidR="00E12BAF" w:rsidRDefault="00E12BAF" w:rsidP="0050130D">
      <w:r>
        <w:t xml:space="preserve">The security between the devices and the IOT agent communicating through HTTP rely on the use of an API key, that is checked by the IOT agent to accept the incoming message, the security can be enhanced </w:t>
      </w:r>
      <w:proofErr w:type="gramStart"/>
      <w:r>
        <w:t>through the use of</w:t>
      </w:r>
      <w:proofErr w:type="gramEnd"/>
      <w:r>
        <w:t xml:space="preserve"> HTTPS.</w:t>
      </w:r>
    </w:p>
    <w:p w14:paraId="703CED01" w14:textId="17BAD196" w:rsidR="00E12BAF" w:rsidRPr="0050130D" w:rsidRDefault="00E12BAF" w:rsidP="0050130D">
      <w:r>
        <w:t xml:space="preserve">When the transport is done through MQTT, </w:t>
      </w:r>
      <w:r w:rsidR="00A94FEE">
        <w:t xml:space="preserve">the secure mode </w:t>
      </w:r>
      <w:r w:rsidR="00AD12C8">
        <w:t xml:space="preserve">using SSL/TLS need to be forced to use, then </w:t>
      </w:r>
      <w:r w:rsidR="00F30A50">
        <w:t>any client</w:t>
      </w:r>
      <w:r>
        <w:t xml:space="preserve"> need</w:t>
      </w:r>
      <w:r w:rsidR="00F30A50">
        <w:t>s</w:t>
      </w:r>
      <w:r>
        <w:t xml:space="preserve"> to </w:t>
      </w:r>
      <w:r w:rsidR="00F30A50">
        <w:t>provide valid</w:t>
      </w:r>
      <w:r>
        <w:t xml:space="preserve"> credential</w:t>
      </w:r>
      <w:r w:rsidR="00F30A50">
        <w:t>s</w:t>
      </w:r>
      <w:r>
        <w:t xml:space="preserve"> to </w:t>
      </w:r>
      <w:r w:rsidR="00F30A50">
        <w:t>be authenticated and authorized</w:t>
      </w:r>
      <w:r w:rsidR="00F16C30">
        <w:t>, to</w:t>
      </w:r>
      <w:r w:rsidR="00F30A50">
        <w:t xml:space="preserve"> </w:t>
      </w:r>
      <w:r>
        <w:t>use the MQTT broker</w:t>
      </w:r>
      <w:r w:rsidR="00235E72">
        <w:t xml:space="preserve"> publish/subscribe services.</w:t>
      </w:r>
    </w:p>
    <w:p w14:paraId="6FD4A25D" w14:textId="77777777" w:rsidR="003069FA" w:rsidRPr="00F6725F" w:rsidRDefault="003069FA" w:rsidP="003069FA"/>
    <w:p w14:paraId="4B65AAE4" w14:textId="77777777" w:rsidR="003069FA" w:rsidRDefault="005F14A1" w:rsidP="003069FA">
      <w:pPr>
        <w:pStyle w:val="Titre2"/>
      </w:pPr>
      <w:r>
        <w:t xml:space="preserve"> </w:t>
      </w:r>
      <w:bookmarkStart w:id="361" w:name="_Toc499823618"/>
      <w:bookmarkStart w:id="362" w:name="_Toc501010013"/>
      <w:r w:rsidR="003069FA">
        <w:t>CEP Component</w:t>
      </w:r>
      <w:bookmarkEnd w:id="361"/>
      <w:bookmarkEnd w:id="362"/>
    </w:p>
    <w:p w14:paraId="1659D641" w14:textId="77777777" w:rsidR="003069FA" w:rsidRDefault="003069FA" w:rsidP="003069FA"/>
    <w:p w14:paraId="0F7D44E5" w14:textId="29983831" w:rsidR="003069FA" w:rsidRDefault="003069FA" w:rsidP="003069FA">
      <w:pPr>
        <w:pStyle w:val="Titre3"/>
      </w:pPr>
      <w:bookmarkStart w:id="363" w:name="_Toc499823619"/>
      <w:bookmarkStart w:id="364" w:name="_Toc501010014"/>
      <w:r>
        <w:t>Component Functions</w:t>
      </w:r>
      <w:bookmarkEnd w:id="363"/>
      <w:bookmarkEnd w:id="364"/>
    </w:p>
    <w:p w14:paraId="4FB07F00" w14:textId="3CDD7ADF" w:rsidR="00081868" w:rsidRDefault="00081868" w:rsidP="00081868">
      <w:r>
        <w:t>CEP stand for Complex Event Processing</w:t>
      </w:r>
      <w:r w:rsidR="000C3CCB">
        <w:t>, it has not been invented for IOT, but originally to automate business decision.</w:t>
      </w:r>
    </w:p>
    <w:p w14:paraId="17BF8FE3" w14:textId="77777777" w:rsidR="000C3CCB" w:rsidRPr="00081868" w:rsidRDefault="000C3CCB" w:rsidP="00081868"/>
    <w:p w14:paraId="53C8D165" w14:textId="4C6D4543" w:rsidR="003069FA" w:rsidRDefault="003069FA" w:rsidP="003069FA">
      <w:pPr>
        <w:pStyle w:val="Titre3"/>
      </w:pPr>
      <w:bookmarkStart w:id="365" w:name="_Toc499823620"/>
      <w:bookmarkStart w:id="366" w:name="_Toc501010015"/>
      <w:r>
        <w:lastRenderedPageBreak/>
        <w:t>Technical Considerations</w:t>
      </w:r>
      <w:bookmarkEnd w:id="365"/>
      <w:bookmarkEnd w:id="366"/>
    </w:p>
    <w:p w14:paraId="17070644" w14:textId="77777777" w:rsidR="000C3CCB" w:rsidRPr="000C3CCB" w:rsidRDefault="000C3CCB" w:rsidP="000C3CCB"/>
    <w:p w14:paraId="5A15DF1D" w14:textId="60FDDAC3" w:rsidR="003069FA" w:rsidRDefault="003069FA" w:rsidP="003069FA">
      <w:pPr>
        <w:pStyle w:val="Titre3"/>
      </w:pPr>
      <w:bookmarkStart w:id="367" w:name="_Toc499823621"/>
      <w:bookmarkStart w:id="368" w:name="_Toc501010016"/>
      <w:r>
        <w:t>Selected Product(s)</w:t>
      </w:r>
      <w:bookmarkEnd w:id="367"/>
      <w:bookmarkEnd w:id="368"/>
    </w:p>
    <w:p w14:paraId="05BE4F19" w14:textId="76D066F5" w:rsidR="00524CE6" w:rsidRDefault="001229F8" w:rsidP="00524CE6">
      <w:r>
        <w:t xml:space="preserve">Telefonica </w:t>
      </w:r>
      <w:proofErr w:type="spellStart"/>
      <w:r>
        <w:t>Perseo</w:t>
      </w:r>
      <w:proofErr w:type="spellEnd"/>
      <w:r>
        <w:t xml:space="preserve"> or IBM Proton</w:t>
      </w:r>
    </w:p>
    <w:p w14:paraId="340AAE6E" w14:textId="3D045D42" w:rsidR="000C3CCB" w:rsidRPr="00524CE6" w:rsidRDefault="000C3CCB" w:rsidP="00524CE6">
      <w:r>
        <w:t xml:space="preserve">At a first glance </w:t>
      </w:r>
      <w:proofErr w:type="spellStart"/>
      <w:r>
        <w:t>Perseo</w:t>
      </w:r>
      <w:proofErr w:type="spellEnd"/>
      <w:r>
        <w:t xml:space="preserve"> is simple</w:t>
      </w:r>
      <w:r w:rsidR="00AC199D">
        <w:t>r</w:t>
      </w:r>
      <w:r>
        <w:t xml:space="preserve"> to use and manage</w:t>
      </w:r>
    </w:p>
    <w:p w14:paraId="141D4A0F" w14:textId="111F67D6" w:rsidR="003069FA" w:rsidRDefault="003069FA" w:rsidP="003069FA">
      <w:pPr>
        <w:pStyle w:val="Titre3"/>
      </w:pPr>
      <w:bookmarkStart w:id="369" w:name="_Toc499823622"/>
      <w:bookmarkStart w:id="370" w:name="_Toc501010017"/>
      <w:r>
        <w:t>Selection Rationale</w:t>
      </w:r>
      <w:bookmarkEnd w:id="369"/>
      <w:bookmarkEnd w:id="370"/>
    </w:p>
    <w:p w14:paraId="455385A8" w14:textId="77777777" w:rsidR="00081868" w:rsidRDefault="00081868" w:rsidP="00081868">
      <w:r>
        <w:t xml:space="preserve">In </w:t>
      </w:r>
      <w:proofErr w:type="spellStart"/>
      <w:r>
        <w:t>Fiware</w:t>
      </w:r>
      <w:proofErr w:type="spellEnd"/>
      <w:r>
        <w:t xml:space="preserve"> catalog is proposed an implementation from IBM of the CEP module: </w:t>
      </w:r>
      <w:hyperlink r:id="rId201" w:history="1">
        <w:r w:rsidRPr="00EA50BF">
          <w:rPr>
            <w:rStyle w:val="Lienhypertexte"/>
          </w:rPr>
          <w:t>PROTON</w:t>
        </w:r>
      </w:hyperlink>
    </w:p>
    <w:p w14:paraId="303B4763" w14:textId="77777777" w:rsidR="00081868" w:rsidRDefault="00081868" w:rsidP="00081868">
      <w:r>
        <w:t xml:space="preserve">It </w:t>
      </w:r>
      <w:r w:rsidRPr="00EA50BF">
        <w:t>is a scalable integrated platform to support the development, deployment, and maintenance of event-driven applications</w:t>
      </w:r>
      <w:r>
        <w:t>.</w:t>
      </w:r>
    </w:p>
    <w:p w14:paraId="6D2E7422" w14:textId="77777777" w:rsidR="00081868" w:rsidRDefault="00081868" w:rsidP="00081868">
      <w:r>
        <w:t xml:space="preserve">Telefonica propose also an implementation of the CEP GE: </w:t>
      </w:r>
      <w:hyperlink r:id="rId202" w:history="1">
        <w:proofErr w:type="spellStart"/>
        <w:r w:rsidRPr="008577A5">
          <w:rPr>
            <w:rStyle w:val="Lienhypertexte"/>
          </w:rPr>
          <w:t>Perseo</w:t>
        </w:r>
        <w:proofErr w:type="spellEnd"/>
      </w:hyperlink>
      <w:r>
        <w:t>, as the CEP GE of their IOT stack</w:t>
      </w:r>
    </w:p>
    <w:p w14:paraId="2A2A2E05" w14:textId="77777777" w:rsidR="00081868" w:rsidRDefault="00081868" w:rsidP="00081868">
      <w:r>
        <w:t xml:space="preserve">As well as Orange which propose </w:t>
      </w:r>
      <w:hyperlink r:id="rId203" w:history="1">
        <w:r w:rsidRPr="00EA50BF">
          <w:rPr>
            <w:rStyle w:val="Lienhypertexte"/>
          </w:rPr>
          <w:t>Cepheus</w:t>
        </w:r>
      </w:hyperlink>
    </w:p>
    <w:p w14:paraId="2F343E6C" w14:textId="72913DC5" w:rsidR="00081868" w:rsidRDefault="00081868" w:rsidP="00081868">
      <w:r>
        <w:t xml:space="preserve">It’s composed of </w:t>
      </w:r>
      <w:r w:rsidRPr="00EA50BF">
        <w:t xml:space="preserve">a light NGSI broker </w:t>
      </w:r>
      <w:r>
        <w:t>a</w:t>
      </w:r>
      <w:r w:rsidRPr="00EA50BF">
        <w:t>nd a CEP which features a dedicated REST management API to configure real time analysis on NGSI events.</w:t>
      </w:r>
    </w:p>
    <w:p w14:paraId="48FBB344" w14:textId="074C60A5" w:rsidR="00437B0D" w:rsidRDefault="00437B0D" w:rsidP="00437B0D">
      <w:r>
        <w:t xml:space="preserve">Either </w:t>
      </w:r>
      <w:proofErr w:type="spellStart"/>
      <w:r w:rsidR="00524CE6">
        <w:t>Perseo</w:t>
      </w:r>
      <w:proofErr w:type="spellEnd"/>
      <w:r w:rsidR="00524CE6">
        <w:t xml:space="preserve"> </w:t>
      </w:r>
      <w:r>
        <w:t>and Proton</w:t>
      </w:r>
      <w:r w:rsidR="00524CE6">
        <w:t xml:space="preserve"> has been tested by </w:t>
      </w:r>
      <w:proofErr w:type="spellStart"/>
      <w:r w:rsidR="00524CE6">
        <w:t>Faycal</w:t>
      </w:r>
      <w:proofErr w:type="spellEnd"/>
      <w:r w:rsidR="00524CE6">
        <w:t xml:space="preserve"> </w:t>
      </w:r>
      <w:proofErr w:type="spellStart"/>
      <w:r w:rsidR="00524CE6">
        <w:t>Boufares</w:t>
      </w:r>
      <w:proofErr w:type="spellEnd"/>
      <w:r>
        <w:t xml:space="preserve">, it appears that Proton is richer, but more complex to apprehend than </w:t>
      </w:r>
      <w:proofErr w:type="spellStart"/>
      <w:r>
        <w:t>Perseo</w:t>
      </w:r>
      <w:proofErr w:type="spellEnd"/>
      <w:r>
        <w:t>.</w:t>
      </w:r>
    </w:p>
    <w:p w14:paraId="18245A15" w14:textId="408A93AD" w:rsidR="000C3CCB" w:rsidRDefault="000C3CCB" w:rsidP="00437B0D">
      <w:proofErr w:type="spellStart"/>
      <w:r>
        <w:t>Perseo</w:t>
      </w:r>
      <w:proofErr w:type="spellEnd"/>
      <w:r>
        <w:t xml:space="preserve"> use a MongoDB database, Proton uses files to store events configurations</w:t>
      </w:r>
    </w:p>
    <w:p w14:paraId="0B6F6525" w14:textId="35BD6565" w:rsidR="00524CE6" w:rsidRDefault="00524CE6" w:rsidP="00081868">
      <w:r>
        <w:t>.</w:t>
      </w:r>
    </w:p>
    <w:p w14:paraId="42AED1DA" w14:textId="77777777" w:rsidR="003069FA" w:rsidRDefault="003069FA" w:rsidP="003069FA">
      <w:pPr>
        <w:pStyle w:val="Titre3"/>
        <w:rPr>
          <w:i/>
        </w:rPr>
      </w:pPr>
      <w:bookmarkStart w:id="371" w:name="_Toc499823623"/>
      <w:bookmarkStart w:id="372" w:name="_Toc501010018"/>
      <w:r>
        <w:t>Architecture Risks</w:t>
      </w:r>
      <w:bookmarkEnd w:id="371"/>
      <w:bookmarkEnd w:id="372"/>
    </w:p>
    <w:p w14:paraId="47B57F12" w14:textId="3AA7FFD7" w:rsidR="003069FA" w:rsidRDefault="00BA0BA1" w:rsidP="003069FA">
      <w:proofErr w:type="spellStart"/>
      <w:r>
        <w:t>Perseo</w:t>
      </w:r>
      <w:proofErr w:type="spellEnd"/>
      <w:r>
        <w:t xml:space="preserve"> intercepts all request incoming to Orion Broker, in case of high traffic it can become a bottleneck that delay the processing of important rules.</w:t>
      </w:r>
    </w:p>
    <w:p w14:paraId="5C14EEA4" w14:textId="0B159F1A" w:rsidR="009A742D" w:rsidRDefault="00A97339" w:rsidP="003069FA">
      <w:r>
        <w:t xml:space="preserve">High availability can be achieved for the </w:t>
      </w:r>
      <w:proofErr w:type="spellStart"/>
      <w:r>
        <w:t>Perseo</w:t>
      </w:r>
      <w:proofErr w:type="spellEnd"/>
      <w:r>
        <w:t xml:space="preserve"> CEP</w:t>
      </w:r>
      <w:r w:rsidR="006E2FBB">
        <w:t xml:space="preserve">, like described on </w:t>
      </w:r>
      <w:hyperlink r:id="rId204" w:history="1">
        <w:r w:rsidR="00872F18" w:rsidRPr="00872F18">
          <w:rPr>
            <w:rStyle w:val="Lienhypertexte"/>
          </w:rPr>
          <w:t xml:space="preserve">project </w:t>
        </w:r>
        <w:r w:rsidR="006E2FBB" w:rsidRPr="00872F18">
          <w:rPr>
            <w:rStyle w:val="Lienhypertexte"/>
          </w:rPr>
          <w:t xml:space="preserve">GitHub </w:t>
        </w:r>
        <w:r w:rsidR="00872F18" w:rsidRPr="00872F18">
          <w:rPr>
            <w:rStyle w:val="Lienhypertexte"/>
          </w:rPr>
          <w:t>post</w:t>
        </w:r>
      </w:hyperlink>
      <w:r w:rsidR="00FE0FB4">
        <w:t xml:space="preserve">, by simply replicating the </w:t>
      </w:r>
      <w:r w:rsidR="00C83BF9">
        <w:t xml:space="preserve">2 </w:t>
      </w:r>
      <w:r w:rsidR="00FE0FB4">
        <w:t xml:space="preserve">modules </w:t>
      </w:r>
      <w:r w:rsidR="00C83BF9">
        <w:t xml:space="preserve">(the </w:t>
      </w:r>
      <w:proofErr w:type="spellStart"/>
      <w:r w:rsidR="00C83BF9">
        <w:t>Perseo-fe</w:t>
      </w:r>
      <w:proofErr w:type="spellEnd"/>
      <w:r w:rsidR="00C83BF9">
        <w:t xml:space="preserve"> and the core</w:t>
      </w:r>
      <w:r w:rsidR="00C50AAA">
        <w:t>)</w:t>
      </w:r>
    </w:p>
    <w:p w14:paraId="2D046FBD" w14:textId="77777777" w:rsidR="00E246C6" w:rsidRDefault="00E246C6" w:rsidP="003069FA"/>
    <w:p w14:paraId="56DC38F8" w14:textId="77777777" w:rsidR="00E246C6" w:rsidRDefault="00E246C6" w:rsidP="003069FA"/>
    <w:p w14:paraId="78FFFB20" w14:textId="77777777" w:rsidR="000C5195" w:rsidRDefault="00E246C6" w:rsidP="000C5195">
      <w:pPr>
        <w:keepNext/>
      </w:pPr>
      <w:r>
        <w:rPr>
          <w:noProof/>
        </w:rPr>
        <w:drawing>
          <wp:inline distT="0" distB="0" distL="0" distR="0" wp14:anchorId="50FDB505" wp14:editId="2B08F4CE">
            <wp:extent cx="4038600" cy="124777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erseo_ha.png"/>
                    <pic:cNvPicPr/>
                  </pic:nvPicPr>
                  <pic:blipFill>
                    <a:blip r:embed="rId205">
                      <a:extLst>
                        <a:ext uri="{28A0092B-C50C-407E-A947-70E740481C1C}">
                          <a14:useLocalDpi xmlns:a14="http://schemas.microsoft.com/office/drawing/2010/main" val="0"/>
                        </a:ext>
                      </a:extLst>
                    </a:blip>
                    <a:stretch>
                      <a:fillRect/>
                    </a:stretch>
                  </pic:blipFill>
                  <pic:spPr>
                    <a:xfrm>
                      <a:off x="0" y="0"/>
                      <a:ext cx="4038600" cy="1247775"/>
                    </a:xfrm>
                    <a:prstGeom prst="rect">
                      <a:avLst/>
                    </a:prstGeom>
                  </pic:spPr>
                </pic:pic>
              </a:graphicData>
            </a:graphic>
          </wp:inline>
        </w:drawing>
      </w:r>
    </w:p>
    <w:p w14:paraId="66385245" w14:textId="3D54312D" w:rsidR="00E246C6" w:rsidRDefault="000C5195" w:rsidP="000C5195">
      <w:pPr>
        <w:pStyle w:val="Lgende"/>
      </w:pPr>
      <w:r>
        <w:t xml:space="preserve">Figure </w:t>
      </w:r>
      <w:r>
        <w:fldChar w:fldCharType="begin"/>
      </w:r>
      <w:r>
        <w:instrText xml:space="preserve"> SEQ Figure \* ARABIC </w:instrText>
      </w:r>
      <w:r>
        <w:fldChar w:fldCharType="separate"/>
      </w:r>
      <w:r w:rsidR="00047B72">
        <w:rPr>
          <w:noProof/>
        </w:rPr>
        <w:t>23</w:t>
      </w:r>
      <w:r>
        <w:fldChar w:fldCharType="end"/>
      </w:r>
      <w:r>
        <w:t xml:space="preserve">: </w:t>
      </w:r>
      <w:proofErr w:type="spellStart"/>
      <w:r>
        <w:t>Perseo</w:t>
      </w:r>
      <w:proofErr w:type="spellEnd"/>
      <w:r>
        <w:t xml:space="preserve"> High </w:t>
      </w:r>
      <w:proofErr w:type="spellStart"/>
      <w:r>
        <w:t>Availabilty</w:t>
      </w:r>
      <w:proofErr w:type="spellEnd"/>
    </w:p>
    <w:p w14:paraId="1CA58A4E" w14:textId="2809D3B4" w:rsidR="000C5195" w:rsidRDefault="003B5DF3" w:rsidP="003069FA">
      <w:r>
        <w:t xml:space="preserve">The load balancing </w:t>
      </w:r>
      <w:r w:rsidR="00501AD0">
        <w:t>is provided by Docker</w:t>
      </w:r>
      <w:r w:rsidR="00D80299">
        <w:t>, as modules are deployed as services.</w:t>
      </w:r>
    </w:p>
    <w:p w14:paraId="26629E75" w14:textId="77777777" w:rsidR="000C5195" w:rsidRDefault="000C5195" w:rsidP="003069FA"/>
    <w:p w14:paraId="5A0EA79B" w14:textId="77777777" w:rsidR="00BA0BA1" w:rsidRPr="00F6725F" w:rsidRDefault="00BA0BA1" w:rsidP="003069FA"/>
    <w:p w14:paraId="18D8BE71" w14:textId="69766282" w:rsidR="003069FA" w:rsidRDefault="003069FA" w:rsidP="003069FA">
      <w:pPr>
        <w:pStyle w:val="Titre2"/>
      </w:pPr>
      <w:r>
        <w:t xml:space="preserve"> </w:t>
      </w:r>
      <w:bookmarkStart w:id="373" w:name="_Toc499823624"/>
      <w:bookmarkStart w:id="374" w:name="_Toc501010019"/>
      <w:r>
        <w:t>Application Mashup Component</w:t>
      </w:r>
      <w:r w:rsidR="00DB6AFC">
        <w:t>s</w:t>
      </w:r>
      <w:bookmarkEnd w:id="373"/>
      <w:bookmarkEnd w:id="374"/>
    </w:p>
    <w:p w14:paraId="4E0EB3EA" w14:textId="77777777" w:rsidR="003069FA" w:rsidRDefault="003069FA" w:rsidP="003069FA"/>
    <w:p w14:paraId="2519010F" w14:textId="562B3AF5" w:rsidR="003069FA" w:rsidRDefault="003069FA" w:rsidP="003069FA">
      <w:pPr>
        <w:pStyle w:val="Titre3"/>
      </w:pPr>
      <w:bookmarkStart w:id="375" w:name="_Toc499823625"/>
      <w:bookmarkStart w:id="376" w:name="_Toc501010020"/>
      <w:r>
        <w:t>Component Functions</w:t>
      </w:r>
      <w:bookmarkEnd w:id="375"/>
      <w:bookmarkEnd w:id="376"/>
    </w:p>
    <w:p w14:paraId="5381A11E" w14:textId="3DEA8B03" w:rsidR="00695DCE" w:rsidRDefault="00695DCE" w:rsidP="00695DCE">
      <w:r>
        <w:t>Th</w:t>
      </w:r>
      <w:r w:rsidR="00BA0BA1">
        <w:t>ose</w:t>
      </w:r>
      <w:r>
        <w:t xml:space="preserve"> components </w:t>
      </w:r>
      <w:r w:rsidR="00BA0BA1">
        <w:t xml:space="preserve">allow to </w:t>
      </w:r>
      <w:r w:rsidR="00D46163">
        <w:t xml:space="preserve">design and </w:t>
      </w:r>
      <w:r w:rsidR="00BA0BA1">
        <w:t>publish dashboards and visualization</w:t>
      </w:r>
      <w:r w:rsidR="00C13080">
        <w:t xml:space="preserve"> </w:t>
      </w:r>
      <w:r w:rsidR="007D4D1A">
        <w:t>mashu</w:t>
      </w:r>
      <w:r w:rsidR="00C13080">
        <w:t>p</w:t>
      </w:r>
      <w:r w:rsidR="007D4D1A">
        <w:t>s</w:t>
      </w:r>
      <w:r w:rsidR="00BA0BA1">
        <w:t xml:space="preserve"> about entities data from the context broker</w:t>
      </w:r>
      <w:r w:rsidR="00D46163">
        <w:t xml:space="preserve"> and the </w:t>
      </w:r>
      <w:r w:rsidR="00270E68">
        <w:t>short-term</w:t>
      </w:r>
      <w:r w:rsidR="00D46163">
        <w:t xml:space="preserve"> history</w:t>
      </w:r>
      <w:r w:rsidR="00BA0BA1">
        <w:t xml:space="preserve">, but without </w:t>
      </w:r>
      <w:r w:rsidR="00F112F0">
        <w:t xml:space="preserve">the need of programming </w:t>
      </w:r>
      <w:r w:rsidR="00D46163">
        <w:t>skills</w:t>
      </w:r>
      <w:r w:rsidR="00BA0BA1">
        <w:t>.</w:t>
      </w:r>
    </w:p>
    <w:p w14:paraId="243D23C7" w14:textId="268520A6" w:rsidR="00BA0BA1" w:rsidRDefault="00F112F0" w:rsidP="00695DCE">
      <w:r>
        <w:t>The components provide simple interface to assemble in a page, configurable</w:t>
      </w:r>
      <w:r w:rsidRPr="00F112F0">
        <w:t xml:space="preserve"> </w:t>
      </w:r>
      <w:r>
        <w:t>widgets to visualize entities data.</w:t>
      </w:r>
    </w:p>
    <w:p w14:paraId="7C8CE070" w14:textId="77777777" w:rsidR="00E071A9" w:rsidRDefault="00E071A9" w:rsidP="00695DCE"/>
    <w:p w14:paraId="6EDB49EF" w14:textId="77777777" w:rsidR="00814C4B" w:rsidRDefault="00693602" w:rsidP="00814C4B">
      <w:pPr>
        <w:keepNext/>
      </w:pPr>
      <w:r>
        <w:rPr>
          <w:noProof/>
        </w:rPr>
        <w:drawing>
          <wp:inline distT="0" distB="0" distL="0" distR="0" wp14:anchorId="7A91CA43" wp14:editId="3EBFFB47">
            <wp:extent cx="6000750" cy="2355850"/>
            <wp:effectExtent l="0" t="0" r="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irecloud_UG_Embed_Workspace_Menu.png"/>
                    <pic:cNvPicPr/>
                  </pic:nvPicPr>
                  <pic:blipFill>
                    <a:blip r:embed="rId206">
                      <a:extLst>
                        <a:ext uri="{28A0092B-C50C-407E-A947-70E740481C1C}">
                          <a14:useLocalDpi xmlns:a14="http://schemas.microsoft.com/office/drawing/2010/main" val="0"/>
                        </a:ext>
                      </a:extLst>
                    </a:blip>
                    <a:stretch>
                      <a:fillRect/>
                    </a:stretch>
                  </pic:blipFill>
                  <pic:spPr>
                    <a:xfrm>
                      <a:off x="0" y="0"/>
                      <a:ext cx="6000750" cy="2355850"/>
                    </a:xfrm>
                    <a:prstGeom prst="rect">
                      <a:avLst/>
                    </a:prstGeom>
                  </pic:spPr>
                </pic:pic>
              </a:graphicData>
            </a:graphic>
          </wp:inline>
        </w:drawing>
      </w:r>
    </w:p>
    <w:p w14:paraId="2791E4C9" w14:textId="04B91FA0" w:rsidR="00E071A9" w:rsidRPr="00695DCE" w:rsidRDefault="00814C4B" w:rsidP="00814C4B">
      <w:pPr>
        <w:pStyle w:val="Lgende"/>
      </w:pPr>
      <w:r>
        <w:t xml:space="preserve">Figure </w:t>
      </w:r>
      <w:r>
        <w:fldChar w:fldCharType="begin"/>
      </w:r>
      <w:r>
        <w:instrText xml:space="preserve"> SEQ Figure \* ARABIC </w:instrText>
      </w:r>
      <w:r>
        <w:fldChar w:fldCharType="separate"/>
      </w:r>
      <w:r w:rsidR="00047B72">
        <w:rPr>
          <w:noProof/>
        </w:rPr>
        <w:t>24</w:t>
      </w:r>
      <w:r>
        <w:fldChar w:fldCharType="end"/>
      </w:r>
      <w:r>
        <w:t xml:space="preserve">: </w:t>
      </w:r>
      <w:proofErr w:type="spellStart"/>
      <w:r>
        <w:t>Wirecloud</w:t>
      </w:r>
      <w:proofErr w:type="spellEnd"/>
      <w:r>
        <w:t xml:space="preserve"> Mashup example</w:t>
      </w:r>
    </w:p>
    <w:p w14:paraId="4B4A6940" w14:textId="298A34C3" w:rsidR="003069FA" w:rsidRDefault="003069FA" w:rsidP="003069FA">
      <w:pPr>
        <w:pStyle w:val="Titre3"/>
      </w:pPr>
      <w:bookmarkStart w:id="377" w:name="_Toc499823626"/>
      <w:bookmarkStart w:id="378" w:name="_Toc501010021"/>
      <w:r>
        <w:t>Technical Considerations</w:t>
      </w:r>
      <w:bookmarkEnd w:id="377"/>
      <w:bookmarkEnd w:id="378"/>
    </w:p>
    <w:p w14:paraId="6A7EFE64" w14:textId="77777777" w:rsidR="00D46163" w:rsidRDefault="000B5D10" w:rsidP="000B5D10">
      <w:proofErr w:type="spellStart"/>
      <w:r>
        <w:t>Wirecloud</w:t>
      </w:r>
      <w:proofErr w:type="spellEnd"/>
      <w:r w:rsidR="00F112F0">
        <w:t xml:space="preserve"> composed of a back-end server and a </w:t>
      </w:r>
      <w:proofErr w:type="spellStart"/>
      <w:r w:rsidR="00F112F0">
        <w:t>javascript</w:t>
      </w:r>
      <w:proofErr w:type="spellEnd"/>
      <w:r w:rsidR="00F112F0">
        <w:t xml:space="preserve"> web application, </w:t>
      </w:r>
    </w:p>
    <w:p w14:paraId="3616E17A" w14:textId="6A72A7A6" w:rsidR="000B5D10" w:rsidRDefault="00F112F0" w:rsidP="000B5D10">
      <w:r>
        <w:t xml:space="preserve">the </w:t>
      </w:r>
      <w:proofErr w:type="spellStart"/>
      <w:r w:rsidR="00C51EF6">
        <w:t>Wirecloud</w:t>
      </w:r>
      <w:proofErr w:type="spellEnd"/>
      <w:r w:rsidR="00C51EF6">
        <w:t xml:space="preserve"> </w:t>
      </w:r>
      <w:r>
        <w:t xml:space="preserve">back-end server </w:t>
      </w:r>
      <w:r w:rsidR="00F949BC">
        <w:t xml:space="preserve">is based on </w:t>
      </w:r>
      <w:r w:rsidR="009C38D8">
        <w:t xml:space="preserve">Django Python application server, it </w:t>
      </w:r>
      <w:r>
        <w:t>uses a PostgreSQL database</w:t>
      </w:r>
      <w:r w:rsidR="009C38D8">
        <w:t xml:space="preserve"> (or MySQL</w:t>
      </w:r>
      <w:r w:rsidR="001D7027">
        <w:t>, SQLite3),</w:t>
      </w:r>
      <w:r>
        <w:t xml:space="preserve"> to persist</w:t>
      </w:r>
      <w:r w:rsidR="00B24D1C">
        <w:t xml:space="preserve"> mashups and dashboards</w:t>
      </w:r>
      <w:r w:rsidR="00162176">
        <w:t xml:space="preserve">, in </w:t>
      </w:r>
      <w:r w:rsidR="00F14F30">
        <w:t xml:space="preserve">our case it will be the </w:t>
      </w:r>
      <w:proofErr w:type="spellStart"/>
      <w:r w:rsidR="00F14F30">
        <w:t>Citus</w:t>
      </w:r>
      <w:proofErr w:type="spellEnd"/>
      <w:r w:rsidR="00F14F30">
        <w:t xml:space="preserve"> cluster of PostgreSQL databases</w:t>
      </w:r>
      <w:r w:rsidR="00B24D1C">
        <w:t>.</w:t>
      </w:r>
    </w:p>
    <w:p w14:paraId="1C14ECD3" w14:textId="58540673" w:rsidR="005A7F0A" w:rsidRDefault="005B1D71" w:rsidP="000B5D10">
      <w:proofErr w:type="spellStart"/>
      <w:r>
        <w:t>Wirecloud</w:t>
      </w:r>
      <w:proofErr w:type="spellEnd"/>
      <w:r>
        <w:t xml:space="preserve"> can be easily deployed </w:t>
      </w:r>
      <w:r w:rsidR="00D635D6">
        <w:t xml:space="preserve">as Docker containers: </w:t>
      </w:r>
      <w:hyperlink r:id="rId207" w:history="1">
        <w:r w:rsidR="0017467D" w:rsidRPr="0017467D">
          <w:rPr>
            <w:rStyle w:val="Lienhypertexte"/>
          </w:rPr>
          <w:t>instruction</w:t>
        </w:r>
        <w:r w:rsidR="0017467D">
          <w:rPr>
            <w:rStyle w:val="Lienhypertexte"/>
          </w:rPr>
          <w:t>s</w:t>
        </w:r>
        <w:r w:rsidR="0017467D" w:rsidRPr="0017467D">
          <w:rPr>
            <w:rStyle w:val="Lienhypertexte"/>
          </w:rPr>
          <w:t xml:space="preserve"> on github</w:t>
        </w:r>
      </w:hyperlink>
      <w:r w:rsidR="007B78F3">
        <w:t xml:space="preserve"> image on </w:t>
      </w:r>
      <w:hyperlink r:id="rId208" w:history="1">
        <w:proofErr w:type="spellStart"/>
        <w:r w:rsidR="007B78F3" w:rsidRPr="002B1CEE">
          <w:rPr>
            <w:rStyle w:val="Lienhypertexte"/>
          </w:rPr>
          <w:t>DockerHub</w:t>
        </w:r>
        <w:proofErr w:type="spellEnd"/>
      </w:hyperlink>
    </w:p>
    <w:p w14:paraId="5FEE58FD" w14:textId="77777777" w:rsidR="00D46163" w:rsidRDefault="00D46163" w:rsidP="000B5D10"/>
    <w:p w14:paraId="0BDAC1F3" w14:textId="77777777" w:rsidR="00C51EF6" w:rsidRDefault="00BA0BA1" w:rsidP="000B5D10">
      <w:r>
        <w:t>Freeboard</w:t>
      </w:r>
      <w:r w:rsidR="00F112F0">
        <w:t xml:space="preserve"> is a simple </w:t>
      </w:r>
      <w:proofErr w:type="spellStart"/>
      <w:r w:rsidR="00F112F0">
        <w:t>javascript</w:t>
      </w:r>
      <w:proofErr w:type="spellEnd"/>
      <w:r w:rsidR="00F112F0">
        <w:t xml:space="preserve"> library that can be deployed in any web server, or even </w:t>
      </w:r>
      <w:r w:rsidR="00D46163">
        <w:t>embedded</w:t>
      </w:r>
      <w:r w:rsidR="00F112F0">
        <w:t xml:space="preserve"> in a</w:t>
      </w:r>
      <w:r w:rsidR="00D46163">
        <w:t xml:space="preserve"> larger</w:t>
      </w:r>
      <w:r w:rsidR="00F112F0">
        <w:t xml:space="preserve"> application</w:t>
      </w:r>
      <w:r w:rsidR="00D46163">
        <w:t xml:space="preserve">, as it does not provide any security, it’s the best solution. </w:t>
      </w:r>
    </w:p>
    <w:p w14:paraId="2C283D27" w14:textId="68F7F765" w:rsidR="000B5D10" w:rsidRDefault="00D46163" w:rsidP="000B5D10">
      <w:r>
        <w:t>Freeboard persists dashboard in JSON files on the web server</w:t>
      </w:r>
      <w:r w:rsidR="00EF4AB5">
        <w:t xml:space="preserve"> where it’s installed</w:t>
      </w:r>
    </w:p>
    <w:p w14:paraId="07CB82CD" w14:textId="37B63560" w:rsidR="004E77CD" w:rsidRDefault="004E77CD" w:rsidP="000B5D10">
      <w:r>
        <w:t xml:space="preserve">Freeboard can be installed through Docker </w:t>
      </w:r>
      <w:r w:rsidR="00833F4C">
        <w:t xml:space="preserve">from an NGINX base image: </w:t>
      </w:r>
      <w:hyperlink r:id="rId209" w:history="1">
        <w:r w:rsidR="00833F4C" w:rsidRPr="00833F4C">
          <w:rPr>
            <w:rStyle w:val="Lienhypertexte"/>
          </w:rPr>
          <w:t>on GitHub</w:t>
        </w:r>
      </w:hyperlink>
    </w:p>
    <w:p w14:paraId="16F669D4" w14:textId="7619CD3F" w:rsidR="005358EC" w:rsidRDefault="005358EC" w:rsidP="000B5D10">
      <w:r>
        <w:t xml:space="preserve">But with this image, the </w:t>
      </w:r>
      <w:r w:rsidR="004A37DE">
        <w:t>NGS</w:t>
      </w:r>
      <w:r w:rsidR="00327109">
        <w:t xml:space="preserve">I connector is not installed, it can be found </w:t>
      </w:r>
      <w:hyperlink r:id="rId210" w:history="1">
        <w:r w:rsidR="00327109" w:rsidRPr="007605AD">
          <w:rPr>
            <w:rStyle w:val="Lienhypertexte"/>
          </w:rPr>
          <w:t xml:space="preserve">on </w:t>
        </w:r>
        <w:r w:rsidR="007605AD" w:rsidRPr="007605AD">
          <w:rPr>
            <w:rStyle w:val="Lienhypertexte"/>
          </w:rPr>
          <w:t>G</w:t>
        </w:r>
        <w:r w:rsidR="00327109" w:rsidRPr="007605AD">
          <w:rPr>
            <w:rStyle w:val="Lienhypertexte"/>
          </w:rPr>
          <w:t>ithu</w:t>
        </w:r>
        <w:r w:rsidR="007605AD" w:rsidRPr="007605AD">
          <w:rPr>
            <w:rStyle w:val="Lienhypertexte"/>
          </w:rPr>
          <w:t>b</w:t>
        </w:r>
      </w:hyperlink>
      <w:r w:rsidR="00CD2F54">
        <w:t>:</w:t>
      </w:r>
    </w:p>
    <w:p w14:paraId="7E8D52AE" w14:textId="66F4241B" w:rsidR="00CD2F54" w:rsidRPr="000B5D10" w:rsidRDefault="00930E60" w:rsidP="000B5D10">
      <w:r>
        <w:t>(</w:t>
      </w:r>
      <w:proofErr w:type="spellStart"/>
      <w:r w:rsidR="00CD2F54" w:rsidRPr="00CD2F54">
        <w:t>Orion_DataSource</w:t>
      </w:r>
      <w:proofErr w:type="spellEnd"/>
      <w:r w:rsidR="00CD2F54" w:rsidRPr="00CD2F54">
        <w:t xml:space="preserve"> is a </w:t>
      </w:r>
      <w:proofErr w:type="spellStart"/>
      <w:r w:rsidR="00CD2F54" w:rsidRPr="00CD2F54">
        <w:t>javascript</w:t>
      </w:r>
      <w:proofErr w:type="spellEnd"/>
      <w:r w:rsidR="00CD2F54" w:rsidRPr="00CD2F54">
        <w:t xml:space="preserve"> plugin to feed a Freeboard dashboard with NSGI Context Brokers such as Orion</w:t>
      </w:r>
      <w:r>
        <w:t>)</w:t>
      </w:r>
      <w:r w:rsidR="00CD2F54" w:rsidRPr="00CD2F54">
        <w:t>.</w:t>
      </w:r>
    </w:p>
    <w:p w14:paraId="00B49D10" w14:textId="53CEA461" w:rsidR="003069FA" w:rsidRDefault="003069FA" w:rsidP="003069FA">
      <w:pPr>
        <w:pStyle w:val="Titre3"/>
      </w:pPr>
      <w:bookmarkStart w:id="379" w:name="_Toc499823627"/>
      <w:bookmarkStart w:id="380" w:name="_Toc501010022"/>
      <w:r>
        <w:t>Selected Product(s)</w:t>
      </w:r>
      <w:bookmarkEnd w:id="379"/>
      <w:bookmarkEnd w:id="380"/>
    </w:p>
    <w:p w14:paraId="39850756" w14:textId="47EA06AA" w:rsidR="00BA0BA1" w:rsidRDefault="00BC7FE9" w:rsidP="00BA0BA1">
      <w:r>
        <w:t>The 2 selected co</w:t>
      </w:r>
      <w:r w:rsidR="00995884">
        <w:t>mponents for application mashups</w:t>
      </w:r>
      <w:r w:rsidR="00AB0FA7">
        <w:t xml:space="preserve"> and dashboards</w:t>
      </w:r>
      <w:r w:rsidR="00995884">
        <w:t xml:space="preserve"> are: </w:t>
      </w:r>
      <w:proofErr w:type="spellStart"/>
      <w:r w:rsidR="00BA0BA1">
        <w:t>Wirecloud</w:t>
      </w:r>
      <w:proofErr w:type="spellEnd"/>
      <w:r w:rsidR="00995884">
        <w:t xml:space="preserve"> and </w:t>
      </w:r>
      <w:r w:rsidR="00BA0BA1">
        <w:t>Freeboard</w:t>
      </w:r>
      <w:r w:rsidR="00A05EA9">
        <w:t>.</w:t>
      </w:r>
    </w:p>
    <w:p w14:paraId="7DC6CFE2" w14:textId="77777777" w:rsidR="00F83107" w:rsidRDefault="00F83107" w:rsidP="00811667">
      <w:pPr>
        <w:keepNext/>
        <w:sectPr w:rsidR="00F83107" w:rsidSect="00D20A54">
          <w:headerReference w:type="default" r:id="rId211"/>
          <w:pgSz w:w="12240" w:h="15840"/>
          <w:pgMar w:top="830" w:right="990" w:bottom="851" w:left="1800" w:header="426" w:footer="720" w:gutter="0"/>
          <w:cols w:space="720"/>
          <w:docGrid w:linePitch="360"/>
        </w:sectPr>
      </w:pPr>
    </w:p>
    <w:p w14:paraId="2F5C09EC" w14:textId="13534D3D" w:rsidR="00811667" w:rsidRDefault="00811667" w:rsidP="00811667">
      <w:pPr>
        <w:keepNext/>
      </w:pPr>
      <w:r>
        <w:rPr>
          <w:noProof/>
        </w:rPr>
        <w:drawing>
          <wp:inline distT="0" distB="0" distL="0" distR="0" wp14:anchorId="4D50DD59" wp14:editId="6C38C471">
            <wp:extent cx="3291205" cy="2552576"/>
            <wp:effectExtent l="0" t="0" r="4445"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reeboard_sc1.jpg"/>
                    <pic:cNvPicPr/>
                  </pic:nvPicPr>
                  <pic:blipFill rotWithShape="1">
                    <a:blip r:embed="rId212" cstate="print">
                      <a:extLst>
                        <a:ext uri="{28A0092B-C50C-407E-A947-70E740481C1C}">
                          <a14:useLocalDpi xmlns:a14="http://schemas.microsoft.com/office/drawing/2010/main" val="0"/>
                        </a:ext>
                      </a:extLst>
                    </a:blip>
                    <a:srcRect t="5855"/>
                    <a:stretch/>
                  </pic:blipFill>
                  <pic:spPr bwMode="auto">
                    <a:xfrm>
                      <a:off x="0" y="0"/>
                      <a:ext cx="3302803" cy="2561571"/>
                    </a:xfrm>
                    <a:prstGeom prst="rect">
                      <a:avLst/>
                    </a:prstGeom>
                    <a:ln>
                      <a:noFill/>
                    </a:ln>
                    <a:extLst>
                      <a:ext uri="{53640926-AAD7-44D8-BBD7-CCE9431645EC}">
                        <a14:shadowObscured xmlns:a14="http://schemas.microsoft.com/office/drawing/2010/main"/>
                      </a:ext>
                    </a:extLst>
                  </pic:spPr>
                </pic:pic>
              </a:graphicData>
            </a:graphic>
          </wp:inline>
        </w:drawing>
      </w:r>
    </w:p>
    <w:p w14:paraId="7F43C9F4" w14:textId="3659F9B9" w:rsidR="006A096C" w:rsidRDefault="00811667" w:rsidP="00811667">
      <w:pPr>
        <w:pStyle w:val="Lgende"/>
      </w:pPr>
      <w:r>
        <w:t xml:space="preserve">Figure </w:t>
      </w:r>
      <w:r>
        <w:fldChar w:fldCharType="begin"/>
      </w:r>
      <w:r>
        <w:instrText xml:space="preserve"> SEQ Figure \* ARABIC </w:instrText>
      </w:r>
      <w:r>
        <w:fldChar w:fldCharType="separate"/>
      </w:r>
      <w:r w:rsidR="00047B72">
        <w:rPr>
          <w:noProof/>
        </w:rPr>
        <w:t>25</w:t>
      </w:r>
      <w:r>
        <w:fldChar w:fldCharType="end"/>
      </w:r>
      <w:r>
        <w:t>: Freeboard Dashboard example</w:t>
      </w:r>
    </w:p>
    <w:p w14:paraId="23470F12" w14:textId="77777777" w:rsidR="000B61BE" w:rsidRDefault="001506DC" w:rsidP="000B61BE">
      <w:pPr>
        <w:keepNext/>
      </w:pPr>
      <w:r>
        <w:rPr>
          <w:noProof/>
        </w:rPr>
        <w:drawing>
          <wp:inline distT="0" distB="0" distL="0" distR="0" wp14:anchorId="0EF03338" wp14:editId="56B2E5E2">
            <wp:extent cx="3213100" cy="2412375"/>
            <wp:effectExtent l="0" t="0" r="6350" b="698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shup-application-ge-wirecloud-7-638.jpg"/>
                    <pic:cNvPicPr/>
                  </pic:nvPicPr>
                  <pic:blipFill>
                    <a:blip r:embed="rId213">
                      <a:extLst>
                        <a:ext uri="{28A0092B-C50C-407E-A947-70E740481C1C}">
                          <a14:useLocalDpi xmlns:a14="http://schemas.microsoft.com/office/drawing/2010/main" val="0"/>
                        </a:ext>
                      </a:extLst>
                    </a:blip>
                    <a:stretch>
                      <a:fillRect/>
                    </a:stretch>
                  </pic:blipFill>
                  <pic:spPr>
                    <a:xfrm>
                      <a:off x="0" y="0"/>
                      <a:ext cx="3235933" cy="2429518"/>
                    </a:xfrm>
                    <a:prstGeom prst="rect">
                      <a:avLst/>
                    </a:prstGeom>
                  </pic:spPr>
                </pic:pic>
              </a:graphicData>
            </a:graphic>
          </wp:inline>
        </w:drawing>
      </w:r>
    </w:p>
    <w:p w14:paraId="68D390F2" w14:textId="1ACADCF6" w:rsidR="00F83107" w:rsidRDefault="000B61BE" w:rsidP="000B61BE">
      <w:pPr>
        <w:pStyle w:val="Lgende"/>
        <w:sectPr w:rsidR="00F83107" w:rsidSect="00F83107">
          <w:type w:val="continuous"/>
          <w:pgSz w:w="12240" w:h="15840"/>
          <w:pgMar w:top="830" w:right="990" w:bottom="851" w:left="1800" w:header="426" w:footer="720" w:gutter="0"/>
          <w:cols w:num="2" w:space="720"/>
          <w:docGrid w:linePitch="360"/>
        </w:sectPr>
      </w:pPr>
      <w:r>
        <w:t xml:space="preserve">Figure </w:t>
      </w:r>
      <w:r>
        <w:fldChar w:fldCharType="begin"/>
      </w:r>
      <w:r>
        <w:instrText xml:space="preserve"> SEQ Figure \* ARABIC </w:instrText>
      </w:r>
      <w:r>
        <w:fldChar w:fldCharType="separate"/>
      </w:r>
      <w:r w:rsidR="00047B72">
        <w:rPr>
          <w:noProof/>
        </w:rPr>
        <w:t>26</w:t>
      </w:r>
      <w:r>
        <w:fldChar w:fldCharType="end"/>
      </w:r>
      <w:r>
        <w:t xml:space="preserve">: </w:t>
      </w:r>
      <w:proofErr w:type="spellStart"/>
      <w:r w:rsidRPr="00F9064F">
        <w:t>Wirecloud</w:t>
      </w:r>
      <w:proofErr w:type="spellEnd"/>
      <w:r w:rsidRPr="00F9064F">
        <w:t xml:space="preserve"> Mashup example</w:t>
      </w:r>
    </w:p>
    <w:p w14:paraId="73316083" w14:textId="396D0F73" w:rsidR="001506DC" w:rsidRDefault="001506DC" w:rsidP="00531CAD">
      <w:pPr>
        <w:pStyle w:val="Lgende"/>
      </w:pPr>
    </w:p>
    <w:p w14:paraId="2BFA1600" w14:textId="2A95521E" w:rsidR="003069FA" w:rsidRDefault="003069FA" w:rsidP="003069FA">
      <w:pPr>
        <w:pStyle w:val="Titre3"/>
      </w:pPr>
      <w:bookmarkStart w:id="381" w:name="_Toc499823628"/>
      <w:bookmarkStart w:id="382" w:name="_Toc501010023"/>
      <w:r>
        <w:t>Selection Rationale</w:t>
      </w:r>
      <w:bookmarkEnd w:id="381"/>
      <w:bookmarkEnd w:id="382"/>
    </w:p>
    <w:p w14:paraId="3D7C12EE" w14:textId="3BC3DBF2" w:rsidR="0059703B" w:rsidRPr="0059703B" w:rsidRDefault="007D4D1A" w:rsidP="0059703B">
      <w:proofErr w:type="spellStart"/>
      <w:r>
        <w:t>Wirecloud</w:t>
      </w:r>
      <w:proofErr w:type="spellEnd"/>
      <w:r>
        <w:t xml:space="preserve"> and Freeboard are the components proposed in </w:t>
      </w:r>
      <w:proofErr w:type="spellStart"/>
      <w:r>
        <w:t>Fiware</w:t>
      </w:r>
      <w:proofErr w:type="spellEnd"/>
      <w:r>
        <w:t xml:space="preserve"> catalog for mashup applications</w:t>
      </w:r>
      <w:r w:rsidR="00A05EA9">
        <w:t>.</w:t>
      </w:r>
    </w:p>
    <w:p w14:paraId="48C7E54E" w14:textId="21ED40E2" w:rsidR="00A80820" w:rsidRDefault="00A80820" w:rsidP="00A80820">
      <w:bookmarkStart w:id="383" w:name="_Toc499823629"/>
      <w:r>
        <w:t>Both components provide an NGSI data source interface, to retrieve context information from Orion Context Broker</w:t>
      </w:r>
      <w:r w:rsidR="00537570">
        <w:t>.</w:t>
      </w:r>
    </w:p>
    <w:p w14:paraId="53F492FF" w14:textId="0BC6C093" w:rsidR="00537570" w:rsidRDefault="00537570" w:rsidP="00A80820">
      <w:r>
        <w:t>In addition</w:t>
      </w:r>
      <w:r w:rsidR="008B5274">
        <w:t>,</w:t>
      </w:r>
      <w:r>
        <w:t xml:space="preserve"> </w:t>
      </w:r>
      <w:proofErr w:type="spellStart"/>
      <w:r>
        <w:t>Wirecloud</w:t>
      </w:r>
      <w:proofErr w:type="spellEnd"/>
      <w:r>
        <w:t xml:space="preserve"> provides</w:t>
      </w:r>
      <w:r w:rsidR="00EC76A6">
        <w:t xml:space="preserve"> an interface to query the STH component</w:t>
      </w:r>
      <w:r w:rsidR="002C6786">
        <w:t xml:space="preserve"> to get data history.</w:t>
      </w:r>
    </w:p>
    <w:p w14:paraId="52A9323C" w14:textId="77777777" w:rsidR="00522EB6" w:rsidRDefault="00522EB6" w:rsidP="00A80820"/>
    <w:p w14:paraId="751424C1" w14:textId="77777777" w:rsidR="00D47CB4" w:rsidRDefault="008572B1" w:rsidP="00D47CB4">
      <w:pPr>
        <w:keepNext/>
      </w:pPr>
      <w:r>
        <w:rPr>
          <w:noProof/>
        </w:rPr>
        <w:drawing>
          <wp:inline distT="0" distB="0" distL="0" distR="0" wp14:anchorId="2E07C2E2" wp14:editId="607D83B5">
            <wp:extent cx="6000750" cy="3100070"/>
            <wp:effectExtent l="0" t="0" r="0"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irecloud_UG_minimize_option.png"/>
                    <pic:cNvPicPr/>
                  </pic:nvPicPr>
                  <pic:blipFill>
                    <a:blip r:embed="rId214">
                      <a:extLst>
                        <a:ext uri="{28A0092B-C50C-407E-A947-70E740481C1C}">
                          <a14:useLocalDpi xmlns:a14="http://schemas.microsoft.com/office/drawing/2010/main" val="0"/>
                        </a:ext>
                      </a:extLst>
                    </a:blip>
                    <a:stretch>
                      <a:fillRect/>
                    </a:stretch>
                  </pic:blipFill>
                  <pic:spPr>
                    <a:xfrm>
                      <a:off x="0" y="0"/>
                      <a:ext cx="6000750" cy="3100070"/>
                    </a:xfrm>
                    <a:prstGeom prst="rect">
                      <a:avLst/>
                    </a:prstGeom>
                  </pic:spPr>
                </pic:pic>
              </a:graphicData>
            </a:graphic>
          </wp:inline>
        </w:drawing>
      </w:r>
    </w:p>
    <w:p w14:paraId="02D06363" w14:textId="6716CFCC" w:rsidR="00522EB6" w:rsidRDefault="00D47CB4" w:rsidP="00D47CB4">
      <w:pPr>
        <w:pStyle w:val="Lgende"/>
      </w:pPr>
      <w:r>
        <w:t xml:space="preserve">Figure </w:t>
      </w:r>
      <w:r>
        <w:fldChar w:fldCharType="begin"/>
      </w:r>
      <w:r>
        <w:instrText xml:space="preserve"> SEQ Figure \* ARABIC </w:instrText>
      </w:r>
      <w:r>
        <w:fldChar w:fldCharType="separate"/>
      </w:r>
      <w:r w:rsidR="00047B72">
        <w:rPr>
          <w:noProof/>
        </w:rPr>
        <w:t>27</w:t>
      </w:r>
      <w:r>
        <w:fldChar w:fldCharType="end"/>
      </w:r>
      <w:r>
        <w:t xml:space="preserve">: </w:t>
      </w:r>
      <w:proofErr w:type="spellStart"/>
      <w:r>
        <w:t>Wirecloud</w:t>
      </w:r>
      <w:proofErr w:type="spellEnd"/>
      <w:r>
        <w:t xml:space="preserve"> </w:t>
      </w:r>
      <w:r w:rsidR="002A3D1F">
        <w:t>graphic</w:t>
      </w:r>
      <w:r w:rsidR="00F60AC8">
        <w:t>al</w:t>
      </w:r>
      <w:r w:rsidR="002A3D1F">
        <w:t xml:space="preserve"> </w:t>
      </w:r>
      <w:r>
        <w:t>configuration interface</w:t>
      </w:r>
    </w:p>
    <w:p w14:paraId="342AD7C4" w14:textId="77777777" w:rsidR="003069FA" w:rsidRDefault="003069FA" w:rsidP="003069FA">
      <w:pPr>
        <w:pStyle w:val="Titre3"/>
        <w:rPr>
          <w:i/>
        </w:rPr>
      </w:pPr>
      <w:bookmarkStart w:id="384" w:name="_Toc501010024"/>
      <w:r>
        <w:t>Architecture Risks</w:t>
      </w:r>
      <w:bookmarkEnd w:id="383"/>
      <w:bookmarkEnd w:id="384"/>
    </w:p>
    <w:p w14:paraId="1138BA27" w14:textId="6076EF7A" w:rsidR="00DE73CD" w:rsidRDefault="00DE73CD" w:rsidP="003069FA">
      <w:r>
        <w:t xml:space="preserve">If </w:t>
      </w:r>
      <w:r w:rsidR="00A76C5E">
        <w:t xml:space="preserve">those components are </w:t>
      </w:r>
      <w:r>
        <w:t xml:space="preserve">used </w:t>
      </w:r>
      <w:r w:rsidR="009C36DF">
        <w:t xml:space="preserve">to deliver </w:t>
      </w:r>
      <w:r w:rsidR="00046C61">
        <w:t xml:space="preserve">some important </w:t>
      </w:r>
      <w:r w:rsidR="00953D93">
        <w:t>information through dashboards</w:t>
      </w:r>
      <w:r w:rsidR="00027B43">
        <w:t xml:space="preserve"> to help </w:t>
      </w:r>
      <w:r w:rsidR="008000BF">
        <w:t xml:space="preserve">for decision, </w:t>
      </w:r>
      <w:r w:rsidR="007645EC">
        <w:t>they need to be high available.</w:t>
      </w:r>
    </w:p>
    <w:p w14:paraId="2F6407EE" w14:textId="223EF8B8" w:rsidR="007645EC" w:rsidRDefault="00ED2094" w:rsidP="003069FA">
      <w:proofErr w:type="spellStart"/>
      <w:r>
        <w:t>Wirecloud</w:t>
      </w:r>
      <w:proofErr w:type="spellEnd"/>
      <w:r w:rsidR="00306D24">
        <w:t>,</w:t>
      </w:r>
      <w:r>
        <w:t xml:space="preserve"> as well Freeboard, </w:t>
      </w:r>
      <w:r w:rsidR="00C10BAE">
        <w:t>should run as Docker service</w:t>
      </w:r>
      <w:r w:rsidR="00F60AC8">
        <w:t>s</w:t>
      </w:r>
      <w:r w:rsidR="006B56DB">
        <w:t xml:space="preserve"> to</w:t>
      </w:r>
      <w:r w:rsidR="0073635A">
        <w:t xml:space="preserve"> provide HA</w:t>
      </w:r>
      <w:r w:rsidR="00C10BAE">
        <w:t xml:space="preserve">, </w:t>
      </w:r>
      <w:r w:rsidR="00B604A6">
        <w:t>several instances of</w:t>
      </w:r>
      <w:r>
        <w:t xml:space="preserve"> containers</w:t>
      </w:r>
      <w:r w:rsidR="00F07C39">
        <w:t xml:space="preserve"> can be started </w:t>
      </w:r>
      <w:r w:rsidR="00E57C3B">
        <w:t>for scalability.</w:t>
      </w:r>
    </w:p>
    <w:p w14:paraId="44A42D1A" w14:textId="2C3368BB" w:rsidR="00570856" w:rsidRDefault="00CA7A25" w:rsidP="003069FA">
      <w:r>
        <w:t>The database</w:t>
      </w:r>
      <w:r w:rsidR="006D07BE">
        <w:t xml:space="preserve"> used by </w:t>
      </w:r>
      <w:proofErr w:type="spellStart"/>
      <w:r w:rsidR="006D07BE">
        <w:t>Wirecloud</w:t>
      </w:r>
      <w:proofErr w:type="spellEnd"/>
      <w:r w:rsidR="006D07BE">
        <w:t xml:space="preserve"> is the </w:t>
      </w:r>
      <w:r w:rsidR="00F60AC8">
        <w:t xml:space="preserve">PostgreSQL through </w:t>
      </w:r>
      <w:proofErr w:type="spellStart"/>
      <w:r w:rsidR="006D07BE">
        <w:t>Citus</w:t>
      </w:r>
      <w:proofErr w:type="spellEnd"/>
      <w:r w:rsidR="006D07BE">
        <w:t xml:space="preserve"> cluster</w:t>
      </w:r>
      <w:r w:rsidR="00570856">
        <w:t>, then provide HA for the persistence layer.</w:t>
      </w:r>
    </w:p>
    <w:p w14:paraId="4B45A1C7" w14:textId="77777777" w:rsidR="00F60AC8" w:rsidRDefault="00F60AC8" w:rsidP="003069FA"/>
    <w:p w14:paraId="76294C1D" w14:textId="49AB1DD4" w:rsidR="00E57C3B" w:rsidRPr="00F6725F" w:rsidRDefault="00CA7A25" w:rsidP="003069FA">
      <w:r>
        <w:t xml:space="preserve"> </w:t>
      </w:r>
    </w:p>
    <w:p w14:paraId="3CAD91F1" w14:textId="33C5076A" w:rsidR="003069FA" w:rsidRDefault="005F14A1" w:rsidP="003069FA">
      <w:pPr>
        <w:pStyle w:val="Titre2"/>
      </w:pPr>
      <w:r>
        <w:t xml:space="preserve"> </w:t>
      </w:r>
      <w:bookmarkStart w:id="385" w:name="_Toc499823630"/>
      <w:bookmarkStart w:id="386" w:name="_Toc501010025"/>
      <w:r w:rsidR="00FE6D47">
        <w:t>Business</w:t>
      </w:r>
      <w:r w:rsidR="003069FA">
        <w:t xml:space="preserve"> Ecosystem </w:t>
      </w:r>
      <w:r w:rsidR="0064048C">
        <w:t xml:space="preserve">GE </w:t>
      </w:r>
      <w:r w:rsidR="003069FA">
        <w:t>Component</w:t>
      </w:r>
      <w:bookmarkEnd w:id="385"/>
      <w:r w:rsidR="0064048C">
        <w:t>s</w:t>
      </w:r>
      <w:bookmarkEnd w:id="386"/>
    </w:p>
    <w:p w14:paraId="3625D60C" w14:textId="7BE74312" w:rsidR="003069FA" w:rsidRDefault="003069FA" w:rsidP="003069FA">
      <w:pPr>
        <w:pStyle w:val="Titre3"/>
      </w:pPr>
      <w:bookmarkStart w:id="387" w:name="_Toc499823631"/>
      <w:bookmarkStart w:id="388" w:name="_Toc501010026"/>
      <w:r>
        <w:t>Component</w:t>
      </w:r>
      <w:r w:rsidR="0064048C">
        <w:t>s</w:t>
      </w:r>
      <w:r>
        <w:t xml:space="preserve"> Functions</w:t>
      </w:r>
      <w:bookmarkEnd w:id="387"/>
      <w:bookmarkEnd w:id="388"/>
    </w:p>
    <w:p w14:paraId="64915656" w14:textId="308BA8BC" w:rsidR="00AD7AA2" w:rsidRDefault="00AD7AA2" w:rsidP="00AD7AA2">
      <w:r>
        <w:t>The B</w:t>
      </w:r>
      <w:r w:rsidR="0061478F">
        <w:t>usiness</w:t>
      </w:r>
      <w:r>
        <w:t xml:space="preserve"> Ecosystem </w:t>
      </w:r>
      <w:r w:rsidR="0064048C">
        <w:t>GE</w:t>
      </w:r>
      <w:r>
        <w:t xml:space="preserve"> is composed of several modules that cover the following features:</w:t>
      </w:r>
    </w:p>
    <w:p w14:paraId="36AA0220" w14:textId="77777777" w:rsidR="00AD7AA2" w:rsidRPr="00AD7AA2" w:rsidRDefault="00AD7AA2" w:rsidP="00AD7AA2"/>
    <w:p w14:paraId="33205A25" w14:textId="77777777" w:rsidR="00AD7AA2" w:rsidRPr="0024168A" w:rsidRDefault="00AD7AA2" w:rsidP="00AD7AA2">
      <w:pPr>
        <w:rPr>
          <w:b/>
        </w:rPr>
      </w:pPr>
      <w:r w:rsidRPr="0024168A">
        <w:rPr>
          <w:b/>
        </w:rPr>
        <w:t xml:space="preserve">TM Forum </w:t>
      </w:r>
      <w:proofErr w:type="spellStart"/>
      <w:r w:rsidRPr="0024168A">
        <w:rPr>
          <w:b/>
        </w:rPr>
        <w:t>Apis</w:t>
      </w:r>
      <w:proofErr w:type="spellEnd"/>
      <w:r w:rsidRPr="0024168A">
        <w:rPr>
          <w:b/>
        </w:rPr>
        <w:t>:</w:t>
      </w:r>
    </w:p>
    <w:p w14:paraId="7B2F1315" w14:textId="77777777" w:rsidR="0061478F" w:rsidRDefault="00AD7AA2" w:rsidP="0047663D">
      <w:pPr>
        <w:pStyle w:val="Paragraphedeliste"/>
        <w:numPr>
          <w:ilvl w:val="0"/>
          <w:numId w:val="25"/>
        </w:numPr>
      </w:pPr>
      <w:r>
        <w:t>Catalog management</w:t>
      </w:r>
      <w:r w:rsidR="0061478F">
        <w:t xml:space="preserve">, </w:t>
      </w:r>
    </w:p>
    <w:p w14:paraId="57FBFE12" w14:textId="77777777" w:rsidR="0061478F" w:rsidRDefault="0061478F" w:rsidP="0047663D">
      <w:pPr>
        <w:pStyle w:val="Paragraphedeliste"/>
        <w:numPr>
          <w:ilvl w:val="0"/>
          <w:numId w:val="25"/>
        </w:numPr>
      </w:pPr>
      <w:r>
        <w:t>O</w:t>
      </w:r>
      <w:r w:rsidRPr="0061478F">
        <w:t xml:space="preserve">rdering management, </w:t>
      </w:r>
    </w:p>
    <w:p w14:paraId="794ED2AD" w14:textId="77777777" w:rsidR="0061478F" w:rsidRDefault="0061478F" w:rsidP="0047663D">
      <w:pPr>
        <w:pStyle w:val="Paragraphedeliste"/>
        <w:numPr>
          <w:ilvl w:val="0"/>
          <w:numId w:val="25"/>
        </w:numPr>
      </w:pPr>
      <w:r>
        <w:t>I</w:t>
      </w:r>
      <w:r w:rsidRPr="0061478F">
        <w:t xml:space="preserve">nventory management, </w:t>
      </w:r>
    </w:p>
    <w:p w14:paraId="5FF52464" w14:textId="77777777" w:rsidR="0061478F" w:rsidRDefault="0061478F" w:rsidP="0047663D">
      <w:pPr>
        <w:pStyle w:val="Paragraphedeliste"/>
        <w:numPr>
          <w:ilvl w:val="0"/>
          <w:numId w:val="25"/>
        </w:numPr>
      </w:pPr>
      <w:r>
        <w:t>U</w:t>
      </w:r>
      <w:r w:rsidRPr="0061478F">
        <w:t xml:space="preserve">sage management, </w:t>
      </w:r>
    </w:p>
    <w:p w14:paraId="5A81FFBF" w14:textId="77777777" w:rsidR="0061478F" w:rsidRDefault="0061478F" w:rsidP="0047663D">
      <w:pPr>
        <w:pStyle w:val="Paragraphedeliste"/>
        <w:numPr>
          <w:ilvl w:val="0"/>
          <w:numId w:val="25"/>
        </w:numPr>
      </w:pPr>
      <w:r w:rsidRPr="0061478F">
        <w:t xml:space="preserve">billing, </w:t>
      </w:r>
    </w:p>
    <w:p w14:paraId="483D200C" w14:textId="77777777" w:rsidR="0061478F" w:rsidRDefault="0061478F" w:rsidP="0047663D">
      <w:pPr>
        <w:pStyle w:val="Paragraphedeliste"/>
        <w:numPr>
          <w:ilvl w:val="0"/>
          <w:numId w:val="25"/>
        </w:numPr>
      </w:pPr>
      <w:r>
        <w:t xml:space="preserve">customer, </w:t>
      </w:r>
    </w:p>
    <w:p w14:paraId="6C034825" w14:textId="77777777" w:rsidR="00AD7AA2" w:rsidRDefault="0061478F" w:rsidP="0047663D">
      <w:pPr>
        <w:pStyle w:val="Paragraphedeliste"/>
        <w:numPr>
          <w:ilvl w:val="0"/>
          <w:numId w:val="25"/>
        </w:numPr>
      </w:pPr>
      <w:r>
        <w:t>party APIs.</w:t>
      </w:r>
    </w:p>
    <w:p w14:paraId="54F3A0D6" w14:textId="77777777" w:rsidR="0061478F" w:rsidRPr="0024168A" w:rsidRDefault="0061478F" w:rsidP="00AD7AA2">
      <w:pPr>
        <w:rPr>
          <w:b/>
        </w:rPr>
      </w:pPr>
      <w:r w:rsidRPr="0024168A">
        <w:rPr>
          <w:b/>
        </w:rPr>
        <w:t>Business Ecosystem Charging Backend:</w:t>
      </w:r>
    </w:p>
    <w:p w14:paraId="216E1314" w14:textId="77777777" w:rsidR="0061478F" w:rsidRDefault="0061478F" w:rsidP="0047663D">
      <w:pPr>
        <w:pStyle w:val="Paragraphedeliste"/>
        <w:numPr>
          <w:ilvl w:val="0"/>
          <w:numId w:val="26"/>
        </w:numPr>
      </w:pPr>
      <w:r>
        <w:t>Process</w:t>
      </w:r>
      <w:r w:rsidRPr="0061478F">
        <w:t xml:space="preserve"> the different pricing models, the accounting information, a</w:t>
      </w:r>
      <w:r>
        <w:t>nd the revenue sharing reports.</w:t>
      </w:r>
    </w:p>
    <w:p w14:paraId="16DE97DF" w14:textId="77777777" w:rsidR="0061478F" w:rsidRDefault="0061478F" w:rsidP="0047663D">
      <w:pPr>
        <w:pStyle w:val="Paragraphedeliste"/>
        <w:numPr>
          <w:ilvl w:val="0"/>
          <w:numId w:val="26"/>
        </w:numPr>
      </w:pPr>
      <w:r>
        <w:t>C</w:t>
      </w:r>
      <w:r w:rsidRPr="0061478F">
        <w:t>alculate amounts to be charged, charge customers, and pay sellers</w:t>
      </w:r>
      <w:r>
        <w:t>, using this above information</w:t>
      </w:r>
      <w:r w:rsidRPr="0061478F">
        <w:t>.</w:t>
      </w:r>
    </w:p>
    <w:p w14:paraId="747502ED" w14:textId="77777777" w:rsidR="0061478F" w:rsidRPr="0024168A" w:rsidRDefault="0061478F" w:rsidP="00AD7AA2">
      <w:pPr>
        <w:rPr>
          <w:b/>
        </w:rPr>
      </w:pPr>
      <w:r w:rsidRPr="0024168A">
        <w:rPr>
          <w:b/>
        </w:rPr>
        <w:t>Business Ecosystem Revenue Sharing Service:</w:t>
      </w:r>
    </w:p>
    <w:p w14:paraId="47FE31C9" w14:textId="77777777" w:rsidR="0061478F" w:rsidRDefault="0061478F" w:rsidP="00AD7AA2">
      <w:r>
        <w:t>Distribute</w:t>
      </w:r>
      <w:r w:rsidR="00DD5878">
        <w:t>s</w:t>
      </w:r>
      <w:r>
        <w:t xml:space="preserve"> revenues </w:t>
      </w:r>
      <w:r w:rsidRPr="0061478F">
        <w:t>originated by the usage of a given service among the involved stakeholders.</w:t>
      </w:r>
    </w:p>
    <w:p w14:paraId="7DC8D73D" w14:textId="77777777" w:rsidR="00DD5878" w:rsidRDefault="00DD5878" w:rsidP="00AD7AA2">
      <w:r>
        <w:lastRenderedPageBreak/>
        <w:t>It distributes</w:t>
      </w:r>
      <w:r w:rsidRPr="00DD5878">
        <w:t xml:space="preserve"> part of the revenue generated by a service between the Business API Ecosystem instance provider and the Service Provider(s) responsible for the service</w:t>
      </w:r>
      <w:r>
        <w:t>,</w:t>
      </w:r>
      <w:r w:rsidR="00301D1A">
        <w:t xml:space="preserve"> a service </w:t>
      </w:r>
      <w:r w:rsidR="00292C39">
        <w:t>here refer</w:t>
      </w:r>
      <w:r w:rsidR="001A4F1C">
        <w:t>s</w:t>
      </w:r>
      <w:r w:rsidR="00292C39">
        <w:t xml:space="preserve"> </w:t>
      </w:r>
      <w:r w:rsidR="00292C39" w:rsidRPr="00292C39">
        <w:t>to both final applications and backend application services</w:t>
      </w:r>
      <w:r w:rsidRPr="00DD5878">
        <w:t>.</w:t>
      </w:r>
    </w:p>
    <w:p w14:paraId="1CF63C98" w14:textId="77777777" w:rsidR="0061478F" w:rsidRPr="0024168A" w:rsidRDefault="0061478F" w:rsidP="00AD7AA2">
      <w:pPr>
        <w:rPr>
          <w:b/>
        </w:rPr>
      </w:pPr>
      <w:r w:rsidRPr="0024168A">
        <w:rPr>
          <w:b/>
        </w:rPr>
        <w:t>Business Ecosystem Logic Proxy:</w:t>
      </w:r>
    </w:p>
    <w:p w14:paraId="2D7F4965" w14:textId="77777777" w:rsidR="0061478F" w:rsidRDefault="0024168A" w:rsidP="00AD7AA2">
      <w:r>
        <w:t xml:space="preserve">Is </w:t>
      </w:r>
      <w:r w:rsidR="002B22F8" w:rsidRPr="002B22F8">
        <w:t xml:space="preserve">the endpoint for accessing the Business API </w:t>
      </w:r>
      <w:proofErr w:type="gramStart"/>
      <w:r w:rsidR="002B22F8" w:rsidRPr="002B22F8">
        <w:t>Ecosystem</w:t>
      </w:r>
      <w:r w:rsidR="001A4F1C">
        <w:t>:</w:t>
      </w:r>
      <w:proofErr w:type="gramEnd"/>
    </w:p>
    <w:p w14:paraId="072F67AF" w14:textId="77777777" w:rsidR="0061478F" w:rsidRDefault="0024168A" w:rsidP="0047663D">
      <w:pPr>
        <w:pStyle w:val="Paragraphedeliste"/>
        <w:numPr>
          <w:ilvl w:val="0"/>
          <w:numId w:val="27"/>
        </w:numPr>
      </w:pPr>
      <w:r w:rsidRPr="0024168A">
        <w:t>it orchestrates the APIs validating user requests, including authentication, authorization, and the content of the request from a business logic point of view.</w:t>
      </w:r>
    </w:p>
    <w:p w14:paraId="40A95CB2" w14:textId="77777777" w:rsidR="0024168A" w:rsidRDefault="0024168A" w:rsidP="0047663D">
      <w:pPr>
        <w:pStyle w:val="Paragraphedeliste"/>
        <w:numPr>
          <w:ilvl w:val="0"/>
          <w:numId w:val="27"/>
        </w:numPr>
      </w:pPr>
      <w:r w:rsidRPr="0024168A">
        <w:t>it serves a web portal that can be used to interact with the system.</w:t>
      </w:r>
    </w:p>
    <w:p w14:paraId="0D8157CD" w14:textId="77777777" w:rsidR="00C75DB1" w:rsidRDefault="00C75DB1" w:rsidP="00AD7AA2"/>
    <w:p w14:paraId="711B1663" w14:textId="77777777" w:rsidR="00CE7392" w:rsidRDefault="002B11BB" w:rsidP="00AD7AA2">
      <w:r>
        <w:t xml:space="preserve">This is the </w:t>
      </w:r>
      <w:r w:rsidR="0064048C">
        <w:t xml:space="preserve">Market Place </w:t>
      </w:r>
      <w:r>
        <w:t xml:space="preserve">component </w:t>
      </w:r>
      <w:r w:rsidR="0064048C">
        <w:t xml:space="preserve">of the smart city platform, </w:t>
      </w:r>
      <w:r>
        <w:t>that allow</w:t>
      </w:r>
      <w:r w:rsidR="001B725C">
        <w:t>s</w:t>
      </w:r>
      <w:r>
        <w:t xml:space="preserve"> to monetize applications, APIs </w:t>
      </w:r>
      <w:proofErr w:type="gramStart"/>
      <w:r>
        <w:t>and also</w:t>
      </w:r>
      <w:proofErr w:type="gramEnd"/>
      <w:r>
        <w:t xml:space="preserve"> data</w:t>
      </w:r>
      <w:r w:rsidR="0064048C">
        <w:t xml:space="preserve"> </w:t>
      </w:r>
      <w:r>
        <w:t>that are exposed through the smart city platform</w:t>
      </w:r>
      <w:r w:rsidR="000D747A">
        <w:t xml:space="preserve"> open data component such as CKAN</w:t>
      </w:r>
      <w:r w:rsidR="00C75DB1">
        <w:t>,</w:t>
      </w:r>
    </w:p>
    <w:p w14:paraId="30EB3402" w14:textId="04028E55" w:rsidR="0064048C" w:rsidRDefault="00C75DB1" w:rsidP="00AD7AA2">
      <w:r>
        <w:t xml:space="preserve"> </w:t>
      </w:r>
    </w:p>
    <w:p w14:paraId="58DD6B7B" w14:textId="77777777" w:rsidR="00C059FD" w:rsidRDefault="002C6786" w:rsidP="00C059FD">
      <w:pPr>
        <w:keepNext/>
      </w:pPr>
      <w:r>
        <w:rPr>
          <w:noProof/>
        </w:rPr>
        <w:drawing>
          <wp:inline distT="0" distB="0" distL="0" distR="0" wp14:anchorId="6C1FECDA" wp14:editId="330AE6C1">
            <wp:extent cx="6000750" cy="2852420"/>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ware-biz-ecosystem-Architecture.png"/>
                    <pic:cNvPicPr/>
                  </pic:nvPicPr>
                  <pic:blipFill>
                    <a:blip r:embed="rId215">
                      <a:extLst>
                        <a:ext uri="{28A0092B-C50C-407E-A947-70E740481C1C}">
                          <a14:useLocalDpi xmlns:a14="http://schemas.microsoft.com/office/drawing/2010/main" val="0"/>
                        </a:ext>
                      </a:extLst>
                    </a:blip>
                    <a:stretch>
                      <a:fillRect/>
                    </a:stretch>
                  </pic:blipFill>
                  <pic:spPr>
                    <a:xfrm>
                      <a:off x="0" y="0"/>
                      <a:ext cx="6000750" cy="2852420"/>
                    </a:xfrm>
                    <a:prstGeom prst="rect">
                      <a:avLst/>
                    </a:prstGeom>
                  </pic:spPr>
                </pic:pic>
              </a:graphicData>
            </a:graphic>
          </wp:inline>
        </w:drawing>
      </w:r>
    </w:p>
    <w:p w14:paraId="68D74F83" w14:textId="070AEF46" w:rsidR="002C6786" w:rsidRDefault="00C059FD" w:rsidP="00C059FD">
      <w:pPr>
        <w:pStyle w:val="Lgende"/>
      </w:pPr>
      <w:r>
        <w:t xml:space="preserve">Figure </w:t>
      </w:r>
      <w:r>
        <w:fldChar w:fldCharType="begin"/>
      </w:r>
      <w:r>
        <w:instrText xml:space="preserve"> SEQ Figure \* ARABIC </w:instrText>
      </w:r>
      <w:r>
        <w:fldChar w:fldCharType="separate"/>
      </w:r>
      <w:r w:rsidR="00047B72">
        <w:rPr>
          <w:noProof/>
        </w:rPr>
        <w:t>28</w:t>
      </w:r>
      <w:r>
        <w:fldChar w:fldCharType="end"/>
      </w:r>
      <w:r>
        <w:t xml:space="preserve">: </w:t>
      </w:r>
      <w:proofErr w:type="spellStart"/>
      <w:r>
        <w:t>Fiware</w:t>
      </w:r>
      <w:proofErr w:type="spellEnd"/>
      <w:r>
        <w:t xml:space="preserve"> Business Ecosystem Architecture</w:t>
      </w:r>
    </w:p>
    <w:p w14:paraId="13BF1288" w14:textId="6DA9FDD4" w:rsidR="002479F1" w:rsidRDefault="003B21F1" w:rsidP="003B21F1">
      <w:r>
        <w:t xml:space="preserve">Applications to monetize can include: dashboards made </w:t>
      </w:r>
      <w:r w:rsidR="002479F1">
        <w:t>with</w:t>
      </w:r>
      <w:r>
        <w:t xml:space="preserve"> </w:t>
      </w:r>
      <w:proofErr w:type="spellStart"/>
      <w:proofErr w:type="gramStart"/>
      <w:r>
        <w:t>WireCloud</w:t>
      </w:r>
      <w:proofErr w:type="spellEnd"/>
      <w:r>
        <w:t xml:space="preserve"> </w:t>
      </w:r>
      <w:r w:rsidR="00565A08">
        <w:t xml:space="preserve"> Data</w:t>
      </w:r>
      <w:proofErr w:type="gramEnd"/>
      <w:r w:rsidR="00565A08">
        <w:t xml:space="preserve"> sets from CKAN.</w:t>
      </w:r>
    </w:p>
    <w:p w14:paraId="655BAE3E" w14:textId="4EEAE8C2" w:rsidR="00565A08" w:rsidRDefault="00565A08" w:rsidP="003B21F1">
      <w:r>
        <w:t xml:space="preserve">In gestation the API management GE </w:t>
      </w:r>
      <w:r w:rsidR="00557D67">
        <w:t>(</w:t>
      </w:r>
      <w:proofErr w:type="spellStart"/>
      <w:r w:rsidR="00557D67">
        <w:t>APInf</w:t>
      </w:r>
      <w:proofErr w:type="spellEnd"/>
      <w:r w:rsidR="00557D67">
        <w:t>), will</w:t>
      </w:r>
      <w:r>
        <w:t xml:space="preserve"> be interfaced with the business ecosystem</w:t>
      </w:r>
      <w:r w:rsidR="00557D67">
        <w:t>.</w:t>
      </w:r>
    </w:p>
    <w:p w14:paraId="04FF7AF9" w14:textId="2B712535" w:rsidR="003B21F1" w:rsidRDefault="002479F1" w:rsidP="003B21F1">
      <w:r>
        <w:t>f</w:t>
      </w:r>
      <w:r w:rsidR="003B21F1">
        <w:t>or Freeboard, or any application developed using Eclipse Che PAAS</w:t>
      </w:r>
      <w:r>
        <w:t xml:space="preserve">, </w:t>
      </w:r>
      <w:r w:rsidR="00565A08">
        <w:t>some work</w:t>
      </w:r>
      <w:r>
        <w:t xml:space="preserve"> is needed to </w:t>
      </w:r>
      <w:r w:rsidR="00565A08">
        <w:t>interface</w:t>
      </w:r>
      <w:r w:rsidR="003B21F1">
        <w:t>.</w:t>
      </w:r>
    </w:p>
    <w:p w14:paraId="581D4F0A" w14:textId="77777777" w:rsidR="003B21F1" w:rsidRDefault="003B21F1" w:rsidP="003B21F1"/>
    <w:p w14:paraId="488CED4D" w14:textId="77777777" w:rsidR="003069FA" w:rsidRDefault="003069FA" w:rsidP="003069FA">
      <w:pPr>
        <w:pStyle w:val="Titre3"/>
      </w:pPr>
      <w:bookmarkStart w:id="389" w:name="_Toc499823632"/>
      <w:bookmarkStart w:id="390" w:name="_Toc501010027"/>
      <w:r>
        <w:t>Technical Considerations</w:t>
      </w:r>
      <w:bookmarkEnd w:id="389"/>
      <w:bookmarkEnd w:id="390"/>
    </w:p>
    <w:p w14:paraId="6178886D" w14:textId="3AED5A0E" w:rsidR="00AD7AA2" w:rsidRDefault="00C75DB1" w:rsidP="00AD7AA2">
      <w:r>
        <w:t>The Business ecosystem GE, is composed of many components, that work together and interact with other components depending on the kind of business model needed.</w:t>
      </w:r>
    </w:p>
    <w:p w14:paraId="7C15EB32" w14:textId="12ABDB4A" w:rsidR="00C75DB1" w:rsidRDefault="00C75DB1" w:rsidP="00AD7AA2">
      <w:r>
        <w:t>The components of the GE are:</w:t>
      </w:r>
    </w:p>
    <w:p w14:paraId="68169530" w14:textId="15FCA0C2" w:rsidR="00AD7AA2" w:rsidRPr="00C75DB1" w:rsidRDefault="00AD7AA2" w:rsidP="00AD7AA2">
      <w:pPr>
        <w:rPr>
          <w:b/>
        </w:rPr>
      </w:pPr>
      <w:r w:rsidRPr="00C75DB1">
        <w:rPr>
          <w:b/>
        </w:rPr>
        <w:t>TM Forum APIs and R</w:t>
      </w:r>
      <w:r w:rsidR="0024168A" w:rsidRPr="00C75DB1">
        <w:rPr>
          <w:b/>
        </w:rPr>
        <w:t xml:space="preserve">evenue </w:t>
      </w:r>
      <w:r w:rsidRPr="00C75DB1">
        <w:rPr>
          <w:b/>
        </w:rPr>
        <w:t>S</w:t>
      </w:r>
      <w:r w:rsidR="0024168A" w:rsidRPr="00C75DB1">
        <w:rPr>
          <w:b/>
        </w:rPr>
        <w:t xml:space="preserve">haring </w:t>
      </w:r>
      <w:r w:rsidRPr="00C75DB1">
        <w:rPr>
          <w:b/>
        </w:rPr>
        <w:t>S</w:t>
      </w:r>
      <w:r w:rsidR="0024168A" w:rsidRPr="00C75DB1">
        <w:rPr>
          <w:b/>
        </w:rPr>
        <w:t>ervice</w:t>
      </w:r>
      <w:r w:rsidR="0064048C">
        <w:rPr>
          <w:b/>
        </w:rPr>
        <w:t xml:space="preserve"> (RSS)</w:t>
      </w:r>
      <w:r w:rsidRPr="00C75DB1">
        <w:rPr>
          <w:b/>
        </w:rPr>
        <w:t xml:space="preserve"> requirements</w:t>
      </w:r>
    </w:p>
    <w:p w14:paraId="4566393D" w14:textId="77777777" w:rsidR="00AD7AA2" w:rsidRDefault="00AD7AA2" w:rsidP="0047663D">
      <w:pPr>
        <w:pStyle w:val="Paragraphedeliste"/>
        <w:numPr>
          <w:ilvl w:val="0"/>
          <w:numId w:val="10"/>
        </w:numPr>
      </w:pPr>
      <w:r>
        <w:t>Java 8</w:t>
      </w:r>
    </w:p>
    <w:p w14:paraId="7DAEBB17" w14:textId="77777777" w:rsidR="00AD7AA2" w:rsidRDefault="00AD7AA2" w:rsidP="0047663D">
      <w:pPr>
        <w:pStyle w:val="Paragraphedeliste"/>
        <w:numPr>
          <w:ilvl w:val="0"/>
          <w:numId w:val="10"/>
        </w:numPr>
      </w:pPr>
      <w:r>
        <w:t>Glassfish 4.1</w:t>
      </w:r>
    </w:p>
    <w:p w14:paraId="334C4AB5" w14:textId="1E60C908" w:rsidR="00AD7AA2" w:rsidRDefault="00AD7AA2" w:rsidP="0047663D">
      <w:pPr>
        <w:pStyle w:val="Paragraphedeliste"/>
        <w:numPr>
          <w:ilvl w:val="0"/>
          <w:numId w:val="10"/>
        </w:numPr>
      </w:pPr>
      <w:r>
        <w:t>MySQL 5.5 =&gt; to replace with PostgreSQL/</w:t>
      </w:r>
      <w:proofErr w:type="spellStart"/>
      <w:r>
        <w:t>Citus</w:t>
      </w:r>
      <w:proofErr w:type="spellEnd"/>
      <w:r>
        <w:t xml:space="preserve"> </w:t>
      </w:r>
      <w:r w:rsidR="0064048C">
        <w:t>(</w:t>
      </w:r>
      <w:r>
        <w:t xml:space="preserve">or </w:t>
      </w:r>
      <w:r w:rsidR="0064048C">
        <w:t xml:space="preserve">in extreme case </w:t>
      </w:r>
      <w:r>
        <w:t xml:space="preserve">use </w:t>
      </w:r>
      <w:proofErr w:type="spellStart"/>
      <w:r>
        <w:t>Galera</w:t>
      </w:r>
      <w:proofErr w:type="spellEnd"/>
      <w:r>
        <w:t xml:space="preserve"> Cluster and MariaDB if hard to change from MySQL to PostgreSQL</w:t>
      </w:r>
      <w:r w:rsidR="0064048C">
        <w:t>)</w:t>
      </w:r>
    </w:p>
    <w:p w14:paraId="10DAC438" w14:textId="77777777" w:rsidR="00AD7AA2" w:rsidRPr="00C75DB1" w:rsidRDefault="00AD7AA2" w:rsidP="00AD7AA2">
      <w:pPr>
        <w:rPr>
          <w:b/>
        </w:rPr>
      </w:pPr>
      <w:r w:rsidRPr="00C75DB1">
        <w:rPr>
          <w:b/>
        </w:rPr>
        <w:t>Charging Backend requirements</w:t>
      </w:r>
    </w:p>
    <w:p w14:paraId="33A6503E" w14:textId="77777777" w:rsidR="00AD7AA2" w:rsidRDefault="00AD7AA2" w:rsidP="0047663D">
      <w:pPr>
        <w:pStyle w:val="Paragraphedeliste"/>
        <w:numPr>
          <w:ilvl w:val="0"/>
          <w:numId w:val="11"/>
        </w:numPr>
      </w:pPr>
      <w:r>
        <w:t>Python 2.7</w:t>
      </w:r>
    </w:p>
    <w:p w14:paraId="0E612156" w14:textId="77777777" w:rsidR="00AD7AA2" w:rsidRDefault="00AD7AA2" w:rsidP="0047663D">
      <w:pPr>
        <w:pStyle w:val="Paragraphedeliste"/>
        <w:numPr>
          <w:ilvl w:val="0"/>
          <w:numId w:val="11"/>
        </w:numPr>
      </w:pPr>
      <w:r>
        <w:t>MongoDB</w:t>
      </w:r>
    </w:p>
    <w:p w14:paraId="3F48864E" w14:textId="77777777" w:rsidR="00AD7AA2" w:rsidRDefault="00AD7AA2" w:rsidP="0047663D">
      <w:pPr>
        <w:pStyle w:val="Paragraphedeliste"/>
        <w:numPr>
          <w:ilvl w:val="0"/>
          <w:numId w:val="11"/>
        </w:numPr>
      </w:pPr>
      <w:proofErr w:type="spellStart"/>
      <w:r>
        <w:t>wkhtmltopdf</w:t>
      </w:r>
      <w:proofErr w:type="spellEnd"/>
    </w:p>
    <w:p w14:paraId="5C5542AA" w14:textId="77777777" w:rsidR="00AD7AA2" w:rsidRPr="00C75DB1" w:rsidRDefault="00AD7AA2" w:rsidP="00AD7AA2">
      <w:pPr>
        <w:rPr>
          <w:b/>
        </w:rPr>
      </w:pPr>
      <w:r w:rsidRPr="00C75DB1">
        <w:rPr>
          <w:b/>
        </w:rPr>
        <w:t>Logic Proxy requirements</w:t>
      </w:r>
    </w:p>
    <w:p w14:paraId="4DEB55EA" w14:textId="71ABAAC7" w:rsidR="00AD7AA2" w:rsidRDefault="00AD7AA2" w:rsidP="0047663D">
      <w:pPr>
        <w:pStyle w:val="Paragraphedeliste"/>
        <w:numPr>
          <w:ilvl w:val="0"/>
          <w:numId w:val="12"/>
        </w:numPr>
      </w:pPr>
      <w:r>
        <w:t>NodeJS 4.5.0+ (Including NPM)</w:t>
      </w:r>
    </w:p>
    <w:p w14:paraId="61C37B78" w14:textId="42BD83CC" w:rsidR="0064048C" w:rsidRDefault="0064048C" w:rsidP="0064048C"/>
    <w:p w14:paraId="5FA374DD" w14:textId="1C95E04F" w:rsidR="00670E8A" w:rsidRDefault="00A84000" w:rsidP="0064048C">
      <w:r w:rsidRPr="00A84000">
        <w:t xml:space="preserve">Memory use depends on the number of concurrent users as well as the free memory available and the hard disk. The Business API Ecosystem requires a minimum of 1024 MB of available RAM memory, but 2048 MB of free memory are </w:t>
      </w:r>
      <w:r w:rsidR="0042213A">
        <w:t>recommended.</w:t>
      </w:r>
    </w:p>
    <w:p w14:paraId="7B75FA2E" w14:textId="36A270F8" w:rsidR="0064048C" w:rsidRDefault="0064048C" w:rsidP="0064048C">
      <w:r>
        <w:t>Incoming Ports</w:t>
      </w:r>
      <w:r w:rsidR="00CC05AA">
        <w:t xml:space="preserve">: </w:t>
      </w:r>
    </w:p>
    <w:p w14:paraId="63D2A66C" w14:textId="12087933" w:rsidR="0030704A" w:rsidRDefault="0030704A" w:rsidP="0064048C">
      <w:r>
        <w:t>Disk usage</w:t>
      </w:r>
      <w:r w:rsidR="00A84000">
        <w:t>:</w:t>
      </w:r>
      <w:r w:rsidR="00A84000" w:rsidRPr="00A84000">
        <w:t xml:space="preserve"> Business API Ecosystem requires at least 15 GB of hard disk space.</w:t>
      </w:r>
    </w:p>
    <w:p w14:paraId="2282C31E" w14:textId="266AB0B7" w:rsidR="0030704A" w:rsidRDefault="0030704A" w:rsidP="0064048C">
      <w:r>
        <w:t>Database sizing</w:t>
      </w:r>
      <w:r w:rsidR="00DF3DA9">
        <w:t>:</w:t>
      </w:r>
      <w:r w:rsidR="00B85D01">
        <w:t xml:space="preserve"> to be evaluated through a use case </w:t>
      </w:r>
      <w:r w:rsidR="00155FCA">
        <w:t>to esti</w:t>
      </w:r>
      <w:r w:rsidR="00912671">
        <w:t>mate</w:t>
      </w:r>
      <w:r w:rsidR="004C159F">
        <w:t xml:space="preserve"> the </w:t>
      </w:r>
      <w:r w:rsidR="0094196C">
        <w:t xml:space="preserve">DB </w:t>
      </w:r>
      <w:r w:rsidR="004C159F">
        <w:t>size</w:t>
      </w:r>
    </w:p>
    <w:p w14:paraId="584BC9E6" w14:textId="77777777" w:rsidR="00AD7AA2" w:rsidRPr="00AD7AA2" w:rsidRDefault="00AD7AA2" w:rsidP="00AD7AA2"/>
    <w:p w14:paraId="6E8D58DD" w14:textId="77777777" w:rsidR="003069FA" w:rsidRDefault="003069FA" w:rsidP="003069FA">
      <w:pPr>
        <w:pStyle w:val="Titre3"/>
      </w:pPr>
      <w:bookmarkStart w:id="391" w:name="_Toc499823633"/>
      <w:bookmarkStart w:id="392" w:name="_Toc501010028"/>
      <w:r>
        <w:t>Selected Product(s)</w:t>
      </w:r>
      <w:bookmarkEnd w:id="391"/>
      <w:bookmarkEnd w:id="392"/>
    </w:p>
    <w:p w14:paraId="3F970E19" w14:textId="5C433DA5" w:rsidR="001A4F1C" w:rsidRPr="001A4F1C" w:rsidRDefault="00E16E8D" w:rsidP="001A4F1C">
      <w:r>
        <w:t xml:space="preserve">The other components </w:t>
      </w:r>
      <w:r w:rsidR="00FA04AB">
        <w:t>proposed for business management have been deprecated, in favor of TM Forum API and tools</w:t>
      </w:r>
      <w:r w:rsidR="009D790B">
        <w:t xml:space="preserve">, which are now the proposed GE in the </w:t>
      </w:r>
      <w:proofErr w:type="spellStart"/>
      <w:r w:rsidR="009D790B">
        <w:t>Fiware</w:t>
      </w:r>
      <w:proofErr w:type="spellEnd"/>
      <w:r w:rsidR="009D790B">
        <w:t xml:space="preserve"> catalog</w:t>
      </w:r>
      <w:r w:rsidR="00FA04AB">
        <w:t>.</w:t>
      </w:r>
    </w:p>
    <w:p w14:paraId="210499A5" w14:textId="77777777" w:rsidR="003069FA" w:rsidRDefault="003069FA" w:rsidP="003069FA">
      <w:pPr>
        <w:pStyle w:val="Titre3"/>
      </w:pPr>
      <w:bookmarkStart w:id="393" w:name="_Toc499823634"/>
      <w:bookmarkStart w:id="394" w:name="_Toc501010029"/>
      <w:r>
        <w:t>Selection Rationale</w:t>
      </w:r>
      <w:bookmarkEnd w:id="393"/>
      <w:bookmarkEnd w:id="394"/>
    </w:p>
    <w:p w14:paraId="48870A22" w14:textId="73B2B772" w:rsidR="001A4F1C" w:rsidRDefault="001A4F1C" w:rsidP="001A4F1C">
      <w:r>
        <w:t xml:space="preserve">This is the reference component in </w:t>
      </w:r>
      <w:proofErr w:type="spellStart"/>
      <w:r>
        <w:t>Fiware</w:t>
      </w:r>
      <w:proofErr w:type="spellEnd"/>
      <w:r>
        <w:t xml:space="preserve"> Catalog, </w:t>
      </w:r>
      <w:r w:rsidR="00313E74">
        <w:t xml:space="preserve">since the </w:t>
      </w:r>
      <w:r w:rsidR="00FA04AB">
        <w:t xml:space="preserve">collaboration between </w:t>
      </w:r>
      <w:proofErr w:type="spellStart"/>
      <w:r w:rsidR="00FA04AB">
        <w:t>Fiware</w:t>
      </w:r>
      <w:proofErr w:type="spellEnd"/>
      <w:r w:rsidR="00FA04AB">
        <w:t xml:space="preserve"> and TM Forum</w:t>
      </w:r>
      <w:r w:rsidR="009D790B">
        <w:t xml:space="preserve"> </w:t>
      </w:r>
      <w:r w:rsidR="00FA04AB">
        <w:t>have started</w:t>
      </w:r>
      <w:r w:rsidR="009D790B">
        <w:t>, the Business Ecosystem GE, has been completely reworked, and now rely on TM Forum APIs, and new components.</w:t>
      </w:r>
    </w:p>
    <w:p w14:paraId="7F9CA738" w14:textId="52CF5FAE" w:rsidR="001A4F1C" w:rsidRPr="001A4F1C" w:rsidRDefault="001A4F1C" w:rsidP="001A4F1C">
      <w:r>
        <w:t xml:space="preserve">The use of TM Forum APIs is a warranty of being able to conduct easily business relations with different </w:t>
      </w:r>
      <w:r w:rsidR="009D790B">
        <w:t>stakeholders.</w:t>
      </w:r>
    </w:p>
    <w:p w14:paraId="37C80CA0" w14:textId="77777777" w:rsidR="003069FA" w:rsidRDefault="003069FA" w:rsidP="003069FA">
      <w:pPr>
        <w:pStyle w:val="Titre3"/>
        <w:rPr>
          <w:i/>
        </w:rPr>
      </w:pPr>
      <w:bookmarkStart w:id="395" w:name="_Toc499823635"/>
      <w:bookmarkStart w:id="396" w:name="_Toc501010030"/>
      <w:r>
        <w:t>Architecture Risks</w:t>
      </w:r>
      <w:bookmarkEnd w:id="395"/>
      <w:bookmarkEnd w:id="396"/>
    </w:p>
    <w:p w14:paraId="10992494" w14:textId="67A7FF98" w:rsidR="003069FA" w:rsidRDefault="001A4F1C" w:rsidP="003069FA">
      <w:r>
        <w:t>Is to be consider as a critical component, because it mediates the usage of applications and their APIs.</w:t>
      </w:r>
    </w:p>
    <w:p w14:paraId="6C2A512B" w14:textId="44A7A05D" w:rsidR="0030704A" w:rsidRDefault="0030704A" w:rsidP="003069FA">
      <w:r>
        <w:t>The services need to be high available</w:t>
      </w:r>
    </w:p>
    <w:p w14:paraId="5E1CFC0F" w14:textId="77777777" w:rsidR="001A4F1C" w:rsidRPr="00F6725F" w:rsidRDefault="001A4F1C" w:rsidP="003069FA"/>
    <w:p w14:paraId="18FEB16E" w14:textId="77777777" w:rsidR="003069FA" w:rsidRDefault="003069FA" w:rsidP="003069FA">
      <w:pPr>
        <w:pStyle w:val="Titre2"/>
      </w:pPr>
      <w:r>
        <w:t xml:space="preserve"> </w:t>
      </w:r>
      <w:bookmarkStart w:id="397" w:name="_Toc499823636"/>
      <w:bookmarkStart w:id="398" w:name="_Toc501010031"/>
      <w:r w:rsidR="005F14A1">
        <w:t>Development</w:t>
      </w:r>
      <w:r>
        <w:t xml:space="preserve"> Component</w:t>
      </w:r>
      <w:r w:rsidR="005F14A1">
        <w:t>s</w:t>
      </w:r>
      <w:bookmarkEnd w:id="397"/>
      <w:bookmarkEnd w:id="398"/>
    </w:p>
    <w:p w14:paraId="7DE9849A" w14:textId="77777777" w:rsidR="003069FA" w:rsidRDefault="003069FA" w:rsidP="003069FA"/>
    <w:p w14:paraId="0290F844" w14:textId="57B1491B" w:rsidR="003069FA" w:rsidRDefault="003069FA" w:rsidP="003069FA">
      <w:pPr>
        <w:pStyle w:val="Titre3"/>
      </w:pPr>
      <w:bookmarkStart w:id="399" w:name="_Toc499823637"/>
      <w:bookmarkStart w:id="400" w:name="_Toc501010032"/>
      <w:r>
        <w:t>Component Functions</w:t>
      </w:r>
      <w:bookmarkEnd w:id="399"/>
      <w:bookmarkEnd w:id="400"/>
    </w:p>
    <w:p w14:paraId="474E6F25" w14:textId="0A1E9EB0" w:rsidR="00AC3C74" w:rsidRDefault="00AC3C74" w:rsidP="00AC3C74">
      <w:r>
        <w:t>Development IDE is Eclipse Che, it allows to develop natively Docker based applications, it should play the role of the PAAS of the MNCA Smart city platform</w:t>
      </w:r>
      <w:r w:rsidR="00BA5B9C">
        <w:t>.</w:t>
      </w:r>
    </w:p>
    <w:p w14:paraId="53BA693A" w14:textId="253A9165" w:rsidR="00BA5B9C" w:rsidRDefault="00BA5B9C" w:rsidP="00AC3C74">
      <w:r>
        <w:t>The Eclipse Che IDE provides a web based interface to developers, so that they just need to use a browser connected to the</w:t>
      </w:r>
      <w:r w:rsidR="00DF01CC">
        <w:t xml:space="preserve"> Che server</w:t>
      </w:r>
    </w:p>
    <w:p w14:paraId="76E9016B" w14:textId="77777777" w:rsidR="00BA5B9C" w:rsidRDefault="00BA5B9C" w:rsidP="00AC3C74"/>
    <w:p w14:paraId="7EAAA1A3" w14:textId="00315F1D" w:rsidR="00AC3C74" w:rsidRPr="00AC3C74" w:rsidRDefault="00AC3C74" w:rsidP="00AC3C74">
      <w:r>
        <w:t xml:space="preserve">SCM and project management </w:t>
      </w:r>
      <w:r w:rsidR="00A1537F">
        <w:t>should be</w:t>
      </w:r>
      <w:r w:rsidR="00BA5B9C">
        <w:t xml:space="preserve"> managed </w:t>
      </w:r>
      <w:r>
        <w:t xml:space="preserve">with </w:t>
      </w:r>
      <w:r w:rsidR="00BA5B9C">
        <w:t xml:space="preserve">the already installed </w:t>
      </w:r>
      <w:hyperlink r:id="rId216" w:history="1">
        <w:r w:rsidR="00BA5B9C" w:rsidRPr="004F23B4">
          <w:rPr>
            <w:rStyle w:val="Lienhypertexte"/>
          </w:rPr>
          <w:t xml:space="preserve">MNCA </w:t>
        </w:r>
        <w:r w:rsidRPr="004F23B4">
          <w:rPr>
            <w:rStyle w:val="Lienhypertexte"/>
          </w:rPr>
          <w:t>GitLab</w:t>
        </w:r>
      </w:hyperlink>
    </w:p>
    <w:p w14:paraId="0E9106F9" w14:textId="72BCCEBE" w:rsidR="003069FA" w:rsidRDefault="003069FA" w:rsidP="003069FA">
      <w:pPr>
        <w:pStyle w:val="Titre3"/>
      </w:pPr>
      <w:bookmarkStart w:id="401" w:name="_Toc499823638"/>
      <w:bookmarkStart w:id="402" w:name="_Toc501010033"/>
      <w:r>
        <w:t>Technical Considerations</w:t>
      </w:r>
      <w:bookmarkEnd w:id="401"/>
      <w:bookmarkEnd w:id="402"/>
    </w:p>
    <w:p w14:paraId="50543719" w14:textId="242F5024" w:rsidR="00AC3C74" w:rsidRDefault="00143EE4" w:rsidP="00AC3C74">
      <w:pPr>
        <w:rPr>
          <w:lang w:val="en-GB"/>
        </w:rPr>
      </w:pPr>
      <w:r w:rsidRPr="00BA5B9C">
        <w:rPr>
          <w:lang w:val="en-GB"/>
        </w:rPr>
        <w:t xml:space="preserve">Eclipse Che </w:t>
      </w:r>
      <w:r w:rsidR="00BA5B9C" w:rsidRPr="00BA5B9C">
        <w:rPr>
          <w:lang w:val="en-GB"/>
        </w:rPr>
        <w:t>is a java</w:t>
      </w:r>
      <w:r w:rsidR="00BA5B9C">
        <w:rPr>
          <w:lang w:val="en-GB"/>
        </w:rPr>
        <w:t xml:space="preserve">8 (using </w:t>
      </w:r>
      <w:proofErr w:type="spellStart"/>
      <w:r w:rsidR="00BA5B9C">
        <w:rPr>
          <w:lang w:val="en-GB"/>
        </w:rPr>
        <w:t>openjdk</w:t>
      </w:r>
      <w:proofErr w:type="spellEnd"/>
      <w:r w:rsidR="00BA5B9C">
        <w:rPr>
          <w:lang w:val="en-GB"/>
        </w:rPr>
        <w:t>)</w:t>
      </w:r>
      <w:r w:rsidR="00BA5B9C" w:rsidRPr="00BA5B9C">
        <w:rPr>
          <w:lang w:val="en-GB"/>
        </w:rPr>
        <w:t xml:space="preserve"> pro</w:t>
      </w:r>
      <w:r w:rsidR="00BA5B9C">
        <w:rPr>
          <w:lang w:val="en-GB"/>
        </w:rPr>
        <w:t>gram running under Tomcat application server.</w:t>
      </w:r>
    </w:p>
    <w:p w14:paraId="46222BE3" w14:textId="3B827611" w:rsidR="00DF01CC" w:rsidRDefault="00DF01CC" w:rsidP="00AC3C74">
      <w:pPr>
        <w:rPr>
          <w:lang w:val="en-GB"/>
        </w:rPr>
      </w:pPr>
      <w:r>
        <w:rPr>
          <w:lang w:val="en-GB"/>
        </w:rPr>
        <w:t>The component can be very easily install with Docker</w:t>
      </w:r>
    </w:p>
    <w:p w14:paraId="0AB13F8E" w14:textId="563E302B" w:rsidR="00BA5B9C" w:rsidRDefault="00BA5B9C" w:rsidP="00AC3C74">
      <w:pPr>
        <w:rPr>
          <w:lang w:val="en-GB"/>
        </w:rPr>
      </w:pPr>
      <w:r>
        <w:rPr>
          <w:lang w:val="en-GB"/>
        </w:rPr>
        <w:t>The Eclipse Che server listen on 8080/TCP port (Tomcat standard)</w:t>
      </w:r>
    </w:p>
    <w:p w14:paraId="58A6A0EC" w14:textId="666B5603" w:rsidR="00BA5B9C" w:rsidRDefault="00BA5B9C" w:rsidP="00AC3C74">
      <w:pPr>
        <w:rPr>
          <w:lang w:val="en-GB"/>
        </w:rPr>
      </w:pPr>
      <w:r>
        <w:rPr>
          <w:lang w:val="en-GB"/>
        </w:rPr>
        <w:t>It also provides a RESTful API endpoint on port 8000/TCP.</w:t>
      </w:r>
    </w:p>
    <w:p w14:paraId="3AD909AA" w14:textId="567F2729" w:rsidR="00BA5B9C" w:rsidRDefault="00BA5B9C" w:rsidP="00AC3C74">
      <w:pPr>
        <w:rPr>
          <w:lang w:val="en-GB"/>
        </w:rPr>
      </w:pPr>
    </w:p>
    <w:p w14:paraId="5A5371A2" w14:textId="77777777" w:rsidR="00493400" w:rsidRDefault="00BA5B9C" w:rsidP="00493400">
      <w:pPr>
        <w:rPr>
          <w:lang w:val="en-GB"/>
        </w:rPr>
      </w:pPr>
      <w:r>
        <w:rPr>
          <w:lang w:val="en-GB"/>
        </w:rPr>
        <w:t xml:space="preserve">Eclipse Che can be used in multi-tenant mode, where users </w:t>
      </w:r>
      <w:proofErr w:type="gramStart"/>
      <w:r>
        <w:rPr>
          <w:lang w:val="en-GB"/>
        </w:rPr>
        <w:t>have to</w:t>
      </w:r>
      <w:proofErr w:type="gramEnd"/>
      <w:r>
        <w:rPr>
          <w:lang w:val="en-GB"/>
        </w:rPr>
        <w:t xml:space="preserve"> connect with credentials</w:t>
      </w:r>
      <w:r w:rsidR="005F3D90">
        <w:rPr>
          <w:lang w:val="en-GB"/>
        </w:rPr>
        <w:t xml:space="preserve"> to access the </w:t>
      </w:r>
      <w:r w:rsidR="0040474A">
        <w:rPr>
          <w:lang w:val="en-GB"/>
        </w:rPr>
        <w:t>IDE</w:t>
      </w:r>
      <w:r>
        <w:rPr>
          <w:lang w:val="en-GB"/>
        </w:rPr>
        <w:t>.</w:t>
      </w:r>
    </w:p>
    <w:p w14:paraId="07B10980" w14:textId="690B8EC0" w:rsidR="00493400" w:rsidRPr="00493400" w:rsidRDefault="00493400" w:rsidP="00493400">
      <w:pPr>
        <w:rPr>
          <w:lang w:val="en-GB"/>
        </w:rPr>
      </w:pPr>
      <w:r>
        <w:rPr>
          <w:lang w:val="en-GB"/>
        </w:rPr>
        <w:t>I</w:t>
      </w:r>
      <w:r>
        <w:t xml:space="preserve">n standard installation it uses </w:t>
      </w:r>
      <w:proofErr w:type="spellStart"/>
      <w:r>
        <w:t>Keycloack</w:t>
      </w:r>
      <w:proofErr w:type="spellEnd"/>
      <w:r>
        <w:t xml:space="preserve"> as IDM provider, and a PostgreSQL database for metadata.</w:t>
      </w:r>
    </w:p>
    <w:p w14:paraId="2DC626D4" w14:textId="77777777" w:rsidR="00493400" w:rsidRDefault="00493400" w:rsidP="00493400"/>
    <w:p w14:paraId="25CC56C1" w14:textId="77777777" w:rsidR="00493400" w:rsidRDefault="00493400" w:rsidP="00493400">
      <w:r>
        <w:t xml:space="preserve">As </w:t>
      </w:r>
      <w:proofErr w:type="spellStart"/>
      <w:r>
        <w:t>Keycloak</w:t>
      </w:r>
      <w:proofErr w:type="spellEnd"/>
      <w:r>
        <w:t xml:space="preserve"> can replace Keystone as an </w:t>
      </w:r>
      <w:r w:rsidRPr="00F07517">
        <w:t xml:space="preserve">authentication service </w:t>
      </w:r>
      <w:r>
        <w:t xml:space="preserve">(OAuth provider), in OpenStack deployment, and Eclipse Che can also use OAuth from GitLab or WSO2, if needed </w:t>
      </w:r>
      <w:proofErr w:type="spellStart"/>
      <w:r>
        <w:t>Keyrock</w:t>
      </w:r>
      <w:proofErr w:type="spellEnd"/>
      <w:r>
        <w:t xml:space="preserve"> can be also used as the OAuth provider giving SSO to developers using the Eclipse Che server.</w:t>
      </w:r>
    </w:p>
    <w:p w14:paraId="2B28E562" w14:textId="77777777" w:rsidR="00493400" w:rsidRDefault="00493400" w:rsidP="00493400"/>
    <w:p w14:paraId="5AF4AE13" w14:textId="77777777" w:rsidR="00493400" w:rsidRDefault="00493400" w:rsidP="00493400">
      <w:proofErr w:type="spellStart"/>
      <w:r w:rsidRPr="00D67108">
        <w:t>Keycloak</w:t>
      </w:r>
      <w:proofErr w:type="spellEnd"/>
      <w:r w:rsidRPr="00D67108">
        <w:t xml:space="preserve"> comes </w:t>
      </w:r>
      <w:r>
        <w:t xml:space="preserve">also </w:t>
      </w:r>
      <w:r w:rsidRPr="00D67108">
        <w:t>with a built-in LDAP/AD plugin</w:t>
      </w:r>
      <w:r>
        <w:t xml:space="preserve">, which </w:t>
      </w:r>
      <w:r w:rsidRPr="00D67108">
        <w:t>supports password validation via LDAP/AD protocols and different user metadata synchronization modes</w:t>
      </w:r>
      <w:r>
        <w:t>, so that internal users already registered on MNCA ADAM, can be identified in Eclipse Che</w:t>
      </w:r>
      <w:r w:rsidRPr="00D67108">
        <w:t>.</w:t>
      </w:r>
    </w:p>
    <w:p w14:paraId="5A6FD0BE" w14:textId="77777777" w:rsidR="00BA5B9C" w:rsidRPr="00493400" w:rsidRDefault="00BA5B9C" w:rsidP="00AC3C74"/>
    <w:p w14:paraId="07EB3AAB" w14:textId="77777777" w:rsidR="00BA5B9C" w:rsidRPr="00BA5B9C" w:rsidRDefault="00BA5B9C" w:rsidP="00AC3C74">
      <w:pPr>
        <w:rPr>
          <w:lang w:val="en-GB"/>
        </w:rPr>
      </w:pPr>
    </w:p>
    <w:p w14:paraId="6CC52FC3" w14:textId="156F52DD" w:rsidR="003069FA" w:rsidRDefault="003069FA" w:rsidP="003069FA">
      <w:pPr>
        <w:pStyle w:val="Titre3"/>
      </w:pPr>
      <w:bookmarkStart w:id="403" w:name="_Toc499823639"/>
      <w:bookmarkStart w:id="404" w:name="_Toc501010034"/>
      <w:r>
        <w:t>Selected Product(s)</w:t>
      </w:r>
      <w:bookmarkEnd w:id="403"/>
      <w:bookmarkEnd w:id="404"/>
    </w:p>
    <w:p w14:paraId="6ACA929E" w14:textId="55BFE77C" w:rsidR="00143EE4" w:rsidRDefault="00143EE4" w:rsidP="00143EE4">
      <w:r>
        <w:t>Eclipse Che as the PAAS</w:t>
      </w:r>
      <w:r w:rsidR="00253730">
        <w:t xml:space="preserve"> IDE</w:t>
      </w:r>
      <w:r>
        <w:t xml:space="preserve"> environment</w:t>
      </w:r>
    </w:p>
    <w:p w14:paraId="194C2491" w14:textId="08D04445" w:rsidR="00143EE4" w:rsidRPr="00143EE4" w:rsidRDefault="00143EE4" w:rsidP="00143EE4">
      <w:r>
        <w:t>GitLab for SCM and project management</w:t>
      </w:r>
    </w:p>
    <w:p w14:paraId="63C62A3F" w14:textId="78007EB3" w:rsidR="003069FA" w:rsidRDefault="003069FA" w:rsidP="003069FA">
      <w:pPr>
        <w:pStyle w:val="Titre3"/>
      </w:pPr>
      <w:bookmarkStart w:id="405" w:name="_Toc499823640"/>
      <w:bookmarkStart w:id="406" w:name="_Toc501010035"/>
      <w:r>
        <w:t>Selection Rationale</w:t>
      </w:r>
      <w:bookmarkEnd w:id="405"/>
      <w:bookmarkEnd w:id="406"/>
    </w:p>
    <w:p w14:paraId="1A75072D" w14:textId="15F36CE1" w:rsidR="00AC3C74" w:rsidRDefault="00AC3C74" w:rsidP="00AC3C74">
      <w:r>
        <w:t>GitLab is already in use in MNCA to manage development project and source code</w:t>
      </w:r>
      <w:r w:rsidR="00143EE4">
        <w:t>, it’s a ready to use git (SCM) with project management features, it allows to manage groups &amp; users, project &amp; issues (working tasks and bugs).</w:t>
      </w:r>
    </w:p>
    <w:p w14:paraId="12893AE3" w14:textId="77777777" w:rsidR="00143EE4" w:rsidRPr="00AC3C74" w:rsidRDefault="00143EE4" w:rsidP="00AC3C74"/>
    <w:p w14:paraId="040A2B22" w14:textId="5D431B2F" w:rsidR="00143EE4" w:rsidRPr="00AC3C74" w:rsidRDefault="00143EE4" w:rsidP="00143EE4">
      <w:r>
        <w:t xml:space="preserve">Eclipse Che is not part of the </w:t>
      </w:r>
      <w:proofErr w:type="spellStart"/>
      <w:r>
        <w:t>Fiware</w:t>
      </w:r>
      <w:proofErr w:type="spellEnd"/>
      <w:r>
        <w:t xml:space="preserve"> Catalog, but it’s one of the most advance</w:t>
      </w:r>
      <w:r w:rsidR="009F505B">
        <w:t>d</w:t>
      </w:r>
      <w:r>
        <w:t xml:space="preserve"> </w:t>
      </w:r>
      <w:r w:rsidR="00253730">
        <w:t xml:space="preserve">development </w:t>
      </w:r>
      <w:r>
        <w:t>environment to develop Docker based applications.</w:t>
      </w:r>
    </w:p>
    <w:p w14:paraId="057A21D3" w14:textId="4E9F56CF" w:rsidR="00AC3C74" w:rsidRPr="00AC3C74" w:rsidRDefault="00AC3C74" w:rsidP="00AC3C74"/>
    <w:p w14:paraId="444FADFE" w14:textId="77777777" w:rsidR="003069FA" w:rsidRDefault="003069FA" w:rsidP="003069FA">
      <w:pPr>
        <w:pStyle w:val="Titre3"/>
      </w:pPr>
      <w:bookmarkStart w:id="407" w:name="_Toc499823641"/>
      <w:bookmarkStart w:id="408" w:name="_Toc501010036"/>
      <w:r>
        <w:t>Architecture Risks</w:t>
      </w:r>
      <w:bookmarkEnd w:id="407"/>
      <w:bookmarkEnd w:id="408"/>
    </w:p>
    <w:p w14:paraId="01A67F51" w14:textId="15A6194D" w:rsidR="00B52683" w:rsidRPr="00B52683" w:rsidRDefault="00201345" w:rsidP="00B52683">
      <w:r>
        <w:t xml:space="preserve">If used in </w:t>
      </w:r>
      <w:r w:rsidR="009E7079">
        <w:t xml:space="preserve">multi-tenant </w:t>
      </w:r>
      <w:r w:rsidR="009A752B">
        <w:t xml:space="preserve">environment, </w:t>
      </w:r>
      <w:r w:rsidR="009E7079">
        <w:t>Eclipse</w:t>
      </w:r>
      <w:r w:rsidR="009A752B">
        <w:t xml:space="preserve"> Che </w:t>
      </w:r>
      <w:r w:rsidR="001F2FB0">
        <w:t>should</w:t>
      </w:r>
      <w:r w:rsidR="009A752B">
        <w:t xml:space="preserve"> be </w:t>
      </w:r>
      <w:r w:rsidR="00A53415">
        <w:t xml:space="preserve">deployed </w:t>
      </w:r>
      <w:r w:rsidR="009A752B">
        <w:t>high available</w:t>
      </w:r>
      <w:r w:rsidR="00A53415">
        <w:t>, through</w:t>
      </w:r>
      <w:r w:rsidR="00FE7D5E">
        <w:t xml:space="preserve"> a </w:t>
      </w:r>
      <w:r w:rsidR="00D65257">
        <w:t>Docker service</w:t>
      </w:r>
      <w:r w:rsidR="000E38F7">
        <w:t xml:space="preserve"> stack</w:t>
      </w:r>
      <w:r w:rsidR="00D65257">
        <w:t>.</w:t>
      </w:r>
    </w:p>
    <w:p w14:paraId="3FD2D3D2" w14:textId="77777777" w:rsidR="003069FA" w:rsidRPr="00F6725F" w:rsidRDefault="003069FA" w:rsidP="003069FA"/>
    <w:p w14:paraId="1615045F" w14:textId="77777777" w:rsidR="003069FA" w:rsidRDefault="005F14A1" w:rsidP="003069FA">
      <w:pPr>
        <w:pStyle w:val="Titre2"/>
      </w:pPr>
      <w:r>
        <w:t xml:space="preserve"> </w:t>
      </w:r>
      <w:bookmarkStart w:id="409" w:name="_Toc499823642"/>
      <w:bookmarkStart w:id="410" w:name="_Toc501010037"/>
      <w:r>
        <w:t>Monitoring</w:t>
      </w:r>
      <w:r w:rsidR="003069FA">
        <w:t xml:space="preserve"> Component</w:t>
      </w:r>
      <w:r>
        <w:t>s</w:t>
      </w:r>
      <w:bookmarkEnd w:id="409"/>
      <w:bookmarkEnd w:id="410"/>
    </w:p>
    <w:p w14:paraId="3F556543" w14:textId="77777777" w:rsidR="003069FA" w:rsidRDefault="003069FA" w:rsidP="003069FA"/>
    <w:p w14:paraId="4A1A9062" w14:textId="319FFCF2" w:rsidR="003069FA" w:rsidRDefault="003069FA" w:rsidP="003069FA">
      <w:pPr>
        <w:pStyle w:val="Titre3"/>
      </w:pPr>
      <w:bookmarkStart w:id="411" w:name="_Toc499823643"/>
      <w:bookmarkStart w:id="412" w:name="_Toc501010038"/>
      <w:r>
        <w:lastRenderedPageBreak/>
        <w:t>Component Functions</w:t>
      </w:r>
      <w:bookmarkEnd w:id="411"/>
      <w:bookmarkEnd w:id="412"/>
    </w:p>
    <w:p w14:paraId="0B3C2050" w14:textId="77C35ECA" w:rsidR="00D92AF4" w:rsidRDefault="00E97D19" w:rsidP="00D92AF4">
      <w:r>
        <w:t>The monitoring components</w:t>
      </w:r>
      <w:r w:rsidR="00D32F61">
        <w:t xml:space="preserve"> are </w:t>
      </w:r>
      <w:r w:rsidR="00E41F39">
        <w:t xml:space="preserve">very </w:t>
      </w:r>
      <w:r w:rsidR="00D32F61">
        <w:t xml:space="preserve">useful </w:t>
      </w:r>
      <w:r w:rsidR="00B65470">
        <w:t xml:space="preserve">and mandatory </w:t>
      </w:r>
      <w:r w:rsidR="00D32F61">
        <w:t>to check the health of the platform</w:t>
      </w:r>
      <w:r w:rsidR="002820EC">
        <w:t>.</w:t>
      </w:r>
    </w:p>
    <w:p w14:paraId="490CFBEE" w14:textId="68BC2070" w:rsidR="002820EC" w:rsidRDefault="002820EC" w:rsidP="00D92AF4"/>
    <w:p w14:paraId="3BFC8AE9" w14:textId="228B3F5C" w:rsidR="008F650F" w:rsidRDefault="00FF26DD" w:rsidP="00D92AF4">
      <w:r>
        <w:t>The hardware is monitored in term of CPU</w:t>
      </w:r>
      <w:r w:rsidR="000D33F6">
        <w:t xml:space="preserve">, Disk, </w:t>
      </w:r>
      <w:r w:rsidR="009A3EB7">
        <w:t xml:space="preserve">memory </w:t>
      </w:r>
      <w:r w:rsidR="000D33F6">
        <w:t>and network.</w:t>
      </w:r>
    </w:p>
    <w:p w14:paraId="5C69BD95" w14:textId="0F490E26" w:rsidR="000D33F6" w:rsidRDefault="000D33F6" w:rsidP="00D92AF4">
      <w:r>
        <w:t xml:space="preserve">As well containers </w:t>
      </w:r>
      <w:r w:rsidR="009A3EB7">
        <w:t>are monitored for CPU, RAM, Disk and network</w:t>
      </w:r>
      <w:r w:rsidR="006F00DA">
        <w:t xml:space="preserve"> usage</w:t>
      </w:r>
      <w:r w:rsidR="009701F0">
        <w:t>.</w:t>
      </w:r>
    </w:p>
    <w:p w14:paraId="2A28D34C" w14:textId="4200D972" w:rsidR="009701F0" w:rsidRDefault="009701F0" w:rsidP="00D92AF4">
      <w:r>
        <w:t xml:space="preserve">The </w:t>
      </w:r>
      <w:r w:rsidR="00002113">
        <w:t xml:space="preserve">different </w:t>
      </w:r>
      <w:r>
        <w:t xml:space="preserve">services provided by the platform </w:t>
      </w:r>
      <w:r w:rsidR="00971CE6">
        <w:t>need</w:t>
      </w:r>
      <w:r w:rsidR="00002113">
        <w:t xml:space="preserve"> to be monitored </w:t>
      </w:r>
      <w:r w:rsidR="00D90FC9">
        <w:t>too</w:t>
      </w:r>
      <w:r w:rsidR="00971CE6">
        <w:t>:</w:t>
      </w:r>
    </w:p>
    <w:p w14:paraId="4D057099" w14:textId="30F6B448" w:rsidR="00971CE6" w:rsidRDefault="00526083" w:rsidP="00934051">
      <w:pPr>
        <w:pStyle w:val="Paragraphedeliste"/>
        <w:numPr>
          <w:ilvl w:val="0"/>
          <w:numId w:val="12"/>
        </w:numPr>
      </w:pPr>
      <w:r>
        <w:t>Database</w:t>
      </w:r>
      <w:r w:rsidR="002B1769">
        <w:t xml:space="preserve"> services</w:t>
      </w:r>
      <w:r>
        <w:t xml:space="preserve"> are mon</w:t>
      </w:r>
      <w:r w:rsidR="002B1769">
        <w:t>i</w:t>
      </w:r>
      <w:r>
        <w:t>tored</w:t>
      </w:r>
      <w:r w:rsidR="002B1769">
        <w:t xml:space="preserve"> for </w:t>
      </w:r>
      <w:r w:rsidR="00553E25">
        <w:t xml:space="preserve">health, </w:t>
      </w:r>
      <w:r w:rsidR="002B1769">
        <w:t>CPU</w:t>
      </w:r>
      <w:r w:rsidR="006F00DA">
        <w:t>, memory, number of active connections</w:t>
      </w:r>
      <w:r w:rsidR="00C4787F">
        <w:t xml:space="preserve">, </w:t>
      </w:r>
      <w:r w:rsidR="00C62FF2">
        <w:t xml:space="preserve">I/O </w:t>
      </w:r>
      <w:r w:rsidR="00D379F0">
        <w:t xml:space="preserve">activity </w:t>
      </w:r>
      <w:r w:rsidR="00C4787F">
        <w:t xml:space="preserve">and any additional useful </w:t>
      </w:r>
      <w:r w:rsidR="002457D4">
        <w:t>information (like transactions performance)</w:t>
      </w:r>
    </w:p>
    <w:p w14:paraId="2E50D95A" w14:textId="7FF465FD" w:rsidR="002457D4" w:rsidRDefault="004A20A2" w:rsidP="00934051">
      <w:pPr>
        <w:pStyle w:val="Paragraphedeliste"/>
        <w:numPr>
          <w:ilvl w:val="0"/>
          <w:numId w:val="12"/>
        </w:numPr>
      </w:pPr>
      <w:r>
        <w:t>Other services are also</w:t>
      </w:r>
      <w:r w:rsidR="00C62FF2">
        <w:t xml:space="preserve"> </w:t>
      </w:r>
      <w:r>
        <w:t>checked</w:t>
      </w:r>
      <w:r w:rsidR="00C62FF2">
        <w:t xml:space="preserve"> for health</w:t>
      </w:r>
      <w:r w:rsidR="00BE0D60">
        <w:t>, and monitored</w:t>
      </w:r>
      <w:r w:rsidR="00C62FF2">
        <w:t xml:space="preserve"> about CPU, memory, </w:t>
      </w:r>
      <w:r w:rsidR="00D379F0">
        <w:t>network</w:t>
      </w:r>
      <w:r w:rsidR="00934051">
        <w:t xml:space="preserve"> and I/O activity.</w:t>
      </w:r>
    </w:p>
    <w:p w14:paraId="484401F9" w14:textId="77777777" w:rsidR="00530821" w:rsidRDefault="00530821" w:rsidP="00530821"/>
    <w:p w14:paraId="479DAC3A" w14:textId="77777777" w:rsidR="00075765" w:rsidRDefault="00B70362" w:rsidP="00530821">
      <w:r>
        <w:t xml:space="preserve">Apart from </w:t>
      </w:r>
      <w:r w:rsidR="000640CB">
        <w:t>monitoring the services</w:t>
      </w:r>
      <w:r w:rsidR="009D306D">
        <w:t xml:space="preserve">, the management of </w:t>
      </w:r>
      <w:r w:rsidR="004C30E9">
        <w:t xml:space="preserve">their </w:t>
      </w:r>
      <w:r w:rsidR="009D306D">
        <w:t>log</w:t>
      </w:r>
      <w:r w:rsidR="00FD095D">
        <w:t>ging</w:t>
      </w:r>
      <w:r w:rsidR="009D306D">
        <w:t xml:space="preserve"> files</w:t>
      </w:r>
      <w:r w:rsidR="00FD095D">
        <w:t xml:space="preserve"> is also needed</w:t>
      </w:r>
      <w:r w:rsidR="00DC3546">
        <w:t xml:space="preserve"> for several reasons</w:t>
      </w:r>
      <w:r w:rsidR="00075765">
        <w:t>:</w:t>
      </w:r>
    </w:p>
    <w:p w14:paraId="3994777B" w14:textId="74943E0D" w:rsidR="00530821" w:rsidRDefault="00075765" w:rsidP="00530821">
      <w:r>
        <w:t>T</w:t>
      </w:r>
      <w:r w:rsidR="00BE4650">
        <w:t xml:space="preserve">o be able to detect </w:t>
      </w:r>
      <w:r w:rsidR="000E5BF1">
        <w:t>when</w:t>
      </w:r>
      <w:r w:rsidR="00BE4650">
        <w:t xml:space="preserve"> errors</w:t>
      </w:r>
      <w:r w:rsidR="00BB2CE6">
        <w:t xml:space="preserve"> occur</w:t>
      </w:r>
      <w:r w:rsidR="00000E9E">
        <w:t xml:space="preserve"> and send notifications about it</w:t>
      </w:r>
      <w:r w:rsidR="00DC3546">
        <w:t>.</w:t>
      </w:r>
    </w:p>
    <w:p w14:paraId="787ED437" w14:textId="790E41C7" w:rsidR="00075765" w:rsidRDefault="00075765" w:rsidP="00530821">
      <w:r>
        <w:t xml:space="preserve">To be able to </w:t>
      </w:r>
      <w:r w:rsidR="002D37DC">
        <w:t xml:space="preserve">view and </w:t>
      </w:r>
      <w:r>
        <w:t xml:space="preserve">analyze </w:t>
      </w:r>
      <w:r w:rsidR="002D37DC">
        <w:t>all the log files from one single point</w:t>
      </w:r>
      <w:r w:rsidR="00B8495B">
        <w:t>.</w:t>
      </w:r>
    </w:p>
    <w:p w14:paraId="6C42D127" w14:textId="77777777" w:rsidR="008E307C" w:rsidRPr="00D92AF4" w:rsidRDefault="008E307C" w:rsidP="00530821"/>
    <w:p w14:paraId="7821DFA8" w14:textId="26586BC8" w:rsidR="003069FA" w:rsidRDefault="003069FA" w:rsidP="003069FA">
      <w:pPr>
        <w:pStyle w:val="Titre3"/>
      </w:pPr>
      <w:bookmarkStart w:id="413" w:name="_Toc499823644"/>
      <w:bookmarkStart w:id="414" w:name="_Toc501010039"/>
      <w:r>
        <w:t>Technical Considerations</w:t>
      </w:r>
      <w:bookmarkEnd w:id="413"/>
      <w:bookmarkEnd w:id="414"/>
    </w:p>
    <w:p w14:paraId="1C56CB4D" w14:textId="77777777" w:rsidR="00157803" w:rsidRDefault="00157803" w:rsidP="00044F7F"/>
    <w:p w14:paraId="7ACA463B" w14:textId="6BBC0EAC" w:rsidR="00157803" w:rsidRDefault="00157803" w:rsidP="00044F7F">
      <w:proofErr w:type="spellStart"/>
      <w:r>
        <w:t>Portainer</w:t>
      </w:r>
      <w:proofErr w:type="spellEnd"/>
      <w:r>
        <w:t xml:space="preserve"> is made for managing </w:t>
      </w:r>
      <w:r w:rsidR="00177AB9">
        <w:t>Docker containers and support swarm</w:t>
      </w:r>
      <w:r w:rsidR="00882F81">
        <w:t>, it install</w:t>
      </w:r>
      <w:r w:rsidR="004F74F0">
        <w:t>s</w:t>
      </w:r>
      <w:r w:rsidR="00882F81">
        <w:t xml:space="preserve"> as a standalone </w:t>
      </w:r>
      <w:r w:rsidR="00D41679">
        <w:t>container.</w:t>
      </w:r>
    </w:p>
    <w:p w14:paraId="5AE5A4FE" w14:textId="5D5DFCCA" w:rsidR="00E05C85" w:rsidRDefault="00521BE4" w:rsidP="00044F7F">
      <w:r>
        <w:t xml:space="preserve">The </w:t>
      </w:r>
      <w:r w:rsidR="00AC6F8B">
        <w:t xml:space="preserve">container </w:t>
      </w:r>
      <w:r>
        <w:t xml:space="preserve">image </w:t>
      </w:r>
      <w:r w:rsidR="00BF0919">
        <w:t>size is 11 MB</w:t>
      </w:r>
    </w:p>
    <w:p w14:paraId="364FB841" w14:textId="4B15805F" w:rsidR="009527E2" w:rsidRDefault="009527E2" w:rsidP="00044F7F">
      <w:r>
        <w:t>Memory usage</w:t>
      </w:r>
      <w:r w:rsidR="002C09F8">
        <w:t>: 10 MB</w:t>
      </w:r>
      <w:r w:rsidR="00AC6F8B">
        <w:t xml:space="preserve"> minimum</w:t>
      </w:r>
    </w:p>
    <w:p w14:paraId="074F204E" w14:textId="0AE4EFB5" w:rsidR="00CC68A6" w:rsidRDefault="00CC68A6" w:rsidP="00044F7F">
      <w:r>
        <w:t xml:space="preserve">It needs to be </w:t>
      </w:r>
      <w:r w:rsidR="000308EA">
        <w:t>mapped to a docker volume</w:t>
      </w:r>
      <w:r w:rsidR="00417705">
        <w:t xml:space="preserve"> outside the container</w:t>
      </w:r>
      <w:r w:rsidR="000308EA">
        <w:t xml:space="preserve">, to </w:t>
      </w:r>
      <w:r w:rsidR="003629D1">
        <w:t xml:space="preserve">keep </w:t>
      </w:r>
      <w:r w:rsidR="006945EE">
        <w:t>the</w:t>
      </w:r>
      <w:r w:rsidR="004B5130">
        <w:t xml:space="preserve"> </w:t>
      </w:r>
      <w:r w:rsidR="00E31AE4">
        <w:t xml:space="preserve">configuration </w:t>
      </w:r>
      <w:r w:rsidR="004B5130">
        <w:t>data</w:t>
      </w:r>
      <w:r w:rsidR="00417705">
        <w:t>.</w:t>
      </w:r>
    </w:p>
    <w:p w14:paraId="33F594B7" w14:textId="77777777" w:rsidR="003F5FBB" w:rsidRDefault="003F5FBB" w:rsidP="00044F7F"/>
    <w:p w14:paraId="29FD9F50" w14:textId="77777777" w:rsidR="00157803" w:rsidRDefault="00157803" w:rsidP="00044F7F"/>
    <w:p w14:paraId="292BAAC1" w14:textId="347B5720" w:rsidR="00044F7F" w:rsidRDefault="00044F7F" w:rsidP="00044F7F">
      <w:pPr>
        <w:rPr>
          <w:rStyle w:val="Lienhypertexte"/>
        </w:rPr>
      </w:pPr>
      <w:proofErr w:type="spellStart"/>
      <w:r>
        <w:t>Centreon</w:t>
      </w:r>
      <w:proofErr w:type="spellEnd"/>
      <w:r w:rsidR="003844C6">
        <w:t xml:space="preserve"> is already in use at MNCA to monitor</w:t>
      </w:r>
      <w:r w:rsidR="00571672">
        <w:t xml:space="preserve"> the entire IT infrastructure, if needed</w:t>
      </w:r>
      <w:r w:rsidR="007B4995">
        <w:t xml:space="preserve"> a new instance of </w:t>
      </w:r>
      <w:proofErr w:type="spellStart"/>
      <w:r w:rsidR="007B4995">
        <w:t>Centreon</w:t>
      </w:r>
      <w:proofErr w:type="spellEnd"/>
      <w:r w:rsidR="007B4995">
        <w:t xml:space="preserve"> can be installed </w:t>
      </w:r>
      <w:r w:rsidR="00A155CC">
        <w:t>through Docker container:</w:t>
      </w:r>
      <w:r>
        <w:t xml:space="preserve"> </w:t>
      </w:r>
      <w:hyperlink r:id="rId217" w:history="1">
        <w:proofErr w:type="spellStart"/>
        <w:r w:rsidR="00AF7BE1">
          <w:rPr>
            <w:rStyle w:val="Lienhypertexte"/>
          </w:rPr>
          <w:t>Centreon</w:t>
        </w:r>
        <w:proofErr w:type="spellEnd"/>
        <w:r w:rsidR="00AF7BE1">
          <w:rPr>
            <w:rStyle w:val="Lienhypertexte"/>
          </w:rPr>
          <w:t xml:space="preserve"> D</w:t>
        </w:r>
        <w:r w:rsidRPr="00044F7F">
          <w:rPr>
            <w:rStyle w:val="Lienhypertexte"/>
          </w:rPr>
          <w:t>ocker installation</w:t>
        </w:r>
      </w:hyperlink>
    </w:p>
    <w:p w14:paraId="7A1A9435" w14:textId="77777777" w:rsidR="00B8495B" w:rsidRDefault="00B8495B" w:rsidP="00044F7F">
      <w:pPr>
        <w:rPr>
          <w:rStyle w:val="Lienhypertexte"/>
        </w:rPr>
      </w:pPr>
    </w:p>
    <w:p w14:paraId="592AEBEC" w14:textId="29274B14" w:rsidR="00116E52" w:rsidRDefault="009046EA" w:rsidP="00044F7F">
      <w:r>
        <w:t>For the management of log files</w:t>
      </w:r>
      <w:r w:rsidR="00283A3E">
        <w:t>,</w:t>
      </w:r>
      <w:r w:rsidR="00DC16A8">
        <w:t xml:space="preserve"> Docker should be configured to use </w:t>
      </w:r>
      <w:r w:rsidR="00161207">
        <w:t xml:space="preserve">a </w:t>
      </w:r>
      <w:hyperlink r:id="rId218" w:history="1">
        <w:proofErr w:type="spellStart"/>
        <w:r w:rsidR="00161207" w:rsidRPr="001E0796">
          <w:rPr>
            <w:rStyle w:val="Lienhypertexte"/>
          </w:rPr>
          <w:t>gelf</w:t>
        </w:r>
        <w:proofErr w:type="spellEnd"/>
        <w:r w:rsidR="00161207" w:rsidRPr="001E0796">
          <w:rPr>
            <w:rStyle w:val="Lienhypertexte"/>
          </w:rPr>
          <w:t xml:space="preserve"> logging driver</w:t>
        </w:r>
      </w:hyperlink>
      <w:r w:rsidR="00950760">
        <w:t xml:space="preserve">, which </w:t>
      </w:r>
      <w:r w:rsidR="00F31DC3">
        <w:t xml:space="preserve">should </w:t>
      </w:r>
      <w:r w:rsidR="00950760">
        <w:t xml:space="preserve">send </w:t>
      </w:r>
      <w:r w:rsidR="00F31DC3">
        <w:t xml:space="preserve">data to a </w:t>
      </w:r>
      <w:proofErr w:type="spellStart"/>
      <w:r w:rsidR="00D746C2">
        <w:t>L</w:t>
      </w:r>
      <w:r w:rsidR="00F31DC3">
        <w:t>ogstash</w:t>
      </w:r>
      <w:proofErr w:type="spellEnd"/>
      <w:r w:rsidR="00D746C2">
        <w:t xml:space="preserve"> pushing it to an Elasticsearch</w:t>
      </w:r>
    </w:p>
    <w:p w14:paraId="67440366" w14:textId="77777777" w:rsidR="009032FC" w:rsidRDefault="009032FC" w:rsidP="00044F7F"/>
    <w:p w14:paraId="2955224A" w14:textId="77777777" w:rsidR="009E230B" w:rsidRPr="00044F7F" w:rsidRDefault="009E230B" w:rsidP="00044F7F"/>
    <w:p w14:paraId="468E2AFD" w14:textId="77777777" w:rsidR="003069FA" w:rsidRDefault="003069FA" w:rsidP="003069FA">
      <w:pPr>
        <w:pStyle w:val="Titre3"/>
        <w:rPr>
          <w:i/>
        </w:rPr>
      </w:pPr>
      <w:bookmarkStart w:id="415" w:name="_Toc499823645"/>
      <w:bookmarkStart w:id="416" w:name="_Toc501010040"/>
      <w:r>
        <w:t>Selected Product(s)</w:t>
      </w:r>
      <w:bookmarkEnd w:id="415"/>
      <w:bookmarkEnd w:id="416"/>
    </w:p>
    <w:p w14:paraId="3D844266" w14:textId="6C68976C" w:rsidR="00D92AF4" w:rsidRDefault="00D92AF4" w:rsidP="00D92AF4">
      <w:bookmarkStart w:id="417" w:name="_Toc499823646"/>
      <w:r>
        <w:t xml:space="preserve">Real Time monitoring is done with </w:t>
      </w:r>
      <w:proofErr w:type="spellStart"/>
      <w:r>
        <w:t>Portainer</w:t>
      </w:r>
      <w:proofErr w:type="spellEnd"/>
      <w:r w:rsidR="002F2ACB">
        <w:t>.</w:t>
      </w:r>
    </w:p>
    <w:p w14:paraId="767D6FF2" w14:textId="77777777" w:rsidR="002F2ACB" w:rsidRDefault="002F2ACB" w:rsidP="00D92AF4"/>
    <w:p w14:paraId="15F41507" w14:textId="79F046FC" w:rsidR="00D92AF4" w:rsidRDefault="00D92AF4" w:rsidP="00D92AF4">
      <w:r>
        <w:t xml:space="preserve">Monitoring with history and notification will be provided through </w:t>
      </w:r>
      <w:proofErr w:type="spellStart"/>
      <w:r>
        <w:t>Centreon</w:t>
      </w:r>
      <w:proofErr w:type="spellEnd"/>
      <w:r w:rsidR="00EF0614">
        <w:t>.</w:t>
      </w:r>
    </w:p>
    <w:p w14:paraId="3460DCC5" w14:textId="77777777" w:rsidR="004B0802" w:rsidRDefault="004B0802" w:rsidP="00D92AF4"/>
    <w:p w14:paraId="06531C5E" w14:textId="0AB7CD62" w:rsidR="004B0802" w:rsidRDefault="004B0802" w:rsidP="004B0802">
      <w:r>
        <w:t xml:space="preserve">For the management of the log files produced by components, </w:t>
      </w:r>
      <w:hyperlink r:id="rId219" w:anchor="supported-logging-drivers" w:history="1">
        <w:r w:rsidRPr="001C5385">
          <w:rPr>
            <w:rStyle w:val="Lienhypertexte"/>
          </w:rPr>
          <w:t>Docker supports many different logging drivers</w:t>
        </w:r>
      </w:hyperlink>
      <w:r>
        <w:t xml:space="preserve">: default is </w:t>
      </w:r>
      <w:proofErr w:type="spellStart"/>
      <w:r>
        <w:t>json</w:t>
      </w:r>
      <w:proofErr w:type="spellEnd"/>
      <w:r>
        <w:t xml:space="preserve">-file, but </w:t>
      </w:r>
      <w:proofErr w:type="spellStart"/>
      <w:r>
        <w:t>Journald</w:t>
      </w:r>
      <w:proofErr w:type="spellEnd"/>
      <w:r>
        <w:t xml:space="preserve"> or syslog can be used</w:t>
      </w:r>
      <w:r w:rsidR="00557D67">
        <w:t xml:space="preserve">, with one drawback docker logs is </w:t>
      </w:r>
      <w:proofErr w:type="spellStart"/>
      <w:r w:rsidR="00557D67">
        <w:t>unasable</w:t>
      </w:r>
      <w:proofErr w:type="spellEnd"/>
      <w:r>
        <w:t>.</w:t>
      </w:r>
    </w:p>
    <w:p w14:paraId="3D7408A8" w14:textId="77777777" w:rsidR="004B0802" w:rsidRDefault="004B0802" w:rsidP="004B0802"/>
    <w:p w14:paraId="3E9BF3FF" w14:textId="6553FCD7" w:rsidR="00807542" w:rsidRDefault="004B0802" w:rsidP="004B0802">
      <w:r>
        <w:t xml:space="preserve">the most interesting option should be to use </w:t>
      </w:r>
      <w:hyperlink r:id="rId220" w:history="1">
        <w:proofErr w:type="spellStart"/>
        <w:r w:rsidRPr="00962AE7">
          <w:rPr>
            <w:rStyle w:val="Lienhypertexte"/>
          </w:rPr>
          <w:t>gelf</w:t>
        </w:r>
        <w:proofErr w:type="spellEnd"/>
        <w:r w:rsidRPr="00962AE7">
          <w:rPr>
            <w:rStyle w:val="Lienhypertexte"/>
          </w:rPr>
          <w:t xml:space="preserve"> logging driver</w:t>
        </w:r>
      </w:hyperlink>
      <w:r>
        <w:t>, which w</w:t>
      </w:r>
      <w:r w:rsidRPr="00A26BF0">
        <w:t xml:space="preserve">rites log messages to a </w:t>
      </w:r>
      <w:proofErr w:type="spellStart"/>
      <w:r w:rsidRPr="00A26BF0">
        <w:t>Graylog</w:t>
      </w:r>
      <w:proofErr w:type="spellEnd"/>
      <w:r w:rsidRPr="00A26BF0">
        <w:t xml:space="preserve"> Extended Log Format (GELF) endpoint such as </w:t>
      </w:r>
      <w:proofErr w:type="spellStart"/>
      <w:r w:rsidRPr="00A26BF0">
        <w:t>Graylog</w:t>
      </w:r>
      <w:proofErr w:type="spellEnd"/>
      <w:r w:rsidRPr="00A26BF0">
        <w:t xml:space="preserve"> or </w:t>
      </w:r>
      <w:hyperlink r:id="rId221" w:history="1">
        <w:proofErr w:type="spellStart"/>
        <w:r w:rsidRPr="001015E5">
          <w:rPr>
            <w:rStyle w:val="Lienhypertexte"/>
          </w:rPr>
          <w:t>Logstash</w:t>
        </w:r>
        <w:proofErr w:type="spellEnd"/>
      </w:hyperlink>
      <w:r>
        <w:t xml:space="preserve">, using </w:t>
      </w:r>
      <w:proofErr w:type="spellStart"/>
      <w:r>
        <w:t>Logstash</w:t>
      </w:r>
      <w:proofErr w:type="spellEnd"/>
      <w:r>
        <w:t xml:space="preserve"> the logs can be pushed into an </w:t>
      </w:r>
      <w:hyperlink r:id="rId222" w:history="1">
        <w:proofErr w:type="spellStart"/>
        <w:r w:rsidRPr="001015E5">
          <w:rPr>
            <w:rStyle w:val="Lienhypertexte"/>
          </w:rPr>
          <w:t>ElasticSearch</w:t>
        </w:r>
        <w:proofErr w:type="spellEnd"/>
      </w:hyperlink>
      <w:r>
        <w:t xml:space="preserve"> </w:t>
      </w:r>
      <w:r w:rsidR="00557D67">
        <w:t>service</w:t>
      </w:r>
      <w:r>
        <w:t xml:space="preserve"> for analysis</w:t>
      </w:r>
      <w:r w:rsidR="00FE56E4">
        <w:t xml:space="preserve"> and </w:t>
      </w:r>
      <w:r w:rsidR="00807542">
        <w:t>visualization</w:t>
      </w:r>
      <w:r w:rsidR="00FE56E4">
        <w:t xml:space="preserve"> with </w:t>
      </w:r>
      <w:hyperlink r:id="rId223" w:history="1">
        <w:r w:rsidR="00FE56E4" w:rsidRPr="001015E5">
          <w:rPr>
            <w:rStyle w:val="Lienhypertexte"/>
          </w:rPr>
          <w:t>Kibana</w:t>
        </w:r>
      </w:hyperlink>
      <w:r w:rsidR="00807542">
        <w:t xml:space="preserve"> Dashboards</w:t>
      </w:r>
      <w:r w:rsidR="00AA1F7B">
        <w:t>,</w:t>
      </w:r>
    </w:p>
    <w:p w14:paraId="305EF5B9" w14:textId="77777777" w:rsidR="00B30A00" w:rsidRDefault="00B30A00" w:rsidP="004B0802"/>
    <w:p w14:paraId="277CEBF3" w14:textId="2B9A475B" w:rsidR="004B0802" w:rsidRDefault="00B30A00" w:rsidP="004B0802">
      <w:r>
        <w:t>B</w:t>
      </w:r>
      <w:r w:rsidR="00AA1F7B">
        <w:t xml:space="preserve">y gathering other information through </w:t>
      </w:r>
      <w:hyperlink r:id="rId224" w:history="1">
        <w:r w:rsidR="00807542" w:rsidRPr="00AA1F7B">
          <w:rPr>
            <w:rStyle w:val="Lienhypertexte"/>
          </w:rPr>
          <w:t>Elastic Beats</w:t>
        </w:r>
      </w:hyperlink>
      <w:r w:rsidR="00807542">
        <w:t xml:space="preserve"> </w:t>
      </w:r>
      <w:r w:rsidR="00AA1F7B">
        <w:t xml:space="preserve">modules such as </w:t>
      </w:r>
      <w:hyperlink r:id="rId225" w:history="1">
        <w:proofErr w:type="spellStart"/>
        <w:r w:rsidR="00096D11">
          <w:rPr>
            <w:rStyle w:val="Lienhypertexte"/>
          </w:rPr>
          <w:t>M</w:t>
        </w:r>
        <w:r w:rsidR="00AA1F7B" w:rsidRPr="00AA1F7B">
          <w:rPr>
            <w:rStyle w:val="Lienhypertexte"/>
          </w:rPr>
          <w:t>etricBeat</w:t>
        </w:r>
        <w:proofErr w:type="spellEnd"/>
      </w:hyperlink>
      <w:r w:rsidR="00096D11">
        <w:t xml:space="preserve">, the </w:t>
      </w:r>
      <w:r w:rsidR="00807542">
        <w:t>visualization</w:t>
      </w:r>
      <w:r w:rsidR="00096D11">
        <w:t xml:space="preserve"> can be done with Kibana</w:t>
      </w:r>
      <w:r>
        <w:t>, through powerful dashboards presenting platform health</w:t>
      </w:r>
      <w:r w:rsidR="001015E5">
        <w:t xml:space="preserve"> and log files </w:t>
      </w:r>
      <w:r w:rsidR="00B53DE1">
        <w:t>metrics</w:t>
      </w:r>
      <w:r w:rsidR="004B0802" w:rsidRPr="00A26BF0">
        <w:t>.</w:t>
      </w:r>
    </w:p>
    <w:p w14:paraId="4C4657DE" w14:textId="15ED17FB" w:rsidR="00096D11" w:rsidRPr="0041407D" w:rsidRDefault="00096D11" w:rsidP="004B0802">
      <w:proofErr w:type="spellStart"/>
      <w:r>
        <w:t>MetricBeat</w:t>
      </w:r>
      <w:proofErr w:type="spellEnd"/>
      <w:r>
        <w:t xml:space="preserve"> is ready to work with Docker, and monitor all containers from the host node where it’s installed</w:t>
      </w:r>
      <w:r w:rsidR="00B30A00">
        <w:t>.</w:t>
      </w:r>
    </w:p>
    <w:p w14:paraId="007A3E63" w14:textId="3F84B058" w:rsidR="002B4D4D" w:rsidRDefault="00004100" w:rsidP="00D92AF4">
      <w:hyperlink r:id="rId226" w:history="1">
        <w:proofErr w:type="spellStart"/>
        <w:r w:rsidR="00EF126C" w:rsidRPr="00004100">
          <w:rPr>
            <w:rStyle w:val="Lienhypertexte"/>
          </w:rPr>
          <w:t>Heart</w:t>
        </w:r>
        <w:r w:rsidRPr="00004100">
          <w:rPr>
            <w:rStyle w:val="Lienhypertexte"/>
          </w:rPr>
          <w:t>B</w:t>
        </w:r>
        <w:r w:rsidR="00EF126C" w:rsidRPr="00004100">
          <w:rPr>
            <w:rStyle w:val="Lienhypertexte"/>
          </w:rPr>
          <w:t>eat</w:t>
        </w:r>
        <w:proofErr w:type="spellEnd"/>
      </w:hyperlink>
      <w:r>
        <w:t xml:space="preserve"> is dedicated to services monitoring</w:t>
      </w:r>
    </w:p>
    <w:p w14:paraId="606DF203" w14:textId="052CF479" w:rsidR="00F8650F" w:rsidRDefault="00F8650F" w:rsidP="00D92AF4">
      <w:r>
        <w:t xml:space="preserve">The Elastic suite is not secured in open source version, the X-pack plugin provides this security brick, but is commercial, but it exists an open-source alternative </w:t>
      </w:r>
      <w:hyperlink r:id="rId227" w:history="1">
        <w:r w:rsidRPr="00F8650F">
          <w:rPr>
            <w:rStyle w:val="Lienhypertexte"/>
          </w:rPr>
          <w:t>safe-guard</w:t>
        </w:r>
      </w:hyperlink>
      <w:r>
        <w:t>, which can</w:t>
      </w:r>
      <w:r w:rsidR="006973A2">
        <w:t xml:space="preserve"> provide authentication and authorization, however some protocols like LDAP, JSON web tokens are commercial (enterprise version).</w:t>
      </w:r>
    </w:p>
    <w:p w14:paraId="2B702544" w14:textId="77777777" w:rsidR="002B4D4D" w:rsidRPr="00044F7F" w:rsidRDefault="002B4D4D" w:rsidP="00D92AF4"/>
    <w:p w14:paraId="57140898" w14:textId="77777777" w:rsidR="003069FA" w:rsidRDefault="003069FA" w:rsidP="003069FA">
      <w:pPr>
        <w:pStyle w:val="Titre3"/>
      </w:pPr>
      <w:bookmarkStart w:id="418" w:name="_Toc501010041"/>
      <w:r>
        <w:t>Selection Rationale</w:t>
      </w:r>
      <w:bookmarkEnd w:id="417"/>
      <w:bookmarkEnd w:id="418"/>
    </w:p>
    <w:p w14:paraId="65DEEAF1" w14:textId="6B683E86" w:rsidR="00315173" w:rsidRDefault="00315173" w:rsidP="008A6E60">
      <w:proofErr w:type="spellStart"/>
      <w:r>
        <w:t>Portainer</w:t>
      </w:r>
      <w:proofErr w:type="spellEnd"/>
      <w:r>
        <w:t xml:space="preserve"> is very simple to install and use</w:t>
      </w:r>
      <w:r w:rsidR="006973A2">
        <w:t>, it provides visualization on the whole swarm if installed on a swarm manager</w:t>
      </w:r>
    </w:p>
    <w:p w14:paraId="45B5FACA" w14:textId="233C51A1" w:rsidR="008A6E60" w:rsidRDefault="00B978E8" w:rsidP="008A6E60">
      <w:proofErr w:type="spellStart"/>
      <w:r>
        <w:t>Centreon</w:t>
      </w:r>
      <w:proofErr w:type="spellEnd"/>
      <w:r>
        <w:t xml:space="preserve"> is already </w:t>
      </w:r>
      <w:r w:rsidR="004E17BA">
        <w:t xml:space="preserve">used for monitoring </w:t>
      </w:r>
      <w:r w:rsidR="004D70F5">
        <w:t>the IT infrastructure and the services.</w:t>
      </w:r>
    </w:p>
    <w:p w14:paraId="5C144A41" w14:textId="57F4D84A" w:rsidR="006973A2" w:rsidRDefault="006973A2" w:rsidP="008A6E60"/>
    <w:p w14:paraId="671A8438" w14:textId="77777777" w:rsidR="006973A2" w:rsidRDefault="006973A2" w:rsidP="008A6E60"/>
    <w:p w14:paraId="5A340397" w14:textId="77777777" w:rsidR="002F2ACB" w:rsidRPr="008A6E60" w:rsidRDefault="002F2ACB" w:rsidP="008A6E60"/>
    <w:p w14:paraId="369AA382" w14:textId="77777777" w:rsidR="003069FA" w:rsidRDefault="003069FA" w:rsidP="003069FA">
      <w:pPr>
        <w:pStyle w:val="Titre3"/>
        <w:rPr>
          <w:i/>
        </w:rPr>
      </w:pPr>
      <w:bookmarkStart w:id="419" w:name="_Toc499823647"/>
      <w:bookmarkStart w:id="420" w:name="_Toc501010042"/>
      <w:r>
        <w:t>Architecture Risks</w:t>
      </w:r>
      <w:bookmarkEnd w:id="419"/>
      <w:bookmarkEnd w:id="420"/>
    </w:p>
    <w:p w14:paraId="657F8878" w14:textId="25092815" w:rsidR="003069FA" w:rsidRDefault="00C00134" w:rsidP="003069FA">
      <w:proofErr w:type="spellStart"/>
      <w:r>
        <w:t>Portainer</w:t>
      </w:r>
      <w:proofErr w:type="spellEnd"/>
      <w:r>
        <w:t xml:space="preserve"> </w:t>
      </w:r>
      <w:r w:rsidR="00AA1F7B">
        <w:t xml:space="preserve">will be </w:t>
      </w:r>
      <w:r w:rsidR="003777BC">
        <w:t>deployed as a service</w:t>
      </w:r>
      <w:r w:rsidR="006973A2">
        <w:t xml:space="preserve"> on swarm managers nodes</w:t>
      </w:r>
      <w:r w:rsidR="00AA1F7B">
        <w:t>, to be highly available ideally on each datacenter, scalability is not required since it’</w:t>
      </w:r>
      <w:r w:rsidR="00096D11">
        <w:t xml:space="preserve">s </w:t>
      </w:r>
      <w:r w:rsidR="00AA1F7B">
        <w:t>an administration tool</w:t>
      </w:r>
      <w:r w:rsidR="00096D11">
        <w:t xml:space="preserve"> with a few users connected</w:t>
      </w:r>
      <w:r w:rsidR="00AA1F7B">
        <w:t>.</w:t>
      </w:r>
    </w:p>
    <w:p w14:paraId="3F1B7DAA" w14:textId="77777777" w:rsidR="00AA1F7B" w:rsidRDefault="00AA1F7B" w:rsidP="003069FA"/>
    <w:p w14:paraId="49AB1DA3" w14:textId="77777777" w:rsidR="003777BC" w:rsidRDefault="003777BC" w:rsidP="003069FA"/>
    <w:p w14:paraId="3E0F9109" w14:textId="73438D54" w:rsidR="003777BC" w:rsidRDefault="003777BC" w:rsidP="003777BC">
      <w:pPr>
        <w:pStyle w:val="Titre2"/>
      </w:pPr>
      <w:bookmarkStart w:id="421" w:name="_Toc501010043"/>
      <w:r>
        <w:t>API management Component</w:t>
      </w:r>
      <w:bookmarkEnd w:id="421"/>
    </w:p>
    <w:p w14:paraId="763BD5FE" w14:textId="77777777" w:rsidR="003777BC" w:rsidRDefault="003777BC" w:rsidP="003777BC">
      <w:pPr>
        <w:pStyle w:val="Titre3"/>
      </w:pPr>
      <w:bookmarkStart w:id="422" w:name="_Toc501010044"/>
      <w:r>
        <w:t>Component Functions</w:t>
      </w:r>
      <w:bookmarkEnd w:id="422"/>
    </w:p>
    <w:p w14:paraId="365D3C05" w14:textId="320B12E3" w:rsidR="00210B33" w:rsidRDefault="00210B33" w:rsidP="003777BC">
      <w:r w:rsidRPr="00210B33">
        <w:t>API management is the process of creating and publishing web APIs, enforcing their usage policies, controlling access, nurturing the subscriber community</w:t>
      </w:r>
      <w:r>
        <w:t xml:space="preserve"> (with API help and sandbox to test)</w:t>
      </w:r>
      <w:r w:rsidRPr="00210B33">
        <w:t>, collecting and analyzing usage statistics, and reporting on performance.</w:t>
      </w:r>
    </w:p>
    <w:p w14:paraId="31040854" w14:textId="404285EC" w:rsidR="00210B33" w:rsidRDefault="00210B33" w:rsidP="003777BC">
      <w:r>
        <w:t>It generally provides the following features:</w:t>
      </w:r>
    </w:p>
    <w:p w14:paraId="3D507CEC" w14:textId="3D3D762A" w:rsidR="00210B33" w:rsidRDefault="00210B33" w:rsidP="003777BC">
      <w:r>
        <w:t>API gateway, publishing tools, developer portal/AI store, reporting and analytics, and monetization.</w:t>
      </w:r>
    </w:p>
    <w:p w14:paraId="14112583" w14:textId="77777777" w:rsidR="00210B33" w:rsidRPr="007B1333" w:rsidRDefault="00210B33" w:rsidP="003777BC"/>
    <w:p w14:paraId="7AC623D4" w14:textId="621F2BFD" w:rsidR="003777BC" w:rsidRDefault="003777BC" w:rsidP="003777BC">
      <w:pPr>
        <w:pStyle w:val="Titre3"/>
      </w:pPr>
      <w:bookmarkStart w:id="423" w:name="_Toc501010045"/>
      <w:r>
        <w:t>Technical Considerations</w:t>
      </w:r>
      <w:bookmarkEnd w:id="423"/>
    </w:p>
    <w:p w14:paraId="60E7830B" w14:textId="0D43E3BC" w:rsidR="007D2A77" w:rsidRDefault="00C02E8E" w:rsidP="007D2A77">
      <w:proofErr w:type="spellStart"/>
      <w:r>
        <w:t>APInf</w:t>
      </w:r>
      <w:proofErr w:type="spellEnd"/>
      <w:r>
        <w:t xml:space="preserve"> is built upon </w:t>
      </w:r>
      <w:proofErr w:type="spellStart"/>
      <w:r>
        <w:t>APIUmbrella</w:t>
      </w:r>
      <w:proofErr w:type="spellEnd"/>
      <w:r w:rsidR="001A07E7">
        <w:t xml:space="preserve">, Proxy 42 gateway, </w:t>
      </w:r>
      <w:proofErr w:type="spellStart"/>
      <w:r w:rsidR="001A07E7">
        <w:t>EMQ</w:t>
      </w:r>
      <w:r w:rsidR="008535D7">
        <w:t>tt</w:t>
      </w:r>
      <w:proofErr w:type="spellEnd"/>
      <w:r w:rsidR="001A07E7">
        <w:t xml:space="preserve"> proxy</w:t>
      </w:r>
      <w:r w:rsidR="008535D7">
        <w:t xml:space="preserve"> (a scalable MQTT broker)</w:t>
      </w:r>
      <w:r>
        <w:t>, and provides many</w:t>
      </w:r>
      <w:r w:rsidR="001A07E7">
        <w:t xml:space="preserve"> important additional features, among them </w:t>
      </w:r>
      <w:proofErr w:type="spellStart"/>
      <w:r w:rsidR="001A07E7">
        <w:t>Fiware</w:t>
      </w:r>
      <w:proofErr w:type="spellEnd"/>
      <w:r w:rsidR="001A07E7">
        <w:t xml:space="preserve"> integration, </w:t>
      </w:r>
      <w:proofErr w:type="spellStart"/>
      <w:r w:rsidR="001A07E7">
        <w:t>Keyrock</w:t>
      </w:r>
      <w:proofErr w:type="spellEnd"/>
      <w:r w:rsidR="001A07E7">
        <w:t xml:space="preserve"> Authentication and plugins for CKAN.</w:t>
      </w:r>
    </w:p>
    <w:p w14:paraId="50EE5139" w14:textId="305E3095" w:rsidR="001A07E7" w:rsidRDefault="001A07E7" w:rsidP="007D2A77"/>
    <w:p w14:paraId="46F96D9F" w14:textId="77777777" w:rsidR="001A07E7" w:rsidRDefault="001A07E7" w:rsidP="001A07E7">
      <w:pPr>
        <w:keepNext/>
      </w:pPr>
      <w:r>
        <w:rPr>
          <w:noProof/>
        </w:rPr>
        <w:drawing>
          <wp:inline distT="0" distB="0" distL="0" distR="0" wp14:anchorId="78317D1C" wp14:editId="3FCB6AB9">
            <wp:extent cx="6000750" cy="34531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inf-archi.png"/>
                    <pic:cNvPicPr/>
                  </pic:nvPicPr>
                  <pic:blipFill>
                    <a:blip r:embed="rId228">
                      <a:extLst>
                        <a:ext uri="{28A0092B-C50C-407E-A947-70E740481C1C}">
                          <a14:useLocalDpi xmlns:a14="http://schemas.microsoft.com/office/drawing/2010/main" val="0"/>
                        </a:ext>
                      </a:extLst>
                    </a:blip>
                    <a:stretch>
                      <a:fillRect/>
                    </a:stretch>
                  </pic:blipFill>
                  <pic:spPr>
                    <a:xfrm>
                      <a:off x="0" y="0"/>
                      <a:ext cx="6000750" cy="3453130"/>
                    </a:xfrm>
                    <a:prstGeom prst="rect">
                      <a:avLst/>
                    </a:prstGeom>
                  </pic:spPr>
                </pic:pic>
              </a:graphicData>
            </a:graphic>
          </wp:inline>
        </w:drawing>
      </w:r>
    </w:p>
    <w:p w14:paraId="287AA17E" w14:textId="11951596" w:rsidR="001A07E7" w:rsidRDefault="001A07E7" w:rsidP="001A07E7">
      <w:pPr>
        <w:pStyle w:val="Lgende"/>
      </w:pPr>
      <w:r>
        <w:t xml:space="preserve">Figure </w:t>
      </w:r>
      <w:r>
        <w:fldChar w:fldCharType="begin"/>
      </w:r>
      <w:r>
        <w:instrText xml:space="preserve"> SEQ Figure \* ARABIC </w:instrText>
      </w:r>
      <w:r>
        <w:fldChar w:fldCharType="separate"/>
      </w:r>
      <w:r w:rsidR="00047B72">
        <w:rPr>
          <w:noProof/>
        </w:rPr>
        <w:t>29</w:t>
      </w:r>
      <w:r>
        <w:fldChar w:fldCharType="end"/>
      </w:r>
      <w:r>
        <w:t xml:space="preserve">: </w:t>
      </w:r>
      <w:proofErr w:type="spellStart"/>
      <w:r>
        <w:t>APInf</w:t>
      </w:r>
      <w:proofErr w:type="spellEnd"/>
      <w:r>
        <w:t xml:space="preserve"> global architecture</w:t>
      </w:r>
    </w:p>
    <w:p w14:paraId="31EE8931" w14:textId="3EB321A5" w:rsidR="001A07E7" w:rsidRDefault="001A07E7" w:rsidP="007D2A77">
      <w:proofErr w:type="spellStart"/>
      <w:r>
        <w:t>APInf</w:t>
      </w:r>
      <w:proofErr w:type="spellEnd"/>
      <w:r>
        <w:t xml:space="preserve"> is fully open-source</w:t>
      </w:r>
      <w:r w:rsidR="008535D7">
        <w:t xml:space="preserve">, it is developed in </w:t>
      </w:r>
      <w:proofErr w:type="spellStart"/>
      <w:r w:rsidR="008535D7">
        <w:t>javascript</w:t>
      </w:r>
      <w:proofErr w:type="spellEnd"/>
      <w:r w:rsidR="008535D7">
        <w:t xml:space="preserve"> with the </w:t>
      </w:r>
      <w:hyperlink r:id="rId229" w:history="1">
        <w:r w:rsidR="008535D7" w:rsidRPr="008535D7">
          <w:rPr>
            <w:rStyle w:val="Lienhypertexte"/>
          </w:rPr>
          <w:t>Meteor framework</w:t>
        </w:r>
      </w:hyperlink>
    </w:p>
    <w:p w14:paraId="791E8BE8" w14:textId="35D5AD06" w:rsidR="008535D7" w:rsidRDefault="00E8356F" w:rsidP="007D2A77">
      <w:r>
        <w:t xml:space="preserve">API Umbrella is developed </w:t>
      </w:r>
      <w:r w:rsidR="00F51282">
        <w:t>with Ruby on Rails, it uses MongoDB for data persistence, and Elasticsearch for analytics, the interface is a RESTful API.</w:t>
      </w:r>
    </w:p>
    <w:p w14:paraId="615B97E5" w14:textId="74600C60" w:rsidR="00F51282" w:rsidRPr="007D2A77" w:rsidRDefault="00F51282" w:rsidP="007D2A77">
      <w:proofErr w:type="spellStart"/>
      <w:r>
        <w:t>APInf</w:t>
      </w:r>
      <w:proofErr w:type="spellEnd"/>
      <w:r>
        <w:t xml:space="preserve"> provides the GUI over the API management tools.</w:t>
      </w:r>
    </w:p>
    <w:p w14:paraId="1E597A1F" w14:textId="491C2502" w:rsidR="003777BC" w:rsidRDefault="00F51282" w:rsidP="003777BC">
      <w:proofErr w:type="spellStart"/>
      <w:r>
        <w:t>APInf</w:t>
      </w:r>
      <w:proofErr w:type="spellEnd"/>
      <w:r>
        <w:t xml:space="preserve"> is in the </w:t>
      </w:r>
    </w:p>
    <w:p w14:paraId="70E3B7C6" w14:textId="77777777" w:rsidR="003777BC" w:rsidRDefault="003777BC" w:rsidP="003777BC">
      <w:pPr>
        <w:pStyle w:val="Titre3"/>
      </w:pPr>
      <w:bookmarkStart w:id="424" w:name="_Toc501010046"/>
      <w:r>
        <w:t>Selected Product(s)</w:t>
      </w:r>
      <w:bookmarkEnd w:id="424"/>
    </w:p>
    <w:p w14:paraId="6C60C8C9" w14:textId="02F38B06" w:rsidR="00DD561F" w:rsidRDefault="00585921" w:rsidP="00DD561F">
      <w:r>
        <w:t xml:space="preserve">Even the component from </w:t>
      </w:r>
      <w:proofErr w:type="spellStart"/>
      <w:r>
        <w:t>APInf</w:t>
      </w:r>
      <w:proofErr w:type="spellEnd"/>
      <w:r>
        <w:t xml:space="preserve"> is not released in the </w:t>
      </w:r>
      <w:proofErr w:type="spellStart"/>
      <w:r w:rsidR="00F07CD5">
        <w:t>Fiware</w:t>
      </w:r>
      <w:proofErr w:type="spellEnd"/>
      <w:r w:rsidR="00F07CD5">
        <w:t xml:space="preserve"> </w:t>
      </w:r>
      <w:r>
        <w:t>catalog</w:t>
      </w:r>
      <w:r w:rsidR="007D2A77">
        <w:t xml:space="preserve">, the roadmap includes </w:t>
      </w:r>
      <w:r w:rsidR="00C02E8E">
        <w:t xml:space="preserve">a complete set of features adapted to </w:t>
      </w:r>
      <w:proofErr w:type="spellStart"/>
      <w:r w:rsidR="00C02E8E">
        <w:t>Fiware</w:t>
      </w:r>
      <w:proofErr w:type="spellEnd"/>
      <w:r w:rsidR="001A07E7">
        <w:t>.</w:t>
      </w:r>
    </w:p>
    <w:p w14:paraId="542926BE" w14:textId="77777777" w:rsidR="001A07E7" w:rsidRPr="00DD561F" w:rsidRDefault="001A07E7" w:rsidP="00DD561F"/>
    <w:p w14:paraId="1512025E" w14:textId="77777777" w:rsidR="003777BC" w:rsidRDefault="003777BC" w:rsidP="003777BC">
      <w:pPr>
        <w:pStyle w:val="Titre3"/>
      </w:pPr>
      <w:bookmarkStart w:id="425" w:name="_Toc501010047"/>
      <w:r>
        <w:t>Selection Rationale</w:t>
      </w:r>
      <w:bookmarkEnd w:id="425"/>
    </w:p>
    <w:p w14:paraId="66C3024D" w14:textId="1A12EF57" w:rsidR="00DD561F" w:rsidRDefault="00DD561F" w:rsidP="003777BC">
      <w:proofErr w:type="spellStart"/>
      <w:r>
        <w:t>APInf</w:t>
      </w:r>
      <w:proofErr w:type="spellEnd"/>
      <w:r w:rsidR="007D2A77">
        <w:t xml:space="preserve"> is the first </w:t>
      </w:r>
      <w:r w:rsidR="00C02E8E">
        <w:t xml:space="preserve">company to propose to implement the </w:t>
      </w:r>
      <w:proofErr w:type="spellStart"/>
      <w:r w:rsidR="00C02E8E">
        <w:t>Fiware</w:t>
      </w:r>
      <w:proofErr w:type="spellEnd"/>
      <w:r w:rsidR="00C02E8E">
        <w:t xml:space="preserve"> API management GE</w:t>
      </w:r>
      <w:r w:rsidR="001A07E7">
        <w:t xml:space="preserve">, like described in this article: </w:t>
      </w:r>
      <w:hyperlink r:id="rId230" w:history="1">
        <w:r w:rsidR="001A07E7" w:rsidRPr="005422F3">
          <w:rPr>
            <w:rStyle w:val="Lienhypertexte"/>
          </w:rPr>
          <w:t>https://www.fiware.org/category/apis/</w:t>
        </w:r>
      </w:hyperlink>
    </w:p>
    <w:p w14:paraId="3F54ACC1" w14:textId="77777777" w:rsidR="001A07E7" w:rsidRDefault="001A07E7" w:rsidP="003777BC"/>
    <w:p w14:paraId="3F8D3667" w14:textId="77777777" w:rsidR="003777BC" w:rsidRDefault="003777BC" w:rsidP="003777BC">
      <w:pPr>
        <w:pStyle w:val="Titre3"/>
        <w:rPr>
          <w:i/>
        </w:rPr>
      </w:pPr>
      <w:bookmarkStart w:id="426" w:name="_Toc501010048"/>
      <w:r>
        <w:t>Architecture Risks</w:t>
      </w:r>
      <w:bookmarkEnd w:id="426"/>
    </w:p>
    <w:p w14:paraId="276CD5CD" w14:textId="06077180" w:rsidR="003777BC" w:rsidRPr="00F6725F" w:rsidRDefault="00C02E8E" w:rsidP="003777BC">
      <w:r>
        <w:t>The component need to be deployed at least high available through a Docker service</w:t>
      </w:r>
    </w:p>
    <w:p w14:paraId="1A48F2EE" w14:textId="77777777" w:rsidR="003777BC" w:rsidRPr="00F6725F" w:rsidRDefault="003777BC" w:rsidP="003069FA"/>
    <w:p w14:paraId="2A202EC3" w14:textId="77777777" w:rsidR="002D7C8C" w:rsidRPr="00F94E96" w:rsidRDefault="002D7C8C" w:rsidP="002D7C8C"/>
    <w:p w14:paraId="2FAEB280" w14:textId="77777777" w:rsidR="002D7C8C" w:rsidRDefault="002D7C8C" w:rsidP="002D7C8C">
      <w:pPr>
        <w:pStyle w:val="Titre1"/>
        <w:rPr>
          <w:i/>
        </w:rPr>
      </w:pPr>
      <w:bookmarkStart w:id="427" w:name="_Toc499823648"/>
      <w:bookmarkStart w:id="428" w:name="_Toc501010049"/>
      <w:r>
        <w:t>Section 4 System Construction Environment</w:t>
      </w:r>
      <w:bookmarkEnd w:id="427"/>
      <w:bookmarkEnd w:id="428"/>
    </w:p>
    <w:p w14:paraId="5C02B329" w14:textId="77777777" w:rsidR="002D7C8C" w:rsidRPr="0077092E" w:rsidRDefault="002D7C8C" w:rsidP="002D7C8C">
      <w:pPr>
        <w:rPr>
          <w:i/>
          <w:iCs/>
        </w:rPr>
      </w:pPr>
      <w:r w:rsidRPr="0077092E">
        <w:rPr>
          <w:i/>
          <w:iCs/>
        </w:rPr>
        <w:t xml:space="preserve">The </w:t>
      </w:r>
      <w:r w:rsidRPr="0077092E">
        <w:rPr>
          <w:b/>
          <w:bCs/>
          <w:i/>
          <w:iCs/>
        </w:rPr>
        <w:t xml:space="preserve">System Construction Environment </w:t>
      </w:r>
      <w:r w:rsidRPr="0077092E">
        <w:rPr>
          <w:i/>
          <w:iCs/>
        </w:rPr>
        <w:t xml:space="preserve">section details the various environments necessary to enable system construction and testing. </w:t>
      </w:r>
    </w:p>
    <w:p w14:paraId="6EA023DA" w14:textId="5C1D58CF" w:rsidR="004D4750" w:rsidRPr="0077092E" w:rsidRDefault="004D4750" w:rsidP="004D4750">
      <w:pPr>
        <w:rPr>
          <w:i/>
          <w:iCs/>
        </w:rPr>
      </w:pPr>
      <w:r w:rsidRPr="0077092E">
        <w:rPr>
          <w:i/>
          <w:iCs/>
        </w:rPr>
        <w:t>For each environment necessary for system construction (</w:t>
      </w:r>
      <w:r w:rsidRPr="0077092E">
        <w:rPr>
          <w:b/>
          <w:bCs/>
          <w:i/>
          <w:iCs/>
        </w:rPr>
        <w:t xml:space="preserve">Development, QA </w:t>
      </w:r>
      <w:r w:rsidRPr="0077092E">
        <w:rPr>
          <w:i/>
          <w:iCs/>
        </w:rPr>
        <w:t xml:space="preserve">and </w:t>
      </w:r>
      <w:r w:rsidRPr="0077092E">
        <w:rPr>
          <w:b/>
          <w:bCs/>
          <w:i/>
          <w:iCs/>
        </w:rPr>
        <w:t>Acceptance</w:t>
      </w:r>
      <w:r w:rsidRPr="0077092E">
        <w:rPr>
          <w:i/>
          <w:iCs/>
        </w:rPr>
        <w:t xml:space="preserve">), provide detailed specifications for the </w:t>
      </w:r>
      <w:r>
        <w:rPr>
          <w:b/>
          <w:bCs/>
          <w:i/>
          <w:iCs/>
        </w:rPr>
        <w:t>Environment</w:t>
      </w:r>
      <w:r w:rsidRPr="0077092E">
        <w:rPr>
          <w:b/>
          <w:bCs/>
          <w:i/>
          <w:iCs/>
        </w:rPr>
        <w:t xml:space="preserve"> </w:t>
      </w:r>
      <w:r w:rsidRPr="0077092E">
        <w:rPr>
          <w:i/>
          <w:iCs/>
        </w:rPr>
        <w:t xml:space="preserve">and </w:t>
      </w:r>
      <w:r w:rsidRPr="0077092E">
        <w:rPr>
          <w:b/>
          <w:bCs/>
          <w:i/>
          <w:iCs/>
        </w:rPr>
        <w:t xml:space="preserve">Supporting Infrastructure </w:t>
      </w:r>
      <w:r w:rsidRPr="0077092E">
        <w:rPr>
          <w:i/>
          <w:iCs/>
        </w:rPr>
        <w:t>that will be used (including</w:t>
      </w:r>
      <w:r w:rsidR="00F51282">
        <w:rPr>
          <w:i/>
          <w:iCs/>
        </w:rPr>
        <w:t xml:space="preserve"> </w:t>
      </w:r>
      <w:r w:rsidRPr="0077092E">
        <w:rPr>
          <w:i/>
          <w:iCs/>
        </w:rPr>
        <w:t>hardware</w:t>
      </w:r>
      <w:ins w:id="429" w:author="Tonia Kelly" w:date="2012-01-18T17:12:00Z">
        <w:r w:rsidRPr="00472A68">
          <w:t>,</w:t>
        </w:r>
      </w:ins>
      <w:r>
        <w:t xml:space="preserve"> network </w:t>
      </w:r>
      <w:r w:rsidRPr="0077092E">
        <w:rPr>
          <w:i/>
          <w:iCs/>
        </w:rPr>
        <w:t>and operating system requirements, all necessary installed packages and tools, and needed directory structures</w:t>
      </w:r>
      <w:r w:rsidRPr="0077092E">
        <w:rPr>
          <w:b/>
          <w:bCs/>
          <w:i/>
          <w:iCs/>
        </w:rPr>
        <w:t xml:space="preserve"> </w:t>
      </w:r>
      <w:r w:rsidRPr="0077092E">
        <w:rPr>
          <w:i/>
          <w:iCs/>
        </w:rPr>
        <w:t>that will be utilized to store all construction components).</w:t>
      </w:r>
    </w:p>
    <w:p w14:paraId="108C5AFC" w14:textId="77777777" w:rsidR="002D7C8C" w:rsidRDefault="002D7C8C" w:rsidP="002D7C8C"/>
    <w:p w14:paraId="56364CE5" w14:textId="27A8973A" w:rsidR="00D86E7F" w:rsidRDefault="001B3ECD" w:rsidP="00D86E7F">
      <w:pPr>
        <w:pStyle w:val="Titre2"/>
      </w:pPr>
      <w:bookmarkStart w:id="430" w:name="_Toc499823649"/>
      <w:bookmarkStart w:id="431" w:name="_Toc501010050"/>
      <w:r>
        <w:t xml:space="preserve">Preliminary test </w:t>
      </w:r>
      <w:r w:rsidR="00D86E7F">
        <w:t>Environment</w:t>
      </w:r>
      <w:bookmarkEnd w:id="430"/>
      <w:bookmarkEnd w:id="431"/>
    </w:p>
    <w:p w14:paraId="5B75AA36" w14:textId="77777777" w:rsidR="0050130D" w:rsidRDefault="001B3ECD" w:rsidP="001B3ECD">
      <w:r>
        <w:t>A preliminary test environment has been set</w:t>
      </w:r>
      <w:r w:rsidR="00FB632D">
        <w:t>up</w:t>
      </w:r>
      <w:r w:rsidR="0050130D">
        <w:t>, based on 4 virtual machines</w:t>
      </w:r>
    </w:p>
    <w:p w14:paraId="57417DCE" w14:textId="5880FD85" w:rsidR="001B3ECD" w:rsidRDefault="0050130D" w:rsidP="001B3ECD">
      <w:r>
        <w:t>The available components are</w:t>
      </w:r>
      <w:r w:rsidR="00FB632D">
        <w:t>:</w:t>
      </w:r>
    </w:p>
    <w:p w14:paraId="49487CC4" w14:textId="430E1B9A" w:rsidR="00FB632D" w:rsidRDefault="00F54CF8" w:rsidP="0047663D">
      <w:pPr>
        <w:numPr>
          <w:ilvl w:val="0"/>
          <w:numId w:val="35"/>
        </w:numPr>
        <w:rPr>
          <w:rFonts w:ascii="Calibri" w:hAnsi="Calibri"/>
          <w:szCs w:val="22"/>
          <w:lang w:val="fr-FR"/>
        </w:rPr>
      </w:pPr>
      <w:r>
        <w:rPr>
          <w:u w:val="single"/>
        </w:rPr>
        <w:t>A</w:t>
      </w:r>
      <w:r w:rsidR="00FB632D">
        <w:rPr>
          <w:u w:val="single"/>
        </w:rPr>
        <w:t xml:space="preserve">uthentication </w:t>
      </w:r>
      <w:r>
        <w:rPr>
          <w:u w:val="single"/>
        </w:rPr>
        <w:t xml:space="preserve">portal </w:t>
      </w:r>
      <w:r w:rsidR="00FB632D">
        <w:rPr>
          <w:u w:val="single"/>
        </w:rPr>
        <w:t>Horizon:</w:t>
      </w:r>
      <w:r w:rsidR="00FB632D">
        <w:t xml:space="preserve"> </w:t>
      </w:r>
      <w:hyperlink r:id="rId231" w:history="1">
        <w:r w:rsidR="00FB632D" w:rsidRPr="00C97FB9">
          <w:rPr>
            <w:rStyle w:val="Lienhypertexte"/>
          </w:rPr>
          <w:t>iot.testnca.org:8000</w:t>
        </w:r>
      </w:hyperlink>
    </w:p>
    <w:p w14:paraId="7CE73FCB" w14:textId="4744A8BC" w:rsidR="00FB632D" w:rsidRDefault="00406474" w:rsidP="0047663D">
      <w:pPr>
        <w:numPr>
          <w:ilvl w:val="0"/>
          <w:numId w:val="35"/>
        </w:numPr>
      </w:pPr>
      <w:r>
        <w:rPr>
          <w:u w:val="single"/>
        </w:rPr>
        <w:t xml:space="preserve">Authentication </w:t>
      </w:r>
      <w:r w:rsidR="00FB632D">
        <w:rPr>
          <w:u w:val="single"/>
        </w:rPr>
        <w:t>API Keystone:</w:t>
      </w:r>
      <w:r w:rsidR="00FB632D">
        <w:t xml:space="preserve"> </w:t>
      </w:r>
      <w:hyperlink r:id="rId232" w:history="1">
        <w:r w:rsidR="00FB632D" w:rsidRPr="00C97FB9">
          <w:rPr>
            <w:rStyle w:val="Lienhypertexte"/>
          </w:rPr>
          <w:t>iot.testnca.org:5000</w:t>
        </w:r>
      </w:hyperlink>
    </w:p>
    <w:p w14:paraId="4E8751B8" w14:textId="05E8290F" w:rsidR="00FB632D" w:rsidRPr="00FB632D" w:rsidRDefault="00FB632D" w:rsidP="0047663D">
      <w:pPr>
        <w:numPr>
          <w:ilvl w:val="0"/>
          <w:numId w:val="35"/>
        </w:numPr>
        <w:rPr>
          <w:lang w:val="fr-FR"/>
        </w:rPr>
      </w:pPr>
      <w:r w:rsidRPr="00FB632D">
        <w:rPr>
          <w:u w:val="single"/>
          <w:lang w:val="fr-FR"/>
        </w:rPr>
        <w:t>Sécurisation de l’API ORION via PEP-</w:t>
      </w:r>
      <w:proofErr w:type="gramStart"/>
      <w:r w:rsidRPr="00FB632D">
        <w:rPr>
          <w:u w:val="single"/>
          <w:lang w:val="fr-FR"/>
        </w:rPr>
        <w:t>Proxy:</w:t>
      </w:r>
      <w:proofErr w:type="gramEnd"/>
      <w:r w:rsidRPr="00FB632D">
        <w:rPr>
          <w:lang w:val="fr-FR"/>
        </w:rPr>
        <w:t xml:space="preserve"> </w:t>
      </w:r>
      <w:hyperlink r:id="rId233" w:history="1">
        <w:r w:rsidRPr="00A7354F">
          <w:rPr>
            <w:rStyle w:val="Lienhypertexte"/>
            <w:lang w:val="fr-FR"/>
          </w:rPr>
          <w:t>iot.testnca.org:8081</w:t>
        </w:r>
      </w:hyperlink>
    </w:p>
    <w:p w14:paraId="642517B7" w14:textId="2A56B077" w:rsidR="00820A85" w:rsidRPr="0048061E" w:rsidRDefault="00820A85" w:rsidP="0047663D">
      <w:pPr>
        <w:numPr>
          <w:ilvl w:val="0"/>
          <w:numId w:val="35"/>
        </w:numPr>
        <w:rPr>
          <w:rFonts w:ascii="Calibri" w:hAnsi="Calibri"/>
          <w:b/>
          <w:bCs/>
          <w:szCs w:val="22"/>
          <w:lang w:val="en-GB"/>
        </w:rPr>
      </w:pPr>
      <w:r>
        <w:rPr>
          <w:u w:val="single"/>
        </w:rPr>
        <w:t xml:space="preserve">API Orion Context </w:t>
      </w:r>
      <w:r w:rsidR="00460AC2">
        <w:rPr>
          <w:u w:val="single"/>
        </w:rPr>
        <w:t>Bro</w:t>
      </w:r>
      <w:r>
        <w:rPr>
          <w:u w:val="single"/>
        </w:rPr>
        <w:t>ker:</w:t>
      </w:r>
      <w:r>
        <w:t xml:space="preserve"> </w:t>
      </w:r>
      <w:hyperlink r:id="rId234" w:history="1">
        <w:r w:rsidRPr="00C97FB9">
          <w:rPr>
            <w:rStyle w:val="Lienhypertexte"/>
          </w:rPr>
          <w:t>iot.testnca.org:1026</w:t>
        </w:r>
      </w:hyperlink>
    </w:p>
    <w:p w14:paraId="7E0BB639" w14:textId="0E9ADF40" w:rsidR="00820A85" w:rsidRPr="002A6751" w:rsidRDefault="00820A85" w:rsidP="0047663D">
      <w:pPr>
        <w:numPr>
          <w:ilvl w:val="0"/>
          <w:numId w:val="35"/>
        </w:numPr>
        <w:rPr>
          <w:i/>
          <w:iCs/>
          <w:lang w:val="en-GB"/>
        </w:rPr>
      </w:pPr>
      <w:r w:rsidRPr="002A6751">
        <w:rPr>
          <w:u w:val="single"/>
          <w:lang w:val="en-GB"/>
        </w:rPr>
        <w:t xml:space="preserve">API IDAS http </w:t>
      </w:r>
      <w:proofErr w:type="spellStart"/>
      <w:r w:rsidRPr="002A6751">
        <w:rPr>
          <w:u w:val="single"/>
          <w:lang w:val="en-GB"/>
        </w:rPr>
        <w:t>UltraLight</w:t>
      </w:r>
      <w:proofErr w:type="spellEnd"/>
      <w:r w:rsidRPr="002A6751">
        <w:rPr>
          <w:u w:val="single"/>
          <w:lang w:val="en-GB"/>
        </w:rPr>
        <w:t>:</w:t>
      </w:r>
      <w:r w:rsidRPr="002A6751">
        <w:rPr>
          <w:lang w:val="en-GB"/>
        </w:rPr>
        <w:t xml:space="preserve"> </w:t>
      </w:r>
      <w:hyperlink r:id="rId235" w:history="1">
        <w:r w:rsidRPr="00C97FB9">
          <w:rPr>
            <w:rStyle w:val="Lienhypertexte"/>
            <w:lang w:val="en-GB"/>
          </w:rPr>
          <w:t>iot.testnca.org:4041</w:t>
        </w:r>
      </w:hyperlink>
      <w:r w:rsidRPr="002A6751">
        <w:rPr>
          <w:b/>
          <w:bCs/>
          <w:lang w:val="en-GB"/>
        </w:rPr>
        <w:t xml:space="preserve"> </w:t>
      </w:r>
      <w:r w:rsidRPr="002A6751">
        <w:rPr>
          <w:i/>
          <w:iCs/>
          <w:lang w:val="en-GB"/>
        </w:rPr>
        <w:t>(Service/Device Creation)</w:t>
      </w:r>
      <w:r w:rsidRPr="002A6751">
        <w:rPr>
          <w:lang w:val="en-GB"/>
        </w:rPr>
        <w:t xml:space="preserve"> </w:t>
      </w:r>
      <w:r w:rsidRPr="002A6751">
        <w:rPr>
          <w:color w:val="0070C0"/>
          <w:lang w:val="en-GB"/>
        </w:rPr>
        <w:t xml:space="preserve"> </w:t>
      </w:r>
      <w:hyperlink r:id="rId236" w:history="1">
        <w:r w:rsidRPr="00C97FB9">
          <w:rPr>
            <w:rStyle w:val="Lienhypertexte"/>
            <w:lang w:val="en-GB"/>
          </w:rPr>
          <w:t>iot.testnca.org:7896</w:t>
        </w:r>
      </w:hyperlink>
      <w:r w:rsidRPr="002A6751">
        <w:rPr>
          <w:b/>
          <w:bCs/>
          <w:lang w:val="en-GB"/>
        </w:rPr>
        <w:t xml:space="preserve"> </w:t>
      </w:r>
      <w:r w:rsidRPr="002A6751">
        <w:rPr>
          <w:i/>
          <w:iCs/>
          <w:lang w:val="en-GB"/>
        </w:rPr>
        <w:t>(http UL2.0</w:t>
      </w:r>
      <w:r w:rsidR="002A6751" w:rsidRPr="002A6751">
        <w:rPr>
          <w:i/>
          <w:iCs/>
          <w:lang w:val="en-GB"/>
        </w:rPr>
        <w:t xml:space="preserve"> for </w:t>
      </w:r>
      <w:r w:rsidR="002A6751">
        <w:rPr>
          <w:i/>
          <w:iCs/>
          <w:lang w:val="en-GB"/>
        </w:rPr>
        <w:t>data update</w:t>
      </w:r>
      <w:r w:rsidRPr="002A6751">
        <w:rPr>
          <w:i/>
          <w:iCs/>
          <w:lang w:val="en-GB"/>
        </w:rPr>
        <w:t>)</w:t>
      </w:r>
    </w:p>
    <w:p w14:paraId="225A9462" w14:textId="320DE968" w:rsidR="00820A85" w:rsidRPr="00C925F4" w:rsidRDefault="00820A85" w:rsidP="0047663D">
      <w:pPr>
        <w:numPr>
          <w:ilvl w:val="0"/>
          <w:numId w:val="35"/>
        </w:numPr>
        <w:rPr>
          <w:lang w:val="en-GB"/>
        </w:rPr>
      </w:pPr>
      <w:r w:rsidRPr="00C925F4">
        <w:rPr>
          <w:u w:val="single"/>
          <w:lang w:val="en-GB"/>
        </w:rPr>
        <w:t>MongoDB</w:t>
      </w:r>
      <w:r w:rsidR="00C97FB9">
        <w:rPr>
          <w:u w:val="single"/>
          <w:lang w:val="en-GB"/>
        </w:rPr>
        <w:t xml:space="preserve"> (3 containers)</w:t>
      </w:r>
      <w:r w:rsidRPr="00C925F4">
        <w:rPr>
          <w:u w:val="single"/>
          <w:lang w:val="en-GB"/>
        </w:rPr>
        <w:t>:</w:t>
      </w:r>
      <w:r w:rsidRPr="00C925F4">
        <w:rPr>
          <w:lang w:val="en-GB"/>
        </w:rPr>
        <w:t xml:space="preserve"> </w:t>
      </w:r>
      <w:hyperlink r:id="rId237" w:history="1">
        <w:r w:rsidRPr="00C97FB9">
          <w:rPr>
            <w:rStyle w:val="Lienhypertexte"/>
            <w:lang w:val="en-GB"/>
          </w:rPr>
          <w:t>iot.testn</w:t>
        </w:r>
        <w:r w:rsidRPr="00C97FB9">
          <w:rPr>
            <w:rStyle w:val="Lienhypertexte"/>
            <w:lang w:val="en-GB"/>
          </w:rPr>
          <w:t>c</w:t>
        </w:r>
        <w:r w:rsidRPr="00C97FB9">
          <w:rPr>
            <w:rStyle w:val="Lienhypertexte"/>
            <w:lang w:val="en-GB"/>
          </w:rPr>
          <w:t>a.org:2</w:t>
        </w:r>
        <w:r w:rsidRPr="00C97FB9">
          <w:rPr>
            <w:rStyle w:val="Lienhypertexte"/>
            <w:lang w:val="en-GB"/>
          </w:rPr>
          <w:t>7</w:t>
        </w:r>
        <w:r w:rsidRPr="00C97FB9">
          <w:rPr>
            <w:rStyle w:val="Lienhypertexte"/>
            <w:lang w:val="en-GB"/>
          </w:rPr>
          <w:t>017</w:t>
        </w:r>
      </w:hyperlink>
      <w:r w:rsidRPr="00C925F4">
        <w:rPr>
          <w:b/>
          <w:bCs/>
          <w:lang w:val="en-GB"/>
        </w:rPr>
        <w:t xml:space="preserve">, </w:t>
      </w:r>
      <w:r w:rsidRPr="00C925F4">
        <w:rPr>
          <w:b/>
          <w:bCs/>
          <w:color w:val="0070C0"/>
          <w:lang w:val="en-GB"/>
        </w:rPr>
        <w:t>iot.testnca.org:27018</w:t>
      </w:r>
      <w:r w:rsidRPr="00C925F4">
        <w:rPr>
          <w:b/>
          <w:bCs/>
          <w:lang w:val="en-GB"/>
        </w:rPr>
        <w:t xml:space="preserve">, </w:t>
      </w:r>
      <w:r w:rsidRPr="00C925F4">
        <w:rPr>
          <w:b/>
          <w:bCs/>
          <w:color w:val="0070C0"/>
          <w:lang w:val="en-GB"/>
        </w:rPr>
        <w:t>iot.testnca.org:27019</w:t>
      </w:r>
    </w:p>
    <w:p w14:paraId="130C1301" w14:textId="61951F3C" w:rsidR="001861C3" w:rsidRDefault="001861C3" w:rsidP="0047663D">
      <w:pPr>
        <w:numPr>
          <w:ilvl w:val="0"/>
          <w:numId w:val="35"/>
        </w:numPr>
      </w:pPr>
      <w:r w:rsidRPr="003A54A3">
        <w:rPr>
          <w:u w:val="single"/>
        </w:rPr>
        <w:t>CKAN</w:t>
      </w:r>
      <w:r w:rsidR="00C925F4" w:rsidRPr="003A54A3">
        <w:rPr>
          <w:u w:val="single"/>
        </w:rPr>
        <w:t xml:space="preserve"> </w:t>
      </w:r>
      <w:proofErr w:type="spellStart"/>
      <w:r w:rsidR="00C925F4" w:rsidRPr="003A54A3">
        <w:rPr>
          <w:u w:val="single"/>
        </w:rPr>
        <w:t>Opendata</w:t>
      </w:r>
      <w:proofErr w:type="spellEnd"/>
      <w:r w:rsidR="00C925F4" w:rsidRPr="003A54A3">
        <w:rPr>
          <w:u w:val="single"/>
        </w:rPr>
        <w:t xml:space="preserve"> Portal:</w:t>
      </w:r>
      <w:r>
        <w:t xml:space="preserve"> </w:t>
      </w:r>
      <w:hyperlink r:id="rId238" w:history="1">
        <w:r w:rsidRPr="00C97FB9">
          <w:rPr>
            <w:rStyle w:val="Lienhypertexte"/>
          </w:rPr>
          <w:t>iot.testnca.org:8002</w:t>
        </w:r>
      </w:hyperlink>
    </w:p>
    <w:p w14:paraId="4642CE87" w14:textId="3F8C19DF" w:rsidR="001861C3" w:rsidRPr="00602012" w:rsidRDefault="001861C3" w:rsidP="0047663D">
      <w:pPr>
        <w:numPr>
          <w:ilvl w:val="0"/>
          <w:numId w:val="35"/>
        </w:numPr>
        <w:rPr>
          <w:b/>
          <w:bCs/>
          <w:lang w:val="fr-FR"/>
        </w:rPr>
      </w:pPr>
      <w:r w:rsidRPr="001861C3">
        <w:rPr>
          <w:u w:val="single"/>
          <w:lang w:val="fr-FR"/>
        </w:rPr>
        <w:t xml:space="preserve">Wiki Documentaire </w:t>
      </w:r>
      <w:proofErr w:type="spellStart"/>
      <w:proofErr w:type="gramStart"/>
      <w:r w:rsidRPr="001861C3">
        <w:rPr>
          <w:u w:val="single"/>
          <w:lang w:val="fr-FR"/>
        </w:rPr>
        <w:t>Dokuwiki</w:t>
      </w:r>
      <w:proofErr w:type="spellEnd"/>
      <w:r w:rsidRPr="001861C3">
        <w:rPr>
          <w:u w:val="single"/>
          <w:lang w:val="fr-FR"/>
        </w:rPr>
        <w:t>:</w:t>
      </w:r>
      <w:proofErr w:type="gramEnd"/>
      <w:r w:rsidRPr="001861C3">
        <w:rPr>
          <w:lang w:val="fr-FR"/>
        </w:rPr>
        <w:t xml:space="preserve"> </w:t>
      </w:r>
      <w:hyperlink r:id="rId239" w:history="1">
        <w:r w:rsidRPr="0029545B">
          <w:rPr>
            <w:rStyle w:val="Lienhypertexte"/>
            <w:lang w:val="fr-FR"/>
          </w:rPr>
          <w:t>iot.testnca.</w:t>
        </w:r>
        <w:r w:rsidRPr="0029545B">
          <w:rPr>
            <w:rStyle w:val="Lienhypertexte"/>
            <w:lang w:val="fr-FR"/>
          </w:rPr>
          <w:t>o</w:t>
        </w:r>
        <w:r w:rsidRPr="0029545B">
          <w:rPr>
            <w:rStyle w:val="Lienhypertexte"/>
            <w:lang w:val="fr-FR"/>
          </w:rPr>
          <w:t>rg:8003</w:t>
        </w:r>
      </w:hyperlink>
    </w:p>
    <w:p w14:paraId="4BCF2131" w14:textId="50BC261B" w:rsidR="00CB220C" w:rsidRPr="00CB220C" w:rsidRDefault="00602012" w:rsidP="0047663D">
      <w:pPr>
        <w:numPr>
          <w:ilvl w:val="0"/>
          <w:numId w:val="35"/>
        </w:numPr>
        <w:rPr>
          <w:lang w:val="en-GB"/>
        </w:rPr>
      </w:pPr>
      <w:r w:rsidRPr="00CB220C">
        <w:rPr>
          <w:u w:val="single"/>
          <w:lang w:val="en-GB"/>
        </w:rPr>
        <w:t xml:space="preserve">A </w:t>
      </w:r>
      <w:proofErr w:type="spellStart"/>
      <w:r w:rsidRPr="00CB220C">
        <w:rPr>
          <w:u w:val="single"/>
          <w:lang w:val="en-GB"/>
        </w:rPr>
        <w:t>portainer</w:t>
      </w:r>
      <w:proofErr w:type="spellEnd"/>
      <w:r w:rsidRPr="00CB220C">
        <w:rPr>
          <w:u w:val="single"/>
          <w:lang w:val="en-GB"/>
        </w:rPr>
        <w:t xml:space="preserve"> </w:t>
      </w:r>
      <w:r w:rsidR="003962B3" w:rsidRPr="00CB220C">
        <w:rPr>
          <w:u w:val="single"/>
          <w:lang w:val="en-GB"/>
        </w:rPr>
        <w:t>is also available:</w:t>
      </w:r>
      <w:r w:rsidR="003962B3" w:rsidRPr="00CB220C">
        <w:rPr>
          <w:b/>
          <w:bCs/>
          <w:lang w:val="en-GB"/>
        </w:rPr>
        <w:t xml:space="preserve"> </w:t>
      </w:r>
      <w:hyperlink r:id="rId240" w:history="1">
        <w:r w:rsidR="003962B3" w:rsidRPr="00C97FB9">
          <w:rPr>
            <w:rStyle w:val="Lienhypertexte"/>
            <w:lang w:val="en-GB"/>
          </w:rPr>
          <w:t>iot.testnca.org:9000</w:t>
        </w:r>
      </w:hyperlink>
    </w:p>
    <w:p w14:paraId="6D7432B0" w14:textId="2A529C2F" w:rsidR="0067166C" w:rsidRPr="00E97AD3" w:rsidRDefault="0067166C" w:rsidP="0047663D">
      <w:pPr>
        <w:numPr>
          <w:ilvl w:val="0"/>
          <w:numId w:val="35"/>
        </w:numPr>
        <w:rPr>
          <w:lang w:val="en-GB"/>
        </w:rPr>
      </w:pPr>
      <w:r w:rsidRPr="00CB220C">
        <w:rPr>
          <w:lang w:val="en-GB"/>
        </w:rPr>
        <w:t xml:space="preserve">A </w:t>
      </w:r>
      <w:r w:rsidR="00017A1F" w:rsidRPr="00CB220C">
        <w:rPr>
          <w:lang w:val="en-GB"/>
        </w:rPr>
        <w:t>D</w:t>
      </w:r>
      <w:r w:rsidRPr="00CB220C">
        <w:rPr>
          <w:lang w:val="en-GB"/>
        </w:rPr>
        <w:t>ocker registry has been installed</w:t>
      </w:r>
      <w:r w:rsidR="00017A1F" w:rsidRPr="00CB220C">
        <w:rPr>
          <w:lang w:val="en-GB"/>
        </w:rPr>
        <w:t xml:space="preserve">: </w:t>
      </w:r>
      <w:r w:rsidR="00017A1F" w:rsidRPr="00CB220C">
        <w:rPr>
          <w:b/>
          <w:bCs/>
          <w:color w:val="0070C0"/>
          <w:lang w:val="en-GB"/>
        </w:rPr>
        <w:t>registry.nicecotedazur.org:5000</w:t>
      </w:r>
      <w:r w:rsidR="00E97AD3">
        <w:rPr>
          <w:b/>
          <w:bCs/>
          <w:color w:val="0070C0"/>
          <w:lang w:val="en-GB"/>
        </w:rPr>
        <w:t xml:space="preserve"> </w:t>
      </w:r>
      <w:r w:rsidR="00E97AD3" w:rsidRPr="00E97AD3">
        <w:rPr>
          <w:bCs/>
          <w:lang w:val="en-GB"/>
        </w:rPr>
        <w:t>(</w:t>
      </w:r>
      <w:proofErr w:type="spellStart"/>
      <w:proofErr w:type="gramStart"/>
      <w:r w:rsidR="00E97AD3" w:rsidRPr="00E97AD3">
        <w:rPr>
          <w:bCs/>
          <w:lang w:val="en-GB"/>
        </w:rPr>
        <w:t>portus</w:t>
      </w:r>
      <w:proofErr w:type="spellEnd"/>
      <w:r w:rsidR="00E97AD3" w:rsidRPr="00E97AD3">
        <w:rPr>
          <w:bCs/>
          <w:lang w:val="en-GB"/>
        </w:rPr>
        <w:t xml:space="preserve"> ?</w:t>
      </w:r>
      <w:proofErr w:type="gramEnd"/>
      <w:r w:rsidR="00E97AD3" w:rsidRPr="00E97AD3">
        <w:rPr>
          <w:bCs/>
          <w:lang w:val="en-GB"/>
        </w:rPr>
        <w:t>)</w:t>
      </w:r>
    </w:p>
    <w:p w14:paraId="3227C313" w14:textId="04C36A41" w:rsidR="000D747A" w:rsidRPr="00CB220C" w:rsidRDefault="000D747A" w:rsidP="0047663D">
      <w:pPr>
        <w:numPr>
          <w:ilvl w:val="0"/>
          <w:numId w:val="35"/>
        </w:numPr>
        <w:rPr>
          <w:lang w:val="en-GB"/>
        </w:rPr>
      </w:pPr>
      <w:r>
        <w:rPr>
          <w:lang w:val="en-GB"/>
        </w:rPr>
        <w:t xml:space="preserve">An Eclipse Che has been installed in test: </w:t>
      </w:r>
      <w:hyperlink r:id="rId241" w:history="1">
        <w:r w:rsidRPr="00C97FB9">
          <w:rPr>
            <w:rStyle w:val="Lienhypertexte"/>
            <w:lang w:val="en-GB"/>
          </w:rPr>
          <w:t>iot.testnca.org:8080</w:t>
        </w:r>
      </w:hyperlink>
      <w:r>
        <w:rPr>
          <w:lang w:val="en-GB"/>
        </w:rPr>
        <w:t xml:space="preserve"> (</w:t>
      </w:r>
      <w:proofErr w:type="spellStart"/>
      <w:r>
        <w:rPr>
          <w:lang w:val="en-GB"/>
        </w:rPr>
        <w:t>url</w:t>
      </w:r>
      <w:proofErr w:type="spellEnd"/>
      <w:r>
        <w:rPr>
          <w:lang w:val="en-GB"/>
        </w:rPr>
        <w:t xml:space="preserve"> to provide che.nicecotedazur.org?</w:t>
      </w:r>
      <w:r w:rsidR="00B530C6">
        <w:rPr>
          <w:lang w:val="en-GB"/>
        </w:rPr>
        <w:t xml:space="preserve"> </w:t>
      </w:r>
      <w:r>
        <w:rPr>
          <w:lang w:val="en-GB"/>
        </w:rPr>
        <w:t>;O)</w:t>
      </w:r>
    </w:p>
    <w:p w14:paraId="2C983EC7" w14:textId="7EAE18A9" w:rsidR="007B0D86" w:rsidRDefault="007B0D86" w:rsidP="007B0D86">
      <w:pPr>
        <w:pStyle w:val="Titre2"/>
      </w:pPr>
      <w:bookmarkStart w:id="432" w:name="_Toc499823652"/>
      <w:bookmarkStart w:id="433" w:name="_Toc499823650"/>
      <w:bookmarkStart w:id="434" w:name="_Toc501010051"/>
      <w:r>
        <w:t xml:space="preserve">Global </w:t>
      </w:r>
      <w:bookmarkEnd w:id="433"/>
      <w:r w:rsidR="000D747A">
        <w:t xml:space="preserve">system </w:t>
      </w:r>
      <w:r w:rsidR="00227FE3">
        <w:t>vision</w:t>
      </w:r>
      <w:bookmarkEnd w:id="434"/>
    </w:p>
    <w:p w14:paraId="2993F1FB" w14:textId="77777777" w:rsidR="00227FE3" w:rsidRPr="00227FE3" w:rsidRDefault="00227FE3" w:rsidP="00227FE3"/>
    <w:p w14:paraId="7A29D6DE" w14:textId="6858DF2F" w:rsidR="007B0D86" w:rsidRDefault="00227FE3" w:rsidP="007B0D86">
      <w:r>
        <w:t xml:space="preserve">The targeted </w:t>
      </w:r>
      <w:r w:rsidR="000D747A">
        <w:t xml:space="preserve">global </w:t>
      </w:r>
      <w:r>
        <w:t xml:space="preserve">system should offer several environments to cover the whole life cycle of software from development, </w:t>
      </w:r>
      <w:r w:rsidR="000D747A">
        <w:t xml:space="preserve">to </w:t>
      </w:r>
      <w:r>
        <w:t>QA</w:t>
      </w:r>
      <w:r w:rsidR="000D747A">
        <w:t>, and then</w:t>
      </w:r>
      <w:r>
        <w:t xml:space="preserve"> to production</w:t>
      </w:r>
      <w:r w:rsidR="00426E2C">
        <w:t>.</w:t>
      </w:r>
    </w:p>
    <w:p w14:paraId="3A2897DF" w14:textId="77777777" w:rsidR="00D16550" w:rsidRDefault="00D16550" w:rsidP="007B0D86"/>
    <w:p w14:paraId="0B0FEF3F" w14:textId="36E8D36F" w:rsidR="00D16550" w:rsidRDefault="00D16550" w:rsidP="007B0D86">
      <w:r>
        <w:t xml:space="preserve">It could be valuable to introduce </w:t>
      </w:r>
      <w:r w:rsidR="00440572">
        <w:t xml:space="preserve">meta-orchestration tools like </w:t>
      </w:r>
      <w:hyperlink r:id="rId242" w:history="1">
        <w:r w:rsidR="00440572" w:rsidRPr="008938E4">
          <w:rPr>
            <w:rStyle w:val="Lienhypertexte"/>
          </w:rPr>
          <w:t>Rancher</w:t>
        </w:r>
      </w:hyperlink>
      <w:r w:rsidR="00440572">
        <w:t xml:space="preserve">, to be able to </w:t>
      </w:r>
      <w:r w:rsidR="007016EC">
        <w:t>manage easily the</w:t>
      </w:r>
      <w:r w:rsidR="00005836">
        <w:t xml:space="preserve"> different environments</w:t>
      </w:r>
      <w:r w:rsidR="000D1680">
        <w:t>.</w:t>
      </w:r>
    </w:p>
    <w:p w14:paraId="4F85F964" w14:textId="77777777" w:rsidR="005B1BAF" w:rsidRDefault="005B1BAF" w:rsidP="007B0D86"/>
    <w:p w14:paraId="30A5223B" w14:textId="03EFF514" w:rsidR="005B1BAF" w:rsidRDefault="00E96A19" w:rsidP="00144D68">
      <w:pPr>
        <w:jc w:val="center"/>
      </w:pPr>
      <w:r>
        <w:rPr>
          <w:noProof/>
        </w:rPr>
        <w:drawing>
          <wp:inline distT="0" distB="0" distL="0" distR="0" wp14:anchorId="2799AB5A" wp14:editId="68AF822B">
            <wp:extent cx="3121152" cy="1950720"/>
            <wp:effectExtent l="0" t="0" r="317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ancher_value_diagram.jpg"/>
                    <pic:cNvPicPr/>
                  </pic:nvPicPr>
                  <pic:blipFill>
                    <a:blip r:embed="rId243" cstate="print">
                      <a:extLst>
                        <a:ext uri="{28A0092B-C50C-407E-A947-70E740481C1C}">
                          <a14:useLocalDpi xmlns:a14="http://schemas.microsoft.com/office/drawing/2010/main" val="0"/>
                        </a:ext>
                      </a:extLst>
                    </a:blip>
                    <a:stretch>
                      <a:fillRect/>
                    </a:stretch>
                  </pic:blipFill>
                  <pic:spPr>
                    <a:xfrm>
                      <a:off x="0" y="0"/>
                      <a:ext cx="3121152" cy="1950720"/>
                    </a:xfrm>
                    <a:prstGeom prst="rect">
                      <a:avLst/>
                    </a:prstGeom>
                  </pic:spPr>
                </pic:pic>
              </a:graphicData>
            </a:graphic>
          </wp:inline>
        </w:drawing>
      </w:r>
    </w:p>
    <w:p w14:paraId="08B6AB86" w14:textId="1E7F8B66" w:rsidR="00227FE3" w:rsidRDefault="00227FE3" w:rsidP="007B0D86"/>
    <w:p w14:paraId="07269E9C" w14:textId="77777777" w:rsidR="00FC3DB1" w:rsidRDefault="00227FE3" w:rsidP="00FC3DB1">
      <w:pPr>
        <w:keepNext/>
      </w:pPr>
      <w:r>
        <w:rPr>
          <w:noProof/>
        </w:rPr>
        <w:drawing>
          <wp:inline distT="0" distB="0" distL="0" distR="0" wp14:anchorId="29FEA8F5" wp14:editId="59D06E13">
            <wp:extent cx="6000750" cy="459295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NCA_fiware_dev-qa-prod-view.png"/>
                    <pic:cNvPicPr/>
                  </pic:nvPicPr>
                  <pic:blipFill>
                    <a:blip r:embed="rId244">
                      <a:extLst>
                        <a:ext uri="{28A0092B-C50C-407E-A947-70E740481C1C}">
                          <a14:useLocalDpi xmlns:a14="http://schemas.microsoft.com/office/drawing/2010/main" val="0"/>
                        </a:ext>
                      </a:extLst>
                    </a:blip>
                    <a:stretch>
                      <a:fillRect/>
                    </a:stretch>
                  </pic:blipFill>
                  <pic:spPr>
                    <a:xfrm>
                      <a:off x="0" y="0"/>
                      <a:ext cx="6000750" cy="4592955"/>
                    </a:xfrm>
                    <a:prstGeom prst="rect">
                      <a:avLst/>
                    </a:prstGeom>
                  </pic:spPr>
                </pic:pic>
              </a:graphicData>
            </a:graphic>
          </wp:inline>
        </w:drawing>
      </w:r>
    </w:p>
    <w:p w14:paraId="1E139801" w14:textId="23BFFB21" w:rsidR="00227FE3" w:rsidRDefault="00FC3DB1" w:rsidP="00FC3DB1">
      <w:pPr>
        <w:pStyle w:val="Lgende"/>
      </w:pPr>
      <w:r>
        <w:t xml:space="preserve">Figure </w:t>
      </w:r>
      <w:r>
        <w:fldChar w:fldCharType="begin"/>
      </w:r>
      <w:r>
        <w:instrText xml:space="preserve"> SEQ Figure \* ARABIC </w:instrText>
      </w:r>
      <w:r>
        <w:fldChar w:fldCharType="separate"/>
      </w:r>
      <w:r w:rsidR="00047B72">
        <w:rPr>
          <w:noProof/>
        </w:rPr>
        <w:t>30</w:t>
      </w:r>
      <w:r>
        <w:fldChar w:fldCharType="end"/>
      </w:r>
      <w:r>
        <w:t xml:space="preserve">: global environment </w:t>
      </w:r>
      <w:r w:rsidR="009B074F">
        <w:t xml:space="preserve">logical big </w:t>
      </w:r>
      <w:r>
        <w:t>picture</w:t>
      </w:r>
    </w:p>
    <w:p w14:paraId="5C23CAB9" w14:textId="77777777" w:rsidR="00227FE3" w:rsidRPr="00AF3A1C" w:rsidRDefault="00227FE3" w:rsidP="007B0D86"/>
    <w:p w14:paraId="48192792" w14:textId="77777777" w:rsidR="007B0D86" w:rsidRDefault="007B0D86" w:rsidP="007B0D86">
      <w:pPr>
        <w:pStyle w:val="Titre2"/>
        <w:rPr>
          <w:i/>
          <w:caps/>
        </w:rPr>
      </w:pPr>
      <w:bookmarkStart w:id="435" w:name="_Toc501010052"/>
      <w:r>
        <w:rPr>
          <w:caps/>
        </w:rPr>
        <w:t>D</w:t>
      </w:r>
      <w:r>
        <w:t>evelopment Environment</w:t>
      </w:r>
      <w:bookmarkEnd w:id="435"/>
    </w:p>
    <w:p w14:paraId="7D2665BE" w14:textId="77777777" w:rsidR="009B074F" w:rsidRDefault="009B074F" w:rsidP="009B074F">
      <w:pPr>
        <w:pStyle w:val="Titre3"/>
      </w:pPr>
      <w:bookmarkStart w:id="436" w:name="_Toc501010053"/>
      <w:r>
        <w:t>Developer Workstation Configuration</w:t>
      </w:r>
      <w:bookmarkEnd w:id="436"/>
    </w:p>
    <w:p w14:paraId="451A2FD8" w14:textId="77777777" w:rsidR="009B074F" w:rsidRPr="00AF3A1C" w:rsidRDefault="009B074F" w:rsidP="009B074F"/>
    <w:p w14:paraId="44EFA0CC" w14:textId="05A9276E" w:rsidR="009B074F" w:rsidRDefault="009B074F" w:rsidP="009B074F">
      <w:r>
        <w:t>By using natively Docker to develop applications with eclipse Che, developers have only to use a web browser to perform their work, they should have access to the associated GitLab to push the code</w:t>
      </w:r>
      <w:r w:rsidR="008877CF">
        <w:t>.</w:t>
      </w:r>
    </w:p>
    <w:p w14:paraId="6F1FECDD" w14:textId="77777777" w:rsidR="008877CF" w:rsidRPr="00AF3A1C" w:rsidRDefault="008877CF" w:rsidP="009B074F"/>
    <w:p w14:paraId="1E1A242F" w14:textId="0670942F" w:rsidR="002D7C8C" w:rsidRDefault="002D7C8C" w:rsidP="002D7C8C">
      <w:pPr>
        <w:pStyle w:val="Titre3"/>
      </w:pPr>
      <w:bookmarkStart w:id="437" w:name="_Toc501010054"/>
      <w:r>
        <w:t>Supporting Development Infrastructure Configuration</w:t>
      </w:r>
      <w:bookmarkEnd w:id="432"/>
      <w:bookmarkEnd w:id="437"/>
    </w:p>
    <w:p w14:paraId="122105FA" w14:textId="77777777" w:rsidR="000D747A" w:rsidRDefault="009B074F" w:rsidP="009B074F">
      <w:r>
        <w:t>Development infrastructure should be composed of at least 3 nodes, one in each data center</w:t>
      </w:r>
      <w:r w:rsidR="000D747A">
        <w:t>.</w:t>
      </w:r>
    </w:p>
    <w:p w14:paraId="27F17CB5" w14:textId="6E3FBE42" w:rsidR="009B074F" w:rsidRDefault="000D747A" w:rsidP="009B074F">
      <w:r>
        <w:t>Adding nodes in case of need to scale-up the capacity is very easy</w:t>
      </w:r>
      <w:r w:rsidR="009B074F">
        <w:t xml:space="preserve"> </w:t>
      </w:r>
      <w:r>
        <w:t>with swarm.</w:t>
      </w:r>
    </w:p>
    <w:p w14:paraId="1E72DBB8" w14:textId="5FC25CAD" w:rsidR="000D747A" w:rsidRPr="009B074F" w:rsidRDefault="000D747A" w:rsidP="009B074F">
      <w:r>
        <w:t>The main supporting component for development is Eclipse Che</w:t>
      </w:r>
    </w:p>
    <w:p w14:paraId="6BEAE9A0" w14:textId="1CEC39FA" w:rsidR="002D7C8C" w:rsidRDefault="002D7C8C" w:rsidP="002D7C8C">
      <w:pPr>
        <w:pStyle w:val="Titre2"/>
        <w:rPr>
          <w:i/>
          <w:caps/>
        </w:rPr>
      </w:pPr>
      <w:bookmarkStart w:id="438" w:name="_Toc499823653"/>
      <w:bookmarkStart w:id="439" w:name="_Toc501010055"/>
      <w:r>
        <w:t>QA</w:t>
      </w:r>
      <w:r w:rsidR="00F51282">
        <w:t xml:space="preserve"> Test</w:t>
      </w:r>
      <w:r>
        <w:t xml:space="preserve"> Environment</w:t>
      </w:r>
      <w:bookmarkEnd w:id="438"/>
      <w:bookmarkEnd w:id="439"/>
    </w:p>
    <w:p w14:paraId="2E119510" w14:textId="4E2025E0" w:rsidR="002D7C8C" w:rsidRDefault="002D7C8C" w:rsidP="002D7C8C">
      <w:pPr>
        <w:pStyle w:val="Titre3"/>
      </w:pPr>
      <w:bookmarkStart w:id="440" w:name="_Toc499823654"/>
      <w:bookmarkStart w:id="441" w:name="_Toc501010056"/>
      <w:r>
        <w:t>QA</w:t>
      </w:r>
      <w:r w:rsidR="00F51282">
        <w:t xml:space="preserve"> Test</w:t>
      </w:r>
      <w:r>
        <w:t xml:space="preserve"> </w:t>
      </w:r>
      <w:r w:rsidR="0030540B">
        <w:t>Environment</w:t>
      </w:r>
      <w:r>
        <w:t xml:space="preserve"> Configuration</w:t>
      </w:r>
      <w:bookmarkEnd w:id="440"/>
      <w:bookmarkEnd w:id="441"/>
    </w:p>
    <w:p w14:paraId="6C8E55AE" w14:textId="50949E9E" w:rsidR="0023433E" w:rsidRDefault="00445C12" w:rsidP="0023433E">
      <w:r>
        <w:t>The QA</w:t>
      </w:r>
      <w:r w:rsidR="00FC5C2C">
        <w:t xml:space="preserve"> (Quality Assurance)</w:t>
      </w:r>
      <w:r>
        <w:t xml:space="preserve"> </w:t>
      </w:r>
      <w:r w:rsidR="0030540B">
        <w:t xml:space="preserve">and </w:t>
      </w:r>
      <w:r>
        <w:t xml:space="preserve">environment </w:t>
      </w:r>
      <w:r w:rsidR="00512088">
        <w:t>is to</w:t>
      </w:r>
      <w:r w:rsidR="00FC5C2C">
        <w:t xml:space="preserve"> be set for testing purpose</w:t>
      </w:r>
      <w:r w:rsidR="00F738C6">
        <w:t>.</w:t>
      </w:r>
    </w:p>
    <w:p w14:paraId="20B4D2A6" w14:textId="09420327" w:rsidR="00F738C6" w:rsidRDefault="0030540B" w:rsidP="0023433E">
      <w:r>
        <w:t xml:space="preserve">It will be used to test </w:t>
      </w:r>
      <w:r w:rsidR="00047B72">
        <w:t xml:space="preserve">and evaluate the </w:t>
      </w:r>
      <w:proofErr w:type="spellStart"/>
      <w:r w:rsidR="00047B72">
        <w:t>Fiware</w:t>
      </w:r>
      <w:proofErr w:type="spellEnd"/>
      <w:r w:rsidR="00047B72">
        <w:t xml:space="preserve"> platform in term of performance, during the first step, before going to production.</w:t>
      </w:r>
    </w:p>
    <w:p w14:paraId="447FA8B7" w14:textId="4022BC97" w:rsidR="00047B72" w:rsidRPr="0023433E" w:rsidRDefault="00047B72" w:rsidP="0023433E">
      <w:r>
        <w:t xml:space="preserve">When the platform will be in production, the QA environment will be used for testing new applications to deploy on the </w:t>
      </w:r>
      <w:proofErr w:type="spellStart"/>
      <w:r>
        <w:t>Fiware</w:t>
      </w:r>
      <w:proofErr w:type="spellEnd"/>
      <w:r>
        <w:t xml:space="preserve"> platform.</w:t>
      </w:r>
    </w:p>
    <w:p w14:paraId="73905D0D" w14:textId="11B34FDB" w:rsidR="002D7C8C" w:rsidRDefault="002D7C8C" w:rsidP="002D7C8C">
      <w:pPr>
        <w:pStyle w:val="Titre3"/>
      </w:pPr>
      <w:bookmarkStart w:id="442" w:name="_Toc499823655"/>
      <w:bookmarkStart w:id="443" w:name="_Toc501010057"/>
      <w:r>
        <w:t>Supporting QA</w:t>
      </w:r>
      <w:r w:rsidR="00F51282">
        <w:t xml:space="preserve"> Test</w:t>
      </w:r>
      <w:r>
        <w:t xml:space="preserve"> Infrastructure Configuration</w:t>
      </w:r>
      <w:bookmarkEnd w:id="442"/>
      <w:bookmarkEnd w:id="443"/>
    </w:p>
    <w:p w14:paraId="6B347801" w14:textId="179E7C64" w:rsidR="00F738C6" w:rsidRDefault="00047B72" w:rsidP="00F738C6">
      <w:r>
        <w:t>The infrastructure architecture for QA testing is represented in the following figure:</w:t>
      </w:r>
    </w:p>
    <w:p w14:paraId="3616D55B" w14:textId="206F7FFC" w:rsidR="00047B72" w:rsidRDefault="00047B72" w:rsidP="00F738C6"/>
    <w:p w14:paraId="0E04E2B3" w14:textId="77777777" w:rsidR="00047B72" w:rsidRDefault="00047B72" w:rsidP="00047B72">
      <w:pPr>
        <w:keepNext/>
        <w:ind w:left="-1134"/>
      </w:pPr>
      <w:r>
        <w:rPr>
          <w:noProof/>
        </w:rPr>
        <w:drawing>
          <wp:inline distT="0" distB="0" distL="0" distR="0" wp14:anchorId="08F9DE49" wp14:editId="5BB35F84">
            <wp:extent cx="6859793" cy="485775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estIOT extended infrastructure.png"/>
                    <pic:cNvPicPr/>
                  </pic:nvPicPr>
                  <pic:blipFill>
                    <a:blip r:embed="rId245" cstate="print">
                      <a:extLst>
                        <a:ext uri="{28A0092B-C50C-407E-A947-70E740481C1C}">
                          <a14:useLocalDpi xmlns:a14="http://schemas.microsoft.com/office/drawing/2010/main" val="0"/>
                        </a:ext>
                      </a:extLst>
                    </a:blip>
                    <a:stretch>
                      <a:fillRect/>
                    </a:stretch>
                  </pic:blipFill>
                  <pic:spPr>
                    <a:xfrm>
                      <a:off x="0" y="0"/>
                      <a:ext cx="6865116" cy="4861520"/>
                    </a:xfrm>
                    <a:prstGeom prst="rect">
                      <a:avLst/>
                    </a:prstGeom>
                  </pic:spPr>
                </pic:pic>
              </a:graphicData>
            </a:graphic>
          </wp:inline>
        </w:drawing>
      </w:r>
    </w:p>
    <w:p w14:paraId="708DA509" w14:textId="30BB95E8" w:rsidR="00047B72" w:rsidRDefault="00047B72" w:rsidP="00047B72">
      <w:pPr>
        <w:pStyle w:val="Lgende"/>
      </w:pPr>
      <w:r>
        <w:t xml:space="preserve">Figure </w:t>
      </w:r>
      <w:r>
        <w:fldChar w:fldCharType="begin"/>
      </w:r>
      <w:r>
        <w:instrText xml:space="preserve"> SEQ Figure \* ARABIC </w:instrText>
      </w:r>
      <w:r>
        <w:fldChar w:fldCharType="separate"/>
      </w:r>
      <w:r>
        <w:rPr>
          <w:noProof/>
        </w:rPr>
        <w:t>31</w:t>
      </w:r>
      <w:r>
        <w:fldChar w:fldCharType="end"/>
      </w:r>
      <w:r>
        <w:t xml:space="preserve">: MNCA </w:t>
      </w:r>
      <w:proofErr w:type="spellStart"/>
      <w:r>
        <w:t>Fiware</w:t>
      </w:r>
      <w:proofErr w:type="spellEnd"/>
      <w:r>
        <w:t xml:space="preserve"> platform for test and QA (from </w:t>
      </w:r>
      <w:proofErr w:type="spellStart"/>
      <w:proofErr w:type="gramStart"/>
      <w:r>
        <w:t>O.Sevilla</w:t>
      </w:r>
      <w:proofErr w:type="spellEnd"/>
      <w:proofErr w:type="gramEnd"/>
      <w:r>
        <w:t>)</w:t>
      </w:r>
    </w:p>
    <w:p w14:paraId="30FF901F" w14:textId="15EC3DA0" w:rsidR="00047B72" w:rsidRDefault="0011006A" w:rsidP="00F738C6">
      <w:r>
        <w:t>This infrastructure is setup over a global swarm composed of 4 VMs (3 worker nodes, and a manager node)</w:t>
      </w:r>
    </w:p>
    <w:p w14:paraId="2304DB53" w14:textId="54F16F0B" w:rsidR="0011006A" w:rsidRPr="00F738C6" w:rsidRDefault="0011006A" w:rsidP="00F738C6">
      <w:r>
        <w:t>The Virtual machines configuration: 2 CPU</w:t>
      </w:r>
      <w:r w:rsidR="00BC406D">
        <w:t xml:space="preserve"> (1 CPU 2 cores)</w:t>
      </w:r>
      <w:r>
        <w:t xml:space="preserve">, 4 GB RAM, </w:t>
      </w:r>
      <w:r w:rsidR="00BC406D">
        <w:t xml:space="preserve">50 GB disk for system, 100 GB Disk for data, installed with Debian 8, and Docker </w:t>
      </w:r>
      <w:r w:rsidR="00BC406D" w:rsidRPr="00BC406D">
        <w:t>version 17.05.0-ce</w:t>
      </w:r>
      <w:r w:rsidR="00BC406D">
        <w:t>.</w:t>
      </w:r>
    </w:p>
    <w:p w14:paraId="5BF0E064" w14:textId="7CAFFC48" w:rsidR="002D7C8C" w:rsidRDefault="00237592" w:rsidP="002D7C8C">
      <w:pPr>
        <w:pStyle w:val="Titre2"/>
      </w:pPr>
      <w:bookmarkStart w:id="444" w:name="_Toc499823656"/>
      <w:bookmarkStart w:id="445" w:name="_Toc501010058"/>
      <w:r>
        <w:t>Production</w:t>
      </w:r>
      <w:r w:rsidR="002D7C8C">
        <w:t xml:space="preserve"> Environment</w:t>
      </w:r>
      <w:bookmarkEnd w:id="444"/>
      <w:bookmarkEnd w:id="445"/>
    </w:p>
    <w:p w14:paraId="42DD4CDF" w14:textId="77777777" w:rsidR="002D7C8C" w:rsidRPr="0077092E" w:rsidRDefault="002D7C8C" w:rsidP="002D7C8C"/>
    <w:p w14:paraId="3EDADA1C" w14:textId="0B0DCC28" w:rsidR="002D7C8C" w:rsidRDefault="00237592" w:rsidP="002D7C8C">
      <w:pPr>
        <w:pStyle w:val="Titre3"/>
      </w:pPr>
      <w:bookmarkStart w:id="446" w:name="_Toc499823657"/>
      <w:bookmarkStart w:id="447" w:name="_Toc501010059"/>
      <w:r>
        <w:lastRenderedPageBreak/>
        <w:t>Production</w:t>
      </w:r>
      <w:r w:rsidR="002D7C8C">
        <w:t xml:space="preserve"> </w:t>
      </w:r>
      <w:r w:rsidR="00472A68">
        <w:t>environment</w:t>
      </w:r>
      <w:r w:rsidR="002D7C8C">
        <w:t xml:space="preserve"> Configuration</w:t>
      </w:r>
      <w:bookmarkEnd w:id="446"/>
      <w:bookmarkEnd w:id="447"/>
    </w:p>
    <w:p w14:paraId="2B5DCE75" w14:textId="68EC3729" w:rsidR="0011006A" w:rsidRDefault="0011006A" w:rsidP="0011006A">
      <w:r>
        <w:t>The production environment should be deployed over the 3 data centers</w:t>
      </w:r>
      <w:r w:rsidR="00BC406D">
        <w:t>.</w:t>
      </w:r>
    </w:p>
    <w:p w14:paraId="490D1CCD" w14:textId="6A2DFDA8" w:rsidR="00BC406D" w:rsidRPr="0011006A" w:rsidRDefault="00BC406D" w:rsidP="0011006A">
      <w:r>
        <w:t>The preliminary test over the test platform should permit to evaluate the performance of the platform, and allow to dimension the production platform.</w:t>
      </w:r>
      <w:bookmarkStart w:id="448" w:name="_GoBack"/>
      <w:bookmarkEnd w:id="448"/>
    </w:p>
    <w:p w14:paraId="6CEE2881" w14:textId="1DCA998D" w:rsidR="002D7C8C" w:rsidRDefault="002D7C8C" w:rsidP="002D7C8C">
      <w:pPr>
        <w:pStyle w:val="Titre3"/>
        <w:rPr>
          <w:i/>
          <w:caps/>
        </w:rPr>
      </w:pPr>
      <w:bookmarkStart w:id="449" w:name="_Toc499823658"/>
      <w:bookmarkStart w:id="450" w:name="_Toc501010060"/>
      <w:r>
        <w:t xml:space="preserve">Supporting </w:t>
      </w:r>
      <w:r w:rsidR="00237592">
        <w:t>Production</w:t>
      </w:r>
      <w:r>
        <w:t xml:space="preserve"> Infrastructure Configuration</w:t>
      </w:r>
      <w:bookmarkEnd w:id="449"/>
      <w:bookmarkEnd w:id="450"/>
    </w:p>
    <w:p w14:paraId="0794CFE2" w14:textId="77777777" w:rsidR="002D7C8C" w:rsidRDefault="002D7C8C" w:rsidP="002D7C8C"/>
    <w:p w14:paraId="72F7BDAE" w14:textId="77777777" w:rsidR="002D7C8C" w:rsidRDefault="002D7C8C" w:rsidP="002D7C8C">
      <w:pPr>
        <w:ind w:firstLine="90"/>
      </w:pPr>
    </w:p>
    <w:bookmarkEnd w:id="6"/>
    <w:bookmarkEnd w:id="7"/>
    <w:p w14:paraId="2534BF56" w14:textId="77777777" w:rsidR="002D7C8C" w:rsidRDefault="002D7C8C" w:rsidP="002D7C8C"/>
    <w:p w14:paraId="739D1B48" w14:textId="77777777" w:rsidR="00EB2EBF" w:rsidRDefault="00EB2EBF"/>
    <w:sectPr w:rsidR="00EB2EBF" w:rsidSect="00F83107">
      <w:type w:val="continuous"/>
      <w:pgSz w:w="12240" w:h="15840"/>
      <w:pgMar w:top="830" w:right="990" w:bottom="851" w:left="1800" w:header="42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3687AD" w14:textId="77777777" w:rsidR="0011006A" w:rsidRDefault="0011006A" w:rsidP="00EB13B0">
      <w:r>
        <w:separator/>
      </w:r>
    </w:p>
  </w:endnote>
  <w:endnote w:type="continuationSeparator" w:id="0">
    <w:p w14:paraId="755E3BA2" w14:textId="77777777" w:rsidR="0011006A" w:rsidRDefault="0011006A" w:rsidP="00EB13B0">
      <w:r>
        <w:continuationSeparator/>
      </w:r>
    </w:p>
  </w:endnote>
  <w:endnote w:type="continuationNotice" w:id="1">
    <w:p w14:paraId="3AE908B4" w14:textId="77777777" w:rsidR="0011006A" w:rsidRDefault="001100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Bold">
    <w:altName w:val="Arial"/>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Heiti SC">
    <w:altName w:val="Microsoft YaHei"/>
    <w:charset w:val="86"/>
    <w:family w:val="auto"/>
    <w:pitch w:val="variable"/>
    <w:sig w:usb0="8000002F" w:usb1="080E004A" w:usb2="00000010" w:usb3="00000000" w:csb0="003E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98821"/>
      <w:docPartObj>
        <w:docPartGallery w:val="Page Numbers (Bottom of Page)"/>
        <w:docPartUnique/>
      </w:docPartObj>
    </w:sdtPr>
    <w:sdtContent>
      <w:sdt>
        <w:sdtPr>
          <w:id w:val="18898849"/>
          <w:docPartObj>
            <w:docPartGallery w:val="Page Numbers (Top of Page)"/>
            <w:docPartUnique/>
          </w:docPartObj>
        </w:sdtPr>
        <w:sdtContent>
          <w:p w14:paraId="5044C14F" w14:textId="76C29ABF" w:rsidR="0011006A" w:rsidRPr="00047FCC" w:rsidRDefault="0011006A" w:rsidP="00AD2CAB">
            <w:pPr>
              <w:pStyle w:val="Pieddepage"/>
            </w:pPr>
            <w:r>
              <w:t xml:space="preserve">MNCA </w:t>
            </w:r>
            <w:proofErr w:type="spellStart"/>
            <w:r>
              <w:t>Fiware</w:t>
            </w:r>
            <w:proofErr w:type="spellEnd"/>
            <w:r>
              <w:t xml:space="preserve"> Project</w:t>
            </w:r>
            <w:r w:rsidRPr="00E81EA0">
              <w:rPr>
                <w:rFonts w:ascii="Arial Narrow" w:hAnsi="Arial Narrow"/>
              </w:rPr>
              <w:tab/>
              <w:t xml:space="preserve">Page </w:t>
            </w:r>
            <w:r w:rsidRPr="00E81EA0">
              <w:rPr>
                <w:rFonts w:ascii="Arial Narrow" w:hAnsi="Arial Narrow"/>
              </w:rPr>
              <w:fldChar w:fldCharType="begin"/>
            </w:r>
            <w:r w:rsidRPr="00E81EA0">
              <w:rPr>
                <w:rFonts w:ascii="Arial Narrow" w:hAnsi="Arial Narrow"/>
              </w:rPr>
              <w:instrText xml:space="preserve"> PAGE </w:instrText>
            </w:r>
            <w:r w:rsidRPr="00E81EA0">
              <w:rPr>
                <w:rFonts w:ascii="Arial Narrow" w:hAnsi="Arial Narrow"/>
              </w:rPr>
              <w:fldChar w:fldCharType="separate"/>
            </w:r>
            <w:r w:rsidR="00BC406D">
              <w:rPr>
                <w:rFonts w:ascii="Arial Narrow" w:hAnsi="Arial Narrow"/>
                <w:noProof/>
              </w:rPr>
              <w:t>59</w:t>
            </w:r>
            <w:r w:rsidRPr="00E81EA0">
              <w:rPr>
                <w:rFonts w:ascii="Arial Narrow" w:hAnsi="Arial Narrow"/>
              </w:rPr>
              <w:fldChar w:fldCharType="end"/>
            </w:r>
            <w:r w:rsidRPr="00E81EA0">
              <w:rPr>
                <w:rFonts w:ascii="Arial Narrow" w:hAnsi="Arial Narrow"/>
              </w:rPr>
              <w:t xml:space="preserve"> of </w:t>
            </w:r>
            <w:r w:rsidRPr="00E81EA0">
              <w:rPr>
                <w:rFonts w:ascii="Arial Narrow" w:hAnsi="Arial Narrow"/>
              </w:rPr>
              <w:fldChar w:fldCharType="begin"/>
            </w:r>
            <w:r w:rsidRPr="00E81EA0">
              <w:rPr>
                <w:rFonts w:ascii="Arial Narrow" w:hAnsi="Arial Narrow"/>
              </w:rPr>
              <w:instrText xml:space="preserve"> NUMPAGES  </w:instrText>
            </w:r>
            <w:r w:rsidRPr="00E81EA0">
              <w:rPr>
                <w:rFonts w:ascii="Arial Narrow" w:hAnsi="Arial Narrow"/>
              </w:rPr>
              <w:fldChar w:fldCharType="separate"/>
            </w:r>
            <w:r w:rsidR="00BC406D">
              <w:rPr>
                <w:rFonts w:ascii="Arial Narrow" w:hAnsi="Arial Narrow"/>
                <w:noProof/>
              </w:rPr>
              <w:t>60</w:t>
            </w:r>
            <w:r w:rsidRPr="00E81EA0">
              <w:rPr>
                <w:rFonts w:ascii="Arial Narrow" w:hAnsi="Arial Narrow"/>
              </w:rPr>
              <w:fldChar w:fldCharType="end"/>
            </w:r>
          </w:p>
        </w:sdtContent>
      </w:sdt>
    </w:sdtContent>
  </w:sdt>
  <w:p w14:paraId="78B8E570" w14:textId="77777777" w:rsidR="0011006A" w:rsidRDefault="0011006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B86E3E" w14:textId="77777777" w:rsidR="0011006A" w:rsidRDefault="0011006A" w:rsidP="00EB13B0">
      <w:r>
        <w:separator/>
      </w:r>
    </w:p>
  </w:footnote>
  <w:footnote w:type="continuationSeparator" w:id="0">
    <w:p w14:paraId="0248B60C" w14:textId="77777777" w:rsidR="0011006A" w:rsidRDefault="0011006A" w:rsidP="00EB13B0">
      <w:r>
        <w:continuationSeparator/>
      </w:r>
    </w:p>
  </w:footnote>
  <w:footnote w:type="continuationNotice" w:id="1">
    <w:p w14:paraId="5A8EE31B" w14:textId="77777777" w:rsidR="0011006A" w:rsidRDefault="0011006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1AD32" w14:textId="77777777" w:rsidR="0011006A" w:rsidRPr="00290F3A" w:rsidRDefault="0011006A" w:rsidP="00AD2CAB">
    <w:pPr>
      <w:pStyle w:val="PDMContentHeader"/>
    </w:pPr>
    <w:r>
      <w:rPr>
        <w:noProof/>
        <w:lang w:val="fr-FR" w:eastAsia="fr-FR"/>
      </w:rPr>
      <w:drawing>
        <wp:anchor distT="0" distB="0" distL="114300" distR="114300" simplePos="0" relativeHeight="251658240" behindDoc="0" locked="0" layoutInCell="1" allowOverlap="1">
          <wp:simplePos x="0" y="0"/>
          <wp:positionH relativeFrom="margin">
            <wp:posOffset>-901700</wp:posOffset>
          </wp:positionH>
          <wp:positionV relativeFrom="paragraph">
            <wp:posOffset>-279400</wp:posOffset>
          </wp:positionV>
          <wp:extent cx="419100" cy="305713"/>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nca.png"/>
                  <pic:cNvPicPr/>
                </pic:nvPicPr>
                <pic:blipFill>
                  <a:blip r:embed="rId1">
                    <a:extLst>
                      <a:ext uri="{28A0092B-C50C-407E-A947-70E740481C1C}">
                        <a14:useLocalDpi xmlns:a14="http://schemas.microsoft.com/office/drawing/2010/main" val="0"/>
                      </a:ext>
                    </a:extLst>
                  </a:blip>
                  <a:stretch>
                    <a:fillRect/>
                  </a:stretch>
                </pic:blipFill>
                <pic:spPr>
                  <a:xfrm>
                    <a:off x="0" y="0"/>
                    <a:ext cx="419100" cy="305713"/>
                  </a:xfrm>
                  <a:prstGeom prst="rect">
                    <a:avLst/>
                  </a:prstGeom>
                </pic:spPr>
              </pic:pic>
            </a:graphicData>
          </a:graphic>
          <wp14:sizeRelH relativeFrom="margin">
            <wp14:pctWidth>0</wp14:pctWidth>
          </wp14:sizeRelH>
          <wp14:sizeRelV relativeFrom="margin">
            <wp14:pctHeight>0</wp14:pctHeight>
          </wp14:sizeRelV>
        </wp:anchor>
      </w:drawing>
    </w:r>
    <w:r>
      <w:rPr>
        <w:noProof/>
        <w:lang w:val="fr-FR" w:eastAsia="fr-FR"/>
      </w:rPr>
      <w:drawing>
        <wp:anchor distT="0" distB="0" distL="114300" distR="114300" simplePos="0" relativeHeight="251658241" behindDoc="0" locked="0" layoutInCell="1" allowOverlap="1">
          <wp:simplePos x="0" y="0"/>
          <wp:positionH relativeFrom="column">
            <wp:posOffset>5840730</wp:posOffset>
          </wp:positionH>
          <wp:positionV relativeFrom="paragraph">
            <wp:posOffset>-298450</wp:posOffset>
          </wp:positionV>
          <wp:extent cx="563033" cy="177800"/>
          <wp:effectExtent l="0" t="0" r="889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idanis_logo.jpg"/>
                  <pic:cNvPicPr/>
                </pic:nvPicPr>
                <pic:blipFill>
                  <a:blip r:embed="rId2">
                    <a:extLst>
                      <a:ext uri="{28A0092B-C50C-407E-A947-70E740481C1C}">
                        <a14:useLocalDpi xmlns:a14="http://schemas.microsoft.com/office/drawing/2010/main" val="0"/>
                      </a:ext>
                    </a:extLst>
                  </a:blip>
                  <a:stretch>
                    <a:fillRect/>
                  </a:stretch>
                </pic:blipFill>
                <pic:spPr>
                  <a:xfrm>
                    <a:off x="0" y="0"/>
                    <a:ext cx="563033" cy="177800"/>
                  </a:xfrm>
                  <a:prstGeom prst="rect">
                    <a:avLst/>
                  </a:prstGeom>
                </pic:spPr>
              </pic:pic>
            </a:graphicData>
          </a:graphic>
          <wp14:sizeRelH relativeFrom="margin">
            <wp14:pctWidth>0</wp14:pctWidth>
          </wp14:sizeRelH>
          <wp14:sizeRelV relativeFrom="margin">
            <wp14:pctHeight>0</wp14:pctHeight>
          </wp14:sizeRelV>
        </wp:anchor>
      </w:drawing>
    </w:r>
    <w:r>
      <w:t xml:space="preserve">DSI </w:t>
    </w:r>
    <w:proofErr w:type="spellStart"/>
    <w:r>
      <w:t>Métropole</w:t>
    </w:r>
    <w:proofErr w:type="spellEnd"/>
    <w:r>
      <w:t xml:space="preserve"> Nice Côte d’Azur</w:t>
    </w:r>
    <w:r w:rsidRPr="00290F3A">
      <w:tab/>
    </w:r>
    <w:r w:rsidRPr="00290F3A">
      <w:tab/>
    </w:r>
    <w:sdt>
      <w:sdtPr>
        <w:alias w:val="Title"/>
        <w:id w:val="13536791"/>
        <w:dataBinding w:prefixMappings="xmlns:ns0='http://purl.org/dc/elements/1.1/' xmlns:ns1='http://schemas.openxmlformats.org/package/2006/metadata/core-properties' " w:xpath="/ns1:coreProperties[1]/ns0:title[1]" w:storeItemID="{6C3C8BC8-F283-45AE-878A-BAB7291924A1}"/>
        <w:text/>
      </w:sdtPr>
      <w:sdtContent>
        <w:r>
          <w:t xml:space="preserve">MNCA IOT </w:t>
        </w:r>
        <w:proofErr w:type="spellStart"/>
        <w:r>
          <w:t>SmartCity</w:t>
        </w:r>
        <w:proofErr w:type="spellEnd"/>
        <w:r>
          <w:t xml:space="preserve"> Technical Architecture</w:t>
        </w:r>
      </w:sdtContent>
    </w:sdt>
    <w:r>
      <w:t xml:space="preserve"> </w:t>
    </w:r>
    <w:r>
      <w:br/>
      <w:t>IOT Smart City Platform</w:t>
    </w:r>
    <w:r w:rsidRPr="00290F3A">
      <w:tab/>
    </w:r>
    <w:r w:rsidRPr="00290F3A">
      <w:tab/>
    </w:r>
    <w:r>
      <w:t>draft 20/09/2017</w:t>
    </w:r>
  </w:p>
  <w:p w14:paraId="6CBE19A0" w14:textId="77777777" w:rsidR="0011006A" w:rsidRPr="00093AF2" w:rsidRDefault="0011006A" w:rsidP="00AD2CAB">
    <w:pPr>
      <w:pStyle w:val="PDMContentHeader"/>
    </w:pPr>
    <w: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F2C582" w14:textId="77777777" w:rsidR="0011006A" w:rsidRPr="00290F3A" w:rsidRDefault="0011006A" w:rsidP="00F772CF">
    <w:pPr>
      <w:pStyle w:val="PDMContentHeader"/>
    </w:pPr>
    <w:r w:rsidRPr="003501B1">
      <w:rPr>
        <w:noProof/>
        <w:lang w:val="fr-FR" w:eastAsia="fr-FR"/>
      </w:rPr>
      <w:drawing>
        <wp:anchor distT="0" distB="0" distL="114300" distR="114300" simplePos="0" relativeHeight="251658242" behindDoc="0" locked="0" layoutInCell="1" allowOverlap="1" wp14:anchorId="5767B6A9" wp14:editId="40D7598C">
          <wp:simplePos x="0" y="0"/>
          <wp:positionH relativeFrom="margin">
            <wp:posOffset>-914400</wp:posOffset>
          </wp:positionH>
          <wp:positionV relativeFrom="paragraph">
            <wp:posOffset>-158750</wp:posOffset>
          </wp:positionV>
          <wp:extent cx="419100" cy="305435"/>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nca.png"/>
                  <pic:cNvPicPr/>
                </pic:nvPicPr>
                <pic:blipFill>
                  <a:blip r:embed="rId1">
                    <a:extLst>
                      <a:ext uri="{28A0092B-C50C-407E-A947-70E740481C1C}">
                        <a14:useLocalDpi xmlns:a14="http://schemas.microsoft.com/office/drawing/2010/main" val="0"/>
                      </a:ext>
                    </a:extLst>
                  </a:blip>
                  <a:stretch>
                    <a:fillRect/>
                  </a:stretch>
                </pic:blipFill>
                <pic:spPr>
                  <a:xfrm>
                    <a:off x="0" y="0"/>
                    <a:ext cx="419100" cy="305435"/>
                  </a:xfrm>
                  <a:prstGeom prst="rect">
                    <a:avLst/>
                  </a:prstGeom>
                </pic:spPr>
              </pic:pic>
            </a:graphicData>
          </a:graphic>
          <wp14:sizeRelH relativeFrom="margin">
            <wp14:pctWidth>0</wp14:pctWidth>
          </wp14:sizeRelH>
          <wp14:sizeRelV relativeFrom="margin">
            <wp14:pctHeight>0</wp14:pctHeight>
          </wp14:sizeRelV>
        </wp:anchor>
      </w:drawing>
    </w:r>
    <w:r w:rsidRPr="003501B1">
      <w:rPr>
        <w:noProof/>
        <w:lang w:val="fr-FR" w:eastAsia="fr-FR"/>
      </w:rPr>
      <w:drawing>
        <wp:anchor distT="0" distB="0" distL="114300" distR="114300" simplePos="0" relativeHeight="251658243" behindDoc="0" locked="0" layoutInCell="1" allowOverlap="1" wp14:anchorId="45B6EC1A" wp14:editId="158C6A81">
          <wp:simplePos x="0" y="0"/>
          <wp:positionH relativeFrom="column">
            <wp:posOffset>5828030</wp:posOffset>
          </wp:positionH>
          <wp:positionV relativeFrom="paragraph">
            <wp:posOffset>-177800</wp:posOffset>
          </wp:positionV>
          <wp:extent cx="563033" cy="177800"/>
          <wp:effectExtent l="0" t="0" r="889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idanis_logo.jpg"/>
                  <pic:cNvPicPr/>
                </pic:nvPicPr>
                <pic:blipFill>
                  <a:blip r:embed="rId2">
                    <a:extLst>
                      <a:ext uri="{28A0092B-C50C-407E-A947-70E740481C1C}">
                        <a14:useLocalDpi xmlns:a14="http://schemas.microsoft.com/office/drawing/2010/main" val="0"/>
                      </a:ext>
                    </a:extLst>
                  </a:blip>
                  <a:stretch>
                    <a:fillRect/>
                  </a:stretch>
                </pic:blipFill>
                <pic:spPr>
                  <a:xfrm>
                    <a:off x="0" y="0"/>
                    <a:ext cx="563033" cy="177800"/>
                  </a:xfrm>
                  <a:prstGeom prst="rect">
                    <a:avLst/>
                  </a:prstGeom>
                </pic:spPr>
              </pic:pic>
            </a:graphicData>
          </a:graphic>
          <wp14:sizeRelH relativeFrom="margin">
            <wp14:pctWidth>0</wp14:pctWidth>
          </wp14:sizeRelH>
          <wp14:sizeRelV relativeFrom="margin">
            <wp14:pctHeight>0</wp14:pctHeight>
          </wp14:sizeRelV>
        </wp:anchor>
      </w:drawing>
    </w:r>
    <w:r>
      <w:t xml:space="preserve">DSI </w:t>
    </w:r>
    <w:proofErr w:type="spellStart"/>
    <w:r>
      <w:t>Métropole</w:t>
    </w:r>
    <w:proofErr w:type="spellEnd"/>
    <w:r>
      <w:t xml:space="preserve"> Nice Côte d’Azur</w:t>
    </w:r>
    <w:r w:rsidRPr="00290F3A">
      <w:tab/>
    </w:r>
    <w:r w:rsidRPr="00290F3A">
      <w:tab/>
    </w:r>
    <w:sdt>
      <w:sdtPr>
        <w:alias w:val="Title"/>
        <w:id w:val="-602727288"/>
        <w:dataBinding w:prefixMappings="xmlns:ns0='http://purl.org/dc/elements/1.1/' xmlns:ns1='http://schemas.openxmlformats.org/package/2006/metadata/core-properties' " w:xpath="/ns1:coreProperties[1]/ns0:title[1]" w:storeItemID="{6C3C8BC8-F283-45AE-878A-BAB7291924A1}"/>
        <w:text/>
      </w:sdtPr>
      <w:sdtContent>
        <w:r>
          <w:t xml:space="preserve">MNCA IOT </w:t>
        </w:r>
        <w:proofErr w:type="spellStart"/>
        <w:r>
          <w:t>SmartCity</w:t>
        </w:r>
        <w:proofErr w:type="spellEnd"/>
        <w:r>
          <w:t xml:space="preserve"> Technical Architecture</w:t>
        </w:r>
      </w:sdtContent>
    </w:sdt>
    <w:r>
      <w:t xml:space="preserve"> </w:t>
    </w:r>
    <w:r>
      <w:br/>
      <w:t>IOT Smart City Platform</w:t>
    </w:r>
    <w:r w:rsidRPr="00290F3A">
      <w:tab/>
    </w:r>
    <w:r w:rsidRPr="00290F3A">
      <w:tab/>
    </w:r>
    <w:r>
      <w:t>draft 20/09/2017</w:t>
    </w:r>
  </w:p>
  <w:p w14:paraId="738FF6D9" w14:textId="77777777" w:rsidR="0011006A" w:rsidRPr="00F772CF" w:rsidRDefault="0011006A" w:rsidP="00F772CF">
    <w:pPr>
      <w:pStyle w:val="PDMContent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F5962"/>
    <w:multiLevelType w:val="hybridMultilevel"/>
    <w:tmpl w:val="A91AD3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7A123D"/>
    <w:multiLevelType w:val="hybridMultilevel"/>
    <w:tmpl w:val="D8CEE8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422731"/>
    <w:multiLevelType w:val="hybridMultilevel"/>
    <w:tmpl w:val="5ACA5E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720CBA"/>
    <w:multiLevelType w:val="hybridMultilevel"/>
    <w:tmpl w:val="D01AF0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110EDC"/>
    <w:multiLevelType w:val="hybridMultilevel"/>
    <w:tmpl w:val="71820C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C931CFE"/>
    <w:multiLevelType w:val="hybridMultilevel"/>
    <w:tmpl w:val="CAF6CD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D412525"/>
    <w:multiLevelType w:val="hybridMultilevel"/>
    <w:tmpl w:val="881AD5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09C521E"/>
    <w:multiLevelType w:val="hybridMultilevel"/>
    <w:tmpl w:val="100615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42C7D14"/>
    <w:multiLevelType w:val="hybridMultilevel"/>
    <w:tmpl w:val="6D12DD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97A1E87"/>
    <w:multiLevelType w:val="hybridMultilevel"/>
    <w:tmpl w:val="9A648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B0C5B98"/>
    <w:multiLevelType w:val="hybridMultilevel"/>
    <w:tmpl w:val="3F10AB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FFF3EB2"/>
    <w:multiLevelType w:val="hybridMultilevel"/>
    <w:tmpl w:val="F05CBD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2097893"/>
    <w:multiLevelType w:val="hybridMultilevel"/>
    <w:tmpl w:val="023292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6F94F2E"/>
    <w:multiLevelType w:val="hybridMultilevel"/>
    <w:tmpl w:val="A05A20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80A3969"/>
    <w:multiLevelType w:val="hybridMultilevel"/>
    <w:tmpl w:val="3AECC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BDA0465"/>
    <w:multiLevelType w:val="hybridMultilevel"/>
    <w:tmpl w:val="DB4A26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D8C0060"/>
    <w:multiLevelType w:val="hybridMultilevel"/>
    <w:tmpl w:val="1FA8C3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03A4D77"/>
    <w:multiLevelType w:val="multilevel"/>
    <w:tmpl w:val="D41003E6"/>
    <w:lvl w:ilvl="0">
      <w:start w:val="1"/>
      <w:numFmt w:val="decimal"/>
      <w:pStyle w:val="Titre1"/>
      <w:lvlText w:val="%1"/>
      <w:lvlJc w:val="left"/>
      <w:pPr>
        <w:ind w:left="432" w:hanging="432"/>
      </w:pPr>
      <w:rPr>
        <w:rFonts w:hint="default"/>
      </w:rPr>
    </w:lvl>
    <w:lvl w:ilvl="1">
      <w:start w:val="1"/>
      <w:numFmt w:val="decimal"/>
      <w:pStyle w:val="Titre2"/>
      <w:lvlText w:val="%1.%2"/>
      <w:lvlJc w:val="left"/>
      <w:pPr>
        <w:ind w:left="1144" w:hanging="576"/>
      </w:pPr>
      <w:rPr>
        <w:rFonts w:hint="default"/>
      </w:rPr>
    </w:lvl>
    <w:lvl w:ilvl="2">
      <w:start w:val="1"/>
      <w:numFmt w:val="decimal"/>
      <w:pStyle w:val="Titre3"/>
      <w:lvlText w:val="%1.%2.%3"/>
      <w:lvlJc w:val="left"/>
      <w:pPr>
        <w:ind w:left="1004"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8" w15:restartNumberingAfterBreak="0">
    <w:nsid w:val="30847C0C"/>
    <w:multiLevelType w:val="hybridMultilevel"/>
    <w:tmpl w:val="4F306F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3EB7051"/>
    <w:multiLevelType w:val="multilevel"/>
    <w:tmpl w:val="5664D5E0"/>
    <w:lvl w:ilvl="0">
      <w:start w:val="2"/>
      <w:numFmt w:val="decimal"/>
      <w:lvlText w:val="%1"/>
      <w:lvlJc w:val="left"/>
      <w:pPr>
        <w:ind w:left="360" w:hanging="360"/>
      </w:pPr>
      <w:rPr>
        <w:rFonts w:hint="default"/>
        <w:i w:val="0"/>
      </w:rPr>
    </w:lvl>
    <w:lvl w:ilvl="1">
      <w:start w:val="2"/>
      <w:numFmt w:val="decimal"/>
      <w:lvlText w:val="%1.%2"/>
      <w:lvlJc w:val="left"/>
      <w:pPr>
        <w:ind w:left="720" w:hanging="720"/>
      </w:pPr>
      <w:rPr>
        <w:rFonts w:hint="default"/>
        <w:i w:val="0"/>
      </w:rPr>
    </w:lvl>
    <w:lvl w:ilvl="2">
      <w:start w:val="1"/>
      <w:numFmt w:val="decimal"/>
      <w:lvlText w:val="%1.%2.%3"/>
      <w:lvlJc w:val="left"/>
      <w:pPr>
        <w:ind w:left="1080" w:hanging="108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800" w:hanging="1800"/>
      </w:pPr>
      <w:rPr>
        <w:rFonts w:hint="default"/>
        <w:i w:val="0"/>
      </w:rPr>
    </w:lvl>
    <w:lvl w:ilvl="6">
      <w:start w:val="1"/>
      <w:numFmt w:val="decimal"/>
      <w:lvlText w:val="%1.%2.%3.%4.%5.%6.%7"/>
      <w:lvlJc w:val="left"/>
      <w:pPr>
        <w:ind w:left="2160" w:hanging="216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520" w:hanging="2520"/>
      </w:pPr>
      <w:rPr>
        <w:rFonts w:hint="default"/>
        <w:i w:val="0"/>
      </w:rPr>
    </w:lvl>
  </w:abstractNum>
  <w:abstractNum w:abstractNumId="20" w15:restartNumberingAfterBreak="0">
    <w:nsid w:val="345A2CE0"/>
    <w:multiLevelType w:val="hybridMultilevel"/>
    <w:tmpl w:val="6D8053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67C72F9"/>
    <w:multiLevelType w:val="hybridMultilevel"/>
    <w:tmpl w:val="92787A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7E63CC9"/>
    <w:multiLevelType w:val="hybridMultilevel"/>
    <w:tmpl w:val="44CE2A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88804E8"/>
    <w:multiLevelType w:val="hybridMultilevel"/>
    <w:tmpl w:val="CCB00E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B404D23"/>
    <w:multiLevelType w:val="hybridMultilevel"/>
    <w:tmpl w:val="FE76A7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D053456"/>
    <w:multiLevelType w:val="hybridMultilevel"/>
    <w:tmpl w:val="1EACF0E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2690A7E"/>
    <w:multiLevelType w:val="hybridMultilevel"/>
    <w:tmpl w:val="8D847D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7A971E3"/>
    <w:multiLevelType w:val="hybridMultilevel"/>
    <w:tmpl w:val="CBEA82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A1679C6"/>
    <w:multiLevelType w:val="hybridMultilevel"/>
    <w:tmpl w:val="0D0862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A613532"/>
    <w:multiLevelType w:val="hybridMultilevel"/>
    <w:tmpl w:val="00981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DB612B4"/>
    <w:multiLevelType w:val="hybridMultilevel"/>
    <w:tmpl w:val="4C304B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EDD4337"/>
    <w:multiLevelType w:val="hybridMultilevel"/>
    <w:tmpl w:val="CE32C8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53C273C"/>
    <w:multiLevelType w:val="hybridMultilevel"/>
    <w:tmpl w:val="AB4AA3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6A702EE"/>
    <w:multiLevelType w:val="hybridMultilevel"/>
    <w:tmpl w:val="0D2494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B785889"/>
    <w:multiLevelType w:val="hybridMultilevel"/>
    <w:tmpl w:val="8F38F3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D6B0A60"/>
    <w:multiLevelType w:val="hybridMultilevel"/>
    <w:tmpl w:val="883A7D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081085D"/>
    <w:multiLevelType w:val="hybridMultilevel"/>
    <w:tmpl w:val="FCEEC8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16350B1"/>
    <w:multiLevelType w:val="hybridMultilevel"/>
    <w:tmpl w:val="CF8CEA8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8" w15:restartNumberingAfterBreak="0">
    <w:nsid w:val="6370008E"/>
    <w:multiLevelType w:val="hybridMultilevel"/>
    <w:tmpl w:val="DD3263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3F91D3B"/>
    <w:multiLevelType w:val="hybridMultilevel"/>
    <w:tmpl w:val="5302D2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FC36AB5"/>
    <w:multiLevelType w:val="hybridMultilevel"/>
    <w:tmpl w:val="DA7454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01070F8"/>
    <w:multiLevelType w:val="hybridMultilevel"/>
    <w:tmpl w:val="5210B9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0EF5F25"/>
    <w:multiLevelType w:val="hybridMultilevel"/>
    <w:tmpl w:val="B85E9E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47759E9"/>
    <w:multiLevelType w:val="hybridMultilevel"/>
    <w:tmpl w:val="28DE51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6D63658"/>
    <w:multiLevelType w:val="hybridMultilevel"/>
    <w:tmpl w:val="0AC0AE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6EB6E90"/>
    <w:multiLevelType w:val="hybridMultilevel"/>
    <w:tmpl w:val="96ACEF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9CA7C01"/>
    <w:multiLevelType w:val="hybridMultilevel"/>
    <w:tmpl w:val="9BD0175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9CF4631"/>
    <w:multiLevelType w:val="hybridMultilevel"/>
    <w:tmpl w:val="876E212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8" w15:restartNumberingAfterBreak="0">
    <w:nsid w:val="79F915CC"/>
    <w:multiLevelType w:val="hybridMultilevel"/>
    <w:tmpl w:val="E0883E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B913906"/>
    <w:multiLevelType w:val="hybridMultilevel"/>
    <w:tmpl w:val="AFACDA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5"/>
  </w:num>
  <w:num w:numId="2">
    <w:abstractNumId w:val="19"/>
  </w:num>
  <w:num w:numId="3">
    <w:abstractNumId w:val="5"/>
  </w:num>
  <w:num w:numId="4">
    <w:abstractNumId w:val="8"/>
  </w:num>
  <w:num w:numId="5">
    <w:abstractNumId w:val="36"/>
  </w:num>
  <w:num w:numId="6">
    <w:abstractNumId w:val="21"/>
  </w:num>
  <w:num w:numId="7">
    <w:abstractNumId w:val="14"/>
  </w:num>
  <w:num w:numId="8">
    <w:abstractNumId w:val="4"/>
  </w:num>
  <w:num w:numId="9">
    <w:abstractNumId w:val="17"/>
  </w:num>
  <w:num w:numId="10">
    <w:abstractNumId w:val="24"/>
  </w:num>
  <w:num w:numId="11">
    <w:abstractNumId w:val="12"/>
  </w:num>
  <w:num w:numId="12">
    <w:abstractNumId w:val="33"/>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5"/>
  </w:num>
  <w:num w:numId="15">
    <w:abstractNumId w:val="11"/>
  </w:num>
  <w:num w:numId="16">
    <w:abstractNumId w:val="17"/>
  </w:num>
  <w:num w:numId="17">
    <w:abstractNumId w:val="17"/>
  </w:num>
  <w:num w:numId="18">
    <w:abstractNumId w:val="34"/>
  </w:num>
  <w:num w:numId="19">
    <w:abstractNumId w:val="28"/>
  </w:num>
  <w:num w:numId="20">
    <w:abstractNumId w:val="40"/>
  </w:num>
  <w:num w:numId="21">
    <w:abstractNumId w:val="15"/>
  </w:num>
  <w:num w:numId="22">
    <w:abstractNumId w:val="17"/>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num>
  <w:num w:numId="24">
    <w:abstractNumId w:val="2"/>
  </w:num>
  <w:num w:numId="25">
    <w:abstractNumId w:val="48"/>
  </w:num>
  <w:num w:numId="26">
    <w:abstractNumId w:val="49"/>
  </w:num>
  <w:num w:numId="27">
    <w:abstractNumId w:val="13"/>
  </w:num>
  <w:num w:numId="28">
    <w:abstractNumId w:val="3"/>
  </w:num>
  <w:num w:numId="29">
    <w:abstractNumId w:val="9"/>
  </w:num>
  <w:num w:numId="30">
    <w:abstractNumId w:val="31"/>
  </w:num>
  <w:num w:numId="31">
    <w:abstractNumId w:val="47"/>
  </w:num>
  <w:num w:numId="32">
    <w:abstractNumId w:val="46"/>
  </w:num>
  <w:num w:numId="33">
    <w:abstractNumId w:val="32"/>
  </w:num>
  <w:num w:numId="34">
    <w:abstractNumId w:val="29"/>
  </w:num>
  <w:num w:numId="35">
    <w:abstractNumId w:val="37"/>
  </w:num>
  <w:num w:numId="36">
    <w:abstractNumId w:val="30"/>
  </w:num>
  <w:num w:numId="37">
    <w:abstractNumId w:val="1"/>
  </w:num>
  <w:num w:numId="38">
    <w:abstractNumId w:val="10"/>
  </w:num>
  <w:num w:numId="39">
    <w:abstractNumId w:val="20"/>
  </w:num>
  <w:num w:numId="40">
    <w:abstractNumId w:val="44"/>
  </w:num>
  <w:num w:numId="41">
    <w:abstractNumId w:val="7"/>
  </w:num>
  <w:num w:numId="42">
    <w:abstractNumId w:val="26"/>
  </w:num>
  <w:num w:numId="43">
    <w:abstractNumId w:val="39"/>
  </w:num>
  <w:num w:numId="44">
    <w:abstractNumId w:val="18"/>
  </w:num>
  <w:num w:numId="45">
    <w:abstractNumId w:val="35"/>
  </w:num>
  <w:num w:numId="46">
    <w:abstractNumId w:val="42"/>
  </w:num>
  <w:num w:numId="47">
    <w:abstractNumId w:val="0"/>
  </w:num>
  <w:num w:numId="48">
    <w:abstractNumId w:val="27"/>
  </w:num>
  <w:num w:numId="49">
    <w:abstractNumId w:val="6"/>
  </w:num>
  <w:num w:numId="50">
    <w:abstractNumId w:val="23"/>
  </w:num>
  <w:num w:numId="51">
    <w:abstractNumId w:val="41"/>
  </w:num>
  <w:num w:numId="52">
    <w:abstractNumId w:val="16"/>
  </w:num>
  <w:num w:numId="53">
    <w:abstractNumId w:val="38"/>
  </w:num>
  <w:num w:numId="54">
    <w:abstractNumId w:val="43"/>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3D95"/>
    <w:rsid w:val="00000081"/>
    <w:rsid w:val="0000053D"/>
    <w:rsid w:val="00000E9E"/>
    <w:rsid w:val="000013BA"/>
    <w:rsid w:val="000017E9"/>
    <w:rsid w:val="00002113"/>
    <w:rsid w:val="00003FDC"/>
    <w:rsid w:val="00004100"/>
    <w:rsid w:val="00005836"/>
    <w:rsid w:val="000064C5"/>
    <w:rsid w:val="000069E1"/>
    <w:rsid w:val="00007C07"/>
    <w:rsid w:val="000123B6"/>
    <w:rsid w:val="00013C0B"/>
    <w:rsid w:val="00013E0B"/>
    <w:rsid w:val="00014B9D"/>
    <w:rsid w:val="0001518F"/>
    <w:rsid w:val="0001581B"/>
    <w:rsid w:val="00015DD1"/>
    <w:rsid w:val="00016E2B"/>
    <w:rsid w:val="00017607"/>
    <w:rsid w:val="00017A1F"/>
    <w:rsid w:val="0002146C"/>
    <w:rsid w:val="0002430B"/>
    <w:rsid w:val="000252F9"/>
    <w:rsid w:val="000263FE"/>
    <w:rsid w:val="00026DAB"/>
    <w:rsid w:val="00027B43"/>
    <w:rsid w:val="0003058E"/>
    <w:rsid w:val="000308EA"/>
    <w:rsid w:val="00031F83"/>
    <w:rsid w:val="000322D0"/>
    <w:rsid w:val="0003268B"/>
    <w:rsid w:val="00032B68"/>
    <w:rsid w:val="00034802"/>
    <w:rsid w:val="00034E14"/>
    <w:rsid w:val="000350F5"/>
    <w:rsid w:val="000363D4"/>
    <w:rsid w:val="0003792A"/>
    <w:rsid w:val="00040A88"/>
    <w:rsid w:val="00042176"/>
    <w:rsid w:val="00044F7F"/>
    <w:rsid w:val="0004533E"/>
    <w:rsid w:val="00045D67"/>
    <w:rsid w:val="00046C61"/>
    <w:rsid w:val="00046EB7"/>
    <w:rsid w:val="00047B72"/>
    <w:rsid w:val="000564BE"/>
    <w:rsid w:val="00056FB4"/>
    <w:rsid w:val="000575A5"/>
    <w:rsid w:val="00057A47"/>
    <w:rsid w:val="00060547"/>
    <w:rsid w:val="00060BDB"/>
    <w:rsid w:val="00060CFA"/>
    <w:rsid w:val="00060EEC"/>
    <w:rsid w:val="000621EE"/>
    <w:rsid w:val="000633F4"/>
    <w:rsid w:val="0006361C"/>
    <w:rsid w:val="000640CB"/>
    <w:rsid w:val="000642EF"/>
    <w:rsid w:val="00064CC9"/>
    <w:rsid w:val="00065157"/>
    <w:rsid w:val="00066145"/>
    <w:rsid w:val="0007038F"/>
    <w:rsid w:val="00071768"/>
    <w:rsid w:val="000732DC"/>
    <w:rsid w:val="000751FC"/>
    <w:rsid w:val="00075765"/>
    <w:rsid w:val="00075C69"/>
    <w:rsid w:val="00076F94"/>
    <w:rsid w:val="00077931"/>
    <w:rsid w:val="00077E59"/>
    <w:rsid w:val="0008019D"/>
    <w:rsid w:val="00080DF0"/>
    <w:rsid w:val="00081868"/>
    <w:rsid w:val="00081EF2"/>
    <w:rsid w:val="00083264"/>
    <w:rsid w:val="00083659"/>
    <w:rsid w:val="00084870"/>
    <w:rsid w:val="00084DF0"/>
    <w:rsid w:val="000856F1"/>
    <w:rsid w:val="00085EF7"/>
    <w:rsid w:val="000865C5"/>
    <w:rsid w:val="00087BE5"/>
    <w:rsid w:val="00087EE9"/>
    <w:rsid w:val="00090207"/>
    <w:rsid w:val="00090977"/>
    <w:rsid w:val="000937CC"/>
    <w:rsid w:val="00093FEA"/>
    <w:rsid w:val="00096455"/>
    <w:rsid w:val="00096D11"/>
    <w:rsid w:val="00097B48"/>
    <w:rsid w:val="000A1961"/>
    <w:rsid w:val="000A3BC8"/>
    <w:rsid w:val="000A4E74"/>
    <w:rsid w:val="000A5D84"/>
    <w:rsid w:val="000A5DC3"/>
    <w:rsid w:val="000A60A5"/>
    <w:rsid w:val="000A7261"/>
    <w:rsid w:val="000A7C4C"/>
    <w:rsid w:val="000B0375"/>
    <w:rsid w:val="000B0EBB"/>
    <w:rsid w:val="000B1714"/>
    <w:rsid w:val="000B1DDB"/>
    <w:rsid w:val="000B3162"/>
    <w:rsid w:val="000B3CE8"/>
    <w:rsid w:val="000B3E6E"/>
    <w:rsid w:val="000B52C2"/>
    <w:rsid w:val="000B5C88"/>
    <w:rsid w:val="000B5CD1"/>
    <w:rsid w:val="000B5D10"/>
    <w:rsid w:val="000B5D5A"/>
    <w:rsid w:val="000B6113"/>
    <w:rsid w:val="000B61BE"/>
    <w:rsid w:val="000B653A"/>
    <w:rsid w:val="000C05F5"/>
    <w:rsid w:val="000C0B43"/>
    <w:rsid w:val="000C18CE"/>
    <w:rsid w:val="000C24FC"/>
    <w:rsid w:val="000C3CCB"/>
    <w:rsid w:val="000C416E"/>
    <w:rsid w:val="000C5195"/>
    <w:rsid w:val="000C572F"/>
    <w:rsid w:val="000C6ED2"/>
    <w:rsid w:val="000D037A"/>
    <w:rsid w:val="000D105B"/>
    <w:rsid w:val="000D1680"/>
    <w:rsid w:val="000D33F6"/>
    <w:rsid w:val="000D3A62"/>
    <w:rsid w:val="000D5BA1"/>
    <w:rsid w:val="000D621F"/>
    <w:rsid w:val="000D747A"/>
    <w:rsid w:val="000D7803"/>
    <w:rsid w:val="000E00B9"/>
    <w:rsid w:val="000E0B28"/>
    <w:rsid w:val="000E243F"/>
    <w:rsid w:val="000E3304"/>
    <w:rsid w:val="000E34EA"/>
    <w:rsid w:val="000E38F7"/>
    <w:rsid w:val="000E3FCF"/>
    <w:rsid w:val="000E41DD"/>
    <w:rsid w:val="000E5BF1"/>
    <w:rsid w:val="000E6050"/>
    <w:rsid w:val="000E7672"/>
    <w:rsid w:val="000F1B81"/>
    <w:rsid w:val="000F1EC0"/>
    <w:rsid w:val="000F242C"/>
    <w:rsid w:val="000F47D8"/>
    <w:rsid w:val="000F4D77"/>
    <w:rsid w:val="000F770D"/>
    <w:rsid w:val="001015E5"/>
    <w:rsid w:val="0010176B"/>
    <w:rsid w:val="001018BF"/>
    <w:rsid w:val="00103D03"/>
    <w:rsid w:val="0010413E"/>
    <w:rsid w:val="00105319"/>
    <w:rsid w:val="00106AA4"/>
    <w:rsid w:val="0011006A"/>
    <w:rsid w:val="00111194"/>
    <w:rsid w:val="001115BF"/>
    <w:rsid w:val="00111B67"/>
    <w:rsid w:val="001146DB"/>
    <w:rsid w:val="001157B7"/>
    <w:rsid w:val="00116E52"/>
    <w:rsid w:val="001175F1"/>
    <w:rsid w:val="00117D81"/>
    <w:rsid w:val="00121777"/>
    <w:rsid w:val="001229F8"/>
    <w:rsid w:val="00122FE7"/>
    <w:rsid w:val="001233AF"/>
    <w:rsid w:val="00123AF1"/>
    <w:rsid w:val="00127CCF"/>
    <w:rsid w:val="00131C91"/>
    <w:rsid w:val="001326E2"/>
    <w:rsid w:val="00135D41"/>
    <w:rsid w:val="001407EB"/>
    <w:rsid w:val="00141A13"/>
    <w:rsid w:val="00141AE2"/>
    <w:rsid w:val="001434D5"/>
    <w:rsid w:val="001437E7"/>
    <w:rsid w:val="00143EE4"/>
    <w:rsid w:val="00144281"/>
    <w:rsid w:val="001442AA"/>
    <w:rsid w:val="00144D68"/>
    <w:rsid w:val="00144DA2"/>
    <w:rsid w:val="00145132"/>
    <w:rsid w:val="0015010A"/>
    <w:rsid w:val="0015058F"/>
    <w:rsid w:val="001506DC"/>
    <w:rsid w:val="00150A36"/>
    <w:rsid w:val="0015177B"/>
    <w:rsid w:val="001537AF"/>
    <w:rsid w:val="00154B07"/>
    <w:rsid w:val="00155FCA"/>
    <w:rsid w:val="00157445"/>
    <w:rsid w:val="00157803"/>
    <w:rsid w:val="00161207"/>
    <w:rsid w:val="00162176"/>
    <w:rsid w:val="0016293C"/>
    <w:rsid w:val="001636DD"/>
    <w:rsid w:val="00163A68"/>
    <w:rsid w:val="00164C0B"/>
    <w:rsid w:val="00164F41"/>
    <w:rsid w:val="00170081"/>
    <w:rsid w:val="00170B82"/>
    <w:rsid w:val="00170C4F"/>
    <w:rsid w:val="0017161A"/>
    <w:rsid w:val="00172D1C"/>
    <w:rsid w:val="00172E13"/>
    <w:rsid w:val="00172EE5"/>
    <w:rsid w:val="0017467D"/>
    <w:rsid w:val="00177247"/>
    <w:rsid w:val="00177480"/>
    <w:rsid w:val="00177AB9"/>
    <w:rsid w:val="00180EFE"/>
    <w:rsid w:val="00184030"/>
    <w:rsid w:val="00184779"/>
    <w:rsid w:val="001851A2"/>
    <w:rsid w:val="0018530E"/>
    <w:rsid w:val="001861C3"/>
    <w:rsid w:val="00186569"/>
    <w:rsid w:val="00186CDE"/>
    <w:rsid w:val="00187499"/>
    <w:rsid w:val="00190FE5"/>
    <w:rsid w:val="00191266"/>
    <w:rsid w:val="00191BEE"/>
    <w:rsid w:val="00191FD2"/>
    <w:rsid w:val="00192051"/>
    <w:rsid w:val="001941C3"/>
    <w:rsid w:val="0019448D"/>
    <w:rsid w:val="001953AA"/>
    <w:rsid w:val="00196493"/>
    <w:rsid w:val="001967B7"/>
    <w:rsid w:val="00197661"/>
    <w:rsid w:val="001A07E7"/>
    <w:rsid w:val="001A234C"/>
    <w:rsid w:val="001A31F8"/>
    <w:rsid w:val="001A42BF"/>
    <w:rsid w:val="001A49CD"/>
    <w:rsid w:val="001A4B7D"/>
    <w:rsid w:val="001A4F1C"/>
    <w:rsid w:val="001A4FEA"/>
    <w:rsid w:val="001A6A55"/>
    <w:rsid w:val="001A6D31"/>
    <w:rsid w:val="001A79F2"/>
    <w:rsid w:val="001B0797"/>
    <w:rsid w:val="001B0AAE"/>
    <w:rsid w:val="001B1699"/>
    <w:rsid w:val="001B3ECD"/>
    <w:rsid w:val="001B5C39"/>
    <w:rsid w:val="001B6C4D"/>
    <w:rsid w:val="001B725C"/>
    <w:rsid w:val="001B766D"/>
    <w:rsid w:val="001B7DF1"/>
    <w:rsid w:val="001C0017"/>
    <w:rsid w:val="001C04DA"/>
    <w:rsid w:val="001C2503"/>
    <w:rsid w:val="001C25A9"/>
    <w:rsid w:val="001C293D"/>
    <w:rsid w:val="001C2D5C"/>
    <w:rsid w:val="001C4F32"/>
    <w:rsid w:val="001C5385"/>
    <w:rsid w:val="001C54F4"/>
    <w:rsid w:val="001C6ED4"/>
    <w:rsid w:val="001D23B8"/>
    <w:rsid w:val="001D2BBA"/>
    <w:rsid w:val="001D41D4"/>
    <w:rsid w:val="001D4C7E"/>
    <w:rsid w:val="001D5F12"/>
    <w:rsid w:val="001D7027"/>
    <w:rsid w:val="001D7890"/>
    <w:rsid w:val="001D7C1B"/>
    <w:rsid w:val="001E0796"/>
    <w:rsid w:val="001E32A3"/>
    <w:rsid w:val="001E4654"/>
    <w:rsid w:val="001E6822"/>
    <w:rsid w:val="001E784A"/>
    <w:rsid w:val="001F2FB0"/>
    <w:rsid w:val="001F3004"/>
    <w:rsid w:val="001F3B63"/>
    <w:rsid w:val="001F40F3"/>
    <w:rsid w:val="001F43E4"/>
    <w:rsid w:val="001F58F9"/>
    <w:rsid w:val="001F75AA"/>
    <w:rsid w:val="001F7747"/>
    <w:rsid w:val="001F7A1E"/>
    <w:rsid w:val="00201345"/>
    <w:rsid w:val="002041F9"/>
    <w:rsid w:val="002045E4"/>
    <w:rsid w:val="002071C2"/>
    <w:rsid w:val="00210B33"/>
    <w:rsid w:val="00210DB4"/>
    <w:rsid w:val="00212CCB"/>
    <w:rsid w:val="00215855"/>
    <w:rsid w:val="0022010B"/>
    <w:rsid w:val="00221D3F"/>
    <w:rsid w:val="002220E6"/>
    <w:rsid w:val="00222F92"/>
    <w:rsid w:val="00223B8A"/>
    <w:rsid w:val="00223BE6"/>
    <w:rsid w:val="002245EB"/>
    <w:rsid w:val="00227233"/>
    <w:rsid w:val="00227482"/>
    <w:rsid w:val="00227FE3"/>
    <w:rsid w:val="00230AE8"/>
    <w:rsid w:val="002328C0"/>
    <w:rsid w:val="002328C2"/>
    <w:rsid w:val="0023430C"/>
    <w:rsid w:val="0023433E"/>
    <w:rsid w:val="002357E1"/>
    <w:rsid w:val="00235E72"/>
    <w:rsid w:val="00237592"/>
    <w:rsid w:val="002409F4"/>
    <w:rsid w:val="00240A80"/>
    <w:rsid w:val="0024168A"/>
    <w:rsid w:val="00241A30"/>
    <w:rsid w:val="0024278D"/>
    <w:rsid w:val="00245191"/>
    <w:rsid w:val="002457D4"/>
    <w:rsid w:val="00247855"/>
    <w:rsid w:val="002479F1"/>
    <w:rsid w:val="0025016C"/>
    <w:rsid w:val="00250854"/>
    <w:rsid w:val="00250A09"/>
    <w:rsid w:val="00250BFD"/>
    <w:rsid w:val="00253730"/>
    <w:rsid w:val="00253FC4"/>
    <w:rsid w:val="00254BE5"/>
    <w:rsid w:val="00254F0F"/>
    <w:rsid w:val="0025534D"/>
    <w:rsid w:val="002557F4"/>
    <w:rsid w:val="00255CB3"/>
    <w:rsid w:val="002566D5"/>
    <w:rsid w:val="00257354"/>
    <w:rsid w:val="00257B76"/>
    <w:rsid w:val="002619EF"/>
    <w:rsid w:val="00261FE0"/>
    <w:rsid w:val="00263B7B"/>
    <w:rsid w:val="002650C8"/>
    <w:rsid w:val="0026527D"/>
    <w:rsid w:val="00265333"/>
    <w:rsid w:val="002654A5"/>
    <w:rsid w:val="00265B38"/>
    <w:rsid w:val="002701BE"/>
    <w:rsid w:val="00270E68"/>
    <w:rsid w:val="00270F90"/>
    <w:rsid w:val="002715BD"/>
    <w:rsid w:val="002735D2"/>
    <w:rsid w:val="0027391B"/>
    <w:rsid w:val="00273E0A"/>
    <w:rsid w:val="00276FED"/>
    <w:rsid w:val="00281831"/>
    <w:rsid w:val="002820EC"/>
    <w:rsid w:val="00282BFA"/>
    <w:rsid w:val="0028341D"/>
    <w:rsid w:val="002836FF"/>
    <w:rsid w:val="00283A3E"/>
    <w:rsid w:val="00284EA7"/>
    <w:rsid w:val="002866B5"/>
    <w:rsid w:val="0028696C"/>
    <w:rsid w:val="00286A49"/>
    <w:rsid w:val="00287AFB"/>
    <w:rsid w:val="00290886"/>
    <w:rsid w:val="00291CA5"/>
    <w:rsid w:val="0029240D"/>
    <w:rsid w:val="00292C39"/>
    <w:rsid w:val="00293375"/>
    <w:rsid w:val="00293E95"/>
    <w:rsid w:val="0029545B"/>
    <w:rsid w:val="002964F3"/>
    <w:rsid w:val="002967F6"/>
    <w:rsid w:val="00296A85"/>
    <w:rsid w:val="00296F71"/>
    <w:rsid w:val="00297DF5"/>
    <w:rsid w:val="002A0357"/>
    <w:rsid w:val="002A1F05"/>
    <w:rsid w:val="002A1F2E"/>
    <w:rsid w:val="002A2F85"/>
    <w:rsid w:val="002A3D1F"/>
    <w:rsid w:val="002A6751"/>
    <w:rsid w:val="002A6F1D"/>
    <w:rsid w:val="002B11BB"/>
    <w:rsid w:val="002B1769"/>
    <w:rsid w:val="002B1CEE"/>
    <w:rsid w:val="002B22F8"/>
    <w:rsid w:val="002B26F8"/>
    <w:rsid w:val="002B30F5"/>
    <w:rsid w:val="002B3B56"/>
    <w:rsid w:val="002B4D4D"/>
    <w:rsid w:val="002B4E0C"/>
    <w:rsid w:val="002B5678"/>
    <w:rsid w:val="002B6662"/>
    <w:rsid w:val="002B7695"/>
    <w:rsid w:val="002C09F8"/>
    <w:rsid w:val="002C35E4"/>
    <w:rsid w:val="002C3CB2"/>
    <w:rsid w:val="002C425E"/>
    <w:rsid w:val="002C5B66"/>
    <w:rsid w:val="002C62DA"/>
    <w:rsid w:val="002C6786"/>
    <w:rsid w:val="002D0A1A"/>
    <w:rsid w:val="002D2930"/>
    <w:rsid w:val="002D2DF7"/>
    <w:rsid w:val="002D37DC"/>
    <w:rsid w:val="002D7531"/>
    <w:rsid w:val="002D7C8C"/>
    <w:rsid w:val="002E41D3"/>
    <w:rsid w:val="002E5997"/>
    <w:rsid w:val="002E6579"/>
    <w:rsid w:val="002E76B6"/>
    <w:rsid w:val="002F05C0"/>
    <w:rsid w:val="002F0A1F"/>
    <w:rsid w:val="002F0ABD"/>
    <w:rsid w:val="002F126F"/>
    <w:rsid w:val="002F279C"/>
    <w:rsid w:val="002F2ACB"/>
    <w:rsid w:val="002F3448"/>
    <w:rsid w:val="002F38CF"/>
    <w:rsid w:val="002F4F61"/>
    <w:rsid w:val="002F540F"/>
    <w:rsid w:val="003003FC"/>
    <w:rsid w:val="0030123B"/>
    <w:rsid w:val="003012DC"/>
    <w:rsid w:val="00301D1A"/>
    <w:rsid w:val="00302734"/>
    <w:rsid w:val="00302A6B"/>
    <w:rsid w:val="00303560"/>
    <w:rsid w:val="003035ED"/>
    <w:rsid w:val="00304000"/>
    <w:rsid w:val="003051B8"/>
    <w:rsid w:val="0030540B"/>
    <w:rsid w:val="0030690A"/>
    <w:rsid w:val="003069FA"/>
    <w:rsid w:val="00306D24"/>
    <w:rsid w:val="0030704A"/>
    <w:rsid w:val="003073C4"/>
    <w:rsid w:val="00307B45"/>
    <w:rsid w:val="0031320A"/>
    <w:rsid w:val="00313E74"/>
    <w:rsid w:val="00315173"/>
    <w:rsid w:val="00317641"/>
    <w:rsid w:val="00317AF9"/>
    <w:rsid w:val="003207C2"/>
    <w:rsid w:val="00321100"/>
    <w:rsid w:val="00321279"/>
    <w:rsid w:val="00321E68"/>
    <w:rsid w:val="0032241D"/>
    <w:rsid w:val="00323BCC"/>
    <w:rsid w:val="00324CBF"/>
    <w:rsid w:val="00324E7C"/>
    <w:rsid w:val="00325168"/>
    <w:rsid w:val="003254A6"/>
    <w:rsid w:val="00326B4B"/>
    <w:rsid w:val="00326F8C"/>
    <w:rsid w:val="00327109"/>
    <w:rsid w:val="00327CFF"/>
    <w:rsid w:val="00334E22"/>
    <w:rsid w:val="00336CBA"/>
    <w:rsid w:val="0033747C"/>
    <w:rsid w:val="00340E31"/>
    <w:rsid w:val="00341382"/>
    <w:rsid w:val="0034191E"/>
    <w:rsid w:val="00341FCA"/>
    <w:rsid w:val="00345094"/>
    <w:rsid w:val="0034729F"/>
    <w:rsid w:val="003476C3"/>
    <w:rsid w:val="003477C6"/>
    <w:rsid w:val="003501B1"/>
    <w:rsid w:val="00350728"/>
    <w:rsid w:val="00351AA8"/>
    <w:rsid w:val="00352E18"/>
    <w:rsid w:val="003540EB"/>
    <w:rsid w:val="00354EF0"/>
    <w:rsid w:val="003561AB"/>
    <w:rsid w:val="00356996"/>
    <w:rsid w:val="00357707"/>
    <w:rsid w:val="00357F0F"/>
    <w:rsid w:val="0036086A"/>
    <w:rsid w:val="0036158F"/>
    <w:rsid w:val="00361F8D"/>
    <w:rsid w:val="003629D1"/>
    <w:rsid w:val="0036320B"/>
    <w:rsid w:val="003641C7"/>
    <w:rsid w:val="0036528F"/>
    <w:rsid w:val="0036662D"/>
    <w:rsid w:val="00371232"/>
    <w:rsid w:val="0037146F"/>
    <w:rsid w:val="003721D5"/>
    <w:rsid w:val="00373C65"/>
    <w:rsid w:val="00374885"/>
    <w:rsid w:val="00374AC6"/>
    <w:rsid w:val="00375459"/>
    <w:rsid w:val="00376CD1"/>
    <w:rsid w:val="003777BC"/>
    <w:rsid w:val="0038044E"/>
    <w:rsid w:val="00380EDD"/>
    <w:rsid w:val="00381B84"/>
    <w:rsid w:val="00381FA5"/>
    <w:rsid w:val="003844C6"/>
    <w:rsid w:val="00384B07"/>
    <w:rsid w:val="0038525C"/>
    <w:rsid w:val="00385516"/>
    <w:rsid w:val="00392311"/>
    <w:rsid w:val="00393BC9"/>
    <w:rsid w:val="00393BD8"/>
    <w:rsid w:val="0039457C"/>
    <w:rsid w:val="003962B3"/>
    <w:rsid w:val="003971A9"/>
    <w:rsid w:val="003A0672"/>
    <w:rsid w:val="003A0C0C"/>
    <w:rsid w:val="003A0FA7"/>
    <w:rsid w:val="003A23D8"/>
    <w:rsid w:val="003A47D9"/>
    <w:rsid w:val="003A4FD2"/>
    <w:rsid w:val="003A54A3"/>
    <w:rsid w:val="003A5C80"/>
    <w:rsid w:val="003A6EFF"/>
    <w:rsid w:val="003A7E6E"/>
    <w:rsid w:val="003B1C4B"/>
    <w:rsid w:val="003B21F1"/>
    <w:rsid w:val="003B29DE"/>
    <w:rsid w:val="003B380D"/>
    <w:rsid w:val="003B5DF3"/>
    <w:rsid w:val="003B66BD"/>
    <w:rsid w:val="003B6B5E"/>
    <w:rsid w:val="003C04A7"/>
    <w:rsid w:val="003C2C4F"/>
    <w:rsid w:val="003C4641"/>
    <w:rsid w:val="003C5C2D"/>
    <w:rsid w:val="003C6308"/>
    <w:rsid w:val="003C66ED"/>
    <w:rsid w:val="003C7240"/>
    <w:rsid w:val="003C7C86"/>
    <w:rsid w:val="003D14C0"/>
    <w:rsid w:val="003D232D"/>
    <w:rsid w:val="003D3B8A"/>
    <w:rsid w:val="003E032A"/>
    <w:rsid w:val="003E068C"/>
    <w:rsid w:val="003E113B"/>
    <w:rsid w:val="003E334C"/>
    <w:rsid w:val="003E3389"/>
    <w:rsid w:val="003E37E1"/>
    <w:rsid w:val="003E4AC6"/>
    <w:rsid w:val="003E4FFE"/>
    <w:rsid w:val="003E5199"/>
    <w:rsid w:val="003E7ADF"/>
    <w:rsid w:val="003F3997"/>
    <w:rsid w:val="003F5FBB"/>
    <w:rsid w:val="003F6F49"/>
    <w:rsid w:val="003F706F"/>
    <w:rsid w:val="003F7740"/>
    <w:rsid w:val="00401CFC"/>
    <w:rsid w:val="00404686"/>
    <w:rsid w:val="0040474A"/>
    <w:rsid w:val="004047E4"/>
    <w:rsid w:val="00404E01"/>
    <w:rsid w:val="00405B81"/>
    <w:rsid w:val="00405E4B"/>
    <w:rsid w:val="00406474"/>
    <w:rsid w:val="004069CD"/>
    <w:rsid w:val="00407CAE"/>
    <w:rsid w:val="00407CFA"/>
    <w:rsid w:val="00410691"/>
    <w:rsid w:val="00411412"/>
    <w:rsid w:val="004126C2"/>
    <w:rsid w:val="00412D0B"/>
    <w:rsid w:val="0041407D"/>
    <w:rsid w:val="00415629"/>
    <w:rsid w:val="00416418"/>
    <w:rsid w:val="0041707F"/>
    <w:rsid w:val="00417705"/>
    <w:rsid w:val="004211D5"/>
    <w:rsid w:val="0042213A"/>
    <w:rsid w:val="00423046"/>
    <w:rsid w:val="0042372D"/>
    <w:rsid w:val="00426071"/>
    <w:rsid w:val="00426E2C"/>
    <w:rsid w:val="00430036"/>
    <w:rsid w:val="004301E2"/>
    <w:rsid w:val="004307FB"/>
    <w:rsid w:val="00431498"/>
    <w:rsid w:val="004314AA"/>
    <w:rsid w:val="00431C26"/>
    <w:rsid w:val="00433746"/>
    <w:rsid w:val="00434B3B"/>
    <w:rsid w:val="00436AC5"/>
    <w:rsid w:val="00437B0D"/>
    <w:rsid w:val="00440572"/>
    <w:rsid w:val="00441A31"/>
    <w:rsid w:val="004430B6"/>
    <w:rsid w:val="004436A4"/>
    <w:rsid w:val="004446E8"/>
    <w:rsid w:val="00444A34"/>
    <w:rsid w:val="00445C12"/>
    <w:rsid w:val="00445E62"/>
    <w:rsid w:val="004460BA"/>
    <w:rsid w:val="004479C9"/>
    <w:rsid w:val="00450AA1"/>
    <w:rsid w:val="00451452"/>
    <w:rsid w:val="00452557"/>
    <w:rsid w:val="00452EB1"/>
    <w:rsid w:val="0045468D"/>
    <w:rsid w:val="00454B95"/>
    <w:rsid w:val="00455745"/>
    <w:rsid w:val="00457AD4"/>
    <w:rsid w:val="00460AC2"/>
    <w:rsid w:val="00461EAB"/>
    <w:rsid w:val="00462585"/>
    <w:rsid w:val="0046388E"/>
    <w:rsid w:val="00465627"/>
    <w:rsid w:val="00466560"/>
    <w:rsid w:val="00467E91"/>
    <w:rsid w:val="0047022A"/>
    <w:rsid w:val="004708F2"/>
    <w:rsid w:val="00470B43"/>
    <w:rsid w:val="004715DA"/>
    <w:rsid w:val="004728F0"/>
    <w:rsid w:val="00472A68"/>
    <w:rsid w:val="004737B7"/>
    <w:rsid w:val="00474965"/>
    <w:rsid w:val="00474B4D"/>
    <w:rsid w:val="0047663D"/>
    <w:rsid w:val="0048061E"/>
    <w:rsid w:val="00480874"/>
    <w:rsid w:val="004846AF"/>
    <w:rsid w:val="00485DCE"/>
    <w:rsid w:val="004877B2"/>
    <w:rsid w:val="00490594"/>
    <w:rsid w:val="0049098C"/>
    <w:rsid w:val="00490A85"/>
    <w:rsid w:val="004931D2"/>
    <w:rsid w:val="004931F8"/>
    <w:rsid w:val="00493400"/>
    <w:rsid w:val="00493E6E"/>
    <w:rsid w:val="004951FD"/>
    <w:rsid w:val="004A0A5C"/>
    <w:rsid w:val="004A17DB"/>
    <w:rsid w:val="004A20A2"/>
    <w:rsid w:val="004A37DE"/>
    <w:rsid w:val="004A40F3"/>
    <w:rsid w:val="004A4547"/>
    <w:rsid w:val="004A5762"/>
    <w:rsid w:val="004B0802"/>
    <w:rsid w:val="004B0A7C"/>
    <w:rsid w:val="004B12E4"/>
    <w:rsid w:val="004B1C97"/>
    <w:rsid w:val="004B20BA"/>
    <w:rsid w:val="004B26D1"/>
    <w:rsid w:val="004B2A01"/>
    <w:rsid w:val="004B3015"/>
    <w:rsid w:val="004B47E0"/>
    <w:rsid w:val="004B5130"/>
    <w:rsid w:val="004B7CB8"/>
    <w:rsid w:val="004C159F"/>
    <w:rsid w:val="004C2550"/>
    <w:rsid w:val="004C27F0"/>
    <w:rsid w:val="004C30E9"/>
    <w:rsid w:val="004C57CA"/>
    <w:rsid w:val="004C61CF"/>
    <w:rsid w:val="004C7719"/>
    <w:rsid w:val="004D1807"/>
    <w:rsid w:val="004D239E"/>
    <w:rsid w:val="004D264A"/>
    <w:rsid w:val="004D4750"/>
    <w:rsid w:val="004D5A22"/>
    <w:rsid w:val="004D70F5"/>
    <w:rsid w:val="004D799A"/>
    <w:rsid w:val="004D7DE3"/>
    <w:rsid w:val="004E17BA"/>
    <w:rsid w:val="004E2DDB"/>
    <w:rsid w:val="004E2F0B"/>
    <w:rsid w:val="004E2F11"/>
    <w:rsid w:val="004E528F"/>
    <w:rsid w:val="004E54E7"/>
    <w:rsid w:val="004E6DFC"/>
    <w:rsid w:val="004E6E3E"/>
    <w:rsid w:val="004E77CD"/>
    <w:rsid w:val="004F08C4"/>
    <w:rsid w:val="004F1447"/>
    <w:rsid w:val="004F17A9"/>
    <w:rsid w:val="004F23B4"/>
    <w:rsid w:val="004F33F7"/>
    <w:rsid w:val="004F409D"/>
    <w:rsid w:val="004F58E9"/>
    <w:rsid w:val="004F61CC"/>
    <w:rsid w:val="004F6F26"/>
    <w:rsid w:val="004F74F0"/>
    <w:rsid w:val="004F76AF"/>
    <w:rsid w:val="004F78E6"/>
    <w:rsid w:val="0050072C"/>
    <w:rsid w:val="0050130D"/>
    <w:rsid w:val="00501AD0"/>
    <w:rsid w:val="00502517"/>
    <w:rsid w:val="00502E36"/>
    <w:rsid w:val="00503A88"/>
    <w:rsid w:val="00503D6E"/>
    <w:rsid w:val="005044ED"/>
    <w:rsid w:val="0050471E"/>
    <w:rsid w:val="00504F07"/>
    <w:rsid w:val="00506AD2"/>
    <w:rsid w:val="00507AB0"/>
    <w:rsid w:val="00507D75"/>
    <w:rsid w:val="00510571"/>
    <w:rsid w:val="00510F02"/>
    <w:rsid w:val="00512088"/>
    <w:rsid w:val="005122D4"/>
    <w:rsid w:val="00517BD2"/>
    <w:rsid w:val="00520029"/>
    <w:rsid w:val="00520961"/>
    <w:rsid w:val="00521BE4"/>
    <w:rsid w:val="005228E1"/>
    <w:rsid w:val="00522EB6"/>
    <w:rsid w:val="00523B07"/>
    <w:rsid w:val="00523B11"/>
    <w:rsid w:val="00523DA1"/>
    <w:rsid w:val="00524CE6"/>
    <w:rsid w:val="00526083"/>
    <w:rsid w:val="005260B2"/>
    <w:rsid w:val="00526498"/>
    <w:rsid w:val="005303D8"/>
    <w:rsid w:val="00530821"/>
    <w:rsid w:val="00531CAD"/>
    <w:rsid w:val="005322D8"/>
    <w:rsid w:val="00532B76"/>
    <w:rsid w:val="00533833"/>
    <w:rsid w:val="0053393D"/>
    <w:rsid w:val="00534C38"/>
    <w:rsid w:val="0053563E"/>
    <w:rsid w:val="005358EC"/>
    <w:rsid w:val="00537570"/>
    <w:rsid w:val="00540EA1"/>
    <w:rsid w:val="0054227E"/>
    <w:rsid w:val="00542C35"/>
    <w:rsid w:val="005434FF"/>
    <w:rsid w:val="00546F38"/>
    <w:rsid w:val="00550317"/>
    <w:rsid w:val="00550AA5"/>
    <w:rsid w:val="0055191A"/>
    <w:rsid w:val="00551D23"/>
    <w:rsid w:val="0055379A"/>
    <w:rsid w:val="005537A7"/>
    <w:rsid w:val="00553E25"/>
    <w:rsid w:val="005549AD"/>
    <w:rsid w:val="00554FB3"/>
    <w:rsid w:val="00555815"/>
    <w:rsid w:val="00556806"/>
    <w:rsid w:val="005573BA"/>
    <w:rsid w:val="005575DA"/>
    <w:rsid w:val="0055791B"/>
    <w:rsid w:val="00557D67"/>
    <w:rsid w:val="00560F7B"/>
    <w:rsid w:val="00561C24"/>
    <w:rsid w:val="00562579"/>
    <w:rsid w:val="00565A08"/>
    <w:rsid w:val="00565FA5"/>
    <w:rsid w:val="005673F3"/>
    <w:rsid w:val="00567801"/>
    <w:rsid w:val="00570022"/>
    <w:rsid w:val="005702A9"/>
    <w:rsid w:val="005706D1"/>
    <w:rsid w:val="00570856"/>
    <w:rsid w:val="00571672"/>
    <w:rsid w:val="005720A4"/>
    <w:rsid w:val="00573CCB"/>
    <w:rsid w:val="00574052"/>
    <w:rsid w:val="00576AE9"/>
    <w:rsid w:val="00577D59"/>
    <w:rsid w:val="00580034"/>
    <w:rsid w:val="00580654"/>
    <w:rsid w:val="005810D1"/>
    <w:rsid w:val="00582446"/>
    <w:rsid w:val="00584A97"/>
    <w:rsid w:val="00585921"/>
    <w:rsid w:val="00585DF2"/>
    <w:rsid w:val="00585F80"/>
    <w:rsid w:val="00587B5F"/>
    <w:rsid w:val="0059003A"/>
    <w:rsid w:val="00590C1A"/>
    <w:rsid w:val="00594361"/>
    <w:rsid w:val="00594659"/>
    <w:rsid w:val="00595CC5"/>
    <w:rsid w:val="005962D3"/>
    <w:rsid w:val="0059703B"/>
    <w:rsid w:val="005A3674"/>
    <w:rsid w:val="005A4820"/>
    <w:rsid w:val="005A52CA"/>
    <w:rsid w:val="005A5F03"/>
    <w:rsid w:val="005A634F"/>
    <w:rsid w:val="005A7175"/>
    <w:rsid w:val="005A7F0A"/>
    <w:rsid w:val="005B1522"/>
    <w:rsid w:val="005B1BAF"/>
    <w:rsid w:val="005B1D71"/>
    <w:rsid w:val="005B1E61"/>
    <w:rsid w:val="005B2A20"/>
    <w:rsid w:val="005B2D11"/>
    <w:rsid w:val="005B2E7B"/>
    <w:rsid w:val="005B3E51"/>
    <w:rsid w:val="005B5738"/>
    <w:rsid w:val="005B610C"/>
    <w:rsid w:val="005B6ECA"/>
    <w:rsid w:val="005B7AB8"/>
    <w:rsid w:val="005B7B3E"/>
    <w:rsid w:val="005C02F2"/>
    <w:rsid w:val="005C113A"/>
    <w:rsid w:val="005C1601"/>
    <w:rsid w:val="005C1948"/>
    <w:rsid w:val="005C1E49"/>
    <w:rsid w:val="005C1F1F"/>
    <w:rsid w:val="005C275C"/>
    <w:rsid w:val="005C2F1E"/>
    <w:rsid w:val="005C3B8D"/>
    <w:rsid w:val="005C47C2"/>
    <w:rsid w:val="005C4808"/>
    <w:rsid w:val="005C529B"/>
    <w:rsid w:val="005C5D21"/>
    <w:rsid w:val="005D0454"/>
    <w:rsid w:val="005D1E54"/>
    <w:rsid w:val="005D421A"/>
    <w:rsid w:val="005D4ED7"/>
    <w:rsid w:val="005D6683"/>
    <w:rsid w:val="005D6BD6"/>
    <w:rsid w:val="005D72BB"/>
    <w:rsid w:val="005D75EA"/>
    <w:rsid w:val="005D79BF"/>
    <w:rsid w:val="005D7D7E"/>
    <w:rsid w:val="005E1B46"/>
    <w:rsid w:val="005E2EB5"/>
    <w:rsid w:val="005E38BE"/>
    <w:rsid w:val="005E3CA7"/>
    <w:rsid w:val="005E3EF7"/>
    <w:rsid w:val="005E4E2D"/>
    <w:rsid w:val="005E7E91"/>
    <w:rsid w:val="005E7EEC"/>
    <w:rsid w:val="005E7F17"/>
    <w:rsid w:val="005F0A31"/>
    <w:rsid w:val="005F14A1"/>
    <w:rsid w:val="005F2C3F"/>
    <w:rsid w:val="005F3097"/>
    <w:rsid w:val="005F3150"/>
    <w:rsid w:val="005F3D90"/>
    <w:rsid w:val="005F671E"/>
    <w:rsid w:val="005F7A83"/>
    <w:rsid w:val="005F7EFC"/>
    <w:rsid w:val="00601751"/>
    <w:rsid w:val="00602012"/>
    <w:rsid w:val="006028DD"/>
    <w:rsid w:val="00604526"/>
    <w:rsid w:val="006045D8"/>
    <w:rsid w:val="006047A5"/>
    <w:rsid w:val="0060486E"/>
    <w:rsid w:val="00606A0A"/>
    <w:rsid w:val="00611214"/>
    <w:rsid w:val="006112A6"/>
    <w:rsid w:val="00611ABB"/>
    <w:rsid w:val="00612E9A"/>
    <w:rsid w:val="00612FC5"/>
    <w:rsid w:val="00613119"/>
    <w:rsid w:val="006137FF"/>
    <w:rsid w:val="0061478F"/>
    <w:rsid w:val="00615935"/>
    <w:rsid w:val="006164AB"/>
    <w:rsid w:val="00625A55"/>
    <w:rsid w:val="00627283"/>
    <w:rsid w:val="006333E5"/>
    <w:rsid w:val="0063380B"/>
    <w:rsid w:val="00633C73"/>
    <w:rsid w:val="00637AB9"/>
    <w:rsid w:val="00637C74"/>
    <w:rsid w:val="0064048C"/>
    <w:rsid w:val="00641BB8"/>
    <w:rsid w:val="00641DF3"/>
    <w:rsid w:val="006424D1"/>
    <w:rsid w:val="00642733"/>
    <w:rsid w:val="006428E2"/>
    <w:rsid w:val="00643BF5"/>
    <w:rsid w:val="00646EA9"/>
    <w:rsid w:val="00647F6C"/>
    <w:rsid w:val="00647FE5"/>
    <w:rsid w:val="00651EB6"/>
    <w:rsid w:val="00651ED0"/>
    <w:rsid w:val="00653217"/>
    <w:rsid w:val="006553F9"/>
    <w:rsid w:val="0065680F"/>
    <w:rsid w:val="00657A55"/>
    <w:rsid w:val="006607A7"/>
    <w:rsid w:val="0066184A"/>
    <w:rsid w:val="00661879"/>
    <w:rsid w:val="00662EA4"/>
    <w:rsid w:val="006632FC"/>
    <w:rsid w:val="00663879"/>
    <w:rsid w:val="00663BA9"/>
    <w:rsid w:val="006679D6"/>
    <w:rsid w:val="006709C5"/>
    <w:rsid w:val="00670E8A"/>
    <w:rsid w:val="0067166C"/>
    <w:rsid w:val="006728E9"/>
    <w:rsid w:val="00673C00"/>
    <w:rsid w:val="00675F08"/>
    <w:rsid w:val="006774E3"/>
    <w:rsid w:val="006776BC"/>
    <w:rsid w:val="00677ED6"/>
    <w:rsid w:val="00680523"/>
    <w:rsid w:val="00680CF3"/>
    <w:rsid w:val="00682250"/>
    <w:rsid w:val="00683304"/>
    <w:rsid w:val="00683969"/>
    <w:rsid w:val="0068704A"/>
    <w:rsid w:val="00690ED8"/>
    <w:rsid w:val="00692729"/>
    <w:rsid w:val="00692A57"/>
    <w:rsid w:val="00692D17"/>
    <w:rsid w:val="00692E79"/>
    <w:rsid w:val="00693602"/>
    <w:rsid w:val="006945EE"/>
    <w:rsid w:val="00695DCE"/>
    <w:rsid w:val="00695EDD"/>
    <w:rsid w:val="006968D7"/>
    <w:rsid w:val="006973A2"/>
    <w:rsid w:val="00697998"/>
    <w:rsid w:val="00697A16"/>
    <w:rsid w:val="006A0547"/>
    <w:rsid w:val="006A05A5"/>
    <w:rsid w:val="006A096C"/>
    <w:rsid w:val="006A0FFD"/>
    <w:rsid w:val="006A56B0"/>
    <w:rsid w:val="006A5945"/>
    <w:rsid w:val="006A6105"/>
    <w:rsid w:val="006A693F"/>
    <w:rsid w:val="006B02C4"/>
    <w:rsid w:val="006B0831"/>
    <w:rsid w:val="006B1939"/>
    <w:rsid w:val="006B2658"/>
    <w:rsid w:val="006B56DB"/>
    <w:rsid w:val="006B692B"/>
    <w:rsid w:val="006C399F"/>
    <w:rsid w:val="006C44FD"/>
    <w:rsid w:val="006C6123"/>
    <w:rsid w:val="006C727E"/>
    <w:rsid w:val="006C7321"/>
    <w:rsid w:val="006C7E47"/>
    <w:rsid w:val="006D07BE"/>
    <w:rsid w:val="006D0972"/>
    <w:rsid w:val="006D17E7"/>
    <w:rsid w:val="006D346F"/>
    <w:rsid w:val="006D563B"/>
    <w:rsid w:val="006D5B84"/>
    <w:rsid w:val="006D638B"/>
    <w:rsid w:val="006E1904"/>
    <w:rsid w:val="006E1B74"/>
    <w:rsid w:val="006E2FBB"/>
    <w:rsid w:val="006E6038"/>
    <w:rsid w:val="006E7247"/>
    <w:rsid w:val="006E75D4"/>
    <w:rsid w:val="006F00DA"/>
    <w:rsid w:val="006F01C6"/>
    <w:rsid w:val="006F07CD"/>
    <w:rsid w:val="006F31CE"/>
    <w:rsid w:val="006F3556"/>
    <w:rsid w:val="006F3DC5"/>
    <w:rsid w:val="006F4D91"/>
    <w:rsid w:val="006F57A7"/>
    <w:rsid w:val="006F5D24"/>
    <w:rsid w:val="006F6545"/>
    <w:rsid w:val="006F6764"/>
    <w:rsid w:val="006F7CF2"/>
    <w:rsid w:val="0070074A"/>
    <w:rsid w:val="0070091F"/>
    <w:rsid w:val="007016EC"/>
    <w:rsid w:val="00702318"/>
    <w:rsid w:val="007034EE"/>
    <w:rsid w:val="0070359C"/>
    <w:rsid w:val="00703F00"/>
    <w:rsid w:val="007046EC"/>
    <w:rsid w:val="007048BC"/>
    <w:rsid w:val="007048E0"/>
    <w:rsid w:val="00704950"/>
    <w:rsid w:val="007058B9"/>
    <w:rsid w:val="00711E3E"/>
    <w:rsid w:val="007122A3"/>
    <w:rsid w:val="00712D36"/>
    <w:rsid w:val="00712D4B"/>
    <w:rsid w:val="00714ACC"/>
    <w:rsid w:val="00714CD0"/>
    <w:rsid w:val="00716977"/>
    <w:rsid w:val="007172B0"/>
    <w:rsid w:val="00720569"/>
    <w:rsid w:val="00720EB8"/>
    <w:rsid w:val="00721383"/>
    <w:rsid w:val="00722406"/>
    <w:rsid w:val="0072251B"/>
    <w:rsid w:val="00722A07"/>
    <w:rsid w:val="00722ED6"/>
    <w:rsid w:val="00723111"/>
    <w:rsid w:val="00723641"/>
    <w:rsid w:val="007248BD"/>
    <w:rsid w:val="007259A4"/>
    <w:rsid w:val="00725FF3"/>
    <w:rsid w:val="0072671F"/>
    <w:rsid w:val="007277E4"/>
    <w:rsid w:val="00727AB5"/>
    <w:rsid w:val="0073026C"/>
    <w:rsid w:val="007329E3"/>
    <w:rsid w:val="007343DF"/>
    <w:rsid w:val="00735C95"/>
    <w:rsid w:val="0073635A"/>
    <w:rsid w:val="007363AE"/>
    <w:rsid w:val="007428C4"/>
    <w:rsid w:val="00742BA1"/>
    <w:rsid w:val="007431E6"/>
    <w:rsid w:val="007445C3"/>
    <w:rsid w:val="00744B10"/>
    <w:rsid w:val="00744F92"/>
    <w:rsid w:val="007457DA"/>
    <w:rsid w:val="007460E6"/>
    <w:rsid w:val="00746B7F"/>
    <w:rsid w:val="0075111C"/>
    <w:rsid w:val="00751A5B"/>
    <w:rsid w:val="00752BB3"/>
    <w:rsid w:val="007542E4"/>
    <w:rsid w:val="00754AEF"/>
    <w:rsid w:val="00755149"/>
    <w:rsid w:val="0075566F"/>
    <w:rsid w:val="00755A2E"/>
    <w:rsid w:val="00756471"/>
    <w:rsid w:val="007565D3"/>
    <w:rsid w:val="00756CCA"/>
    <w:rsid w:val="007600F0"/>
    <w:rsid w:val="007605AD"/>
    <w:rsid w:val="00760686"/>
    <w:rsid w:val="00763751"/>
    <w:rsid w:val="007645EC"/>
    <w:rsid w:val="00765758"/>
    <w:rsid w:val="00765830"/>
    <w:rsid w:val="00767823"/>
    <w:rsid w:val="00770522"/>
    <w:rsid w:val="00773D95"/>
    <w:rsid w:val="00774913"/>
    <w:rsid w:val="00774A52"/>
    <w:rsid w:val="00775797"/>
    <w:rsid w:val="0077637F"/>
    <w:rsid w:val="00776AB1"/>
    <w:rsid w:val="00776D92"/>
    <w:rsid w:val="0077716C"/>
    <w:rsid w:val="00777D2F"/>
    <w:rsid w:val="007869EB"/>
    <w:rsid w:val="00787E37"/>
    <w:rsid w:val="007909D3"/>
    <w:rsid w:val="00790DFE"/>
    <w:rsid w:val="00792A07"/>
    <w:rsid w:val="00792C32"/>
    <w:rsid w:val="00793553"/>
    <w:rsid w:val="00793D77"/>
    <w:rsid w:val="00796665"/>
    <w:rsid w:val="00796707"/>
    <w:rsid w:val="00796E62"/>
    <w:rsid w:val="00797B40"/>
    <w:rsid w:val="00797F9F"/>
    <w:rsid w:val="007A022B"/>
    <w:rsid w:val="007A0B0A"/>
    <w:rsid w:val="007A0F06"/>
    <w:rsid w:val="007A1243"/>
    <w:rsid w:val="007A277A"/>
    <w:rsid w:val="007A5047"/>
    <w:rsid w:val="007A5B26"/>
    <w:rsid w:val="007A7E28"/>
    <w:rsid w:val="007B0D86"/>
    <w:rsid w:val="007B1333"/>
    <w:rsid w:val="007B1ED0"/>
    <w:rsid w:val="007B2D18"/>
    <w:rsid w:val="007B336D"/>
    <w:rsid w:val="007B43E4"/>
    <w:rsid w:val="007B4995"/>
    <w:rsid w:val="007B5CEB"/>
    <w:rsid w:val="007B78F3"/>
    <w:rsid w:val="007C2925"/>
    <w:rsid w:val="007C5549"/>
    <w:rsid w:val="007C6CC7"/>
    <w:rsid w:val="007C7B36"/>
    <w:rsid w:val="007D0319"/>
    <w:rsid w:val="007D0616"/>
    <w:rsid w:val="007D159A"/>
    <w:rsid w:val="007D1E78"/>
    <w:rsid w:val="007D2A77"/>
    <w:rsid w:val="007D2CC4"/>
    <w:rsid w:val="007D3E04"/>
    <w:rsid w:val="007D4D1A"/>
    <w:rsid w:val="007E0116"/>
    <w:rsid w:val="007E118D"/>
    <w:rsid w:val="007E2597"/>
    <w:rsid w:val="007E2BF9"/>
    <w:rsid w:val="007E3C8F"/>
    <w:rsid w:val="007E42D2"/>
    <w:rsid w:val="007E6766"/>
    <w:rsid w:val="007E7867"/>
    <w:rsid w:val="007F143D"/>
    <w:rsid w:val="007F310D"/>
    <w:rsid w:val="007F3D9C"/>
    <w:rsid w:val="007F425B"/>
    <w:rsid w:val="007F4B0F"/>
    <w:rsid w:val="007F5BE3"/>
    <w:rsid w:val="007F5D9D"/>
    <w:rsid w:val="007F6D7B"/>
    <w:rsid w:val="007F7FF2"/>
    <w:rsid w:val="0080007B"/>
    <w:rsid w:val="008000BF"/>
    <w:rsid w:val="008005E6"/>
    <w:rsid w:val="00800872"/>
    <w:rsid w:val="008010CB"/>
    <w:rsid w:val="00803C7A"/>
    <w:rsid w:val="00805211"/>
    <w:rsid w:val="00806408"/>
    <w:rsid w:val="00807542"/>
    <w:rsid w:val="00811667"/>
    <w:rsid w:val="00812404"/>
    <w:rsid w:val="00812F03"/>
    <w:rsid w:val="00814C4B"/>
    <w:rsid w:val="00815DF9"/>
    <w:rsid w:val="008163B9"/>
    <w:rsid w:val="00820A85"/>
    <w:rsid w:val="0082187B"/>
    <w:rsid w:val="00823768"/>
    <w:rsid w:val="008239EB"/>
    <w:rsid w:val="00823D93"/>
    <w:rsid w:val="008261C1"/>
    <w:rsid w:val="00826277"/>
    <w:rsid w:val="00827DE0"/>
    <w:rsid w:val="0083142B"/>
    <w:rsid w:val="0083266D"/>
    <w:rsid w:val="00833288"/>
    <w:rsid w:val="00833F4C"/>
    <w:rsid w:val="00833F76"/>
    <w:rsid w:val="00834117"/>
    <w:rsid w:val="00835563"/>
    <w:rsid w:val="0083786C"/>
    <w:rsid w:val="008423A6"/>
    <w:rsid w:val="00845399"/>
    <w:rsid w:val="00850B3D"/>
    <w:rsid w:val="00851045"/>
    <w:rsid w:val="0085199E"/>
    <w:rsid w:val="008535D7"/>
    <w:rsid w:val="008572B1"/>
    <w:rsid w:val="008577A5"/>
    <w:rsid w:val="00861419"/>
    <w:rsid w:val="008638BB"/>
    <w:rsid w:val="0086499D"/>
    <w:rsid w:val="00864B5C"/>
    <w:rsid w:val="0086540E"/>
    <w:rsid w:val="008673C6"/>
    <w:rsid w:val="00867830"/>
    <w:rsid w:val="008708A6"/>
    <w:rsid w:val="00871BE1"/>
    <w:rsid w:val="008720A4"/>
    <w:rsid w:val="0087218C"/>
    <w:rsid w:val="00872F18"/>
    <w:rsid w:val="00874789"/>
    <w:rsid w:val="008756DD"/>
    <w:rsid w:val="00876C36"/>
    <w:rsid w:val="00880CC3"/>
    <w:rsid w:val="00880E86"/>
    <w:rsid w:val="00881AE7"/>
    <w:rsid w:val="00882328"/>
    <w:rsid w:val="00882F81"/>
    <w:rsid w:val="0088393E"/>
    <w:rsid w:val="008847AF"/>
    <w:rsid w:val="0088512E"/>
    <w:rsid w:val="00886A06"/>
    <w:rsid w:val="00887470"/>
    <w:rsid w:val="008877CF"/>
    <w:rsid w:val="00891D08"/>
    <w:rsid w:val="00892268"/>
    <w:rsid w:val="0089264C"/>
    <w:rsid w:val="008938E4"/>
    <w:rsid w:val="00894070"/>
    <w:rsid w:val="0089494C"/>
    <w:rsid w:val="00894D41"/>
    <w:rsid w:val="008956A1"/>
    <w:rsid w:val="00895D52"/>
    <w:rsid w:val="008979F8"/>
    <w:rsid w:val="008A1494"/>
    <w:rsid w:val="008A19E2"/>
    <w:rsid w:val="008A4243"/>
    <w:rsid w:val="008A584F"/>
    <w:rsid w:val="008A6E60"/>
    <w:rsid w:val="008B0BD5"/>
    <w:rsid w:val="008B3E10"/>
    <w:rsid w:val="008B4CD6"/>
    <w:rsid w:val="008B5274"/>
    <w:rsid w:val="008C1B1A"/>
    <w:rsid w:val="008C27FD"/>
    <w:rsid w:val="008C4424"/>
    <w:rsid w:val="008C4E70"/>
    <w:rsid w:val="008C5419"/>
    <w:rsid w:val="008C5702"/>
    <w:rsid w:val="008C716B"/>
    <w:rsid w:val="008D0AAB"/>
    <w:rsid w:val="008D2470"/>
    <w:rsid w:val="008E0EF8"/>
    <w:rsid w:val="008E307C"/>
    <w:rsid w:val="008E3DC8"/>
    <w:rsid w:val="008E532F"/>
    <w:rsid w:val="008E63FD"/>
    <w:rsid w:val="008E6CE1"/>
    <w:rsid w:val="008E7D35"/>
    <w:rsid w:val="008F18C4"/>
    <w:rsid w:val="008F4289"/>
    <w:rsid w:val="008F650F"/>
    <w:rsid w:val="0090058A"/>
    <w:rsid w:val="00900697"/>
    <w:rsid w:val="0090174F"/>
    <w:rsid w:val="009024F2"/>
    <w:rsid w:val="009032FC"/>
    <w:rsid w:val="009046EA"/>
    <w:rsid w:val="00910AAC"/>
    <w:rsid w:val="009115F2"/>
    <w:rsid w:val="009118F2"/>
    <w:rsid w:val="00912671"/>
    <w:rsid w:val="009139B3"/>
    <w:rsid w:val="00913E4D"/>
    <w:rsid w:val="00914615"/>
    <w:rsid w:val="00914BC9"/>
    <w:rsid w:val="009161DF"/>
    <w:rsid w:val="00917057"/>
    <w:rsid w:val="00917E30"/>
    <w:rsid w:val="00920841"/>
    <w:rsid w:val="00921C8C"/>
    <w:rsid w:val="00926114"/>
    <w:rsid w:val="00927222"/>
    <w:rsid w:val="009276B5"/>
    <w:rsid w:val="00927E6B"/>
    <w:rsid w:val="00930E60"/>
    <w:rsid w:val="00931878"/>
    <w:rsid w:val="009338CC"/>
    <w:rsid w:val="00934051"/>
    <w:rsid w:val="00934270"/>
    <w:rsid w:val="00935465"/>
    <w:rsid w:val="00936A39"/>
    <w:rsid w:val="00937745"/>
    <w:rsid w:val="0094196C"/>
    <w:rsid w:val="0094348C"/>
    <w:rsid w:val="00943F11"/>
    <w:rsid w:val="00945108"/>
    <w:rsid w:val="00945258"/>
    <w:rsid w:val="00945877"/>
    <w:rsid w:val="00950760"/>
    <w:rsid w:val="00951A6B"/>
    <w:rsid w:val="00952297"/>
    <w:rsid w:val="009526AE"/>
    <w:rsid w:val="009527E2"/>
    <w:rsid w:val="00953716"/>
    <w:rsid w:val="00953D93"/>
    <w:rsid w:val="00953FD8"/>
    <w:rsid w:val="0095499A"/>
    <w:rsid w:val="00955530"/>
    <w:rsid w:val="00957301"/>
    <w:rsid w:val="009579E9"/>
    <w:rsid w:val="00957D0B"/>
    <w:rsid w:val="009601E0"/>
    <w:rsid w:val="00960C61"/>
    <w:rsid w:val="00960C90"/>
    <w:rsid w:val="0096191B"/>
    <w:rsid w:val="00962AE7"/>
    <w:rsid w:val="009633CD"/>
    <w:rsid w:val="00964718"/>
    <w:rsid w:val="00965DC6"/>
    <w:rsid w:val="009660E9"/>
    <w:rsid w:val="009663B7"/>
    <w:rsid w:val="00966D88"/>
    <w:rsid w:val="00967AA6"/>
    <w:rsid w:val="009701F0"/>
    <w:rsid w:val="00971CE6"/>
    <w:rsid w:val="00972ABF"/>
    <w:rsid w:val="009737E8"/>
    <w:rsid w:val="00974508"/>
    <w:rsid w:val="00974BB1"/>
    <w:rsid w:val="009761B3"/>
    <w:rsid w:val="00976CAF"/>
    <w:rsid w:val="00977367"/>
    <w:rsid w:val="00981B58"/>
    <w:rsid w:val="00981E72"/>
    <w:rsid w:val="00985069"/>
    <w:rsid w:val="00985A70"/>
    <w:rsid w:val="00992CFA"/>
    <w:rsid w:val="00994DC8"/>
    <w:rsid w:val="00995542"/>
    <w:rsid w:val="00995884"/>
    <w:rsid w:val="00995991"/>
    <w:rsid w:val="00995D47"/>
    <w:rsid w:val="0099776A"/>
    <w:rsid w:val="00997832"/>
    <w:rsid w:val="00997CB1"/>
    <w:rsid w:val="009A01D2"/>
    <w:rsid w:val="009A0AF9"/>
    <w:rsid w:val="009A13A6"/>
    <w:rsid w:val="009A1436"/>
    <w:rsid w:val="009A2BD2"/>
    <w:rsid w:val="009A318E"/>
    <w:rsid w:val="009A3684"/>
    <w:rsid w:val="009A3889"/>
    <w:rsid w:val="009A38D3"/>
    <w:rsid w:val="009A3EB7"/>
    <w:rsid w:val="009A4A99"/>
    <w:rsid w:val="009A742D"/>
    <w:rsid w:val="009A752B"/>
    <w:rsid w:val="009A7EE1"/>
    <w:rsid w:val="009B028E"/>
    <w:rsid w:val="009B04DF"/>
    <w:rsid w:val="009B074F"/>
    <w:rsid w:val="009B07AA"/>
    <w:rsid w:val="009B1FD6"/>
    <w:rsid w:val="009B3161"/>
    <w:rsid w:val="009B35DF"/>
    <w:rsid w:val="009B46DA"/>
    <w:rsid w:val="009B4BCE"/>
    <w:rsid w:val="009B5380"/>
    <w:rsid w:val="009B6B36"/>
    <w:rsid w:val="009B6F4A"/>
    <w:rsid w:val="009B7CC1"/>
    <w:rsid w:val="009C01BE"/>
    <w:rsid w:val="009C21B2"/>
    <w:rsid w:val="009C31C1"/>
    <w:rsid w:val="009C36DF"/>
    <w:rsid w:val="009C38D8"/>
    <w:rsid w:val="009C4A05"/>
    <w:rsid w:val="009C51FC"/>
    <w:rsid w:val="009C7C5F"/>
    <w:rsid w:val="009D04C5"/>
    <w:rsid w:val="009D306D"/>
    <w:rsid w:val="009D3A3B"/>
    <w:rsid w:val="009D3AD2"/>
    <w:rsid w:val="009D56E1"/>
    <w:rsid w:val="009D5B66"/>
    <w:rsid w:val="009D790B"/>
    <w:rsid w:val="009D79BF"/>
    <w:rsid w:val="009D7CA7"/>
    <w:rsid w:val="009E0010"/>
    <w:rsid w:val="009E07FD"/>
    <w:rsid w:val="009E230B"/>
    <w:rsid w:val="009E29FD"/>
    <w:rsid w:val="009E2F6C"/>
    <w:rsid w:val="009E3FF1"/>
    <w:rsid w:val="009E4E34"/>
    <w:rsid w:val="009E6205"/>
    <w:rsid w:val="009E7079"/>
    <w:rsid w:val="009E72D7"/>
    <w:rsid w:val="009E739A"/>
    <w:rsid w:val="009F0ADC"/>
    <w:rsid w:val="009F237E"/>
    <w:rsid w:val="009F466E"/>
    <w:rsid w:val="009F505B"/>
    <w:rsid w:val="009F516B"/>
    <w:rsid w:val="009F5B56"/>
    <w:rsid w:val="009F676C"/>
    <w:rsid w:val="009F7318"/>
    <w:rsid w:val="009F74E3"/>
    <w:rsid w:val="00A014EB"/>
    <w:rsid w:val="00A01A1B"/>
    <w:rsid w:val="00A024FC"/>
    <w:rsid w:val="00A03772"/>
    <w:rsid w:val="00A03815"/>
    <w:rsid w:val="00A03C77"/>
    <w:rsid w:val="00A0444D"/>
    <w:rsid w:val="00A047E4"/>
    <w:rsid w:val="00A05EA9"/>
    <w:rsid w:val="00A10899"/>
    <w:rsid w:val="00A10D57"/>
    <w:rsid w:val="00A120CF"/>
    <w:rsid w:val="00A126CB"/>
    <w:rsid w:val="00A12F71"/>
    <w:rsid w:val="00A1537F"/>
    <w:rsid w:val="00A155CC"/>
    <w:rsid w:val="00A15E62"/>
    <w:rsid w:val="00A1763D"/>
    <w:rsid w:val="00A20CC3"/>
    <w:rsid w:val="00A2131D"/>
    <w:rsid w:val="00A21C2B"/>
    <w:rsid w:val="00A22071"/>
    <w:rsid w:val="00A226BA"/>
    <w:rsid w:val="00A239C1"/>
    <w:rsid w:val="00A245D9"/>
    <w:rsid w:val="00A24EC1"/>
    <w:rsid w:val="00A2505D"/>
    <w:rsid w:val="00A26BF0"/>
    <w:rsid w:val="00A30AC8"/>
    <w:rsid w:val="00A30DEB"/>
    <w:rsid w:val="00A31C6A"/>
    <w:rsid w:val="00A33E5D"/>
    <w:rsid w:val="00A36A84"/>
    <w:rsid w:val="00A37A37"/>
    <w:rsid w:val="00A37FBE"/>
    <w:rsid w:val="00A41E1C"/>
    <w:rsid w:val="00A422C1"/>
    <w:rsid w:val="00A4247F"/>
    <w:rsid w:val="00A42913"/>
    <w:rsid w:val="00A44C10"/>
    <w:rsid w:val="00A44CB8"/>
    <w:rsid w:val="00A45295"/>
    <w:rsid w:val="00A47B74"/>
    <w:rsid w:val="00A50AA2"/>
    <w:rsid w:val="00A52CD3"/>
    <w:rsid w:val="00A53415"/>
    <w:rsid w:val="00A5418E"/>
    <w:rsid w:val="00A556CD"/>
    <w:rsid w:val="00A55BD4"/>
    <w:rsid w:val="00A56167"/>
    <w:rsid w:val="00A60AFE"/>
    <w:rsid w:val="00A61096"/>
    <w:rsid w:val="00A6291F"/>
    <w:rsid w:val="00A65C7C"/>
    <w:rsid w:val="00A67A76"/>
    <w:rsid w:val="00A72038"/>
    <w:rsid w:val="00A7296C"/>
    <w:rsid w:val="00A7354F"/>
    <w:rsid w:val="00A736A6"/>
    <w:rsid w:val="00A75425"/>
    <w:rsid w:val="00A75BD9"/>
    <w:rsid w:val="00A76846"/>
    <w:rsid w:val="00A76C5E"/>
    <w:rsid w:val="00A80820"/>
    <w:rsid w:val="00A80F41"/>
    <w:rsid w:val="00A822FA"/>
    <w:rsid w:val="00A8337A"/>
    <w:rsid w:val="00A836C2"/>
    <w:rsid w:val="00A84000"/>
    <w:rsid w:val="00A85345"/>
    <w:rsid w:val="00A8726B"/>
    <w:rsid w:val="00A8729F"/>
    <w:rsid w:val="00A907EA"/>
    <w:rsid w:val="00A90961"/>
    <w:rsid w:val="00A91166"/>
    <w:rsid w:val="00A941F4"/>
    <w:rsid w:val="00A9485E"/>
    <w:rsid w:val="00A94908"/>
    <w:rsid w:val="00A94FEE"/>
    <w:rsid w:val="00A97339"/>
    <w:rsid w:val="00A97AB5"/>
    <w:rsid w:val="00A97AE8"/>
    <w:rsid w:val="00AA034F"/>
    <w:rsid w:val="00AA1F7B"/>
    <w:rsid w:val="00AA3216"/>
    <w:rsid w:val="00AA353F"/>
    <w:rsid w:val="00AA40AA"/>
    <w:rsid w:val="00AA54AC"/>
    <w:rsid w:val="00AA5C1B"/>
    <w:rsid w:val="00AA7D00"/>
    <w:rsid w:val="00AB02C8"/>
    <w:rsid w:val="00AB0FA7"/>
    <w:rsid w:val="00AB132D"/>
    <w:rsid w:val="00AB1648"/>
    <w:rsid w:val="00AB269D"/>
    <w:rsid w:val="00AB30E2"/>
    <w:rsid w:val="00AB3A95"/>
    <w:rsid w:val="00AB5139"/>
    <w:rsid w:val="00AB5E39"/>
    <w:rsid w:val="00AB649B"/>
    <w:rsid w:val="00AB7D83"/>
    <w:rsid w:val="00AC0918"/>
    <w:rsid w:val="00AC1403"/>
    <w:rsid w:val="00AC148F"/>
    <w:rsid w:val="00AC199D"/>
    <w:rsid w:val="00AC3C74"/>
    <w:rsid w:val="00AC43B7"/>
    <w:rsid w:val="00AC4617"/>
    <w:rsid w:val="00AC5977"/>
    <w:rsid w:val="00AC6CAC"/>
    <w:rsid w:val="00AC6F8B"/>
    <w:rsid w:val="00AD12C8"/>
    <w:rsid w:val="00AD1466"/>
    <w:rsid w:val="00AD1DA5"/>
    <w:rsid w:val="00AD2CAB"/>
    <w:rsid w:val="00AD3A05"/>
    <w:rsid w:val="00AD3EBF"/>
    <w:rsid w:val="00AD7AA2"/>
    <w:rsid w:val="00AD7C9C"/>
    <w:rsid w:val="00AE0F6E"/>
    <w:rsid w:val="00AE27C1"/>
    <w:rsid w:val="00AE397A"/>
    <w:rsid w:val="00AE43D8"/>
    <w:rsid w:val="00AE447B"/>
    <w:rsid w:val="00AF1814"/>
    <w:rsid w:val="00AF254D"/>
    <w:rsid w:val="00AF2CB1"/>
    <w:rsid w:val="00AF3430"/>
    <w:rsid w:val="00AF3A1C"/>
    <w:rsid w:val="00AF421B"/>
    <w:rsid w:val="00AF43DF"/>
    <w:rsid w:val="00AF43F0"/>
    <w:rsid w:val="00AF4781"/>
    <w:rsid w:val="00AF6560"/>
    <w:rsid w:val="00AF69EC"/>
    <w:rsid w:val="00AF773A"/>
    <w:rsid w:val="00AF7BE1"/>
    <w:rsid w:val="00B03B0E"/>
    <w:rsid w:val="00B1453B"/>
    <w:rsid w:val="00B1486B"/>
    <w:rsid w:val="00B151DE"/>
    <w:rsid w:val="00B20650"/>
    <w:rsid w:val="00B20730"/>
    <w:rsid w:val="00B215F6"/>
    <w:rsid w:val="00B21781"/>
    <w:rsid w:val="00B23AB4"/>
    <w:rsid w:val="00B23CFC"/>
    <w:rsid w:val="00B24D1C"/>
    <w:rsid w:val="00B25919"/>
    <w:rsid w:val="00B271EB"/>
    <w:rsid w:val="00B27D5D"/>
    <w:rsid w:val="00B30A00"/>
    <w:rsid w:val="00B317EE"/>
    <w:rsid w:val="00B31ACF"/>
    <w:rsid w:val="00B31FAB"/>
    <w:rsid w:val="00B324A6"/>
    <w:rsid w:val="00B35EBE"/>
    <w:rsid w:val="00B3619E"/>
    <w:rsid w:val="00B4038E"/>
    <w:rsid w:val="00B40B66"/>
    <w:rsid w:val="00B422D6"/>
    <w:rsid w:val="00B4304A"/>
    <w:rsid w:val="00B4314F"/>
    <w:rsid w:val="00B43D6C"/>
    <w:rsid w:val="00B45964"/>
    <w:rsid w:val="00B45DD6"/>
    <w:rsid w:val="00B475EB"/>
    <w:rsid w:val="00B52023"/>
    <w:rsid w:val="00B52683"/>
    <w:rsid w:val="00B530C6"/>
    <w:rsid w:val="00B535D8"/>
    <w:rsid w:val="00B53BF4"/>
    <w:rsid w:val="00B53DE1"/>
    <w:rsid w:val="00B56D8C"/>
    <w:rsid w:val="00B574D4"/>
    <w:rsid w:val="00B600D4"/>
    <w:rsid w:val="00B604A6"/>
    <w:rsid w:val="00B62B52"/>
    <w:rsid w:val="00B63CED"/>
    <w:rsid w:val="00B65470"/>
    <w:rsid w:val="00B65BE1"/>
    <w:rsid w:val="00B70362"/>
    <w:rsid w:val="00B70B43"/>
    <w:rsid w:val="00B70EBD"/>
    <w:rsid w:val="00B726B5"/>
    <w:rsid w:val="00B77801"/>
    <w:rsid w:val="00B8039C"/>
    <w:rsid w:val="00B8065D"/>
    <w:rsid w:val="00B8241B"/>
    <w:rsid w:val="00B828E3"/>
    <w:rsid w:val="00B8495B"/>
    <w:rsid w:val="00B8554E"/>
    <w:rsid w:val="00B8572C"/>
    <w:rsid w:val="00B85D01"/>
    <w:rsid w:val="00B86B6D"/>
    <w:rsid w:val="00B86FE2"/>
    <w:rsid w:val="00B871BD"/>
    <w:rsid w:val="00B90D66"/>
    <w:rsid w:val="00B918F2"/>
    <w:rsid w:val="00B927D1"/>
    <w:rsid w:val="00B96253"/>
    <w:rsid w:val="00B96EDF"/>
    <w:rsid w:val="00B978E8"/>
    <w:rsid w:val="00BA0BA1"/>
    <w:rsid w:val="00BA2AC2"/>
    <w:rsid w:val="00BA3870"/>
    <w:rsid w:val="00BA4A56"/>
    <w:rsid w:val="00BA5B73"/>
    <w:rsid w:val="00BA5B9C"/>
    <w:rsid w:val="00BA5DDE"/>
    <w:rsid w:val="00BA5FEF"/>
    <w:rsid w:val="00BA77D8"/>
    <w:rsid w:val="00BB0291"/>
    <w:rsid w:val="00BB1910"/>
    <w:rsid w:val="00BB2868"/>
    <w:rsid w:val="00BB2CE6"/>
    <w:rsid w:val="00BB4156"/>
    <w:rsid w:val="00BB4F47"/>
    <w:rsid w:val="00BB5649"/>
    <w:rsid w:val="00BB7140"/>
    <w:rsid w:val="00BC118F"/>
    <w:rsid w:val="00BC3F50"/>
    <w:rsid w:val="00BC3F5A"/>
    <w:rsid w:val="00BC406D"/>
    <w:rsid w:val="00BC4793"/>
    <w:rsid w:val="00BC5A9F"/>
    <w:rsid w:val="00BC7641"/>
    <w:rsid w:val="00BC7FE9"/>
    <w:rsid w:val="00BD123F"/>
    <w:rsid w:val="00BD2E70"/>
    <w:rsid w:val="00BD6FA6"/>
    <w:rsid w:val="00BD7F0A"/>
    <w:rsid w:val="00BE0D60"/>
    <w:rsid w:val="00BE1FC0"/>
    <w:rsid w:val="00BE25FD"/>
    <w:rsid w:val="00BE2683"/>
    <w:rsid w:val="00BE4650"/>
    <w:rsid w:val="00BE46F2"/>
    <w:rsid w:val="00BE49D1"/>
    <w:rsid w:val="00BE7D42"/>
    <w:rsid w:val="00BF0919"/>
    <w:rsid w:val="00BF22AC"/>
    <w:rsid w:val="00BF2BD5"/>
    <w:rsid w:val="00BF7820"/>
    <w:rsid w:val="00C00134"/>
    <w:rsid w:val="00C00BE1"/>
    <w:rsid w:val="00C026FD"/>
    <w:rsid w:val="00C02E7E"/>
    <w:rsid w:val="00C02E8E"/>
    <w:rsid w:val="00C031CE"/>
    <w:rsid w:val="00C059FD"/>
    <w:rsid w:val="00C05D62"/>
    <w:rsid w:val="00C10BAE"/>
    <w:rsid w:val="00C10E9C"/>
    <w:rsid w:val="00C13080"/>
    <w:rsid w:val="00C136BE"/>
    <w:rsid w:val="00C15F96"/>
    <w:rsid w:val="00C16891"/>
    <w:rsid w:val="00C17488"/>
    <w:rsid w:val="00C2052F"/>
    <w:rsid w:val="00C2460C"/>
    <w:rsid w:val="00C2495A"/>
    <w:rsid w:val="00C26DCF"/>
    <w:rsid w:val="00C30179"/>
    <w:rsid w:val="00C30750"/>
    <w:rsid w:val="00C30D27"/>
    <w:rsid w:val="00C31B42"/>
    <w:rsid w:val="00C33229"/>
    <w:rsid w:val="00C359D6"/>
    <w:rsid w:val="00C35A46"/>
    <w:rsid w:val="00C37C1B"/>
    <w:rsid w:val="00C407EF"/>
    <w:rsid w:val="00C40839"/>
    <w:rsid w:val="00C42B58"/>
    <w:rsid w:val="00C42C28"/>
    <w:rsid w:val="00C432A9"/>
    <w:rsid w:val="00C445B2"/>
    <w:rsid w:val="00C44771"/>
    <w:rsid w:val="00C44809"/>
    <w:rsid w:val="00C44D40"/>
    <w:rsid w:val="00C4570E"/>
    <w:rsid w:val="00C4598D"/>
    <w:rsid w:val="00C46660"/>
    <w:rsid w:val="00C4787F"/>
    <w:rsid w:val="00C50AAA"/>
    <w:rsid w:val="00C50D20"/>
    <w:rsid w:val="00C51AF6"/>
    <w:rsid w:val="00C51EF6"/>
    <w:rsid w:val="00C52115"/>
    <w:rsid w:val="00C532DD"/>
    <w:rsid w:val="00C55442"/>
    <w:rsid w:val="00C570EF"/>
    <w:rsid w:val="00C57E06"/>
    <w:rsid w:val="00C60504"/>
    <w:rsid w:val="00C62DD4"/>
    <w:rsid w:val="00C62FF2"/>
    <w:rsid w:val="00C64B2E"/>
    <w:rsid w:val="00C6568C"/>
    <w:rsid w:val="00C7186E"/>
    <w:rsid w:val="00C7350C"/>
    <w:rsid w:val="00C739AA"/>
    <w:rsid w:val="00C73CFA"/>
    <w:rsid w:val="00C73EBE"/>
    <w:rsid w:val="00C740BE"/>
    <w:rsid w:val="00C75DB1"/>
    <w:rsid w:val="00C7691C"/>
    <w:rsid w:val="00C811BE"/>
    <w:rsid w:val="00C815D1"/>
    <w:rsid w:val="00C81756"/>
    <w:rsid w:val="00C81925"/>
    <w:rsid w:val="00C81F0D"/>
    <w:rsid w:val="00C8208E"/>
    <w:rsid w:val="00C82108"/>
    <w:rsid w:val="00C83797"/>
    <w:rsid w:val="00C83BF9"/>
    <w:rsid w:val="00C842D6"/>
    <w:rsid w:val="00C84553"/>
    <w:rsid w:val="00C84F8F"/>
    <w:rsid w:val="00C8634C"/>
    <w:rsid w:val="00C86A32"/>
    <w:rsid w:val="00C87333"/>
    <w:rsid w:val="00C91743"/>
    <w:rsid w:val="00C91847"/>
    <w:rsid w:val="00C925F4"/>
    <w:rsid w:val="00C93277"/>
    <w:rsid w:val="00C937FC"/>
    <w:rsid w:val="00C93E1A"/>
    <w:rsid w:val="00C949C2"/>
    <w:rsid w:val="00C9675D"/>
    <w:rsid w:val="00C9704B"/>
    <w:rsid w:val="00C97FB9"/>
    <w:rsid w:val="00CA09C8"/>
    <w:rsid w:val="00CA110A"/>
    <w:rsid w:val="00CA2C8E"/>
    <w:rsid w:val="00CA52A3"/>
    <w:rsid w:val="00CA53BF"/>
    <w:rsid w:val="00CA6402"/>
    <w:rsid w:val="00CA6CF8"/>
    <w:rsid w:val="00CA783F"/>
    <w:rsid w:val="00CA7A25"/>
    <w:rsid w:val="00CB220C"/>
    <w:rsid w:val="00CB280B"/>
    <w:rsid w:val="00CB4C24"/>
    <w:rsid w:val="00CC05AA"/>
    <w:rsid w:val="00CC1806"/>
    <w:rsid w:val="00CC18F5"/>
    <w:rsid w:val="00CC1A1D"/>
    <w:rsid w:val="00CC2067"/>
    <w:rsid w:val="00CC237C"/>
    <w:rsid w:val="00CC42AB"/>
    <w:rsid w:val="00CC4674"/>
    <w:rsid w:val="00CC4BA0"/>
    <w:rsid w:val="00CC5285"/>
    <w:rsid w:val="00CC6521"/>
    <w:rsid w:val="00CC68A6"/>
    <w:rsid w:val="00CD2DD9"/>
    <w:rsid w:val="00CD2F54"/>
    <w:rsid w:val="00CD5296"/>
    <w:rsid w:val="00CD56A0"/>
    <w:rsid w:val="00CD6AFA"/>
    <w:rsid w:val="00CE0217"/>
    <w:rsid w:val="00CE0793"/>
    <w:rsid w:val="00CE0DAA"/>
    <w:rsid w:val="00CE1668"/>
    <w:rsid w:val="00CE2510"/>
    <w:rsid w:val="00CE5741"/>
    <w:rsid w:val="00CE6BBD"/>
    <w:rsid w:val="00CE6E80"/>
    <w:rsid w:val="00CE7392"/>
    <w:rsid w:val="00CF3F4D"/>
    <w:rsid w:val="00CF5D49"/>
    <w:rsid w:val="00CF5F52"/>
    <w:rsid w:val="00CF6314"/>
    <w:rsid w:val="00D00494"/>
    <w:rsid w:val="00D005C4"/>
    <w:rsid w:val="00D00CE4"/>
    <w:rsid w:val="00D0392F"/>
    <w:rsid w:val="00D03C68"/>
    <w:rsid w:val="00D07260"/>
    <w:rsid w:val="00D079E4"/>
    <w:rsid w:val="00D10440"/>
    <w:rsid w:val="00D1066A"/>
    <w:rsid w:val="00D112DE"/>
    <w:rsid w:val="00D125D7"/>
    <w:rsid w:val="00D128DC"/>
    <w:rsid w:val="00D12B44"/>
    <w:rsid w:val="00D12D63"/>
    <w:rsid w:val="00D12D91"/>
    <w:rsid w:val="00D13D53"/>
    <w:rsid w:val="00D15E8F"/>
    <w:rsid w:val="00D16550"/>
    <w:rsid w:val="00D1768D"/>
    <w:rsid w:val="00D20588"/>
    <w:rsid w:val="00D207C3"/>
    <w:rsid w:val="00D20A54"/>
    <w:rsid w:val="00D216AD"/>
    <w:rsid w:val="00D22CD7"/>
    <w:rsid w:val="00D236F4"/>
    <w:rsid w:val="00D237A1"/>
    <w:rsid w:val="00D25739"/>
    <w:rsid w:val="00D26005"/>
    <w:rsid w:val="00D2607C"/>
    <w:rsid w:val="00D260D6"/>
    <w:rsid w:val="00D27746"/>
    <w:rsid w:val="00D31997"/>
    <w:rsid w:val="00D32F61"/>
    <w:rsid w:val="00D33243"/>
    <w:rsid w:val="00D341D5"/>
    <w:rsid w:val="00D34B7C"/>
    <w:rsid w:val="00D351C8"/>
    <w:rsid w:val="00D35873"/>
    <w:rsid w:val="00D3596A"/>
    <w:rsid w:val="00D35DAA"/>
    <w:rsid w:val="00D36D19"/>
    <w:rsid w:val="00D379F0"/>
    <w:rsid w:val="00D37C34"/>
    <w:rsid w:val="00D41679"/>
    <w:rsid w:val="00D41DAA"/>
    <w:rsid w:val="00D42D5B"/>
    <w:rsid w:val="00D432EC"/>
    <w:rsid w:val="00D44027"/>
    <w:rsid w:val="00D4459F"/>
    <w:rsid w:val="00D46163"/>
    <w:rsid w:val="00D46D67"/>
    <w:rsid w:val="00D47253"/>
    <w:rsid w:val="00D47423"/>
    <w:rsid w:val="00D47CB4"/>
    <w:rsid w:val="00D50A59"/>
    <w:rsid w:val="00D51DBA"/>
    <w:rsid w:val="00D52596"/>
    <w:rsid w:val="00D5313A"/>
    <w:rsid w:val="00D53896"/>
    <w:rsid w:val="00D5504A"/>
    <w:rsid w:val="00D550F1"/>
    <w:rsid w:val="00D55299"/>
    <w:rsid w:val="00D56871"/>
    <w:rsid w:val="00D57814"/>
    <w:rsid w:val="00D61434"/>
    <w:rsid w:val="00D6208A"/>
    <w:rsid w:val="00D62CD2"/>
    <w:rsid w:val="00D635D6"/>
    <w:rsid w:val="00D65257"/>
    <w:rsid w:val="00D66082"/>
    <w:rsid w:val="00D67108"/>
    <w:rsid w:val="00D72124"/>
    <w:rsid w:val="00D72E85"/>
    <w:rsid w:val="00D738B1"/>
    <w:rsid w:val="00D746C2"/>
    <w:rsid w:val="00D751DC"/>
    <w:rsid w:val="00D80299"/>
    <w:rsid w:val="00D82EEC"/>
    <w:rsid w:val="00D84681"/>
    <w:rsid w:val="00D858B2"/>
    <w:rsid w:val="00D86E7F"/>
    <w:rsid w:val="00D87474"/>
    <w:rsid w:val="00D90FC9"/>
    <w:rsid w:val="00D914E7"/>
    <w:rsid w:val="00D92A55"/>
    <w:rsid w:val="00D92AF4"/>
    <w:rsid w:val="00D933DD"/>
    <w:rsid w:val="00D95EAC"/>
    <w:rsid w:val="00D9646C"/>
    <w:rsid w:val="00DA1481"/>
    <w:rsid w:val="00DA1F35"/>
    <w:rsid w:val="00DA2A84"/>
    <w:rsid w:val="00DA2B15"/>
    <w:rsid w:val="00DA33B1"/>
    <w:rsid w:val="00DA4214"/>
    <w:rsid w:val="00DA5B8D"/>
    <w:rsid w:val="00DA5BB3"/>
    <w:rsid w:val="00DA6D56"/>
    <w:rsid w:val="00DA704B"/>
    <w:rsid w:val="00DB0B9D"/>
    <w:rsid w:val="00DB16EE"/>
    <w:rsid w:val="00DB214A"/>
    <w:rsid w:val="00DB23A4"/>
    <w:rsid w:val="00DB280D"/>
    <w:rsid w:val="00DB3545"/>
    <w:rsid w:val="00DB5109"/>
    <w:rsid w:val="00DB51BF"/>
    <w:rsid w:val="00DB58EA"/>
    <w:rsid w:val="00DB6AFC"/>
    <w:rsid w:val="00DB7149"/>
    <w:rsid w:val="00DC0212"/>
    <w:rsid w:val="00DC14F6"/>
    <w:rsid w:val="00DC16A8"/>
    <w:rsid w:val="00DC17A3"/>
    <w:rsid w:val="00DC1A66"/>
    <w:rsid w:val="00DC2DD0"/>
    <w:rsid w:val="00DC3546"/>
    <w:rsid w:val="00DC3669"/>
    <w:rsid w:val="00DC5535"/>
    <w:rsid w:val="00DC7BAB"/>
    <w:rsid w:val="00DC7EB9"/>
    <w:rsid w:val="00DD1798"/>
    <w:rsid w:val="00DD1F43"/>
    <w:rsid w:val="00DD1F44"/>
    <w:rsid w:val="00DD200C"/>
    <w:rsid w:val="00DD2480"/>
    <w:rsid w:val="00DD2AC9"/>
    <w:rsid w:val="00DD3E81"/>
    <w:rsid w:val="00DD4611"/>
    <w:rsid w:val="00DD494C"/>
    <w:rsid w:val="00DD506D"/>
    <w:rsid w:val="00DD561F"/>
    <w:rsid w:val="00DD5878"/>
    <w:rsid w:val="00DD6D91"/>
    <w:rsid w:val="00DE0B5F"/>
    <w:rsid w:val="00DE0D33"/>
    <w:rsid w:val="00DE2546"/>
    <w:rsid w:val="00DE340F"/>
    <w:rsid w:val="00DE3E91"/>
    <w:rsid w:val="00DE6DCD"/>
    <w:rsid w:val="00DE733B"/>
    <w:rsid w:val="00DE73CD"/>
    <w:rsid w:val="00DE7FF5"/>
    <w:rsid w:val="00DF01CC"/>
    <w:rsid w:val="00DF0958"/>
    <w:rsid w:val="00DF0C6A"/>
    <w:rsid w:val="00DF0D60"/>
    <w:rsid w:val="00DF153D"/>
    <w:rsid w:val="00DF2A0F"/>
    <w:rsid w:val="00DF3025"/>
    <w:rsid w:val="00DF3DA9"/>
    <w:rsid w:val="00DF655D"/>
    <w:rsid w:val="00DF6FFB"/>
    <w:rsid w:val="00E03225"/>
    <w:rsid w:val="00E0327C"/>
    <w:rsid w:val="00E03667"/>
    <w:rsid w:val="00E03AB4"/>
    <w:rsid w:val="00E05C85"/>
    <w:rsid w:val="00E071A9"/>
    <w:rsid w:val="00E078DE"/>
    <w:rsid w:val="00E10122"/>
    <w:rsid w:val="00E10571"/>
    <w:rsid w:val="00E10A85"/>
    <w:rsid w:val="00E12BAF"/>
    <w:rsid w:val="00E13566"/>
    <w:rsid w:val="00E16E8D"/>
    <w:rsid w:val="00E17B35"/>
    <w:rsid w:val="00E17CB3"/>
    <w:rsid w:val="00E17F2E"/>
    <w:rsid w:val="00E205AA"/>
    <w:rsid w:val="00E22701"/>
    <w:rsid w:val="00E227A3"/>
    <w:rsid w:val="00E2346D"/>
    <w:rsid w:val="00E23848"/>
    <w:rsid w:val="00E23F4C"/>
    <w:rsid w:val="00E24227"/>
    <w:rsid w:val="00E246C6"/>
    <w:rsid w:val="00E24D2D"/>
    <w:rsid w:val="00E258E2"/>
    <w:rsid w:val="00E26980"/>
    <w:rsid w:val="00E26A3A"/>
    <w:rsid w:val="00E27A97"/>
    <w:rsid w:val="00E30F60"/>
    <w:rsid w:val="00E31060"/>
    <w:rsid w:val="00E31AE4"/>
    <w:rsid w:val="00E32A61"/>
    <w:rsid w:val="00E33783"/>
    <w:rsid w:val="00E3379A"/>
    <w:rsid w:val="00E33ED8"/>
    <w:rsid w:val="00E34568"/>
    <w:rsid w:val="00E374B2"/>
    <w:rsid w:val="00E41F39"/>
    <w:rsid w:val="00E434B9"/>
    <w:rsid w:val="00E4417C"/>
    <w:rsid w:val="00E4448D"/>
    <w:rsid w:val="00E46BB4"/>
    <w:rsid w:val="00E476D2"/>
    <w:rsid w:val="00E47922"/>
    <w:rsid w:val="00E47CE4"/>
    <w:rsid w:val="00E505BD"/>
    <w:rsid w:val="00E515F4"/>
    <w:rsid w:val="00E51A9F"/>
    <w:rsid w:val="00E52D76"/>
    <w:rsid w:val="00E540AE"/>
    <w:rsid w:val="00E5451B"/>
    <w:rsid w:val="00E55DC2"/>
    <w:rsid w:val="00E57C3B"/>
    <w:rsid w:val="00E60FB6"/>
    <w:rsid w:val="00E61E09"/>
    <w:rsid w:val="00E6431F"/>
    <w:rsid w:val="00E66391"/>
    <w:rsid w:val="00E66E24"/>
    <w:rsid w:val="00E702E7"/>
    <w:rsid w:val="00E70F96"/>
    <w:rsid w:val="00E71E24"/>
    <w:rsid w:val="00E7279F"/>
    <w:rsid w:val="00E73589"/>
    <w:rsid w:val="00E73E6A"/>
    <w:rsid w:val="00E73ECC"/>
    <w:rsid w:val="00E7584F"/>
    <w:rsid w:val="00E75A9E"/>
    <w:rsid w:val="00E76486"/>
    <w:rsid w:val="00E76E93"/>
    <w:rsid w:val="00E8016B"/>
    <w:rsid w:val="00E81D60"/>
    <w:rsid w:val="00E82D92"/>
    <w:rsid w:val="00E8356F"/>
    <w:rsid w:val="00E83CEF"/>
    <w:rsid w:val="00E8420C"/>
    <w:rsid w:val="00E85A68"/>
    <w:rsid w:val="00E85D83"/>
    <w:rsid w:val="00E8609B"/>
    <w:rsid w:val="00E8613F"/>
    <w:rsid w:val="00E864F4"/>
    <w:rsid w:val="00E86E39"/>
    <w:rsid w:val="00E873BA"/>
    <w:rsid w:val="00E90DD4"/>
    <w:rsid w:val="00E90F7D"/>
    <w:rsid w:val="00E91661"/>
    <w:rsid w:val="00E92D07"/>
    <w:rsid w:val="00E955E0"/>
    <w:rsid w:val="00E95EED"/>
    <w:rsid w:val="00E96912"/>
    <w:rsid w:val="00E96A19"/>
    <w:rsid w:val="00E97AD3"/>
    <w:rsid w:val="00E97D19"/>
    <w:rsid w:val="00EA069C"/>
    <w:rsid w:val="00EA1EBE"/>
    <w:rsid w:val="00EA2B43"/>
    <w:rsid w:val="00EA2B5F"/>
    <w:rsid w:val="00EA2F63"/>
    <w:rsid w:val="00EA50BF"/>
    <w:rsid w:val="00EA7075"/>
    <w:rsid w:val="00EB047B"/>
    <w:rsid w:val="00EB13B0"/>
    <w:rsid w:val="00EB2EBF"/>
    <w:rsid w:val="00EB304C"/>
    <w:rsid w:val="00EB379C"/>
    <w:rsid w:val="00EB401F"/>
    <w:rsid w:val="00EB4392"/>
    <w:rsid w:val="00EB67AE"/>
    <w:rsid w:val="00EB6C56"/>
    <w:rsid w:val="00EB7BF2"/>
    <w:rsid w:val="00EC0649"/>
    <w:rsid w:val="00EC0F86"/>
    <w:rsid w:val="00EC11CA"/>
    <w:rsid w:val="00EC2338"/>
    <w:rsid w:val="00EC45D3"/>
    <w:rsid w:val="00EC4678"/>
    <w:rsid w:val="00EC508D"/>
    <w:rsid w:val="00EC6A4D"/>
    <w:rsid w:val="00EC7516"/>
    <w:rsid w:val="00EC76A6"/>
    <w:rsid w:val="00ED01DA"/>
    <w:rsid w:val="00ED0FDD"/>
    <w:rsid w:val="00ED16AD"/>
    <w:rsid w:val="00ED18C0"/>
    <w:rsid w:val="00ED1DC6"/>
    <w:rsid w:val="00ED2094"/>
    <w:rsid w:val="00ED23C9"/>
    <w:rsid w:val="00ED4384"/>
    <w:rsid w:val="00ED5E3E"/>
    <w:rsid w:val="00ED6B01"/>
    <w:rsid w:val="00ED6C66"/>
    <w:rsid w:val="00ED7967"/>
    <w:rsid w:val="00ED7C70"/>
    <w:rsid w:val="00EE28BB"/>
    <w:rsid w:val="00EE5BFC"/>
    <w:rsid w:val="00EE6499"/>
    <w:rsid w:val="00EE7335"/>
    <w:rsid w:val="00EE7836"/>
    <w:rsid w:val="00EF03E5"/>
    <w:rsid w:val="00EF0614"/>
    <w:rsid w:val="00EF126C"/>
    <w:rsid w:val="00EF1D1E"/>
    <w:rsid w:val="00EF2620"/>
    <w:rsid w:val="00EF2D7B"/>
    <w:rsid w:val="00EF30E2"/>
    <w:rsid w:val="00EF438B"/>
    <w:rsid w:val="00EF4AB5"/>
    <w:rsid w:val="00EF4C1F"/>
    <w:rsid w:val="00EF5CF8"/>
    <w:rsid w:val="00EF5F8A"/>
    <w:rsid w:val="00EF610A"/>
    <w:rsid w:val="00EF7141"/>
    <w:rsid w:val="00F01C37"/>
    <w:rsid w:val="00F056A0"/>
    <w:rsid w:val="00F06249"/>
    <w:rsid w:val="00F06503"/>
    <w:rsid w:val="00F073AE"/>
    <w:rsid w:val="00F07517"/>
    <w:rsid w:val="00F07C39"/>
    <w:rsid w:val="00F07CD5"/>
    <w:rsid w:val="00F112F0"/>
    <w:rsid w:val="00F11413"/>
    <w:rsid w:val="00F13106"/>
    <w:rsid w:val="00F13551"/>
    <w:rsid w:val="00F14F30"/>
    <w:rsid w:val="00F16C30"/>
    <w:rsid w:val="00F21427"/>
    <w:rsid w:val="00F2159B"/>
    <w:rsid w:val="00F2163C"/>
    <w:rsid w:val="00F22539"/>
    <w:rsid w:val="00F2262F"/>
    <w:rsid w:val="00F22ABC"/>
    <w:rsid w:val="00F22F65"/>
    <w:rsid w:val="00F23D56"/>
    <w:rsid w:val="00F24211"/>
    <w:rsid w:val="00F24813"/>
    <w:rsid w:val="00F25A7F"/>
    <w:rsid w:val="00F26E8E"/>
    <w:rsid w:val="00F26F7D"/>
    <w:rsid w:val="00F2715F"/>
    <w:rsid w:val="00F27925"/>
    <w:rsid w:val="00F309DC"/>
    <w:rsid w:val="00F30A50"/>
    <w:rsid w:val="00F3112B"/>
    <w:rsid w:val="00F31DC3"/>
    <w:rsid w:val="00F33B7C"/>
    <w:rsid w:val="00F33D7C"/>
    <w:rsid w:val="00F34F70"/>
    <w:rsid w:val="00F36766"/>
    <w:rsid w:val="00F37AB1"/>
    <w:rsid w:val="00F40757"/>
    <w:rsid w:val="00F4253A"/>
    <w:rsid w:val="00F42631"/>
    <w:rsid w:val="00F42BF5"/>
    <w:rsid w:val="00F47584"/>
    <w:rsid w:val="00F5025D"/>
    <w:rsid w:val="00F50BCE"/>
    <w:rsid w:val="00F51282"/>
    <w:rsid w:val="00F53596"/>
    <w:rsid w:val="00F53BA0"/>
    <w:rsid w:val="00F545E1"/>
    <w:rsid w:val="00F54CF8"/>
    <w:rsid w:val="00F5504D"/>
    <w:rsid w:val="00F5736D"/>
    <w:rsid w:val="00F577C1"/>
    <w:rsid w:val="00F57CB5"/>
    <w:rsid w:val="00F60AC8"/>
    <w:rsid w:val="00F62359"/>
    <w:rsid w:val="00F624AA"/>
    <w:rsid w:val="00F63978"/>
    <w:rsid w:val="00F6725F"/>
    <w:rsid w:val="00F67A69"/>
    <w:rsid w:val="00F7071E"/>
    <w:rsid w:val="00F717C8"/>
    <w:rsid w:val="00F738C6"/>
    <w:rsid w:val="00F74277"/>
    <w:rsid w:val="00F748F9"/>
    <w:rsid w:val="00F752D2"/>
    <w:rsid w:val="00F753AB"/>
    <w:rsid w:val="00F75CC2"/>
    <w:rsid w:val="00F772CF"/>
    <w:rsid w:val="00F806EF"/>
    <w:rsid w:val="00F83107"/>
    <w:rsid w:val="00F83FBE"/>
    <w:rsid w:val="00F85926"/>
    <w:rsid w:val="00F86195"/>
    <w:rsid w:val="00F8650F"/>
    <w:rsid w:val="00F87120"/>
    <w:rsid w:val="00F90607"/>
    <w:rsid w:val="00F90B8F"/>
    <w:rsid w:val="00F90E7E"/>
    <w:rsid w:val="00F917B5"/>
    <w:rsid w:val="00F91D04"/>
    <w:rsid w:val="00F949BC"/>
    <w:rsid w:val="00F955BE"/>
    <w:rsid w:val="00F959F6"/>
    <w:rsid w:val="00F95B18"/>
    <w:rsid w:val="00F96FDB"/>
    <w:rsid w:val="00FA04AB"/>
    <w:rsid w:val="00FA0FC5"/>
    <w:rsid w:val="00FA1375"/>
    <w:rsid w:val="00FA531B"/>
    <w:rsid w:val="00FA571E"/>
    <w:rsid w:val="00FA5A6F"/>
    <w:rsid w:val="00FA6C43"/>
    <w:rsid w:val="00FA7B54"/>
    <w:rsid w:val="00FB32AC"/>
    <w:rsid w:val="00FB3EC3"/>
    <w:rsid w:val="00FB40BE"/>
    <w:rsid w:val="00FB55C6"/>
    <w:rsid w:val="00FB632D"/>
    <w:rsid w:val="00FC05BC"/>
    <w:rsid w:val="00FC09A0"/>
    <w:rsid w:val="00FC1592"/>
    <w:rsid w:val="00FC159F"/>
    <w:rsid w:val="00FC19B4"/>
    <w:rsid w:val="00FC1CF1"/>
    <w:rsid w:val="00FC3DB1"/>
    <w:rsid w:val="00FC42EA"/>
    <w:rsid w:val="00FC5C2C"/>
    <w:rsid w:val="00FC6E4E"/>
    <w:rsid w:val="00FD095D"/>
    <w:rsid w:val="00FD1840"/>
    <w:rsid w:val="00FD197E"/>
    <w:rsid w:val="00FD3965"/>
    <w:rsid w:val="00FD3E7D"/>
    <w:rsid w:val="00FD458D"/>
    <w:rsid w:val="00FD5E45"/>
    <w:rsid w:val="00FE07EE"/>
    <w:rsid w:val="00FE0C9F"/>
    <w:rsid w:val="00FE0FB4"/>
    <w:rsid w:val="00FE56E4"/>
    <w:rsid w:val="00FE613B"/>
    <w:rsid w:val="00FE6C1A"/>
    <w:rsid w:val="00FE6CCB"/>
    <w:rsid w:val="00FE6D47"/>
    <w:rsid w:val="00FE7D5E"/>
    <w:rsid w:val="00FE7EFD"/>
    <w:rsid w:val="00FF02D5"/>
    <w:rsid w:val="00FF155F"/>
    <w:rsid w:val="00FF182F"/>
    <w:rsid w:val="00FF18AF"/>
    <w:rsid w:val="00FF26DD"/>
    <w:rsid w:val="00FF2E41"/>
    <w:rsid w:val="00FF32B0"/>
    <w:rsid w:val="00FF4F09"/>
    <w:rsid w:val="00FF51D2"/>
    <w:rsid w:val="00FF5CB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EAA450F"/>
  <w15:chartTrackingRefBased/>
  <w15:docId w15:val="{9E38354A-FAD7-4603-9BC9-AA1D695C1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7C8C"/>
    <w:pPr>
      <w:spacing w:after="0" w:line="240" w:lineRule="auto"/>
    </w:pPr>
    <w:rPr>
      <w:rFonts w:ascii="Arial" w:eastAsia="Times New Roman" w:hAnsi="Arial" w:cs="Times New Roman"/>
      <w:sz w:val="20"/>
      <w:szCs w:val="24"/>
      <w:lang w:val="en-US"/>
    </w:rPr>
  </w:style>
  <w:style w:type="paragraph" w:styleId="Titre1">
    <w:name w:val="heading 1"/>
    <w:basedOn w:val="Normal"/>
    <w:next w:val="Normal"/>
    <w:link w:val="Titre1Car"/>
    <w:qFormat/>
    <w:rsid w:val="002D7C8C"/>
    <w:pPr>
      <w:keepNext/>
      <w:numPr>
        <w:numId w:val="9"/>
      </w:numPr>
      <w:spacing w:before="240" w:after="60"/>
      <w:outlineLvl w:val="0"/>
    </w:pPr>
    <w:rPr>
      <w:rFonts w:cs="Arial"/>
      <w:b/>
      <w:bCs/>
      <w:kern w:val="32"/>
      <w:sz w:val="32"/>
      <w:szCs w:val="32"/>
    </w:rPr>
  </w:style>
  <w:style w:type="paragraph" w:styleId="Titre2">
    <w:name w:val="heading 2"/>
    <w:basedOn w:val="Normal"/>
    <w:next w:val="Normal"/>
    <w:link w:val="Titre2Car"/>
    <w:uiPriority w:val="9"/>
    <w:unhideWhenUsed/>
    <w:qFormat/>
    <w:rsid w:val="002D7C8C"/>
    <w:pPr>
      <w:keepNext/>
      <w:keepLines/>
      <w:numPr>
        <w:ilvl w:val="1"/>
        <w:numId w:val="9"/>
      </w:numPr>
      <w:spacing w:before="200"/>
      <w:outlineLvl w:val="1"/>
    </w:pPr>
    <w:rPr>
      <w:rFonts w:eastAsiaTheme="majorEastAsia" w:cstheme="majorBidi"/>
      <w:b/>
      <w:bCs/>
      <w:sz w:val="28"/>
      <w:szCs w:val="26"/>
    </w:rPr>
  </w:style>
  <w:style w:type="paragraph" w:styleId="Titre3">
    <w:name w:val="heading 3"/>
    <w:basedOn w:val="Normal"/>
    <w:next w:val="Normal"/>
    <w:link w:val="Titre3Car"/>
    <w:uiPriority w:val="9"/>
    <w:unhideWhenUsed/>
    <w:qFormat/>
    <w:rsid w:val="002D7C8C"/>
    <w:pPr>
      <w:keepNext/>
      <w:keepLines/>
      <w:numPr>
        <w:ilvl w:val="2"/>
        <w:numId w:val="9"/>
      </w:numPr>
      <w:spacing w:before="200"/>
      <w:outlineLvl w:val="2"/>
    </w:pPr>
    <w:rPr>
      <w:rFonts w:eastAsiaTheme="majorEastAsia" w:cstheme="majorBidi"/>
      <w:b/>
      <w:bCs/>
      <w:sz w:val="24"/>
    </w:rPr>
  </w:style>
  <w:style w:type="paragraph" w:styleId="Titre4">
    <w:name w:val="heading 4"/>
    <w:basedOn w:val="Normal"/>
    <w:next w:val="Normal"/>
    <w:link w:val="Titre4Car"/>
    <w:uiPriority w:val="9"/>
    <w:unhideWhenUsed/>
    <w:qFormat/>
    <w:rsid w:val="00B871BD"/>
    <w:pPr>
      <w:keepNext/>
      <w:keepLines/>
      <w:numPr>
        <w:ilvl w:val="3"/>
        <w:numId w:val="9"/>
      </w:numPr>
      <w:spacing w:before="40"/>
      <w:outlineLvl w:val="3"/>
    </w:pPr>
    <w:rPr>
      <w:rFonts w:asciiTheme="majorHAnsi" w:eastAsiaTheme="majorEastAsia" w:hAnsiTheme="majorHAnsi" w:cstheme="majorBidi"/>
      <w:i/>
      <w:iCs/>
      <w:color w:val="2F5496" w:themeColor="accent1" w:themeShade="BF"/>
      <w:sz w:val="24"/>
    </w:rPr>
  </w:style>
  <w:style w:type="paragraph" w:styleId="Titre5">
    <w:name w:val="heading 5"/>
    <w:basedOn w:val="Normal"/>
    <w:next w:val="Normal"/>
    <w:link w:val="Titre5Car"/>
    <w:uiPriority w:val="9"/>
    <w:semiHidden/>
    <w:unhideWhenUsed/>
    <w:qFormat/>
    <w:rsid w:val="00641BB8"/>
    <w:pPr>
      <w:keepNext/>
      <w:keepLines/>
      <w:numPr>
        <w:ilvl w:val="4"/>
        <w:numId w:val="9"/>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641BB8"/>
    <w:pPr>
      <w:keepNext/>
      <w:keepLines/>
      <w:numPr>
        <w:ilvl w:val="5"/>
        <w:numId w:val="9"/>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641BB8"/>
    <w:pPr>
      <w:keepNext/>
      <w:keepLines/>
      <w:numPr>
        <w:ilvl w:val="6"/>
        <w:numId w:val="9"/>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641BB8"/>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41BB8"/>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2D7C8C"/>
    <w:rPr>
      <w:rFonts w:ascii="Arial" w:eastAsia="Times New Roman" w:hAnsi="Arial" w:cs="Arial"/>
      <w:b/>
      <w:bCs/>
      <w:kern w:val="32"/>
      <w:sz w:val="32"/>
      <w:szCs w:val="32"/>
      <w:lang w:val="en-US"/>
    </w:rPr>
  </w:style>
  <w:style w:type="character" w:customStyle="1" w:styleId="Titre2Car">
    <w:name w:val="Titre 2 Car"/>
    <w:basedOn w:val="Policepardfaut"/>
    <w:link w:val="Titre2"/>
    <w:uiPriority w:val="9"/>
    <w:rsid w:val="002D7C8C"/>
    <w:rPr>
      <w:rFonts w:ascii="Arial" w:eastAsiaTheme="majorEastAsia" w:hAnsi="Arial" w:cstheme="majorBidi"/>
      <w:b/>
      <w:bCs/>
      <w:sz w:val="28"/>
      <w:szCs w:val="26"/>
      <w:lang w:val="en-US"/>
    </w:rPr>
  </w:style>
  <w:style w:type="character" w:customStyle="1" w:styleId="Titre3Car">
    <w:name w:val="Titre 3 Car"/>
    <w:basedOn w:val="Policepardfaut"/>
    <w:link w:val="Titre3"/>
    <w:uiPriority w:val="9"/>
    <w:rsid w:val="002D7C8C"/>
    <w:rPr>
      <w:rFonts w:ascii="Arial" w:eastAsiaTheme="majorEastAsia" w:hAnsi="Arial" w:cstheme="majorBidi"/>
      <w:b/>
      <w:bCs/>
      <w:sz w:val="24"/>
      <w:szCs w:val="24"/>
      <w:lang w:val="en-US"/>
    </w:rPr>
  </w:style>
  <w:style w:type="character" w:customStyle="1" w:styleId="Titre4Car">
    <w:name w:val="Titre 4 Car"/>
    <w:basedOn w:val="Policepardfaut"/>
    <w:link w:val="Titre4"/>
    <w:uiPriority w:val="9"/>
    <w:rsid w:val="00B871BD"/>
    <w:rPr>
      <w:rFonts w:asciiTheme="majorHAnsi" w:eastAsiaTheme="majorEastAsia" w:hAnsiTheme="majorHAnsi" w:cstheme="majorBidi"/>
      <w:i/>
      <w:iCs/>
      <w:color w:val="2F5496" w:themeColor="accent1" w:themeShade="BF"/>
      <w:sz w:val="24"/>
      <w:szCs w:val="24"/>
      <w:lang w:val="en-US"/>
    </w:rPr>
  </w:style>
  <w:style w:type="character" w:customStyle="1" w:styleId="Titre5Car">
    <w:name w:val="Titre 5 Car"/>
    <w:basedOn w:val="Policepardfaut"/>
    <w:link w:val="Titre5"/>
    <w:uiPriority w:val="9"/>
    <w:semiHidden/>
    <w:rsid w:val="00641BB8"/>
    <w:rPr>
      <w:rFonts w:asciiTheme="majorHAnsi" w:eastAsiaTheme="majorEastAsia" w:hAnsiTheme="majorHAnsi" w:cstheme="majorBidi"/>
      <w:color w:val="2F5496" w:themeColor="accent1" w:themeShade="BF"/>
      <w:sz w:val="20"/>
      <w:szCs w:val="24"/>
      <w:lang w:val="en-US"/>
    </w:rPr>
  </w:style>
  <w:style w:type="character" w:customStyle="1" w:styleId="Titre6Car">
    <w:name w:val="Titre 6 Car"/>
    <w:basedOn w:val="Policepardfaut"/>
    <w:link w:val="Titre6"/>
    <w:uiPriority w:val="9"/>
    <w:semiHidden/>
    <w:rsid w:val="00641BB8"/>
    <w:rPr>
      <w:rFonts w:asciiTheme="majorHAnsi" w:eastAsiaTheme="majorEastAsia" w:hAnsiTheme="majorHAnsi" w:cstheme="majorBidi"/>
      <w:color w:val="1F3763" w:themeColor="accent1" w:themeShade="7F"/>
      <w:sz w:val="20"/>
      <w:szCs w:val="24"/>
      <w:lang w:val="en-US"/>
    </w:rPr>
  </w:style>
  <w:style w:type="character" w:customStyle="1" w:styleId="Titre7Car">
    <w:name w:val="Titre 7 Car"/>
    <w:basedOn w:val="Policepardfaut"/>
    <w:link w:val="Titre7"/>
    <w:uiPriority w:val="9"/>
    <w:semiHidden/>
    <w:rsid w:val="00641BB8"/>
    <w:rPr>
      <w:rFonts w:asciiTheme="majorHAnsi" w:eastAsiaTheme="majorEastAsia" w:hAnsiTheme="majorHAnsi" w:cstheme="majorBidi"/>
      <w:i/>
      <w:iCs/>
      <w:color w:val="1F3763" w:themeColor="accent1" w:themeShade="7F"/>
      <w:sz w:val="20"/>
      <w:szCs w:val="24"/>
      <w:lang w:val="en-US"/>
    </w:rPr>
  </w:style>
  <w:style w:type="character" w:customStyle="1" w:styleId="Titre8Car">
    <w:name w:val="Titre 8 Car"/>
    <w:basedOn w:val="Policepardfaut"/>
    <w:link w:val="Titre8"/>
    <w:uiPriority w:val="9"/>
    <w:semiHidden/>
    <w:rsid w:val="00641BB8"/>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641BB8"/>
    <w:rPr>
      <w:rFonts w:asciiTheme="majorHAnsi" w:eastAsiaTheme="majorEastAsia" w:hAnsiTheme="majorHAnsi" w:cstheme="majorBidi"/>
      <w:i/>
      <w:iCs/>
      <w:color w:val="272727" w:themeColor="text1" w:themeTint="D8"/>
      <w:sz w:val="21"/>
      <w:szCs w:val="21"/>
      <w:lang w:val="en-US"/>
    </w:rPr>
  </w:style>
  <w:style w:type="paragraph" w:styleId="En-tte">
    <w:name w:val="header"/>
    <w:basedOn w:val="Normal"/>
    <w:link w:val="En-tteCar"/>
    <w:semiHidden/>
    <w:rsid w:val="002D7C8C"/>
    <w:pPr>
      <w:tabs>
        <w:tab w:val="center" w:pos="4320"/>
        <w:tab w:val="right" w:pos="8640"/>
      </w:tabs>
    </w:pPr>
  </w:style>
  <w:style w:type="character" w:customStyle="1" w:styleId="En-tteCar">
    <w:name w:val="En-tête Car"/>
    <w:basedOn w:val="Policepardfaut"/>
    <w:link w:val="En-tte"/>
    <w:semiHidden/>
    <w:rsid w:val="002D7C8C"/>
    <w:rPr>
      <w:rFonts w:ascii="Arial" w:eastAsia="Times New Roman" w:hAnsi="Arial" w:cs="Times New Roman"/>
      <w:sz w:val="20"/>
      <w:szCs w:val="24"/>
      <w:lang w:val="en-US"/>
    </w:rPr>
  </w:style>
  <w:style w:type="paragraph" w:styleId="Corpsdetexte3">
    <w:name w:val="Body Text 3"/>
    <w:basedOn w:val="Normal"/>
    <w:link w:val="Corpsdetexte3Car"/>
    <w:semiHidden/>
    <w:rsid w:val="002D7C8C"/>
    <w:rPr>
      <w:i/>
      <w:iCs/>
      <w:color w:val="000000"/>
      <w:sz w:val="18"/>
    </w:rPr>
  </w:style>
  <w:style w:type="character" w:customStyle="1" w:styleId="Corpsdetexte3Car">
    <w:name w:val="Corps de texte 3 Car"/>
    <w:basedOn w:val="Policepardfaut"/>
    <w:link w:val="Corpsdetexte3"/>
    <w:semiHidden/>
    <w:rsid w:val="002D7C8C"/>
    <w:rPr>
      <w:rFonts w:ascii="Arial" w:eastAsia="Times New Roman" w:hAnsi="Arial" w:cs="Times New Roman"/>
      <w:i/>
      <w:iCs/>
      <w:color w:val="000000"/>
      <w:sz w:val="18"/>
      <w:szCs w:val="24"/>
      <w:lang w:val="en-US"/>
    </w:rPr>
  </w:style>
  <w:style w:type="paragraph" w:styleId="TM1">
    <w:name w:val="toc 1"/>
    <w:basedOn w:val="Normal"/>
    <w:next w:val="Normal"/>
    <w:autoRedefine/>
    <w:uiPriority w:val="39"/>
    <w:rsid w:val="002D7C8C"/>
    <w:pPr>
      <w:tabs>
        <w:tab w:val="right" w:leader="dot" w:pos="8630"/>
      </w:tabs>
      <w:spacing w:before="120" w:after="120"/>
      <w:jc w:val="center"/>
    </w:pPr>
    <w:rPr>
      <w:rFonts w:cs="Tahoma"/>
      <w:b/>
      <w:caps/>
      <w:sz w:val="24"/>
      <w:szCs w:val="20"/>
    </w:rPr>
  </w:style>
  <w:style w:type="paragraph" w:styleId="Pieddepage">
    <w:name w:val="footer"/>
    <w:basedOn w:val="Normal"/>
    <w:link w:val="PieddepageCar"/>
    <w:uiPriority w:val="99"/>
    <w:unhideWhenUsed/>
    <w:rsid w:val="002D7C8C"/>
    <w:pPr>
      <w:tabs>
        <w:tab w:val="center" w:pos="4680"/>
        <w:tab w:val="right" w:pos="9360"/>
      </w:tabs>
    </w:pPr>
  </w:style>
  <w:style w:type="character" w:customStyle="1" w:styleId="PieddepageCar">
    <w:name w:val="Pied de page Car"/>
    <w:basedOn w:val="Policepardfaut"/>
    <w:link w:val="Pieddepage"/>
    <w:uiPriority w:val="99"/>
    <w:rsid w:val="002D7C8C"/>
    <w:rPr>
      <w:rFonts w:ascii="Arial" w:eastAsia="Times New Roman" w:hAnsi="Arial" w:cs="Times New Roman"/>
      <w:sz w:val="20"/>
      <w:szCs w:val="24"/>
      <w:lang w:val="en-US"/>
    </w:rPr>
  </w:style>
  <w:style w:type="paragraph" w:customStyle="1" w:styleId="Z-cvr-docinfo">
    <w:name w:val="Z-cvr-docinfo"/>
    <w:basedOn w:val="Normal"/>
    <w:rsid w:val="002D7C8C"/>
    <w:pPr>
      <w:tabs>
        <w:tab w:val="center" w:pos="4680"/>
        <w:tab w:val="right" w:pos="9360"/>
      </w:tabs>
      <w:spacing w:before="1280" w:after="100" w:afterAutospacing="1"/>
      <w:jc w:val="right"/>
    </w:pPr>
    <w:rPr>
      <w:rFonts w:ascii="Arial Narrow" w:hAnsi="Arial Narrow" w:cs="Arial"/>
      <w:bCs/>
      <w:sz w:val="28"/>
    </w:rPr>
  </w:style>
  <w:style w:type="paragraph" w:customStyle="1" w:styleId="Z-cvr-Title">
    <w:name w:val="Z-cvr-Title"/>
    <w:basedOn w:val="Normal"/>
    <w:rsid w:val="002D7C8C"/>
    <w:pPr>
      <w:tabs>
        <w:tab w:val="center" w:pos="4680"/>
        <w:tab w:val="right" w:pos="9360"/>
      </w:tabs>
      <w:spacing w:before="1560"/>
      <w:jc w:val="right"/>
    </w:pPr>
    <w:rPr>
      <w:rFonts w:ascii="Arial Black" w:hAnsi="Arial Black" w:cs="Arial"/>
      <w:bCs/>
      <w:sz w:val="68"/>
    </w:rPr>
  </w:style>
  <w:style w:type="paragraph" w:customStyle="1" w:styleId="Z-cvr-SubTitle">
    <w:name w:val="Z-cvr-SubTitle"/>
    <w:basedOn w:val="Z-cvr-Title"/>
    <w:rsid w:val="002D7C8C"/>
    <w:pPr>
      <w:spacing w:before="120"/>
    </w:pPr>
    <w:rPr>
      <w:rFonts w:ascii="Arial" w:hAnsi="Arial"/>
      <w:color w:val="B40000"/>
      <w:sz w:val="56"/>
    </w:rPr>
  </w:style>
  <w:style w:type="character" w:styleId="Textedelespacerserv">
    <w:name w:val="Placeholder Text"/>
    <w:basedOn w:val="Policepardfaut"/>
    <w:uiPriority w:val="99"/>
    <w:semiHidden/>
    <w:rsid w:val="002D7C8C"/>
    <w:rPr>
      <w:color w:val="808080"/>
    </w:rPr>
  </w:style>
  <w:style w:type="paragraph" w:customStyle="1" w:styleId="FDOTTemplateHeader1">
    <w:name w:val="FDOT Template Header 1"/>
    <w:basedOn w:val="En-tte"/>
    <w:link w:val="FDOTTemplateHeader1Char"/>
    <w:qFormat/>
    <w:rsid w:val="002D7C8C"/>
    <w:pPr>
      <w:pBdr>
        <w:bottom w:val="dotted" w:sz="4" w:space="3" w:color="B40000"/>
      </w:pBdr>
      <w:tabs>
        <w:tab w:val="clear" w:pos="4320"/>
        <w:tab w:val="clear" w:pos="8640"/>
        <w:tab w:val="center" w:pos="4680"/>
        <w:tab w:val="right" w:pos="9360"/>
      </w:tabs>
      <w:spacing w:after="200" w:line="276" w:lineRule="auto"/>
      <w:jc w:val="right"/>
    </w:pPr>
    <w:rPr>
      <w:rFonts w:asciiTheme="minorHAnsi" w:eastAsiaTheme="minorEastAsia" w:hAnsiTheme="minorHAnsi" w:cstheme="minorBidi"/>
      <w:color w:val="FF0000"/>
      <w:sz w:val="22"/>
      <w:szCs w:val="22"/>
    </w:rPr>
  </w:style>
  <w:style w:type="character" w:customStyle="1" w:styleId="FDOTTemplateHeader1Char">
    <w:name w:val="FDOT Template Header 1 Char"/>
    <w:basedOn w:val="Policepardfaut"/>
    <w:link w:val="FDOTTemplateHeader1"/>
    <w:rsid w:val="002D7C8C"/>
    <w:rPr>
      <w:rFonts w:eastAsiaTheme="minorEastAsia"/>
      <w:color w:val="FF0000"/>
      <w:lang w:val="en-US"/>
    </w:rPr>
  </w:style>
  <w:style w:type="paragraph" w:styleId="En-ttedetabledesmatires">
    <w:name w:val="TOC Heading"/>
    <w:basedOn w:val="Titre1"/>
    <w:next w:val="Normal"/>
    <w:uiPriority w:val="39"/>
    <w:unhideWhenUsed/>
    <w:qFormat/>
    <w:rsid w:val="002D7C8C"/>
    <w:pPr>
      <w:keepLines/>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M2">
    <w:name w:val="toc 2"/>
    <w:basedOn w:val="Normal"/>
    <w:next w:val="Normal"/>
    <w:autoRedefine/>
    <w:uiPriority w:val="39"/>
    <w:unhideWhenUsed/>
    <w:rsid w:val="002D7C8C"/>
    <w:pPr>
      <w:spacing w:after="100"/>
      <w:ind w:left="200"/>
    </w:pPr>
  </w:style>
  <w:style w:type="paragraph" w:styleId="TM3">
    <w:name w:val="toc 3"/>
    <w:basedOn w:val="Normal"/>
    <w:next w:val="Normal"/>
    <w:autoRedefine/>
    <w:uiPriority w:val="39"/>
    <w:unhideWhenUsed/>
    <w:rsid w:val="002D7C8C"/>
    <w:pPr>
      <w:spacing w:after="100"/>
      <w:ind w:left="400"/>
    </w:pPr>
  </w:style>
  <w:style w:type="character" w:styleId="Lienhypertexte">
    <w:name w:val="Hyperlink"/>
    <w:basedOn w:val="Policepardfaut"/>
    <w:uiPriority w:val="99"/>
    <w:unhideWhenUsed/>
    <w:rsid w:val="002D7C8C"/>
    <w:rPr>
      <w:color w:val="0563C1" w:themeColor="hyperlink"/>
      <w:u w:val="single"/>
    </w:rPr>
  </w:style>
  <w:style w:type="paragraph" w:customStyle="1" w:styleId="Z-FooterNote">
    <w:name w:val="Z-FooterNote"/>
    <w:basedOn w:val="Normal"/>
    <w:rsid w:val="002D7C8C"/>
    <w:pPr>
      <w:tabs>
        <w:tab w:val="center" w:pos="4680"/>
        <w:tab w:val="right" w:pos="9360"/>
      </w:tabs>
      <w:spacing w:after="120"/>
      <w:jc w:val="right"/>
    </w:pPr>
    <w:rPr>
      <w:rFonts w:cs="Arial"/>
      <w:color w:val="B40000"/>
    </w:rPr>
  </w:style>
  <w:style w:type="paragraph" w:customStyle="1" w:styleId="PDMTemplateHeader2">
    <w:name w:val="PDM Template Header 2"/>
    <w:basedOn w:val="Normal"/>
    <w:link w:val="PDMTemplateHeader2Char"/>
    <w:qFormat/>
    <w:rsid w:val="002D7C8C"/>
    <w:pPr>
      <w:tabs>
        <w:tab w:val="center" w:pos="4680"/>
        <w:tab w:val="right" w:pos="9360"/>
      </w:tabs>
    </w:pPr>
    <w:rPr>
      <w:rFonts w:asciiTheme="minorHAnsi" w:eastAsiaTheme="minorHAnsi" w:hAnsiTheme="minorHAnsi" w:cstheme="minorBidi"/>
      <w:sz w:val="22"/>
      <w:szCs w:val="22"/>
    </w:rPr>
  </w:style>
  <w:style w:type="character" w:customStyle="1" w:styleId="PDMTemplateHeader2Char">
    <w:name w:val="PDM Template Header 2 Char"/>
    <w:basedOn w:val="Policepardfaut"/>
    <w:link w:val="PDMTemplateHeader2"/>
    <w:rsid w:val="002D7C8C"/>
    <w:rPr>
      <w:lang w:val="en-US"/>
    </w:rPr>
  </w:style>
  <w:style w:type="paragraph" w:customStyle="1" w:styleId="PDMContentHeader">
    <w:name w:val="PDM Content Header"/>
    <w:basedOn w:val="Normal"/>
    <w:link w:val="PDMContentHeaderChar"/>
    <w:qFormat/>
    <w:rsid w:val="002D7C8C"/>
    <w:pPr>
      <w:tabs>
        <w:tab w:val="center" w:pos="4680"/>
        <w:tab w:val="right" w:pos="9360"/>
      </w:tabs>
    </w:pPr>
    <w:rPr>
      <w:rFonts w:asciiTheme="minorHAnsi" w:eastAsiaTheme="minorHAnsi" w:hAnsiTheme="minorHAnsi" w:cstheme="minorBidi"/>
      <w:sz w:val="22"/>
      <w:szCs w:val="22"/>
    </w:rPr>
  </w:style>
  <w:style w:type="character" w:customStyle="1" w:styleId="PDMContentHeaderChar">
    <w:name w:val="PDM Content Header Char"/>
    <w:basedOn w:val="Policepardfaut"/>
    <w:link w:val="PDMContentHeader"/>
    <w:rsid w:val="002D7C8C"/>
    <w:rPr>
      <w:lang w:val="en-US"/>
    </w:rPr>
  </w:style>
  <w:style w:type="paragraph" w:styleId="NormalWeb">
    <w:name w:val="Normal (Web)"/>
    <w:basedOn w:val="Normal"/>
    <w:uiPriority w:val="99"/>
    <w:semiHidden/>
    <w:unhideWhenUsed/>
    <w:rsid w:val="002D7C8C"/>
    <w:pPr>
      <w:spacing w:before="100" w:beforeAutospacing="1" w:after="100" w:afterAutospacing="1"/>
    </w:pPr>
    <w:rPr>
      <w:rFonts w:ascii="Times New Roman" w:eastAsiaTheme="minorEastAsia" w:hAnsi="Times New Roman"/>
      <w:sz w:val="24"/>
      <w:lang w:val="fr-FR" w:eastAsia="fr-FR"/>
    </w:rPr>
  </w:style>
  <w:style w:type="paragraph" w:styleId="Paragraphedeliste">
    <w:name w:val="List Paragraph"/>
    <w:basedOn w:val="Normal"/>
    <w:uiPriority w:val="34"/>
    <w:qFormat/>
    <w:rsid w:val="003035ED"/>
    <w:pPr>
      <w:ind w:left="720"/>
      <w:contextualSpacing/>
    </w:pPr>
  </w:style>
  <w:style w:type="paragraph" w:styleId="Lgende">
    <w:name w:val="caption"/>
    <w:basedOn w:val="Normal"/>
    <w:next w:val="Normal"/>
    <w:uiPriority w:val="35"/>
    <w:unhideWhenUsed/>
    <w:qFormat/>
    <w:rsid w:val="00D20A54"/>
    <w:pPr>
      <w:spacing w:after="200"/>
    </w:pPr>
    <w:rPr>
      <w:i/>
      <w:iCs/>
      <w:color w:val="44546A" w:themeColor="text2"/>
      <w:sz w:val="18"/>
      <w:szCs w:val="18"/>
    </w:rPr>
  </w:style>
  <w:style w:type="character" w:styleId="Mentionnonrsolue">
    <w:name w:val="Unresolved Mention"/>
    <w:basedOn w:val="Policepardfaut"/>
    <w:uiPriority w:val="99"/>
    <w:semiHidden/>
    <w:unhideWhenUsed/>
    <w:rsid w:val="007A0B0A"/>
    <w:rPr>
      <w:color w:val="808080"/>
      <w:shd w:val="clear" w:color="auto" w:fill="E6E6E6"/>
    </w:rPr>
  </w:style>
  <w:style w:type="character" w:styleId="Lienhypertextesuivivisit">
    <w:name w:val="FollowedHyperlink"/>
    <w:basedOn w:val="Policepardfaut"/>
    <w:uiPriority w:val="99"/>
    <w:semiHidden/>
    <w:unhideWhenUsed/>
    <w:rsid w:val="00172EE5"/>
    <w:rPr>
      <w:color w:val="954F72" w:themeColor="followedHyperlink"/>
      <w:u w:val="single"/>
    </w:rPr>
  </w:style>
  <w:style w:type="paragraph" w:styleId="TM4">
    <w:name w:val="toc 4"/>
    <w:basedOn w:val="Normal"/>
    <w:next w:val="Normal"/>
    <w:autoRedefine/>
    <w:uiPriority w:val="39"/>
    <w:unhideWhenUsed/>
    <w:rsid w:val="003971A9"/>
    <w:pPr>
      <w:spacing w:after="100" w:line="259" w:lineRule="auto"/>
      <w:ind w:left="660"/>
    </w:pPr>
    <w:rPr>
      <w:rFonts w:asciiTheme="minorHAnsi" w:eastAsiaTheme="minorEastAsia" w:hAnsiTheme="minorHAnsi" w:cstheme="minorBidi"/>
      <w:sz w:val="22"/>
      <w:szCs w:val="22"/>
      <w:lang w:val="fr-FR" w:eastAsia="fr-FR"/>
    </w:rPr>
  </w:style>
  <w:style w:type="paragraph" w:styleId="TM5">
    <w:name w:val="toc 5"/>
    <w:basedOn w:val="Normal"/>
    <w:next w:val="Normal"/>
    <w:autoRedefine/>
    <w:uiPriority w:val="39"/>
    <w:unhideWhenUsed/>
    <w:rsid w:val="003971A9"/>
    <w:pPr>
      <w:spacing w:after="100" w:line="259" w:lineRule="auto"/>
      <w:ind w:left="880"/>
    </w:pPr>
    <w:rPr>
      <w:rFonts w:asciiTheme="minorHAnsi" w:eastAsiaTheme="minorEastAsia" w:hAnsiTheme="minorHAnsi" w:cstheme="minorBidi"/>
      <w:sz w:val="22"/>
      <w:szCs w:val="22"/>
      <w:lang w:val="fr-FR" w:eastAsia="fr-FR"/>
    </w:rPr>
  </w:style>
  <w:style w:type="paragraph" w:styleId="TM6">
    <w:name w:val="toc 6"/>
    <w:basedOn w:val="Normal"/>
    <w:next w:val="Normal"/>
    <w:autoRedefine/>
    <w:uiPriority w:val="39"/>
    <w:unhideWhenUsed/>
    <w:rsid w:val="003971A9"/>
    <w:pPr>
      <w:spacing w:after="100" w:line="259" w:lineRule="auto"/>
      <w:ind w:left="1100"/>
    </w:pPr>
    <w:rPr>
      <w:rFonts w:asciiTheme="minorHAnsi" w:eastAsiaTheme="minorEastAsia" w:hAnsiTheme="minorHAnsi" w:cstheme="minorBidi"/>
      <w:sz w:val="22"/>
      <w:szCs w:val="22"/>
      <w:lang w:val="fr-FR" w:eastAsia="fr-FR"/>
    </w:rPr>
  </w:style>
  <w:style w:type="paragraph" w:styleId="TM7">
    <w:name w:val="toc 7"/>
    <w:basedOn w:val="Normal"/>
    <w:next w:val="Normal"/>
    <w:autoRedefine/>
    <w:uiPriority w:val="39"/>
    <w:unhideWhenUsed/>
    <w:rsid w:val="003971A9"/>
    <w:pPr>
      <w:spacing w:after="100" w:line="259" w:lineRule="auto"/>
      <w:ind w:left="1320"/>
    </w:pPr>
    <w:rPr>
      <w:rFonts w:asciiTheme="minorHAnsi" w:eastAsiaTheme="minorEastAsia" w:hAnsiTheme="minorHAnsi" w:cstheme="minorBidi"/>
      <w:sz w:val="22"/>
      <w:szCs w:val="22"/>
      <w:lang w:val="fr-FR" w:eastAsia="fr-FR"/>
    </w:rPr>
  </w:style>
  <w:style w:type="paragraph" w:styleId="TM8">
    <w:name w:val="toc 8"/>
    <w:basedOn w:val="Normal"/>
    <w:next w:val="Normal"/>
    <w:autoRedefine/>
    <w:uiPriority w:val="39"/>
    <w:unhideWhenUsed/>
    <w:rsid w:val="003971A9"/>
    <w:pPr>
      <w:spacing w:after="100" w:line="259" w:lineRule="auto"/>
      <w:ind w:left="1540"/>
    </w:pPr>
    <w:rPr>
      <w:rFonts w:asciiTheme="minorHAnsi" w:eastAsiaTheme="minorEastAsia" w:hAnsiTheme="minorHAnsi" w:cstheme="minorBidi"/>
      <w:sz w:val="22"/>
      <w:szCs w:val="22"/>
      <w:lang w:val="fr-FR" w:eastAsia="fr-FR"/>
    </w:rPr>
  </w:style>
  <w:style w:type="paragraph" w:styleId="TM9">
    <w:name w:val="toc 9"/>
    <w:basedOn w:val="Normal"/>
    <w:next w:val="Normal"/>
    <w:autoRedefine/>
    <w:uiPriority w:val="39"/>
    <w:unhideWhenUsed/>
    <w:rsid w:val="003971A9"/>
    <w:pPr>
      <w:spacing w:after="100" w:line="259" w:lineRule="auto"/>
      <w:ind w:left="1760"/>
    </w:pPr>
    <w:rPr>
      <w:rFonts w:asciiTheme="minorHAnsi" w:eastAsiaTheme="minorEastAsia" w:hAnsiTheme="minorHAnsi" w:cstheme="minorBidi"/>
      <w:sz w:val="22"/>
      <w:szCs w:val="22"/>
      <w:lang w:val="fr-FR" w:eastAsia="fr-FR"/>
    </w:rPr>
  </w:style>
  <w:style w:type="character" w:customStyle="1" w:styleId="Mentionnonrsolue1">
    <w:name w:val="Mention non résolue1"/>
    <w:basedOn w:val="Policepardfaut"/>
    <w:uiPriority w:val="99"/>
    <w:semiHidden/>
    <w:unhideWhenUsed/>
    <w:rsid w:val="007E2BF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48688">
      <w:bodyDiv w:val="1"/>
      <w:marLeft w:val="0"/>
      <w:marRight w:val="0"/>
      <w:marTop w:val="0"/>
      <w:marBottom w:val="0"/>
      <w:divBdr>
        <w:top w:val="none" w:sz="0" w:space="0" w:color="auto"/>
        <w:left w:val="none" w:sz="0" w:space="0" w:color="auto"/>
        <w:bottom w:val="none" w:sz="0" w:space="0" w:color="auto"/>
        <w:right w:val="none" w:sz="0" w:space="0" w:color="auto"/>
      </w:divBdr>
    </w:div>
    <w:div w:id="97919593">
      <w:bodyDiv w:val="1"/>
      <w:marLeft w:val="0"/>
      <w:marRight w:val="0"/>
      <w:marTop w:val="0"/>
      <w:marBottom w:val="0"/>
      <w:divBdr>
        <w:top w:val="none" w:sz="0" w:space="0" w:color="auto"/>
        <w:left w:val="none" w:sz="0" w:space="0" w:color="auto"/>
        <w:bottom w:val="none" w:sz="0" w:space="0" w:color="auto"/>
        <w:right w:val="none" w:sz="0" w:space="0" w:color="auto"/>
      </w:divBdr>
    </w:div>
    <w:div w:id="149450306">
      <w:bodyDiv w:val="1"/>
      <w:marLeft w:val="0"/>
      <w:marRight w:val="0"/>
      <w:marTop w:val="0"/>
      <w:marBottom w:val="0"/>
      <w:divBdr>
        <w:top w:val="none" w:sz="0" w:space="0" w:color="auto"/>
        <w:left w:val="none" w:sz="0" w:space="0" w:color="auto"/>
        <w:bottom w:val="none" w:sz="0" w:space="0" w:color="auto"/>
        <w:right w:val="none" w:sz="0" w:space="0" w:color="auto"/>
      </w:divBdr>
    </w:div>
    <w:div w:id="242298328">
      <w:bodyDiv w:val="1"/>
      <w:marLeft w:val="0"/>
      <w:marRight w:val="0"/>
      <w:marTop w:val="0"/>
      <w:marBottom w:val="0"/>
      <w:divBdr>
        <w:top w:val="none" w:sz="0" w:space="0" w:color="auto"/>
        <w:left w:val="none" w:sz="0" w:space="0" w:color="auto"/>
        <w:bottom w:val="none" w:sz="0" w:space="0" w:color="auto"/>
        <w:right w:val="none" w:sz="0" w:space="0" w:color="auto"/>
      </w:divBdr>
    </w:div>
    <w:div w:id="636764534">
      <w:bodyDiv w:val="1"/>
      <w:marLeft w:val="0"/>
      <w:marRight w:val="0"/>
      <w:marTop w:val="0"/>
      <w:marBottom w:val="0"/>
      <w:divBdr>
        <w:top w:val="none" w:sz="0" w:space="0" w:color="auto"/>
        <w:left w:val="none" w:sz="0" w:space="0" w:color="auto"/>
        <w:bottom w:val="none" w:sz="0" w:space="0" w:color="auto"/>
        <w:right w:val="none" w:sz="0" w:space="0" w:color="auto"/>
      </w:divBdr>
    </w:div>
    <w:div w:id="862551232">
      <w:bodyDiv w:val="1"/>
      <w:marLeft w:val="0"/>
      <w:marRight w:val="0"/>
      <w:marTop w:val="0"/>
      <w:marBottom w:val="0"/>
      <w:divBdr>
        <w:top w:val="none" w:sz="0" w:space="0" w:color="auto"/>
        <w:left w:val="none" w:sz="0" w:space="0" w:color="auto"/>
        <w:bottom w:val="none" w:sz="0" w:space="0" w:color="auto"/>
        <w:right w:val="none" w:sz="0" w:space="0" w:color="auto"/>
      </w:divBdr>
    </w:div>
    <w:div w:id="917517948">
      <w:bodyDiv w:val="1"/>
      <w:marLeft w:val="0"/>
      <w:marRight w:val="0"/>
      <w:marTop w:val="0"/>
      <w:marBottom w:val="0"/>
      <w:divBdr>
        <w:top w:val="none" w:sz="0" w:space="0" w:color="auto"/>
        <w:left w:val="none" w:sz="0" w:space="0" w:color="auto"/>
        <w:bottom w:val="none" w:sz="0" w:space="0" w:color="auto"/>
        <w:right w:val="none" w:sz="0" w:space="0" w:color="auto"/>
      </w:divBdr>
    </w:div>
    <w:div w:id="1090782293">
      <w:bodyDiv w:val="1"/>
      <w:marLeft w:val="0"/>
      <w:marRight w:val="0"/>
      <w:marTop w:val="0"/>
      <w:marBottom w:val="0"/>
      <w:divBdr>
        <w:top w:val="none" w:sz="0" w:space="0" w:color="auto"/>
        <w:left w:val="none" w:sz="0" w:space="0" w:color="auto"/>
        <w:bottom w:val="none" w:sz="0" w:space="0" w:color="auto"/>
        <w:right w:val="none" w:sz="0" w:space="0" w:color="auto"/>
      </w:divBdr>
    </w:div>
    <w:div w:id="1127771993">
      <w:bodyDiv w:val="1"/>
      <w:marLeft w:val="0"/>
      <w:marRight w:val="0"/>
      <w:marTop w:val="0"/>
      <w:marBottom w:val="0"/>
      <w:divBdr>
        <w:top w:val="none" w:sz="0" w:space="0" w:color="auto"/>
        <w:left w:val="none" w:sz="0" w:space="0" w:color="auto"/>
        <w:bottom w:val="none" w:sz="0" w:space="0" w:color="auto"/>
        <w:right w:val="none" w:sz="0" w:space="0" w:color="auto"/>
      </w:divBdr>
    </w:div>
    <w:div w:id="1549730075">
      <w:bodyDiv w:val="1"/>
      <w:marLeft w:val="0"/>
      <w:marRight w:val="0"/>
      <w:marTop w:val="0"/>
      <w:marBottom w:val="0"/>
      <w:divBdr>
        <w:top w:val="none" w:sz="0" w:space="0" w:color="auto"/>
        <w:left w:val="none" w:sz="0" w:space="0" w:color="auto"/>
        <w:bottom w:val="none" w:sz="0" w:space="0" w:color="auto"/>
        <w:right w:val="none" w:sz="0" w:space="0" w:color="auto"/>
      </w:divBdr>
    </w:div>
    <w:div w:id="1703050205">
      <w:bodyDiv w:val="1"/>
      <w:marLeft w:val="0"/>
      <w:marRight w:val="0"/>
      <w:marTop w:val="0"/>
      <w:marBottom w:val="0"/>
      <w:divBdr>
        <w:top w:val="none" w:sz="0" w:space="0" w:color="auto"/>
        <w:left w:val="none" w:sz="0" w:space="0" w:color="auto"/>
        <w:bottom w:val="none" w:sz="0" w:space="0" w:color="auto"/>
        <w:right w:val="none" w:sz="0" w:space="0" w:color="auto"/>
      </w:divBdr>
    </w:div>
    <w:div w:id="1927112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geoserver.org/" TargetMode="External"/><Relationship Id="rId21" Type="http://schemas.openxmlformats.org/officeDocument/2006/relationships/hyperlink" Target="http://fiware.github.io/context.Orion/api/v2/stable/" TargetMode="External"/><Relationship Id="rId42" Type="http://schemas.openxmlformats.org/officeDocument/2006/relationships/hyperlink" Target="http://puma.io/" TargetMode="External"/><Relationship Id="rId63" Type="http://schemas.openxmlformats.org/officeDocument/2006/relationships/hyperlink" Target="http://fiware-cosmos.readthedocs.io/en/latest/" TargetMode="External"/><Relationship Id="rId84" Type="http://schemas.openxmlformats.org/officeDocument/2006/relationships/hyperlink" Target="https://catalogue.fiware.org/enablers/complex-event-processing-cep-proactive-technology-online" TargetMode="External"/><Relationship Id="rId138" Type="http://schemas.openxmlformats.org/officeDocument/2006/relationships/hyperlink" Target="https://docs.openstack.org/keystone/pike/admin/identity-integrate-with-ldap.html" TargetMode="External"/><Relationship Id="rId159" Type="http://schemas.openxmlformats.org/officeDocument/2006/relationships/hyperlink" Target="https://www.torodb.com/stampede/" TargetMode="External"/><Relationship Id="rId170" Type="http://schemas.openxmlformats.org/officeDocument/2006/relationships/hyperlink" Target="https://github.com/telefonicaid/fiware-cosmos/blob/master/cosmos-auth" TargetMode="External"/><Relationship Id="rId191" Type="http://schemas.openxmlformats.org/officeDocument/2006/relationships/hyperlink" Target="https://fiware-iot-stack.readthedocs.io/en/latest/" TargetMode="External"/><Relationship Id="rId205" Type="http://schemas.openxmlformats.org/officeDocument/2006/relationships/image" Target="media/image28.png"/><Relationship Id="rId226" Type="http://schemas.openxmlformats.org/officeDocument/2006/relationships/hyperlink" Target="https://www.elastic.co/products/beats/heartbeat" TargetMode="External"/><Relationship Id="rId247" Type="http://schemas.openxmlformats.org/officeDocument/2006/relationships/glossaryDocument" Target="glossary/document.xml"/><Relationship Id="rId107" Type="http://schemas.openxmlformats.org/officeDocument/2006/relationships/hyperlink" Target="https://docs.docker.com/engine/admin/logging/overview/" TargetMode="External"/><Relationship Id="rId11" Type="http://schemas.openxmlformats.org/officeDocument/2006/relationships/header" Target="header1.xml"/><Relationship Id="rId32" Type="http://schemas.openxmlformats.org/officeDocument/2006/relationships/hyperlink" Target="https://www.vmware.com/fr/products/openstack.html" TargetMode="External"/><Relationship Id="rId53" Type="http://schemas.openxmlformats.org/officeDocument/2006/relationships/hyperlink" Target="https://fiware-orion.readthedocs.io/en/master/admin/rush/index.html" TargetMode="External"/><Relationship Id="rId74" Type="http://schemas.openxmlformats.org/officeDocument/2006/relationships/hyperlink" Target="https://github.com/telefonicaid/sigfox-iotagent" TargetMode="External"/><Relationship Id="rId128" Type="http://schemas.openxmlformats.org/officeDocument/2006/relationships/hyperlink" Target="https://github.com/SUSE/Portus/blob/master/examples/compose/docker-compose.yml" TargetMode="External"/><Relationship Id="rId149" Type="http://schemas.openxmlformats.org/officeDocument/2006/relationships/hyperlink" Target="https://fiware-orion.readthedocs.io/en/develop/admin/perf_tuning/index.html" TargetMode="External"/><Relationship Id="rId5" Type="http://schemas.openxmlformats.org/officeDocument/2006/relationships/webSettings" Target="webSettings.xml"/><Relationship Id="rId95" Type="http://schemas.openxmlformats.org/officeDocument/2006/relationships/hyperlink" Target="http://business-api-ecosystem.readthedocs.io/en/latest/" TargetMode="External"/><Relationship Id="rId160" Type="http://schemas.openxmlformats.org/officeDocument/2006/relationships/hyperlink" Target="https://citusdata.github.io/cstore_fdw/" TargetMode="External"/><Relationship Id="rId181" Type="http://schemas.openxmlformats.org/officeDocument/2006/relationships/hyperlink" Target="https://www.mongodb.org/" TargetMode="External"/><Relationship Id="rId216" Type="http://schemas.openxmlformats.org/officeDocument/2006/relationships/hyperlink" Target="https://gitlab.nicecotedazur.org/" TargetMode="External"/><Relationship Id="rId237" Type="http://schemas.openxmlformats.org/officeDocument/2006/relationships/hyperlink" Target="http://iot.testnca.org:27017" TargetMode="External"/><Relationship Id="rId22" Type="http://schemas.openxmlformats.org/officeDocument/2006/relationships/hyperlink" Target="https://www.docker.com/" TargetMode="External"/><Relationship Id="rId43" Type="http://schemas.openxmlformats.org/officeDocument/2006/relationships/hyperlink" Target="https://docs.docker.com/registry/deploying/" TargetMode="External"/><Relationship Id="rId64" Type="http://schemas.openxmlformats.org/officeDocument/2006/relationships/hyperlink" Target="http://forge.fiware.org/plugins/mediawiki/wiki/fiware/index.php/FIWARE.ArchitectureDescription.Data.BigData" TargetMode="External"/><Relationship Id="rId118" Type="http://schemas.openxmlformats.org/officeDocument/2006/relationships/hyperlink" Target="https://hub.docker.com/r/neowaylabs/geoserver/" TargetMode="External"/><Relationship Id="rId139" Type="http://schemas.openxmlformats.org/officeDocument/2006/relationships/hyperlink" Target="https://wiki.openstack.org/wiki/HowtoIntegrateKeystonewithAD" TargetMode="External"/><Relationship Id="rId85" Type="http://schemas.openxmlformats.org/officeDocument/2006/relationships/hyperlink" Target="https://github.com/telefonicaid?utf8=%E2%9C%93&amp;q=perseo&amp;type=&amp;language=" TargetMode="External"/><Relationship Id="rId150" Type="http://schemas.openxmlformats.org/officeDocument/2006/relationships/image" Target="media/image19.png"/><Relationship Id="rId171" Type="http://schemas.openxmlformats.org/officeDocument/2006/relationships/hyperlink" Target="https://github.com/telefonicaid/fiware-cosmos/blob/master/cosmos-gui" TargetMode="External"/><Relationship Id="rId192" Type="http://schemas.openxmlformats.org/officeDocument/2006/relationships/hyperlink" Target="https://github.com/telefonicaid/iotagent-ul" TargetMode="External"/><Relationship Id="rId206" Type="http://schemas.openxmlformats.org/officeDocument/2006/relationships/image" Target="media/image29.png"/><Relationship Id="rId227" Type="http://schemas.openxmlformats.org/officeDocument/2006/relationships/hyperlink" Target="https://github.com/floragunncom/search-guard" TargetMode="External"/><Relationship Id="rId248" Type="http://schemas.openxmlformats.org/officeDocument/2006/relationships/theme" Target="theme/theme1.xml"/><Relationship Id="rId12" Type="http://schemas.openxmlformats.org/officeDocument/2006/relationships/footer" Target="footer1.xml"/><Relationship Id="rId33" Type="http://schemas.openxmlformats.org/officeDocument/2006/relationships/image" Target="media/image11.png"/><Relationship Id="rId108" Type="http://schemas.openxmlformats.org/officeDocument/2006/relationships/hyperlink" Target="https://docs.docker.com/engine/admin/logging/gelf/" TargetMode="External"/><Relationship Id="rId129" Type="http://schemas.openxmlformats.org/officeDocument/2006/relationships/hyperlink" Target="http://docs.gitlab.com/ce/user/project/container_registry.html" TargetMode="External"/><Relationship Id="rId54" Type="http://schemas.openxmlformats.org/officeDocument/2006/relationships/hyperlink" Target="https://github.com/telefonicaid/Rush" TargetMode="External"/><Relationship Id="rId75" Type="http://schemas.openxmlformats.org/officeDocument/2006/relationships/hyperlink" Target="https://github.com/telefonicaid/iotagent-node-lib" TargetMode="External"/><Relationship Id="rId96" Type="http://schemas.openxmlformats.org/officeDocument/2006/relationships/hyperlink" Target="https://fusionforge.org/" TargetMode="External"/><Relationship Id="rId140" Type="http://schemas.openxmlformats.org/officeDocument/2006/relationships/image" Target="media/image17.png"/><Relationship Id="rId161" Type="http://schemas.openxmlformats.org/officeDocument/2006/relationships/image" Target="media/image20.png"/><Relationship Id="rId182" Type="http://schemas.openxmlformats.org/officeDocument/2006/relationships/hyperlink" Target="https://github.com/telefonicaid/IoT-STH" TargetMode="External"/><Relationship Id="rId217" Type="http://schemas.openxmlformats.org/officeDocument/2006/relationships/hyperlink" Target="https://github.com/julienmathis/centreon-docker" TargetMode="External"/><Relationship Id="rId6" Type="http://schemas.openxmlformats.org/officeDocument/2006/relationships/footnotes" Target="footnotes.xml"/><Relationship Id="rId238" Type="http://schemas.openxmlformats.org/officeDocument/2006/relationships/hyperlink" Target="http://iot.testnca.org:8002" TargetMode="External"/><Relationship Id="rId23" Type="http://schemas.openxmlformats.org/officeDocument/2006/relationships/hyperlink" Target="https://docs.docker.com/" TargetMode="External"/><Relationship Id="rId119" Type="http://schemas.openxmlformats.org/officeDocument/2006/relationships/hyperlink" Target="https://hub.docker.com/r/fiware/gisdataprovider/" TargetMode="External"/><Relationship Id="rId44" Type="http://schemas.openxmlformats.org/officeDocument/2006/relationships/hyperlink" Target="https://github.com/SUSE/Portus/blob/master/examples/compose/docker-compose.yml" TargetMode="External"/><Relationship Id="rId65" Type="http://schemas.openxmlformats.org/officeDocument/2006/relationships/hyperlink" Target="https://catalogue.fiware.org/enablers/data-visualization-knowage" TargetMode="External"/><Relationship Id="rId86" Type="http://schemas.openxmlformats.org/officeDocument/2006/relationships/hyperlink" Target="https://github.com/telefonicaid/perseo-core" TargetMode="External"/><Relationship Id="rId130" Type="http://schemas.openxmlformats.org/officeDocument/2006/relationships/hyperlink" Target="https://www.opensuse.org/" TargetMode="External"/><Relationship Id="rId151" Type="http://schemas.openxmlformats.org/officeDocument/2006/relationships/hyperlink" Target="http://www.onem2m.org/" TargetMode="External"/><Relationship Id="rId172" Type="http://schemas.openxmlformats.org/officeDocument/2006/relationships/hyperlink" Target="https://github.com/telefonicaid/fiware-cosmos/blob/master/cosmos-hive-auth-provider" TargetMode="External"/><Relationship Id="rId193" Type="http://schemas.openxmlformats.org/officeDocument/2006/relationships/hyperlink" Target="https://github.com/telefonicaid/iotagent-json" TargetMode="External"/><Relationship Id="rId207" Type="http://schemas.openxmlformats.org/officeDocument/2006/relationships/hyperlink" Target="https://github.com/Wirecloud/docker-wirecloud/" TargetMode="External"/><Relationship Id="rId228" Type="http://schemas.openxmlformats.org/officeDocument/2006/relationships/image" Target="media/image34.png"/><Relationship Id="rId13" Type="http://schemas.openxmlformats.org/officeDocument/2006/relationships/image" Target="media/image6.png"/><Relationship Id="rId109" Type="http://schemas.openxmlformats.org/officeDocument/2006/relationships/hyperlink" Target="https://catalogue.fiware.org/enablers/poi-data-provider" TargetMode="External"/><Relationship Id="rId34" Type="http://schemas.openxmlformats.org/officeDocument/2006/relationships/hyperlink" Target="https://blog.docker.com/2017/02/docker-secrets-management/" TargetMode="External"/><Relationship Id="rId55" Type="http://schemas.openxmlformats.org/officeDocument/2006/relationships/hyperlink" Target="https://github.com/Geonovum/sospilot/tree/master/src/fiware/docker/orionrush" TargetMode="External"/><Relationship Id="rId76" Type="http://schemas.openxmlformats.org/officeDocument/2006/relationships/hyperlink" Target="https://github.com/telefonicaid/orchestrator" TargetMode="External"/><Relationship Id="rId97" Type="http://schemas.openxmlformats.org/officeDocument/2006/relationships/hyperlink" Target="https://www.eclipse.org/che/" TargetMode="External"/><Relationship Id="rId120" Type="http://schemas.openxmlformats.org/officeDocument/2006/relationships/hyperlink" Target="http://xml3d.org/" TargetMode="External"/><Relationship Id="rId141" Type="http://schemas.openxmlformats.org/officeDocument/2006/relationships/hyperlink" Target="https://docs.openstack.org/keystone/latest/" TargetMode="External"/><Relationship Id="rId7" Type="http://schemas.openxmlformats.org/officeDocument/2006/relationships/endnotes" Target="endnotes.xml"/><Relationship Id="rId162" Type="http://schemas.openxmlformats.org/officeDocument/2006/relationships/image" Target="media/image21.png"/><Relationship Id="rId183" Type="http://schemas.openxmlformats.org/officeDocument/2006/relationships/hyperlink" Target="http://kafka.apache.org/" TargetMode="External"/><Relationship Id="rId218" Type="http://schemas.openxmlformats.org/officeDocument/2006/relationships/hyperlink" Target="https://docs.docker.com/engine/admin/logging/gelf/" TargetMode="External"/><Relationship Id="rId239" Type="http://schemas.openxmlformats.org/officeDocument/2006/relationships/hyperlink" Target="http://iot.testnca.org:8003" TargetMode="External"/><Relationship Id="rId24" Type="http://schemas.openxmlformats.org/officeDocument/2006/relationships/hyperlink" Target="https://docs.docker.com/engine/swarm/" TargetMode="External"/><Relationship Id="rId45" Type="http://schemas.openxmlformats.org/officeDocument/2006/relationships/hyperlink" Target="http://rancher.com/" TargetMode="External"/><Relationship Id="rId66" Type="http://schemas.openxmlformats.org/officeDocument/2006/relationships/hyperlink" Target="http://knowage.readthedocs.io/en/latest/" TargetMode="External"/><Relationship Id="rId87" Type="http://schemas.openxmlformats.org/officeDocument/2006/relationships/hyperlink" Target="https://github.com/telefonicaid/perseo-fe" TargetMode="External"/><Relationship Id="rId110" Type="http://schemas.openxmlformats.org/officeDocument/2006/relationships/hyperlink" Target="http://postgis.net/" TargetMode="External"/><Relationship Id="rId131" Type="http://schemas.openxmlformats.org/officeDocument/2006/relationships/hyperlink" Target="https://docs.gitlab.com/ee/administration/container_registry.html" TargetMode="External"/><Relationship Id="rId152" Type="http://schemas.openxmlformats.org/officeDocument/2006/relationships/hyperlink" Target="https://fiware-orion.readthedocs.io/en/master/admin/rush/index.html" TargetMode="External"/><Relationship Id="rId173" Type="http://schemas.openxmlformats.org/officeDocument/2006/relationships/hyperlink" Target="https://github.com/telefonicaid/fiware-cosmos/blob/master/cosmos-tidoop-api" TargetMode="External"/><Relationship Id="rId194" Type="http://schemas.openxmlformats.org/officeDocument/2006/relationships/hyperlink" Target="https://github.com/telefonicaid/sigfox-iotagent" TargetMode="External"/><Relationship Id="rId208" Type="http://schemas.openxmlformats.org/officeDocument/2006/relationships/hyperlink" Target="https://hub.docker.com/r/fiware/wirecloud/" TargetMode="External"/><Relationship Id="rId229" Type="http://schemas.openxmlformats.org/officeDocument/2006/relationships/hyperlink" Target="https://www.meteor.com/" TargetMode="External"/><Relationship Id="rId240" Type="http://schemas.openxmlformats.org/officeDocument/2006/relationships/hyperlink" Target="http://iot.testnca.org:9000" TargetMode="External"/><Relationship Id="rId14" Type="http://schemas.openxmlformats.org/officeDocument/2006/relationships/hyperlink" Target="https://www.fiware.org/" TargetMode="External"/><Relationship Id="rId35" Type="http://schemas.openxmlformats.org/officeDocument/2006/relationships/hyperlink" Target="https://mariadb.org/" TargetMode="External"/><Relationship Id="rId56" Type="http://schemas.openxmlformats.org/officeDocument/2006/relationships/hyperlink" Target="https://www.mongodb.com/" TargetMode="External"/><Relationship Id="rId77" Type="http://schemas.openxmlformats.org/officeDocument/2006/relationships/hyperlink" Target="http://mosquitto.org/" TargetMode="External"/><Relationship Id="rId100" Type="http://schemas.openxmlformats.org/officeDocument/2006/relationships/hyperlink" Target="https://github.com/portainer/portainer/blob/develop/README.md" TargetMode="External"/><Relationship Id="rId8" Type="http://schemas.openxmlformats.org/officeDocument/2006/relationships/image" Target="media/image1.png"/><Relationship Id="rId98" Type="http://schemas.openxmlformats.org/officeDocument/2006/relationships/hyperlink" Target="http://www.keycloak.org/" TargetMode="External"/><Relationship Id="rId121" Type="http://schemas.openxmlformats.org/officeDocument/2006/relationships/hyperlink" Target="https://www.fiware.org/2017/07/28/apinf-contributes-top-class-api-management-technologies-to-fiware-platform/" TargetMode="External"/><Relationship Id="rId142" Type="http://schemas.openxmlformats.org/officeDocument/2006/relationships/image" Target="media/image18.png"/><Relationship Id="rId163" Type="http://schemas.openxmlformats.org/officeDocument/2006/relationships/hyperlink" Target="https://github.com/citusdata/docker" TargetMode="External"/><Relationship Id="rId184" Type="http://schemas.openxmlformats.org/officeDocument/2006/relationships/hyperlink" Target="https://aws.amazon.com/dynamodb/" TargetMode="External"/><Relationship Id="rId219" Type="http://schemas.openxmlformats.org/officeDocument/2006/relationships/hyperlink" Target="https://docs.docker.com/engine/admin/logging/overview/" TargetMode="External"/><Relationship Id="rId230" Type="http://schemas.openxmlformats.org/officeDocument/2006/relationships/hyperlink" Target="https://www.fiware.org/category/apis/" TargetMode="External"/><Relationship Id="rId25" Type="http://schemas.openxmlformats.org/officeDocument/2006/relationships/image" Target="media/image7.png"/><Relationship Id="rId46" Type="http://schemas.openxmlformats.org/officeDocument/2006/relationships/hyperlink" Target="https://catalogue.fiware.org/enablers/identity-management-keyrock" TargetMode="External"/><Relationship Id="rId67" Type="http://schemas.openxmlformats.org/officeDocument/2006/relationships/hyperlink" Target="https://catalogue.fiware.org/enablers/ckan" TargetMode="External"/><Relationship Id="rId88" Type="http://schemas.openxmlformats.org/officeDocument/2006/relationships/hyperlink" Target="https://catalogue.fiware.org/enablers/application-mashup-wirecloud" TargetMode="External"/><Relationship Id="rId111" Type="http://schemas.openxmlformats.org/officeDocument/2006/relationships/hyperlink" Target="http://www.w3ds.org/doku.php" TargetMode="External"/><Relationship Id="rId132" Type="http://schemas.openxmlformats.org/officeDocument/2006/relationships/image" Target="media/image13.png"/><Relationship Id="rId153" Type="http://schemas.openxmlformats.org/officeDocument/2006/relationships/hyperlink" Target="https://github.com/telefonicaid/Rush" TargetMode="External"/><Relationship Id="rId174" Type="http://schemas.openxmlformats.org/officeDocument/2006/relationships/hyperlink" Target="https://github.com/telefonicaid/fiware-cosmos/blob/master/cosmos-proxy" TargetMode="External"/><Relationship Id="rId195" Type="http://schemas.openxmlformats.org/officeDocument/2006/relationships/hyperlink" Target="https://github.com/telefonicaid/lightweightm2m-iotagent" TargetMode="External"/><Relationship Id="rId209" Type="http://schemas.openxmlformats.org/officeDocument/2006/relationships/hyperlink" Target="https://github.com/linaro-technologies/freeboard-docker" TargetMode="External"/><Relationship Id="rId220" Type="http://schemas.openxmlformats.org/officeDocument/2006/relationships/hyperlink" Target="https://docs.docker.com/engine/admin/logging/gelf/" TargetMode="External"/><Relationship Id="rId241" Type="http://schemas.openxmlformats.org/officeDocument/2006/relationships/hyperlink" Target="http://iot.testnca.org:8080" TargetMode="External"/><Relationship Id="rId15" Type="http://schemas.openxmlformats.org/officeDocument/2006/relationships/hyperlink" Target="http://www.openmobilealliance.org/" TargetMode="External"/><Relationship Id="rId36" Type="http://schemas.openxmlformats.org/officeDocument/2006/relationships/hyperlink" Target="https://flocker.readthedocs.io/en/latest/supported/index.html" TargetMode="External"/><Relationship Id="rId57" Type="http://schemas.openxmlformats.org/officeDocument/2006/relationships/hyperlink" Target="https://www.postgresql.org/" TargetMode="External"/><Relationship Id="rId10" Type="http://schemas.openxmlformats.org/officeDocument/2006/relationships/image" Target="media/image3.png"/><Relationship Id="rId31" Type="http://schemas.openxmlformats.org/officeDocument/2006/relationships/hyperlink" Target="https://thenewstack.io/docker-fully-embraces-kubernetes/" TargetMode="External"/><Relationship Id="rId52" Type="http://schemas.openxmlformats.org/officeDocument/2006/relationships/image" Target="media/image12.jpg"/><Relationship Id="rId73" Type="http://schemas.openxmlformats.org/officeDocument/2006/relationships/hyperlink" Target="https://github.com/telefonicaid/lightweightm2m-iotagent" TargetMode="External"/><Relationship Id="rId78" Type="http://schemas.openxmlformats.org/officeDocument/2006/relationships/hyperlink" Target="https://nodered.org/" TargetMode="External"/><Relationship Id="rId94" Type="http://schemas.openxmlformats.org/officeDocument/2006/relationships/hyperlink" Target="https://catalogue.fiware.org/enablers/business-api-ecosystem-biz-ecosystem-ri" TargetMode="External"/><Relationship Id="rId99" Type="http://schemas.openxmlformats.org/officeDocument/2006/relationships/hyperlink" Target="https://portainer.io/" TargetMode="External"/><Relationship Id="rId101" Type="http://schemas.openxmlformats.org/officeDocument/2006/relationships/hyperlink" Target="https://github.com/telefonicaid?utf8=%E2%9C%93&amp;q=Monitoring&amp;type=&amp;language=" TargetMode="External"/><Relationship Id="rId122" Type="http://schemas.openxmlformats.org/officeDocument/2006/relationships/hyperlink" Target="https://www.apinf.com/" TargetMode="External"/><Relationship Id="rId143" Type="http://schemas.openxmlformats.org/officeDocument/2006/relationships/hyperlink" Target="https://forge.fiware.org/plugins/mediawiki/wiki/fiware/index.php/FIWARE.OpenSpecification.Security.PEP_Proxy_Generic_Enabler" TargetMode="External"/><Relationship Id="rId148" Type="http://schemas.openxmlformats.org/officeDocument/2006/relationships/hyperlink" Target="https://fiware-orion.readthedocs.io/en/develop/user/docker/index.html" TargetMode="External"/><Relationship Id="rId164" Type="http://schemas.openxmlformats.org/officeDocument/2006/relationships/hyperlink" Target="https://wiki.postgresql.org/wiki/Clustering" TargetMode="External"/><Relationship Id="rId169" Type="http://schemas.openxmlformats.org/officeDocument/2006/relationships/hyperlink" Target="https://github.com/telefonicaid/fiware-cosmos/blob/master/cosmos-admin" TargetMode="External"/><Relationship Id="rId185" Type="http://schemas.openxmlformats.org/officeDocument/2006/relationships/hyperlink" Target="https://aws.amazon.com/"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ckan.org/" TargetMode="External"/><Relationship Id="rId210" Type="http://schemas.openxmlformats.org/officeDocument/2006/relationships/hyperlink" Target="https://github.com/telefonicaid/fiware-connectors/tree/master/FreeBoard-Orion-Plugin" TargetMode="External"/><Relationship Id="rId215" Type="http://schemas.openxmlformats.org/officeDocument/2006/relationships/image" Target="media/image33.png"/><Relationship Id="rId236" Type="http://schemas.openxmlformats.org/officeDocument/2006/relationships/hyperlink" Target="http://iot.testnca.org:7896" TargetMode="External"/><Relationship Id="rId26" Type="http://schemas.openxmlformats.org/officeDocument/2006/relationships/image" Target="media/image8.png"/><Relationship Id="rId231" Type="http://schemas.openxmlformats.org/officeDocument/2006/relationships/hyperlink" Target="http://iot.testnca.org:8000" TargetMode="External"/><Relationship Id="rId47" Type="http://schemas.openxmlformats.org/officeDocument/2006/relationships/hyperlink" Target="https://catalogue.fiware.org/enablers/authorization-pdp-authzforce" TargetMode="External"/><Relationship Id="rId68" Type="http://schemas.openxmlformats.org/officeDocument/2006/relationships/hyperlink" Target="https://github.com/okfn/docker-fiware-ckan" TargetMode="External"/><Relationship Id="rId89" Type="http://schemas.openxmlformats.org/officeDocument/2006/relationships/hyperlink" Target="https://wirecloud.readthedocs.io/en/stable/" TargetMode="External"/><Relationship Id="rId112" Type="http://schemas.openxmlformats.org/officeDocument/2006/relationships/hyperlink" Target="http://docs.opengeospatial.org/is/15-001r4/15-001r4.html" TargetMode="External"/><Relationship Id="rId133" Type="http://schemas.openxmlformats.org/officeDocument/2006/relationships/hyperlink" Target="http://rancher.com/" TargetMode="External"/><Relationship Id="rId154" Type="http://schemas.openxmlformats.org/officeDocument/2006/relationships/hyperlink" Target="https://github.com/Geonovum/sospilot/tree/master/src/fiware/docker/orionrush" TargetMode="External"/><Relationship Id="rId175" Type="http://schemas.openxmlformats.org/officeDocument/2006/relationships/image" Target="media/image23.png"/><Relationship Id="rId196" Type="http://schemas.openxmlformats.org/officeDocument/2006/relationships/hyperlink" Target="https://github.com/telefonicaid/iotagent-node-lib" TargetMode="External"/><Relationship Id="rId200" Type="http://schemas.openxmlformats.org/officeDocument/2006/relationships/hyperlink" Target="https://nodered.org/" TargetMode="External"/><Relationship Id="rId16" Type="http://schemas.openxmlformats.org/officeDocument/2006/relationships/hyperlink" Target="https://www.tmforum.org/" TargetMode="External"/><Relationship Id="rId221" Type="http://schemas.openxmlformats.org/officeDocument/2006/relationships/hyperlink" Target="https://www.elastic.co/products/logstash" TargetMode="External"/><Relationship Id="rId242" Type="http://schemas.openxmlformats.org/officeDocument/2006/relationships/hyperlink" Target="http://rancher.com/" TargetMode="External"/><Relationship Id="rId37" Type="http://schemas.openxmlformats.org/officeDocument/2006/relationships/hyperlink" Target="http://rexray.readthedocs.io/en/stable/user-guide/storage-providers/" TargetMode="External"/><Relationship Id="rId58" Type="http://schemas.openxmlformats.org/officeDocument/2006/relationships/hyperlink" Target="https://www.citusdata.com/product/community" TargetMode="External"/><Relationship Id="rId79" Type="http://schemas.openxmlformats.org/officeDocument/2006/relationships/hyperlink" Target="https://github.com/telefonicaid/iotagent-manager" TargetMode="External"/><Relationship Id="rId102" Type="http://schemas.openxmlformats.org/officeDocument/2006/relationships/hyperlink" Target="https://www.centreon.com/" TargetMode="External"/><Relationship Id="rId123" Type="http://schemas.openxmlformats.org/officeDocument/2006/relationships/hyperlink" Target="https://apiumbrella.io/" TargetMode="External"/><Relationship Id="rId144" Type="http://schemas.openxmlformats.org/officeDocument/2006/relationships/hyperlink" Target="http://catalogue.fiware.org/enablers/pep-proxy-wilma" TargetMode="External"/><Relationship Id="rId90" Type="http://schemas.openxmlformats.org/officeDocument/2006/relationships/hyperlink" Target="https://github.com/Freeboard/freeboard" TargetMode="External"/><Relationship Id="rId165" Type="http://schemas.openxmlformats.org/officeDocument/2006/relationships/hyperlink" Target="https://www.postgres-xl.org/" TargetMode="External"/><Relationship Id="rId186" Type="http://schemas.openxmlformats.org/officeDocument/2006/relationships/hyperlink" Target="http://www.postgresql.org/" TargetMode="External"/><Relationship Id="rId211" Type="http://schemas.openxmlformats.org/officeDocument/2006/relationships/header" Target="header2.xml"/><Relationship Id="rId232" Type="http://schemas.openxmlformats.org/officeDocument/2006/relationships/hyperlink" Target="http://iot.testnca.org:5000" TargetMode="External"/><Relationship Id="rId27" Type="http://schemas.openxmlformats.org/officeDocument/2006/relationships/hyperlink" Target="https://www.fiware.org/" TargetMode="External"/><Relationship Id="rId48" Type="http://schemas.openxmlformats.org/officeDocument/2006/relationships/hyperlink" Target="https://catalogue.fiware.org/enablers/pep-proxy-wilma" TargetMode="External"/><Relationship Id="rId69" Type="http://schemas.openxmlformats.org/officeDocument/2006/relationships/hyperlink" Target="http://docs.ckan.org/en/ckan-2.3.5/maintaining/installing/install-using-docker.html" TargetMode="External"/><Relationship Id="rId113" Type="http://schemas.openxmlformats.org/officeDocument/2006/relationships/hyperlink" Target="http://www.opengeospatial.org/" TargetMode="External"/><Relationship Id="rId134" Type="http://schemas.openxmlformats.org/officeDocument/2006/relationships/hyperlink" Target="https://platform9.com/blog/kubernetes-docker-swarm-compared/" TargetMode="External"/><Relationship Id="rId80" Type="http://schemas.openxmlformats.org/officeDocument/2006/relationships/hyperlink" Target="https://github.com/telefonicaid" TargetMode="External"/><Relationship Id="rId155" Type="http://schemas.openxmlformats.org/officeDocument/2006/relationships/hyperlink" Target="http://fiware-orion.readthedocs.io/en/1.4.1/admin/perf_tuning/index.html" TargetMode="External"/><Relationship Id="rId176" Type="http://schemas.openxmlformats.org/officeDocument/2006/relationships/image" Target="media/image24.png"/><Relationship Id="rId197" Type="http://schemas.openxmlformats.org/officeDocument/2006/relationships/image" Target="media/image26.png"/><Relationship Id="rId201" Type="http://schemas.openxmlformats.org/officeDocument/2006/relationships/hyperlink" Target="https://catalogue.fiware.org/enablers/complex-event-processing-cep-proactive-technology-online" TargetMode="External"/><Relationship Id="rId222" Type="http://schemas.openxmlformats.org/officeDocument/2006/relationships/hyperlink" Target="https://www.elastic.co/products/elasticsearch" TargetMode="External"/><Relationship Id="rId243" Type="http://schemas.openxmlformats.org/officeDocument/2006/relationships/image" Target="media/image35.jpeg"/><Relationship Id="rId17" Type="http://schemas.openxmlformats.org/officeDocument/2006/relationships/hyperlink" Target="https://en.wikipedia.org/wiki/Representational_state_transfer" TargetMode="External"/><Relationship Id="rId38" Type="http://schemas.openxmlformats.org/officeDocument/2006/relationships/hyperlink" Target="https://www.fiware.org/data-models/" TargetMode="External"/><Relationship Id="rId59" Type="http://schemas.openxmlformats.org/officeDocument/2006/relationships/hyperlink" Target="https://www.postgresql.org/docs/10/static/warm-standby.html" TargetMode="External"/><Relationship Id="rId103" Type="http://schemas.openxmlformats.org/officeDocument/2006/relationships/hyperlink" Target="https://www.consul.io/" TargetMode="External"/><Relationship Id="rId124" Type="http://schemas.openxmlformats.org/officeDocument/2006/relationships/hyperlink" Target="http://www.haproxy.org/" TargetMode="External"/><Relationship Id="rId70" Type="http://schemas.openxmlformats.org/officeDocument/2006/relationships/hyperlink" Target="https://catalogue.fiware.org/enablers/backend-device-management-idas" TargetMode="External"/><Relationship Id="rId91" Type="http://schemas.openxmlformats.org/officeDocument/2006/relationships/hyperlink" Target="https://www.fiware.org/2015/07/13/fiware-orion-data-source-now-available-for-freeboard/" TargetMode="External"/><Relationship Id="rId145" Type="http://schemas.openxmlformats.org/officeDocument/2006/relationships/hyperlink" Target="https://github.com/telefonicaid/fiware-pep-steelskin" TargetMode="External"/><Relationship Id="rId166" Type="http://schemas.openxmlformats.org/officeDocument/2006/relationships/hyperlink" Target="https://www.postgresql.org/docs/9.6/static/warm-standby.html" TargetMode="External"/><Relationship Id="rId187" Type="http://schemas.openxmlformats.org/officeDocument/2006/relationships/hyperlink" Target="https://carto.com/" TargetMode="External"/><Relationship Id="rId1" Type="http://schemas.openxmlformats.org/officeDocument/2006/relationships/customXml" Target="../customXml/item1.xml"/><Relationship Id="rId212" Type="http://schemas.openxmlformats.org/officeDocument/2006/relationships/image" Target="media/image30.jpeg"/><Relationship Id="rId233" Type="http://schemas.openxmlformats.org/officeDocument/2006/relationships/hyperlink" Target="http://iot.testnca.org:8081" TargetMode="External"/><Relationship Id="rId28" Type="http://schemas.openxmlformats.org/officeDocument/2006/relationships/hyperlink" Target="https://catalogue.fiware.org/" TargetMode="External"/><Relationship Id="rId49" Type="http://schemas.openxmlformats.org/officeDocument/2006/relationships/hyperlink" Target="http://fiware.github.io/context.Orion/api/v2/stable/" TargetMode="External"/><Relationship Id="rId114" Type="http://schemas.openxmlformats.org/officeDocument/2006/relationships/hyperlink" Target="https://catalogue.fiware.org/enablers/gis-data-provider-geoserver3d" TargetMode="External"/><Relationship Id="rId60" Type="http://schemas.openxmlformats.org/officeDocument/2006/relationships/hyperlink" Target="http://galeracluster.com/products/" TargetMode="External"/><Relationship Id="rId81" Type="http://schemas.openxmlformats.org/officeDocument/2006/relationships/hyperlink" Target="https://github.com/telefonicaid/orchestrator" TargetMode="External"/><Relationship Id="rId135" Type="http://schemas.openxmlformats.org/officeDocument/2006/relationships/image" Target="media/image14.png"/><Relationship Id="rId156" Type="http://schemas.openxmlformats.org/officeDocument/2006/relationships/hyperlink" Target="https://www.mongodb.com/" TargetMode="External"/><Relationship Id="rId177" Type="http://schemas.openxmlformats.org/officeDocument/2006/relationships/hyperlink" Target="http://hadoop.apache.org/docs/current/hadoop-project-dist/hadoop-hdfs/HdfsUserGuide.html" TargetMode="External"/><Relationship Id="rId198" Type="http://schemas.openxmlformats.org/officeDocument/2006/relationships/image" Target="media/image27.png"/><Relationship Id="rId202" Type="http://schemas.openxmlformats.org/officeDocument/2006/relationships/hyperlink" Target="http://fiware-iot-stack.readthedocs.io/en/latest/cep/" TargetMode="External"/><Relationship Id="rId223" Type="http://schemas.openxmlformats.org/officeDocument/2006/relationships/hyperlink" Target="https://www.elastic.co/products/kibana" TargetMode="External"/><Relationship Id="rId244" Type="http://schemas.openxmlformats.org/officeDocument/2006/relationships/image" Target="media/image36.png"/><Relationship Id="rId18" Type="http://schemas.openxmlformats.org/officeDocument/2006/relationships/hyperlink" Target="https://en.wikipedia.org/wiki/SOAP" TargetMode="External"/><Relationship Id="rId39" Type="http://schemas.openxmlformats.org/officeDocument/2006/relationships/hyperlink" Target="https://github.com/fiware/dataModels" TargetMode="External"/><Relationship Id="rId50" Type="http://schemas.openxmlformats.org/officeDocument/2006/relationships/hyperlink" Target="https://catalogue.fiware.org/enablers/publishsubscribe-context-broker-orion-context-broker" TargetMode="External"/><Relationship Id="rId104" Type="http://schemas.openxmlformats.org/officeDocument/2006/relationships/hyperlink" Target="https://documentation.centreon.com/docs/centreon-auto-discovery/en/latest/" TargetMode="External"/><Relationship Id="rId125" Type="http://schemas.openxmlformats.org/officeDocument/2006/relationships/hyperlink" Target="http://www.haproxy.org/" TargetMode="External"/><Relationship Id="rId146" Type="http://schemas.openxmlformats.org/officeDocument/2006/relationships/hyperlink" Target="https://fiware-orion.readthedocs.io/en/develop/user/security/index.html" TargetMode="External"/><Relationship Id="rId167" Type="http://schemas.openxmlformats.org/officeDocument/2006/relationships/image" Target="media/image22.png"/><Relationship Id="rId188" Type="http://schemas.openxmlformats.org/officeDocument/2006/relationships/image" Target="media/image25.png"/><Relationship Id="rId71" Type="http://schemas.openxmlformats.org/officeDocument/2006/relationships/hyperlink" Target="https://fiware-iot-stack.readthedocs.io/en/latest/" TargetMode="External"/><Relationship Id="rId92" Type="http://schemas.openxmlformats.org/officeDocument/2006/relationships/hyperlink" Target="https://github.com/telefonicaid/fiware-connectors/tree/master/FreeBoard-Orion-Plugin" TargetMode="External"/><Relationship Id="rId213" Type="http://schemas.openxmlformats.org/officeDocument/2006/relationships/image" Target="media/image31.jpg"/><Relationship Id="rId234" Type="http://schemas.openxmlformats.org/officeDocument/2006/relationships/hyperlink" Target="http://iot.testnca.org:1026" TargetMode="External"/><Relationship Id="rId2" Type="http://schemas.openxmlformats.org/officeDocument/2006/relationships/numbering" Target="numbering.xml"/><Relationship Id="rId29" Type="http://schemas.openxmlformats.org/officeDocument/2006/relationships/image" Target="media/image9.png"/><Relationship Id="rId40" Type="http://schemas.openxmlformats.org/officeDocument/2006/relationships/hyperlink" Target="https://ico.org.uk/media/for-organisations/documents/1546/data-controllers-and-data-processors-dp-guidance.pdf" TargetMode="External"/><Relationship Id="rId115" Type="http://schemas.openxmlformats.org/officeDocument/2006/relationships/hyperlink" Target="http://gisdataprovider.readthedocs.io/en/latest/index.html" TargetMode="External"/><Relationship Id="rId136" Type="http://schemas.openxmlformats.org/officeDocument/2006/relationships/image" Target="media/image15.png"/><Relationship Id="rId157" Type="http://schemas.openxmlformats.org/officeDocument/2006/relationships/hyperlink" Target="https://docs.mongodb.com/manual/core/wiredtiger/" TargetMode="External"/><Relationship Id="rId178" Type="http://schemas.openxmlformats.org/officeDocument/2006/relationships/hyperlink" Target="http://hadoop.apache.org/" TargetMode="External"/><Relationship Id="rId61" Type="http://schemas.openxmlformats.org/officeDocument/2006/relationships/hyperlink" Target="https://mariadb.com/kb/en/library/galera-cluster/" TargetMode="External"/><Relationship Id="rId82" Type="http://schemas.openxmlformats.org/officeDocument/2006/relationships/hyperlink" Target="https://en.wikipedia.org/wiki/OPC_Unified_Architecture" TargetMode="External"/><Relationship Id="rId199" Type="http://schemas.openxmlformats.org/officeDocument/2006/relationships/hyperlink" Target="https://github.com/telefonicaid/orchestrator" TargetMode="External"/><Relationship Id="rId203" Type="http://schemas.openxmlformats.org/officeDocument/2006/relationships/hyperlink" Target="https://catalogue.fiware.org/enablers/iot-data-edge-consolidation-ge-cepheus" TargetMode="External"/><Relationship Id="rId19" Type="http://schemas.openxmlformats.org/officeDocument/2006/relationships/hyperlink" Target="http://www.openmobilealliance.org/release/NGSI/" TargetMode="External"/><Relationship Id="rId224" Type="http://schemas.openxmlformats.org/officeDocument/2006/relationships/hyperlink" Target="https://www.elastic.co/products/beats" TargetMode="External"/><Relationship Id="rId245" Type="http://schemas.openxmlformats.org/officeDocument/2006/relationships/image" Target="media/image37.png"/><Relationship Id="rId30" Type="http://schemas.openxmlformats.org/officeDocument/2006/relationships/image" Target="media/image10.png"/><Relationship Id="rId105" Type="http://schemas.openxmlformats.org/officeDocument/2006/relationships/hyperlink" Target="https://github.com/Centreon-Community/centreon-discovery" TargetMode="External"/><Relationship Id="rId126" Type="http://schemas.openxmlformats.org/officeDocument/2006/relationships/hyperlink" Target="https://github.com/SUSE/Portus" TargetMode="External"/><Relationship Id="rId147" Type="http://schemas.openxmlformats.org/officeDocument/2006/relationships/hyperlink" Target="https://fiware-orion.readthedocs.io/en/develop/admin/diagnosis/index.html" TargetMode="External"/><Relationship Id="rId168" Type="http://schemas.openxmlformats.org/officeDocument/2006/relationships/hyperlink" Target="http://catalogue.fiware.org/enablers/bigdata-analysis-cosmos" TargetMode="External"/><Relationship Id="rId51" Type="http://schemas.openxmlformats.org/officeDocument/2006/relationships/hyperlink" Target="https://fiware-orion.readthedocs.io/en/master/" TargetMode="External"/><Relationship Id="rId72" Type="http://schemas.openxmlformats.org/officeDocument/2006/relationships/hyperlink" Target="https://github.com/telefonicaid/iotagent-ul" TargetMode="External"/><Relationship Id="rId93" Type="http://schemas.openxmlformats.org/officeDocument/2006/relationships/hyperlink" Target="https://freeboard.io/" TargetMode="External"/><Relationship Id="rId189" Type="http://schemas.openxmlformats.org/officeDocument/2006/relationships/hyperlink" Target="https://spark.apache.org/" TargetMode="External"/><Relationship Id="rId3" Type="http://schemas.openxmlformats.org/officeDocument/2006/relationships/styles" Target="styles.xml"/><Relationship Id="rId214" Type="http://schemas.openxmlformats.org/officeDocument/2006/relationships/image" Target="media/image32.png"/><Relationship Id="rId235" Type="http://schemas.openxmlformats.org/officeDocument/2006/relationships/hyperlink" Target="http://iot.testnca.org:4041" TargetMode="External"/><Relationship Id="rId116" Type="http://schemas.openxmlformats.org/officeDocument/2006/relationships/hyperlink" Target="http://postgis.net/" TargetMode="External"/><Relationship Id="rId137" Type="http://schemas.openxmlformats.org/officeDocument/2006/relationships/image" Target="media/image16.png"/><Relationship Id="rId158" Type="http://schemas.openxmlformats.org/officeDocument/2006/relationships/hyperlink" Target="http://www.wiredtiger.com/" TargetMode="External"/><Relationship Id="rId20" Type="http://schemas.openxmlformats.org/officeDocument/2006/relationships/hyperlink" Target="https://forge.fiware.org/plugins/mediawiki/wiki/fiware/index.php/NGSI-9/NGSI-10_information_model" TargetMode="External"/><Relationship Id="rId41" Type="http://schemas.openxmlformats.org/officeDocument/2006/relationships/hyperlink" Target="http://port.us.org/" TargetMode="External"/><Relationship Id="rId62" Type="http://schemas.openxmlformats.org/officeDocument/2006/relationships/hyperlink" Target="https://catalogue.fiware.org/enablers/bigdata-analysis-cosmos" TargetMode="External"/><Relationship Id="rId83" Type="http://schemas.openxmlformats.org/officeDocument/2006/relationships/hyperlink" Target="https://github.com/BEinCPPS/idas-opcua-agent" TargetMode="External"/><Relationship Id="rId179" Type="http://schemas.openxmlformats.org/officeDocument/2006/relationships/hyperlink" Target="https://www.mysql.com/" TargetMode="External"/><Relationship Id="rId190" Type="http://schemas.openxmlformats.org/officeDocument/2006/relationships/hyperlink" Target="https://catalogue.fiware.org/enablers/backend-device-management-idas" TargetMode="External"/><Relationship Id="rId204" Type="http://schemas.openxmlformats.org/officeDocument/2006/relationships/hyperlink" Target="https://github.com/telefonicaid/perseo-fe/blob/master/documentation/architecture.md" TargetMode="External"/><Relationship Id="rId225" Type="http://schemas.openxmlformats.org/officeDocument/2006/relationships/hyperlink" Target="https://www.elastic.co/products/beats/metricbeat" TargetMode="External"/><Relationship Id="rId246" Type="http://schemas.openxmlformats.org/officeDocument/2006/relationships/fontTable" Target="fontTable.xml"/><Relationship Id="rId106" Type="http://schemas.openxmlformats.org/officeDocument/2006/relationships/hyperlink" Target="http://rancher.com/" TargetMode="External"/><Relationship Id="rId127" Type="http://schemas.openxmlformats.org/officeDocument/2006/relationships/hyperlink" Target="http://port.us.org/features/2_LDAP-support.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924BE6814DB459FAE85EEB2B17D04E9"/>
        <w:category>
          <w:name w:val="Général"/>
          <w:gallery w:val="placeholder"/>
        </w:category>
        <w:types>
          <w:type w:val="bbPlcHdr"/>
        </w:types>
        <w:behaviors>
          <w:behavior w:val="content"/>
        </w:behaviors>
        <w:guid w:val="{3834F111-50B7-4CB5-BFD9-069382565E29}"/>
      </w:docPartPr>
      <w:docPartBody>
        <w:p w:rsidR="00557654" w:rsidRDefault="00130EA3" w:rsidP="00130EA3">
          <w:pPr>
            <w:pStyle w:val="6924BE6814DB459FAE85EEB2B17D04E9"/>
          </w:pPr>
          <w:r w:rsidRPr="005B6788">
            <w:rPr>
              <w:rStyle w:val="Textedelespacerserv"/>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Bold">
    <w:altName w:val="Arial"/>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Heiti SC">
    <w:altName w:val="Microsoft YaHei"/>
    <w:charset w:val="86"/>
    <w:family w:val="auto"/>
    <w:pitch w:val="variable"/>
    <w:sig w:usb0="8000002F" w:usb1="080E004A" w:usb2="00000010" w:usb3="00000000" w:csb0="003E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EA3"/>
    <w:rsid w:val="000953E5"/>
    <w:rsid w:val="00130EA3"/>
    <w:rsid w:val="00277174"/>
    <w:rsid w:val="002957B0"/>
    <w:rsid w:val="002A7D09"/>
    <w:rsid w:val="002D1658"/>
    <w:rsid w:val="003773C1"/>
    <w:rsid w:val="00557654"/>
    <w:rsid w:val="007601D3"/>
    <w:rsid w:val="00A6211A"/>
    <w:rsid w:val="00B509C6"/>
    <w:rsid w:val="00E5324E"/>
    <w:rsid w:val="00ED0F8B"/>
    <w:rsid w:val="00EE704C"/>
    <w:rsid w:val="00EF59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42547603"/>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130EA3"/>
    <w:rPr>
      <w:color w:val="808080"/>
    </w:rPr>
  </w:style>
  <w:style w:type="paragraph" w:customStyle="1" w:styleId="2DB3B7EE6F6E425690B9535C75C017AE">
    <w:name w:val="2DB3B7EE6F6E425690B9535C75C017AE"/>
    <w:rsid w:val="00130EA3"/>
  </w:style>
  <w:style w:type="paragraph" w:customStyle="1" w:styleId="6924BE6814DB459FAE85EEB2B17D04E9">
    <w:name w:val="6924BE6814DB459FAE85EEB2B17D04E9"/>
    <w:rsid w:val="00130EA3"/>
  </w:style>
  <w:style w:type="paragraph" w:customStyle="1" w:styleId="47E810656BAD46939576BC4BF3A54D02">
    <w:name w:val="47E810656BAD46939576BC4BF3A54D02"/>
    <w:rsid w:val="00130EA3"/>
  </w:style>
  <w:style w:type="paragraph" w:customStyle="1" w:styleId="C828DDB2C10C4BF9917E07C02EB1189F">
    <w:name w:val="C828DDB2C10C4BF9917E07C02EB1189F"/>
    <w:rsid w:val="00130EA3"/>
  </w:style>
  <w:style w:type="paragraph" w:customStyle="1" w:styleId="81FDDD5207664E83AC82B77ECC2A65BB">
    <w:name w:val="81FDDD5207664E83AC82B77ECC2A65BB"/>
    <w:rsid w:val="00130EA3"/>
  </w:style>
  <w:style w:type="paragraph" w:customStyle="1" w:styleId="4E78589894C84803B641896A6AF07829">
    <w:name w:val="4E78589894C84803B641896A6AF07829"/>
    <w:rsid w:val="00130E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58230-9C13-456B-8628-DAD38294E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80378</TotalTime>
  <Pages>60</Pages>
  <Words>21584</Words>
  <Characters>118716</Characters>
  <Application>Microsoft Office Word</Application>
  <DocSecurity>0</DocSecurity>
  <Lines>989</Lines>
  <Paragraphs>280</Paragraphs>
  <ScaleCrop>false</ScaleCrop>
  <HeadingPairs>
    <vt:vector size="2" baseType="variant">
      <vt:variant>
        <vt:lpstr>Titre</vt:lpstr>
      </vt:variant>
      <vt:variant>
        <vt:i4>1</vt:i4>
      </vt:variant>
    </vt:vector>
  </HeadingPairs>
  <TitlesOfParts>
    <vt:vector size="1" baseType="lpstr">
      <vt:lpstr>MNCA IOT SmartCity Technical Architecture</vt:lpstr>
    </vt:vector>
  </TitlesOfParts>
  <Company/>
  <LinksUpToDate>false</LinksUpToDate>
  <CharactersWithSpaces>140020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MNCA IOT SmartCity Technical Architecture</dc:title>
  <dc:subject/>
  <dc:creator>Alain Galdemas</dc:creator>
  <cp:keywords/>
  <dc:description/>
  <cp:lastModifiedBy>Alain Galdemas</cp:lastModifiedBy>
  <cp:revision>1569</cp:revision>
  <dcterms:created xsi:type="dcterms:W3CDTF">2017-09-20T09:03:00Z</dcterms:created>
  <dcterms:modified xsi:type="dcterms:W3CDTF">2017-12-14T10:58:00Z</dcterms:modified>
</cp:coreProperties>
</file>