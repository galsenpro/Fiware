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B64DC" w14:textId="77777777" w:rsidR="002D7C8C" w:rsidRDefault="00250854" w:rsidP="00250854">
      <w:pPr>
        <w:tabs>
          <w:tab w:val="center" w:pos="4680"/>
          <w:tab w:val="left" w:pos="7985"/>
          <w:tab w:val="right" w:pos="9360"/>
        </w:tabs>
        <w:jc w:val="center"/>
        <w:rPr>
          <w:rFonts w:ascii="Arial Black" w:hAnsi="Arial Black" w:cs="Arial"/>
          <w:b/>
          <w:sz w:val="36"/>
          <w:szCs w:val="36"/>
        </w:rPr>
      </w:pPr>
      <w:bookmarkStart w:id="0" w:name="_Toc443724868"/>
      <w:r>
        <w:rPr>
          <w:rFonts w:ascii="Arial Bold" w:hAnsi="Arial Bold" w:cs="Arial"/>
          <w:b/>
          <w:noProof/>
          <w:sz w:val="30"/>
          <w:szCs w:val="36"/>
          <w:lang w:val="fr-FR" w:eastAsia="fr-FR"/>
        </w:rPr>
        <w:drawing>
          <wp:anchor distT="0" distB="0" distL="114300" distR="114300" simplePos="0" relativeHeight="251658240" behindDoc="0" locked="0" layoutInCell="1" allowOverlap="1">
            <wp:simplePos x="0" y="0"/>
            <wp:positionH relativeFrom="column">
              <wp:posOffset>158750</wp:posOffset>
            </wp:positionH>
            <wp:positionV relativeFrom="paragraph">
              <wp:posOffset>908050</wp:posOffset>
            </wp:positionV>
            <wp:extent cx="4027170" cy="1066800"/>
            <wp:effectExtent l="0" t="0" r="0" b="0"/>
            <wp:wrapThrough wrapText="bothSides">
              <wp:wrapPolygon edited="0">
                <wp:start x="12159" y="2314"/>
                <wp:lineTo x="6437" y="6171"/>
                <wp:lineTo x="920" y="8871"/>
                <wp:lineTo x="715" y="10414"/>
                <wp:lineTo x="511" y="16586"/>
                <wp:lineTo x="1941" y="16971"/>
                <wp:lineTo x="9400" y="20443"/>
                <wp:lineTo x="9911" y="20443"/>
                <wp:lineTo x="21048" y="16200"/>
                <wp:lineTo x="21150" y="14271"/>
                <wp:lineTo x="20537" y="11957"/>
                <wp:lineTo x="19209" y="9257"/>
                <wp:lineTo x="19413" y="5400"/>
                <wp:lineTo x="18085" y="3857"/>
                <wp:lineTo x="12874" y="2314"/>
                <wp:lineTo x="12159" y="2314"/>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ureka_smart_c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7170" cy="1066800"/>
                    </a:xfrm>
                    <a:prstGeom prst="rect">
                      <a:avLst/>
                    </a:prstGeom>
                  </pic:spPr>
                </pic:pic>
              </a:graphicData>
            </a:graphic>
            <wp14:sizeRelH relativeFrom="page">
              <wp14:pctWidth>0</wp14:pctWidth>
            </wp14:sizeRelH>
            <wp14:sizeRelV relativeFrom="page">
              <wp14:pctHeight>0</wp14:pctHeight>
            </wp14:sizeRelV>
          </wp:anchor>
        </w:drawing>
      </w:r>
      <w:sdt>
        <w:sdtPr>
          <w:rPr>
            <w:rFonts w:ascii="Arial Black" w:hAnsi="Arial Black" w:cs="Arial"/>
            <w:b/>
            <w:sz w:val="36"/>
            <w:szCs w:val="36"/>
          </w:rPr>
          <w:alias w:val="Title"/>
          <w:id w:val="27061591"/>
          <w:placeholder>
            <w:docPart w:val="6924BE6814DB459FAE85EEB2B17D04E9"/>
          </w:placeholder>
          <w:dataBinding w:prefixMappings="xmlns:ns0='http://purl.org/dc/elements/1.1/' xmlns:ns1='http://schemas.openxmlformats.org/package/2006/metadata/core-properties' " w:xpath="/ns1:coreProperties[1]/ns0:title[1]" w:storeItemID="{6C3C8BC8-F283-45AE-878A-BAB7291924A1}"/>
          <w:text/>
        </w:sdtPr>
        <w:sdtContent>
          <w:r>
            <w:rPr>
              <w:rFonts w:ascii="Arial Black" w:hAnsi="Arial Black" w:cs="Arial"/>
              <w:b/>
              <w:sz w:val="36"/>
              <w:szCs w:val="36"/>
            </w:rPr>
            <w:t xml:space="preserve">MNCA IOT </w:t>
          </w:r>
          <w:proofErr w:type="spellStart"/>
          <w:r>
            <w:rPr>
              <w:rFonts w:ascii="Arial Black" w:hAnsi="Arial Black" w:cs="Arial"/>
              <w:b/>
              <w:sz w:val="36"/>
              <w:szCs w:val="36"/>
            </w:rPr>
            <w:t>SmartC</w:t>
          </w:r>
          <w:r w:rsidR="00540EA1">
            <w:rPr>
              <w:rFonts w:ascii="Arial Black" w:hAnsi="Arial Black" w:cs="Arial"/>
              <w:b/>
              <w:sz w:val="36"/>
              <w:szCs w:val="36"/>
            </w:rPr>
            <w:t>ity</w:t>
          </w:r>
          <w:proofErr w:type="spellEnd"/>
          <w:r w:rsidR="00540EA1">
            <w:rPr>
              <w:rFonts w:ascii="Arial Black" w:hAnsi="Arial Black" w:cs="Arial"/>
              <w:b/>
              <w:sz w:val="36"/>
              <w:szCs w:val="36"/>
            </w:rPr>
            <w:t xml:space="preserve"> Technical Architecture</w:t>
          </w:r>
        </w:sdtContent>
      </w:sdt>
    </w:p>
    <w:p w14:paraId="7AF910C7" w14:textId="77777777" w:rsidR="00E8609B"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sectPr w:rsidR="00E8609B">
          <w:pgSz w:w="12240" w:h="15840"/>
          <w:pgMar w:top="1440" w:right="1440" w:bottom="1440" w:left="1440" w:header="720" w:footer="360" w:gutter="0"/>
          <w:pgNumType w:fmt="lowerRoman" w:start="1"/>
          <w:cols w:space="720"/>
        </w:sectPr>
      </w:pPr>
    </w:p>
    <w:p w14:paraId="40059FB9" w14:textId="77777777" w:rsidR="00E8609B" w:rsidRPr="00281338"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pPr>
      <w:r>
        <w:rPr>
          <w:rFonts w:ascii="Arial Black" w:hAnsi="Arial Black" w:cs="Arial"/>
          <w:b/>
          <w:noProof/>
          <w:sz w:val="36"/>
          <w:szCs w:val="36"/>
          <w:lang w:val="fr-FR" w:eastAsia="fr-FR"/>
        </w:rPr>
        <w:drawing>
          <wp:inline distT="0" distB="0" distL="0" distR="0">
            <wp:extent cx="1562100" cy="15243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nca.png"/>
                    <pic:cNvPicPr/>
                  </pic:nvPicPr>
                  <pic:blipFill rotWithShape="1">
                    <a:blip r:embed="rId9" cstate="print">
                      <a:extLst>
                        <a:ext uri="{28A0092B-C50C-407E-A947-70E740481C1C}">
                          <a14:useLocalDpi xmlns:a14="http://schemas.microsoft.com/office/drawing/2010/main" val="0"/>
                        </a:ext>
                      </a:extLst>
                    </a:blip>
                    <a:srcRect l="12732" r="12515"/>
                    <a:stretch/>
                  </pic:blipFill>
                  <pic:spPr bwMode="auto">
                    <a:xfrm>
                      <a:off x="0" y="0"/>
                      <a:ext cx="1580567" cy="1542356"/>
                    </a:xfrm>
                    <a:prstGeom prst="rect">
                      <a:avLst/>
                    </a:prstGeom>
                    <a:ln>
                      <a:noFill/>
                    </a:ln>
                    <a:extLst>
                      <a:ext uri="{53640926-AAD7-44D8-BBD7-CCE9431645EC}">
                        <a14:shadowObscured xmlns:a14="http://schemas.microsoft.com/office/drawing/2010/main"/>
                      </a:ext>
                    </a:extLst>
                  </pic:spPr>
                </pic:pic>
              </a:graphicData>
            </a:graphic>
          </wp:inline>
        </w:drawing>
      </w:r>
    </w:p>
    <w:p w14:paraId="32CD58BF" w14:textId="77777777" w:rsidR="00E8609B" w:rsidRDefault="004A5762" w:rsidP="00250854">
      <w:pPr>
        <w:tabs>
          <w:tab w:val="center" w:pos="4680"/>
          <w:tab w:val="right" w:pos="9360"/>
        </w:tabs>
        <w:spacing w:before="1440"/>
        <w:rPr>
          <w:rFonts w:ascii="Arial Bold" w:hAnsi="Arial Bold" w:cs="Arial"/>
          <w:b/>
          <w:sz w:val="30"/>
          <w:szCs w:val="36"/>
          <w:lang w:val="fr-FR"/>
        </w:rPr>
      </w:pPr>
      <w:r>
        <w:rPr>
          <w:rFonts w:ascii="Arial Bold" w:hAnsi="Arial Bold" w:cs="Arial"/>
          <w:b/>
          <w:noProof/>
          <w:sz w:val="30"/>
          <w:szCs w:val="36"/>
          <w:lang w:val="fr-FR" w:eastAsia="fr-FR"/>
        </w:rPr>
        <w:drawing>
          <wp:anchor distT="0" distB="0" distL="114300" distR="114300" simplePos="0" relativeHeight="251658241" behindDoc="0" locked="0" layoutInCell="1" allowOverlap="1">
            <wp:simplePos x="0" y="0"/>
            <wp:positionH relativeFrom="column">
              <wp:posOffset>-1327150</wp:posOffset>
            </wp:positionH>
            <wp:positionV relativeFrom="paragraph">
              <wp:posOffset>89535</wp:posOffset>
            </wp:positionV>
            <wp:extent cx="2743200" cy="888365"/>
            <wp:effectExtent l="0" t="0" r="0" b="0"/>
            <wp:wrapThrough wrapText="bothSides">
              <wp:wrapPolygon edited="0">
                <wp:start x="3000" y="3706"/>
                <wp:lineTo x="1950" y="6021"/>
                <wp:lineTo x="750" y="10190"/>
                <wp:lineTo x="750" y="16212"/>
                <wp:lineTo x="3000" y="18064"/>
                <wp:lineTo x="7650" y="18991"/>
                <wp:lineTo x="15600" y="18991"/>
                <wp:lineTo x="20100" y="18064"/>
                <wp:lineTo x="20850" y="17138"/>
                <wp:lineTo x="20550" y="3706"/>
                <wp:lineTo x="3000" y="3706"/>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ware-Sin-fon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888365"/>
                    </a:xfrm>
                    <a:prstGeom prst="rect">
                      <a:avLst/>
                    </a:prstGeom>
                  </pic:spPr>
                </pic:pic>
              </a:graphicData>
            </a:graphic>
          </wp:anchor>
        </w:drawing>
      </w:r>
    </w:p>
    <w:p w14:paraId="0AD25761" w14:textId="77777777" w:rsidR="004A5762" w:rsidRDefault="004A5762" w:rsidP="00250854">
      <w:pPr>
        <w:tabs>
          <w:tab w:val="center" w:pos="4680"/>
          <w:tab w:val="right" w:pos="9360"/>
        </w:tabs>
        <w:spacing w:before="1440"/>
        <w:rPr>
          <w:rFonts w:ascii="Arial Bold" w:hAnsi="Arial Bold" w:cs="Arial"/>
          <w:b/>
          <w:sz w:val="30"/>
          <w:szCs w:val="36"/>
          <w:lang w:val="fr-FR"/>
        </w:rPr>
        <w:sectPr w:rsidR="004A5762" w:rsidSect="00E8609B">
          <w:type w:val="continuous"/>
          <w:pgSz w:w="12240" w:h="15840"/>
          <w:pgMar w:top="1440" w:right="1440" w:bottom="1440" w:left="1440" w:header="720" w:footer="360" w:gutter="0"/>
          <w:pgNumType w:fmt="lowerRoman" w:start="1"/>
          <w:cols w:num="2" w:space="720"/>
        </w:sectPr>
      </w:pPr>
    </w:p>
    <w:p w14:paraId="426EDC5C" w14:textId="77777777" w:rsidR="002D7C8C" w:rsidRPr="00E8609B" w:rsidRDefault="002D7C8C" w:rsidP="00250854">
      <w:pPr>
        <w:tabs>
          <w:tab w:val="center" w:pos="4680"/>
          <w:tab w:val="right" w:pos="9360"/>
        </w:tabs>
        <w:spacing w:before="1440"/>
        <w:jc w:val="center"/>
        <w:rPr>
          <w:rFonts w:ascii="Arial Bold" w:hAnsi="Arial Bold" w:cs="Arial"/>
          <w:b/>
          <w:sz w:val="30"/>
          <w:szCs w:val="36"/>
          <w:lang w:val="fr-FR"/>
        </w:rPr>
      </w:pPr>
      <w:r w:rsidRPr="00E8609B">
        <w:rPr>
          <w:rFonts w:ascii="Arial Bold" w:hAnsi="Arial Bold" w:cs="Arial"/>
          <w:b/>
          <w:sz w:val="30"/>
          <w:szCs w:val="36"/>
          <w:lang w:val="fr-FR"/>
        </w:rPr>
        <w:t>DSI Métropole Nice Côte d’Azur</w:t>
      </w:r>
    </w:p>
    <w:p w14:paraId="32089123" w14:textId="77777777" w:rsidR="002D7C8C" w:rsidRPr="00281338" w:rsidRDefault="002D7C8C" w:rsidP="002D7C8C">
      <w:pPr>
        <w:keepNext/>
        <w:tabs>
          <w:tab w:val="left" w:pos="1800"/>
          <w:tab w:val="center" w:pos="4680"/>
          <w:tab w:val="right" w:pos="9360"/>
        </w:tabs>
        <w:spacing w:after="240"/>
        <w:jc w:val="center"/>
        <w:outlineLvl w:val="3"/>
        <w:rPr>
          <w:rFonts w:ascii="Arial Black" w:hAnsi="Arial Black" w:cs="Arial"/>
          <w:b/>
          <w:bCs/>
          <w:sz w:val="44"/>
          <w:szCs w:val="36"/>
        </w:rPr>
      </w:pPr>
      <w:r>
        <w:rPr>
          <w:rFonts w:ascii="Arial Black" w:hAnsi="Arial Black" w:cs="Arial"/>
          <w:b/>
          <w:bCs/>
          <w:sz w:val="44"/>
          <w:szCs w:val="36"/>
        </w:rPr>
        <w:t>IOT &amp; Smart City Platform</w:t>
      </w:r>
    </w:p>
    <w:tbl>
      <w:tblPr>
        <w:tblW w:w="6480" w:type="dxa"/>
        <w:jc w:val="center"/>
        <w:tblBorders>
          <w:insideH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060"/>
        <w:gridCol w:w="3420"/>
      </w:tblGrid>
      <w:tr w:rsidR="002D7C8C" w:rsidRPr="00281338" w14:paraId="0AF134FB" w14:textId="77777777" w:rsidTr="00AD2CAB">
        <w:trPr>
          <w:trHeight w:val="144"/>
          <w:jc w:val="center"/>
        </w:trPr>
        <w:tc>
          <w:tcPr>
            <w:tcW w:w="3060" w:type="dxa"/>
            <w:hideMark/>
          </w:tcPr>
          <w:p w14:paraId="0DB4ABC8" w14:textId="77777777" w:rsidR="002D7C8C" w:rsidRPr="00281338" w:rsidRDefault="002D7C8C" w:rsidP="00AD2CAB">
            <w:pPr>
              <w:spacing w:after="200" w:line="300" w:lineRule="exact"/>
              <w:jc w:val="center"/>
            </w:pPr>
            <w:r w:rsidRPr="00281338">
              <w:t xml:space="preserve">VERSION: </w:t>
            </w:r>
            <w:r>
              <w:t>draft</w:t>
            </w:r>
          </w:p>
        </w:tc>
        <w:tc>
          <w:tcPr>
            <w:tcW w:w="3420" w:type="dxa"/>
            <w:hideMark/>
          </w:tcPr>
          <w:p w14:paraId="672ED6BE" w14:textId="77777777" w:rsidR="002D7C8C" w:rsidRPr="00281338" w:rsidRDefault="002D7C8C" w:rsidP="00AD2CAB">
            <w:pPr>
              <w:spacing w:after="200" w:line="300" w:lineRule="exact"/>
              <w:jc w:val="center"/>
            </w:pPr>
            <w:r w:rsidRPr="00281338">
              <w:t xml:space="preserve">REVISION DATE: </w:t>
            </w:r>
            <w:r w:rsidR="00FF2E41">
              <w:t>02/11</w:t>
            </w:r>
            <w:r>
              <w:t>/2017</w:t>
            </w:r>
          </w:p>
        </w:tc>
      </w:tr>
    </w:tbl>
    <w:p w14:paraId="628A419F" w14:textId="77777777" w:rsidR="002D7C8C" w:rsidRPr="00281338" w:rsidRDefault="002D7C8C" w:rsidP="002D7C8C">
      <w:pPr>
        <w:spacing w:after="200" w:line="300" w:lineRule="exact"/>
      </w:pPr>
      <w:r w:rsidRPr="00281338">
        <w:rPr>
          <w:iCs/>
        </w:rPr>
        <w:t xml:space="preserve">Approval of the </w:t>
      </w:r>
      <w:r>
        <w:rPr>
          <w:iCs/>
        </w:rPr>
        <w:t>Technical Architecture</w:t>
      </w:r>
      <w:r w:rsidRPr="00281338">
        <w:rPr>
          <w:iCs/>
        </w:rPr>
        <w:t xml:space="preserve"> indicates an understanding of the purpose and content described in this deliverable. By signing this deliverable, </w:t>
      </w:r>
      <w:proofErr w:type="gramStart"/>
      <w:r w:rsidRPr="00281338">
        <w:rPr>
          <w:iCs/>
        </w:rPr>
        <w:t>each individual</w:t>
      </w:r>
      <w:proofErr w:type="gramEnd"/>
      <w:r w:rsidRPr="00281338">
        <w:rPr>
          <w:iCs/>
        </w:rPr>
        <w:t xml:space="preserve"> agrees with the content contained in this deliverable.</w:t>
      </w:r>
    </w:p>
    <w:tbl>
      <w:tblPr>
        <w:tblW w:w="981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4A0" w:firstRow="1" w:lastRow="0" w:firstColumn="1" w:lastColumn="0" w:noHBand="0" w:noVBand="1"/>
      </w:tblPr>
      <w:tblGrid>
        <w:gridCol w:w="2475"/>
        <w:gridCol w:w="2655"/>
        <w:gridCol w:w="3150"/>
        <w:gridCol w:w="1530"/>
      </w:tblGrid>
      <w:tr w:rsidR="002D7C8C" w:rsidRPr="00281338" w14:paraId="1380DC0F"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E6E6E6"/>
            <w:hideMark/>
          </w:tcPr>
          <w:p w14:paraId="6D0452B1" w14:textId="77777777" w:rsidR="002D7C8C" w:rsidRPr="00281338" w:rsidRDefault="002D7C8C" w:rsidP="00AD2CAB">
            <w:pPr>
              <w:spacing w:line="220" w:lineRule="exact"/>
              <w:rPr>
                <w:b/>
                <w:bCs/>
                <w:sz w:val="16"/>
              </w:rPr>
            </w:pPr>
            <w:r w:rsidRPr="00281338">
              <w:rPr>
                <w:b/>
                <w:bCs/>
                <w:sz w:val="16"/>
              </w:rPr>
              <w:t>Approver Name</w:t>
            </w:r>
          </w:p>
        </w:tc>
        <w:tc>
          <w:tcPr>
            <w:tcW w:w="2655" w:type="dxa"/>
            <w:tcBorders>
              <w:top w:val="single" w:sz="4" w:space="0" w:color="999999"/>
              <w:left w:val="single" w:sz="4" w:space="0" w:color="999999"/>
              <w:bottom w:val="single" w:sz="4" w:space="0" w:color="999999"/>
              <w:right w:val="single" w:sz="4" w:space="0" w:color="999999"/>
            </w:tcBorders>
            <w:shd w:val="clear" w:color="auto" w:fill="E6E6E6"/>
            <w:hideMark/>
          </w:tcPr>
          <w:p w14:paraId="59E539A6" w14:textId="77777777" w:rsidR="002D7C8C" w:rsidRPr="00281338" w:rsidRDefault="002D7C8C" w:rsidP="00AD2CAB">
            <w:pPr>
              <w:spacing w:line="220" w:lineRule="exact"/>
              <w:rPr>
                <w:b/>
                <w:bCs/>
                <w:sz w:val="16"/>
              </w:rPr>
            </w:pPr>
            <w:r w:rsidRPr="00281338">
              <w:rPr>
                <w:b/>
                <w:bCs/>
                <w:sz w:val="16"/>
              </w:rPr>
              <w:t>Title</w:t>
            </w:r>
          </w:p>
        </w:tc>
        <w:tc>
          <w:tcPr>
            <w:tcW w:w="3150" w:type="dxa"/>
            <w:tcBorders>
              <w:top w:val="single" w:sz="4" w:space="0" w:color="999999"/>
              <w:left w:val="single" w:sz="4" w:space="0" w:color="999999"/>
              <w:bottom w:val="single" w:sz="4" w:space="0" w:color="999999"/>
              <w:right w:val="single" w:sz="4" w:space="0" w:color="999999"/>
            </w:tcBorders>
            <w:shd w:val="clear" w:color="auto" w:fill="E6E6E6"/>
            <w:hideMark/>
          </w:tcPr>
          <w:p w14:paraId="49E17E21" w14:textId="77777777" w:rsidR="002D7C8C" w:rsidRPr="00281338" w:rsidRDefault="002D7C8C" w:rsidP="00AD2CAB">
            <w:pPr>
              <w:spacing w:line="220" w:lineRule="exact"/>
              <w:rPr>
                <w:b/>
                <w:bCs/>
                <w:sz w:val="16"/>
              </w:rPr>
            </w:pPr>
            <w:r w:rsidRPr="00281338">
              <w:rPr>
                <w:b/>
                <w:bCs/>
                <w:sz w:val="16"/>
              </w:rPr>
              <w:t>Signature</w:t>
            </w:r>
          </w:p>
        </w:tc>
        <w:tc>
          <w:tcPr>
            <w:tcW w:w="1530" w:type="dxa"/>
            <w:tcBorders>
              <w:top w:val="single" w:sz="4" w:space="0" w:color="999999"/>
              <w:left w:val="single" w:sz="4" w:space="0" w:color="999999"/>
              <w:bottom w:val="single" w:sz="4" w:space="0" w:color="999999"/>
              <w:right w:val="single" w:sz="4" w:space="0" w:color="999999"/>
            </w:tcBorders>
            <w:shd w:val="clear" w:color="auto" w:fill="E6E6E6"/>
            <w:hideMark/>
          </w:tcPr>
          <w:p w14:paraId="6AB0963F" w14:textId="77777777" w:rsidR="002D7C8C" w:rsidRPr="00281338" w:rsidRDefault="002D7C8C" w:rsidP="00AD2CAB">
            <w:pPr>
              <w:spacing w:line="220" w:lineRule="exact"/>
              <w:rPr>
                <w:b/>
                <w:bCs/>
                <w:sz w:val="16"/>
              </w:rPr>
            </w:pPr>
            <w:r w:rsidRPr="00281338">
              <w:rPr>
                <w:b/>
                <w:bCs/>
                <w:sz w:val="16"/>
              </w:rPr>
              <w:t>Date</w:t>
            </w:r>
          </w:p>
        </w:tc>
      </w:tr>
      <w:tr w:rsidR="002D7C8C" w:rsidRPr="00281338" w14:paraId="1E79CF10"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5186F7E0" w14:textId="77777777" w:rsidR="002D7C8C" w:rsidRPr="00281338" w:rsidRDefault="00BA5DDE" w:rsidP="00AD2CAB">
            <w:pPr>
              <w:spacing w:line="220" w:lineRule="exact"/>
              <w:rPr>
                <w:sz w:val="18"/>
              </w:rPr>
            </w:pPr>
            <w:r>
              <w:rPr>
                <w:sz w:val="18"/>
              </w:rPr>
              <w:t>Stéphane Roux</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41E030B4" w14:textId="77777777" w:rsidR="002D7C8C" w:rsidRPr="00281338" w:rsidRDefault="00BA5DDE" w:rsidP="00AD2CAB">
            <w:pPr>
              <w:spacing w:line="220" w:lineRule="exact"/>
              <w:rPr>
                <w:sz w:val="18"/>
              </w:rPr>
            </w:pPr>
            <w:r w:rsidRPr="00BA5DDE">
              <w:rPr>
                <w:sz w:val="18"/>
              </w:rPr>
              <w:t>ICT Quality Assurance Engineer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0B94B8C"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6F9411BF" w14:textId="77777777" w:rsidR="002D7C8C" w:rsidRPr="00281338" w:rsidRDefault="002D7C8C" w:rsidP="00AD2CAB">
            <w:pPr>
              <w:spacing w:line="220" w:lineRule="exact"/>
              <w:rPr>
                <w:sz w:val="18"/>
              </w:rPr>
            </w:pPr>
          </w:p>
        </w:tc>
      </w:tr>
      <w:tr w:rsidR="002D7C8C" w:rsidRPr="00281338" w14:paraId="4130C095"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42096A42" w14:textId="77777777" w:rsidR="002D7C8C" w:rsidRPr="00281338" w:rsidRDefault="00BA5DDE" w:rsidP="00AD2CAB">
            <w:pPr>
              <w:spacing w:line="220" w:lineRule="exact"/>
              <w:rPr>
                <w:sz w:val="18"/>
              </w:rPr>
            </w:pPr>
            <w:r>
              <w:rPr>
                <w:sz w:val="18"/>
              </w:rPr>
              <w:t>Lionel Chaudanson</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7E3E50D2" w14:textId="77777777" w:rsidR="002D7C8C" w:rsidRPr="00281338" w:rsidRDefault="00BA5DDE" w:rsidP="00AD2CAB">
            <w:pPr>
              <w:spacing w:line="220" w:lineRule="exact"/>
              <w:rPr>
                <w:sz w:val="18"/>
              </w:rPr>
            </w:pPr>
            <w:proofErr w:type="spellStart"/>
            <w:r w:rsidRPr="00BA5DDE">
              <w:rPr>
                <w:sz w:val="18"/>
              </w:rPr>
              <w:t>Responsable</w:t>
            </w:r>
            <w:proofErr w:type="spellEnd"/>
            <w:r w:rsidRPr="00BA5DDE">
              <w:rPr>
                <w:sz w:val="18"/>
              </w:rPr>
              <w:t xml:space="preserve"> technique, IOT &amp; Smart City</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37AF893E"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6430DA3A" w14:textId="77777777" w:rsidR="002D7C8C" w:rsidRPr="00281338" w:rsidRDefault="002D7C8C" w:rsidP="00AD2CAB">
            <w:pPr>
              <w:spacing w:line="220" w:lineRule="exact"/>
              <w:rPr>
                <w:sz w:val="18"/>
              </w:rPr>
            </w:pPr>
          </w:p>
        </w:tc>
      </w:tr>
      <w:tr w:rsidR="002D7C8C" w:rsidRPr="00281338" w14:paraId="6D26C320"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0658E1FC" w14:textId="77777777" w:rsidR="002D7C8C" w:rsidRPr="00281338" w:rsidRDefault="007A5047" w:rsidP="00AD2CAB">
            <w:pPr>
              <w:spacing w:line="220" w:lineRule="exact"/>
              <w:rPr>
                <w:sz w:val="18"/>
              </w:rPr>
            </w:pPr>
            <w:r>
              <w:rPr>
                <w:sz w:val="18"/>
              </w:rPr>
              <w:t xml:space="preserve">Serge </w:t>
            </w:r>
            <w:proofErr w:type="spellStart"/>
            <w:r>
              <w:rPr>
                <w:sz w:val="18"/>
              </w:rPr>
              <w:t>Massiera</w:t>
            </w:r>
            <w:proofErr w:type="spellEnd"/>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1AE22976" w14:textId="77777777" w:rsidR="002D7C8C" w:rsidRPr="00281338" w:rsidRDefault="007A5047" w:rsidP="00AD2CAB">
            <w:pPr>
              <w:spacing w:line="220" w:lineRule="exact"/>
              <w:rPr>
                <w:sz w:val="18"/>
              </w:rPr>
            </w:pPr>
            <w:r w:rsidRPr="007A5047">
              <w:rPr>
                <w:sz w:val="18"/>
              </w:rPr>
              <w:t xml:space="preserve">Directeur des </w:t>
            </w:r>
            <w:proofErr w:type="spellStart"/>
            <w:r w:rsidRPr="007A5047">
              <w:rPr>
                <w:sz w:val="18"/>
              </w:rPr>
              <w:t>Systèmes</w:t>
            </w:r>
            <w:proofErr w:type="spellEnd"/>
            <w:r w:rsidRPr="007A5047">
              <w:rPr>
                <w:sz w:val="18"/>
              </w:rPr>
              <w:t xml:space="preserve"> </w:t>
            </w:r>
            <w:proofErr w:type="spellStart"/>
            <w:r w:rsidRPr="007A5047">
              <w:rPr>
                <w:sz w:val="18"/>
              </w:rPr>
              <w:t>d'Information</w:t>
            </w:r>
            <w:proofErr w:type="spellEnd"/>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715D4E15"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23898101" w14:textId="77777777" w:rsidR="002D7C8C" w:rsidRPr="00281338" w:rsidRDefault="002D7C8C" w:rsidP="00AD2CAB">
            <w:pPr>
              <w:spacing w:line="220" w:lineRule="exact"/>
              <w:rPr>
                <w:sz w:val="18"/>
              </w:rPr>
            </w:pPr>
          </w:p>
        </w:tc>
      </w:tr>
      <w:tr w:rsidR="002D7C8C" w:rsidRPr="00281338" w14:paraId="21291369"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03189292" w14:textId="77777777"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60BBACE6" w14:textId="77777777"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1AE4E6CD"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5A76F886" w14:textId="77777777" w:rsidR="002D7C8C" w:rsidRPr="00281338" w:rsidRDefault="002D7C8C" w:rsidP="00AD2CAB">
            <w:pPr>
              <w:spacing w:line="220" w:lineRule="exact"/>
              <w:rPr>
                <w:sz w:val="18"/>
              </w:rPr>
            </w:pPr>
          </w:p>
        </w:tc>
      </w:tr>
      <w:tr w:rsidR="002D7C8C" w:rsidRPr="00281338" w14:paraId="093B9E0C" w14:textId="77777777"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14:paraId="3FDA57BF" w14:textId="77777777"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14:paraId="3665017F" w14:textId="77777777"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BF72712" w14:textId="77777777"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33A2D7C0" w14:textId="77777777" w:rsidR="002D7C8C" w:rsidRPr="00281338" w:rsidRDefault="002D7C8C" w:rsidP="00AD2CAB">
            <w:pPr>
              <w:spacing w:line="220" w:lineRule="exact"/>
              <w:rPr>
                <w:sz w:val="18"/>
              </w:rPr>
            </w:pPr>
          </w:p>
        </w:tc>
      </w:tr>
    </w:tbl>
    <w:p w14:paraId="4F2AD5CD" w14:textId="77777777" w:rsidR="002D7C8C" w:rsidRPr="00281338" w:rsidRDefault="002D7C8C" w:rsidP="002D7C8C">
      <w:pPr>
        <w:sectPr w:rsidR="002D7C8C" w:rsidRPr="00281338" w:rsidSect="00E8609B">
          <w:type w:val="continuous"/>
          <w:pgSz w:w="12240" w:h="15840"/>
          <w:pgMar w:top="1440" w:right="1440" w:bottom="1440" w:left="1440" w:header="720" w:footer="360" w:gutter="0"/>
          <w:pgNumType w:fmt="lowerRoman" w:start="1"/>
          <w:cols w:space="720"/>
        </w:sectPr>
      </w:pPr>
    </w:p>
    <w:sdt>
      <w:sdtPr>
        <w:rPr>
          <w:rFonts w:cs="Times New Roman"/>
          <w:b w:val="0"/>
          <w:bCs/>
          <w:caps w:val="0"/>
          <w:sz w:val="20"/>
          <w:szCs w:val="24"/>
        </w:rPr>
        <w:id w:val="27061575"/>
        <w:docPartObj>
          <w:docPartGallery w:val="Table of Contents"/>
          <w:docPartUnique/>
        </w:docPartObj>
      </w:sdtPr>
      <w:sdtEndPr>
        <w:rPr>
          <w:bCs w:val="0"/>
        </w:rPr>
      </w:sdtEndPr>
      <w:sdtContent>
        <w:p w14:paraId="37F9AEE0" w14:textId="4D06F6E6" w:rsidR="007A0B0A" w:rsidRDefault="002D7C8C">
          <w:pPr>
            <w:pStyle w:val="TM1"/>
            <w:tabs>
              <w:tab w:val="left" w:pos="660"/>
            </w:tabs>
            <w:rPr>
              <w:rFonts w:asciiTheme="minorHAnsi" w:eastAsiaTheme="minorEastAsia" w:hAnsiTheme="minorHAnsi" w:cstheme="minorBidi"/>
              <w:b w:val="0"/>
              <w:caps w:val="0"/>
              <w:noProof/>
              <w:sz w:val="22"/>
              <w:szCs w:val="22"/>
              <w:lang w:val="fr-FR" w:eastAsia="fr-FR"/>
            </w:rPr>
          </w:pPr>
          <w:r>
            <w:fldChar w:fldCharType="begin"/>
          </w:r>
          <w:r>
            <w:instrText xml:space="preserve"> TOC \o "1-3" \h \z \u </w:instrText>
          </w:r>
          <w:r>
            <w:fldChar w:fldCharType="separate"/>
          </w:r>
          <w:hyperlink w:anchor="_Toc499823659" w:history="1">
            <w:r w:rsidR="007A0B0A" w:rsidRPr="002B6B7F">
              <w:rPr>
                <w:rStyle w:val="Lienhypertexte"/>
                <w:noProof/>
              </w:rPr>
              <w:t>1</w:t>
            </w:r>
            <w:r w:rsidR="007A0B0A">
              <w:rPr>
                <w:rFonts w:asciiTheme="minorHAnsi" w:eastAsiaTheme="minorEastAsia" w:hAnsiTheme="minorHAnsi" w:cstheme="minorBidi"/>
                <w:b w:val="0"/>
                <w:caps w:val="0"/>
                <w:noProof/>
                <w:sz w:val="22"/>
                <w:szCs w:val="22"/>
                <w:lang w:val="fr-FR" w:eastAsia="fr-FR"/>
              </w:rPr>
              <w:tab/>
            </w:r>
            <w:r w:rsidR="007A0B0A" w:rsidRPr="002B6B7F">
              <w:rPr>
                <w:rStyle w:val="Lienhypertexte"/>
                <w:noProof/>
              </w:rPr>
              <w:t>Section 1 DOCUMENT SCOPE</w:t>
            </w:r>
            <w:r w:rsidR="007A0B0A">
              <w:rPr>
                <w:noProof/>
                <w:webHidden/>
              </w:rPr>
              <w:tab/>
            </w:r>
            <w:r w:rsidR="007A0B0A">
              <w:rPr>
                <w:noProof/>
                <w:webHidden/>
              </w:rPr>
              <w:fldChar w:fldCharType="begin"/>
            </w:r>
            <w:r w:rsidR="007A0B0A">
              <w:rPr>
                <w:noProof/>
                <w:webHidden/>
              </w:rPr>
              <w:instrText xml:space="preserve"> PAGEREF _Toc499823659 \h </w:instrText>
            </w:r>
            <w:r w:rsidR="007A0B0A">
              <w:rPr>
                <w:noProof/>
                <w:webHidden/>
              </w:rPr>
            </w:r>
            <w:r w:rsidR="007A0B0A">
              <w:rPr>
                <w:noProof/>
                <w:webHidden/>
              </w:rPr>
              <w:fldChar w:fldCharType="separate"/>
            </w:r>
            <w:r w:rsidR="007A0B0A">
              <w:rPr>
                <w:noProof/>
                <w:webHidden/>
              </w:rPr>
              <w:t>6</w:t>
            </w:r>
            <w:r w:rsidR="007A0B0A">
              <w:rPr>
                <w:noProof/>
                <w:webHidden/>
              </w:rPr>
              <w:fldChar w:fldCharType="end"/>
            </w:r>
          </w:hyperlink>
        </w:p>
        <w:p w14:paraId="00B68E90" w14:textId="6D9675A6"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660" w:history="1">
            <w:r w:rsidRPr="002B6B7F">
              <w:rPr>
                <w:rStyle w:val="Lienhypertexte"/>
                <w:noProof/>
              </w:rPr>
              <w:t>1.1</w:t>
            </w:r>
            <w:r>
              <w:rPr>
                <w:rFonts w:asciiTheme="minorHAnsi" w:eastAsiaTheme="minorEastAsia" w:hAnsiTheme="minorHAnsi" w:cstheme="minorBidi"/>
                <w:noProof/>
                <w:sz w:val="22"/>
                <w:szCs w:val="22"/>
                <w:lang w:val="fr-FR" w:eastAsia="fr-FR"/>
              </w:rPr>
              <w:tab/>
            </w:r>
            <w:r w:rsidRPr="002B6B7F">
              <w:rPr>
                <w:rStyle w:val="Lienhypertexte"/>
                <w:noProof/>
              </w:rPr>
              <w:t>Context</w:t>
            </w:r>
            <w:r>
              <w:rPr>
                <w:noProof/>
                <w:webHidden/>
              </w:rPr>
              <w:tab/>
            </w:r>
            <w:r>
              <w:rPr>
                <w:noProof/>
                <w:webHidden/>
              </w:rPr>
              <w:fldChar w:fldCharType="begin"/>
            </w:r>
            <w:r>
              <w:rPr>
                <w:noProof/>
                <w:webHidden/>
              </w:rPr>
              <w:instrText xml:space="preserve"> PAGEREF _Toc499823660 \h </w:instrText>
            </w:r>
            <w:r>
              <w:rPr>
                <w:noProof/>
                <w:webHidden/>
              </w:rPr>
            </w:r>
            <w:r>
              <w:rPr>
                <w:noProof/>
                <w:webHidden/>
              </w:rPr>
              <w:fldChar w:fldCharType="separate"/>
            </w:r>
            <w:r>
              <w:rPr>
                <w:noProof/>
                <w:webHidden/>
              </w:rPr>
              <w:t>6</w:t>
            </w:r>
            <w:r>
              <w:rPr>
                <w:noProof/>
                <w:webHidden/>
              </w:rPr>
              <w:fldChar w:fldCharType="end"/>
            </w:r>
          </w:hyperlink>
        </w:p>
        <w:p w14:paraId="7687CCDA" w14:textId="331001BE"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661" w:history="1">
            <w:r w:rsidRPr="002B6B7F">
              <w:rPr>
                <w:rStyle w:val="Lienhypertexte"/>
                <w:noProof/>
              </w:rPr>
              <w:t>1.2</w:t>
            </w:r>
            <w:r>
              <w:rPr>
                <w:rFonts w:asciiTheme="minorHAnsi" w:eastAsiaTheme="minorEastAsia" w:hAnsiTheme="minorHAnsi" w:cstheme="minorBidi"/>
                <w:noProof/>
                <w:sz w:val="22"/>
                <w:szCs w:val="22"/>
                <w:lang w:val="fr-FR" w:eastAsia="fr-FR"/>
              </w:rPr>
              <w:tab/>
            </w:r>
            <w:r w:rsidRPr="002B6B7F">
              <w:rPr>
                <w:rStyle w:val="Lienhypertexte"/>
                <w:noProof/>
              </w:rPr>
              <w:t>Glossary</w:t>
            </w:r>
            <w:r>
              <w:rPr>
                <w:noProof/>
                <w:webHidden/>
              </w:rPr>
              <w:tab/>
            </w:r>
            <w:r>
              <w:rPr>
                <w:noProof/>
                <w:webHidden/>
              </w:rPr>
              <w:fldChar w:fldCharType="begin"/>
            </w:r>
            <w:r>
              <w:rPr>
                <w:noProof/>
                <w:webHidden/>
              </w:rPr>
              <w:instrText xml:space="preserve"> PAGEREF _Toc499823661 \h </w:instrText>
            </w:r>
            <w:r>
              <w:rPr>
                <w:noProof/>
                <w:webHidden/>
              </w:rPr>
            </w:r>
            <w:r>
              <w:rPr>
                <w:noProof/>
                <w:webHidden/>
              </w:rPr>
              <w:fldChar w:fldCharType="separate"/>
            </w:r>
            <w:r>
              <w:rPr>
                <w:noProof/>
                <w:webHidden/>
              </w:rPr>
              <w:t>8</w:t>
            </w:r>
            <w:r>
              <w:rPr>
                <w:noProof/>
                <w:webHidden/>
              </w:rPr>
              <w:fldChar w:fldCharType="end"/>
            </w:r>
          </w:hyperlink>
        </w:p>
        <w:p w14:paraId="52CABD48" w14:textId="7750D181" w:rsidR="007A0B0A" w:rsidRDefault="007A0B0A">
          <w:pPr>
            <w:pStyle w:val="TM1"/>
            <w:tabs>
              <w:tab w:val="left" w:pos="660"/>
            </w:tabs>
            <w:rPr>
              <w:rFonts w:asciiTheme="minorHAnsi" w:eastAsiaTheme="minorEastAsia" w:hAnsiTheme="minorHAnsi" w:cstheme="minorBidi"/>
              <w:b w:val="0"/>
              <w:caps w:val="0"/>
              <w:noProof/>
              <w:sz w:val="22"/>
              <w:szCs w:val="22"/>
              <w:lang w:val="fr-FR" w:eastAsia="fr-FR"/>
            </w:rPr>
          </w:pPr>
          <w:hyperlink w:anchor="_Toc499823662" w:history="1">
            <w:r w:rsidRPr="002B6B7F">
              <w:rPr>
                <w:rStyle w:val="Lienhypertexte"/>
                <w:noProof/>
                <w:lang w:val="en-GB"/>
              </w:rPr>
              <w:t>2</w:t>
            </w:r>
            <w:r>
              <w:rPr>
                <w:rFonts w:asciiTheme="minorHAnsi" w:eastAsiaTheme="minorEastAsia" w:hAnsiTheme="minorHAnsi" w:cstheme="minorBidi"/>
                <w:b w:val="0"/>
                <w:caps w:val="0"/>
                <w:noProof/>
                <w:sz w:val="22"/>
                <w:szCs w:val="22"/>
                <w:lang w:val="fr-FR" w:eastAsia="fr-FR"/>
              </w:rPr>
              <w:tab/>
            </w:r>
            <w:r w:rsidRPr="002B6B7F">
              <w:rPr>
                <w:rStyle w:val="Lienhypertexte"/>
                <w:noProof/>
              </w:rPr>
              <w:t>Section 2 OVERALL TECHNICAL ARCHITECTURE</w:t>
            </w:r>
            <w:r>
              <w:rPr>
                <w:noProof/>
                <w:webHidden/>
              </w:rPr>
              <w:tab/>
            </w:r>
            <w:r>
              <w:rPr>
                <w:noProof/>
                <w:webHidden/>
              </w:rPr>
              <w:fldChar w:fldCharType="begin"/>
            </w:r>
            <w:r>
              <w:rPr>
                <w:noProof/>
                <w:webHidden/>
              </w:rPr>
              <w:instrText xml:space="preserve"> PAGEREF _Toc499823662 \h </w:instrText>
            </w:r>
            <w:r>
              <w:rPr>
                <w:noProof/>
                <w:webHidden/>
              </w:rPr>
            </w:r>
            <w:r>
              <w:rPr>
                <w:noProof/>
                <w:webHidden/>
              </w:rPr>
              <w:fldChar w:fldCharType="separate"/>
            </w:r>
            <w:r>
              <w:rPr>
                <w:noProof/>
                <w:webHidden/>
              </w:rPr>
              <w:t>9</w:t>
            </w:r>
            <w:r>
              <w:rPr>
                <w:noProof/>
                <w:webHidden/>
              </w:rPr>
              <w:fldChar w:fldCharType="end"/>
            </w:r>
          </w:hyperlink>
        </w:p>
        <w:p w14:paraId="46CC62B9" w14:textId="4CA2EC55" w:rsidR="007A0B0A" w:rsidRDefault="007A0B0A">
          <w:pPr>
            <w:pStyle w:val="TM2"/>
            <w:tabs>
              <w:tab w:val="right" w:leader="dot" w:pos="9530"/>
            </w:tabs>
            <w:rPr>
              <w:rFonts w:asciiTheme="minorHAnsi" w:eastAsiaTheme="minorEastAsia" w:hAnsiTheme="minorHAnsi" w:cstheme="minorBidi"/>
              <w:noProof/>
              <w:sz w:val="22"/>
              <w:szCs w:val="22"/>
              <w:lang w:val="fr-FR" w:eastAsia="fr-FR"/>
            </w:rPr>
          </w:pPr>
          <w:hyperlink w:anchor="_Toc499823663" w:history="1">
            <w:r w:rsidRPr="002B6B7F">
              <w:rPr>
                <w:rStyle w:val="Lienhypertexte"/>
                <w:noProof/>
              </w:rPr>
              <w:t>2.1 System Architecture Context Diagram</w:t>
            </w:r>
            <w:r>
              <w:rPr>
                <w:noProof/>
                <w:webHidden/>
              </w:rPr>
              <w:tab/>
            </w:r>
            <w:r>
              <w:rPr>
                <w:noProof/>
                <w:webHidden/>
              </w:rPr>
              <w:fldChar w:fldCharType="begin"/>
            </w:r>
            <w:r>
              <w:rPr>
                <w:noProof/>
                <w:webHidden/>
              </w:rPr>
              <w:instrText xml:space="preserve"> PAGEREF _Toc499823663 \h </w:instrText>
            </w:r>
            <w:r>
              <w:rPr>
                <w:noProof/>
                <w:webHidden/>
              </w:rPr>
            </w:r>
            <w:r>
              <w:rPr>
                <w:noProof/>
                <w:webHidden/>
              </w:rPr>
              <w:fldChar w:fldCharType="separate"/>
            </w:r>
            <w:r>
              <w:rPr>
                <w:noProof/>
                <w:webHidden/>
              </w:rPr>
              <w:t>9</w:t>
            </w:r>
            <w:r>
              <w:rPr>
                <w:noProof/>
                <w:webHidden/>
              </w:rPr>
              <w:fldChar w:fldCharType="end"/>
            </w:r>
          </w:hyperlink>
        </w:p>
        <w:p w14:paraId="29F43ECE" w14:textId="56EEFC52"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664" w:history="1">
            <w:r w:rsidRPr="002B6B7F">
              <w:rPr>
                <w:rStyle w:val="Lienhypertexte"/>
                <w:noProof/>
              </w:rPr>
              <w:t>2.2</w:t>
            </w:r>
            <w:r>
              <w:rPr>
                <w:rFonts w:asciiTheme="minorHAnsi" w:eastAsiaTheme="minorEastAsia" w:hAnsiTheme="minorHAnsi" w:cstheme="minorBidi"/>
                <w:noProof/>
                <w:sz w:val="22"/>
                <w:szCs w:val="22"/>
                <w:lang w:val="fr-FR" w:eastAsia="fr-FR"/>
              </w:rPr>
              <w:tab/>
            </w:r>
            <w:r w:rsidRPr="002B6B7F">
              <w:rPr>
                <w:rStyle w:val="Lienhypertexte"/>
                <w:noProof/>
              </w:rPr>
              <w:t>System Architecture Model</w:t>
            </w:r>
            <w:r>
              <w:rPr>
                <w:noProof/>
                <w:webHidden/>
              </w:rPr>
              <w:tab/>
            </w:r>
            <w:r>
              <w:rPr>
                <w:noProof/>
                <w:webHidden/>
              </w:rPr>
              <w:fldChar w:fldCharType="begin"/>
            </w:r>
            <w:r>
              <w:rPr>
                <w:noProof/>
                <w:webHidden/>
              </w:rPr>
              <w:instrText xml:space="preserve"> PAGEREF _Toc499823664 \h </w:instrText>
            </w:r>
            <w:r>
              <w:rPr>
                <w:noProof/>
                <w:webHidden/>
              </w:rPr>
            </w:r>
            <w:r>
              <w:rPr>
                <w:noProof/>
                <w:webHidden/>
              </w:rPr>
              <w:fldChar w:fldCharType="separate"/>
            </w:r>
            <w:r>
              <w:rPr>
                <w:noProof/>
                <w:webHidden/>
              </w:rPr>
              <w:t>13</w:t>
            </w:r>
            <w:r>
              <w:rPr>
                <w:noProof/>
                <w:webHidden/>
              </w:rPr>
              <w:fldChar w:fldCharType="end"/>
            </w:r>
          </w:hyperlink>
        </w:p>
        <w:p w14:paraId="1A1A3862" w14:textId="1D33A8FF" w:rsidR="007A0B0A" w:rsidRDefault="007A0B0A">
          <w:pPr>
            <w:pStyle w:val="TM3"/>
            <w:tabs>
              <w:tab w:val="right" w:leader="dot" w:pos="9530"/>
            </w:tabs>
            <w:rPr>
              <w:rFonts w:asciiTheme="minorHAnsi" w:eastAsiaTheme="minorEastAsia" w:hAnsiTheme="minorHAnsi" w:cstheme="minorBidi"/>
              <w:noProof/>
              <w:sz w:val="22"/>
              <w:szCs w:val="22"/>
              <w:lang w:val="fr-FR" w:eastAsia="fr-FR"/>
            </w:rPr>
          </w:pPr>
          <w:hyperlink w:anchor="_Toc499823665" w:history="1">
            <w:r w:rsidRPr="002B6B7F">
              <w:rPr>
                <w:rStyle w:val="Lienhypertexte"/>
                <w:noProof/>
              </w:rPr>
              <w:t>2.2.1 Overall Architectural Considerations</w:t>
            </w:r>
            <w:r>
              <w:rPr>
                <w:noProof/>
                <w:webHidden/>
              </w:rPr>
              <w:tab/>
            </w:r>
            <w:r>
              <w:rPr>
                <w:noProof/>
                <w:webHidden/>
              </w:rPr>
              <w:fldChar w:fldCharType="begin"/>
            </w:r>
            <w:r>
              <w:rPr>
                <w:noProof/>
                <w:webHidden/>
              </w:rPr>
              <w:instrText xml:space="preserve"> PAGEREF _Toc499823665 \h </w:instrText>
            </w:r>
            <w:r>
              <w:rPr>
                <w:noProof/>
                <w:webHidden/>
              </w:rPr>
            </w:r>
            <w:r>
              <w:rPr>
                <w:noProof/>
                <w:webHidden/>
              </w:rPr>
              <w:fldChar w:fldCharType="separate"/>
            </w:r>
            <w:r>
              <w:rPr>
                <w:noProof/>
                <w:webHidden/>
              </w:rPr>
              <w:t>15</w:t>
            </w:r>
            <w:r>
              <w:rPr>
                <w:noProof/>
                <w:webHidden/>
              </w:rPr>
              <w:fldChar w:fldCharType="end"/>
            </w:r>
          </w:hyperlink>
        </w:p>
        <w:p w14:paraId="7AF1CF61" w14:textId="6E0BD9B2"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670" w:history="1">
            <w:r w:rsidRPr="002B6B7F">
              <w:rPr>
                <w:rStyle w:val="Lienhypertexte"/>
                <w:noProof/>
              </w:rPr>
              <w:t>2.3</w:t>
            </w:r>
            <w:r>
              <w:rPr>
                <w:rFonts w:asciiTheme="minorHAnsi" w:eastAsiaTheme="minorEastAsia" w:hAnsiTheme="minorHAnsi" w:cstheme="minorBidi"/>
                <w:noProof/>
                <w:sz w:val="22"/>
                <w:szCs w:val="22"/>
                <w:lang w:val="fr-FR" w:eastAsia="fr-FR"/>
              </w:rPr>
              <w:tab/>
            </w:r>
            <w:r w:rsidRPr="002B6B7F">
              <w:rPr>
                <w:rStyle w:val="Lienhypertexte"/>
                <w:noProof/>
              </w:rPr>
              <w:t>System Architecture Component Definitions</w:t>
            </w:r>
            <w:r>
              <w:rPr>
                <w:noProof/>
                <w:webHidden/>
              </w:rPr>
              <w:tab/>
            </w:r>
            <w:r>
              <w:rPr>
                <w:noProof/>
                <w:webHidden/>
              </w:rPr>
              <w:fldChar w:fldCharType="begin"/>
            </w:r>
            <w:r>
              <w:rPr>
                <w:noProof/>
                <w:webHidden/>
              </w:rPr>
              <w:instrText xml:space="preserve"> PAGEREF _Toc499823670 \h </w:instrText>
            </w:r>
            <w:r>
              <w:rPr>
                <w:noProof/>
                <w:webHidden/>
              </w:rPr>
            </w:r>
            <w:r>
              <w:rPr>
                <w:noProof/>
                <w:webHidden/>
              </w:rPr>
              <w:fldChar w:fldCharType="separate"/>
            </w:r>
            <w:r>
              <w:rPr>
                <w:noProof/>
                <w:webHidden/>
              </w:rPr>
              <w:t>18</w:t>
            </w:r>
            <w:r>
              <w:rPr>
                <w:noProof/>
                <w:webHidden/>
              </w:rPr>
              <w:fldChar w:fldCharType="end"/>
            </w:r>
          </w:hyperlink>
        </w:p>
        <w:p w14:paraId="29ADBCE4" w14:textId="36C5FF1F"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671" w:history="1">
            <w:r w:rsidRPr="002B6B7F">
              <w:rPr>
                <w:rStyle w:val="Lienhypertexte"/>
                <w:noProof/>
              </w:rPr>
              <w:t>2.3.1</w:t>
            </w:r>
            <w:r>
              <w:rPr>
                <w:rFonts w:asciiTheme="minorHAnsi" w:eastAsiaTheme="minorEastAsia" w:hAnsiTheme="minorHAnsi" w:cstheme="minorBidi"/>
                <w:noProof/>
                <w:sz w:val="22"/>
                <w:szCs w:val="22"/>
                <w:lang w:val="fr-FR" w:eastAsia="fr-FR"/>
              </w:rPr>
              <w:tab/>
            </w:r>
            <w:r w:rsidRPr="002B6B7F">
              <w:rPr>
                <w:rStyle w:val="Lienhypertexte"/>
                <w:noProof/>
              </w:rPr>
              <w:t>Docker Images Management Components</w:t>
            </w:r>
            <w:r>
              <w:rPr>
                <w:noProof/>
                <w:webHidden/>
              </w:rPr>
              <w:tab/>
            </w:r>
            <w:r>
              <w:rPr>
                <w:noProof/>
                <w:webHidden/>
              </w:rPr>
              <w:fldChar w:fldCharType="begin"/>
            </w:r>
            <w:r>
              <w:rPr>
                <w:noProof/>
                <w:webHidden/>
              </w:rPr>
              <w:instrText xml:space="preserve"> PAGEREF _Toc499823671 \h </w:instrText>
            </w:r>
            <w:r>
              <w:rPr>
                <w:noProof/>
                <w:webHidden/>
              </w:rPr>
            </w:r>
            <w:r>
              <w:rPr>
                <w:noProof/>
                <w:webHidden/>
              </w:rPr>
              <w:fldChar w:fldCharType="separate"/>
            </w:r>
            <w:r>
              <w:rPr>
                <w:noProof/>
                <w:webHidden/>
              </w:rPr>
              <w:t>18</w:t>
            </w:r>
            <w:r>
              <w:rPr>
                <w:noProof/>
                <w:webHidden/>
              </w:rPr>
              <w:fldChar w:fldCharType="end"/>
            </w:r>
          </w:hyperlink>
        </w:p>
        <w:p w14:paraId="09344C06" w14:textId="0E03A86B"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672" w:history="1">
            <w:r w:rsidRPr="002B6B7F">
              <w:rPr>
                <w:rStyle w:val="Lienhypertexte"/>
                <w:noProof/>
              </w:rPr>
              <w:t>2.3.2</w:t>
            </w:r>
            <w:r>
              <w:rPr>
                <w:rFonts w:asciiTheme="minorHAnsi" w:eastAsiaTheme="minorEastAsia" w:hAnsiTheme="minorHAnsi" w:cstheme="minorBidi"/>
                <w:noProof/>
                <w:sz w:val="22"/>
                <w:szCs w:val="22"/>
                <w:lang w:val="fr-FR" w:eastAsia="fr-FR"/>
              </w:rPr>
              <w:tab/>
            </w:r>
            <w:r w:rsidRPr="002B6B7F">
              <w:rPr>
                <w:rStyle w:val="Lienhypertexte"/>
                <w:noProof/>
              </w:rPr>
              <w:t>Docker Swarm Management Component</w:t>
            </w:r>
            <w:r>
              <w:rPr>
                <w:noProof/>
                <w:webHidden/>
              </w:rPr>
              <w:tab/>
            </w:r>
            <w:r>
              <w:rPr>
                <w:noProof/>
                <w:webHidden/>
              </w:rPr>
              <w:fldChar w:fldCharType="begin"/>
            </w:r>
            <w:r>
              <w:rPr>
                <w:noProof/>
                <w:webHidden/>
              </w:rPr>
              <w:instrText xml:space="preserve"> PAGEREF _Toc499823672 \h </w:instrText>
            </w:r>
            <w:r>
              <w:rPr>
                <w:noProof/>
                <w:webHidden/>
              </w:rPr>
            </w:r>
            <w:r>
              <w:rPr>
                <w:noProof/>
                <w:webHidden/>
              </w:rPr>
              <w:fldChar w:fldCharType="separate"/>
            </w:r>
            <w:r>
              <w:rPr>
                <w:noProof/>
                <w:webHidden/>
              </w:rPr>
              <w:t>19</w:t>
            </w:r>
            <w:r>
              <w:rPr>
                <w:noProof/>
                <w:webHidden/>
              </w:rPr>
              <w:fldChar w:fldCharType="end"/>
            </w:r>
          </w:hyperlink>
        </w:p>
        <w:p w14:paraId="365549D0" w14:textId="4F6E6044"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673" w:history="1">
            <w:r w:rsidRPr="002B6B7F">
              <w:rPr>
                <w:rStyle w:val="Lienhypertexte"/>
                <w:noProof/>
              </w:rPr>
              <w:t>2.3.3</w:t>
            </w:r>
            <w:r>
              <w:rPr>
                <w:rFonts w:asciiTheme="minorHAnsi" w:eastAsiaTheme="minorEastAsia" w:hAnsiTheme="minorHAnsi" w:cstheme="minorBidi"/>
                <w:noProof/>
                <w:sz w:val="22"/>
                <w:szCs w:val="22"/>
                <w:lang w:val="fr-FR" w:eastAsia="fr-FR"/>
              </w:rPr>
              <w:tab/>
            </w:r>
            <w:r w:rsidRPr="002B6B7F">
              <w:rPr>
                <w:rStyle w:val="Lienhypertexte"/>
                <w:noProof/>
              </w:rPr>
              <w:t>Security Component IDM GE</w:t>
            </w:r>
            <w:r>
              <w:rPr>
                <w:noProof/>
                <w:webHidden/>
              </w:rPr>
              <w:tab/>
            </w:r>
            <w:r>
              <w:rPr>
                <w:noProof/>
                <w:webHidden/>
              </w:rPr>
              <w:fldChar w:fldCharType="begin"/>
            </w:r>
            <w:r>
              <w:rPr>
                <w:noProof/>
                <w:webHidden/>
              </w:rPr>
              <w:instrText xml:space="preserve"> PAGEREF _Toc499823673 \h </w:instrText>
            </w:r>
            <w:r>
              <w:rPr>
                <w:noProof/>
                <w:webHidden/>
              </w:rPr>
            </w:r>
            <w:r>
              <w:rPr>
                <w:noProof/>
                <w:webHidden/>
              </w:rPr>
              <w:fldChar w:fldCharType="separate"/>
            </w:r>
            <w:r>
              <w:rPr>
                <w:noProof/>
                <w:webHidden/>
              </w:rPr>
              <w:t>19</w:t>
            </w:r>
            <w:r>
              <w:rPr>
                <w:noProof/>
                <w:webHidden/>
              </w:rPr>
              <w:fldChar w:fldCharType="end"/>
            </w:r>
          </w:hyperlink>
        </w:p>
        <w:p w14:paraId="00FD7CEB" w14:textId="7221729F"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674" w:history="1">
            <w:r w:rsidRPr="002B6B7F">
              <w:rPr>
                <w:rStyle w:val="Lienhypertexte"/>
                <w:noProof/>
              </w:rPr>
              <w:t>2.3.4</w:t>
            </w:r>
            <w:r>
              <w:rPr>
                <w:rFonts w:asciiTheme="minorHAnsi" w:eastAsiaTheme="minorEastAsia" w:hAnsiTheme="minorHAnsi" w:cstheme="minorBidi"/>
                <w:noProof/>
                <w:sz w:val="22"/>
                <w:szCs w:val="22"/>
                <w:lang w:val="fr-FR" w:eastAsia="fr-FR"/>
              </w:rPr>
              <w:tab/>
            </w:r>
            <w:r w:rsidRPr="002B6B7F">
              <w:rPr>
                <w:rStyle w:val="Lienhypertexte"/>
                <w:noProof/>
              </w:rPr>
              <w:t>Orion Context Broker Component</w:t>
            </w:r>
            <w:r>
              <w:rPr>
                <w:noProof/>
                <w:webHidden/>
              </w:rPr>
              <w:tab/>
            </w:r>
            <w:r>
              <w:rPr>
                <w:noProof/>
                <w:webHidden/>
              </w:rPr>
              <w:fldChar w:fldCharType="begin"/>
            </w:r>
            <w:r>
              <w:rPr>
                <w:noProof/>
                <w:webHidden/>
              </w:rPr>
              <w:instrText xml:space="preserve"> PAGEREF _Toc499823674 \h </w:instrText>
            </w:r>
            <w:r>
              <w:rPr>
                <w:noProof/>
                <w:webHidden/>
              </w:rPr>
            </w:r>
            <w:r>
              <w:rPr>
                <w:noProof/>
                <w:webHidden/>
              </w:rPr>
              <w:fldChar w:fldCharType="separate"/>
            </w:r>
            <w:r>
              <w:rPr>
                <w:noProof/>
                <w:webHidden/>
              </w:rPr>
              <w:t>20</w:t>
            </w:r>
            <w:r>
              <w:rPr>
                <w:noProof/>
                <w:webHidden/>
              </w:rPr>
              <w:fldChar w:fldCharType="end"/>
            </w:r>
          </w:hyperlink>
        </w:p>
        <w:p w14:paraId="17ADFA5F" w14:textId="044C6A55"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675" w:history="1">
            <w:r w:rsidRPr="002B6B7F">
              <w:rPr>
                <w:rStyle w:val="Lienhypertexte"/>
                <w:noProof/>
              </w:rPr>
              <w:t>2.3.5</w:t>
            </w:r>
            <w:r>
              <w:rPr>
                <w:rFonts w:asciiTheme="minorHAnsi" w:eastAsiaTheme="minorEastAsia" w:hAnsiTheme="minorHAnsi" w:cstheme="minorBidi"/>
                <w:noProof/>
                <w:sz w:val="22"/>
                <w:szCs w:val="22"/>
                <w:lang w:val="fr-FR" w:eastAsia="fr-FR"/>
              </w:rPr>
              <w:tab/>
            </w:r>
            <w:r w:rsidRPr="002B6B7F">
              <w:rPr>
                <w:rStyle w:val="Lienhypertexte"/>
                <w:noProof/>
              </w:rPr>
              <w:t>MongoDB Cluster Component</w:t>
            </w:r>
            <w:r>
              <w:rPr>
                <w:noProof/>
                <w:webHidden/>
              </w:rPr>
              <w:tab/>
            </w:r>
            <w:r>
              <w:rPr>
                <w:noProof/>
                <w:webHidden/>
              </w:rPr>
              <w:fldChar w:fldCharType="begin"/>
            </w:r>
            <w:r>
              <w:rPr>
                <w:noProof/>
                <w:webHidden/>
              </w:rPr>
              <w:instrText xml:space="preserve"> PAGEREF _Toc499823675 \h </w:instrText>
            </w:r>
            <w:r>
              <w:rPr>
                <w:noProof/>
                <w:webHidden/>
              </w:rPr>
            </w:r>
            <w:r>
              <w:rPr>
                <w:noProof/>
                <w:webHidden/>
              </w:rPr>
              <w:fldChar w:fldCharType="separate"/>
            </w:r>
            <w:r>
              <w:rPr>
                <w:noProof/>
                <w:webHidden/>
              </w:rPr>
              <w:t>20</w:t>
            </w:r>
            <w:r>
              <w:rPr>
                <w:noProof/>
                <w:webHidden/>
              </w:rPr>
              <w:fldChar w:fldCharType="end"/>
            </w:r>
          </w:hyperlink>
        </w:p>
        <w:p w14:paraId="086ACE6E" w14:textId="77C66430"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676" w:history="1">
            <w:r w:rsidRPr="002B6B7F">
              <w:rPr>
                <w:rStyle w:val="Lienhypertexte"/>
                <w:noProof/>
              </w:rPr>
              <w:t>2.3.6</w:t>
            </w:r>
            <w:r>
              <w:rPr>
                <w:rFonts w:asciiTheme="minorHAnsi" w:eastAsiaTheme="minorEastAsia" w:hAnsiTheme="minorHAnsi" w:cstheme="minorBidi"/>
                <w:noProof/>
                <w:sz w:val="22"/>
                <w:szCs w:val="22"/>
                <w:lang w:val="fr-FR" w:eastAsia="fr-FR"/>
              </w:rPr>
              <w:tab/>
            </w:r>
            <w:r w:rsidRPr="002B6B7F">
              <w:rPr>
                <w:rStyle w:val="Lienhypertexte"/>
                <w:noProof/>
              </w:rPr>
              <w:t>Citus/PostgreSQL Cluster Component</w:t>
            </w:r>
            <w:r>
              <w:rPr>
                <w:noProof/>
                <w:webHidden/>
              </w:rPr>
              <w:tab/>
            </w:r>
            <w:r>
              <w:rPr>
                <w:noProof/>
                <w:webHidden/>
              </w:rPr>
              <w:fldChar w:fldCharType="begin"/>
            </w:r>
            <w:r>
              <w:rPr>
                <w:noProof/>
                <w:webHidden/>
              </w:rPr>
              <w:instrText xml:space="preserve"> PAGEREF _Toc499823676 \h </w:instrText>
            </w:r>
            <w:r>
              <w:rPr>
                <w:noProof/>
                <w:webHidden/>
              </w:rPr>
            </w:r>
            <w:r>
              <w:rPr>
                <w:noProof/>
                <w:webHidden/>
              </w:rPr>
              <w:fldChar w:fldCharType="separate"/>
            </w:r>
            <w:r>
              <w:rPr>
                <w:noProof/>
                <w:webHidden/>
              </w:rPr>
              <w:t>20</w:t>
            </w:r>
            <w:r>
              <w:rPr>
                <w:noProof/>
                <w:webHidden/>
              </w:rPr>
              <w:fldChar w:fldCharType="end"/>
            </w:r>
          </w:hyperlink>
        </w:p>
        <w:p w14:paraId="047E0E9F" w14:textId="48082DA3"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677" w:history="1">
            <w:r w:rsidRPr="002B6B7F">
              <w:rPr>
                <w:rStyle w:val="Lienhypertexte"/>
                <w:noProof/>
              </w:rPr>
              <w:t>2.3.7</w:t>
            </w:r>
            <w:r>
              <w:rPr>
                <w:rFonts w:asciiTheme="minorHAnsi" w:eastAsiaTheme="minorEastAsia" w:hAnsiTheme="minorHAnsi" w:cstheme="minorBidi"/>
                <w:noProof/>
                <w:sz w:val="22"/>
                <w:szCs w:val="22"/>
                <w:lang w:val="fr-FR" w:eastAsia="fr-FR"/>
              </w:rPr>
              <w:tab/>
            </w:r>
            <w:r w:rsidRPr="002B6B7F">
              <w:rPr>
                <w:rStyle w:val="Lienhypertexte"/>
                <w:noProof/>
              </w:rPr>
              <w:t>Galera/MySQL Cluster Component</w:t>
            </w:r>
            <w:r>
              <w:rPr>
                <w:noProof/>
                <w:webHidden/>
              </w:rPr>
              <w:tab/>
            </w:r>
            <w:r>
              <w:rPr>
                <w:noProof/>
                <w:webHidden/>
              </w:rPr>
              <w:fldChar w:fldCharType="begin"/>
            </w:r>
            <w:r>
              <w:rPr>
                <w:noProof/>
                <w:webHidden/>
              </w:rPr>
              <w:instrText xml:space="preserve"> PAGEREF _Toc499823677 \h </w:instrText>
            </w:r>
            <w:r>
              <w:rPr>
                <w:noProof/>
                <w:webHidden/>
              </w:rPr>
            </w:r>
            <w:r>
              <w:rPr>
                <w:noProof/>
                <w:webHidden/>
              </w:rPr>
              <w:fldChar w:fldCharType="separate"/>
            </w:r>
            <w:r>
              <w:rPr>
                <w:noProof/>
                <w:webHidden/>
              </w:rPr>
              <w:t>21</w:t>
            </w:r>
            <w:r>
              <w:rPr>
                <w:noProof/>
                <w:webHidden/>
              </w:rPr>
              <w:fldChar w:fldCharType="end"/>
            </w:r>
          </w:hyperlink>
        </w:p>
        <w:p w14:paraId="73038B84" w14:textId="33D880DA"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678" w:history="1">
            <w:r w:rsidRPr="002B6B7F">
              <w:rPr>
                <w:rStyle w:val="Lienhypertexte"/>
                <w:noProof/>
              </w:rPr>
              <w:t>2.3.8</w:t>
            </w:r>
            <w:r>
              <w:rPr>
                <w:rFonts w:asciiTheme="minorHAnsi" w:eastAsiaTheme="minorEastAsia" w:hAnsiTheme="minorHAnsi" w:cstheme="minorBidi"/>
                <w:noProof/>
                <w:sz w:val="22"/>
                <w:szCs w:val="22"/>
                <w:lang w:val="fr-FR" w:eastAsia="fr-FR"/>
              </w:rPr>
              <w:tab/>
            </w:r>
            <w:r w:rsidRPr="002B6B7F">
              <w:rPr>
                <w:rStyle w:val="Lienhypertexte"/>
                <w:noProof/>
              </w:rPr>
              <w:t>Cosmos Big Data Component</w:t>
            </w:r>
            <w:r>
              <w:rPr>
                <w:noProof/>
                <w:webHidden/>
              </w:rPr>
              <w:tab/>
            </w:r>
            <w:r>
              <w:rPr>
                <w:noProof/>
                <w:webHidden/>
              </w:rPr>
              <w:fldChar w:fldCharType="begin"/>
            </w:r>
            <w:r>
              <w:rPr>
                <w:noProof/>
                <w:webHidden/>
              </w:rPr>
              <w:instrText xml:space="preserve"> PAGEREF _Toc499823678 \h </w:instrText>
            </w:r>
            <w:r>
              <w:rPr>
                <w:noProof/>
                <w:webHidden/>
              </w:rPr>
            </w:r>
            <w:r>
              <w:rPr>
                <w:noProof/>
                <w:webHidden/>
              </w:rPr>
              <w:fldChar w:fldCharType="separate"/>
            </w:r>
            <w:r>
              <w:rPr>
                <w:noProof/>
                <w:webHidden/>
              </w:rPr>
              <w:t>21</w:t>
            </w:r>
            <w:r>
              <w:rPr>
                <w:noProof/>
                <w:webHidden/>
              </w:rPr>
              <w:fldChar w:fldCharType="end"/>
            </w:r>
          </w:hyperlink>
        </w:p>
        <w:p w14:paraId="6A0C2D6A" w14:textId="4AE9B908"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679" w:history="1">
            <w:r w:rsidRPr="002B6B7F">
              <w:rPr>
                <w:rStyle w:val="Lienhypertexte"/>
                <w:noProof/>
              </w:rPr>
              <w:t>2.3.9</w:t>
            </w:r>
            <w:r>
              <w:rPr>
                <w:rFonts w:asciiTheme="minorHAnsi" w:eastAsiaTheme="minorEastAsia" w:hAnsiTheme="minorHAnsi" w:cstheme="minorBidi"/>
                <w:noProof/>
                <w:sz w:val="22"/>
                <w:szCs w:val="22"/>
                <w:lang w:val="fr-FR" w:eastAsia="fr-FR"/>
              </w:rPr>
              <w:tab/>
            </w:r>
            <w:r w:rsidRPr="002B6B7F">
              <w:rPr>
                <w:rStyle w:val="Lienhypertexte"/>
                <w:noProof/>
              </w:rPr>
              <w:t>Knowage Analytics Component</w:t>
            </w:r>
            <w:r>
              <w:rPr>
                <w:noProof/>
                <w:webHidden/>
              </w:rPr>
              <w:tab/>
            </w:r>
            <w:r>
              <w:rPr>
                <w:noProof/>
                <w:webHidden/>
              </w:rPr>
              <w:fldChar w:fldCharType="begin"/>
            </w:r>
            <w:r>
              <w:rPr>
                <w:noProof/>
                <w:webHidden/>
              </w:rPr>
              <w:instrText xml:space="preserve"> PAGEREF _Toc499823679 \h </w:instrText>
            </w:r>
            <w:r>
              <w:rPr>
                <w:noProof/>
                <w:webHidden/>
              </w:rPr>
            </w:r>
            <w:r>
              <w:rPr>
                <w:noProof/>
                <w:webHidden/>
              </w:rPr>
              <w:fldChar w:fldCharType="separate"/>
            </w:r>
            <w:r>
              <w:rPr>
                <w:noProof/>
                <w:webHidden/>
              </w:rPr>
              <w:t>22</w:t>
            </w:r>
            <w:r>
              <w:rPr>
                <w:noProof/>
                <w:webHidden/>
              </w:rPr>
              <w:fldChar w:fldCharType="end"/>
            </w:r>
          </w:hyperlink>
        </w:p>
        <w:p w14:paraId="703737A9" w14:textId="59940CF9"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680" w:history="1">
            <w:r w:rsidRPr="002B6B7F">
              <w:rPr>
                <w:rStyle w:val="Lienhypertexte"/>
                <w:noProof/>
              </w:rPr>
              <w:t>2.3.10</w:t>
            </w:r>
            <w:r>
              <w:rPr>
                <w:rFonts w:asciiTheme="minorHAnsi" w:eastAsiaTheme="minorEastAsia" w:hAnsiTheme="minorHAnsi" w:cstheme="minorBidi"/>
                <w:noProof/>
                <w:sz w:val="22"/>
                <w:szCs w:val="22"/>
                <w:lang w:val="fr-FR" w:eastAsia="fr-FR"/>
              </w:rPr>
              <w:tab/>
            </w:r>
            <w:r w:rsidRPr="002B6B7F">
              <w:rPr>
                <w:rStyle w:val="Lienhypertexte"/>
                <w:noProof/>
              </w:rPr>
              <w:t>CKAN Open Data Component</w:t>
            </w:r>
            <w:r>
              <w:rPr>
                <w:noProof/>
                <w:webHidden/>
              </w:rPr>
              <w:tab/>
            </w:r>
            <w:r>
              <w:rPr>
                <w:noProof/>
                <w:webHidden/>
              </w:rPr>
              <w:fldChar w:fldCharType="begin"/>
            </w:r>
            <w:r>
              <w:rPr>
                <w:noProof/>
                <w:webHidden/>
              </w:rPr>
              <w:instrText xml:space="preserve"> PAGEREF _Toc499823680 \h </w:instrText>
            </w:r>
            <w:r>
              <w:rPr>
                <w:noProof/>
                <w:webHidden/>
              </w:rPr>
            </w:r>
            <w:r>
              <w:rPr>
                <w:noProof/>
                <w:webHidden/>
              </w:rPr>
              <w:fldChar w:fldCharType="separate"/>
            </w:r>
            <w:r>
              <w:rPr>
                <w:noProof/>
                <w:webHidden/>
              </w:rPr>
              <w:t>22</w:t>
            </w:r>
            <w:r>
              <w:rPr>
                <w:noProof/>
                <w:webHidden/>
              </w:rPr>
              <w:fldChar w:fldCharType="end"/>
            </w:r>
          </w:hyperlink>
        </w:p>
        <w:p w14:paraId="115F4DC7" w14:textId="2E450475"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681" w:history="1">
            <w:r w:rsidRPr="002B6B7F">
              <w:rPr>
                <w:rStyle w:val="Lienhypertexte"/>
                <w:noProof/>
              </w:rPr>
              <w:t>2.3.11</w:t>
            </w:r>
            <w:r>
              <w:rPr>
                <w:rFonts w:asciiTheme="minorHAnsi" w:eastAsiaTheme="minorEastAsia" w:hAnsiTheme="minorHAnsi" w:cstheme="minorBidi"/>
                <w:noProof/>
                <w:sz w:val="22"/>
                <w:szCs w:val="22"/>
                <w:lang w:val="fr-FR" w:eastAsia="fr-FR"/>
              </w:rPr>
              <w:tab/>
            </w:r>
            <w:r w:rsidRPr="002B6B7F">
              <w:rPr>
                <w:rStyle w:val="Lienhypertexte"/>
                <w:noProof/>
              </w:rPr>
              <w:t>IDAS IOT Component</w:t>
            </w:r>
            <w:r>
              <w:rPr>
                <w:noProof/>
                <w:webHidden/>
              </w:rPr>
              <w:tab/>
            </w:r>
            <w:r>
              <w:rPr>
                <w:noProof/>
                <w:webHidden/>
              </w:rPr>
              <w:fldChar w:fldCharType="begin"/>
            </w:r>
            <w:r>
              <w:rPr>
                <w:noProof/>
                <w:webHidden/>
              </w:rPr>
              <w:instrText xml:space="preserve"> PAGEREF _Toc499823681 \h </w:instrText>
            </w:r>
            <w:r>
              <w:rPr>
                <w:noProof/>
                <w:webHidden/>
              </w:rPr>
            </w:r>
            <w:r>
              <w:rPr>
                <w:noProof/>
                <w:webHidden/>
              </w:rPr>
              <w:fldChar w:fldCharType="separate"/>
            </w:r>
            <w:r>
              <w:rPr>
                <w:noProof/>
                <w:webHidden/>
              </w:rPr>
              <w:t>23</w:t>
            </w:r>
            <w:r>
              <w:rPr>
                <w:noProof/>
                <w:webHidden/>
              </w:rPr>
              <w:fldChar w:fldCharType="end"/>
            </w:r>
          </w:hyperlink>
        </w:p>
        <w:p w14:paraId="103776AE" w14:textId="7A866647"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682" w:history="1">
            <w:r w:rsidRPr="002B6B7F">
              <w:rPr>
                <w:rStyle w:val="Lienhypertexte"/>
                <w:noProof/>
              </w:rPr>
              <w:t>2.3.12</w:t>
            </w:r>
            <w:r>
              <w:rPr>
                <w:rFonts w:asciiTheme="minorHAnsi" w:eastAsiaTheme="minorEastAsia" w:hAnsiTheme="minorHAnsi" w:cstheme="minorBidi"/>
                <w:noProof/>
                <w:sz w:val="22"/>
                <w:szCs w:val="22"/>
                <w:lang w:val="fr-FR" w:eastAsia="fr-FR"/>
              </w:rPr>
              <w:tab/>
            </w:r>
            <w:r w:rsidRPr="002B6B7F">
              <w:rPr>
                <w:rStyle w:val="Lienhypertexte"/>
                <w:noProof/>
              </w:rPr>
              <w:t>CEP Component</w:t>
            </w:r>
            <w:r>
              <w:rPr>
                <w:noProof/>
                <w:webHidden/>
              </w:rPr>
              <w:tab/>
            </w:r>
            <w:r>
              <w:rPr>
                <w:noProof/>
                <w:webHidden/>
              </w:rPr>
              <w:fldChar w:fldCharType="begin"/>
            </w:r>
            <w:r>
              <w:rPr>
                <w:noProof/>
                <w:webHidden/>
              </w:rPr>
              <w:instrText xml:space="preserve"> PAGEREF _Toc499823682 \h </w:instrText>
            </w:r>
            <w:r>
              <w:rPr>
                <w:noProof/>
                <w:webHidden/>
              </w:rPr>
            </w:r>
            <w:r>
              <w:rPr>
                <w:noProof/>
                <w:webHidden/>
              </w:rPr>
              <w:fldChar w:fldCharType="separate"/>
            </w:r>
            <w:r>
              <w:rPr>
                <w:noProof/>
                <w:webHidden/>
              </w:rPr>
              <w:t>23</w:t>
            </w:r>
            <w:r>
              <w:rPr>
                <w:noProof/>
                <w:webHidden/>
              </w:rPr>
              <w:fldChar w:fldCharType="end"/>
            </w:r>
          </w:hyperlink>
        </w:p>
        <w:p w14:paraId="3AD0AB35" w14:textId="3C91B1F6"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683" w:history="1">
            <w:r w:rsidRPr="002B6B7F">
              <w:rPr>
                <w:rStyle w:val="Lienhypertexte"/>
                <w:noProof/>
              </w:rPr>
              <w:t>2.3.13</w:t>
            </w:r>
            <w:r>
              <w:rPr>
                <w:rFonts w:asciiTheme="minorHAnsi" w:eastAsiaTheme="minorEastAsia" w:hAnsiTheme="minorHAnsi" w:cstheme="minorBidi"/>
                <w:noProof/>
                <w:sz w:val="22"/>
                <w:szCs w:val="22"/>
                <w:lang w:val="fr-FR" w:eastAsia="fr-FR"/>
              </w:rPr>
              <w:tab/>
            </w:r>
            <w:r w:rsidRPr="002B6B7F">
              <w:rPr>
                <w:rStyle w:val="Lienhypertexte"/>
                <w:noProof/>
              </w:rPr>
              <w:t>Application Mashup Components</w:t>
            </w:r>
            <w:r>
              <w:rPr>
                <w:noProof/>
                <w:webHidden/>
              </w:rPr>
              <w:tab/>
            </w:r>
            <w:r>
              <w:rPr>
                <w:noProof/>
                <w:webHidden/>
              </w:rPr>
              <w:fldChar w:fldCharType="begin"/>
            </w:r>
            <w:r>
              <w:rPr>
                <w:noProof/>
                <w:webHidden/>
              </w:rPr>
              <w:instrText xml:space="preserve"> PAGEREF _Toc499823683 \h </w:instrText>
            </w:r>
            <w:r>
              <w:rPr>
                <w:noProof/>
                <w:webHidden/>
              </w:rPr>
            </w:r>
            <w:r>
              <w:rPr>
                <w:noProof/>
                <w:webHidden/>
              </w:rPr>
              <w:fldChar w:fldCharType="separate"/>
            </w:r>
            <w:r>
              <w:rPr>
                <w:noProof/>
                <w:webHidden/>
              </w:rPr>
              <w:t>24</w:t>
            </w:r>
            <w:r>
              <w:rPr>
                <w:noProof/>
                <w:webHidden/>
              </w:rPr>
              <w:fldChar w:fldCharType="end"/>
            </w:r>
          </w:hyperlink>
        </w:p>
        <w:p w14:paraId="7244DA5B" w14:textId="6FC81175"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684" w:history="1">
            <w:r w:rsidRPr="002B6B7F">
              <w:rPr>
                <w:rStyle w:val="Lienhypertexte"/>
                <w:noProof/>
              </w:rPr>
              <w:t>2.3.14</w:t>
            </w:r>
            <w:r>
              <w:rPr>
                <w:rFonts w:asciiTheme="minorHAnsi" w:eastAsiaTheme="minorEastAsia" w:hAnsiTheme="minorHAnsi" w:cstheme="minorBidi"/>
                <w:noProof/>
                <w:sz w:val="22"/>
                <w:szCs w:val="22"/>
                <w:lang w:val="fr-FR" w:eastAsia="fr-FR"/>
              </w:rPr>
              <w:tab/>
            </w:r>
            <w:r w:rsidRPr="002B6B7F">
              <w:rPr>
                <w:rStyle w:val="Lienhypertexte"/>
                <w:noProof/>
              </w:rPr>
              <w:t>Business Ecosystem Component</w:t>
            </w:r>
            <w:r>
              <w:rPr>
                <w:noProof/>
                <w:webHidden/>
              </w:rPr>
              <w:tab/>
            </w:r>
            <w:r>
              <w:rPr>
                <w:noProof/>
                <w:webHidden/>
              </w:rPr>
              <w:fldChar w:fldCharType="begin"/>
            </w:r>
            <w:r>
              <w:rPr>
                <w:noProof/>
                <w:webHidden/>
              </w:rPr>
              <w:instrText xml:space="preserve"> PAGEREF _Toc499823684 \h </w:instrText>
            </w:r>
            <w:r>
              <w:rPr>
                <w:noProof/>
                <w:webHidden/>
              </w:rPr>
            </w:r>
            <w:r>
              <w:rPr>
                <w:noProof/>
                <w:webHidden/>
              </w:rPr>
              <w:fldChar w:fldCharType="separate"/>
            </w:r>
            <w:r>
              <w:rPr>
                <w:noProof/>
                <w:webHidden/>
              </w:rPr>
              <w:t>24</w:t>
            </w:r>
            <w:r>
              <w:rPr>
                <w:noProof/>
                <w:webHidden/>
              </w:rPr>
              <w:fldChar w:fldCharType="end"/>
            </w:r>
          </w:hyperlink>
        </w:p>
        <w:p w14:paraId="5679C78C" w14:textId="66F6FCE8"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685" w:history="1">
            <w:r w:rsidRPr="002B6B7F">
              <w:rPr>
                <w:rStyle w:val="Lienhypertexte"/>
                <w:noProof/>
              </w:rPr>
              <w:t>2.3.15</w:t>
            </w:r>
            <w:r>
              <w:rPr>
                <w:rFonts w:asciiTheme="minorHAnsi" w:eastAsiaTheme="minorEastAsia" w:hAnsiTheme="minorHAnsi" w:cstheme="minorBidi"/>
                <w:noProof/>
                <w:sz w:val="22"/>
                <w:szCs w:val="22"/>
                <w:lang w:val="fr-FR" w:eastAsia="fr-FR"/>
              </w:rPr>
              <w:tab/>
            </w:r>
            <w:r w:rsidRPr="002B6B7F">
              <w:rPr>
                <w:rStyle w:val="Lienhypertexte"/>
                <w:noProof/>
              </w:rPr>
              <w:t>Development Components</w:t>
            </w:r>
            <w:r>
              <w:rPr>
                <w:noProof/>
                <w:webHidden/>
              </w:rPr>
              <w:tab/>
            </w:r>
            <w:r>
              <w:rPr>
                <w:noProof/>
                <w:webHidden/>
              </w:rPr>
              <w:fldChar w:fldCharType="begin"/>
            </w:r>
            <w:r>
              <w:rPr>
                <w:noProof/>
                <w:webHidden/>
              </w:rPr>
              <w:instrText xml:space="preserve"> PAGEREF _Toc499823685 \h </w:instrText>
            </w:r>
            <w:r>
              <w:rPr>
                <w:noProof/>
                <w:webHidden/>
              </w:rPr>
            </w:r>
            <w:r>
              <w:rPr>
                <w:noProof/>
                <w:webHidden/>
              </w:rPr>
              <w:fldChar w:fldCharType="separate"/>
            </w:r>
            <w:r>
              <w:rPr>
                <w:noProof/>
                <w:webHidden/>
              </w:rPr>
              <w:t>25</w:t>
            </w:r>
            <w:r>
              <w:rPr>
                <w:noProof/>
                <w:webHidden/>
              </w:rPr>
              <w:fldChar w:fldCharType="end"/>
            </w:r>
          </w:hyperlink>
        </w:p>
        <w:p w14:paraId="18E934AE" w14:textId="415FD2C1"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686" w:history="1">
            <w:r w:rsidRPr="002B6B7F">
              <w:rPr>
                <w:rStyle w:val="Lienhypertexte"/>
                <w:noProof/>
              </w:rPr>
              <w:t>2.3.16</w:t>
            </w:r>
            <w:r>
              <w:rPr>
                <w:rFonts w:asciiTheme="minorHAnsi" w:eastAsiaTheme="minorEastAsia" w:hAnsiTheme="minorHAnsi" w:cstheme="minorBidi"/>
                <w:noProof/>
                <w:sz w:val="22"/>
                <w:szCs w:val="22"/>
                <w:lang w:val="fr-FR" w:eastAsia="fr-FR"/>
              </w:rPr>
              <w:tab/>
            </w:r>
            <w:r w:rsidRPr="002B6B7F">
              <w:rPr>
                <w:rStyle w:val="Lienhypertexte"/>
                <w:noProof/>
              </w:rPr>
              <w:t>Monitoring Components</w:t>
            </w:r>
            <w:r>
              <w:rPr>
                <w:noProof/>
                <w:webHidden/>
              </w:rPr>
              <w:tab/>
            </w:r>
            <w:r>
              <w:rPr>
                <w:noProof/>
                <w:webHidden/>
              </w:rPr>
              <w:fldChar w:fldCharType="begin"/>
            </w:r>
            <w:r>
              <w:rPr>
                <w:noProof/>
                <w:webHidden/>
              </w:rPr>
              <w:instrText xml:space="preserve"> PAGEREF _Toc499823686 \h </w:instrText>
            </w:r>
            <w:r>
              <w:rPr>
                <w:noProof/>
                <w:webHidden/>
              </w:rPr>
            </w:r>
            <w:r>
              <w:rPr>
                <w:noProof/>
                <w:webHidden/>
              </w:rPr>
              <w:fldChar w:fldCharType="separate"/>
            </w:r>
            <w:r>
              <w:rPr>
                <w:noProof/>
                <w:webHidden/>
              </w:rPr>
              <w:t>26</w:t>
            </w:r>
            <w:r>
              <w:rPr>
                <w:noProof/>
                <w:webHidden/>
              </w:rPr>
              <w:fldChar w:fldCharType="end"/>
            </w:r>
          </w:hyperlink>
        </w:p>
        <w:p w14:paraId="4596C37D" w14:textId="370C88A2"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687" w:history="1">
            <w:r w:rsidRPr="002B6B7F">
              <w:rPr>
                <w:rStyle w:val="Lienhypertexte"/>
                <w:noProof/>
              </w:rPr>
              <w:t>2.3.17</w:t>
            </w:r>
            <w:r>
              <w:rPr>
                <w:rFonts w:asciiTheme="minorHAnsi" w:eastAsiaTheme="minorEastAsia" w:hAnsiTheme="minorHAnsi" w:cstheme="minorBidi"/>
                <w:noProof/>
                <w:sz w:val="22"/>
                <w:szCs w:val="22"/>
                <w:lang w:val="fr-FR" w:eastAsia="fr-FR"/>
              </w:rPr>
              <w:tab/>
            </w:r>
            <w:r w:rsidRPr="002B6B7F">
              <w:rPr>
                <w:rStyle w:val="Lienhypertexte"/>
                <w:noProof/>
              </w:rPr>
              <w:t>Poi Data Provider Component</w:t>
            </w:r>
            <w:r>
              <w:rPr>
                <w:noProof/>
                <w:webHidden/>
              </w:rPr>
              <w:tab/>
            </w:r>
            <w:r>
              <w:rPr>
                <w:noProof/>
                <w:webHidden/>
              </w:rPr>
              <w:fldChar w:fldCharType="begin"/>
            </w:r>
            <w:r>
              <w:rPr>
                <w:noProof/>
                <w:webHidden/>
              </w:rPr>
              <w:instrText xml:space="preserve"> PAGEREF _Toc499823687 \h </w:instrText>
            </w:r>
            <w:r>
              <w:rPr>
                <w:noProof/>
                <w:webHidden/>
              </w:rPr>
            </w:r>
            <w:r>
              <w:rPr>
                <w:noProof/>
                <w:webHidden/>
              </w:rPr>
              <w:fldChar w:fldCharType="separate"/>
            </w:r>
            <w:r>
              <w:rPr>
                <w:noProof/>
                <w:webHidden/>
              </w:rPr>
              <w:t>26</w:t>
            </w:r>
            <w:r>
              <w:rPr>
                <w:noProof/>
                <w:webHidden/>
              </w:rPr>
              <w:fldChar w:fldCharType="end"/>
            </w:r>
          </w:hyperlink>
        </w:p>
        <w:p w14:paraId="43D668CD" w14:textId="4445B531"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688" w:history="1">
            <w:r w:rsidRPr="002B6B7F">
              <w:rPr>
                <w:rStyle w:val="Lienhypertexte"/>
                <w:noProof/>
              </w:rPr>
              <w:t>2.3.18</w:t>
            </w:r>
            <w:r>
              <w:rPr>
                <w:rFonts w:asciiTheme="minorHAnsi" w:eastAsiaTheme="minorEastAsia" w:hAnsiTheme="minorHAnsi" w:cstheme="minorBidi"/>
                <w:noProof/>
                <w:sz w:val="22"/>
                <w:szCs w:val="22"/>
                <w:lang w:val="fr-FR" w:eastAsia="fr-FR"/>
              </w:rPr>
              <w:tab/>
            </w:r>
            <w:r w:rsidRPr="002B6B7F">
              <w:rPr>
                <w:rStyle w:val="Lienhypertexte"/>
                <w:noProof/>
              </w:rPr>
              <w:t>GIS Data Provider Component</w:t>
            </w:r>
            <w:r>
              <w:rPr>
                <w:noProof/>
                <w:webHidden/>
              </w:rPr>
              <w:tab/>
            </w:r>
            <w:r>
              <w:rPr>
                <w:noProof/>
                <w:webHidden/>
              </w:rPr>
              <w:fldChar w:fldCharType="begin"/>
            </w:r>
            <w:r>
              <w:rPr>
                <w:noProof/>
                <w:webHidden/>
              </w:rPr>
              <w:instrText xml:space="preserve"> PAGEREF _Toc499823688 \h </w:instrText>
            </w:r>
            <w:r>
              <w:rPr>
                <w:noProof/>
                <w:webHidden/>
              </w:rPr>
            </w:r>
            <w:r>
              <w:rPr>
                <w:noProof/>
                <w:webHidden/>
              </w:rPr>
              <w:fldChar w:fldCharType="separate"/>
            </w:r>
            <w:r>
              <w:rPr>
                <w:noProof/>
                <w:webHidden/>
              </w:rPr>
              <w:t>26</w:t>
            </w:r>
            <w:r>
              <w:rPr>
                <w:noProof/>
                <w:webHidden/>
              </w:rPr>
              <w:fldChar w:fldCharType="end"/>
            </w:r>
          </w:hyperlink>
        </w:p>
        <w:p w14:paraId="137F6AE0" w14:textId="425E8A7B" w:rsidR="007A0B0A" w:rsidRDefault="007A0B0A">
          <w:pPr>
            <w:pStyle w:val="TM1"/>
            <w:tabs>
              <w:tab w:val="left" w:pos="660"/>
            </w:tabs>
            <w:rPr>
              <w:rFonts w:asciiTheme="minorHAnsi" w:eastAsiaTheme="minorEastAsia" w:hAnsiTheme="minorHAnsi" w:cstheme="minorBidi"/>
              <w:b w:val="0"/>
              <w:caps w:val="0"/>
              <w:noProof/>
              <w:sz w:val="22"/>
              <w:szCs w:val="22"/>
              <w:lang w:val="fr-FR" w:eastAsia="fr-FR"/>
            </w:rPr>
          </w:pPr>
          <w:hyperlink w:anchor="_Toc499823689" w:history="1">
            <w:r w:rsidRPr="002B6B7F">
              <w:rPr>
                <w:rStyle w:val="Lienhypertexte"/>
                <w:noProof/>
              </w:rPr>
              <w:t>3</w:t>
            </w:r>
            <w:r>
              <w:rPr>
                <w:rFonts w:asciiTheme="minorHAnsi" w:eastAsiaTheme="minorEastAsia" w:hAnsiTheme="minorHAnsi" w:cstheme="minorBidi"/>
                <w:b w:val="0"/>
                <w:caps w:val="0"/>
                <w:noProof/>
                <w:sz w:val="22"/>
                <w:szCs w:val="22"/>
                <w:lang w:val="fr-FR" w:eastAsia="fr-FR"/>
              </w:rPr>
              <w:tab/>
            </w:r>
            <w:r w:rsidRPr="002B6B7F">
              <w:rPr>
                <w:rStyle w:val="Lienhypertexte"/>
                <w:noProof/>
              </w:rPr>
              <w:t>Section 3 SYSTEM ARCHITECTURE DESIGN</w:t>
            </w:r>
            <w:r>
              <w:rPr>
                <w:noProof/>
                <w:webHidden/>
              </w:rPr>
              <w:tab/>
            </w:r>
            <w:r>
              <w:rPr>
                <w:noProof/>
                <w:webHidden/>
              </w:rPr>
              <w:fldChar w:fldCharType="begin"/>
            </w:r>
            <w:r>
              <w:rPr>
                <w:noProof/>
                <w:webHidden/>
              </w:rPr>
              <w:instrText xml:space="preserve"> PAGEREF _Toc499823689 \h </w:instrText>
            </w:r>
            <w:r>
              <w:rPr>
                <w:noProof/>
                <w:webHidden/>
              </w:rPr>
            </w:r>
            <w:r>
              <w:rPr>
                <w:noProof/>
                <w:webHidden/>
              </w:rPr>
              <w:fldChar w:fldCharType="separate"/>
            </w:r>
            <w:r>
              <w:rPr>
                <w:noProof/>
                <w:webHidden/>
              </w:rPr>
              <w:t>27</w:t>
            </w:r>
            <w:r>
              <w:rPr>
                <w:noProof/>
                <w:webHidden/>
              </w:rPr>
              <w:fldChar w:fldCharType="end"/>
            </w:r>
          </w:hyperlink>
        </w:p>
        <w:p w14:paraId="1A33C428" w14:textId="4BCA2C2B"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690" w:history="1">
            <w:r w:rsidRPr="002B6B7F">
              <w:rPr>
                <w:rStyle w:val="Lienhypertexte"/>
                <w:noProof/>
              </w:rPr>
              <w:t>3.1</w:t>
            </w:r>
            <w:r>
              <w:rPr>
                <w:rFonts w:asciiTheme="minorHAnsi" w:eastAsiaTheme="minorEastAsia" w:hAnsiTheme="minorHAnsi" w:cstheme="minorBidi"/>
                <w:noProof/>
                <w:sz w:val="22"/>
                <w:szCs w:val="22"/>
                <w:lang w:val="fr-FR" w:eastAsia="fr-FR"/>
              </w:rPr>
              <w:tab/>
            </w:r>
            <w:r w:rsidRPr="002B6B7F">
              <w:rPr>
                <w:rStyle w:val="Lienhypertexte"/>
                <w:noProof/>
              </w:rPr>
              <w:t>Docker Images Management Component</w:t>
            </w:r>
            <w:r>
              <w:rPr>
                <w:noProof/>
                <w:webHidden/>
              </w:rPr>
              <w:tab/>
            </w:r>
            <w:r>
              <w:rPr>
                <w:noProof/>
                <w:webHidden/>
              </w:rPr>
              <w:fldChar w:fldCharType="begin"/>
            </w:r>
            <w:r>
              <w:rPr>
                <w:noProof/>
                <w:webHidden/>
              </w:rPr>
              <w:instrText xml:space="preserve"> PAGEREF _Toc499823690 \h </w:instrText>
            </w:r>
            <w:r>
              <w:rPr>
                <w:noProof/>
                <w:webHidden/>
              </w:rPr>
            </w:r>
            <w:r>
              <w:rPr>
                <w:noProof/>
                <w:webHidden/>
              </w:rPr>
              <w:fldChar w:fldCharType="separate"/>
            </w:r>
            <w:r>
              <w:rPr>
                <w:noProof/>
                <w:webHidden/>
              </w:rPr>
              <w:t>27</w:t>
            </w:r>
            <w:r>
              <w:rPr>
                <w:noProof/>
                <w:webHidden/>
              </w:rPr>
              <w:fldChar w:fldCharType="end"/>
            </w:r>
          </w:hyperlink>
        </w:p>
        <w:p w14:paraId="4EF8EF86" w14:textId="6E2068D2"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691" w:history="1">
            <w:r w:rsidRPr="002B6B7F">
              <w:rPr>
                <w:rStyle w:val="Lienhypertexte"/>
                <w:noProof/>
              </w:rPr>
              <w:t>3.1.1</w:t>
            </w:r>
            <w:r>
              <w:rPr>
                <w:rFonts w:asciiTheme="minorHAnsi" w:eastAsiaTheme="minorEastAsia" w:hAnsiTheme="minorHAnsi" w:cstheme="minorBidi"/>
                <w:noProof/>
                <w:sz w:val="22"/>
                <w:szCs w:val="22"/>
                <w:lang w:val="fr-FR" w:eastAsia="fr-FR"/>
              </w:rPr>
              <w:tab/>
            </w:r>
            <w:r w:rsidRPr="002B6B7F">
              <w:rPr>
                <w:rStyle w:val="Lienhypertexte"/>
                <w:noProof/>
              </w:rPr>
              <w:t>Component Functions</w:t>
            </w:r>
            <w:r>
              <w:rPr>
                <w:noProof/>
                <w:webHidden/>
              </w:rPr>
              <w:tab/>
            </w:r>
            <w:r>
              <w:rPr>
                <w:noProof/>
                <w:webHidden/>
              </w:rPr>
              <w:fldChar w:fldCharType="begin"/>
            </w:r>
            <w:r>
              <w:rPr>
                <w:noProof/>
                <w:webHidden/>
              </w:rPr>
              <w:instrText xml:space="preserve"> PAGEREF _Toc499823691 \h </w:instrText>
            </w:r>
            <w:r>
              <w:rPr>
                <w:noProof/>
                <w:webHidden/>
              </w:rPr>
            </w:r>
            <w:r>
              <w:rPr>
                <w:noProof/>
                <w:webHidden/>
              </w:rPr>
              <w:fldChar w:fldCharType="separate"/>
            </w:r>
            <w:r>
              <w:rPr>
                <w:noProof/>
                <w:webHidden/>
              </w:rPr>
              <w:t>27</w:t>
            </w:r>
            <w:r>
              <w:rPr>
                <w:noProof/>
                <w:webHidden/>
              </w:rPr>
              <w:fldChar w:fldCharType="end"/>
            </w:r>
          </w:hyperlink>
        </w:p>
        <w:p w14:paraId="3F09BBF9" w14:textId="689AD065"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692" w:history="1">
            <w:r w:rsidRPr="002B6B7F">
              <w:rPr>
                <w:rStyle w:val="Lienhypertexte"/>
                <w:noProof/>
              </w:rPr>
              <w:t>3.1.2</w:t>
            </w:r>
            <w:r>
              <w:rPr>
                <w:rFonts w:asciiTheme="minorHAnsi" w:eastAsiaTheme="minorEastAsia" w:hAnsiTheme="minorHAnsi" w:cstheme="minorBidi"/>
                <w:noProof/>
                <w:sz w:val="22"/>
                <w:szCs w:val="22"/>
                <w:lang w:val="fr-FR" w:eastAsia="fr-FR"/>
              </w:rPr>
              <w:tab/>
            </w:r>
            <w:r w:rsidRPr="002B6B7F">
              <w:rPr>
                <w:rStyle w:val="Lienhypertexte"/>
                <w:noProof/>
              </w:rPr>
              <w:t>Technical Considerations</w:t>
            </w:r>
            <w:r>
              <w:rPr>
                <w:noProof/>
                <w:webHidden/>
              </w:rPr>
              <w:tab/>
            </w:r>
            <w:r>
              <w:rPr>
                <w:noProof/>
                <w:webHidden/>
              </w:rPr>
              <w:fldChar w:fldCharType="begin"/>
            </w:r>
            <w:r>
              <w:rPr>
                <w:noProof/>
                <w:webHidden/>
              </w:rPr>
              <w:instrText xml:space="preserve"> PAGEREF _Toc499823692 \h </w:instrText>
            </w:r>
            <w:r>
              <w:rPr>
                <w:noProof/>
                <w:webHidden/>
              </w:rPr>
            </w:r>
            <w:r>
              <w:rPr>
                <w:noProof/>
                <w:webHidden/>
              </w:rPr>
              <w:fldChar w:fldCharType="separate"/>
            </w:r>
            <w:r>
              <w:rPr>
                <w:noProof/>
                <w:webHidden/>
              </w:rPr>
              <w:t>27</w:t>
            </w:r>
            <w:r>
              <w:rPr>
                <w:noProof/>
                <w:webHidden/>
              </w:rPr>
              <w:fldChar w:fldCharType="end"/>
            </w:r>
          </w:hyperlink>
        </w:p>
        <w:p w14:paraId="737D268E" w14:textId="62EA85E4"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693" w:history="1">
            <w:r w:rsidRPr="002B6B7F">
              <w:rPr>
                <w:rStyle w:val="Lienhypertexte"/>
                <w:noProof/>
              </w:rPr>
              <w:t>3.1.3</w:t>
            </w:r>
            <w:r>
              <w:rPr>
                <w:rFonts w:asciiTheme="minorHAnsi" w:eastAsiaTheme="minorEastAsia" w:hAnsiTheme="minorHAnsi" w:cstheme="minorBidi"/>
                <w:noProof/>
                <w:sz w:val="22"/>
                <w:szCs w:val="22"/>
                <w:lang w:val="fr-FR" w:eastAsia="fr-FR"/>
              </w:rPr>
              <w:tab/>
            </w:r>
            <w:r w:rsidRPr="002B6B7F">
              <w:rPr>
                <w:rStyle w:val="Lienhypertexte"/>
                <w:noProof/>
              </w:rPr>
              <w:t>Selected Product(s)</w:t>
            </w:r>
            <w:r>
              <w:rPr>
                <w:noProof/>
                <w:webHidden/>
              </w:rPr>
              <w:tab/>
            </w:r>
            <w:r>
              <w:rPr>
                <w:noProof/>
                <w:webHidden/>
              </w:rPr>
              <w:fldChar w:fldCharType="begin"/>
            </w:r>
            <w:r>
              <w:rPr>
                <w:noProof/>
                <w:webHidden/>
              </w:rPr>
              <w:instrText xml:space="preserve"> PAGEREF _Toc499823693 \h </w:instrText>
            </w:r>
            <w:r>
              <w:rPr>
                <w:noProof/>
                <w:webHidden/>
              </w:rPr>
            </w:r>
            <w:r>
              <w:rPr>
                <w:noProof/>
                <w:webHidden/>
              </w:rPr>
              <w:fldChar w:fldCharType="separate"/>
            </w:r>
            <w:r>
              <w:rPr>
                <w:noProof/>
                <w:webHidden/>
              </w:rPr>
              <w:t>27</w:t>
            </w:r>
            <w:r>
              <w:rPr>
                <w:noProof/>
                <w:webHidden/>
              </w:rPr>
              <w:fldChar w:fldCharType="end"/>
            </w:r>
          </w:hyperlink>
        </w:p>
        <w:p w14:paraId="233D1365" w14:textId="57336D91"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694" w:history="1">
            <w:r w:rsidRPr="002B6B7F">
              <w:rPr>
                <w:rStyle w:val="Lienhypertexte"/>
                <w:noProof/>
              </w:rPr>
              <w:t>3.1.4</w:t>
            </w:r>
            <w:r>
              <w:rPr>
                <w:rFonts w:asciiTheme="minorHAnsi" w:eastAsiaTheme="minorEastAsia" w:hAnsiTheme="minorHAnsi" w:cstheme="minorBidi"/>
                <w:noProof/>
                <w:sz w:val="22"/>
                <w:szCs w:val="22"/>
                <w:lang w:val="fr-FR" w:eastAsia="fr-FR"/>
              </w:rPr>
              <w:tab/>
            </w:r>
            <w:r w:rsidRPr="002B6B7F">
              <w:rPr>
                <w:rStyle w:val="Lienhypertexte"/>
                <w:noProof/>
              </w:rPr>
              <w:t>Selection Rationale</w:t>
            </w:r>
            <w:r>
              <w:rPr>
                <w:noProof/>
                <w:webHidden/>
              </w:rPr>
              <w:tab/>
            </w:r>
            <w:r>
              <w:rPr>
                <w:noProof/>
                <w:webHidden/>
              </w:rPr>
              <w:fldChar w:fldCharType="begin"/>
            </w:r>
            <w:r>
              <w:rPr>
                <w:noProof/>
                <w:webHidden/>
              </w:rPr>
              <w:instrText xml:space="preserve"> PAGEREF _Toc499823694 \h </w:instrText>
            </w:r>
            <w:r>
              <w:rPr>
                <w:noProof/>
                <w:webHidden/>
              </w:rPr>
            </w:r>
            <w:r>
              <w:rPr>
                <w:noProof/>
                <w:webHidden/>
              </w:rPr>
              <w:fldChar w:fldCharType="separate"/>
            </w:r>
            <w:r>
              <w:rPr>
                <w:noProof/>
                <w:webHidden/>
              </w:rPr>
              <w:t>28</w:t>
            </w:r>
            <w:r>
              <w:rPr>
                <w:noProof/>
                <w:webHidden/>
              </w:rPr>
              <w:fldChar w:fldCharType="end"/>
            </w:r>
          </w:hyperlink>
        </w:p>
        <w:p w14:paraId="791DBC44" w14:textId="2A40DD3E"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695" w:history="1">
            <w:r w:rsidRPr="002B6B7F">
              <w:rPr>
                <w:rStyle w:val="Lienhypertexte"/>
                <w:noProof/>
              </w:rPr>
              <w:t>3.1.5</w:t>
            </w:r>
            <w:r>
              <w:rPr>
                <w:rFonts w:asciiTheme="minorHAnsi" w:eastAsiaTheme="minorEastAsia" w:hAnsiTheme="minorHAnsi" w:cstheme="minorBidi"/>
                <w:noProof/>
                <w:sz w:val="22"/>
                <w:szCs w:val="22"/>
                <w:lang w:val="fr-FR" w:eastAsia="fr-FR"/>
              </w:rPr>
              <w:tab/>
            </w:r>
            <w:r w:rsidRPr="002B6B7F">
              <w:rPr>
                <w:rStyle w:val="Lienhypertexte"/>
                <w:noProof/>
              </w:rPr>
              <w:t>Architecture Risks</w:t>
            </w:r>
            <w:r>
              <w:rPr>
                <w:noProof/>
                <w:webHidden/>
              </w:rPr>
              <w:tab/>
            </w:r>
            <w:r>
              <w:rPr>
                <w:noProof/>
                <w:webHidden/>
              </w:rPr>
              <w:fldChar w:fldCharType="begin"/>
            </w:r>
            <w:r>
              <w:rPr>
                <w:noProof/>
                <w:webHidden/>
              </w:rPr>
              <w:instrText xml:space="preserve"> PAGEREF _Toc499823695 \h </w:instrText>
            </w:r>
            <w:r>
              <w:rPr>
                <w:noProof/>
                <w:webHidden/>
              </w:rPr>
            </w:r>
            <w:r>
              <w:rPr>
                <w:noProof/>
                <w:webHidden/>
              </w:rPr>
              <w:fldChar w:fldCharType="separate"/>
            </w:r>
            <w:r>
              <w:rPr>
                <w:noProof/>
                <w:webHidden/>
              </w:rPr>
              <w:t>28</w:t>
            </w:r>
            <w:r>
              <w:rPr>
                <w:noProof/>
                <w:webHidden/>
              </w:rPr>
              <w:fldChar w:fldCharType="end"/>
            </w:r>
          </w:hyperlink>
        </w:p>
        <w:p w14:paraId="04CC6DD9" w14:textId="1C815326"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696" w:history="1">
            <w:r w:rsidRPr="002B6B7F">
              <w:rPr>
                <w:rStyle w:val="Lienhypertexte"/>
                <w:noProof/>
              </w:rPr>
              <w:t>3.2</w:t>
            </w:r>
            <w:r>
              <w:rPr>
                <w:rFonts w:asciiTheme="minorHAnsi" w:eastAsiaTheme="minorEastAsia" w:hAnsiTheme="minorHAnsi" w:cstheme="minorBidi"/>
                <w:noProof/>
                <w:sz w:val="22"/>
                <w:szCs w:val="22"/>
                <w:lang w:val="fr-FR" w:eastAsia="fr-FR"/>
              </w:rPr>
              <w:tab/>
            </w:r>
            <w:r w:rsidRPr="002B6B7F">
              <w:rPr>
                <w:rStyle w:val="Lienhypertexte"/>
                <w:noProof/>
              </w:rPr>
              <w:t>Docker Swarm Manager Component</w:t>
            </w:r>
            <w:r>
              <w:rPr>
                <w:noProof/>
                <w:webHidden/>
              </w:rPr>
              <w:tab/>
            </w:r>
            <w:r>
              <w:rPr>
                <w:noProof/>
                <w:webHidden/>
              </w:rPr>
              <w:fldChar w:fldCharType="begin"/>
            </w:r>
            <w:r>
              <w:rPr>
                <w:noProof/>
                <w:webHidden/>
              </w:rPr>
              <w:instrText xml:space="preserve"> PAGEREF _Toc499823696 \h </w:instrText>
            </w:r>
            <w:r>
              <w:rPr>
                <w:noProof/>
                <w:webHidden/>
              </w:rPr>
            </w:r>
            <w:r>
              <w:rPr>
                <w:noProof/>
                <w:webHidden/>
              </w:rPr>
              <w:fldChar w:fldCharType="separate"/>
            </w:r>
            <w:r>
              <w:rPr>
                <w:noProof/>
                <w:webHidden/>
              </w:rPr>
              <w:t>28</w:t>
            </w:r>
            <w:r>
              <w:rPr>
                <w:noProof/>
                <w:webHidden/>
              </w:rPr>
              <w:fldChar w:fldCharType="end"/>
            </w:r>
          </w:hyperlink>
        </w:p>
        <w:p w14:paraId="319EDC19" w14:textId="75AB4426"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697" w:history="1">
            <w:r w:rsidRPr="002B6B7F">
              <w:rPr>
                <w:rStyle w:val="Lienhypertexte"/>
                <w:noProof/>
              </w:rPr>
              <w:t>3.2.1</w:t>
            </w:r>
            <w:r>
              <w:rPr>
                <w:rFonts w:asciiTheme="minorHAnsi" w:eastAsiaTheme="minorEastAsia" w:hAnsiTheme="minorHAnsi" w:cstheme="minorBidi"/>
                <w:noProof/>
                <w:sz w:val="22"/>
                <w:szCs w:val="22"/>
                <w:lang w:val="fr-FR" w:eastAsia="fr-FR"/>
              </w:rPr>
              <w:tab/>
            </w:r>
            <w:r w:rsidRPr="002B6B7F">
              <w:rPr>
                <w:rStyle w:val="Lienhypertexte"/>
                <w:noProof/>
              </w:rPr>
              <w:t>Component Functions</w:t>
            </w:r>
            <w:r>
              <w:rPr>
                <w:noProof/>
                <w:webHidden/>
              </w:rPr>
              <w:tab/>
            </w:r>
            <w:r>
              <w:rPr>
                <w:noProof/>
                <w:webHidden/>
              </w:rPr>
              <w:fldChar w:fldCharType="begin"/>
            </w:r>
            <w:r>
              <w:rPr>
                <w:noProof/>
                <w:webHidden/>
              </w:rPr>
              <w:instrText xml:space="preserve"> PAGEREF _Toc499823697 \h </w:instrText>
            </w:r>
            <w:r>
              <w:rPr>
                <w:noProof/>
                <w:webHidden/>
              </w:rPr>
            </w:r>
            <w:r>
              <w:rPr>
                <w:noProof/>
                <w:webHidden/>
              </w:rPr>
              <w:fldChar w:fldCharType="separate"/>
            </w:r>
            <w:r>
              <w:rPr>
                <w:noProof/>
                <w:webHidden/>
              </w:rPr>
              <w:t>28</w:t>
            </w:r>
            <w:r>
              <w:rPr>
                <w:noProof/>
                <w:webHidden/>
              </w:rPr>
              <w:fldChar w:fldCharType="end"/>
            </w:r>
          </w:hyperlink>
        </w:p>
        <w:p w14:paraId="366E82C0" w14:textId="23224B57"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698" w:history="1">
            <w:r w:rsidRPr="002B6B7F">
              <w:rPr>
                <w:rStyle w:val="Lienhypertexte"/>
                <w:noProof/>
              </w:rPr>
              <w:t>3.2.2</w:t>
            </w:r>
            <w:r>
              <w:rPr>
                <w:rFonts w:asciiTheme="minorHAnsi" w:eastAsiaTheme="minorEastAsia" w:hAnsiTheme="minorHAnsi" w:cstheme="minorBidi"/>
                <w:noProof/>
                <w:sz w:val="22"/>
                <w:szCs w:val="22"/>
                <w:lang w:val="fr-FR" w:eastAsia="fr-FR"/>
              </w:rPr>
              <w:tab/>
            </w:r>
            <w:r w:rsidRPr="002B6B7F">
              <w:rPr>
                <w:rStyle w:val="Lienhypertexte"/>
                <w:noProof/>
              </w:rPr>
              <w:t>Technical Considerations</w:t>
            </w:r>
            <w:r>
              <w:rPr>
                <w:noProof/>
                <w:webHidden/>
              </w:rPr>
              <w:tab/>
            </w:r>
            <w:r>
              <w:rPr>
                <w:noProof/>
                <w:webHidden/>
              </w:rPr>
              <w:fldChar w:fldCharType="begin"/>
            </w:r>
            <w:r>
              <w:rPr>
                <w:noProof/>
                <w:webHidden/>
              </w:rPr>
              <w:instrText xml:space="preserve"> PAGEREF _Toc499823698 \h </w:instrText>
            </w:r>
            <w:r>
              <w:rPr>
                <w:noProof/>
                <w:webHidden/>
              </w:rPr>
            </w:r>
            <w:r>
              <w:rPr>
                <w:noProof/>
                <w:webHidden/>
              </w:rPr>
              <w:fldChar w:fldCharType="separate"/>
            </w:r>
            <w:r>
              <w:rPr>
                <w:noProof/>
                <w:webHidden/>
              </w:rPr>
              <w:t>28</w:t>
            </w:r>
            <w:r>
              <w:rPr>
                <w:noProof/>
                <w:webHidden/>
              </w:rPr>
              <w:fldChar w:fldCharType="end"/>
            </w:r>
          </w:hyperlink>
        </w:p>
        <w:p w14:paraId="489AC728" w14:textId="02D3B462"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699" w:history="1">
            <w:r w:rsidRPr="002B6B7F">
              <w:rPr>
                <w:rStyle w:val="Lienhypertexte"/>
                <w:noProof/>
              </w:rPr>
              <w:t>3.2.3</w:t>
            </w:r>
            <w:r>
              <w:rPr>
                <w:rFonts w:asciiTheme="minorHAnsi" w:eastAsiaTheme="minorEastAsia" w:hAnsiTheme="minorHAnsi" w:cstheme="minorBidi"/>
                <w:noProof/>
                <w:sz w:val="22"/>
                <w:szCs w:val="22"/>
                <w:lang w:val="fr-FR" w:eastAsia="fr-FR"/>
              </w:rPr>
              <w:tab/>
            </w:r>
            <w:r w:rsidRPr="002B6B7F">
              <w:rPr>
                <w:rStyle w:val="Lienhypertexte"/>
                <w:noProof/>
              </w:rPr>
              <w:t>Selected Product(s)</w:t>
            </w:r>
            <w:r>
              <w:rPr>
                <w:noProof/>
                <w:webHidden/>
              </w:rPr>
              <w:tab/>
            </w:r>
            <w:r>
              <w:rPr>
                <w:noProof/>
                <w:webHidden/>
              </w:rPr>
              <w:fldChar w:fldCharType="begin"/>
            </w:r>
            <w:r>
              <w:rPr>
                <w:noProof/>
                <w:webHidden/>
              </w:rPr>
              <w:instrText xml:space="preserve"> PAGEREF _Toc499823699 \h </w:instrText>
            </w:r>
            <w:r>
              <w:rPr>
                <w:noProof/>
                <w:webHidden/>
              </w:rPr>
            </w:r>
            <w:r>
              <w:rPr>
                <w:noProof/>
                <w:webHidden/>
              </w:rPr>
              <w:fldChar w:fldCharType="separate"/>
            </w:r>
            <w:r>
              <w:rPr>
                <w:noProof/>
                <w:webHidden/>
              </w:rPr>
              <w:t>28</w:t>
            </w:r>
            <w:r>
              <w:rPr>
                <w:noProof/>
                <w:webHidden/>
              </w:rPr>
              <w:fldChar w:fldCharType="end"/>
            </w:r>
          </w:hyperlink>
        </w:p>
        <w:p w14:paraId="74D72757" w14:textId="7FE44428"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00" w:history="1">
            <w:r w:rsidRPr="002B6B7F">
              <w:rPr>
                <w:rStyle w:val="Lienhypertexte"/>
                <w:noProof/>
              </w:rPr>
              <w:t>3.2.4</w:t>
            </w:r>
            <w:r>
              <w:rPr>
                <w:rFonts w:asciiTheme="minorHAnsi" w:eastAsiaTheme="minorEastAsia" w:hAnsiTheme="minorHAnsi" w:cstheme="minorBidi"/>
                <w:noProof/>
                <w:sz w:val="22"/>
                <w:szCs w:val="22"/>
                <w:lang w:val="fr-FR" w:eastAsia="fr-FR"/>
              </w:rPr>
              <w:tab/>
            </w:r>
            <w:r w:rsidRPr="002B6B7F">
              <w:rPr>
                <w:rStyle w:val="Lienhypertexte"/>
                <w:noProof/>
              </w:rPr>
              <w:t>Selection Rationale</w:t>
            </w:r>
            <w:r>
              <w:rPr>
                <w:noProof/>
                <w:webHidden/>
              </w:rPr>
              <w:tab/>
            </w:r>
            <w:r>
              <w:rPr>
                <w:noProof/>
                <w:webHidden/>
              </w:rPr>
              <w:fldChar w:fldCharType="begin"/>
            </w:r>
            <w:r>
              <w:rPr>
                <w:noProof/>
                <w:webHidden/>
              </w:rPr>
              <w:instrText xml:space="preserve"> PAGEREF _Toc499823700 \h </w:instrText>
            </w:r>
            <w:r>
              <w:rPr>
                <w:noProof/>
                <w:webHidden/>
              </w:rPr>
            </w:r>
            <w:r>
              <w:rPr>
                <w:noProof/>
                <w:webHidden/>
              </w:rPr>
              <w:fldChar w:fldCharType="separate"/>
            </w:r>
            <w:r>
              <w:rPr>
                <w:noProof/>
                <w:webHidden/>
              </w:rPr>
              <w:t>29</w:t>
            </w:r>
            <w:r>
              <w:rPr>
                <w:noProof/>
                <w:webHidden/>
              </w:rPr>
              <w:fldChar w:fldCharType="end"/>
            </w:r>
          </w:hyperlink>
        </w:p>
        <w:p w14:paraId="7D0D1E53" w14:textId="3772DCCA"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01" w:history="1">
            <w:r w:rsidRPr="002B6B7F">
              <w:rPr>
                <w:rStyle w:val="Lienhypertexte"/>
                <w:noProof/>
              </w:rPr>
              <w:t>3.2.5</w:t>
            </w:r>
            <w:r>
              <w:rPr>
                <w:rFonts w:asciiTheme="minorHAnsi" w:eastAsiaTheme="minorEastAsia" w:hAnsiTheme="minorHAnsi" w:cstheme="minorBidi"/>
                <w:noProof/>
                <w:sz w:val="22"/>
                <w:szCs w:val="22"/>
                <w:lang w:val="fr-FR" w:eastAsia="fr-FR"/>
              </w:rPr>
              <w:tab/>
            </w:r>
            <w:r w:rsidRPr="002B6B7F">
              <w:rPr>
                <w:rStyle w:val="Lienhypertexte"/>
                <w:noProof/>
              </w:rPr>
              <w:t>Architecture Risks</w:t>
            </w:r>
            <w:r>
              <w:rPr>
                <w:noProof/>
                <w:webHidden/>
              </w:rPr>
              <w:tab/>
            </w:r>
            <w:r>
              <w:rPr>
                <w:noProof/>
                <w:webHidden/>
              </w:rPr>
              <w:fldChar w:fldCharType="begin"/>
            </w:r>
            <w:r>
              <w:rPr>
                <w:noProof/>
                <w:webHidden/>
              </w:rPr>
              <w:instrText xml:space="preserve"> PAGEREF _Toc499823701 \h </w:instrText>
            </w:r>
            <w:r>
              <w:rPr>
                <w:noProof/>
                <w:webHidden/>
              </w:rPr>
            </w:r>
            <w:r>
              <w:rPr>
                <w:noProof/>
                <w:webHidden/>
              </w:rPr>
              <w:fldChar w:fldCharType="separate"/>
            </w:r>
            <w:r>
              <w:rPr>
                <w:noProof/>
                <w:webHidden/>
              </w:rPr>
              <w:t>29</w:t>
            </w:r>
            <w:r>
              <w:rPr>
                <w:noProof/>
                <w:webHidden/>
              </w:rPr>
              <w:fldChar w:fldCharType="end"/>
            </w:r>
          </w:hyperlink>
        </w:p>
        <w:p w14:paraId="7B5161BE" w14:textId="65A1E49F"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702" w:history="1">
            <w:r w:rsidRPr="002B6B7F">
              <w:rPr>
                <w:rStyle w:val="Lienhypertexte"/>
                <w:noProof/>
              </w:rPr>
              <w:t>3.3</w:t>
            </w:r>
            <w:r>
              <w:rPr>
                <w:rFonts w:asciiTheme="minorHAnsi" w:eastAsiaTheme="minorEastAsia" w:hAnsiTheme="minorHAnsi" w:cstheme="minorBidi"/>
                <w:noProof/>
                <w:sz w:val="22"/>
                <w:szCs w:val="22"/>
                <w:lang w:val="fr-FR" w:eastAsia="fr-FR"/>
              </w:rPr>
              <w:tab/>
            </w:r>
            <w:r w:rsidRPr="002B6B7F">
              <w:rPr>
                <w:rStyle w:val="Lienhypertexte"/>
                <w:noProof/>
              </w:rPr>
              <w:t>Security Component IDM GE</w:t>
            </w:r>
            <w:r>
              <w:rPr>
                <w:noProof/>
                <w:webHidden/>
              </w:rPr>
              <w:tab/>
            </w:r>
            <w:r>
              <w:rPr>
                <w:noProof/>
                <w:webHidden/>
              </w:rPr>
              <w:fldChar w:fldCharType="begin"/>
            </w:r>
            <w:r>
              <w:rPr>
                <w:noProof/>
                <w:webHidden/>
              </w:rPr>
              <w:instrText xml:space="preserve"> PAGEREF _Toc499823702 \h </w:instrText>
            </w:r>
            <w:r>
              <w:rPr>
                <w:noProof/>
                <w:webHidden/>
              </w:rPr>
            </w:r>
            <w:r>
              <w:rPr>
                <w:noProof/>
                <w:webHidden/>
              </w:rPr>
              <w:fldChar w:fldCharType="separate"/>
            </w:r>
            <w:r>
              <w:rPr>
                <w:noProof/>
                <w:webHidden/>
              </w:rPr>
              <w:t>29</w:t>
            </w:r>
            <w:r>
              <w:rPr>
                <w:noProof/>
                <w:webHidden/>
              </w:rPr>
              <w:fldChar w:fldCharType="end"/>
            </w:r>
          </w:hyperlink>
        </w:p>
        <w:p w14:paraId="7C1F9F25" w14:textId="29C77126"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03" w:history="1">
            <w:r w:rsidRPr="002B6B7F">
              <w:rPr>
                <w:rStyle w:val="Lienhypertexte"/>
                <w:noProof/>
              </w:rPr>
              <w:t>3.3.1</w:t>
            </w:r>
            <w:r>
              <w:rPr>
                <w:rFonts w:asciiTheme="minorHAnsi" w:eastAsiaTheme="minorEastAsia" w:hAnsiTheme="minorHAnsi" w:cstheme="minorBidi"/>
                <w:noProof/>
                <w:sz w:val="22"/>
                <w:szCs w:val="22"/>
                <w:lang w:val="fr-FR" w:eastAsia="fr-FR"/>
              </w:rPr>
              <w:tab/>
            </w:r>
            <w:r w:rsidRPr="002B6B7F">
              <w:rPr>
                <w:rStyle w:val="Lienhypertexte"/>
                <w:noProof/>
              </w:rPr>
              <w:t>Component Functions</w:t>
            </w:r>
            <w:r>
              <w:rPr>
                <w:noProof/>
                <w:webHidden/>
              </w:rPr>
              <w:tab/>
            </w:r>
            <w:r>
              <w:rPr>
                <w:noProof/>
                <w:webHidden/>
              </w:rPr>
              <w:fldChar w:fldCharType="begin"/>
            </w:r>
            <w:r>
              <w:rPr>
                <w:noProof/>
                <w:webHidden/>
              </w:rPr>
              <w:instrText xml:space="preserve"> PAGEREF _Toc499823703 \h </w:instrText>
            </w:r>
            <w:r>
              <w:rPr>
                <w:noProof/>
                <w:webHidden/>
              </w:rPr>
            </w:r>
            <w:r>
              <w:rPr>
                <w:noProof/>
                <w:webHidden/>
              </w:rPr>
              <w:fldChar w:fldCharType="separate"/>
            </w:r>
            <w:r>
              <w:rPr>
                <w:noProof/>
                <w:webHidden/>
              </w:rPr>
              <w:t>29</w:t>
            </w:r>
            <w:r>
              <w:rPr>
                <w:noProof/>
                <w:webHidden/>
              </w:rPr>
              <w:fldChar w:fldCharType="end"/>
            </w:r>
          </w:hyperlink>
        </w:p>
        <w:p w14:paraId="642948A6" w14:textId="3F3317B9"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04" w:history="1">
            <w:r w:rsidRPr="002B6B7F">
              <w:rPr>
                <w:rStyle w:val="Lienhypertexte"/>
                <w:noProof/>
              </w:rPr>
              <w:t>3.3.2</w:t>
            </w:r>
            <w:r>
              <w:rPr>
                <w:rFonts w:asciiTheme="minorHAnsi" w:eastAsiaTheme="minorEastAsia" w:hAnsiTheme="minorHAnsi" w:cstheme="minorBidi"/>
                <w:noProof/>
                <w:sz w:val="22"/>
                <w:szCs w:val="22"/>
                <w:lang w:val="fr-FR" w:eastAsia="fr-FR"/>
              </w:rPr>
              <w:tab/>
            </w:r>
            <w:r w:rsidRPr="002B6B7F">
              <w:rPr>
                <w:rStyle w:val="Lienhypertexte"/>
                <w:noProof/>
              </w:rPr>
              <w:t>Technical Considerations</w:t>
            </w:r>
            <w:r>
              <w:rPr>
                <w:noProof/>
                <w:webHidden/>
              </w:rPr>
              <w:tab/>
            </w:r>
            <w:r>
              <w:rPr>
                <w:noProof/>
                <w:webHidden/>
              </w:rPr>
              <w:fldChar w:fldCharType="begin"/>
            </w:r>
            <w:r>
              <w:rPr>
                <w:noProof/>
                <w:webHidden/>
              </w:rPr>
              <w:instrText xml:space="preserve"> PAGEREF _Toc499823704 \h </w:instrText>
            </w:r>
            <w:r>
              <w:rPr>
                <w:noProof/>
                <w:webHidden/>
              </w:rPr>
            </w:r>
            <w:r>
              <w:rPr>
                <w:noProof/>
                <w:webHidden/>
              </w:rPr>
              <w:fldChar w:fldCharType="separate"/>
            </w:r>
            <w:r>
              <w:rPr>
                <w:noProof/>
                <w:webHidden/>
              </w:rPr>
              <w:t>30</w:t>
            </w:r>
            <w:r>
              <w:rPr>
                <w:noProof/>
                <w:webHidden/>
              </w:rPr>
              <w:fldChar w:fldCharType="end"/>
            </w:r>
          </w:hyperlink>
        </w:p>
        <w:p w14:paraId="1ED4EC09" w14:textId="73CF89B6"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05" w:history="1">
            <w:r w:rsidRPr="002B6B7F">
              <w:rPr>
                <w:rStyle w:val="Lienhypertexte"/>
                <w:noProof/>
              </w:rPr>
              <w:t>3.3.3</w:t>
            </w:r>
            <w:r>
              <w:rPr>
                <w:rFonts w:asciiTheme="minorHAnsi" w:eastAsiaTheme="minorEastAsia" w:hAnsiTheme="minorHAnsi" w:cstheme="minorBidi"/>
                <w:noProof/>
                <w:sz w:val="22"/>
                <w:szCs w:val="22"/>
                <w:lang w:val="fr-FR" w:eastAsia="fr-FR"/>
              </w:rPr>
              <w:tab/>
            </w:r>
            <w:r w:rsidRPr="002B6B7F">
              <w:rPr>
                <w:rStyle w:val="Lienhypertexte"/>
                <w:noProof/>
              </w:rPr>
              <w:t>Selected Product(s)</w:t>
            </w:r>
            <w:r>
              <w:rPr>
                <w:noProof/>
                <w:webHidden/>
              </w:rPr>
              <w:tab/>
            </w:r>
            <w:r>
              <w:rPr>
                <w:noProof/>
                <w:webHidden/>
              </w:rPr>
              <w:fldChar w:fldCharType="begin"/>
            </w:r>
            <w:r>
              <w:rPr>
                <w:noProof/>
                <w:webHidden/>
              </w:rPr>
              <w:instrText xml:space="preserve"> PAGEREF _Toc499823705 \h </w:instrText>
            </w:r>
            <w:r>
              <w:rPr>
                <w:noProof/>
                <w:webHidden/>
              </w:rPr>
            </w:r>
            <w:r>
              <w:rPr>
                <w:noProof/>
                <w:webHidden/>
              </w:rPr>
              <w:fldChar w:fldCharType="separate"/>
            </w:r>
            <w:r>
              <w:rPr>
                <w:noProof/>
                <w:webHidden/>
              </w:rPr>
              <w:t>31</w:t>
            </w:r>
            <w:r>
              <w:rPr>
                <w:noProof/>
                <w:webHidden/>
              </w:rPr>
              <w:fldChar w:fldCharType="end"/>
            </w:r>
          </w:hyperlink>
        </w:p>
        <w:p w14:paraId="696FE60A" w14:textId="2E19DE4C"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06" w:history="1">
            <w:r w:rsidRPr="002B6B7F">
              <w:rPr>
                <w:rStyle w:val="Lienhypertexte"/>
                <w:noProof/>
              </w:rPr>
              <w:t>3.3.4</w:t>
            </w:r>
            <w:r>
              <w:rPr>
                <w:rFonts w:asciiTheme="minorHAnsi" w:eastAsiaTheme="minorEastAsia" w:hAnsiTheme="minorHAnsi" w:cstheme="minorBidi"/>
                <w:noProof/>
                <w:sz w:val="22"/>
                <w:szCs w:val="22"/>
                <w:lang w:val="fr-FR" w:eastAsia="fr-FR"/>
              </w:rPr>
              <w:tab/>
            </w:r>
            <w:r w:rsidRPr="002B6B7F">
              <w:rPr>
                <w:rStyle w:val="Lienhypertexte"/>
                <w:noProof/>
              </w:rPr>
              <w:t>Selection Rationale</w:t>
            </w:r>
            <w:r>
              <w:rPr>
                <w:noProof/>
                <w:webHidden/>
              </w:rPr>
              <w:tab/>
            </w:r>
            <w:r>
              <w:rPr>
                <w:noProof/>
                <w:webHidden/>
              </w:rPr>
              <w:fldChar w:fldCharType="begin"/>
            </w:r>
            <w:r>
              <w:rPr>
                <w:noProof/>
                <w:webHidden/>
              </w:rPr>
              <w:instrText xml:space="preserve"> PAGEREF _Toc499823706 \h </w:instrText>
            </w:r>
            <w:r>
              <w:rPr>
                <w:noProof/>
                <w:webHidden/>
              </w:rPr>
            </w:r>
            <w:r>
              <w:rPr>
                <w:noProof/>
                <w:webHidden/>
              </w:rPr>
              <w:fldChar w:fldCharType="separate"/>
            </w:r>
            <w:r>
              <w:rPr>
                <w:noProof/>
                <w:webHidden/>
              </w:rPr>
              <w:t>31</w:t>
            </w:r>
            <w:r>
              <w:rPr>
                <w:noProof/>
                <w:webHidden/>
              </w:rPr>
              <w:fldChar w:fldCharType="end"/>
            </w:r>
          </w:hyperlink>
        </w:p>
        <w:p w14:paraId="04D9067F" w14:textId="179DB60A"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07" w:history="1">
            <w:r w:rsidRPr="002B6B7F">
              <w:rPr>
                <w:rStyle w:val="Lienhypertexte"/>
                <w:noProof/>
              </w:rPr>
              <w:t>3.3.5</w:t>
            </w:r>
            <w:r>
              <w:rPr>
                <w:rFonts w:asciiTheme="minorHAnsi" w:eastAsiaTheme="minorEastAsia" w:hAnsiTheme="minorHAnsi" w:cstheme="minorBidi"/>
                <w:noProof/>
                <w:sz w:val="22"/>
                <w:szCs w:val="22"/>
                <w:lang w:val="fr-FR" w:eastAsia="fr-FR"/>
              </w:rPr>
              <w:tab/>
            </w:r>
            <w:r w:rsidRPr="002B6B7F">
              <w:rPr>
                <w:rStyle w:val="Lienhypertexte"/>
                <w:noProof/>
              </w:rPr>
              <w:t>Architecture Risks</w:t>
            </w:r>
            <w:r>
              <w:rPr>
                <w:noProof/>
                <w:webHidden/>
              </w:rPr>
              <w:tab/>
            </w:r>
            <w:r>
              <w:rPr>
                <w:noProof/>
                <w:webHidden/>
              </w:rPr>
              <w:fldChar w:fldCharType="begin"/>
            </w:r>
            <w:r>
              <w:rPr>
                <w:noProof/>
                <w:webHidden/>
              </w:rPr>
              <w:instrText xml:space="preserve"> PAGEREF _Toc499823707 \h </w:instrText>
            </w:r>
            <w:r>
              <w:rPr>
                <w:noProof/>
                <w:webHidden/>
              </w:rPr>
            </w:r>
            <w:r>
              <w:rPr>
                <w:noProof/>
                <w:webHidden/>
              </w:rPr>
              <w:fldChar w:fldCharType="separate"/>
            </w:r>
            <w:r>
              <w:rPr>
                <w:noProof/>
                <w:webHidden/>
              </w:rPr>
              <w:t>31</w:t>
            </w:r>
            <w:r>
              <w:rPr>
                <w:noProof/>
                <w:webHidden/>
              </w:rPr>
              <w:fldChar w:fldCharType="end"/>
            </w:r>
          </w:hyperlink>
        </w:p>
        <w:p w14:paraId="14DAE917" w14:textId="2D80A669"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708" w:history="1">
            <w:r w:rsidRPr="002B6B7F">
              <w:rPr>
                <w:rStyle w:val="Lienhypertexte"/>
                <w:noProof/>
              </w:rPr>
              <w:t>3.4</w:t>
            </w:r>
            <w:r>
              <w:rPr>
                <w:rFonts w:asciiTheme="minorHAnsi" w:eastAsiaTheme="minorEastAsia" w:hAnsiTheme="minorHAnsi" w:cstheme="minorBidi"/>
                <w:noProof/>
                <w:sz w:val="22"/>
                <w:szCs w:val="22"/>
                <w:lang w:val="fr-FR" w:eastAsia="fr-FR"/>
              </w:rPr>
              <w:tab/>
            </w:r>
            <w:r w:rsidRPr="002B6B7F">
              <w:rPr>
                <w:rStyle w:val="Lienhypertexte"/>
                <w:noProof/>
              </w:rPr>
              <w:t>Orion Context Broker Component</w:t>
            </w:r>
            <w:r>
              <w:rPr>
                <w:noProof/>
                <w:webHidden/>
              </w:rPr>
              <w:tab/>
            </w:r>
            <w:r>
              <w:rPr>
                <w:noProof/>
                <w:webHidden/>
              </w:rPr>
              <w:fldChar w:fldCharType="begin"/>
            </w:r>
            <w:r>
              <w:rPr>
                <w:noProof/>
                <w:webHidden/>
              </w:rPr>
              <w:instrText xml:space="preserve"> PAGEREF _Toc499823708 \h </w:instrText>
            </w:r>
            <w:r>
              <w:rPr>
                <w:noProof/>
                <w:webHidden/>
              </w:rPr>
            </w:r>
            <w:r>
              <w:rPr>
                <w:noProof/>
                <w:webHidden/>
              </w:rPr>
              <w:fldChar w:fldCharType="separate"/>
            </w:r>
            <w:r>
              <w:rPr>
                <w:noProof/>
                <w:webHidden/>
              </w:rPr>
              <w:t>31</w:t>
            </w:r>
            <w:r>
              <w:rPr>
                <w:noProof/>
                <w:webHidden/>
              </w:rPr>
              <w:fldChar w:fldCharType="end"/>
            </w:r>
          </w:hyperlink>
        </w:p>
        <w:p w14:paraId="2D2CDE9D" w14:textId="29C5D2B2"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09" w:history="1">
            <w:r w:rsidRPr="002B6B7F">
              <w:rPr>
                <w:rStyle w:val="Lienhypertexte"/>
                <w:noProof/>
              </w:rPr>
              <w:t>3.4.1</w:t>
            </w:r>
            <w:r>
              <w:rPr>
                <w:rFonts w:asciiTheme="minorHAnsi" w:eastAsiaTheme="minorEastAsia" w:hAnsiTheme="minorHAnsi" w:cstheme="minorBidi"/>
                <w:noProof/>
                <w:sz w:val="22"/>
                <w:szCs w:val="22"/>
                <w:lang w:val="fr-FR" w:eastAsia="fr-FR"/>
              </w:rPr>
              <w:tab/>
            </w:r>
            <w:r w:rsidRPr="002B6B7F">
              <w:rPr>
                <w:rStyle w:val="Lienhypertexte"/>
                <w:noProof/>
              </w:rPr>
              <w:t>Component Functions</w:t>
            </w:r>
            <w:r>
              <w:rPr>
                <w:noProof/>
                <w:webHidden/>
              </w:rPr>
              <w:tab/>
            </w:r>
            <w:r>
              <w:rPr>
                <w:noProof/>
                <w:webHidden/>
              </w:rPr>
              <w:fldChar w:fldCharType="begin"/>
            </w:r>
            <w:r>
              <w:rPr>
                <w:noProof/>
                <w:webHidden/>
              </w:rPr>
              <w:instrText xml:space="preserve"> PAGEREF _Toc499823709 \h </w:instrText>
            </w:r>
            <w:r>
              <w:rPr>
                <w:noProof/>
                <w:webHidden/>
              </w:rPr>
            </w:r>
            <w:r>
              <w:rPr>
                <w:noProof/>
                <w:webHidden/>
              </w:rPr>
              <w:fldChar w:fldCharType="separate"/>
            </w:r>
            <w:r>
              <w:rPr>
                <w:noProof/>
                <w:webHidden/>
              </w:rPr>
              <w:t>32</w:t>
            </w:r>
            <w:r>
              <w:rPr>
                <w:noProof/>
                <w:webHidden/>
              </w:rPr>
              <w:fldChar w:fldCharType="end"/>
            </w:r>
          </w:hyperlink>
        </w:p>
        <w:p w14:paraId="2D64FCE9" w14:textId="4D0550DF"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10" w:history="1">
            <w:r w:rsidRPr="002B6B7F">
              <w:rPr>
                <w:rStyle w:val="Lienhypertexte"/>
                <w:noProof/>
              </w:rPr>
              <w:t>3.4.2</w:t>
            </w:r>
            <w:r>
              <w:rPr>
                <w:rFonts w:asciiTheme="minorHAnsi" w:eastAsiaTheme="minorEastAsia" w:hAnsiTheme="minorHAnsi" w:cstheme="minorBidi"/>
                <w:noProof/>
                <w:sz w:val="22"/>
                <w:szCs w:val="22"/>
                <w:lang w:val="fr-FR" w:eastAsia="fr-FR"/>
              </w:rPr>
              <w:tab/>
            </w:r>
            <w:r w:rsidRPr="002B6B7F">
              <w:rPr>
                <w:rStyle w:val="Lienhypertexte"/>
                <w:noProof/>
              </w:rPr>
              <w:t>Technical Considerations</w:t>
            </w:r>
            <w:r>
              <w:rPr>
                <w:noProof/>
                <w:webHidden/>
              </w:rPr>
              <w:tab/>
            </w:r>
            <w:r>
              <w:rPr>
                <w:noProof/>
                <w:webHidden/>
              </w:rPr>
              <w:fldChar w:fldCharType="begin"/>
            </w:r>
            <w:r>
              <w:rPr>
                <w:noProof/>
                <w:webHidden/>
              </w:rPr>
              <w:instrText xml:space="preserve"> PAGEREF _Toc499823710 \h </w:instrText>
            </w:r>
            <w:r>
              <w:rPr>
                <w:noProof/>
                <w:webHidden/>
              </w:rPr>
            </w:r>
            <w:r>
              <w:rPr>
                <w:noProof/>
                <w:webHidden/>
              </w:rPr>
              <w:fldChar w:fldCharType="separate"/>
            </w:r>
            <w:r>
              <w:rPr>
                <w:noProof/>
                <w:webHidden/>
              </w:rPr>
              <w:t>32</w:t>
            </w:r>
            <w:r>
              <w:rPr>
                <w:noProof/>
                <w:webHidden/>
              </w:rPr>
              <w:fldChar w:fldCharType="end"/>
            </w:r>
          </w:hyperlink>
        </w:p>
        <w:p w14:paraId="16474240" w14:textId="0BF22376"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11" w:history="1">
            <w:r w:rsidRPr="002B6B7F">
              <w:rPr>
                <w:rStyle w:val="Lienhypertexte"/>
                <w:noProof/>
              </w:rPr>
              <w:t>3.4.3</w:t>
            </w:r>
            <w:r>
              <w:rPr>
                <w:rFonts w:asciiTheme="minorHAnsi" w:eastAsiaTheme="minorEastAsia" w:hAnsiTheme="minorHAnsi" w:cstheme="minorBidi"/>
                <w:noProof/>
                <w:sz w:val="22"/>
                <w:szCs w:val="22"/>
                <w:lang w:val="fr-FR" w:eastAsia="fr-FR"/>
              </w:rPr>
              <w:tab/>
            </w:r>
            <w:r w:rsidRPr="002B6B7F">
              <w:rPr>
                <w:rStyle w:val="Lienhypertexte"/>
                <w:noProof/>
              </w:rPr>
              <w:t>Selected Product(s)</w:t>
            </w:r>
            <w:r>
              <w:rPr>
                <w:noProof/>
                <w:webHidden/>
              </w:rPr>
              <w:tab/>
            </w:r>
            <w:r>
              <w:rPr>
                <w:noProof/>
                <w:webHidden/>
              </w:rPr>
              <w:fldChar w:fldCharType="begin"/>
            </w:r>
            <w:r>
              <w:rPr>
                <w:noProof/>
                <w:webHidden/>
              </w:rPr>
              <w:instrText xml:space="preserve"> PAGEREF _Toc499823711 \h </w:instrText>
            </w:r>
            <w:r>
              <w:rPr>
                <w:noProof/>
                <w:webHidden/>
              </w:rPr>
            </w:r>
            <w:r>
              <w:rPr>
                <w:noProof/>
                <w:webHidden/>
              </w:rPr>
              <w:fldChar w:fldCharType="separate"/>
            </w:r>
            <w:r>
              <w:rPr>
                <w:noProof/>
                <w:webHidden/>
              </w:rPr>
              <w:t>32</w:t>
            </w:r>
            <w:r>
              <w:rPr>
                <w:noProof/>
                <w:webHidden/>
              </w:rPr>
              <w:fldChar w:fldCharType="end"/>
            </w:r>
          </w:hyperlink>
        </w:p>
        <w:p w14:paraId="46C54F4A" w14:textId="0A95E4EF"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12" w:history="1">
            <w:r w:rsidRPr="002B6B7F">
              <w:rPr>
                <w:rStyle w:val="Lienhypertexte"/>
                <w:noProof/>
              </w:rPr>
              <w:t>3.4.4</w:t>
            </w:r>
            <w:r>
              <w:rPr>
                <w:rFonts w:asciiTheme="minorHAnsi" w:eastAsiaTheme="minorEastAsia" w:hAnsiTheme="minorHAnsi" w:cstheme="minorBidi"/>
                <w:noProof/>
                <w:sz w:val="22"/>
                <w:szCs w:val="22"/>
                <w:lang w:val="fr-FR" w:eastAsia="fr-FR"/>
              </w:rPr>
              <w:tab/>
            </w:r>
            <w:r w:rsidRPr="002B6B7F">
              <w:rPr>
                <w:rStyle w:val="Lienhypertexte"/>
                <w:noProof/>
              </w:rPr>
              <w:t>Selection Rationale</w:t>
            </w:r>
            <w:r>
              <w:rPr>
                <w:noProof/>
                <w:webHidden/>
              </w:rPr>
              <w:tab/>
            </w:r>
            <w:r>
              <w:rPr>
                <w:noProof/>
                <w:webHidden/>
              </w:rPr>
              <w:fldChar w:fldCharType="begin"/>
            </w:r>
            <w:r>
              <w:rPr>
                <w:noProof/>
                <w:webHidden/>
              </w:rPr>
              <w:instrText xml:space="preserve"> PAGEREF _Toc499823712 \h </w:instrText>
            </w:r>
            <w:r>
              <w:rPr>
                <w:noProof/>
                <w:webHidden/>
              </w:rPr>
            </w:r>
            <w:r>
              <w:rPr>
                <w:noProof/>
                <w:webHidden/>
              </w:rPr>
              <w:fldChar w:fldCharType="separate"/>
            </w:r>
            <w:r>
              <w:rPr>
                <w:noProof/>
                <w:webHidden/>
              </w:rPr>
              <w:t>32</w:t>
            </w:r>
            <w:r>
              <w:rPr>
                <w:noProof/>
                <w:webHidden/>
              </w:rPr>
              <w:fldChar w:fldCharType="end"/>
            </w:r>
          </w:hyperlink>
        </w:p>
        <w:p w14:paraId="1A7FB303" w14:textId="5B3895A7"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13" w:history="1">
            <w:r w:rsidRPr="002B6B7F">
              <w:rPr>
                <w:rStyle w:val="Lienhypertexte"/>
                <w:noProof/>
              </w:rPr>
              <w:t>3.4.5</w:t>
            </w:r>
            <w:r>
              <w:rPr>
                <w:rFonts w:asciiTheme="minorHAnsi" w:eastAsiaTheme="minorEastAsia" w:hAnsiTheme="minorHAnsi" w:cstheme="minorBidi"/>
                <w:noProof/>
                <w:sz w:val="22"/>
                <w:szCs w:val="22"/>
                <w:lang w:val="fr-FR" w:eastAsia="fr-FR"/>
              </w:rPr>
              <w:tab/>
            </w:r>
            <w:r w:rsidRPr="002B6B7F">
              <w:rPr>
                <w:rStyle w:val="Lienhypertexte"/>
                <w:noProof/>
              </w:rPr>
              <w:t>Architecture Risks</w:t>
            </w:r>
            <w:r>
              <w:rPr>
                <w:noProof/>
                <w:webHidden/>
              </w:rPr>
              <w:tab/>
            </w:r>
            <w:r>
              <w:rPr>
                <w:noProof/>
                <w:webHidden/>
              </w:rPr>
              <w:fldChar w:fldCharType="begin"/>
            </w:r>
            <w:r>
              <w:rPr>
                <w:noProof/>
                <w:webHidden/>
              </w:rPr>
              <w:instrText xml:space="preserve"> PAGEREF _Toc499823713 \h </w:instrText>
            </w:r>
            <w:r>
              <w:rPr>
                <w:noProof/>
                <w:webHidden/>
              </w:rPr>
            </w:r>
            <w:r>
              <w:rPr>
                <w:noProof/>
                <w:webHidden/>
              </w:rPr>
              <w:fldChar w:fldCharType="separate"/>
            </w:r>
            <w:r>
              <w:rPr>
                <w:noProof/>
                <w:webHidden/>
              </w:rPr>
              <w:t>32</w:t>
            </w:r>
            <w:r>
              <w:rPr>
                <w:noProof/>
                <w:webHidden/>
              </w:rPr>
              <w:fldChar w:fldCharType="end"/>
            </w:r>
          </w:hyperlink>
        </w:p>
        <w:p w14:paraId="3003277F" w14:textId="56B47A9A"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714" w:history="1">
            <w:r w:rsidRPr="002B6B7F">
              <w:rPr>
                <w:rStyle w:val="Lienhypertexte"/>
                <w:noProof/>
              </w:rPr>
              <w:t>3.5</w:t>
            </w:r>
            <w:r>
              <w:rPr>
                <w:rFonts w:asciiTheme="minorHAnsi" w:eastAsiaTheme="minorEastAsia" w:hAnsiTheme="minorHAnsi" w:cstheme="minorBidi"/>
                <w:noProof/>
                <w:sz w:val="22"/>
                <w:szCs w:val="22"/>
                <w:lang w:val="fr-FR" w:eastAsia="fr-FR"/>
              </w:rPr>
              <w:tab/>
            </w:r>
            <w:r w:rsidRPr="002B6B7F">
              <w:rPr>
                <w:rStyle w:val="Lienhypertexte"/>
                <w:noProof/>
              </w:rPr>
              <w:t>MongoDB Component</w:t>
            </w:r>
            <w:r>
              <w:rPr>
                <w:noProof/>
                <w:webHidden/>
              </w:rPr>
              <w:tab/>
            </w:r>
            <w:r>
              <w:rPr>
                <w:noProof/>
                <w:webHidden/>
              </w:rPr>
              <w:fldChar w:fldCharType="begin"/>
            </w:r>
            <w:r>
              <w:rPr>
                <w:noProof/>
                <w:webHidden/>
              </w:rPr>
              <w:instrText xml:space="preserve"> PAGEREF _Toc499823714 \h </w:instrText>
            </w:r>
            <w:r>
              <w:rPr>
                <w:noProof/>
                <w:webHidden/>
              </w:rPr>
            </w:r>
            <w:r>
              <w:rPr>
                <w:noProof/>
                <w:webHidden/>
              </w:rPr>
              <w:fldChar w:fldCharType="separate"/>
            </w:r>
            <w:r>
              <w:rPr>
                <w:noProof/>
                <w:webHidden/>
              </w:rPr>
              <w:t>33</w:t>
            </w:r>
            <w:r>
              <w:rPr>
                <w:noProof/>
                <w:webHidden/>
              </w:rPr>
              <w:fldChar w:fldCharType="end"/>
            </w:r>
          </w:hyperlink>
        </w:p>
        <w:p w14:paraId="040F0FD4" w14:textId="414C6134"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15" w:history="1">
            <w:r w:rsidRPr="002B6B7F">
              <w:rPr>
                <w:rStyle w:val="Lienhypertexte"/>
                <w:noProof/>
              </w:rPr>
              <w:t>3.5.1</w:t>
            </w:r>
            <w:r>
              <w:rPr>
                <w:rFonts w:asciiTheme="minorHAnsi" w:eastAsiaTheme="minorEastAsia" w:hAnsiTheme="minorHAnsi" w:cstheme="minorBidi"/>
                <w:noProof/>
                <w:sz w:val="22"/>
                <w:szCs w:val="22"/>
                <w:lang w:val="fr-FR" w:eastAsia="fr-FR"/>
              </w:rPr>
              <w:tab/>
            </w:r>
            <w:r w:rsidRPr="002B6B7F">
              <w:rPr>
                <w:rStyle w:val="Lienhypertexte"/>
                <w:noProof/>
              </w:rPr>
              <w:t>Component Functions</w:t>
            </w:r>
            <w:r>
              <w:rPr>
                <w:noProof/>
                <w:webHidden/>
              </w:rPr>
              <w:tab/>
            </w:r>
            <w:r>
              <w:rPr>
                <w:noProof/>
                <w:webHidden/>
              </w:rPr>
              <w:fldChar w:fldCharType="begin"/>
            </w:r>
            <w:r>
              <w:rPr>
                <w:noProof/>
                <w:webHidden/>
              </w:rPr>
              <w:instrText xml:space="preserve"> PAGEREF _Toc499823715 \h </w:instrText>
            </w:r>
            <w:r>
              <w:rPr>
                <w:noProof/>
                <w:webHidden/>
              </w:rPr>
            </w:r>
            <w:r>
              <w:rPr>
                <w:noProof/>
                <w:webHidden/>
              </w:rPr>
              <w:fldChar w:fldCharType="separate"/>
            </w:r>
            <w:r>
              <w:rPr>
                <w:noProof/>
                <w:webHidden/>
              </w:rPr>
              <w:t>33</w:t>
            </w:r>
            <w:r>
              <w:rPr>
                <w:noProof/>
                <w:webHidden/>
              </w:rPr>
              <w:fldChar w:fldCharType="end"/>
            </w:r>
          </w:hyperlink>
        </w:p>
        <w:p w14:paraId="50DEDF94" w14:textId="3EBD0D76"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16" w:history="1">
            <w:r w:rsidRPr="002B6B7F">
              <w:rPr>
                <w:rStyle w:val="Lienhypertexte"/>
                <w:noProof/>
              </w:rPr>
              <w:t>3.5.2</w:t>
            </w:r>
            <w:r>
              <w:rPr>
                <w:rFonts w:asciiTheme="minorHAnsi" w:eastAsiaTheme="minorEastAsia" w:hAnsiTheme="minorHAnsi" w:cstheme="minorBidi"/>
                <w:noProof/>
                <w:sz w:val="22"/>
                <w:szCs w:val="22"/>
                <w:lang w:val="fr-FR" w:eastAsia="fr-FR"/>
              </w:rPr>
              <w:tab/>
            </w:r>
            <w:r w:rsidRPr="002B6B7F">
              <w:rPr>
                <w:rStyle w:val="Lienhypertexte"/>
                <w:noProof/>
              </w:rPr>
              <w:t>Technical Considerations</w:t>
            </w:r>
            <w:r>
              <w:rPr>
                <w:noProof/>
                <w:webHidden/>
              </w:rPr>
              <w:tab/>
            </w:r>
            <w:r>
              <w:rPr>
                <w:noProof/>
                <w:webHidden/>
              </w:rPr>
              <w:fldChar w:fldCharType="begin"/>
            </w:r>
            <w:r>
              <w:rPr>
                <w:noProof/>
                <w:webHidden/>
              </w:rPr>
              <w:instrText xml:space="preserve"> PAGEREF _Toc499823716 \h </w:instrText>
            </w:r>
            <w:r>
              <w:rPr>
                <w:noProof/>
                <w:webHidden/>
              </w:rPr>
            </w:r>
            <w:r>
              <w:rPr>
                <w:noProof/>
                <w:webHidden/>
              </w:rPr>
              <w:fldChar w:fldCharType="separate"/>
            </w:r>
            <w:r>
              <w:rPr>
                <w:noProof/>
                <w:webHidden/>
              </w:rPr>
              <w:t>33</w:t>
            </w:r>
            <w:r>
              <w:rPr>
                <w:noProof/>
                <w:webHidden/>
              </w:rPr>
              <w:fldChar w:fldCharType="end"/>
            </w:r>
          </w:hyperlink>
        </w:p>
        <w:p w14:paraId="11340703" w14:textId="39F34468"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17" w:history="1">
            <w:r w:rsidRPr="002B6B7F">
              <w:rPr>
                <w:rStyle w:val="Lienhypertexte"/>
                <w:noProof/>
              </w:rPr>
              <w:t>3.5.3</w:t>
            </w:r>
            <w:r>
              <w:rPr>
                <w:rFonts w:asciiTheme="minorHAnsi" w:eastAsiaTheme="minorEastAsia" w:hAnsiTheme="minorHAnsi" w:cstheme="minorBidi"/>
                <w:noProof/>
                <w:sz w:val="22"/>
                <w:szCs w:val="22"/>
                <w:lang w:val="fr-FR" w:eastAsia="fr-FR"/>
              </w:rPr>
              <w:tab/>
            </w:r>
            <w:r w:rsidRPr="002B6B7F">
              <w:rPr>
                <w:rStyle w:val="Lienhypertexte"/>
                <w:noProof/>
              </w:rPr>
              <w:t>Selected Product(s)</w:t>
            </w:r>
            <w:r>
              <w:rPr>
                <w:noProof/>
                <w:webHidden/>
              </w:rPr>
              <w:tab/>
            </w:r>
            <w:r>
              <w:rPr>
                <w:noProof/>
                <w:webHidden/>
              </w:rPr>
              <w:fldChar w:fldCharType="begin"/>
            </w:r>
            <w:r>
              <w:rPr>
                <w:noProof/>
                <w:webHidden/>
              </w:rPr>
              <w:instrText xml:space="preserve"> PAGEREF _Toc499823717 \h </w:instrText>
            </w:r>
            <w:r>
              <w:rPr>
                <w:noProof/>
                <w:webHidden/>
              </w:rPr>
            </w:r>
            <w:r>
              <w:rPr>
                <w:noProof/>
                <w:webHidden/>
              </w:rPr>
              <w:fldChar w:fldCharType="separate"/>
            </w:r>
            <w:r>
              <w:rPr>
                <w:noProof/>
                <w:webHidden/>
              </w:rPr>
              <w:t>33</w:t>
            </w:r>
            <w:r>
              <w:rPr>
                <w:noProof/>
                <w:webHidden/>
              </w:rPr>
              <w:fldChar w:fldCharType="end"/>
            </w:r>
          </w:hyperlink>
        </w:p>
        <w:p w14:paraId="13FDB431" w14:textId="474891D8"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18" w:history="1">
            <w:r w:rsidRPr="002B6B7F">
              <w:rPr>
                <w:rStyle w:val="Lienhypertexte"/>
                <w:noProof/>
              </w:rPr>
              <w:t>3.5.4</w:t>
            </w:r>
            <w:r>
              <w:rPr>
                <w:rFonts w:asciiTheme="minorHAnsi" w:eastAsiaTheme="minorEastAsia" w:hAnsiTheme="minorHAnsi" w:cstheme="minorBidi"/>
                <w:noProof/>
                <w:sz w:val="22"/>
                <w:szCs w:val="22"/>
                <w:lang w:val="fr-FR" w:eastAsia="fr-FR"/>
              </w:rPr>
              <w:tab/>
            </w:r>
            <w:r w:rsidRPr="002B6B7F">
              <w:rPr>
                <w:rStyle w:val="Lienhypertexte"/>
                <w:noProof/>
              </w:rPr>
              <w:t>Selection Rationale</w:t>
            </w:r>
            <w:r>
              <w:rPr>
                <w:noProof/>
                <w:webHidden/>
              </w:rPr>
              <w:tab/>
            </w:r>
            <w:r>
              <w:rPr>
                <w:noProof/>
                <w:webHidden/>
              </w:rPr>
              <w:fldChar w:fldCharType="begin"/>
            </w:r>
            <w:r>
              <w:rPr>
                <w:noProof/>
                <w:webHidden/>
              </w:rPr>
              <w:instrText xml:space="preserve"> PAGEREF _Toc499823718 \h </w:instrText>
            </w:r>
            <w:r>
              <w:rPr>
                <w:noProof/>
                <w:webHidden/>
              </w:rPr>
            </w:r>
            <w:r>
              <w:rPr>
                <w:noProof/>
                <w:webHidden/>
              </w:rPr>
              <w:fldChar w:fldCharType="separate"/>
            </w:r>
            <w:r>
              <w:rPr>
                <w:noProof/>
                <w:webHidden/>
              </w:rPr>
              <w:t>33</w:t>
            </w:r>
            <w:r>
              <w:rPr>
                <w:noProof/>
                <w:webHidden/>
              </w:rPr>
              <w:fldChar w:fldCharType="end"/>
            </w:r>
          </w:hyperlink>
        </w:p>
        <w:p w14:paraId="06F674D3" w14:textId="1F2BA377"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19" w:history="1">
            <w:r w:rsidRPr="002B6B7F">
              <w:rPr>
                <w:rStyle w:val="Lienhypertexte"/>
                <w:noProof/>
              </w:rPr>
              <w:t>3.5.5</w:t>
            </w:r>
            <w:r>
              <w:rPr>
                <w:rFonts w:asciiTheme="minorHAnsi" w:eastAsiaTheme="minorEastAsia" w:hAnsiTheme="minorHAnsi" w:cstheme="minorBidi"/>
                <w:noProof/>
                <w:sz w:val="22"/>
                <w:szCs w:val="22"/>
                <w:lang w:val="fr-FR" w:eastAsia="fr-FR"/>
              </w:rPr>
              <w:tab/>
            </w:r>
            <w:r w:rsidRPr="002B6B7F">
              <w:rPr>
                <w:rStyle w:val="Lienhypertexte"/>
                <w:noProof/>
              </w:rPr>
              <w:t>Architecture Risks</w:t>
            </w:r>
            <w:r>
              <w:rPr>
                <w:noProof/>
                <w:webHidden/>
              </w:rPr>
              <w:tab/>
            </w:r>
            <w:r>
              <w:rPr>
                <w:noProof/>
                <w:webHidden/>
              </w:rPr>
              <w:fldChar w:fldCharType="begin"/>
            </w:r>
            <w:r>
              <w:rPr>
                <w:noProof/>
                <w:webHidden/>
              </w:rPr>
              <w:instrText xml:space="preserve"> PAGEREF _Toc499823719 \h </w:instrText>
            </w:r>
            <w:r>
              <w:rPr>
                <w:noProof/>
                <w:webHidden/>
              </w:rPr>
            </w:r>
            <w:r>
              <w:rPr>
                <w:noProof/>
                <w:webHidden/>
              </w:rPr>
              <w:fldChar w:fldCharType="separate"/>
            </w:r>
            <w:r>
              <w:rPr>
                <w:noProof/>
                <w:webHidden/>
              </w:rPr>
              <w:t>33</w:t>
            </w:r>
            <w:r>
              <w:rPr>
                <w:noProof/>
                <w:webHidden/>
              </w:rPr>
              <w:fldChar w:fldCharType="end"/>
            </w:r>
          </w:hyperlink>
        </w:p>
        <w:p w14:paraId="37EC7EE5" w14:textId="1FAD6011"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720" w:history="1">
            <w:r w:rsidRPr="002B6B7F">
              <w:rPr>
                <w:rStyle w:val="Lienhypertexte"/>
                <w:noProof/>
              </w:rPr>
              <w:t>3.6</w:t>
            </w:r>
            <w:r>
              <w:rPr>
                <w:rFonts w:asciiTheme="minorHAnsi" w:eastAsiaTheme="minorEastAsia" w:hAnsiTheme="minorHAnsi" w:cstheme="minorBidi"/>
                <w:noProof/>
                <w:sz w:val="22"/>
                <w:szCs w:val="22"/>
                <w:lang w:val="fr-FR" w:eastAsia="fr-FR"/>
              </w:rPr>
              <w:tab/>
            </w:r>
            <w:r w:rsidRPr="002B6B7F">
              <w:rPr>
                <w:rStyle w:val="Lienhypertexte"/>
                <w:noProof/>
              </w:rPr>
              <w:t>Citus/PostgreSQL cluster Component</w:t>
            </w:r>
            <w:r>
              <w:rPr>
                <w:noProof/>
                <w:webHidden/>
              </w:rPr>
              <w:tab/>
            </w:r>
            <w:r>
              <w:rPr>
                <w:noProof/>
                <w:webHidden/>
              </w:rPr>
              <w:fldChar w:fldCharType="begin"/>
            </w:r>
            <w:r>
              <w:rPr>
                <w:noProof/>
                <w:webHidden/>
              </w:rPr>
              <w:instrText xml:space="preserve"> PAGEREF _Toc499823720 \h </w:instrText>
            </w:r>
            <w:r>
              <w:rPr>
                <w:noProof/>
                <w:webHidden/>
              </w:rPr>
            </w:r>
            <w:r>
              <w:rPr>
                <w:noProof/>
                <w:webHidden/>
              </w:rPr>
              <w:fldChar w:fldCharType="separate"/>
            </w:r>
            <w:r>
              <w:rPr>
                <w:noProof/>
                <w:webHidden/>
              </w:rPr>
              <w:t>33</w:t>
            </w:r>
            <w:r>
              <w:rPr>
                <w:noProof/>
                <w:webHidden/>
              </w:rPr>
              <w:fldChar w:fldCharType="end"/>
            </w:r>
          </w:hyperlink>
        </w:p>
        <w:p w14:paraId="06CCF288" w14:textId="1AD2CCF2"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21" w:history="1">
            <w:r w:rsidRPr="002B6B7F">
              <w:rPr>
                <w:rStyle w:val="Lienhypertexte"/>
                <w:noProof/>
              </w:rPr>
              <w:t>3.6.1</w:t>
            </w:r>
            <w:r>
              <w:rPr>
                <w:rFonts w:asciiTheme="minorHAnsi" w:eastAsiaTheme="minorEastAsia" w:hAnsiTheme="minorHAnsi" w:cstheme="minorBidi"/>
                <w:noProof/>
                <w:sz w:val="22"/>
                <w:szCs w:val="22"/>
                <w:lang w:val="fr-FR" w:eastAsia="fr-FR"/>
              </w:rPr>
              <w:tab/>
            </w:r>
            <w:r w:rsidRPr="002B6B7F">
              <w:rPr>
                <w:rStyle w:val="Lienhypertexte"/>
                <w:noProof/>
              </w:rPr>
              <w:t>Component Functions</w:t>
            </w:r>
            <w:r>
              <w:rPr>
                <w:noProof/>
                <w:webHidden/>
              </w:rPr>
              <w:tab/>
            </w:r>
            <w:r>
              <w:rPr>
                <w:noProof/>
                <w:webHidden/>
              </w:rPr>
              <w:fldChar w:fldCharType="begin"/>
            </w:r>
            <w:r>
              <w:rPr>
                <w:noProof/>
                <w:webHidden/>
              </w:rPr>
              <w:instrText xml:space="preserve"> PAGEREF _Toc499823721 \h </w:instrText>
            </w:r>
            <w:r>
              <w:rPr>
                <w:noProof/>
                <w:webHidden/>
              </w:rPr>
            </w:r>
            <w:r>
              <w:rPr>
                <w:noProof/>
                <w:webHidden/>
              </w:rPr>
              <w:fldChar w:fldCharType="separate"/>
            </w:r>
            <w:r>
              <w:rPr>
                <w:noProof/>
                <w:webHidden/>
              </w:rPr>
              <w:t>33</w:t>
            </w:r>
            <w:r>
              <w:rPr>
                <w:noProof/>
                <w:webHidden/>
              </w:rPr>
              <w:fldChar w:fldCharType="end"/>
            </w:r>
          </w:hyperlink>
        </w:p>
        <w:p w14:paraId="7F810EFD" w14:textId="68C1B8D3"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22" w:history="1">
            <w:r w:rsidRPr="002B6B7F">
              <w:rPr>
                <w:rStyle w:val="Lienhypertexte"/>
                <w:noProof/>
              </w:rPr>
              <w:t>3.6.2</w:t>
            </w:r>
            <w:r>
              <w:rPr>
                <w:rFonts w:asciiTheme="minorHAnsi" w:eastAsiaTheme="minorEastAsia" w:hAnsiTheme="minorHAnsi" w:cstheme="minorBidi"/>
                <w:noProof/>
                <w:sz w:val="22"/>
                <w:szCs w:val="22"/>
                <w:lang w:val="fr-FR" w:eastAsia="fr-FR"/>
              </w:rPr>
              <w:tab/>
            </w:r>
            <w:r w:rsidRPr="002B6B7F">
              <w:rPr>
                <w:rStyle w:val="Lienhypertexte"/>
                <w:noProof/>
              </w:rPr>
              <w:t>Technical Considerations</w:t>
            </w:r>
            <w:r>
              <w:rPr>
                <w:noProof/>
                <w:webHidden/>
              </w:rPr>
              <w:tab/>
            </w:r>
            <w:r>
              <w:rPr>
                <w:noProof/>
                <w:webHidden/>
              </w:rPr>
              <w:fldChar w:fldCharType="begin"/>
            </w:r>
            <w:r>
              <w:rPr>
                <w:noProof/>
                <w:webHidden/>
              </w:rPr>
              <w:instrText xml:space="preserve"> PAGEREF _Toc499823722 \h </w:instrText>
            </w:r>
            <w:r>
              <w:rPr>
                <w:noProof/>
                <w:webHidden/>
              </w:rPr>
            </w:r>
            <w:r>
              <w:rPr>
                <w:noProof/>
                <w:webHidden/>
              </w:rPr>
              <w:fldChar w:fldCharType="separate"/>
            </w:r>
            <w:r>
              <w:rPr>
                <w:noProof/>
                <w:webHidden/>
              </w:rPr>
              <w:t>33</w:t>
            </w:r>
            <w:r>
              <w:rPr>
                <w:noProof/>
                <w:webHidden/>
              </w:rPr>
              <w:fldChar w:fldCharType="end"/>
            </w:r>
          </w:hyperlink>
        </w:p>
        <w:p w14:paraId="1528F9F9" w14:textId="690F8B70"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23" w:history="1">
            <w:r w:rsidRPr="002B6B7F">
              <w:rPr>
                <w:rStyle w:val="Lienhypertexte"/>
                <w:noProof/>
              </w:rPr>
              <w:t>3.6.3</w:t>
            </w:r>
            <w:r>
              <w:rPr>
                <w:rFonts w:asciiTheme="minorHAnsi" w:eastAsiaTheme="minorEastAsia" w:hAnsiTheme="minorHAnsi" w:cstheme="minorBidi"/>
                <w:noProof/>
                <w:sz w:val="22"/>
                <w:szCs w:val="22"/>
                <w:lang w:val="fr-FR" w:eastAsia="fr-FR"/>
              </w:rPr>
              <w:tab/>
            </w:r>
            <w:r w:rsidRPr="002B6B7F">
              <w:rPr>
                <w:rStyle w:val="Lienhypertexte"/>
                <w:noProof/>
              </w:rPr>
              <w:t>Selected Product(s)</w:t>
            </w:r>
            <w:r>
              <w:rPr>
                <w:noProof/>
                <w:webHidden/>
              </w:rPr>
              <w:tab/>
            </w:r>
            <w:r>
              <w:rPr>
                <w:noProof/>
                <w:webHidden/>
              </w:rPr>
              <w:fldChar w:fldCharType="begin"/>
            </w:r>
            <w:r>
              <w:rPr>
                <w:noProof/>
                <w:webHidden/>
              </w:rPr>
              <w:instrText xml:space="preserve"> PAGEREF _Toc499823723 \h </w:instrText>
            </w:r>
            <w:r>
              <w:rPr>
                <w:noProof/>
                <w:webHidden/>
              </w:rPr>
            </w:r>
            <w:r>
              <w:rPr>
                <w:noProof/>
                <w:webHidden/>
              </w:rPr>
              <w:fldChar w:fldCharType="separate"/>
            </w:r>
            <w:r>
              <w:rPr>
                <w:noProof/>
                <w:webHidden/>
              </w:rPr>
              <w:t>34</w:t>
            </w:r>
            <w:r>
              <w:rPr>
                <w:noProof/>
                <w:webHidden/>
              </w:rPr>
              <w:fldChar w:fldCharType="end"/>
            </w:r>
          </w:hyperlink>
        </w:p>
        <w:p w14:paraId="600A74E3" w14:textId="00C10F9D"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24" w:history="1">
            <w:r w:rsidRPr="002B6B7F">
              <w:rPr>
                <w:rStyle w:val="Lienhypertexte"/>
                <w:noProof/>
              </w:rPr>
              <w:t>3.6.4</w:t>
            </w:r>
            <w:r>
              <w:rPr>
                <w:rFonts w:asciiTheme="minorHAnsi" w:eastAsiaTheme="minorEastAsia" w:hAnsiTheme="minorHAnsi" w:cstheme="minorBidi"/>
                <w:noProof/>
                <w:sz w:val="22"/>
                <w:szCs w:val="22"/>
                <w:lang w:val="fr-FR" w:eastAsia="fr-FR"/>
              </w:rPr>
              <w:tab/>
            </w:r>
            <w:r w:rsidRPr="002B6B7F">
              <w:rPr>
                <w:rStyle w:val="Lienhypertexte"/>
                <w:noProof/>
              </w:rPr>
              <w:t>Selection Rationale</w:t>
            </w:r>
            <w:r>
              <w:rPr>
                <w:noProof/>
                <w:webHidden/>
              </w:rPr>
              <w:tab/>
            </w:r>
            <w:r>
              <w:rPr>
                <w:noProof/>
                <w:webHidden/>
              </w:rPr>
              <w:fldChar w:fldCharType="begin"/>
            </w:r>
            <w:r>
              <w:rPr>
                <w:noProof/>
                <w:webHidden/>
              </w:rPr>
              <w:instrText xml:space="preserve"> PAGEREF _Toc499823724 \h </w:instrText>
            </w:r>
            <w:r>
              <w:rPr>
                <w:noProof/>
                <w:webHidden/>
              </w:rPr>
            </w:r>
            <w:r>
              <w:rPr>
                <w:noProof/>
                <w:webHidden/>
              </w:rPr>
              <w:fldChar w:fldCharType="separate"/>
            </w:r>
            <w:r>
              <w:rPr>
                <w:noProof/>
                <w:webHidden/>
              </w:rPr>
              <w:t>34</w:t>
            </w:r>
            <w:r>
              <w:rPr>
                <w:noProof/>
                <w:webHidden/>
              </w:rPr>
              <w:fldChar w:fldCharType="end"/>
            </w:r>
          </w:hyperlink>
        </w:p>
        <w:p w14:paraId="0C33017C" w14:textId="47B29B7F"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25" w:history="1">
            <w:r w:rsidRPr="002B6B7F">
              <w:rPr>
                <w:rStyle w:val="Lienhypertexte"/>
                <w:noProof/>
              </w:rPr>
              <w:t>3.6.5</w:t>
            </w:r>
            <w:r>
              <w:rPr>
                <w:rFonts w:asciiTheme="minorHAnsi" w:eastAsiaTheme="minorEastAsia" w:hAnsiTheme="minorHAnsi" w:cstheme="minorBidi"/>
                <w:noProof/>
                <w:sz w:val="22"/>
                <w:szCs w:val="22"/>
                <w:lang w:val="fr-FR" w:eastAsia="fr-FR"/>
              </w:rPr>
              <w:tab/>
            </w:r>
            <w:r w:rsidRPr="002B6B7F">
              <w:rPr>
                <w:rStyle w:val="Lienhypertexte"/>
                <w:noProof/>
              </w:rPr>
              <w:t>Architecture Risks</w:t>
            </w:r>
            <w:r>
              <w:rPr>
                <w:noProof/>
                <w:webHidden/>
              </w:rPr>
              <w:tab/>
            </w:r>
            <w:r>
              <w:rPr>
                <w:noProof/>
                <w:webHidden/>
              </w:rPr>
              <w:fldChar w:fldCharType="begin"/>
            </w:r>
            <w:r>
              <w:rPr>
                <w:noProof/>
                <w:webHidden/>
              </w:rPr>
              <w:instrText xml:space="preserve"> PAGEREF _Toc499823725 \h </w:instrText>
            </w:r>
            <w:r>
              <w:rPr>
                <w:noProof/>
                <w:webHidden/>
              </w:rPr>
            </w:r>
            <w:r>
              <w:rPr>
                <w:noProof/>
                <w:webHidden/>
              </w:rPr>
              <w:fldChar w:fldCharType="separate"/>
            </w:r>
            <w:r>
              <w:rPr>
                <w:noProof/>
                <w:webHidden/>
              </w:rPr>
              <w:t>35</w:t>
            </w:r>
            <w:r>
              <w:rPr>
                <w:noProof/>
                <w:webHidden/>
              </w:rPr>
              <w:fldChar w:fldCharType="end"/>
            </w:r>
          </w:hyperlink>
        </w:p>
        <w:p w14:paraId="1BCC9D6F" w14:textId="2C856672"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726" w:history="1">
            <w:r w:rsidRPr="002B6B7F">
              <w:rPr>
                <w:rStyle w:val="Lienhypertexte"/>
                <w:noProof/>
              </w:rPr>
              <w:t>3.7</w:t>
            </w:r>
            <w:r>
              <w:rPr>
                <w:rFonts w:asciiTheme="minorHAnsi" w:eastAsiaTheme="minorEastAsia" w:hAnsiTheme="minorHAnsi" w:cstheme="minorBidi"/>
                <w:noProof/>
                <w:sz w:val="22"/>
                <w:szCs w:val="22"/>
                <w:lang w:val="fr-FR" w:eastAsia="fr-FR"/>
              </w:rPr>
              <w:tab/>
            </w:r>
            <w:r w:rsidRPr="002B6B7F">
              <w:rPr>
                <w:rStyle w:val="Lienhypertexte"/>
                <w:noProof/>
              </w:rPr>
              <w:t>Galera/MySQL cluster Component</w:t>
            </w:r>
            <w:r>
              <w:rPr>
                <w:noProof/>
                <w:webHidden/>
              </w:rPr>
              <w:tab/>
            </w:r>
            <w:r>
              <w:rPr>
                <w:noProof/>
                <w:webHidden/>
              </w:rPr>
              <w:fldChar w:fldCharType="begin"/>
            </w:r>
            <w:r>
              <w:rPr>
                <w:noProof/>
                <w:webHidden/>
              </w:rPr>
              <w:instrText xml:space="preserve"> PAGEREF _Toc499823726 \h </w:instrText>
            </w:r>
            <w:r>
              <w:rPr>
                <w:noProof/>
                <w:webHidden/>
              </w:rPr>
            </w:r>
            <w:r>
              <w:rPr>
                <w:noProof/>
                <w:webHidden/>
              </w:rPr>
              <w:fldChar w:fldCharType="separate"/>
            </w:r>
            <w:r>
              <w:rPr>
                <w:noProof/>
                <w:webHidden/>
              </w:rPr>
              <w:t>35</w:t>
            </w:r>
            <w:r>
              <w:rPr>
                <w:noProof/>
                <w:webHidden/>
              </w:rPr>
              <w:fldChar w:fldCharType="end"/>
            </w:r>
          </w:hyperlink>
        </w:p>
        <w:p w14:paraId="13C06552" w14:textId="788EFA0E"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27" w:history="1">
            <w:r w:rsidRPr="002B6B7F">
              <w:rPr>
                <w:rStyle w:val="Lienhypertexte"/>
                <w:noProof/>
              </w:rPr>
              <w:t>3.7.1</w:t>
            </w:r>
            <w:r>
              <w:rPr>
                <w:rFonts w:asciiTheme="minorHAnsi" w:eastAsiaTheme="minorEastAsia" w:hAnsiTheme="minorHAnsi" w:cstheme="minorBidi"/>
                <w:noProof/>
                <w:sz w:val="22"/>
                <w:szCs w:val="22"/>
                <w:lang w:val="fr-FR" w:eastAsia="fr-FR"/>
              </w:rPr>
              <w:tab/>
            </w:r>
            <w:r w:rsidRPr="002B6B7F">
              <w:rPr>
                <w:rStyle w:val="Lienhypertexte"/>
                <w:noProof/>
              </w:rPr>
              <w:t>Component Functions</w:t>
            </w:r>
            <w:r>
              <w:rPr>
                <w:noProof/>
                <w:webHidden/>
              </w:rPr>
              <w:tab/>
            </w:r>
            <w:r>
              <w:rPr>
                <w:noProof/>
                <w:webHidden/>
              </w:rPr>
              <w:fldChar w:fldCharType="begin"/>
            </w:r>
            <w:r>
              <w:rPr>
                <w:noProof/>
                <w:webHidden/>
              </w:rPr>
              <w:instrText xml:space="preserve"> PAGEREF _Toc499823727 \h </w:instrText>
            </w:r>
            <w:r>
              <w:rPr>
                <w:noProof/>
                <w:webHidden/>
              </w:rPr>
            </w:r>
            <w:r>
              <w:rPr>
                <w:noProof/>
                <w:webHidden/>
              </w:rPr>
              <w:fldChar w:fldCharType="separate"/>
            </w:r>
            <w:r>
              <w:rPr>
                <w:noProof/>
                <w:webHidden/>
              </w:rPr>
              <w:t>35</w:t>
            </w:r>
            <w:r>
              <w:rPr>
                <w:noProof/>
                <w:webHidden/>
              </w:rPr>
              <w:fldChar w:fldCharType="end"/>
            </w:r>
          </w:hyperlink>
        </w:p>
        <w:p w14:paraId="56FBC4E4" w14:textId="74ED55C9"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28" w:history="1">
            <w:r w:rsidRPr="002B6B7F">
              <w:rPr>
                <w:rStyle w:val="Lienhypertexte"/>
                <w:noProof/>
              </w:rPr>
              <w:t>3.7.2</w:t>
            </w:r>
            <w:r>
              <w:rPr>
                <w:rFonts w:asciiTheme="minorHAnsi" w:eastAsiaTheme="minorEastAsia" w:hAnsiTheme="minorHAnsi" w:cstheme="minorBidi"/>
                <w:noProof/>
                <w:sz w:val="22"/>
                <w:szCs w:val="22"/>
                <w:lang w:val="fr-FR" w:eastAsia="fr-FR"/>
              </w:rPr>
              <w:tab/>
            </w:r>
            <w:r w:rsidRPr="002B6B7F">
              <w:rPr>
                <w:rStyle w:val="Lienhypertexte"/>
                <w:noProof/>
              </w:rPr>
              <w:t>Technical Considerations</w:t>
            </w:r>
            <w:r>
              <w:rPr>
                <w:noProof/>
                <w:webHidden/>
              </w:rPr>
              <w:tab/>
            </w:r>
            <w:r>
              <w:rPr>
                <w:noProof/>
                <w:webHidden/>
              </w:rPr>
              <w:fldChar w:fldCharType="begin"/>
            </w:r>
            <w:r>
              <w:rPr>
                <w:noProof/>
                <w:webHidden/>
              </w:rPr>
              <w:instrText xml:space="preserve"> PAGEREF _Toc499823728 \h </w:instrText>
            </w:r>
            <w:r>
              <w:rPr>
                <w:noProof/>
                <w:webHidden/>
              </w:rPr>
            </w:r>
            <w:r>
              <w:rPr>
                <w:noProof/>
                <w:webHidden/>
              </w:rPr>
              <w:fldChar w:fldCharType="separate"/>
            </w:r>
            <w:r>
              <w:rPr>
                <w:noProof/>
                <w:webHidden/>
              </w:rPr>
              <w:t>35</w:t>
            </w:r>
            <w:r>
              <w:rPr>
                <w:noProof/>
                <w:webHidden/>
              </w:rPr>
              <w:fldChar w:fldCharType="end"/>
            </w:r>
          </w:hyperlink>
        </w:p>
        <w:p w14:paraId="13BD5152" w14:textId="30454707"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29" w:history="1">
            <w:r w:rsidRPr="002B6B7F">
              <w:rPr>
                <w:rStyle w:val="Lienhypertexte"/>
                <w:noProof/>
              </w:rPr>
              <w:t>3.7.3</w:t>
            </w:r>
            <w:r>
              <w:rPr>
                <w:rFonts w:asciiTheme="minorHAnsi" w:eastAsiaTheme="minorEastAsia" w:hAnsiTheme="minorHAnsi" w:cstheme="minorBidi"/>
                <w:noProof/>
                <w:sz w:val="22"/>
                <w:szCs w:val="22"/>
                <w:lang w:val="fr-FR" w:eastAsia="fr-FR"/>
              </w:rPr>
              <w:tab/>
            </w:r>
            <w:r w:rsidRPr="002B6B7F">
              <w:rPr>
                <w:rStyle w:val="Lienhypertexte"/>
                <w:noProof/>
              </w:rPr>
              <w:t>Selected Product(s)</w:t>
            </w:r>
            <w:r>
              <w:rPr>
                <w:noProof/>
                <w:webHidden/>
              </w:rPr>
              <w:tab/>
            </w:r>
            <w:r>
              <w:rPr>
                <w:noProof/>
                <w:webHidden/>
              </w:rPr>
              <w:fldChar w:fldCharType="begin"/>
            </w:r>
            <w:r>
              <w:rPr>
                <w:noProof/>
                <w:webHidden/>
              </w:rPr>
              <w:instrText xml:space="preserve"> PAGEREF _Toc499823729 \h </w:instrText>
            </w:r>
            <w:r>
              <w:rPr>
                <w:noProof/>
                <w:webHidden/>
              </w:rPr>
            </w:r>
            <w:r>
              <w:rPr>
                <w:noProof/>
                <w:webHidden/>
              </w:rPr>
              <w:fldChar w:fldCharType="separate"/>
            </w:r>
            <w:r>
              <w:rPr>
                <w:noProof/>
                <w:webHidden/>
              </w:rPr>
              <w:t>35</w:t>
            </w:r>
            <w:r>
              <w:rPr>
                <w:noProof/>
                <w:webHidden/>
              </w:rPr>
              <w:fldChar w:fldCharType="end"/>
            </w:r>
          </w:hyperlink>
        </w:p>
        <w:p w14:paraId="60E57F3E" w14:textId="35BF161A"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30" w:history="1">
            <w:r w:rsidRPr="002B6B7F">
              <w:rPr>
                <w:rStyle w:val="Lienhypertexte"/>
                <w:noProof/>
              </w:rPr>
              <w:t>3.7.4</w:t>
            </w:r>
            <w:r>
              <w:rPr>
                <w:rFonts w:asciiTheme="minorHAnsi" w:eastAsiaTheme="minorEastAsia" w:hAnsiTheme="minorHAnsi" w:cstheme="minorBidi"/>
                <w:noProof/>
                <w:sz w:val="22"/>
                <w:szCs w:val="22"/>
                <w:lang w:val="fr-FR" w:eastAsia="fr-FR"/>
              </w:rPr>
              <w:tab/>
            </w:r>
            <w:r w:rsidRPr="002B6B7F">
              <w:rPr>
                <w:rStyle w:val="Lienhypertexte"/>
                <w:noProof/>
              </w:rPr>
              <w:t>Selection Rationale</w:t>
            </w:r>
            <w:r>
              <w:rPr>
                <w:noProof/>
                <w:webHidden/>
              </w:rPr>
              <w:tab/>
            </w:r>
            <w:r>
              <w:rPr>
                <w:noProof/>
                <w:webHidden/>
              </w:rPr>
              <w:fldChar w:fldCharType="begin"/>
            </w:r>
            <w:r>
              <w:rPr>
                <w:noProof/>
                <w:webHidden/>
              </w:rPr>
              <w:instrText xml:space="preserve"> PAGEREF _Toc499823730 \h </w:instrText>
            </w:r>
            <w:r>
              <w:rPr>
                <w:noProof/>
                <w:webHidden/>
              </w:rPr>
            </w:r>
            <w:r>
              <w:rPr>
                <w:noProof/>
                <w:webHidden/>
              </w:rPr>
              <w:fldChar w:fldCharType="separate"/>
            </w:r>
            <w:r>
              <w:rPr>
                <w:noProof/>
                <w:webHidden/>
              </w:rPr>
              <w:t>35</w:t>
            </w:r>
            <w:r>
              <w:rPr>
                <w:noProof/>
                <w:webHidden/>
              </w:rPr>
              <w:fldChar w:fldCharType="end"/>
            </w:r>
          </w:hyperlink>
        </w:p>
        <w:p w14:paraId="5F4F602A" w14:textId="56DE3AFA"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31" w:history="1">
            <w:r w:rsidRPr="002B6B7F">
              <w:rPr>
                <w:rStyle w:val="Lienhypertexte"/>
                <w:noProof/>
              </w:rPr>
              <w:t>3.7.5</w:t>
            </w:r>
            <w:r>
              <w:rPr>
                <w:rFonts w:asciiTheme="minorHAnsi" w:eastAsiaTheme="minorEastAsia" w:hAnsiTheme="minorHAnsi" w:cstheme="minorBidi"/>
                <w:noProof/>
                <w:sz w:val="22"/>
                <w:szCs w:val="22"/>
                <w:lang w:val="fr-FR" w:eastAsia="fr-FR"/>
              </w:rPr>
              <w:tab/>
            </w:r>
            <w:r w:rsidRPr="002B6B7F">
              <w:rPr>
                <w:rStyle w:val="Lienhypertexte"/>
                <w:noProof/>
              </w:rPr>
              <w:t>Architecture Risks</w:t>
            </w:r>
            <w:r>
              <w:rPr>
                <w:noProof/>
                <w:webHidden/>
              </w:rPr>
              <w:tab/>
            </w:r>
            <w:r>
              <w:rPr>
                <w:noProof/>
                <w:webHidden/>
              </w:rPr>
              <w:fldChar w:fldCharType="begin"/>
            </w:r>
            <w:r>
              <w:rPr>
                <w:noProof/>
                <w:webHidden/>
              </w:rPr>
              <w:instrText xml:space="preserve"> PAGEREF _Toc499823731 \h </w:instrText>
            </w:r>
            <w:r>
              <w:rPr>
                <w:noProof/>
                <w:webHidden/>
              </w:rPr>
            </w:r>
            <w:r>
              <w:rPr>
                <w:noProof/>
                <w:webHidden/>
              </w:rPr>
              <w:fldChar w:fldCharType="separate"/>
            </w:r>
            <w:r>
              <w:rPr>
                <w:noProof/>
                <w:webHidden/>
              </w:rPr>
              <w:t>35</w:t>
            </w:r>
            <w:r>
              <w:rPr>
                <w:noProof/>
                <w:webHidden/>
              </w:rPr>
              <w:fldChar w:fldCharType="end"/>
            </w:r>
          </w:hyperlink>
        </w:p>
        <w:p w14:paraId="032901A7" w14:textId="255C575D"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732" w:history="1">
            <w:r w:rsidRPr="002B6B7F">
              <w:rPr>
                <w:rStyle w:val="Lienhypertexte"/>
                <w:noProof/>
              </w:rPr>
              <w:t>3.8</w:t>
            </w:r>
            <w:r>
              <w:rPr>
                <w:rFonts w:asciiTheme="minorHAnsi" w:eastAsiaTheme="minorEastAsia" w:hAnsiTheme="minorHAnsi" w:cstheme="minorBidi"/>
                <w:noProof/>
                <w:sz w:val="22"/>
                <w:szCs w:val="22"/>
                <w:lang w:val="fr-FR" w:eastAsia="fr-FR"/>
              </w:rPr>
              <w:tab/>
            </w:r>
            <w:r w:rsidRPr="002B6B7F">
              <w:rPr>
                <w:rStyle w:val="Lienhypertexte"/>
                <w:noProof/>
              </w:rPr>
              <w:t>Cosmos Big Data Component with Cygnus &amp; Comet</w:t>
            </w:r>
            <w:r>
              <w:rPr>
                <w:noProof/>
                <w:webHidden/>
              </w:rPr>
              <w:tab/>
            </w:r>
            <w:r>
              <w:rPr>
                <w:noProof/>
                <w:webHidden/>
              </w:rPr>
              <w:fldChar w:fldCharType="begin"/>
            </w:r>
            <w:r>
              <w:rPr>
                <w:noProof/>
                <w:webHidden/>
              </w:rPr>
              <w:instrText xml:space="preserve"> PAGEREF _Toc499823732 \h </w:instrText>
            </w:r>
            <w:r>
              <w:rPr>
                <w:noProof/>
                <w:webHidden/>
              </w:rPr>
            </w:r>
            <w:r>
              <w:rPr>
                <w:noProof/>
                <w:webHidden/>
              </w:rPr>
              <w:fldChar w:fldCharType="separate"/>
            </w:r>
            <w:r>
              <w:rPr>
                <w:noProof/>
                <w:webHidden/>
              </w:rPr>
              <w:t>35</w:t>
            </w:r>
            <w:r>
              <w:rPr>
                <w:noProof/>
                <w:webHidden/>
              </w:rPr>
              <w:fldChar w:fldCharType="end"/>
            </w:r>
          </w:hyperlink>
        </w:p>
        <w:p w14:paraId="573127B4" w14:textId="1DB08711"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33" w:history="1">
            <w:r w:rsidRPr="002B6B7F">
              <w:rPr>
                <w:rStyle w:val="Lienhypertexte"/>
                <w:noProof/>
              </w:rPr>
              <w:t>3.8.1</w:t>
            </w:r>
            <w:r>
              <w:rPr>
                <w:rFonts w:asciiTheme="minorHAnsi" w:eastAsiaTheme="minorEastAsia" w:hAnsiTheme="minorHAnsi" w:cstheme="minorBidi"/>
                <w:noProof/>
                <w:sz w:val="22"/>
                <w:szCs w:val="22"/>
                <w:lang w:val="fr-FR" w:eastAsia="fr-FR"/>
              </w:rPr>
              <w:tab/>
            </w:r>
            <w:r w:rsidRPr="002B6B7F">
              <w:rPr>
                <w:rStyle w:val="Lienhypertexte"/>
                <w:noProof/>
              </w:rPr>
              <w:t>Component Functions</w:t>
            </w:r>
            <w:r>
              <w:rPr>
                <w:noProof/>
                <w:webHidden/>
              </w:rPr>
              <w:tab/>
            </w:r>
            <w:r>
              <w:rPr>
                <w:noProof/>
                <w:webHidden/>
              </w:rPr>
              <w:fldChar w:fldCharType="begin"/>
            </w:r>
            <w:r>
              <w:rPr>
                <w:noProof/>
                <w:webHidden/>
              </w:rPr>
              <w:instrText xml:space="preserve"> PAGEREF _Toc499823733 \h </w:instrText>
            </w:r>
            <w:r>
              <w:rPr>
                <w:noProof/>
                <w:webHidden/>
              </w:rPr>
            </w:r>
            <w:r>
              <w:rPr>
                <w:noProof/>
                <w:webHidden/>
              </w:rPr>
              <w:fldChar w:fldCharType="separate"/>
            </w:r>
            <w:r>
              <w:rPr>
                <w:noProof/>
                <w:webHidden/>
              </w:rPr>
              <w:t>35</w:t>
            </w:r>
            <w:r>
              <w:rPr>
                <w:noProof/>
                <w:webHidden/>
              </w:rPr>
              <w:fldChar w:fldCharType="end"/>
            </w:r>
          </w:hyperlink>
        </w:p>
        <w:p w14:paraId="13CCFB8A" w14:textId="47489AEA"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34" w:history="1">
            <w:r w:rsidRPr="002B6B7F">
              <w:rPr>
                <w:rStyle w:val="Lienhypertexte"/>
                <w:noProof/>
              </w:rPr>
              <w:t>3.8.2</w:t>
            </w:r>
            <w:r>
              <w:rPr>
                <w:rFonts w:asciiTheme="minorHAnsi" w:eastAsiaTheme="minorEastAsia" w:hAnsiTheme="minorHAnsi" w:cstheme="minorBidi"/>
                <w:noProof/>
                <w:sz w:val="22"/>
                <w:szCs w:val="22"/>
                <w:lang w:val="fr-FR" w:eastAsia="fr-FR"/>
              </w:rPr>
              <w:tab/>
            </w:r>
            <w:r w:rsidRPr="002B6B7F">
              <w:rPr>
                <w:rStyle w:val="Lienhypertexte"/>
                <w:noProof/>
              </w:rPr>
              <w:t>Technical Considerations</w:t>
            </w:r>
            <w:r>
              <w:rPr>
                <w:noProof/>
                <w:webHidden/>
              </w:rPr>
              <w:tab/>
            </w:r>
            <w:r>
              <w:rPr>
                <w:noProof/>
                <w:webHidden/>
              </w:rPr>
              <w:fldChar w:fldCharType="begin"/>
            </w:r>
            <w:r>
              <w:rPr>
                <w:noProof/>
                <w:webHidden/>
              </w:rPr>
              <w:instrText xml:space="preserve"> PAGEREF _Toc499823734 \h </w:instrText>
            </w:r>
            <w:r>
              <w:rPr>
                <w:noProof/>
                <w:webHidden/>
              </w:rPr>
            </w:r>
            <w:r>
              <w:rPr>
                <w:noProof/>
                <w:webHidden/>
              </w:rPr>
              <w:fldChar w:fldCharType="separate"/>
            </w:r>
            <w:r>
              <w:rPr>
                <w:noProof/>
                <w:webHidden/>
              </w:rPr>
              <w:t>36</w:t>
            </w:r>
            <w:r>
              <w:rPr>
                <w:noProof/>
                <w:webHidden/>
              </w:rPr>
              <w:fldChar w:fldCharType="end"/>
            </w:r>
          </w:hyperlink>
        </w:p>
        <w:p w14:paraId="39DA8AC4" w14:textId="2414A3F2"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35" w:history="1">
            <w:r w:rsidRPr="002B6B7F">
              <w:rPr>
                <w:rStyle w:val="Lienhypertexte"/>
                <w:noProof/>
              </w:rPr>
              <w:t>3.8.3</w:t>
            </w:r>
            <w:r>
              <w:rPr>
                <w:rFonts w:asciiTheme="minorHAnsi" w:eastAsiaTheme="minorEastAsia" w:hAnsiTheme="minorHAnsi" w:cstheme="minorBidi"/>
                <w:noProof/>
                <w:sz w:val="22"/>
                <w:szCs w:val="22"/>
                <w:lang w:val="fr-FR" w:eastAsia="fr-FR"/>
              </w:rPr>
              <w:tab/>
            </w:r>
            <w:r w:rsidRPr="002B6B7F">
              <w:rPr>
                <w:rStyle w:val="Lienhypertexte"/>
                <w:noProof/>
              </w:rPr>
              <w:t>Selected Product(s)</w:t>
            </w:r>
            <w:r>
              <w:rPr>
                <w:noProof/>
                <w:webHidden/>
              </w:rPr>
              <w:tab/>
            </w:r>
            <w:r>
              <w:rPr>
                <w:noProof/>
                <w:webHidden/>
              </w:rPr>
              <w:fldChar w:fldCharType="begin"/>
            </w:r>
            <w:r>
              <w:rPr>
                <w:noProof/>
                <w:webHidden/>
              </w:rPr>
              <w:instrText xml:space="preserve"> PAGEREF _Toc499823735 \h </w:instrText>
            </w:r>
            <w:r>
              <w:rPr>
                <w:noProof/>
                <w:webHidden/>
              </w:rPr>
            </w:r>
            <w:r>
              <w:rPr>
                <w:noProof/>
                <w:webHidden/>
              </w:rPr>
              <w:fldChar w:fldCharType="separate"/>
            </w:r>
            <w:r>
              <w:rPr>
                <w:noProof/>
                <w:webHidden/>
              </w:rPr>
              <w:t>37</w:t>
            </w:r>
            <w:r>
              <w:rPr>
                <w:noProof/>
                <w:webHidden/>
              </w:rPr>
              <w:fldChar w:fldCharType="end"/>
            </w:r>
          </w:hyperlink>
        </w:p>
        <w:p w14:paraId="100A4C6F" w14:textId="7CEDC4E2"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36" w:history="1">
            <w:r w:rsidRPr="002B6B7F">
              <w:rPr>
                <w:rStyle w:val="Lienhypertexte"/>
                <w:noProof/>
              </w:rPr>
              <w:t>3.8.4</w:t>
            </w:r>
            <w:r>
              <w:rPr>
                <w:rFonts w:asciiTheme="minorHAnsi" w:eastAsiaTheme="minorEastAsia" w:hAnsiTheme="minorHAnsi" w:cstheme="minorBidi"/>
                <w:noProof/>
                <w:sz w:val="22"/>
                <w:szCs w:val="22"/>
                <w:lang w:val="fr-FR" w:eastAsia="fr-FR"/>
              </w:rPr>
              <w:tab/>
            </w:r>
            <w:r w:rsidRPr="002B6B7F">
              <w:rPr>
                <w:rStyle w:val="Lienhypertexte"/>
                <w:noProof/>
              </w:rPr>
              <w:t>Selection Rationale</w:t>
            </w:r>
            <w:r>
              <w:rPr>
                <w:noProof/>
                <w:webHidden/>
              </w:rPr>
              <w:tab/>
            </w:r>
            <w:r>
              <w:rPr>
                <w:noProof/>
                <w:webHidden/>
              </w:rPr>
              <w:fldChar w:fldCharType="begin"/>
            </w:r>
            <w:r>
              <w:rPr>
                <w:noProof/>
                <w:webHidden/>
              </w:rPr>
              <w:instrText xml:space="preserve"> PAGEREF _Toc499823736 \h </w:instrText>
            </w:r>
            <w:r>
              <w:rPr>
                <w:noProof/>
                <w:webHidden/>
              </w:rPr>
            </w:r>
            <w:r>
              <w:rPr>
                <w:noProof/>
                <w:webHidden/>
              </w:rPr>
              <w:fldChar w:fldCharType="separate"/>
            </w:r>
            <w:r>
              <w:rPr>
                <w:noProof/>
                <w:webHidden/>
              </w:rPr>
              <w:t>37</w:t>
            </w:r>
            <w:r>
              <w:rPr>
                <w:noProof/>
                <w:webHidden/>
              </w:rPr>
              <w:fldChar w:fldCharType="end"/>
            </w:r>
          </w:hyperlink>
        </w:p>
        <w:p w14:paraId="7622FFE2" w14:textId="7781E58D"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37" w:history="1">
            <w:r w:rsidRPr="002B6B7F">
              <w:rPr>
                <w:rStyle w:val="Lienhypertexte"/>
                <w:noProof/>
              </w:rPr>
              <w:t>3.8.5</w:t>
            </w:r>
            <w:r>
              <w:rPr>
                <w:rFonts w:asciiTheme="minorHAnsi" w:eastAsiaTheme="minorEastAsia" w:hAnsiTheme="minorHAnsi" w:cstheme="minorBidi"/>
                <w:noProof/>
                <w:sz w:val="22"/>
                <w:szCs w:val="22"/>
                <w:lang w:val="fr-FR" w:eastAsia="fr-FR"/>
              </w:rPr>
              <w:tab/>
            </w:r>
            <w:r w:rsidRPr="002B6B7F">
              <w:rPr>
                <w:rStyle w:val="Lienhypertexte"/>
                <w:noProof/>
              </w:rPr>
              <w:t>Architecture Risks</w:t>
            </w:r>
            <w:r>
              <w:rPr>
                <w:noProof/>
                <w:webHidden/>
              </w:rPr>
              <w:tab/>
            </w:r>
            <w:r>
              <w:rPr>
                <w:noProof/>
                <w:webHidden/>
              </w:rPr>
              <w:fldChar w:fldCharType="begin"/>
            </w:r>
            <w:r>
              <w:rPr>
                <w:noProof/>
                <w:webHidden/>
              </w:rPr>
              <w:instrText xml:space="preserve"> PAGEREF _Toc499823737 \h </w:instrText>
            </w:r>
            <w:r>
              <w:rPr>
                <w:noProof/>
                <w:webHidden/>
              </w:rPr>
            </w:r>
            <w:r>
              <w:rPr>
                <w:noProof/>
                <w:webHidden/>
              </w:rPr>
              <w:fldChar w:fldCharType="separate"/>
            </w:r>
            <w:r>
              <w:rPr>
                <w:noProof/>
                <w:webHidden/>
              </w:rPr>
              <w:t>37</w:t>
            </w:r>
            <w:r>
              <w:rPr>
                <w:noProof/>
                <w:webHidden/>
              </w:rPr>
              <w:fldChar w:fldCharType="end"/>
            </w:r>
          </w:hyperlink>
        </w:p>
        <w:p w14:paraId="37BF7ED5" w14:textId="3418D09C"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738" w:history="1">
            <w:r w:rsidRPr="002B6B7F">
              <w:rPr>
                <w:rStyle w:val="Lienhypertexte"/>
                <w:noProof/>
              </w:rPr>
              <w:t>3.9</w:t>
            </w:r>
            <w:r>
              <w:rPr>
                <w:rFonts w:asciiTheme="minorHAnsi" w:eastAsiaTheme="minorEastAsia" w:hAnsiTheme="minorHAnsi" w:cstheme="minorBidi"/>
                <w:noProof/>
                <w:sz w:val="22"/>
                <w:szCs w:val="22"/>
                <w:lang w:val="fr-FR" w:eastAsia="fr-FR"/>
              </w:rPr>
              <w:tab/>
            </w:r>
            <w:r w:rsidRPr="002B6B7F">
              <w:rPr>
                <w:rStyle w:val="Lienhypertexte"/>
                <w:noProof/>
              </w:rPr>
              <w:t>Knowage Analytics Component</w:t>
            </w:r>
            <w:r>
              <w:rPr>
                <w:noProof/>
                <w:webHidden/>
              </w:rPr>
              <w:tab/>
            </w:r>
            <w:r>
              <w:rPr>
                <w:noProof/>
                <w:webHidden/>
              </w:rPr>
              <w:fldChar w:fldCharType="begin"/>
            </w:r>
            <w:r>
              <w:rPr>
                <w:noProof/>
                <w:webHidden/>
              </w:rPr>
              <w:instrText xml:space="preserve"> PAGEREF _Toc499823738 \h </w:instrText>
            </w:r>
            <w:r>
              <w:rPr>
                <w:noProof/>
                <w:webHidden/>
              </w:rPr>
            </w:r>
            <w:r>
              <w:rPr>
                <w:noProof/>
                <w:webHidden/>
              </w:rPr>
              <w:fldChar w:fldCharType="separate"/>
            </w:r>
            <w:r>
              <w:rPr>
                <w:noProof/>
                <w:webHidden/>
              </w:rPr>
              <w:t>37</w:t>
            </w:r>
            <w:r>
              <w:rPr>
                <w:noProof/>
                <w:webHidden/>
              </w:rPr>
              <w:fldChar w:fldCharType="end"/>
            </w:r>
          </w:hyperlink>
        </w:p>
        <w:p w14:paraId="4871836D" w14:textId="0A0B58A7"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39" w:history="1">
            <w:r w:rsidRPr="002B6B7F">
              <w:rPr>
                <w:rStyle w:val="Lienhypertexte"/>
                <w:noProof/>
              </w:rPr>
              <w:t>3.9.1</w:t>
            </w:r>
            <w:r>
              <w:rPr>
                <w:rFonts w:asciiTheme="minorHAnsi" w:eastAsiaTheme="minorEastAsia" w:hAnsiTheme="minorHAnsi" w:cstheme="minorBidi"/>
                <w:noProof/>
                <w:sz w:val="22"/>
                <w:szCs w:val="22"/>
                <w:lang w:val="fr-FR" w:eastAsia="fr-FR"/>
              </w:rPr>
              <w:tab/>
            </w:r>
            <w:r w:rsidRPr="002B6B7F">
              <w:rPr>
                <w:rStyle w:val="Lienhypertexte"/>
                <w:noProof/>
              </w:rPr>
              <w:t>Component Functions</w:t>
            </w:r>
            <w:r>
              <w:rPr>
                <w:noProof/>
                <w:webHidden/>
              </w:rPr>
              <w:tab/>
            </w:r>
            <w:r>
              <w:rPr>
                <w:noProof/>
                <w:webHidden/>
              </w:rPr>
              <w:fldChar w:fldCharType="begin"/>
            </w:r>
            <w:r>
              <w:rPr>
                <w:noProof/>
                <w:webHidden/>
              </w:rPr>
              <w:instrText xml:space="preserve"> PAGEREF _Toc499823739 \h </w:instrText>
            </w:r>
            <w:r>
              <w:rPr>
                <w:noProof/>
                <w:webHidden/>
              </w:rPr>
            </w:r>
            <w:r>
              <w:rPr>
                <w:noProof/>
                <w:webHidden/>
              </w:rPr>
              <w:fldChar w:fldCharType="separate"/>
            </w:r>
            <w:r>
              <w:rPr>
                <w:noProof/>
                <w:webHidden/>
              </w:rPr>
              <w:t>37</w:t>
            </w:r>
            <w:r>
              <w:rPr>
                <w:noProof/>
                <w:webHidden/>
              </w:rPr>
              <w:fldChar w:fldCharType="end"/>
            </w:r>
          </w:hyperlink>
        </w:p>
        <w:p w14:paraId="45CBC277" w14:textId="5C544867"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40" w:history="1">
            <w:r w:rsidRPr="002B6B7F">
              <w:rPr>
                <w:rStyle w:val="Lienhypertexte"/>
                <w:noProof/>
              </w:rPr>
              <w:t>3.9.2</w:t>
            </w:r>
            <w:r>
              <w:rPr>
                <w:rFonts w:asciiTheme="minorHAnsi" w:eastAsiaTheme="minorEastAsia" w:hAnsiTheme="minorHAnsi" w:cstheme="minorBidi"/>
                <w:noProof/>
                <w:sz w:val="22"/>
                <w:szCs w:val="22"/>
                <w:lang w:val="fr-FR" w:eastAsia="fr-FR"/>
              </w:rPr>
              <w:tab/>
            </w:r>
            <w:r w:rsidRPr="002B6B7F">
              <w:rPr>
                <w:rStyle w:val="Lienhypertexte"/>
                <w:noProof/>
              </w:rPr>
              <w:t>Technical Considerations</w:t>
            </w:r>
            <w:r>
              <w:rPr>
                <w:noProof/>
                <w:webHidden/>
              </w:rPr>
              <w:tab/>
            </w:r>
            <w:r>
              <w:rPr>
                <w:noProof/>
                <w:webHidden/>
              </w:rPr>
              <w:fldChar w:fldCharType="begin"/>
            </w:r>
            <w:r>
              <w:rPr>
                <w:noProof/>
                <w:webHidden/>
              </w:rPr>
              <w:instrText xml:space="preserve"> PAGEREF _Toc499823740 \h </w:instrText>
            </w:r>
            <w:r>
              <w:rPr>
                <w:noProof/>
                <w:webHidden/>
              </w:rPr>
            </w:r>
            <w:r>
              <w:rPr>
                <w:noProof/>
                <w:webHidden/>
              </w:rPr>
              <w:fldChar w:fldCharType="separate"/>
            </w:r>
            <w:r>
              <w:rPr>
                <w:noProof/>
                <w:webHidden/>
              </w:rPr>
              <w:t>38</w:t>
            </w:r>
            <w:r>
              <w:rPr>
                <w:noProof/>
                <w:webHidden/>
              </w:rPr>
              <w:fldChar w:fldCharType="end"/>
            </w:r>
          </w:hyperlink>
        </w:p>
        <w:p w14:paraId="34F02F37" w14:textId="2404A954"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41" w:history="1">
            <w:r w:rsidRPr="002B6B7F">
              <w:rPr>
                <w:rStyle w:val="Lienhypertexte"/>
                <w:noProof/>
              </w:rPr>
              <w:t>3.9.3</w:t>
            </w:r>
            <w:r>
              <w:rPr>
                <w:rFonts w:asciiTheme="minorHAnsi" w:eastAsiaTheme="minorEastAsia" w:hAnsiTheme="minorHAnsi" w:cstheme="minorBidi"/>
                <w:noProof/>
                <w:sz w:val="22"/>
                <w:szCs w:val="22"/>
                <w:lang w:val="fr-FR" w:eastAsia="fr-FR"/>
              </w:rPr>
              <w:tab/>
            </w:r>
            <w:r w:rsidRPr="002B6B7F">
              <w:rPr>
                <w:rStyle w:val="Lienhypertexte"/>
                <w:noProof/>
              </w:rPr>
              <w:t>Selected Product(s)</w:t>
            </w:r>
            <w:r>
              <w:rPr>
                <w:noProof/>
                <w:webHidden/>
              </w:rPr>
              <w:tab/>
            </w:r>
            <w:r>
              <w:rPr>
                <w:noProof/>
                <w:webHidden/>
              </w:rPr>
              <w:fldChar w:fldCharType="begin"/>
            </w:r>
            <w:r>
              <w:rPr>
                <w:noProof/>
                <w:webHidden/>
              </w:rPr>
              <w:instrText xml:space="preserve"> PAGEREF _Toc499823741 \h </w:instrText>
            </w:r>
            <w:r>
              <w:rPr>
                <w:noProof/>
                <w:webHidden/>
              </w:rPr>
            </w:r>
            <w:r>
              <w:rPr>
                <w:noProof/>
                <w:webHidden/>
              </w:rPr>
              <w:fldChar w:fldCharType="separate"/>
            </w:r>
            <w:r>
              <w:rPr>
                <w:noProof/>
                <w:webHidden/>
              </w:rPr>
              <w:t>38</w:t>
            </w:r>
            <w:r>
              <w:rPr>
                <w:noProof/>
                <w:webHidden/>
              </w:rPr>
              <w:fldChar w:fldCharType="end"/>
            </w:r>
          </w:hyperlink>
        </w:p>
        <w:p w14:paraId="7D501E9A" w14:textId="53D3AFD2"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42" w:history="1">
            <w:r w:rsidRPr="002B6B7F">
              <w:rPr>
                <w:rStyle w:val="Lienhypertexte"/>
                <w:noProof/>
              </w:rPr>
              <w:t>3.9.4</w:t>
            </w:r>
            <w:r>
              <w:rPr>
                <w:rFonts w:asciiTheme="minorHAnsi" w:eastAsiaTheme="minorEastAsia" w:hAnsiTheme="minorHAnsi" w:cstheme="minorBidi"/>
                <w:noProof/>
                <w:sz w:val="22"/>
                <w:szCs w:val="22"/>
                <w:lang w:val="fr-FR" w:eastAsia="fr-FR"/>
              </w:rPr>
              <w:tab/>
            </w:r>
            <w:r w:rsidRPr="002B6B7F">
              <w:rPr>
                <w:rStyle w:val="Lienhypertexte"/>
                <w:noProof/>
              </w:rPr>
              <w:t>Selection Rationale</w:t>
            </w:r>
            <w:r>
              <w:rPr>
                <w:noProof/>
                <w:webHidden/>
              </w:rPr>
              <w:tab/>
            </w:r>
            <w:r>
              <w:rPr>
                <w:noProof/>
                <w:webHidden/>
              </w:rPr>
              <w:fldChar w:fldCharType="begin"/>
            </w:r>
            <w:r>
              <w:rPr>
                <w:noProof/>
                <w:webHidden/>
              </w:rPr>
              <w:instrText xml:space="preserve"> PAGEREF _Toc499823742 \h </w:instrText>
            </w:r>
            <w:r>
              <w:rPr>
                <w:noProof/>
                <w:webHidden/>
              </w:rPr>
            </w:r>
            <w:r>
              <w:rPr>
                <w:noProof/>
                <w:webHidden/>
              </w:rPr>
              <w:fldChar w:fldCharType="separate"/>
            </w:r>
            <w:r>
              <w:rPr>
                <w:noProof/>
                <w:webHidden/>
              </w:rPr>
              <w:t>38</w:t>
            </w:r>
            <w:r>
              <w:rPr>
                <w:noProof/>
                <w:webHidden/>
              </w:rPr>
              <w:fldChar w:fldCharType="end"/>
            </w:r>
          </w:hyperlink>
        </w:p>
        <w:p w14:paraId="05B3010B" w14:textId="4456B461"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43" w:history="1">
            <w:r w:rsidRPr="002B6B7F">
              <w:rPr>
                <w:rStyle w:val="Lienhypertexte"/>
                <w:noProof/>
              </w:rPr>
              <w:t>3.9.5</w:t>
            </w:r>
            <w:r>
              <w:rPr>
                <w:rFonts w:asciiTheme="minorHAnsi" w:eastAsiaTheme="minorEastAsia" w:hAnsiTheme="minorHAnsi" w:cstheme="minorBidi"/>
                <w:noProof/>
                <w:sz w:val="22"/>
                <w:szCs w:val="22"/>
                <w:lang w:val="fr-FR" w:eastAsia="fr-FR"/>
              </w:rPr>
              <w:tab/>
            </w:r>
            <w:r w:rsidRPr="002B6B7F">
              <w:rPr>
                <w:rStyle w:val="Lienhypertexte"/>
                <w:noProof/>
              </w:rPr>
              <w:t>Architecture Risks</w:t>
            </w:r>
            <w:r>
              <w:rPr>
                <w:noProof/>
                <w:webHidden/>
              </w:rPr>
              <w:tab/>
            </w:r>
            <w:r>
              <w:rPr>
                <w:noProof/>
                <w:webHidden/>
              </w:rPr>
              <w:fldChar w:fldCharType="begin"/>
            </w:r>
            <w:r>
              <w:rPr>
                <w:noProof/>
                <w:webHidden/>
              </w:rPr>
              <w:instrText xml:space="preserve"> PAGEREF _Toc499823743 \h </w:instrText>
            </w:r>
            <w:r>
              <w:rPr>
                <w:noProof/>
                <w:webHidden/>
              </w:rPr>
            </w:r>
            <w:r>
              <w:rPr>
                <w:noProof/>
                <w:webHidden/>
              </w:rPr>
              <w:fldChar w:fldCharType="separate"/>
            </w:r>
            <w:r>
              <w:rPr>
                <w:noProof/>
                <w:webHidden/>
              </w:rPr>
              <w:t>38</w:t>
            </w:r>
            <w:r>
              <w:rPr>
                <w:noProof/>
                <w:webHidden/>
              </w:rPr>
              <w:fldChar w:fldCharType="end"/>
            </w:r>
          </w:hyperlink>
        </w:p>
        <w:p w14:paraId="3F3BC9A7" w14:textId="56392C9A"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744" w:history="1">
            <w:r w:rsidRPr="002B6B7F">
              <w:rPr>
                <w:rStyle w:val="Lienhypertexte"/>
                <w:noProof/>
              </w:rPr>
              <w:t>3.10</w:t>
            </w:r>
            <w:r>
              <w:rPr>
                <w:rFonts w:asciiTheme="minorHAnsi" w:eastAsiaTheme="minorEastAsia" w:hAnsiTheme="minorHAnsi" w:cstheme="minorBidi"/>
                <w:noProof/>
                <w:sz w:val="22"/>
                <w:szCs w:val="22"/>
                <w:lang w:val="fr-FR" w:eastAsia="fr-FR"/>
              </w:rPr>
              <w:tab/>
            </w:r>
            <w:r w:rsidRPr="002B6B7F">
              <w:rPr>
                <w:rStyle w:val="Lienhypertexte"/>
                <w:noProof/>
              </w:rPr>
              <w:t>CKAN Open Data Component</w:t>
            </w:r>
            <w:r>
              <w:rPr>
                <w:noProof/>
                <w:webHidden/>
              </w:rPr>
              <w:tab/>
            </w:r>
            <w:r>
              <w:rPr>
                <w:noProof/>
                <w:webHidden/>
              </w:rPr>
              <w:fldChar w:fldCharType="begin"/>
            </w:r>
            <w:r>
              <w:rPr>
                <w:noProof/>
                <w:webHidden/>
              </w:rPr>
              <w:instrText xml:space="preserve"> PAGEREF _Toc499823744 \h </w:instrText>
            </w:r>
            <w:r>
              <w:rPr>
                <w:noProof/>
                <w:webHidden/>
              </w:rPr>
            </w:r>
            <w:r>
              <w:rPr>
                <w:noProof/>
                <w:webHidden/>
              </w:rPr>
              <w:fldChar w:fldCharType="separate"/>
            </w:r>
            <w:r>
              <w:rPr>
                <w:noProof/>
                <w:webHidden/>
              </w:rPr>
              <w:t>38</w:t>
            </w:r>
            <w:r>
              <w:rPr>
                <w:noProof/>
                <w:webHidden/>
              </w:rPr>
              <w:fldChar w:fldCharType="end"/>
            </w:r>
          </w:hyperlink>
        </w:p>
        <w:p w14:paraId="73B3F085" w14:textId="184C1800"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45" w:history="1">
            <w:r w:rsidRPr="002B6B7F">
              <w:rPr>
                <w:rStyle w:val="Lienhypertexte"/>
                <w:noProof/>
              </w:rPr>
              <w:t>3.10.1</w:t>
            </w:r>
            <w:r>
              <w:rPr>
                <w:rFonts w:asciiTheme="minorHAnsi" w:eastAsiaTheme="minorEastAsia" w:hAnsiTheme="minorHAnsi" w:cstheme="minorBidi"/>
                <w:noProof/>
                <w:sz w:val="22"/>
                <w:szCs w:val="22"/>
                <w:lang w:val="fr-FR" w:eastAsia="fr-FR"/>
              </w:rPr>
              <w:tab/>
            </w:r>
            <w:r w:rsidRPr="002B6B7F">
              <w:rPr>
                <w:rStyle w:val="Lienhypertexte"/>
                <w:noProof/>
              </w:rPr>
              <w:t>Component Functions</w:t>
            </w:r>
            <w:r>
              <w:rPr>
                <w:noProof/>
                <w:webHidden/>
              </w:rPr>
              <w:tab/>
            </w:r>
            <w:r>
              <w:rPr>
                <w:noProof/>
                <w:webHidden/>
              </w:rPr>
              <w:fldChar w:fldCharType="begin"/>
            </w:r>
            <w:r>
              <w:rPr>
                <w:noProof/>
                <w:webHidden/>
              </w:rPr>
              <w:instrText xml:space="preserve"> PAGEREF _Toc499823745 \h </w:instrText>
            </w:r>
            <w:r>
              <w:rPr>
                <w:noProof/>
                <w:webHidden/>
              </w:rPr>
            </w:r>
            <w:r>
              <w:rPr>
                <w:noProof/>
                <w:webHidden/>
              </w:rPr>
              <w:fldChar w:fldCharType="separate"/>
            </w:r>
            <w:r>
              <w:rPr>
                <w:noProof/>
                <w:webHidden/>
              </w:rPr>
              <w:t>38</w:t>
            </w:r>
            <w:r>
              <w:rPr>
                <w:noProof/>
                <w:webHidden/>
              </w:rPr>
              <w:fldChar w:fldCharType="end"/>
            </w:r>
          </w:hyperlink>
        </w:p>
        <w:p w14:paraId="591F0AE3" w14:textId="78FCA637"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46" w:history="1">
            <w:r w:rsidRPr="002B6B7F">
              <w:rPr>
                <w:rStyle w:val="Lienhypertexte"/>
                <w:noProof/>
              </w:rPr>
              <w:t>3.10.2</w:t>
            </w:r>
            <w:r>
              <w:rPr>
                <w:rFonts w:asciiTheme="minorHAnsi" w:eastAsiaTheme="minorEastAsia" w:hAnsiTheme="minorHAnsi" w:cstheme="minorBidi"/>
                <w:noProof/>
                <w:sz w:val="22"/>
                <w:szCs w:val="22"/>
                <w:lang w:val="fr-FR" w:eastAsia="fr-FR"/>
              </w:rPr>
              <w:tab/>
            </w:r>
            <w:r w:rsidRPr="002B6B7F">
              <w:rPr>
                <w:rStyle w:val="Lienhypertexte"/>
                <w:noProof/>
              </w:rPr>
              <w:t>Technical Considerations</w:t>
            </w:r>
            <w:r>
              <w:rPr>
                <w:noProof/>
                <w:webHidden/>
              </w:rPr>
              <w:tab/>
            </w:r>
            <w:r>
              <w:rPr>
                <w:noProof/>
                <w:webHidden/>
              </w:rPr>
              <w:fldChar w:fldCharType="begin"/>
            </w:r>
            <w:r>
              <w:rPr>
                <w:noProof/>
                <w:webHidden/>
              </w:rPr>
              <w:instrText xml:space="preserve"> PAGEREF _Toc499823746 \h </w:instrText>
            </w:r>
            <w:r>
              <w:rPr>
                <w:noProof/>
                <w:webHidden/>
              </w:rPr>
            </w:r>
            <w:r>
              <w:rPr>
                <w:noProof/>
                <w:webHidden/>
              </w:rPr>
              <w:fldChar w:fldCharType="separate"/>
            </w:r>
            <w:r>
              <w:rPr>
                <w:noProof/>
                <w:webHidden/>
              </w:rPr>
              <w:t>38</w:t>
            </w:r>
            <w:r>
              <w:rPr>
                <w:noProof/>
                <w:webHidden/>
              </w:rPr>
              <w:fldChar w:fldCharType="end"/>
            </w:r>
          </w:hyperlink>
        </w:p>
        <w:p w14:paraId="16F187F3" w14:textId="74696B72"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47" w:history="1">
            <w:r w:rsidRPr="002B6B7F">
              <w:rPr>
                <w:rStyle w:val="Lienhypertexte"/>
                <w:noProof/>
              </w:rPr>
              <w:t>3.10.3</w:t>
            </w:r>
            <w:r>
              <w:rPr>
                <w:rFonts w:asciiTheme="minorHAnsi" w:eastAsiaTheme="minorEastAsia" w:hAnsiTheme="minorHAnsi" w:cstheme="minorBidi"/>
                <w:noProof/>
                <w:sz w:val="22"/>
                <w:szCs w:val="22"/>
                <w:lang w:val="fr-FR" w:eastAsia="fr-FR"/>
              </w:rPr>
              <w:tab/>
            </w:r>
            <w:r w:rsidRPr="002B6B7F">
              <w:rPr>
                <w:rStyle w:val="Lienhypertexte"/>
                <w:noProof/>
              </w:rPr>
              <w:t>Selected Product(s)</w:t>
            </w:r>
            <w:r>
              <w:rPr>
                <w:noProof/>
                <w:webHidden/>
              </w:rPr>
              <w:tab/>
            </w:r>
            <w:r>
              <w:rPr>
                <w:noProof/>
                <w:webHidden/>
              </w:rPr>
              <w:fldChar w:fldCharType="begin"/>
            </w:r>
            <w:r>
              <w:rPr>
                <w:noProof/>
                <w:webHidden/>
              </w:rPr>
              <w:instrText xml:space="preserve"> PAGEREF _Toc499823747 \h </w:instrText>
            </w:r>
            <w:r>
              <w:rPr>
                <w:noProof/>
                <w:webHidden/>
              </w:rPr>
            </w:r>
            <w:r>
              <w:rPr>
                <w:noProof/>
                <w:webHidden/>
              </w:rPr>
              <w:fldChar w:fldCharType="separate"/>
            </w:r>
            <w:r>
              <w:rPr>
                <w:noProof/>
                <w:webHidden/>
              </w:rPr>
              <w:t>38</w:t>
            </w:r>
            <w:r>
              <w:rPr>
                <w:noProof/>
                <w:webHidden/>
              </w:rPr>
              <w:fldChar w:fldCharType="end"/>
            </w:r>
          </w:hyperlink>
        </w:p>
        <w:p w14:paraId="4AF934D1" w14:textId="5550E469"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48" w:history="1">
            <w:r w:rsidRPr="002B6B7F">
              <w:rPr>
                <w:rStyle w:val="Lienhypertexte"/>
                <w:noProof/>
              </w:rPr>
              <w:t>3.10.4</w:t>
            </w:r>
            <w:r>
              <w:rPr>
                <w:rFonts w:asciiTheme="minorHAnsi" w:eastAsiaTheme="minorEastAsia" w:hAnsiTheme="minorHAnsi" w:cstheme="minorBidi"/>
                <w:noProof/>
                <w:sz w:val="22"/>
                <w:szCs w:val="22"/>
                <w:lang w:val="fr-FR" w:eastAsia="fr-FR"/>
              </w:rPr>
              <w:tab/>
            </w:r>
            <w:r w:rsidRPr="002B6B7F">
              <w:rPr>
                <w:rStyle w:val="Lienhypertexte"/>
                <w:noProof/>
              </w:rPr>
              <w:t>Selection Rationale</w:t>
            </w:r>
            <w:r>
              <w:rPr>
                <w:noProof/>
                <w:webHidden/>
              </w:rPr>
              <w:tab/>
            </w:r>
            <w:r>
              <w:rPr>
                <w:noProof/>
                <w:webHidden/>
              </w:rPr>
              <w:fldChar w:fldCharType="begin"/>
            </w:r>
            <w:r>
              <w:rPr>
                <w:noProof/>
                <w:webHidden/>
              </w:rPr>
              <w:instrText xml:space="preserve"> PAGEREF _Toc499823748 \h </w:instrText>
            </w:r>
            <w:r>
              <w:rPr>
                <w:noProof/>
                <w:webHidden/>
              </w:rPr>
            </w:r>
            <w:r>
              <w:rPr>
                <w:noProof/>
                <w:webHidden/>
              </w:rPr>
              <w:fldChar w:fldCharType="separate"/>
            </w:r>
            <w:r>
              <w:rPr>
                <w:noProof/>
                <w:webHidden/>
              </w:rPr>
              <w:t>38</w:t>
            </w:r>
            <w:r>
              <w:rPr>
                <w:noProof/>
                <w:webHidden/>
              </w:rPr>
              <w:fldChar w:fldCharType="end"/>
            </w:r>
          </w:hyperlink>
        </w:p>
        <w:p w14:paraId="556C10F6" w14:textId="25CF3EA8"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49" w:history="1">
            <w:r w:rsidRPr="002B6B7F">
              <w:rPr>
                <w:rStyle w:val="Lienhypertexte"/>
                <w:noProof/>
              </w:rPr>
              <w:t>3.10.5</w:t>
            </w:r>
            <w:r>
              <w:rPr>
                <w:rFonts w:asciiTheme="minorHAnsi" w:eastAsiaTheme="minorEastAsia" w:hAnsiTheme="minorHAnsi" w:cstheme="minorBidi"/>
                <w:noProof/>
                <w:sz w:val="22"/>
                <w:szCs w:val="22"/>
                <w:lang w:val="fr-FR" w:eastAsia="fr-FR"/>
              </w:rPr>
              <w:tab/>
            </w:r>
            <w:r w:rsidRPr="002B6B7F">
              <w:rPr>
                <w:rStyle w:val="Lienhypertexte"/>
                <w:noProof/>
              </w:rPr>
              <w:t>Architecture Risks</w:t>
            </w:r>
            <w:r>
              <w:rPr>
                <w:noProof/>
                <w:webHidden/>
              </w:rPr>
              <w:tab/>
            </w:r>
            <w:r>
              <w:rPr>
                <w:noProof/>
                <w:webHidden/>
              </w:rPr>
              <w:fldChar w:fldCharType="begin"/>
            </w:r>
            <w:r>
              <w:rPr>
                <w:noProof/>
                <w:webHidden/>
              </w:rPr>
              <w:instrText xml:space="preserve"> PAGEREF _Toc499823749 \h </w:instrText>
            </w:r>
            <w:r>
              <w:rPr>
                <w:noProof/>
                <w:webHidden/>
              </w:rPr>
            </w:r>
            <w:r>
              <w:rPr>
                <w:noProof/>
                <w:webHidden/>
              </w:rPr>
              <w:fldChar w:fldCharType="separate"/>
            </w:r>
            <w:r>
              <w:rPr>
                <w:noProof/>
                <w:webHidden/>
              </w:rPr>
              <w:t>38</w:t>
            </w:r>
            <w:r>
              <w:rPr>
                <w:noProof/>
                <w:webHidden/>
              </w:rPr>
              <w:fldChar w:fldCharType="end"/>
            </w:r>
          </w:hyperlink>
        </w:p>
        <w:p w14:paraId="2DD3A1CF" w14:textId="0BB32173"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750" w:history="1">
            <w:r w:rsidRPr="002B6B7F">
              <w:rPr>
                <w:rStyle w:val="Lienhypertexte"/>
                <w:noProof/>
              </w:rPr>
              <w:t>3.11</w:t>
            </w:r>
            <w:r>
              <w:rPr>
                <w:rFonts w:asciiTheme="minorHAnsi" w:eastAsiaTheme="minorEastAsia" w:hAnsiTheme="minorHAnsi" w:cstheme="minorBidi"/>
                <w:noProof/>
                <w:sz w:val="22"/>
                <w:szCs w:val="22"/>
                <w:lang w:val="fr-FR" w:eastAsia="fr-FR"/>
              </w:rPr>
              <w:tab/>
            </w:r>
            <w:r w:rsidRPr="002B6B7F">
              <w:rPr>
                <w:rStyle w:val="Lienhypertexte"/>
                <w:noProof/>
              </w:rPr>
              <w:t>IDAS IOT Component UltraLight</w:t>
            </w:r>
            <w:r>
              <w:rPr>
                <w:noProof/>
                <w:webHidden/>
              </w:rPr>
              <w:tab/>
            </w:r>
            <w:r>
              <w:rPr>
                <w:noProof/>
                <w:webHidden/>
              </w:rPr>
              <w:fldChar w:fldCharType="begin"/>
            </w:r>
            <w:r>
              <w:rPr>
                <w:noProof/>
                <w:webHidden/>
              </w:rPr>
              <w:instrText xml:space="preserve"> PAGEREF _Toc499823750 \h </w:instrText>
            </w:r>
            <w:r>
              <w:rPr>
                <w:noProof/>
                <w:webHidden/>
              </w:rPr>
            </w:r>
            <w:r>
              <w:rPr>
                <w:noProof/>
                <w:webHidden/>
              </w:rPr>
              <w:fldChar w:fldCharType="separate"/>
            </w:r>
            <w:r>
              <w:rPr>
                <w:noProof/>
                <w:webHidden/>
              </w:rPr>
              <w:t>39</w:t>
            </w:r>
            <w:r>
              <w:rPr>
                <w:noProof/>
                <w:webHidden/>
              </w:rPr>
              <w:fldChar w:fldCharType="end"/>
            </w:r>
          </w:hyperlink>
        </w:p>
        <w:p w14:paraId="2AF34004" w14:textId="5C7E0549"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51" w:history="1">
            <w:r w:rsidRPr="002B6B7F">
              <w:rPr>
                <w:rStyle w:val="Lienhypertexte"/>
                <w:noProof/>
              </w:rPr>
              <w:t>3.11.1</w:t>
            </w:r>
            <w:r>
              <w:rPr>
                <w:rFonts w:asciiTheme="minorHAnsi" w:eastAsiaTheme="minorEastAsia" w:hAnsiTheme="minorHAnsi" w:cstheme="minorBidi"/>
                <w:noProof/>
                <w:sz w:val="22"/>
                <w:szCs w:val="22"/>
                <w:lang w:val="fr-FR" w:eastAsia="fr-FR"/>
              </w:rPr>
              <w:tab/>
            </w:r>
            <w:r w:rsidRPr="002B6B7F">
              <w:rPr>
                <w:rStyle w:val="Lienhypertexte"/>
                <w:noProof/>
              </w:rPr>
              <w:t>Component Functions</w:t>
            </w:r>
            <w:r>
              <w:rPr>
                <w:noProof/>
                <w:webHidden/>
              </w:rPr>
              <w:tab/>
            </w:r>
            <w:r>
              <w:rPr>
                <w:noProof/>
                <w:webHidden/>
              </w:rPr>
              <w:fldChar w:fldCharType="begin"/>
            </w:r>
            <w:r>
              <w:rPr>
                <w:noProof/>
                <w:webHidden/>
              </w:rPr>
              <w:instrText xml:space="preserve"> PAGEREF _Toc499823751 \h </w:instrText>
            </w:r>
            <w:r>
              <w:rPr>
                <w:noProof/>
                <w:webHidden/>
              </w:rPr>
            </w:r>
            <w:r>
              <w:rPr>
                <w:noProof/>
                <w:webHidden/>
              </w:rPr>
              <w:fldChar w:fldCharType="separate"/>
            </w:r>
            <w:r>
              <w:rPr>
                <w:noProof/>
                <w:webHidden/>
              </w:rPr>
              <w:t>39</w:t>
            </w:r>
            <w:r>
              <w:rPr>
                <w:noProof/>
                <w:webHidden/>
              </w:rPr>
              <w:fldChar w:fldCharType="end"/>
            </w:r>
          </w:hyperlink>
        </w:p>
        <w:p w14:paraId="50EBADAC" w14:textId="486C3942"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52" w:history="1">
            <w:r w:rsidRPr="002B6B7F">
              <w:rPr>
                <w:rStyle w:val="Lienhypertexte"/>
                <w:noProof/>
              </w:rPr>
              <w:t>3.11.2</w:t>
            </w:r>
            <w:r>
              <w:rPr>
                <w:rFonts w:asciiTheme="minorHAnsi" w:eastAsiaTheme="minorEastAsia" w:hAnsiTheme="minorHAnsi" w:cstheme="minorBidi"/>
                <w:noProof/>
                <w:sz w:val="22"/>
                <w:szCs w:val="22"/>
                <w:lang w:val="fr-FR" w:eastAsia="fr-FR"/>
              </w:rPr>
              <w:tab/>
            </w:r>
            <w:r w:rsidRPr="002B6B7F">
              <w:rPr>
                <w:rStyle w:val="Lienhypertexte"/>
                <w:noProof/>
              </w:rPr>
              <w:t>Technical Considerations</w:t>
            </w:r>
            <w:r>
              <w:rPr>
                <w:noProof/>
                <w:webHidden/>
              </w:rPr>
              <w:tab/>
            </w:r>
            <w:r>
              <w:rPr>
                <w:noProof/>
                <w:webHidden/>
              </w:rPr>
              <w:fldChar w:fldCharType="begin"/>
            </w:r>
            <w:r>
              <w:rPr>
                <w:noProof/>
                <w:webHidden/>
              </w:rPr>
              <w:instrText xml:space="preserve"> PAGEREF _Toc499823752 \h </w:instrText>
            </w:r>
            <w:r>
              <w:rPr>
                <w:noProof/>
                <w:webHidden/>
              </w:rPr>
            </w:r>
            <w:r>
              <w:rPr>
                <w:noProof/>
                <w:webHidden/>
              </w:rPr>
              <w:fldChar w:fldCharType="separate"/>
            </w:r>
            <w:r>
              <w:rPr>
                <w:noProof/>
                <w:webHidden/>
              </w:rPr>
              <w:t>39</w:t>
            </w:r>
            <w:r>
              <w:rPr>
                <w:noProof/>
                <w:webHidden/>
              </w:rPr>
              <w:fldChar w:fldCharType="end"/>
            </w:r>
          </w:hyperlink>
        </w:p>
        <w:p w14:paraId="7C727F9D" w14:textId="717A2A42"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53" w:history="1">
            <w:r w:rsidRPr="002B6B7F">
              <w:rPr>
                <w:rStyle w:val="Lienhypertexte"/>
                <w:noProof/>
              </w:rPr>
              <w:t>3.11.3</w:t>
            </w:r>
            <w:r>
              <w:rPr>
                <w:rFonts w:asciiTheme="minorHAnsi" w:eastAsiaTheme="minorEastAsia" w:hAnsiTheme="minorHAnsi" w:cstheme="minorBidi"/>
                <w:noProof/>
                <w:sz w:val="22"/>
                <w:szCs w:val="22"/>
                <w:lang w:val="fr-FR" w:eastAsia="fr-FR"/>
              </w:rPr>
              <w:tab/>
            </w:r>
            <w:r w:rsidRPr="002B6B7F">
              <w:rPr>
                <w:rStyle w:val="Lienhypertexte"/>
                <w:noProof/>
              </w:rPr>
              <w:t>Selected Product(s)</w:t>
            </w:r>
            <w:r>
              <w:rPr>
                <w:noProof/>
                <w:webHidden/>
              </w:rPr>
              <w:tab/>
            </w:r>
            <w:r>
              <w:rPr>
                <w:noProof/>
                <w:webHidden/>
              </w:rPr>
              <w:fldChar w:fldCharType="begin"/>
            </w:r>
            <w:r>
              <w:rPr>
                <w:noProof/>
                <w:webHidden/>
              </w:rPr>
              <w:instrText xml:space="preserve"> PAGEREF _Toc499823753 \h </w:instrText>
            </w:r>
            <w:r>
              <w:rPr>
                <w:noProof/>
                <w:webHidden/>
              </w:rPr>
            </w:r>
            <w:r>
              <w:rPr>
                <w:noProof/>
                <w:webHidden/>
              </w:rPr>
              <w:fldChar w:fldCharType="separate"/>
            </w:r>
            <w:r>
              <w:rPr>
                <w:noProof/>
                <w:webHidden/>
              </w:rPr>
              <w:t>39</w:t>
            </w:r>
            <w:r>
              <w:rPr>
                <w:noProof/>
                <w:webHidden/>
              </w:rPr>
              <w:fldChar w:fldCharType="end"/>
            </w:r>
          </w:hyperlink>
        </w:p>
        <w:p w14:paraId="4F96ABF6" w14:textId="6A31CAA3"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54" w:history="1">
            <w:r w:rsidRPr="002B6B7F">
              <w:rPr>
                <w:rStyle w:val="Lienhypertexte"/>
                <w:noProof/>
              </w:rPr>
              <w:t>3.11.4</w:t>
            </w:r>
            <w:r>
              <w:rPr>
                <w:rFonts w:asciiTheme="minorHAnsi" w:eastAsiaTheme="minorEastAsia" w:hAnsiTheme="minorHAnsi" w:cstheme="minorBidi"/>
                <w:noProof/>
                <w:sz w:val="22"/>
                <w:szCs w:val="22"/>
                <w:lang w:val="fr-FR" w:eastAsia="fr-FR"/>
              </w:rPr>
              <w:tab/>
            </w:r>
            <w:r w:rsidRPr="002B6B7F">
              <w:rPr>
                <w:rStyle w:val="Lienhypertexte"/>
                <w:noProof/>
              </w:rPr>
              <w:t>Selection Rationale</w:t>
            </w:r>
            <w:r>
              <w:rPr>
                <w:noProof/>
                <w:webHidden/>
              </w:rPr>
              <w:tab/>
            </w:r>
            <w:r>
              <w:rPr>
                <w:noProof/>
                <w:webHidden/>
              </w:rPr>
              <w:fldChar w:fldCharType="begin"/>
            </w:r>
            <w:r>
              <w:rPr>
                <w:noProof/>
                <w:webHidden/>
              </w:rPr>
              <w:instrText xml:space="preserve"> PAGEREF _Toc499823754 \h </w:instrText>
            </w:r>
            <w:r>
              <w:rPr>
                <w:noProof/>
                <w:webHidden/>
              </w:rPr>
            </w:r>
            <w:r>
              <w:rPr>
                <w:noProof/>
                <w:webHidden/>
              </w:rPr>
              <w:fldChar w:fldCharType="separate"/>
            </w:r>
            <w:r>
              <w:rPr>
                <w:noProof/>
                <w:webHidden/>
              </w:rPr>
              <w:t>39</w:t>
            </w:r>
            <w:r>
              <w:rPr>
                <w:noProof/>
                <w:webHidden/>
              </w:rPr>
              <w:fldChar w:fldCharType="end"/>
            </w:r>
          </w:hyperlink>
        </w:p>
        <w:p w14:paraId="624FD501" w14:textId="5E663015"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55" w:history="1">
            <w:r w:rsidRPr="002B6B7F">
              <w:rPr>
                <w:rStyle w:val="Lienhypertexte"/>
                <w:noProof/>
              </w:rPr>
              <w:t>3.11.5</w:t>
            </w:r>
            <w:r>
              <w:rPr>
                <w:rFonts w:asciiTheme="minorHAnsi" w:eastAsiaTheme="minorEastAsia" w:hAnsiTheme="minorHAnsi" w:cstheme="minorBidi"/>
                <w:noProof/>
                <w:sz w:val="22"/>
                <w:szCs w:val="22"/>
                <w:lang w:val="fr-FR" w:eastAsia="fr-FR"/>
              </w:rPr>
              <w:tab/>
            </w:r>
            <w:r w:rsidRPr="002B6B7F">
              <w:rPr>
                <w:rStyle w:val="Lienhypertexte"/>
                <w:noProof/>
              </w:rPr>
              <w:t>Architecture Risks</w:t>
            </w:r>
            <w:r>
              <w:rPr>
                <w:noProof/>
                <w:webHidden/>
              </w:rPr>
              <w:tab/>
            </w:r>
            <w:r>
              <w:rPr>
                <w:noProof/>
                <w:webHidden/>
              </w:rPr>
              <w:fldChar w:fldCharType="begin"/>
            </w:r>
            <w:r>
              <w:rPr>
                <w:noProof/>
                <w:webHidden/>
              </w:rPr>
              <w:instrText xml:space="preserve"> PAGEREF _Toc499823755 \h </w:instrText>
            </w:r>
            <w:r>
              <w:rPr>
                <w:noProof/>
                <w:webHidden/>
              </w:rPr>
            </w:r>
            <w:r>
              <w:rPr>
                <w:noProof/>
                <w:webHidden/>
              </w:rPr>
              <w:fldChar w:fldCharType="separate"/>
            </w:r>
            <w:r>
              <w:rPr>
                <w:noProof/>
                <w:webHidden/>
              </w:rPr>
              <w:t>39</w:t>
            </w:r>
            <w:r>
              <w:rPr>
                <w:noProof/>
                <w:webHidden/>
              </w:rPr>
              <w:fldChar w:fldCharType="end"/>
            </w:r>
          </w:hyperlink>
        </w:p>
        <w:p w14:paraId="2BAB82FF" w14:textId="74E4064C"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756" w:history="1">
            <w:r w:rsidRPr="002B6B7F">
              <w:rPr>
                <w:rStyle w:val="Lienhypertexte"/>
                <w:noProof/>
              </w:rPr>
              <w:t>3.12</w:t>
            </w:r>
            <w:r>
              <w:rPr>
                <w:rFonts w:asciiTheme="minorHAnsi" w:eastAsiaTheme="minorEastAsia" w:hAnsiTheme="minorHAnsi" w:cstheme="minorBidi"/>
                <w:noProof/>
                <w:sz w:val="22"/>
                <w:szCs w:val="22"/>
                <w:lang w:val="fr-FR" w:eastAsia="fr-FR"/>
              </w:rPr>
              <w:tab/>
            </w:r>
            <w:r w:rsidRPr="002B6B7F">
              <w:rPr>
                <w:rStyle w:val="Lienhypertexte"/>
                <w:noProof/>
              </w:rPr>
              <w:t>CEP Component</w:t>
            </w:r>
            <w:r>
              <w:rPr>
                <w:noProof/>
                <w:webHidden/>
              </w:rPr>
              <w:tab/>
            </w:r>
            <w:r>
              <w:rPr>
                <w:noProof/>
                <w:webHidden/>
              </w:rPr>
              <w:fldChar w:fldCharType="begin"/>
            </w:r>
            <w:r>
              <w:rPr>
                <w:noProof/>
                <w:webHidden/>
              </w:rPr>
              <w:instrText xml:space="preserve"> PAGEREF _Toc499823756 \h </w:instrText>
            </w:r>
            <w:r>
              <w:rPr>
                <w:noProof/>
                <w:webHidden/>
              </w:rPr>
            </w:r>
            <w:r>
              <w:rPr>
                <w:noProof/>
                <w:webHidden/>
              </w:rPr>
              <w:fldChar w:fldCharType="separate"/>
            </w:r>
            <w:r>
              <w:rPr>
                <w:noProof/>
                <w:webHidden/>
              </w:rPr>
              <w:t>39</w:t>
            </w:r>
            <w:r>
              <w:rPr>
                <w:noProof/>
                <w:webHidden/>
              </w:rPr>
              <w:fldChar w:fldCharType="end"/>
            </w:r>
          </w:hyperlink>
        </w:p>
        <w:p w14:paraId="6DCD3F3C" w14:textId="1D630ED5"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57" w:history="1">
            <w:r w:rsidRPr="002B6B7F">
              <w:rPr>
                <w:rStyle w:val="Lienhypertexte"/>
                <w:noProof/>
              </w:rPr>
              <w:t>3.12.1</w:t>
            </w:r>
            <w:r>
              <w:rPr>
                <w:rFonts w:asciiTheme="minorHAnsi" w:eastAsiaTheme="minorEastAsia" w:hAnsiTheme="minorHAnsi" w:cstheme="minorBidi"/>
                <w:noProof/>
                <w:sz w:val="22"/>
                <w:szCs w:val="22"/>
                <w:lang w:val="fr-FR" w:eastAsia="fr-FR"/>
              </w:rPr>
              <w:tab/>
            </w:r>
            <w:r w:rsidRPr="002B6B7F">
              <w:rPr>
                <w:rStyle w:val="Lienhypertexte"/>
                <w:noProof/>
              </w:rPr>
              <w:t>Component Functions</w:t>
            </w:r>
            <w:r>
              <w:rPr>
                <w:noProof/>
                <w:webHidden/>
              </w:rPr>
              <w:tab/>
            </w:r>
            <w:r>
              <w:rPr>
                <w:noProof/>
                <w:webHidden/>
              </w:rPr>
              <w:fldChar w:fldCharType="begin"/>
            </w:r>
            <w:r>
              <w:rPr>
                <w:noProof/>
                <w:webHidden/>
              </w:rPr>
              <w:instrText xml:space="preserve"> PAGEREF _Toc499823757 \h </w:instrText>
            </w:r>
            <w:r>
              <w:rPr>
                <w:noProof/>
                <w:webHidden/>
              </w:rPr>
            </w:r>
            <w:r>
              <w:rPr>
                <w:noProof/>
                <w:webHidden/>
              </w:rPr>
              <w:fldChar w:fldCharType="separate"/>
            </w:r>
            <w:r>
              <w:rPr>
                <w:noProof/>
                <w:webHidden/>
              </w:rPr>
              <w:t>39</w:t>
            </w:r>
            <w:r>
              <w:rPr>
                <w:noProof/>
                <w:webHidden/>
              </w:rPr>
              <w:fldChar w:fldCharType="end"/>
            </w:r>
          </w:hyperlink>
        </w:p>
        <w:p w14:paraId="75FFCF63" w14:textId="1475CEE1"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58" w:history="1">
            <w:r w:rsidRPr="002B6B7F">
              <w:rPr>
                <w:rStyle w:val="Lienhypertexte"/>
                <w:noProof/>
              </w:rPr>
              <w:t>3.12.2</w:t>
            </w:r>
            <w:r>
              <w:rPr>
                <w:rFonts w:asciiTheme="minorHAnsi" w:eastAsiaTheme="minorEastAsia" w:hAnsiTheme="minorHAnsi" w:cstheme="minorBidi"/>
                <w:noProof/>
                <w:sz w:val="22"/>
                <w:szCs w:val="22"/>
                <w:lang w:val="fr-FR" w:eastAsia="fr-FR"/>
              </w:rPr>
              <w:tab/>
            </w:r>
            <w:r w:rsidRPr="002B6B7F">
              <w:rPr>
                <w:rStyle w:val="Lienhypertexte"/>
                <w:noProof/>
              </w:rPr>
              <w:t>Technical Considerations</w:t>
            </w:r>
            <w:r>
              <w:rPr>
                <w:noProof/>
                <w:webHidden/>
              </w:rPr>
              <w:tab/>
            </w:r>
            <w:r>
              <w:rPr>
                <w:noProof/>
                <w:webHidden/>
              </w:rPr>
              <w:fldChar w:fldCharType="begin"/>
            </w:r>
            <w:r>
              <w:rPr>
                <w:noProof/>
                <w:webHidden/>
              </w:rPr>
              <w:instrText xml:space="preserve"> PAGEREF _Toc499823758 \h </w:instrText>
            </w:r>
            <w:r>
              <w:rPr>
                <w:noProof/>
                <w:webHidden/>
              </w:rPr>
            </w:r>
            <w:r>
              <w:rPr>
                <w:noProof/>
                <w:webHidden/>
              </w:rPr>
              <w:fldChar w:fldCharType="separate"/>
            </w:r>
            <w:r>
              <w:rPr>
                <w:noProof/>
                <w:webHidden/>
              </w:rPr>
              <w:t>39</w:t>
            </w:r>
            <w:r>
              <w:rPr>
                <w:noProof/>
                <w:webHidden/>
              </w:rPr>
              <w:fldChar w:fldCharType="end"/>
            </w:r>
          </w:hyperlink>
        </w:p>
        <w:p w14:paraId="71C40D10" w14:textId="329A5956"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59" w:history="1">
            <w:r w:rsidRPr="002B6B7F">
              <w:rPr>
                <w:rStyle w:val="Lienhypertexte"/>
                <w:noProof/>
              </w:rPr>
              <w:t>3.12.3</w:t>
            </w:r>
            <w:r>
              <w:rPr>
                <w:rFonts w:asciiTheme="minorHAnsi" w:eastAsiaTheme="minorEastAsia" w:hAnsiTheme="minorHAnsi" w:cstheme="minorBidi"/>
                <w:noProof/>
                <w:sz w:val="22"/>
                <w:szCs w:val="22"/>
                <w:lang w:val="fr-FR" w:eastAsia="fr-FR"/>
              </w:rPr>
              <w:tab/>
            </w:r>
            <w:r w:rsidRPr="002B6B7F">
              <w:rPr>
                <w:rStyle w:val="Lienhypertexte"/>
                <w:noProof/>
              </w:rPr>
              <w:t>Selected Product(s)</w:t>
            </w:r>
            <w:r>
              <w:rPr>
                <w:noProof/>
                <w:webHidden/>
              </w:rPr>
              <w:tab/>
            </w:r>
            <w:r>
              <w:rPr>
                <w:noProof/>
                <w:webHidden/>
              </w:rPr>
              <w:fldChar w:fldCharType="begin"/>
            </w:r>
            <w:r>
              <w:rPr>
                <w:noProof/>
                <w:webHidden/>
              </w:rPr>
              <w:instrText xml:space="preserve"> PAGEREF _Toc499823759 \h </w:instrText>
            </w:r>
            <w:r>
              <w:rPr>
                <w:noProof/>
                <w:webHidden/>
              </w:rPr>
            </w:r>
            <w:r>
              <w:rPr>
                <w:noProof/>
                <w:webHidden/>
              </w:rPr>
              <w:fldChar w:fldCharType="separate"/>
            </w:r>
            <w:r>
              <w:rPr>
                <w:noProof/>
                <w:webHidden/>
              </w:rPr>
              <w:t>39</w:t>
            </w:r>
            <w:r>
              <w:rPr>
                <w:noProof/>
                <w:webHidden/>
              </w:rPr>
              <w:fldChar w:fldCharType="end"/>
            </w:r>
          </w:hyperlink>
        </w:p>
        <w:p w14:paraId="093601A6" w14:textId="0B4EE252"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60" w:history="1">
            <w:r w:rsidRPr="002B6B7F">
              <w:rPr>
                <w:rStyle w:val="Lienhypertexte"/>
                <w:noProof/>
              </w:rPr>
              <w:t>3.12.4</w:t>
            </w:r>
            <w:r>
              <w:rPr>
                <w:rFonts w:asciiTheme="minorHAnsi" w:eastAsiaTheme="minorEastAsia" w:hAnsiTheme="minorHAnsi" w:cstheme="minorBidi"/>
                <w:noProof/>
                <w:sz w:val="22"/>
                <w:szCs w:val="22"/>
                <w:lang w:val="fr-FR" w:eastAsia="fr-FR"/>
              </w:rPr>
              <w:tab/>
            </w:r>
            <w:r w:rsidRPr="002B6B7F">
              <w:rPr>
                <w:rStyle w:val="Lienhypertexte"/>
                <w:noProof/>
              </w:rPr>
              <w:t>Selection Rationale</w:t>
            </w:r>
            <w:r>
              <w:rPr>
                <w:noProof/>
                <w:webHidden/>
              </w:rPr>
              <w:tab/>
            </w:r>
            <w:r>
              <w:rPr>
                <w:noProof/>
                <w:webHidden/>
              </w:rPr>
              <w:fldChar w:fldCharType="begin"/>
            </w:r>
            <w:r>
              <w:rPr>
                <w:noProof/>
                <w:webHidden/>
              </w:rPr>
              <w:instrText xml:space="preserve"> PAGEREF _Toc499823760 \h </w:instrText>
            </w:r>
            <w:r>
              <w:rPr>
                <w:noProof/>
                <w:webHidden/>
              </w:rPr>
            </w:r>
            <w:r>
              <w:rPr>
                <w:noProof/>
                <w:webHidden/>
              </w:rPr>
              <w:fldChar w:fldCharType="separate"/>
            </w:r>
            <w:r>
              <w:rPr>
                <w:noProof/>
                <w:webHidden/>
              </w:rPr>
              <w:t>39</w:t>
            </w:r>
            <w:r>
              <w:rPr>
                <w:noProof/>
                <w:webHidden/>
              </w:rPr>
              <w:fldChar w:fldCharType="end"/>
            </w:r>
          </w:hyperlink>
        </w:p>
        <w:p w14:paraId="77E9E0E4" w14:textId="681A3CB8"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61" w:history="1">
            <w:r w:rsidRPr="002B6B7F">
              <w:rPr>
                <w:rStyle w:val="Lienhypertexte"/>
                <w:noProof/>
              </w:rPr>
              <w:t>3.12.5</w:t>
            </w:r>
            <w:r>
              <w:rPr>
                <w:rFonts w:asciiTheme="minorHAnsi" w:eastAsiaTheme="minorEastAsia" w:hAnsiTheme="minorHAnsi" w:cstheme="minorBidi"/>
                <w:noProof/>
                <w:sz w:val="22"/>
                <w:szCs w:val="22"/>
                <w:lang w:val="fr-FR" w:eastAsia="fr-FR"/>
              </w:rPr>
              <w:tab/>
            </w:r>
            <w:r w:rsidRPr="002B6B7F">
              <w:rPr>
                <w:rStyle w:val="Lienhypertexte"/>
                <w:noProof/>
              </w:rPr>
              <w:t>Architecture Risks</w:t>
            </w:r>
            <w:r>
              <w:rPr>
                <w:noProof/>
                <w:webHidden/>
              </w:rPr>
              <w:tab/>
            </w:r>
            <w:r>
              <w:rPr>
                <w:noProof/>
                <w:webHidden/>
              </w:rPr>
              <w:fldChar w:fldCharType="begin"/>
            </w:r>
            <w:r>
              <w:rPr>
                <w:noProof/>
                <w:webHidden/>
              </w:rPr>
              <w:instrText xml:space="preserve"> PAGEREF _Toc499823761 \h </w:instrText>
            </w:r>
            <w:r>
              <w:rPr>
                <w:noProof/>
                <w:webHidden/>
              </w:rPr>
            </w:r>
            <w:r>
              <w:rPr>
                <w:noProof/>
                <w:webHidden/>
              </w:rPr>
              <w:fldChar w:fldCharType="separate"/>
            </w:r>
            <w:r>
              <w:rPr>
                <w:noProof/>
                <w:webHidden/>
              </w:rPr>
              <w:t>40</w:t>
            </w:r>
            <w:r>
              <w:rPr>
                <w:noProof/>
                <w:webHidden/>
              </w:rPr>
              <w:fldChar w:fldCharType="end"/>
            </w:r>
          </w:hyperlink>
        </w:p>
        <w:p w14:paraId="626595BE" w14:textId="60103934"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762" w:history="1">
            <w:r w:rsidRPr="002B6B7F">
              <w:rPr>
                <w:rStyle w:val="Lienhypertexte"/>
                <w:noProof/>
              </w:rPr>
              <w:t>3.13</w:t>
            </w:r>
            <w:r>
              <w:rPr>
                <w:rFonts w:asciiTheme="minorHAnsi" w:eastAsiaTheme="minorEastAsia" w:hAnsiTheme="minorHAnsi" w:cstheme="minorBidi"/>
                <w:noProof/>
                <w:sz w:val="22"/>
                <w:szCs w:val="22"/>
                <w:lang w:val="fr-FR" w:eastAsia="fr-FR"/>
              </w:rPr>
              <w:tab/>
            </w:r>
            <w:r w:rsidRPr="002B6B7F">
              <w:rPr>
                <w:rStyle w:val="Lienhypertexte"/>
                <w:noProof/>
              </w:rPr>
              <w:t>Application Mashup Components</w:t>
            </w:r>
            <w:r>
              <w:rPr>
                <w:noProof/>
                <w:webHidden/>
              </w:rPr>
              <w:tab/>
            </w:r>
            <w:r>
              <w:rPr>
                <w:noProof/>
                <w:webHidden/>
              </w:rPr>
              <w:fldChar w:fldCharType="begin"/>
            </w:r>
            <w:r>
              <w:rPr>
                <w:noProof/>
                <w:webHidden/>
              </w:rPr>
              <w:instrText xml:space="preserve"> PAGEREF _Toc499823762 \h </w:instrText>
            </w:r>
            <w:r>
              <w:rPr>
                <w:noProof/>
                <w:webHidden/>
              </w:rPr>
            </w:r>
            <w:r>
              <w:rPr>
                <w:noProof/>
                <w:webHidden/>
              </w:rPr>
              <w:fldChar w:fldCharType="separate"/>
            </w:r>
            <w:r>
              <w:rPr>
                <w:noProof/>
                <w:webHidden/>
              </w:rPr>
              <w:t>40</w:t>
            </w:r>
            <w:r>
              <w:rPr>
                <w:noProof/>
                <w:webHidden/>
              </w:rPr>
              <w:fldChar w:fldCharType="end"/>
            </w:r>
          </w:hyperlink>
        </w:p>
        <w:p w14:paraId="6E2E913B" w14:textId="68E33C08"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63" w:history="1">
            <w:r w:rsidRPr="002B6B7F">
              <w:rPr>
                <w:rStyle w:val="Lienhypertexte"/>
                <w:noProof/>
              </w:rPr>
              <w:t>3.13.1</w:t>
            </w:r>
            <w:r>
              <w:rPr>
                <w:rFonts w:asciiTheme="minorHAnsi" w:eastAsiaTheme="minorEastAsia" w:hAnsiTheme="minorHAnsi" w:cstheme="minorBidi"/>
                <w:noProof/>
                <w:sz w:val="22"/>
                <w:szCs w:val="22"/>
                <w:lang w:val="fr-FR" w:eastAsia="fr-FR"/>
              </w:rPr>
              <w:tab/>
            </w:r>
            <w:r w:rsidRPr="002B6B7F">
              <w:rPr>
                <w:rStyle w:val="Lienhypertexte"/>
                <w:noProof/>
              </w:rPr>
              <w:t>Component Functions</w:t>
            </w:r>
            <w:r>
              <w:rPr>
                <w:noProof/>
                <w:webHidden/>
              </w:rPr>
              <w:tab/>
            </w:r>
            <w:r>
              <w:rPr>
                <w:noProof/>
                <w:webHidden/>
              </w:rPr>
              <w:fldChar w:fldCharType="begin"/>
            </w:r>
            <w:r>
              <w:rPr>
                <w:noProof/>
                <w:webHidden/>
              </w:rPr>
              <w:instrText xml:space="preserve"> PAGEREF _Toc499823763 \h </w:instrText>
            </w:r>
            <w:r>
              <w:rPr>
                <w:noProof/>
                <w:webHidden/>
              </w:rPr>
            </w:r>
            <w:r>
              <w:rPr>
                <w:noProof/>
                <w:webHidden/>
              </w:rPr>
              <w:fldChar w:fldCharType="separate"/>
            </w:r>
            <w:r>
              <w:rPr>
                <w:noProof/>
                <w:webHidden/>
              </w:rPr>
              <w:t>40</w:t>
            </w:r>
            <w:r>
              <w:rPr>
                <w:noProof/>
                <w:webHidden/>
              </w:rPr>
              <w:fldChar w:fldCharType="end"/>
            </w:r>
          </w:hyperlink>
        </w:p>
        <w:p w14:paraId="0B868444" w14:textId="1AB044A9"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64" w:history="1">
            <w:r w:rsidRPr="002B6B7F">
              <w:rPr>
                <w:rStyle w:val="Lienhypertexte"/>
                <w:noProof/>
              </w:rPr>
              <w:t>3.13.2</w:t>
            </w:r>
            <w:r>
              <w:rPr>
                <w:rFonts w:asciiTheme="minorHAnsi" w:eastAsiaTheme="minorEastAsia" w:hAnsiTheme="minorHAnsi" w:cstheme="minorBidi"/>
                <w:noProof/>
                <w:sz w:val="22"/>
                <w:szCs w:val="22"/>
                <w:lang w:val="fr-FR" w:eastAsia="fr-FR"/>
              </w:rPr>
              <w:tab/>
            </w:r>
            <w:r w:rsidRPr="002B6B7F">
              <w:rPr>
                <w:rStyle w:val="Lienhypertexte"/>
                <w:noProof/>
              </w:rPr>
              <w:t>Technical Considerations</w:t>
            </w:r>
            <w:r>
              <w:rPr>
                <w:noProof/>
                <w:webHidden/>
              </w:rPr>
              <w:tab/>
            </w:r>
            <w:r>
              <w:rPr>
                <w:noProof/>
                <w:webHidden/>
              </w:rPr>
              <w:fldChar w:fldCharType="begin"/>
            </w:r>
            <w:r>
              <w:rPr>
                <w:noProof/>
                <w:webHidden/>
              </w:rPr>
              <w:instrText xml:space="preserve"> PAGEREF _Toc499823764 \h </w:instrText>
            </w:r>
            <w:r>
              <w:rPr>
                <w:noProof/>
                <w:webHidden/>
              </w:rPr>
            </w:r>
            <w:r>
              <w:rPr>
                <w:noProof/>
                <w:webHidden/>
              </w:rPr>
              <w:fldChar w:fldCharType="separate"/>
            </w:r>
            <w:r>
              <w:rPr>
                <w:noProof/>
                <w:webHidden/>
              </w:rPr>
              <w:t>40</w:t>
            </w:r>
            <w:r>
              <w:rPr>
                <w:noProof/>
                <w:webHidden/>
              </w:rPr>
              <w:fldChar w:fldCharType="end"/>
            </w:r>
          </w:hyperlink>
        </w:p>
        <w:p w14:paraId="428CD3AF" w14:textId="6379E6FC"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65" w:history="1">
            <w:r w:rsidRPr="002B6B7F">
              <w:rPr>
                <w:rStyle w:val="Lienhypertexte"/>
                <w:noProof/>
              </w:rPr>
              <w:t>3.13.3</w:t>
            </w:r>
            <w:r>
              <w:rPr>
                <w:rFonts w:asciiTheme="minorHAnsi" w:eastAsiaTheme="minorEastAsia" w:hAnsiTheme="minorHAnsi" w:cstheme="minorBidi"/>
                <w:noProof/>
                <w:sz w:val="22"/>
                <w:szCs w:val="22"/>
                <w:lang w:val="fr-FR" w:eastAsia="fr-FR"/>
              </w:rPr>
              <w:tab/>
            </w:r>
            <w:r w:rsidRPr="002B6B7F">
              <w:rPr>
                <w:rStyle w:val="Lienhypertexte"/>
                <w:noProof/>
              </w:rPr>
              <w:t>Selected Product(s)</w:t>
            </w:r>
            <w:r>
              <w:rPr>
                <w:noProof/>
                <w:webHidden/>
              </w:rPr>
              <w:tab/>
            </w:r>
            <w:r>
              <w:rPr>
                <w:noProof/>
                <w:webHidden/>
              </w:rPr>
              <w:fldChar w:fldCharType="begin"/>
            </w:r>
            <w:r>
              <w:rPr>
                <w:noProof/>
                <w:webHidden/>
              </w:rPr>
              <w:instrText xml:space="preserve"> PAGEREF _Toc499823765 \h </w:instrText>
            </w:r>
            <w:r>
              <w:rPr>
                <w:noProof/>
                <w:webHidden/>
              </w:rPr>
            </w:r>
            <w:r>
              <w:rPr>
                <w:noProof/>
                <w:webHidden/>
              </w:rPr>
              <w:fldChar w:fldCharType="separate"/>
            </w:r>
            <w:r>
              <w:rPr>
                <w:noProof/>
                <w:webHidden/>
              </w:rPr>
              <w:t>40</w:t>
            </w:r>
            <w:r>
              <w:rPr>
                <w:noProof/>
                <w:webHidden/>
              </w:rPr>
              <w:fldChar w:fldCharType="end"/>
            </w:r>
          </w:hyperlink>
        </w:p>
        <w:p w14:paraId="2FA1B625" w14:textId="4FD12750"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66" w:history="1">
            <w:r w:rsidRPr="002B6B7F">
              <w:rPr>
                <w:rStyle w:val="Lienhypertexte"/>
                <w:noProof/>
              </w:rPr>
              <w:t>3.13.4</w:t>
            </w:r>
            <w:r>
              <w:rPr>
                <w:rFonts w:asciiTheme="minorHAnsi" w:eastAsiaTheme="minorEastAsia" w:hAnsiTheme="minorHAnsi" w:cstheme="minorBidi"/>
                <w:noProof/>
                <w:sz w:val="22"/>
                <w:szCs w:val="22"/>
                <w:lang w:val="fr-FR" w:eastAsia="fr-FR"/>
              </w:rPr>
              <w:tab/>
            </w:r>
            <w:r w:rsidRPr="002B6B7F">
              <w:rPr>
                <w:rStyle w:val="Lienhypertexte"/>
                <w:noProof/>
              </w:rPr>
              <w:t>Selection Rationale</w:t>
            </w:r>
            <w:r>
              <w:rPr>
                <w:noProof/>
                <w:webHidden/>
              </w:rPr>
              <w:tab/>
            </w:r>
            <w:r>
              <w:rPr>
                <w:noProof/>
                <w:webHidden/>
              </w:rPr>
              <w:fldChar w:fldCharType="begin"/>
            </w:r>
            <w:r>
              <w:rPr>
                <w:noProof/>
                <w:webHidden/>
              </w:rPr>
              <w:instrText xml:space="preserve"> PAGEREF _Toc499823766 \h </w:instrText>
            </w:r>
            <w:r>
              <w:rPr>
                <w:noProof/>
                <w:webHidden/>
              </w:rPr>
            </w:r>
            <w:r>
              <w:rPr>
                <w:noProof/>
                <w:webHidden/>
              </w:rPr>
              <w:fldChar w:fldCharType="separate"/>
            </w:r>
            <w:r>
              <w:rPr>
                <w:noProof/>
                <w:webHidden/>
              </w:rPr>
              <w:t>40</w:t>
            </w:r>
            <w:r>
              <w:rPr>
                <w:noProof/>
                <w:webHidden/>
              </w:rPr>
              <w:fldChar w:fldCharType="end"/>
            </w:r>
          </w:hyperlink>
        </w:p>
        <w:p w14:paraId="69D56D8D" w14:textId="7A103AF7"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67" w:history="1">
            <w:r w:rsidRPr="002B6B7F">
              <w:rPr>
                <w:rStyle w:val="Lienhypertexte"/>
                <w:noProof/>
              </w:rPr>
              <w:t>3.13.5</w:t>
            </w:r>
            <w:r>
              <w:rPr>
                <w:rFonts w:asciiTheme="minorHAnsi" w:eastAsiaTheme="minorEastAsia" w:hAnsiTheme="minorHAnsi" w:cstheme="minorBidi"/>
                <w:noProof/>
                <w:sz w:val="22"/>
                <w:szCs w:val="22"/>
                <w:lang w:val="fr-FR" w:eastAsia="fr-FR"/>
              </w:rPr>
              <w:tab/>
            </w:r>
            <w:r w:rsidRPr="002B6B7F">
              <w:rPr>
                <w:rStyle w:val="Lienhypertexte"/>
                <w:noProof/>
              </w:rPr>
              <w:t>Architecture Risks</w:t>
            </w:r>
            <w:r>
              <w:rPr>
                <w:noProof/>
                <w:webHidden/>
              </w:rPr>
              <w:tab/>
            </w:r>
            <w:r>
              <w:rPr>
                <w:noProof/>
                <w:webHidden/>
              </w:rPr>
              <w:fldChar w:fldCharType="begin"/>
            </w:r>
            <w:r>
              <w:rPr>
                <w:noProof/>
                <w:webHidden/>
              </w:rPr>
              <w:instrText xml:space="preserve"> PAGEREF _Toc499823767 \h </w:instrText>
            </w:r>
            <w:r>
              <w:rPr>
                <w:noProof/>
                <w:webHidden/>
              </w:rPr>
            </w:r>
            <w:r>
              <w:rPr>
                <w:noProof/>
                <w:webHidden/>
              </w:rPr>
              <w:fldChar w:fldCharType="separate"/>
            </w:r>
            <w:r>
              <w:rPr>
                <w:noProof/>
                <w:webHidden/>
              </w:rPr>
              <w:t>40</w:t>
            </w:r>
            <w:r>
              <w:rPr>
                <w:noProof/>
                <w:webHidden/>
              </w:rPr>
              <w:fldChar w:fldCharType="end"/>
            </w:r>
          </w:hyperlink>
        </w:p>
        <w:p w14:paraId="3BD89855" w14:textId="2E658A65"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768" w:history="1">
            <w:r w:rsidRPr="002B6B7F">
              <w:rPr>
                <w:rStyle w:val="Lienhypertexte"/>
                <w:noProof/>
              </w:rPr>
              <w:t>3.14</w:t>
            </w:r>
            <w:r>
              <w:rPr>
                <w:rFonts w:asciiTheme="minorHAnsi" w:eastAsiaTheme="minorEastAsia" w:hAnsiTheme="minorHAnsi" w:cstheme="minorBidi"/>
                <w:noProof/>
                <w:sz w:val="22"/>
                <w:szCs w:val="22"/>
                <w:lang w:val="fr-FR" w:eastAsia="fr-FR"/>
              </w:rPr>
              <w:tab/>
            </w:r>
            <w:r w:rsidRPr="002B6B7F">
              <w:rPr>
                <w:rStyle w:val="Lienhypertexte"/>
                <w:noProof/>
              </w:rPr>
              <w:t>Business Ecosystem Component</w:t>
            </w:r>
            <w:r>
              <w:rPr>
                <w:noProof/>
                <w:webHidden/>
              </w:rPr>
              <w:tab/>
            </w:r>
            <w:r>
              <w:rPr>
                <w:noProof/>
                <w:webHidden/>
              </w:rPr>
              <w:fldChar w:fldCharType="begin"/>
            </w:r>
            <w:r>
              <w:rPr>
                <w:noProof/>
                <w:webHidden/>
              </w:rPr>
              <w:instrText xml:space="preserve"> PAGEREF _Toc499823768 \h </w:instrText>
            </w:r>
            <w:r>
              <w:rPr>
                <w:noProof/>
                <w:webHidden/>
              </w:rPr>
            </w:r>
            <w:r>
              <w:rPr>
                <w:noProof/>
                <w:webHidden/>
              </w:rPr>
              <w:fldChar w:fldCharType="separate"/>
            </w:r>
            <w:r>
              <w:rPr>
                <w:noProof/>
                <w:webHidden/>
              </w:rPr>
              <w:t>40</w:t>
            </w:r>
            <w:r>
              <w:rPr>
                <w:noProof/>
                <w:webHidden/>
              </w:rPr>
              <w:fldChar w:fldCharType="end"/>
            </w:r>
          </w:hyperlink>
        </w:p>
        <w:p w14:paraId="7F58D41C" w14:textId="2BA90FAF"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69" w:history="1">
            <w:r w:rsidRPr="002B6B7F">
              <w:rPr>
                <w:rStyle w:val="Lienhypertexte"/>
                <w:noProof/>
              </w:rPr>
              <w:t>3.14.1</w:t>
            </w:r>
            <w:r>
              <w:rPr>
                <w:rFonts w:asciiTheme="minorHAnsi" w:eastAsiaTheme="minorEastAsia" w:hAnsiTheme="minorHAnsi" w:cstheme="minorBidi"/>
                <w:noProof/>
                <w:sz w:val="22"/>
                <w:szCs w:val="22"/>
                <w:lang w:val="fr-FR" w:eastAsia="fr-FR"/>
              </w:rPr>
              <w:tab/>
            </w:r>
            <w:r w:rsidRPr="002B6B7F">
              <w:rPr>
                <w:rStyle w:val="Lienhypertexte"/>
                <w:noProof/>
              </w:rPr>
              <w:t>Component Functions</w:t>
            </w:r>
            <w:r>
              <w:rPr>
                <w:noProof/>
                <w:webHidden/>
              </w:rPr>
              <w:tab/>
            </w:r>
            <w:r>
              <w:rPr>
                <w:noProof/>
                <w:webHidden/>
              </w:rPr>
              <w:fldChar w:fldCharType="begin"/>
            </w:r>
            <w:r>
              <w:rPr>
                <w:noProof/>
                <w:webHidden/>
              </w:rPr>
              <w:instrText xml:space="preserve"> PAGEREF _Toc499823769 \h </w:instrText>
            </w:r>
            <w:r>
              <w:rPr>
                <w:noProof/>
                <w:webHidden/>
              </w:rPr>
            </w:r>
            <w:r>
              <w:rPr>
                <w:noProof/>
                <w:webHidden/>
              </w:rPr>
              <w:fldChar w:fldCharType="separate"/>
            </w:r>
            <w:r>
              <w:rPr>
                <w:noProof/>
                <w:webHidden/>
              </w:rPr>
              <w:t>40</w:t>
            </w:r>
            <w:r>
              <w:rPr>
                <w:noProof/>
                <w:webHidden/>
              </w:rPr>
              <w:fldChar w:fldCharType="end"/>
            </w:r>
          </w:hyperlink>
        </w:p>
        <w:p w14:paraId="0DCE3135" w14:textId="4CAE6BB2"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70" w:history="1">
            <w:r w:rsidRPr="002B6B7F">
              <w:rPr>
                <w:rStyle w:val="Lienhypertexte"/>
                <w:noProof/>
              </w:rPr>
              <w:t>3.14.2</w:t>
            </w:r>
            <w:r>
              <w:rPr>
                <w:rFonts w:asciiTheme="minorHAnsi" w:eastAsiaTheme="minorEastAsia" w:hAnsiTheme="minorHAnsi" w:cstheme="minorBidi"/>
                <w:noProof/>
                <w:sz w:val="22"/>
                <w:szCs w:val="22"/>
                <w:lang w:val="fr-FR" w:eastAsia="fr-FR"/>
              </w:rPr>
              <w:tab/>
            </w:r>
            <w:r w:rsidRPr="002B6B7F">
              <w:rPr>
                <w:rStyle w:val="Lienhypertexte"/>
                <w:noProof/>
              </w:rPr>
              <w:t>Technical Considerations</w:t>
            </w:r>
            <w:r>
              <w:rPr>
                <w:noProof/>
                <w:webHidden/>
              </w:rPr>
              <w:tab/>
            </w:r>
            <w:r>
              <w:rPr>
                <w:noProof/>
                <w:webHidden/>
              </w:rPr>
              <w:fldChar w:fldCharType="begin"/>
            </w:r>
            <w:r>
              <w:rPr>
                <w:noProof/>
                <w:webHidden/>
              </w:rPr>
              <w:instrText xml:space="preserve"> PAGEREF _Toc499823770 \h </w:instrText>
            </w:r>
            <w:r>
              <w:rPr>
                <w:noProof/>
                <w:webHidden/>
              </w:rPr>
            </w:r>
            <w:r>
              <w:rPr>
                <w:noProof/>
                <w:webHidden/>
              </w:rPr>
              <w:fldChar w:fldCharType="separate"/>
            </w:r>
            <w:r>
              <w:rPr>
                <w:noProof/>
                <w:webHidden/>
              </w:rPr>
              <w:t>41</w:t>
            </w:r>
            <w:r>
              <w:rPr>
                <w:noProof/>
                <w:webHidden/>
              </w:rPr>
              <w:fldChar w:fldCharType="end"/>
            </w:r>
          </w:hyperlink>
        </w:p>
        <w:p w14:paraId="3A427B9F" w14:textId="650BA655"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71" w:history="1">
            <w:r w:rsidRPr="002B6B7F">
              <w:rPr>
                <w:rStyle w:val="Lienhypertexte"/>
                <w:noProof/>
              </w:rPr>
              <w:t>3.14.3</w:t>
            </w:r>
            <w:r>
              <w:rPr>
                <w:rFonts w:asciiTheme="minorHAnsi" w:eastAsiaTheme="minorEastAsia" w:hAnsiTheme="minorHAnsi" w:cstheme="minorBidi"/>
                <w:noProof/>
                <w:sz w:val="22"/>
                <w:szCs w:val="22"/>
                <w:lang w:val="fr-FR" w:eastAsia="fr-FR"/>
              </w:rPr>
              <w:tab/>
            </w:r>
            <w:r w:rsidRPr="002B6B7F">
              <w:rPr>
                <w:rStyle w:val="Lienhypertexte"/>
                <w:noProof/>
              </w:rPr>
              <w:t>Selected Product(s)</w:t>
            </w:r>
            <w:r>
              <w:rPr>
                <w:noProof/>
                <w:webHidden/>
              </w:rPr>
              <w:tab/>
            </w:r>
            <w:r>
              <w:rPr>
                <w:noProof/>
                <w:webHidden/>
              </w:rPr>
              <w:fldChar w:fldCharType="begin"/>
            </w:r>
            <w:r>
              <w:rPr>
                <w:noProof/>
                <w:webHidden/>
              </w:rPr>
              <w:instrText xml:space="preserve"> PAGEREF _Toc499823771 \h </w:instrText>
            </w:r>
            <w:r>
              <w:rPr>
                <w:noProof/>
                <w:webHidden/>
              </w:rPr>
            </w:r>
            <w:r>
              <w:rPr>
                <w:noProof/>
                <w:webHidden/>
              </w:rPr>
              <w:fldChar w:fldCharType="separate"/>
            </w:r>
            <w:r>
              <w:rPr>
                <w:noProof/>
                <w:webHidden/>
              </w:rPr>
              <w:t>41</w:t>
            </w:r>
            <w:r>
              <w:rPr>
                <w:noProof/>
                <w:webHidden/>
              </w:rPr>
              <w:fldChar w:fldCharType="end"/>
            </w:r>
          </w:hyperlink>
        </w:p>
        <w:p w14:paraId="238D5389" w14:textId="1767ACF2"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72" w:history="1">
            <w:r w:rsidRPr="002B6B7F">
              <w:rPr>
                <w:rStyle w:val="Lienhypertexte"/>
                <w:noProof/>
              </w:rPr>
              <w:t>3.14.4</w:t>
            </w:r>
            <w:r>
              <w:rPr>
                <w:rFonts w:asciiTheme="minorHAnsi" w:eastAsiaTheme="minorEastAsia" w:hAnsiTheme="minorHAnsi" w:cstheme="minorBidi"/>
                <w:noProof/>
                <w:sz w:val="22"/>
                <w:szCs w:val="22"/>
                <w:lang w:val="fr-FR" w:eastAsia="fr-FR"/>
              </w:rPr>
              <w:tab/>
            </w:r>
            <w:r w:rsidRPr="002B6B7F">
              <w:rPr>
                <w:rStyle w:val="Lienhypertexte"/>
                <w:noProof/>
              </w:rPr>
              <w:t>Selection Rationale</w:t>
            </w:r>
            <w:r>
              <w:rPr>
                <w:noProof/>
                <w:webHidden/>
              </w:rPr>
              <w:tab/>
            </w:r>
            <w:r>
              <w:rPr>
                <w:noProof/>
                <w:webHidden/>
              </w:rPr>
              <w:fldChar w:fldCharType="begin"/>
            </w:r>
            <w:r>
              <w:rPr>
                <w:noProof/>
                <w:webHidden/>
              </w:rPr>
              <w:instrText xml:space="preserve"> PAGEREF _Toc499823772 \h </w:instrText>
            </w:r>
            <w:r>
              <w:rPr>
                <w:noProof/>
                <w:webHidden/>
              </w:rPr>
            </w:r>
            <w:r>
              <w:rPr>
                <w:noProof/>
                <w:webHidden/>
              </w:rPr>
              <w:fldChar w:fldCharType="separate"/>
            </w:r>
            <w:r>
              <w:rPr>
                <w:noProof/>
                <w:webHidden/>
              </w:rPr>
              <w:t>41</w:t>
            </w:r>
            <w:r>
              <w:rPr>
                <w:noProof/>
                <w:webHidden/>
              </w:rPr>
              <w:fldChar w:fldCharType="end"/>
            </w:r>
          </w:hyperlink>
        </w:p>
        <w:p w14:paraId="7FCA8143" w14:textId="40460D0A"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73" w:history="1">
            <w:r w:rsidRPr="002B6B7F">
              <w:rPr>
                <w:rStyle w:val="Lienhypertexte"/>
                <w:noProof/>
              </w:rPr>
              <w:t>3.14.5</w:t>
            </w:r>
            <w:r>
              <w:rPr>
                <w:rFonts w:asciiTheme="minorHAnsi" w:eastAsiaTheme="minorEastAsia" w:hAnsiTheme="minorHAnsi" w:cstheme="minorBidi"/>
                <w:noProof/>
                <w:sz w:val="22"/>
                <w:szCs w:val="22"/>
                <w:lang w:val="fr-FR" w:eastAsia="fr-FR"/>
              </w:rPr>
              <w:tab/>
            </w:r>
            <w:r w:rsidRPr="002B6B7F">
              <w:rPr>
                <w:rStyle w:val="Lienhypertexte"/>
                <w:noProof/>
              </w:rPr>
              <w:t>Architecture Risks</w:t>
            </w:r>
            <w:r>
              <w:rPr>
                <w:noProof/>
                <w:webHidden/>
              </w:rPr>
              <w:tab/>
            </w:r>
            <w:r>
              <w:rPr>
                <w:noProof/>
                <w:webHidden/>
              </w:rPr>
              <w:fldChar w:fldCharType="begin"/>
            </w:r>
            <w:r>
              <w:rPr>
                <w:noProof/>
                <w:webHidden/>
              </w:rPr>
              <w:instrText xml:space="preserve"> PAGEREF _Toc499823773 \h </w:instrText>
            </w:r>
            <w:r>
              <w:rPr>
                <w:noProof/>
                <w:webHidden/>
              </w:rPr>
            </w:r>
            <w:r>
              <w:rPr>
                <w:noProof/>
                <w:webHidden/>
              </w:rPr>
              <w:fldChar w:fldCharType="separate"/>
            </w:r>
            <w:r>
              <w:rPr>
                <w:noProof/>
                <w:webHidden/>
              </w:rPr>
              <w:t>41</w:t>
            </w:r>
            <w:r>
              <w:rPr>
                <w:noProof/>
                <w:webHidden/>
              </w:rPr>
              <w:fldChar w:fldCharType="end"/>
            </w:r>
          </w:hyperlink>
        </w:p>
        <w:p w14:paraId="16CDE705" w14:textId="5352757D"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774" w:history="1">
            <w:r w:rsidRPr="002B6B7F">
              <w:rPr>
                <w:rStyle w:val="Lienhypertexte"/>
                <w:noProof/>
              </w:rPr>
              <w:t>3.15</w:t>
            </w:r>
            <w:r>
              <w:rPr>
                <w:rFonts w:asciiTheme="minorHAnsi" w:eastAsiaTheme="minorEastAsia" w:hAnsiTheme="minorHAnsi" w:cstheme="minorBidi"/>
                <w:noProof/>
                <w:sz w:val="22"/>
                <w:szCs w:val="22"/>
                <w:lang w:val="fr-FR" w:eastAsia="fr-FR"/>
              </w:rPr>
              <w:tab/>
            </w:r>
            <w:r w:rsidRPr="002B6B7F">
              <w:rPr>
                <w:rStyle w:val="Lienhypertexte"/>
                <w:noProof/>
              </w:rPr>
              <w:t>Development Components</w:t>
            </w:r>
            <w:r>
              <w:rPr>
                <w:noProof/>
                <w:webHidden/>
              </w:rPr>
              <w:tab/>
            </w:r>
            <w:r>
              <w:rPr>
                <w:noProof/>
                <w:webHidden/>
              </w:rPr>
              <w:fldChar w:fldCharType="begin"/>
            </w:r>
            <w:r>
              <w:rPr>
                <w:noProof/>
                <w:webHidden/>
              </w:rPr>
              <w:instrText xml:space="preserve"> PAGEREF _Toc499823774 \h </w:instrText>
            </w:r>
            <w:r>
              <w:rPr>
                <w:noProof/>
                <w:webHidden/>
              </w:rPr>
            </w:r>
            <w:r>
              <w:rPr>
                <w:noProof/>
                <w:webHidden/>
              </w:rPr>
              <w:fldChar w:fldCharType="separate"/>
            </w:r>
            <w:r>
              <w:rPr>
                <w:noProof/>
                <w:webHidden/>
              </w:rPr>
              <w:t>41</w:t>
            </w:r>
            <w:r>
              <w:rPr>
                <w:noProof/>
                <w:webHidden/>
              </w:rPr>
              <w:fldChar w:fldCharType="end"/>
            </w:r>
          </w:hyperlink>
        </w:p>
        <w:p w14:paraId="74247212" w14:textId="4045762B"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75" w:history="1">
            <w:r w:rsidRPr="002B6B7F">
              <w:rPr>
                <w:rStyle w:val="Lienhypertexte"/>
                <w:noProof/>
              </w:rPr>
              <w:t>3.15.1</w:t>
            </w:r>
            <w:r>
              <w:rPr>
                <w:rFonts w:asciiTheme="minorHAnsi" w:eastAsiaTheme="minorEastAsia" w:hAnsiTheme="minorHAnsi" w:cstheme="minorBidi"/>
                <w:noProof/>
                <w:sz w:val="22"/>
                <w:szCs w:val="22"/>
                <w:lang w:val="fr-FR" w:eastAsia="fr-FR"/>
              </w:rPr>
              <w:tab/>
            </w:r>
            <w:r w:rsidRPr="002B6B7F">
              <w:rPr>
                <w:rStyle w:val="Lienhypertexte"/>
                <w:noProof/>
              </w:rPr>
              <w:t>Component Functions</w:t>
            </w:r>
            <w:r>
              <w:rPr>
                <w:noProof/>
                <w:webHidden/>
              </w:rPr>
              <w:tab/>
            </w:r>
            <w:r>
              <w:rPr>
                <w:noProof/>
                <w:webHidden/>
              </w:rPr>
              <w:fldChar w:fldCharType="begin"/>
            </w:r>
            <w:r>
              <w:rPr>
                <w:noProof/>
                <w:webHidden/>
              </w:rPr>
              <w:instrText xml:space="preserve"> PAGEREF _Toc499823775 \h </w:instrText>
            </w:r>
            <w:r>
              <w:rPr>
                <w:noProof/>
                <w:webHidden/>
              </w:rPr>
            </w:r>
            <w:r>
              <w:rPr>
                <w:noProof/>
                <w:webHidden/>
              </w:rPr>
              <w:fldChar w:fldCharType="separate"/>
            </w:r>
            <w:r>
              <w:rPr>
                <w:noProof/>
                <w:webHidden/>
              </w:rPr>
              <w:t>41</w:t>
            </w:r>
            <w:r>
              <w:rPr>
                <w:noProof/>
                <w:webHidden/>
              </w:rPr>
              <w:fldChar w:fldCharType="end"/>
            </w:r>
          </w:hyperlink>
        </w:p>
        <w:p w14:paraId="353912C7" w14:textId="7557AE00"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76" w:history="1">
            <w:r w:rsidRPr="002B6B7F">
              <w:rPr>
                <w:rStyle w:val="Lienhypertexte"/>
                <w:noProof/>
              </w:rPr>
              <w:t>3.15.2</w:t>
            </w:r>
            <w:r>
              <w:rPr>
                <w:rFonts w:asciiTheme="minorHAnsi" w:eastAsiaTheme="minorEastAsia" w:hAnsiTheme="minorHAnsi" w:cstheme="minorBidi"/>
                <w:noProof/>
                <w:sz w:val="22"/>
                <w:szCs w:val="22"/>
                <w:lang w:val="fr-FR" w:eastAsia="fr-FR"/>
              </w:rPr>
              <w:tab/>
            </w:r>
            <w:r w:rsidRPr="002B6B7F">
              <w:rPr>
                <w:rStyle w:val="Lienhypertexte"/>
                <w:noProof/>
              </w:rPr>
              <w:t>Technical Considerations</w:t>
            </w:r>
            <w:r>
              <w:rPr>
                <w:noProof/>
                <w:webHidden/>
              </w:rPr>
              <w:tab/>
            </w:r>
            <w:r>
              <w:rPr>
                <w:noProof/>
                <w:webHidden/>
              </w:rPr>
              <w:fldChar w:fldCharType="begin"/>
            </w:r>
            <w:r>
              <w:rPr>
                <w:noProof/>
                <w:webHidden/>
              </w:rPr>
              <w:instrText xml:space="preserve"> PAGEREF _Toc499823776 \h </w:instrText>
            </w:r>
            <w:r>
              <w:rPr>
                <w:noProof/>
                <w:webHidden/>
              </w:rPr>
            </w:r>
            <w:r>
              <w:rPr>
                <w:noProof/>
                <w:webHidden/>
              </w:rPr>
              <w:fldChar w:fldCharType="separate"/>
            </w:r>
            <w:r>
              <w:rPr>
                <w:noProof/>
                <w:webHidden/>
              </w:rPr>
              <w:t>41</w:t>
            </w:r>
            <w:r>
              <w:rPr>
                <w:noProof/>
                <w:webHidden/>
              </w:rPr>
              <w:fldChar w:fldCharType="end"/>
            </w:r>
          </w:hyperlink>
        </w:p>
        <w:p w14:paraId="6992280B" w14:textId="5AC56C79"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77" w:history="1">
            <w:r w:rsidRPr="002B6B7F">
              <w:rPr>
                <w:rStyle w:val="Lienhypertexte"/>
                <w:noProof/>
              </w:rPr>
              <w:t>3.15.3</w:t>
            </w:r>
            <w:r>
              <w:rPr>
                <w:rFonts w:asciiTheme="minorHAnsi" w:eastAsiaTheme="minorEastAsia" w:hAnsiTheme="minorHAnsi" w:cstheme="minorBidi"/>
                <w:noProof/>
                <w:sz w:val="22"/>
                <w:szCs w:val="22"/>
                <w:lang w:val="fr-FR" w:eastAsia="fr-FR"/>
              </w:rPr>
              <w:tab/>
            </w:r>
            <w:r w:rsidRPr="002B6B7F">
              <w:rPr>
                <w:rStyle w:val="Lienhypertexte"/>
                <w:noProof/>
              </w:rPr>
              <w:t>Selected Product(s)</w:t>
            </w:r>
            <w:r>
              <w:rPr>
                <w:noProof/>
                <w:webHidden/>
              </w:rPr>
              <w:tab/>
            </w:r>
            <w:r>
              <w:rPr>
                <w:noProof/>
                <w:webHidden/>
              </w:rPr>
              <w:fldChar w:fldCharType="begin"/>
            </w:r>
            <w:r>
              <w:rPr>
                <w:noProof/>
                <w:webHidden/>
              </w:rPr>
              <w:instrText xml:space="preserve"> PAGEREF _Toc499823777 \h </w:instrText>
            </w:r>
            <w:r>
              <w:rPr>
                <w:noProof/>
                <w:webHidden/>
              </w:rPr>
            </w:r>
            <w:r>
              <w:rPr>
                <w:noProof/>
                <w:webHidden/>
              </w:rPr>
              <w:fldChar w:fldCharType="separate"/>
            </w:r>
            <w:r>
              <w:rPr>
                <w:noProof/>
                <w:webHidden/>
              </w:rPr>
              <w:t>41</w:t>
            </w:r>
            <w:r>
              <w:rPr>
                <w:noProof/>
                <w:webHidden/>
              </w:rPr>
              <w:fldChar w:fldCharType="end"/>
            </w:r>
          </w:hyperlink>
        </w:p>
        <w:p w14:paraId="27172057" w14:textId="695B8E88"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78" w:history="1">
            <w:r w:rsidRPr="002B6B7F">
              <w:rPr>
                <w:rStyle w:val="Lienhypertexte"/>
                <w:noProof/>
              </w:rPr>
              <w:t>3.15.4</w:t>
            </w:r>
            <w:r>
              <w:rPr>
                <w:rFonts w:asciiTheme="minorHAnsi" w:eastAsiaTheme="minorEastAsia" w:hAnsiTheme="minorHAnsi" w:cstheme="minorBidi"/>
                <w:noProof/>
                <w:sz w:val="22"/>
                <w:szCs w:val="22"/>
                <w:lang w:val="fr-FR" w:eastAsia="fr-FR"/>
              </w:rPr>
              <w:tab/>
            </w:r>
            <w:r w:rsidRPr="002B6B7F">
              <w:rPr>
                <w:rStyle w:val="Lienhypertexte"/>
                <w:noProof/>
              </w:rPr>
              <w:t>Selection Rationale</w:t>
            </w:r>
            <w:r>
              <w:rPr>
                <w:noProof/>
                <w:webHidden/>
              </w:rPr>
              <w:tab/>
            </w:r>
            <w:r>
              <w:rPr>
                <w:noProof/>
                <w:webHidden/>
              </w:rPr>
              <w:fldChar w:fldCharType="begin"/>
            </w:r>
            <w:r>
              <w:rPr>
                <w:noProof/>
                <w:webHidden/>
              </w:rPr>
              <w:instrText xml:space="preserve"> PAGEREF _Toc499823778 \h </w:instrText>
            </w:r>
            <w:r>
              <w:rPr>
                <w:noProof/>
                <w:webHidden/>
              </w:rPr>
            </w:r>
            <w:r>
              <w:rPr>
                <w:noProof/>
                <w:webHidden/>
              </w:rPr>
              <w:fldChar w:fldCharType="separate"/>
            </w:r>
            <w:r>
              <w:rPr>
                <w:noProof/>
                <w:webHidden/>
              </w:rPr>
              <w:t>41</w:t>
            </w:r>
            <w:r>
              <w:rPr>
                <w:noProof/>
                <w:webHidden/>
              </w:rPr>
              <w:fldChar w:fldCharType="end"/>
            </w:r>
          </w:hyperlink>
        </w:p>
        <w:p w14:paraId="3D406420" w14:textId="5E11C65B"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79" w:history="1">
            <w:r w:rsidRPr="002B6B7F">
              <w:rPr>
                <w:rStyle w:val="Lienhypertexte"/>
                <w:noProof/>
              </w:rPr>
              <w:t>3.15.5</w:t>
            </w:r>
            <w:r>
              <w:rPr>
                <w:rFonts w:asciiTheme="minorHAnsi" w:eastAsiaTheme="minorEastAsia" w:hAnsiTheme="minorHAnsi" w:cstheme="minorBidi"/>
                <w:noProof/>
                <w:sz w:val="22"/>
                <w:szCs w:val="22"/>
                <w:lang w:val="fr-FR" w:eastAsia="fr-FR"/>
              </w:rPr>
              <w:tab/>
            </w:r>
            <w:r w:rsidRPr="002B6B7F">
              <w:rPr>
                <w:rStyle w:val="Lienhypertexte"/>
                <w:noProof/>
              </w:rPr>
              <w:t>Architecture Risks</w:t>
            </w:r>
            <w:r>
              <w:rPr>
                <w:noProof/>
                <w:webHidden/>
              </w:rPr>
              <w:tab/>
            </w:r>
            <w:r>
              <w:rPr>
                <w:noProof/>
                <w:webHidden/>
              </w:rPr>
              <w:fldChar w:fldCharType="begin"/>
            </w:r>
            <w:r>
              <w:rPr>
                <w:noProof/>
                <w:webHidden/>
              </w:rPr>
              <w:instrText xml:space="preserve"> PAGEREF _Toc499823779 \h </w:instrText>
            </w:r>
            <w:r>
              <w:rPr>
                <w:noProof/>
                <w:webHidden/>
              </w:rPr>
            </w:r>
            <w:r>
              <w:rPr>
                <w:noProof/>
                <w:webHidden/>
              </w:rPr>
              <w:fldChar w:fldCharType="separate"/>
            </w:r>
            <w:r>
              <w:rPr>
                <w:noProof/>
                <w:webHidden/>
              </w:rPr>
              <w:t>41</w:t>
            </w:r>
            <w:r>
              <w:rPr>
                <w:noProof/>
                <w:webHidden/>
              </w:rPr>
              <w:fldChar w:fldCharType="end"/>
            </w:r>
          </w:hyperlink>
        </w:p>
        <w:p w14:paraId="6A4DF424" w14:textId="64A7FAB9"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780" w:history="1">
            <w:r w:rsidRPr="002B6B7F">
              <w:rPr>
                <w:rStyle w:val="Lienhypertexte"/>
                <w:noProof/>
              </w:rPr>
              <w:t>3.16</w:t>
            </w:r>
            <w:r>
              <w:rPr>
                <w:rFonts w:asciiTheme="minorHAnsi" w:eastAsiaTheme="minorEastAsia" w:hAnsiTheme="minorHAnsi" w:cstheme="minorBidi"/>
                <w:noProof/>
                <w:sz w:val="22"/>
                <w:szCs w:val="22"/>
                <w:lang w:val="fr-FR" w:eastAsia="fr-FR"/>
              </w:rPr>
              <w:tab/>
            </w:r>
            <w:r w:rsidRPr="002B6B7F">
              <w:rPr>
                <w:rStyle w:val="Lienhypertexte"/>
                <w:noProof/>
              </w:rPr>
              <w:t>Monitoring Components</w:t>
            </w:r>
            <w:r>
              <w:rPr>
                <w:noProof/>
                <w:webHidden/>
              </w:rPr>
              <w:tab/>
            </w:r>
            <w:r>
              <w:rPr>
                <w:noProof/>
                <w:webHidden/>
              </w:rPr>
              <w:fldChar w:fldCharType="begin"/>
            </w:r>
            <w:r>
              <w:rPr>
                <w:noProof/>
                <w:webHidden/>
              </w:rPr>
              <w:instrText xml:space="preserve"> PAGEREF _Toc499823780 \h </w:instrText>
            </w:r>
            <w:r>
              <w:rPr>
                <w:noProof/>
                <w:webHidden/>
              </w:rPr>
            </w:r>
            <w:r>
              <w:rPr>
                <w:noProof/>
                <w:webHidden/>
              </w:rPr>
              <w:fldChar w:fldCharType="separate"/>
            </w:r>
            <w:r>
              <w:rPr>
                <w:noProof/>
                <w:webHidden/>
              </w:rPr>
              <w:t>41</w:t>
            </w:r>
            <w:r>
              <w:rPr>
                <w:noProof/>
                <w:webHidden/>
              </w:rPr>
              <w:fldChar w:fldCharType="end"/>
            </w:r>
          </w:hyperlink>
        </w:p>
        <w:p w14:paraId="4B9C0516" w14:textId="5281BAA9"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81" w:history="1">
            <w:r w:rsidRPr="002B6B7F">
              <w:rPr>
                <w:rStyle w:val="Lienhypertexte"/>
                <w:noProof/>
              </w:rPr>
              <w:t>3.16.1</w:t>
            </w:r>
            <w:r>
              <w:rPr>
                <w:rFonts w:asciiTheme="minorHAnsi" w:eastAsiaTheme="minorEastAsia" w:hAnsiTheme="minorHAnsi" w:cstheme="minorBidi"/>
                <w:noProof/>
                <w:sz w:val="22"/>
                <w:szCs w:val="22"/>
                <w:lang w:val="fr-FR" w:eastAsia="fr-FR"/>
              </w:rPr>
              <w:tab/>
            </w:r>
            <w:r w:rsidRPr="002B6B7F">
              <w:rPr>
                <w:rStyle w:val="Lienhypertexte"/>
                <w:noProof/>
              </w:rPr>
              <w:t>Component Functions</w:t>
            </w:r>
            <w:r>
              <w:rPr>
                <w:noProof/>
                <w:webHidden/>
              </w:rPr>
              <w:tab/>
            </w:r>
            <w:r>
              <w:rPr>
                <w:noProof/>
                <w:webHidden/>
              </w:rPr>
              <w:fldChar w:fldCharType="begin"/>
            </w:r>
            <w:r>
              <w:rPr>
                <w:noProof/>
                <w:webHidden/>
              </w:rPr>
              <w:instrText xml:space="preserve"> PAGEREF _Toc499823781 \h </w:instrText>
            </w:r>
            <w:r>
              <w:rPr>
                <w:noProof/>
                <w:webHidden/>
              </w:rPr>
            </w:r>
            <w:r>
              <w:rPr>
                <w:noProof/>
                <w:webHidden/>
              </w:rPr>
              <w:fldChar w:fldCharType="separate"/>
            </w:r>
            <w:r>
              <w:rPr>
                <w:noProof/>
                <w:webHidden/>
              </w:rPr>
              <w:t>41</w:t>
            </w:r>
            <w:r>
              <w:rPr>
                <w:noProof/>
                <w:webHidden/>
              </w:rPr>
              <w:fldChar w:fldCharType="end"/>
            </w:r>
          </w:hyperlink>
        </w:p>
        <w:p w14:paraId="3B7BE812" w14:textId="218B370A"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82" w:history="1">
            <w:r w:rsidRPr="002B6B7F">
              <w:rPr>
                <w:rStyle w:val="Lienhypertexte"/>
                <w:noProof/>
              </w:rPr>
              <w:t>3.16.2</w:t>
            </w:r>
            <w:r>
              <w:rPr>
                <w:rFonts w:asciiTheme="minorHAnsi" w:eastAsiaTheme="minorEastAsia" w:hAnsiTheme="minorHAnsi" w:cstheme="minorBidi"/>
                <w:noProof/>
                <w:sz w:val="22"/>
                <w:szCs w:val="22"/>
                <w:lang w:val="fr-FR" w:eastAsia="fr-FR"/>
              </w:rPr>
              <w:tab/>
            </w:r>
            <w:r w:rsidRPr="002B6B7F">
              <w:rPr>
                <w:rStyle w:val="Lienhypertexte"/>
                <w:noProof/>
              </w:rPr>
              <w:t>Technical Considerations</w:t>
            </w:r>
            <w:r>
              <w:rPr>
                <w:noProof/>
                <w:webHidden/>
              </w:rPr>
              <w:tab/>
            </w:r>
            <w:r>
              <w:rPr>
                <w:noProof/>
                <w:webHidden/>
              </w:rPr>
              <w:fldChar w:fldCharType="begin"/>
            </w:r>
            <w:r>
              <w:rPr>
                <w:noProof/>
                <w:webHidden/>
              </w:rPr>
              <w:instrText xml:space="preserve"> PAGEREF _Toc499823782 \h </w:instrText>
            </w:r>
            <w:r>
              <w:rPr>
                <w:noProof/>
                <w:webHidden/>
              </w:rPr>
            </w:r>
            <w:r>
              <w:rPr>
                <w:noProof/>
                <w:webHidden/>
              </w:rPr>
              <w:fldChar w:fldCharType="separate"/>
            </w:r>
            <w:r>
              <w:rPr>
                <w:noProof/>
                <w:webHidden/>
              </w:rPr>
              <w:t>41</w:t>
            </w:r>
            <w:r>
              <w:rPr>
                <w:noProof/>
                <w:webHidden/>
              </w:rPr>
              <w:fldChar w:fldCharType="end"/>
            </w:r>
          </w:hyperlink>
        </w:p>
        <w:p w14:paraId="1B82D488" w14:textId="3080B75E"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83" w:history="1">
            <w:r w:rsidRPr="002B6B7F">
              <w:rPr>
                <w:rStyle w:val="Lienhypertexte"/>
                <w:noProof/>
              </w:rPr>
              <w:t>3.16.3</w:t>
            </w:r>
            <w:r>
              <w:rPr>
                <w:rFonts w:asciiTheme="minorHAnsi" w:eastAsiaTheme="minorEastAsia" w:hAnsiTheme="minorHAnsi" w:cstheme="minorBidi"/>
                <w:noProof/>
                <w:sz w:val="22"/>
                <w:szCs w:val="22"/>
                <w:lang w:val="fr-FR" w:eastAsia="fr-FR"/>
              </w:rPr>
              <w:tab/>
            </w:r>
            <w:r w:rsidRPr="002B6B7F">
              <w:rPr>
                <w:rStyle w:val="Lienhypertexte"/>
                <w:noProof/>
              </w:rPr>
              <w:t>Selected Product(s)</w:t>
            </w:r>
            <w:r>
              <w:rPr>
                <w:noProof/>
                <w:webHidden/>
              </w:rPr>
              <w:tab/>
            </w:r>
            <w:r>
              <w:rPr>
                <w:noProof/>
                <w:webHidden/>
              </w:rPr>
              <w:fldChar w:fldCharType="begin"/>
            </w:r>
            <w:r>
              <w:rPr>
                <w:noProof/>
                <w:webHidden/>
              </w:rPr>
              <w:instrText xml:space="preserve"> PAGEREF _Toc499823783 \h </w:instrText>
            </w:r>
            <w:r>
              <w:rPr>
                <w:noProof/>
                <w:webHidden/>
              </w:rPr>
            </w:r>
            <w:r>
              <w:rPr>
                <w:noProof/>
                <w:webHidden/>
              </w:rPr>
              <w:fldChar w:fldCharType="separate"/>
            </w:r>
            <w:r>
              <w:rPr>
                <w:noProof/>
                <w:webHidden/>
              </w:rPr>
              <w:t>42</w:t>
            </w:r>
            <w:r>
              <w:rPr>
                <w:noProof/>
                <w:webHidden/>
              </w:rPr>
              <w:fldChar w:fldCharType="end"/>
            </w:r>
          </w:hyperlink>
        </w:p>
        <w:p w14:paraId="05201EA8" w14:textId="40C2AB15"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84" w:history="1">
            <w:r w:rsidRPr="002B6B7F">
              <w:rPr>
                <w:rStyle w:val="Lienhypertexte"/>
                <w:noProof/>
              </w:rPr>
              <w:t>3.16.4</w:t>
            </w:r>
            <w:r>
              <w:rPr>
                <w:rFonts w:asciiTheme="minorHAnsi" w:eastAsiaTheme="minorEastAsia" w:hAnsiTheme="minorHAnsi" w:cstheme="minorBidi"/>
                <w:noProof/>
                <w:sz w:val="22"/>
                <w:szCs w:val="22"/>
                <w:lang w:val="fr-FR" w:eastAsia="fr-FR"/>
              </w:rPr>
              <w:tab/>
            </w:r>
            <w:r w:rsidRPr="002B6B7F">
              <w:rPr>
                <w:rStyle w:val="Lienhypertexte"/>
                <w:noProof/>
              </w:rPr>
              <w:t>Selection Rationale</w:t>
            </w:r>
            <w:r>
              <w:rPr>
                <w:noProof/>
                <w:webHidden/>
              </w:rPr>
              <w:tab/>
            </w:r>
            <w:r>
              <w:rPr>
                <w:noProof/>
                <w:webHidden/>
              </w:rPr>
              <w:fldChar w:fldCharType="begin"/>
            </w:r>
            <w:r>
              <w:rPr>
                <w:noProof/>
                <w:webHidden/>
              </w:rPr>
              <w:instrText xml:space="preserve"> PAGEREF _Toc499823784 \h </w:instrText>
            </w:r>
            <w:r>
              <w:rPr>
                <w:noProof/>
                <w:webHidden/>
              </w:rPr>
            </w:r>
            <w:r>
              <w:rPr>
                <w:noProof/>
                <w:webHidden/>
              </w:rPr>
              <w:fldChar w:fldCharType="separate"/>
            </w:r>
            <w:r>
              <w:rPr>
                <w:noProof/>
                <w:webHidden/>
              </w:rPr>
              <w:t>42</w:t>
            </w:r>
            <w:r>
              <w:rPr>
                <w:noProof/>
                <w:webHidden/>
              </w:rPr>
              <w:fldChar w:fldCharType="end"/>
            </w:r>
          </w:hyperlink>
        </w:p>
        <w:p w14:paraId="3C44BDD1" w14:textId="4FE35B4C" w:rsidR="007A0B0A" w:rsidRDefault="007A0B0A">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9823785" w:history="1">
            <w:r w:rsidRPr="002B6B7F">
              <w:rPr>
                <w:rStyle w:val="Lienhypertexte"/>
                <w:noProof/>
              </w:rPr>
              <w:t>3.16.5</w:t>
            </w:r>
            <w:r>
              <w:rPr>
                <w:rFonts w:asciiTheme="minorHAnsi" w:eastAsiaTheme="minorEastAsia" w:hAnsiTheme="minorHAnsi" w:cstheme="minorBidi"/>
                <w:noProof/>
                <w:sz w:val="22"/>
                <w:szCs w:val="22"/>
                <w:lang w:val="fr-FR" w:eastAsia="fr-FR"/>
              </w:rPr>
              <w:tab/>
            </w:r>
            <w:r w:rsidRPr="002B6B7F">
              <w:rPr>
                <w:rStyle w:val="Lienhypertexte"/>
                <w:noProof/>
              </w:rPr>
              <w:t>Architecture Risks</w:t>
            </w:r>
            <w:r>
              <w:rPr>
                <w:noProof/>
                <w:webHidden/>
              </w:rPr>
              <w:tab/>
            </w:r>
            <w:r>
              <w:rPr>
                <w:noProof/>
                <w:webHidden/>
              </w:rPr>
              <w:fldChar w:fldCharType="begin"/>
            </w:r>
            <w:r>
              <w:rPr>
                <w:noProof/>
                <w:webHidden/>
              </w:rPr>
              <w:instrText xml:space="preserve"> PAGEREF _Toc499823785 \h </w:instrText>
            </w:r>
            <w:r>
              <w:rPr>
                <w:noProof/>
                <w:webHidden/>
              </w:rPr>
            </w:r>
            <w:r>
              <w:rPr>
                <w:noProof/>
                <w:webHidden/>
              </w:rPr>
              <w:fldChar w:fldCharType="separate"/>
            </w:r>
            <w:r>
              <w:rPr>
                <w:noProof/>
                <w:webHidden/>
              </w:rPr>
              <w:t>42</w:t>
            </w:r>
            <w:r>
              <w:rPr>
                <w:noProof/>
                <w:webHidden/>
              </w:rPr>
              <w:fldChar w:fldCharType="end"/>
            </w:r>
          </w:hyperlink>
        </w:p>
        <w:p w14:paraId="3432C9E7" w14:textId="5FA3A816" w:rsidR="007A0B0A" w:rsidRDefault="007A0B0A">
          <w:pPr>
            <w:pStyle w:val="TM1"/>
            <w:tabs>
              <w:tab w:val="left" w:pos="660"/>
            </w:tabs>
            <w:rPr>
              <w:rFonts w:asciiTheme="minorHAnsi" w:eastAsiaTheme="minorEastAsia" w:hAnsiTheme="minorHAnsi" w:cstheme="minorBidi"/>
              <w:b w:val="0"/>
              <w:caps w:val="0"/>
              <w:noProof/>
              <w:sz w:val="22"/>
              <w:szCs w:val="22"/>
              <w:lang w:val="fr-FR" w:eastAsia="fr-FR"/>
            </w:rPr>
          </w:pPr>
          <w:hyperlink w:anchor="_Toc499823786" w:history="1">
            <w:r w:rsidRPr="002B6B7F">
              <w:rPr>
                <w:rStyle w:val="Lienhypertexte"/>
                <w:noProof/>
              </w:rPr>
              <w:t>4</w:t>
            </w:r>
            <w:r>
              <w:rPr>
                <w:rFonts w:asciiTheme="minorHAnsi" w:eastAsiaTheme="minorEastAsia" w:hAnsiTheme="minorHAnsi" w:cstheme="minorBidi"/>
                <w:b w:val="0"/>
                <w:caps w:val="0"/>
                <w:noProof/>
                <w:sz w:val="22"/>
                <w:szCs w:val="22"/>
                <w:lang w:val="fr-FR" w:eastAsia="fr-FR"/>
              </w:rPr>
              <w:tab/>
            </w:r>
            <w:r w:rsidRPr="002B6B7F">
              <w:rPr>
                <w:rStyle w:val="Lienhypertexte"/>
                <w:noProof/>
              </w:rPr>
              <w:t>Section 4 System Construction Environment</w:t>
            </w:r>
            <w:r>
              <w:rPr>
                <w:noProof/>
                <w:webHidden/>
              </w:rPr>
              <w:tab/>
            </w:r>
            <w:r>
              <w:rPr>
                <w:noProof/>
                <w:webHidden/>
              </w:rPr>
              <w:fldChar w:fldCharType="begin"/>
            </w:r>
            <w:r>
              <w:rPr>
                <w:noProof/>
                <w:webHidden/>
              </w:rPr>
              <w:instrText xml:space="preserve"> PAGEREF _Toc499823786 \h </w:instrText>
            </w:r>
            <w:r>
              <w:rPr>
                <w:noProof/>
                <w:webHidden/>
              </w:rPr>
            </w:r>
            <w:r>
              <w:rPr>
                <w:noProof/>
                <w:webHidden/>
              </w:rPr>
              <w:fldChar w:fldCharType="separate"/>
            </w:r>
            <w:r>
              <w:rPr>
                <w:noProof/>
                <w:webHidden/>
              </w:rPr>
              <w:t>42</w:t>
            </w:r>
            <w:r>
              <w:rPr>
                <w:noProof/>
                <w:webHidden/>
              </w:rPr>
              <w:fldChar w:fldCharType="end"/>
            </w:r>
          </w:hyperlink>
        </w:p>
        <w:p w14:paraId="1B7867A1" w14:textId="5C3364DC"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787" w:history="1">
            <w:r w:rsidRPr="002B6B7F">
              <w:rPr>
                <w:rStyle w:val="Lienhypertexte"/>
                <w:noProof/>
              </w:rPr>
              <w:t>4.1</w:t>
            </w:r>
            <w:r>
              <w:rPr>
                <w:rFonts w:asciiTheme="minorHAnsi" w:eastAsiaTheme="minorEastAsia" w:hAnsiTheme="minorHAnsi" w:cstheme="minorBidi"/>
                <w:noProof/>
                <w:sz w:val="22"/>
                <w:szCs w:val="22"/>
                <w:lang w:val="fr-FR" w:eastAsia="fr-FR"/>
              </w:rPr>
              <w:tab/>
            </w:r>
            <w:r w:rsidRPr="002B6B7F">
              <w:rPr>
                <w:rStyle w:val="Lienhypertexte"/>
                <w:noProof/>
              </w:rPr>
              <w:t>Preliminary test Environment</w:t>
            </w:r>
            <w:r>
              <w:rPr>
                <w:noProof/>
                <w:webHidden/>
              </w:rPr>
              <w:tab/>
            </w:r>
            <w:r>
              <w:rPr>
                <w:noProof/>
                <w:webHidden/>
              </w:rPr>
              <w:fldChar w:fldCharType="begin"/>
            </w:r>
            <w:r>
              <w:rPr>
                <w:noProof/>
                <w:webHidden/>
              </w:rPr>
              <w:instrText xml:space="preserve"> PAGEREF _Toc499823787 \h </w:instrText>
            </w:r>
            <w:r>
              <w:rPr>
                <w:noProof/>
                <w:webHidden/>
              </w:rPr>
            </w:r>
            <w:r>
              <w:rPr>
                <w:noProof/>
                <w:webHidden/>
              </w:rPr>
              <w:fldChar w:fldCharType="separate"/>
            </w:r>
            <w:r>
              <w:rPr>
                <w:noProof/>
                <w:webHidden/>
              </w:rPr>
              <w:t>42</w:t>
            </w:r>
            <w:r>
              <w:rPr>
                <w:noProof/>
                <w:webHidden/>
              </w:rPr>
              <w:fldChar w:fldCharType="end"/>
            </w:r>
          </w:hyperlink>
        </w:p>
        <w:p w14:paraId="752C549E" w14:textId="60ADD9B2"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788" w:history="1">
            <w:r w:rsidRPr="002B6B7F">
              <w:rPr>
                <w:rStyle w:val="Lienhypertexte"/>
                <w:noProof/>
              </w:rPr>
              <w:t>4.2</w:t>
            </w:r>
            <w:r>
              <w:rPr>
                <w:rFonts w:asciiTheme="minorHAnsi" w:eastAsiaTheme="minorEastAsia" w:hAnsiTheme="minorHAnsi" w:cstheme="minorBidi"/>
                <w:noProof/>
                <w:sz w:val="22"/>
                <w:szCs w:val="22"/>
                <w:lang w:val="fr-FR" w:eastAsia="fr-FR"/>
              </w:rPr>
              <w:tab/>
            </w:r>
            <w:r w:rsidRPr="002B6B7F">
              <w:rPr>
                <w:rStyle w:val="Lienhypertexte"/>
                <w:noProof/>
              </w:rPr>
              <w:t>Development Environment</w:t>
            </w:r>
            <w:r>
              <w:rPr>
                <w:noProof/>
                <w:webHidden/>
              </w:rPr>
              <w:tab/>
            </w:r>
            <w:r>
              <w:rPr>
                <w:noProof/>
                <w:webHidden/>
              </w:rPr>
              <w:fldChar w:fldCharType="begin"/>
            </w:r>
            <w:r>
              <w:rPr>
                <w:noProof/>
                <w:webHidden/>
              </w:rPr>
              <w:instrText xml:space="preserve"> PAGEREF _Toc499823788 \h </w:instrText>
            </w:r>
            <w:r>
              <w:rPr>
                <w:noProof/>
                <w:webHidden/>
              </w:rPr>
            </w:r>
            <w:r>
              <w:rPr>
                <w:noProof/>
                <w:webHidden/>
              </w:rPr>
              <w:fldChar w:fldCharType="separate"/>
            </w:r>
            <w:r>
              <w:rPr>
                <w:noProof/>
                <w:webHidden/>
              </w:rPr>
              <w:t>42</w:t>
            </w:r>
            <w:r>
              <w:rPr>
                <w:noProof/>
                <w:webHidden/>
              </w:rPr>
              <w:fldChar w:fldCharType="end"/>
            </w:r>
          </w:hyperlink>
        </w:p>
        <w:p w14:paraId="40B71607" w14:textId="65625A57"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89" w:history="1">
            <w:r w:rsidRPr="002B6B7F">
              <w:rPr>
                <w:rStyle w:val="Lienhypertexte"/>
                <w:noProof/>
              </w:rPr>
              <w:t>4.2.1</w:t>
            </w:r>
            <w:r>
              <w:rPr>
                <w:rFonts w:asciiTheme="minorHAnsi" w:eastAsiaTheme="minorEastAsia" w:hAnsiTheme="minorHAnsi" w:cstheme="minorBidi"/>
                <w:noProof/>
                <w:sz w:val="22"/>
                <w:szCs w:val="22"/>
                <w:lang w:val="fr-FR" w:eastAsia="fr-FR"/>
              </w:rPr>
              <w:tab/>
            </w:r>
            <w:r w:rsidRPr="002B6B7F">
              <w:rPr>
                <w:rStyle w:val="Lienhypertexte"/>
                <w:noProof/>
              </w:rPr>
              <w:t>Developer Workstation Configuration</w:t>
            </w:r>
            <w:r>
              <w:rPr>
                <w:noProof/>
                <w:webHidden/>
              </w:rPr>
              <w:tab/>
            </w:r>
            <w:r>
              <w:rPr>
                <w:noProof/>
                <w:webHidden/>
              </w:rPr>
              <w:fldChar w:fldCharType="begin"/>
            </w:r>
            <w:r>
              <w:rPr>
                <w:noProof/>
                <w:webHidden/>
              </w:rPr>
              <w:instrText xml:space="preserve"> PAGEREF _Toc499823789 \h </w:instrText>
            </w:r>
            <w:r>
              <w:rPr>
                <w:noProof/>
                <w:webHidden/>
              </w:rPr>
            </w:r>
            <w:r>
              <w:rPr>
                <w:noProof/>
                <w:webHidden/>
              </w:rPr>
              <w:fldChar w:fldCharType="separate"/>
            </w:r>
            <w:r>
              <w:rPr>
                <w:noProof/>
                <w:webHidden/>
              </w:rPr>
              <w:t>42</w:t>
            </w:r>
            <w:r>
              <w:rPr>
                <w:noProof/>
                <w:webHidden/>
              </w:rPr>
              <w:fldChar w:fldCharType="end"/>
            </w:r>
          </w:hyperlink>
        </w:p>
        <w:p w14:paraId="4AD4E249" w14:textId="7594F4CB"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90" w:history="1">
            <w:r w:rsidRPr="002B6B7F">
              <w:rPr>
                <w:rStyle w:val="Lienhypertexte"/>
                <w:noProof/>
              </w:rPr>
              <w:t>4.2.2</w:t>
            </w:r>
            <w:r>
              <w:rPr>
                <w:rFonts w:asciiTheme="minorHAnsi" w:eastAsiaTheme="minorEastAsia" w:hAnsiTheme="minorHAnsi" w:cstheme="minorBidi"/>
                <w:noProof/>
                <w:sz w:val="22"/>
                <w:szCs w:val="22"/>
                <w:lang w:val="fr-FR" w:eastAsia="fr-FR"/>
              </w:rPr>
              <w:tab/>
            </w:r>
            <w:r w:rsidRPr="002B6B7F">
              <w:rPr>
                <w:rStyle w:val="Lienhypertexte"/>
                <w:noProof/>
              </w:rPr>
              <w:t>Supporting Development Infrastructure Configuration</w:t>
            </w:r>
            <w:r>
              <w:rPr>
                <w:noProof/>
                <w:webHidden/>
              </w:rPr>
              <w:tab/>
            </w:r>
            <w:r>
              <w:rPr>
                <w:noProof/>
                <w:webHidden/>
              </w:rPr>
              <w:fldChar w:fldCharType="begin"/>
            </w:r>
            <w:r>
              <w:rPr>
                <w:noProof/>
                <w:webHidden/>
              </w:rPr>
              <w:instrText xml:space="preserve"> PAGEREF _Toc499823790 \h </w:instrText>
            </w:r>
            <w:r>
              <w:rPr>
                <w:noProof/>
                <w:webHidden/>
              </w:rPr>
            </w:r>
            <w:r>
              <w:rPr>
                <w:noProof/>
                <w:webHidden/>
              </w:rPr>
              <w:fldChar w:fldCharType="separate"/>
            </w:r>
            <w:r>
              <w:rPr>
                <w:noProof/>
                <w:webHidden/>
              </w:rPr>
              <w:t>42</w:t>
            </w:r>
            <w:r>
              <w:rPr>
                <w:noProof/>
                <w:webHidden/>
              </w:rPr>
              <w:fldChar w:fldCharType="end"/>
            </w:r>
          </w:hyperlink>
        </w:p>
        <w:p w14:paraId="63F9D8E5" w14:textId="4D58004B"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791" w:history="1">
            <w:r w:rsidRPr="002B6B7F">
              <w:rPr>
                <w:rStyle w:val="Lienhypertexte"/>
                <w:noProof/>
              </w:rPr>
              <w:t>4.3</w:t>
            </w:r>
            <w:r>
              <w:rPr>
                <w:rFonts w:asciiTheme="minorHAnsi" w:eastAsiaTheme="minorEastAsia" w:hAnsiTheme="minorHAnsi" w:cstheme="minorBidi"/>
                <w:noProof/>
                <w:sz w:val="22"/>
                <w:szCs w:val="22"/>
                <w:lang w:val="fr-FR" w:eastAsia="fr-FR"/>
              </w:rPr>
              <w:tab/>
            </w:r>
            <w:r w:rsidRPr="002B6B7F">
              <w:rPr>
                <w:rStyle w:val="Lienhypertexte"/>
                <w:noProof/>
              </w:rPr>
              <w:t>QA Environment</w:t>
            </w:r>
            <w:r>
              <w:rPr>
                <w:noProof/>
                <w:webHidden/>
              </w:rPr>
              <w:tab/>
            </w:r>
            <w:r>
              <w:rPr>
                <w:noProof/>
                <w:webHidden/>
              </w:rPr>
              <w:fldChar w:fldCharType="begin"/>
            </w:r>
            <w:r>
              <w:rPr>
                <w:noProof/>
                <w:webHidden/>
              </w:rPr>
              <w:instrText xml:space="preserve"> PAGEREF _Toc499823791 \h </w:instrText>
            </w:r>
            <w:r>
              <w:rPr>
                <w:noProof/>
                <w:webHidden/>
              </w:rPr>
            </w:r>
            <w:r>
              <w:rPr>
                <w:noProof/>
                <w:webHidden/>
              </w:rPr>
              <w:fldChar w:fldCharType="separate"/>
            </w:r>
            <w:r>
              <w:rPr>
                <w:noProof/>
                <w:webHidden/>
              </w:rPr>
              <w:t>42</w:t>
            </w:r>
            <w:r>
              <w:rPr>
                <w:noProof/>
                <w:webHidden/>
              </w:rPr>
              <w:fldChar w:fldCharType="end"/>
            </w:r>
          </w:hyperlink>
        </w:p>
        <w:p w14:paraId="0302A2E2" w14:textId="293EA372"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92" w:history="1">
            <w:r w:rsidRPr="002B6B7F">
              <w:rPr>
                <w:rStyle w:val="Lienhypertexte"/>
                <w:noProof/>
              </w:rPr>
              <w:t>4.3.1</w:t>
            </w:r>
            <w:r>
              <w:rPr>
                <w:rFonts w:asciiTheme="minorHAnsi" w:eastAsiaTheme="minorEastAsia" w:hAnsiTheme="minorHAnsi" w:cstheme="minorBidi"/>
                <w:noProof/>
                <w:sz w:val="22"/>
                <w:szCs w:val="22"/>
                <w:lang w:val="fr-FR" w:eastAsia="fr-FR"/>
              </w:rPr>
              <w:tab/>
            </w:r>
            <w:r w:rsidRPr="002B6B7F">
              <w:rPr>
                <w:rStyle w:val="Lienhypertexte"/>
                <w:noProof/>
              </w:rPr>
              <w:t>QA environment Configuration</w:t>
            </w:r>
            <w:r>
              <w:rPr>
                <w:noProof/>
                <w:webHidden/>
              </w:rPr>
              <w:tab/>
            </w:r>
            <w:r>
              <w:rPr>
                <w:noProof/>
                <w:webHidden/>
              </w:rPr>
              <w:fldChar w:fldCharType="begin"/>
            </w:r>
            <w:r>
              <w:rPr>
                <w:noProof/>
                <w:webHidden/>
              </w:rPr>
              <w:instrText xml:space="preserve"> PAGEREF _Toc499823792 \h </w:instrText>
            </w:r>
            <w:r>
              <w:rPr>
                <w:noProof/>
                <w:webHidden/>
              </w:rPr>
            </w:r>
            <w:r>
              <w:rPr>
                <w:noProof/>
                <w:webHidden/>
              </w:rPr>
              <w:fldChar w:fldCharType="separate"/>
            </w:r>
            <w:r>
              <w:rPr>
                <w:noProof/>
                <w:webHidden/>
              </w:rPr>
              <w:t>42</w:t>
            </w:r>
            <w:r>
              <w:rPr>
                <w:noProof/>
                <w:webHidden/>
              </w:rPr>
              <w:fldChar w:fldCharType="end"/>
            </w:r>
          </w:hyperlink>
        </w:p>
        <w:p w14:paraId="172F7BD7" w14:textId="236B82AA"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93" w:history="1">
            <w:r w:rsidRPr="002B6B7F">
              <w:rPr>
                <w:rStyle w:val="Lienhypertexte"/>
                <w:noProof/>
              </w:rPr>
              <w:t>4.3.2</w:t>
            </w:r>
            <w:r>
              <w:rPr>
                <w:rFonts w:asciiTheme="minorHAnsi" w:eastAsiaTheme="minorEastAsia" w:hAnsiTheme="minorHAnsi" w:cstheme="minorBidi"/>
                <w:noProof/>
                <w:sz w:val="22"/>
                <w:szCs w:val="22"/>
                <w:lang w:val="fr-FR" w:eastAsia="fr-FR"/>
              </w:rPr>
              <w:tab/>
            </w:r>
            <w:r w:rsidRPr="002B6B7F">
              <w:rPr>
                <w:rStyle w:val="Lienhypertexte"/>
                <w:noProof/>
              </w:rPr>
              <w:t>Supporting QA Infrastructure Configuration</w:t>
            </w:r>
            <w:r>
              <w:rPr>
                <w:noProof/>
                <w:webHidden/>
              </w:rPr>
              <w:tab/>
            </w:r>
            <w:r>
              <w:rPr>
                <w:noProof/>
                <w:webHidden/>
              </w:rPr>
              <w:fldChar w:fldCharType="begin"/>
            </w:r>
            <w:r>
              <w:rPr>
                <w:noProof/>
                <w:webHidden/>
              </w:rPr>
              <w:instrText xml:space="preserve"> PAGEREF _Toc499823793 \h </w:instrText>
            </w:r>
            <w:r>
              <w:rPr>
                <w:noProof/>
                <w:webHidden/>
              </w:rPr>
            </w:r>
            <w:r>
              <w:rPr>
                <w:noProof/>
                <w:webHidden/>
              </w:rPr>
              <w:fldChar w:fldCharType="separate"/>
            </w:r>
            <w:r>
              <w:rPr>
                <w:noProof/>
                <w:webHidden/>
              </w:rPr>
              <w:t>42</w:t>
            </w:r>
            <w:r>
              <w:rPr>
                <w:noProof/>
                <w:webHidden/>
              </w:rPr>
              <w:fldChar w:fldCharType="end"/>
            </w:r>
          </w:hyperlink>
        </w:p>
        <w:p w14:paraId="13AEA261" w14:textId="53A6121B" w:rsidR="007A0B0A" w:rsidRDefault="007A0B0A">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9823794" w:history="1">
            <w:r w:rsidRPr="002B6B7F">
              <w:rPr>
                <w:rStyle w:val="Lienhypertexte"/>
                <w:noProof/>
              </w:rPr>
              <w:t>4.4</w:t>
            </w:r>
            <w:r>
              <w:rPr>
                <w:rFonts w:asciiTheme="minorHAnsi" w:eastAsiaTheme="minorEastAsia" w:hAnsiTheme="minorHAnsi" w:cstheme="minorBidi"/>
                <w:noProof/>
                <w:sz w:val="22"/>
                <w:szCs w:val="22"/>
                <w:lang w:val="fr-FR" w:eastAsia="fr-FR"/>
              </w:rPr>
              <w:tab/>
            </w:r>
            <w:r w:rsidRPr="002B6B7F">
              <w:rPr>
                <w:rStyle w:val="Lienhypertexte"/>
                <w:noProof/>
              </w:rPr>
              <w:t>Acceptance Environment</w:t>
            </w:r>
            <w:r>
              <w:rPr>
                <w:noProof/>
                <w:webHidden/>
              </w:rPr>
              <w:tab/>
            </w:r>
            <w:r>
              <w:rPr>
                <w:noProof/>
                <w:webHidden/>
              </w:rPr>
              <w:fldChar w:fldCharType="begin"/>
            </w:r>
            <w:r>
              <w:rPr>
                <w:noProof/>
                <w:webHidden/>
              </w:rPr>
              <w:instrText xml:space="preserve"> PAGEREF _Toc499823794 \h </w:instrText>
            </w:r>
            <w:r>
              <w:rPr>
                <w:noProof/>
                <w:webHidden/>
              </w:rPr>
            </w:r>
            <w:r>
              <w:rPr>
                <w:noProof/>
                <w:webHidden/>
              </w:rPr>
              <w:fldChar w:fldCharType="separate"/>
            </w:r>
            <w:r>
              <w:rPr>
                <w:noProof/>
                <w:webHidden/>
              </w:rPr>
              <w:t>42</w:t>
            </w:r>
            <w:r>
              <w:rPr>
                <w:noProof/>
                <w:webHidden/>
              </w:rPr>
              <w:fldChar w:fldCharType="end"/>
            </w:r>
          </w:hyperlink>
        </w:p>
        <w:p w14:paraId="2D98215B" w14:textId="24DCD6C4"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95" w:history="1">
            <w:r w:rsidRPr="002B6B7F">
              <w:rPr>
                <w:rStyle w:val="Lienhypertexte"/>
                <w:noProof/>
              </w:rPr>
              <w:t>4.4.1</w:t>
            </w:r>
            <w:r>
              <w:rPr>
                <w:rFonts w:asciiTheme="minorHAnsi" w:eastAsiaTheme="minorEastAsia" w:hAnsiTheme="minorHAnsi" w:cstheme="minorBidi"/>
                <w:noProof/>
                <w:sz w:val="22"/>
                <w:szCs w:val="22"/>
                <w:lang w:val="fr-FR" w:eastAsia="fr-FR"/>
              </w:rPr>
              <w:tab/>
            </w:r>
            <w:r w:rsidRPr="002B6B7F">
              <w:rPr>
                <w:rStyle w:val="Lienhypertexte"/>
                <w:noProof/>
              </w:rPr>
              <w:t>Acceptance environment Configuration</w:t>
            </w:r>
            <w:r>
              <w:rPr>
                <w:noProof/>
                <w:webHidden/>
              </w:rPr>
              <w:tab/>
            </w:r>
            <w:r>
              <w:rPr>
                <w:noProof/>
                <w:webHidden/>
              </w:rPr>
              <w:fldChar w:fldCharType="begin"/>
            </w:r>
            <w:r>
              <w:rPr>
                <w:noProof/>
                <w:webHidden/>
              </w:rPr>
              <w:instrText xml:space="preserve"> PAGEREF _Toc499823795 \h </w:instrText>
            </w:r>
            <w:r>
              <w:rPr>
                <w:noProof/>
                <w:webHidden/>
              </w:rPr>
            </w:r>
            <w:r>
              <w:rPr>
                <w:noProof/>
                <w:webHidden/>
              </w:rPr>
              <w:fldChar w:fldCharType="separate"/>
            </w:r>
            <w:r>
              <w:rPr>
                <w:noProof/>
                <w:webHidden/>
              </w:rPr>
              <w:t>42</w:t>
            </w:r>
            <w:r>
              <w:rPr>
                <w:noProof/>
                <w:webHidden/>
              </w:rPr>
              <w:fldChar w:fldCharType="end"/>
            </w:r>
          </w:hyperlink>
        </w:p>
        <w:p w14:paraId="404469CA" w14:textId="596D05BB" w:rsidR="007A0B0A" w:rsidRDefault="007A0B0A">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9823796" w:history="1">
            <w:r w:rsidRPr="002B6B7F">
              <w:rPr>
                <w:rStyle w:val="Lienhypertexte"/>
                <w:noProof/>
              </w:rPr>
              <w:t>4.4.2</w:t>
            </w:r>
            <w:r>
              <w:rPr>
                <w:rFonts w:asciiTheme="minorHAnsi" w:eastAsiaTheme="minorEastAsia" w:hAnsiTheme="minorHAnsi" w:cstheme="minorBidi"/>
                <w:noProof/>
                <w:sz w:val="22"/>
                <w:szCs w:val="22"/>
                <w:lang w:val="fr-FR" w:eastAsia="fr-FR"/>
              </w:rPr>
              <w:tab/>
            </w:r>
            <w:r w:rsidRPr="002B6B7F">
              <w:rPr>
                <w:rStyle w:val="Lienhypertexte"/>
                <w:noProof/>
              </w:rPr>
              <w:t>Supporting Acceptance Infrastructure Configuration</w:t>
            </w:r>
            <w:r>
              <w:rPr>
                <w:noProof/>
                <w:webHidden/>
              </w:rPr>
              <w:tab/>
            </w:r>
            <w:r>
              <w:rPr>
                <w:noProof/>
                <w:webHidden/>
              </w:rPr>
              <w:fldChar w:fldCharType="begin"/>
            </w:r>
            <w:r>
              <w:rPr>
                <w:noProof/>
                <w:webHidden/>
              </w:rPr>
              <w:instrText xml:space="preserve"> PAGEREF _Toc499823796 \h </w:instrText>
            </w:r>
            <w:r>
              <w:rPr>
                <w:noProof/>
                <w:webHidden/>
              </w:rPr>
            </w:r>
            <w:r>
              <w:rPr>
                <w:noProof/>
                <w:webHidden/>
              </w:rPr>
              <w:fldChar w:fldCharType="separate"/>
            </w:r>
            <w:r>
              <w:rPr>
                <w:noProof/>
                <w:webHidden/>
              </w:rPr>
              <w:t>42</w:t>
            </w:r>
            <w:r>
              <w:rPr>
                <w:noProof/>
                <w:webHidden/>
              </w:rPr>
              <w:fldChar w:fldCharType="end"/>
            </w:r>
          </w:hyperlink>
        </w:p>
        <w:p w14:paraId="53C9482C" w14:textId="0F89E3ED" w:rsidR="002D7C8C" w:rsidRDefault="002D7C8C" w:rsidP="002D7C8C">
          <w:r>
            <w:fldChar w:fldCharType="end"/>
          </w:r>
        </w:p>
      </w:sdtContent>
    </w:sdt>
    <w:p w14:paraId="6BE28FC8" w14:textId="77777777" w:rsidR="002D7C8C" w:rsidRDefault="002D7C8C" w:rsidP="002D7C8C">
      <w:pPr>
        <w:keepNext/>
        <w:ind w:left="720"/>
      </w:pPr>
    </w:p>
    <w:p w14:paraId="6846EF8C" w14:textId="77777777" w:rsidR="002D7C8C" w:rsidRDefault="002D7C8C" w:rsidP="002D7C8C">
      <w:pPr>
        <w:keepNext/>
        <w:ind w:left="720"/>
        <w:sectPr w:rsidR="002D7C8C" w:rsidSect="00AD2CAB">
          <w:headerReference w:type="default" r:id="rId11"/>
          <w:footerReference w:type="default" r:id="rId12"/>
          <w:pgSz w:w="12240" w:h="15840"/>
          <w:pgMar w:top="1440" w:right="900" w:bottom="1440" w:left="1800" w:header="720" w:footer="720" w:gutter="0"/>
          <w:cols w:space="720"/>
          <w:docGrid w:linePitch="360"/>
        </w:sectPr>
      </w:pPr>
    </w:p>
    <w:p w14:paraId="0460C36D" w14:textId="77777777" w:rsidR="002D7C8C" w:rsidRDefault="002D7C8C" w:rsidP="002D7C8C">
      <w:pPr>
        <w:keepNext/>
        <w:ind w:left="720"/>
      </w:pPr>
    </w:p>
    <w:p w14:paraId="0F35DFDA" w14:textId="77777777" w:rsidR="002D7C8C" w:rsidRPr="00E90DD4" w:rsidRDefault="002D7C8C" w:rsidP="0047663D">
      <w:pPr>
        <w:pStyle w:val="Titre1"/>
        <w:numPr>
          <w:ilvl w:val="0"/>
          <w:numId w:val="13"/>
        </w:numPr>
      </w:pPr>
      <w:bookmarkStart w:id="1" w:name="_Toc443813170"/>
      <w:bookmarkStart w:id="2" w:name="_Toc490368956"/>
      <w:bookmarkStart w:id="3" w:name="_Toc25640886"/>
      <w:bookmarkStart w:id="4" w:name="_Toc499823521"/>
      <w:bookmarkStart w:id="5" w:name="_Toc499823659"/>
      <w:bookmarkEnd w:id="0"/>
      <w:r w:rsidRPr="00E90DD4">
        <w:t>Section 1 DOCUMENT SCOPE</w:t>
      </w:r>
      <w:bookmarkStart w:id="6" w:name="_Toc443813173"/>
      <w:bookmarkStart w:id="7" w:name="_Toc490368959"/>
      <w:bookmarkEnd w:id="1"/>
      <w:bookmarkEnd w:id="2"/>
      <w:bookmarkEnd w:id="3"/>
      <w:bookmarkEnd w:id="4"/>
      <w:bookmarkEnd w:id="5"/>
    </w:p>
    <w:p w14:paraId="20D96AF7" w14:textId="77777777" w:rsidR="00C2495A" w:rsidRDefault="00C2495A" w:rsidP="00C2495A">
      <w:pPr>
        <w:pStyle w:val="Titre2"/>
      </w:pPr>
      <w:bookmarkStart w:id="8" w:name="_Toc499823522"/>
      <w:bookmarkStart w:id="9" w:name="_Toc499823660"/>
      <w:r>
        <w:t>Context</w:t>
      </w:r>
      <w:bookmarkEnd w:id="8"/>
      <w:bookmarkEnd w:id="9"/>
    </w:p>
    <w:p w14:paraId="4FE9451F" w14:textId="77777777" w:rsidR="002D7C8C" w:rsidRPr="0077092E" w:rsidRDefault="002D7C8C" w:rsidP="002D7C8C">
      <w:pPr>
        <w:rPr>
          <w:i/>
          <w:iCs/>
        </w:rPr>
      </w:pPr>
      <w:r w:rsidRPr="0077092E">
        <w:rPr>
          <w:b/>
          <w:i/>
          <w:iCs/>
        </w:rPr>
        <w:t xml:space="preserve">Document Scope </w:t>
      </w:r>
      <w:r w:rsidRPr="0077092E">
        <w:rPr>
          <w:i/>
          <w:iCs/>
        </w:rPr>
        <w:t>describes the context and the goals of this document in a narrative.</w:t>
      </w:r>
    </w:p>
    <w:p w14:paraId="200DA7F0" w14:textId="77777777" w:rsidR="005C1948" w:rsidRDefault="005C1948" w:rsidP="002D7C8C"/>
    <w:p w14:paraId="430D835D" w14:textId="1AAAA877" w:rsidR="003035ED" w:rsidRDefault="002D7C8C" w:rsidP="002D7C8C">
      <w:r w:rsidRPr="0077092E">
        <w:t xml:space="preserve">This document describes the Technical </w:t>
      </w:r>
      <w:r w:rsidR="000D3A62">
        <w:t>Architecture of the IOT Smart City Platform</w:t>
      </w:r>
      <w:r w:rsidR="003035ED">
        <w:t xml:space="preserve"> that:</w:t>
      </w:r>
    </w:p>
    <w:p w14:paraId="78755D19" w14:textId="77777777" w:rsidR="007E118D" w:rsidRDefault="002D7C8C" w:rsidP="0047663D">
      <w:pPr>
        <w:pStyle w:val="Paragraphedeliste"/>
        <w:numPr>
          <w:ilvl w:val="0"/>
          <w:numId w:val="4"/>
        </w:numPr>
      </w:pPr>
      <w:r w:rsidRPr="0077092E">
        <w:t>satisfies business requirements as documen</w:t>
      </w:r>
      <w:r w:rsidR="003035ED">
        <w:t>ted in the r</w:t>
      </w:r>
      <w:r w:rsidR="00D25739">
        <w:t>oadmap</w:t>
      </w:r>
      <w:r w:rsidR="003035ED">
        <w:t xml:space="preserve"> (ref to provide)</w:t>
      </w:r>
      <w:r w:rsidR="007E118D">
        <w:t xml:space="preserve">, </w:t>
      </w:r>
    </w:p>
    <w:p w14:paraId="498191E0" w14:textId="77777777" w:rsidR="002D7C8C" w:rsidRDefault="002D7C8C" w:rsidP="0047663D">
      <w:pPr>
        <w:pStyle w:val="Paragraphedeliste"/>
        <w:numPr>
          <w:ilvl w:val="0"/>
          <w:numId w:val="4"/>
        </w:numPr>
      </w:pPr>
      <w:r w:rsidRPr="0077092E">
        <w:t>satisfies technical, operational and transitiona</w:t>
      </w:r>
      <w:r w:rsidR="00D25739">
        <w:t>l requirements</w:t>
      </w:r>
      <w:r w:rsidRPr="0077092E">
        <w:t>.</w:t>
      </w:r>
    </w:p>
    <w:p w14:paraId="204B4A0C" w14:textId="0BA502A9" w:rsidR="00594361" w:rsidRDefault="00594361" w:rsidP="002B11BB"/>
    <w:p w14:paraId="6B89A32E" w14:textId="27CB5DBB" w:rsidR="00594361" w:rsidRDefault="00594361" w:rsidP="00594361">
      <w:r>
        <w:t xml:space="preserve">New technologies, particularly digital technologies, allow the development of new services and new uses for improving the quality of life </w:t>
      </w:r>
      <w:r w:rsidR="00A941F4">
        <w:t>in the respect the environment</w:t>
      </w:r>
      <w:r w:rsidR="00690ED8">
        <w:t xml:space="preserve"> in </w:t>
      </w:r>
      <w:r w:rsidR="008163B9">
        <w:t>today’s metropolis</w:t>
      </w:r>
      <w:r w:rsidR="00A941F4">
        <w:t>.</w:t>
      </w:r>
    </w:p>
    <w:p w14:paraId="2E804EE7" w14:textId="2217ACE4" w:rsidR="00A941F4" w:rsidRDefault="00A941F4" w:rsidP="00594361">
      <w:r>
        <w:t>With the advent of IOT</w:t>
      </w:r>
      <w:r w:rsidR="008163B9">
        <w:t>, Big data and AI</w:t>
      </w:r>
      <w:r>
        <w:t>, the concept of smart city can come to reality</w:t>
      </w:r>
      <w:r w:rsidR="008163B9">
        <w:t>.</w:t>
      </w:r>
      <w:r>
        <w:t xml:space="preserve"> </w:t>
      </w:r>
    </w:p>
    <w:p w14:paraId="086C6F82" w14:textId="77777777" w:rsidR="00594361" w:rsidRDefault="00594361" w:rsidP="00594361"/>
    <w:p w14:paraId="1A58575A" w14:textId="24E008B6" w:rsidR="00594361" w:rsidRDefault="00594361" w:rsidP="00594361">
      <w:r>
        <w:t xml:space="preserve">To anticipate these paradigm shifts, the metropolis of Nice launched in 2008 under the leadership of </w:t>
      </w:r>
      <w:proofErr w:type="spellStart"/>
      <w:r>
        <w:t>Mr</w:t>
      </w:r>
      <w:proofErr w:type="spellEnd"/>
      <w:r>
        <w:t xml:space="preserve"> </w:t>
      </w:r>
      <w:proofErr w:type="spellStart"/>
      <w:r>
        <w:t>Estrosi</w:t>
      </w:r>
      <w:proofErr w:type="spellEnd"/>
      <w:r>
        <w:t>, an initiative multichannel scale that aims to achieve the digital transformation of th</w:t>
      </w:r>
      <w:r w:rsidR="00A941F4">
        <w:t>e territory in the PACA region.</w:t>
      </w:r>
    </w:p>
    <w:p w14:paraId="41BAFEE4" w14:textId="77777777" w:rsidR="00A941F4" w:rsidRDefault="00A941F4" w:rsidP="00594361"/>
    <w:p w14:paraId="0AAED52F" w14:textId="33D4DE56" w:rsidR="00594361" w:rsidRDefault="00594361" w:rsidP="00594361">
      <w:r>
        <w:t>The main idea behind this major initiative lies in the establishment of complex synergies between local authorities, the university (Research and education) and economic actors (industry and start-ups).</w:t>
      </w:r>
    </w:p>
    <w:p w14:paraId="086258BF" w14:textId="77777777" w:rsidR="00594361" w:rsidRDefault="00594361" w:rsidP="00594361"/>
    <w:p w14:paraId="6D1422AF" w14:textId="59B8CE3E" w:rsidR="00594361" w:rsidRDefault="00594361" w:rsidP="00594361">
      <w:r>
        <w:t xml:space="preserve">These synergies are intended to develop the best technologies and uses them more successful in the service </w:t>
      </w:r>
      <w:r w:rsidR="005C1948">
        <w:t>to citizens</w:t>
      </w:r>
      <w:r>
        <w:t xml:space="preserve">. </w:t>
      </w:r>
    </w:p>
    <w:p w14:paraId="28A1E4D7" w14:textId="1A06C97F" w:rsidR="00594361" w:rsidRDefault="00594361" w:rsidP="00594361">
      <w:r>
        <w:t>Indeed, advanced technologies and the use intelligent interest data should allow today</w:t>
      </w:r>
      <w:r w:rsidR="005C1948">
        <w:t>,</w:t>
      </w:r>
      <w:r>
        <w:t xml:space="preserve"> to improve the quality of living, well-being and the functioning of the urban unit in the constraints of sustainable development.</w:t>
      </w:r>
    </w:p>
    <w:p w14:paraId="2E5C0214" w14:textId="79C4168A" w:rsidR="00594361" w:rsidRDefault="00594361" w:rsidP="00594361">
      <w:r>
        <w:t>The challenge for the Nice metropolis is also to maintain control of these while promoting economic spin-offs and job creation.</w:t>
      </w:r>
    </w:p>
    <w:p w14:paraId="72A19614" w14:textId="77777777" w:rsidR="00594361" w:rsidRDefault="00594361" w:rsidP="00594361"/>
    <w:p w14:paraId="1BCCCF58" w14:textId="77777777" w:rsidR="00594361" w:rsidRDefault="00594361" w:rsidP="00594361">
      <w:r>
        <w:t xml:space="preserve">The recent obtaining of the label IDEX (January 2016) ideally positions the metropolis of Nice and the Côte d'Azur University (UCA) in the national pole of excellence and therefore European. </w:t>
      </w:r>
    </w:p>
    <w:p w14:paraId="2B567ACD" w14:textId="77777777" w:rsidR="00594361" w:rsidRDefault="00594361" w:rsidP="00594361"/>
    <w:p w14:paraId="210E5515" w14:textId="1843D37D" w:rsidR="00594361" w:rsidRDefault="00594361" w:rsidP="00594361">
      <w:r>
        <w:t xml:space="preserve">The IDEX and the Nice metropolis have chosen to strengthen, </w:t>
      </w:r>
      <w:proofErr w:type="gramStart"/>
      <w:r>
        <w:t>in particular three</w:t>
      </w:r>
      <w:proofErr w:type="gramEnd"/>
      <w:r>
        <w:t xml:space="preserve"> complementary axes: smart-city, health / silver economy and telco / electronics.</w:t>
      </w:r>
    </w:p>
    <w:p w14:paraId="56E937DB" w14:textId="77777777" w:rsidR="00594361" w:rsidRDefault="00594361" w:rsidP="00594361"/>
    <w:p w14:paraId="3DE2D5D4" w14:textId="0F2699DC" w:rsidR="00594361" w:rsidRDefault="00594361" w:rsidP="00594361">
      <w:r>
        <w:t>These cutting-edge technological and societal initiatives are part of an organization</w:t>
      </w:r>
    </w:p>
    <w:p w14:paraId="4231FFA1" w14:textId="77777777" w:rsidR="00594361" w:rsidRDefault="00594361" w:rsidP="00594361">
      <w:r>
        <w:t>rationality of the territory:</w:t>
      </w:r>
    </w:p>
    <w:p w14:paraId="1328A69F" w14:textId="2F717F1C" w:rsidR="00594361" w:rsidRDefault="00594361" w:rsidP="0047663D">
      <w:pPr>
        <w:pStyle w:val="Paragraphedeliste"/>
        <w:numPr>
          <w:ilvl w:val="0"/>
          <w:numId w:val="30"/>
        </w:numPr>
      </w:pPr>
      <w:r>
        <w:t>The plain of Var for Eco-Valley / smart-city</w:t>
      </w:r>
    </w:p>
    <w:p w14:paraId="198CE127" w14:textId="797121AC" w:rsidR="00594361" w:rsidRDefault="00594361" w:rsidP="0047663D">
      <w:pPr>
        <w:pStyle w:val="Paragraphedeliste"/>
        <w:numPr>
          <w:ilvl w:val="0"/>
          <w:numId w:val="30"/>
        </w:numPr>
      </w:pPr>
      <w:r>
        <w:t>Pasteur area for health / silver economy</w:t>
      </w:r>
    </w:p>
    <w:p w14:paraId="4CA66245" w14:textId="4EED5871" w:rsidR="00594361" w:rsidRDefault="007E2597" w:rsidP="0047663D">
      <w:pPr>
        <w:pStyle w:val="Paragraphedeliste"/>
        <w:numPr>
          <w:ilvl w:val="0"/>
          <w:numId w:val="30"/>
        </w:numPr>
      </w:pPr>
      <w:r>
        <w:t>Sophia-</w:t>
      </w:r>
      <w:r w:rsidR="00594361">
        <w:t>Antipolis for electronics / Telco</w:t>
      </w:r>
      <w:r w:rsidR="0008019D">
        <w:t xml:space="preserve"> / Pharmaceutical /</w:t>
      </w:r>
    </w:p>
    <w:p w14:paraId="13DC4438" w14:textId="77777777" w:rsidR="00594361" w:rsidRDefault="00594361" w:rsidP="00594361">
      <w:pPr>
        <w:ind w:left="360"/>
      </w:pPr>
    </w:p>
    <w:p w14:paraId="421FB42B" w14:textId="28791470" w:rsidR="00594361" w:rsidRDefault="00594361" w:rsidP="00594361">
      <w:r>
        <w:t>The coherence and functionality of the whole are strategically driven by the public transport network including the T2 and T3 tram lines which will connect directly to the airport and train station, eco-valley and Arenas stadium.</w:t>
      </w:r>
    </w:p>
    <w:p w14:paraId="5463C79D" w14:textId="613864C0" w:rsidR="00594361" w:rsidRDefault="00594361" w:rsidP="00594361">
      <w:r>
        <w:t>Local and university authorities have therefore established a single framework facilitating the functional translation of the most advanced concepts from laboratories to the end user. Small and large businesses have all the keys to development of innovations and their economic projects.</w:t>
      </w:r>
    </w:p>
    <w:p w14:paraId="4B7DFA1B" w14:textId="5E2D5EC8" w:rsidR="00D41DAA" w:rsidRDefault="00D41DAA" w:rsidP="00594361"/>
    <w:p w14:paraId="0D330B88" w14:textId="4B7333E2" w:rsidR="007E2597" w:rsidRDefault="00D41DAA" w:rsidP="00594361">
      <w:r>
        <w:t>In order</w:t>
      </w:r>
      <w:r w:rsidR="002409F4">
        <w:t>,</w:t>
      </w:r>
      <w:r>
        <w:t xml:space="preserve"> to make this</w:t>
      </w:r>
      <w:r w:rsidR="004C57CA">
        <w:t xml:space="preserve"> transformation into a smart city,</w:t>
      </w:r>
      <w:r>
        <w:t xml:space="preserve"> a reality</w:t>
      </w:r>
      <w:r w:rsidR="004C57CA">
        <w:t>,</w:t>
      </w:r>
      <w:r>
        <w:t xml:space="preserve"> Nice Metropolis after a period of POC, have decided to </w:t>
      </w:r>
      <w:r w:rsidR="007E2597">
        <w:t>reach a new level.</w:t>
      </w:r>
    </w:p>
    <w:p w14:paraId="1D9A32CE" w14:textId="75270F24" w:rsidR="007E2597" w:rsidRDefault="007E2597" w:rsidP="00594361"/>
    <w:p w14:paraId="767CD7FA" w14:textId="63383FE5" w:rsidR="007E2597" w:rsidRDefault="007E2597" w:rsidP="00594361">
      <w:r>
        <w:t>The main objectives for this transformation are among:</w:t>
      </w:r>
    </w:p>
    <w:p w14:paraId="2DD7EAA2" w14:textId="338A76F7" w:rsidR="007E2597" w:rsidRDefault="007E2597" w:rsidP="0047663D">
      <w:pPr>
        <w:pStyle w:val="Paragraphedeliste"/>
        <w:numPr>
          <w:ilvl w:val="0"/>
          <w:numId w:val="32"/>
        </w:numPr>
      </w:pPr>
      <w:r>
        <w:t>Provide a coherent and efficient framework for application development</w:t>
      </w:r>
    </w:p>
    <w:p w14:paraId="174D19D4" w14:textId="279F3E3C" w:rsidR="007E2597" w:rsidRDefault="00DB58EA" w:rsidP="0047663D">
      <w:pPr>
        <w:pStyle w:val="Paragraphedeliste"/>
        <w:numPr>
          <w:ilvl w:val="0"/>
          <w:numId w:val="31"/>
        </w:numPr>
      </w:pPr>
      <w:r>
        <w:t>App store and Market Place</w:t>
      </w:r>
    </w:p>
    <w:p w14:paraId="03E498BC" w14:textId="77777777" w:rsidR="007E2597" w:rsidRDefault="007E2597" w:rsidP="0047663D">
      <w:pPr>
        <w:pStyle w:val="Paragraphedeliste"/>
        <w:numPr>
          <w:ilvl w:val="0"/>
          <w:numId w:val="31"/>
        </w:numPr>
      </w:pPr>
      <w:r>
        <w:t>Open data</w:t>
      </w:r>
    </w:p>
    <w:p w14:paraId="73C4190B" w14:textId="77777777" w:rsidR="007E2597" w:rsidRDefault="007E2597" w:rsidP="0047663D">
      <w:pPr>
        <w:pStyle w:val="Paragraphedeliste"/>
        <w:numPr>
          <w:ilvl w:val="0"/>
          <w:numId w:val="31"/>
        </w:numPr>
      </w:pPr>
      <w:r>
        <w:lastRenderedPageBreak/>
        <w:t>Labeling of applications</w:t>
      </w:r>
    </w:p>
    <w:p w14:paraId="4501B667" w14:textId="77777777" w:rsidR="007E2597" w:rsidRDefault="007E2597" w:rsidP="0047663D">
      <w:pPr>
        <w:pStyle w:val="Paragraphedeliste"/>
        <w:numPr>
          <w:ilvl w:val="0"/>
          <w:numId w:val="31"/>
        </w:numPr>
      </w:pPr>
      <w:r>
        <w:t>Better visibility for users</w:t>
      </w:r>
    </w:p>
    <w:p w14:paraId="6DBF6D8C" w14:textId="77777777" w:rsidR="007E2597" w:rsidRDefault="007E2597" w:rsidP="007E2597"/>
    <w:p w14:paraId="0EF34DD0" w14:textId="77777777" w:rsidR="00E33ED8" w:rsidRDefault="00E33ED8" w:rsidP="007E2597"/>
    <w:p w14:paraId="63DA95C8" w14:textId="7EA805CC" w:rsidR="007E2597" w:rsidRDefault="007E2597" w:rsidP="0047663D">
      <w:pPr>
        <w:pStyle w:val="Paragraphedeliste"/>
        <w:numPr>
          <w:ilvl w:val="0"/>
          <w:numId w:val="32"/>
        </w:numPr>
      </w:pPr>
      <w:r>
        <w:t>Aggregate the different sensor subnetworks into a metropolitan collection backbone network</w:t>
      </w:r>
    </w:p>
    <w:p w14:paraId="53B118A9" w14:textId="77777777" w:rsidR="007E2597" w:rsidRDefault="007E2597" w:rsidP="0047663D">
      <w:pPr>
        <w:pStyle w:val="Paragraphedeliste"/>
        <w:numPr>
          <w:ilvl w:val="0"/>
          <w:numId w:val="31"/>
        </w:numPr>
      </w:pPr>
      <w:r>
        <w:t>Adopt a logic of optimization and rationalization</w:t>
      </w:r>
    </w:p>
    <w:p w14:paraId="4C0BE0AA" w14:textId="18D28577" w:rsidR="007E2597" w:rsidRDefault="007E2597" w:rsidP="0047663D">
      <w:pPr>
        <w:pStyle w:val="Paragraphedeliste"/>
        <w:numPr>
          <w:ilvl w:val="0"/>
          <w:numId w:val="31"/>
        </w:numPr>
      </w:pPr>
      <w:r>
        <w:t>Capitalize on existing networks managed by the ISD (470 km of fiber optics, radio bridges, VPN-M2M)</w:t>
      </w:r>
    </w:p>
    <w:p w14:paraId="406599A7" w14:textId="77777777" w:rsidR="007E2597" w:rsidRDefault="007E2597" w:rsidP="0047663D">
      <w:pPr>
        <w:pStyle w:val="Paragraphedeliste"/>
        <w:numPr>
          <w:ilvl w:val="0"/>
          <w:numId w:val="32"/>
        </w:numPr>
      </w:pPr>
      <w:r>
        <w:t>Standardize and store information to facilitate collaboration between operational departments</w:t>
      </w:r>
    </w:p>
    <w:p w14:paraId="5072472C" w14:textId="77777777" w:rsidR="007E2597" w:rsidRDefault="007E2597" w:rsidP="0047663D">
      <w:pPr>
        <w:pStyle w:val="Paragraphedeliste"/>
        <w:numPr>
          <w:ilvl w:val="0"/>
          <w:numId w:val="32"/>
        </w:numPr>
      </w:pPr>
      <w:r>
        <w:t>Share and enrich these data by experimenting with industrialists, laboratories, researchers, communities, citizens, ...</w:t>
      </w:r>
    </w:p>
    <w:p w14:paraId="577761AF" w14:textId="77777777" w:rsidR="007E2597" w:rsidRDefault="007E2597" w:rsidP="0047663D">
      <w:pPr>
        <w:pStyle w:val="Paragraphedeliste"/>
        <w:numPr>
          <w:ilvl w:val="0"/>
          <w:numId w:val="32"/>
        </w:numPr>
      </w:pPr>
      <w:r>
        <w:t>Update continuously various predictions by integrating real-time data</w:t>
      </w:r>
    </w:p>
    <w:p w14:paraId="7FF81478" w14:textId="1E4E4A33" w:rsidR="007E2597" w:rsidRDefault="007E2597" w:rsidP="0047663D">
      <w:pPr>
        <w:pStyle w:val="Paragraphedeliste"/>
        <w:numPr>
          <w:ilvl w:val="0"/>
          <w:numId w:val="32"/>
        </w:numPr>
      </w:pPr>
      <w:r>
        <w:t xml:space="preserve">Develop </w:t>
      </w:r>
      <w:proofErr w:type="gramStart"/>
      <w:r>
        <w:t>a</w:t>
      </w:r>
      <w:r w:rsidR="00756471">
        <w:t>n</w:t>
      </w:r>
      <w:proofErr w:type="gramEnd"/>
      <w:r>
        <w:t xml:space="preserve"> </w:t>
      </w:r>
      <w:r w:rsidR="00756471">
        <w:t>hyper-vision</w:t>
      </w:r>
      <w:r>
        <w:t xml:space="preserve"> system for the management of exceptional events (floods, demonstrations, disorders, ...)</w:t>
      </w:r>
    </w:p>
    <w:p w14:paraId="049D01C7" w14:textId="77777777" w:rsidR="00AF2CB1" w:rsidRDefault="00AF2CB1" w:rsidP="00AF2CB1"/>
    <w:p w14:paraId="0D9A02D7" w14:textId="1C8C8DB8" w:rsidR="00D41DAA" w:rsidRDefault="007E2597" w:rsidP="00AF2CB1">
      <w:r>
        <w:t>T</w:t>
      </w:r>
      <w:r w:rsidR="006424D1">
        <w:t>herefore</w:t>
      </w:r>
      <w:r>
        <w:t>,</w:t>
      </w:r>
      <w:r w:rsidR="006424D1">
        <w:t xml:space="preserve"> after a study conducted by Eridanis on the state of art of IOT platform</w:t>
      </w:r>
      <w:r w:rsidR="00751A5B">
        <w:t>s</w:t>
      </w:r>
      <w:r w:rsidR="006424D1">
        <w:t xml:space="preserve"> for Smart City</w:t>
      </w:r>
      <w:r w:rsidR="002409F4">
        <w:t xml:space="preserve">, </w:t>
      </w:r>
      <w:r w:rsidR="00751A5B">
        <w:t>a r</w:t>
      </w:r>
      <w:r w:rsidR="002409F4">
        <w:t xml:space="preserve">oadmap </w:t>
      </w:r>
      <w:r w:rsidR="00751A5B">
        <w:t xml:space="preserve">has been provided </w:t>
      </w:r>
      <w:r w:rsidR="002409F4">
        <w:t>for the setup of such a system</w:t>
      </w:r>
      <w:r w:rsidR="0036158F">
        <w:t xml:space="preserve">, based mainly on </w:t>
      </w:r>
      <w:proofErr w:type="spellStart"/>
      <w:r w:rsidR="0036158F">
        <w:t>Fiware</w:t>
      </w:r>
      <w:proofErr w:type="spellEnd"/>
      <w:r w:rsidR="002409F4">
        <w:t>.</w:t>
      </w:r>
    </w:p>
    <w:p w14:paraId="76A60EDC" w14:textId="77777777" w:rsidR="00594361" w:rsidRDefault="00594361" w:rsidP="002B11BB"/>
    <w:p w14:paraId="6CD54510" w14:textId="67B04507" w:rsidR="002B11BB" w:rsidRDefault="002B11BB" w:rsidP="002B11BB">
      <w:r>
        <w:t>In the referenced roadmap document</w:t>
      </w:r>
      <w:r w:rsidR="008673C6">
        <w:t>,</w:t>
      </w:r>
      <w:r>
        <w:t xml:space="preserve"> </w:t>
      </w:r>
      <w:r w:rsidR="008673C6">
        <w:t>the needs have</w:t>
      </w:r>
      <w:r>
        <w:t xml:space="preserve"> been described through the following </w:t>
      </w:r>
      <w:r w:rsidR="00031F83">
        <w:t xml:space="preserve">global </w:t>
      </w:r>
      <w:r>
        <w:t>schema:</w:t>
      </w:r>
    </w:p>
    <w:p w14:paraId="4CC770DF" w14:textId="77777777" w:rsidR="002B11BB" w:rsidRDefault="002B11BB" w:rsidP="002B11BB"/>
    <w:p w14:paraId="1A41F0CF" w14:textId="77777777" w:rsidR="00031F83" w:rsidRDefault="002B11BB" w:rsidP="00031F83">
      <w:pPr>
        <w:keepNext/>
      </w:pPr>
      <w:r>
        <w:rPr>
          <w:noProof/>
          <w:lang w:val="fr-FR" w:eastAsia="fr-FR"/>
        </w:rPr>
        <w:drawing>
          <wp:inline distT="0" distB="0" distL="0" distR="0" wp14:editId="1AA7DF3D">
            <wp:extent cx="6000750" cy="2945537"/>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uille de route MNCA IOT Platfor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0750" cy="2945537"/>
                    </a:xfrm>
                    <a:prstGeom prst="rect">
                      <a:avLst/>
                    </a:prstGeom>
                  </pic:spPr>
                </pic:pic>
              </a:graphicData>
            </a:graphic>
          </wp:inline>
        </w:drawing>
      </w:r>
    </w:p>
    <w:p w14:paraId="6EBFE7D9" w14:textId="79A56AE5" w:rsidR="002B11BB" w:rsidRPr="0077092E" w:rsidRDefault="00031F83" w:rsidP="00031F83">
      <w:pPr>
        <w:pStyle w:val="Lgende"/>
      </w:pPr>
      <w:r>
        <w:t xml:space="preserve">Figure </w:t>
      </w:r>
      <w:r>
        <w:fldChar w:fldCharType="begin"/>
      </w:r>
      <w:r>
        <w:instrText xml:space="preserve"> SEQ Figure \* ARABIC </w:instrText>
      </w:r>
      <w:r>
        <w:fldChar w:fldCharType="separate"/>
      </w:r>
      <w:r w:rsidR="007C6CC7">
        <w:rPr>
          <w:noProof/>
        </w:rPr>
        <w:t>1</w:t>
      </w:r>
      <w:r>
        <w:fldChar w:fldCharType="end"/>
      </w:r>
      <w:r>
        <w:t>: Target Logical Smart City</w:t>
      </w:r>
      <w:r w:rsidR="004F409D">
        <w:t xml:space="preserve"> Platform</w:t>
      </w:r>
    </w:p>
    <w:p w14:paraId="532E67F1" w14:textId="77777777" w:rsidR="002D7C8C" w:rsidRPr="0077092E" w:rsidRDefault="002D7C8C" w:rsidP="002D7C8C"/>
    <w:p w14:paraId="365668FC" w14:textId="77777777" w:rsidR="002D7C8C" w:rsidRPr="0077092E" w:rsidRDefault="002D7C8C" w:rsidP="002D7C8C">
      <w:r w:rsidRPr="0077092E">
        <w:t>The goal of this Technical Architecture is to define the technologies, products, and techniqu</w:t>
      </w:r>
      <w:r w:rsidR="00D25739">
        <w:t>es necessary to install</w:t>
      </w:r>
      <w:r w:rsidRPr="0077092E">
        <w:t xml:space="preserve"> and support the system, and to ensure that the system components are compatible and comply with the enterprise-wide standards and</w:t>
      </w:r>
      <w:r w:rsidR="00D25739">
        <w:t xml:space="preserve"> direction defined by </w:t>
      </w:r>
      <w:r w:rsidR="005B610C">
        <w:t xml:space="preserve">Nice Côte d’Azur </w:t>
      </w:r>
      <w:r w:rsidR="003035ED">
        <w:t xml:space="preserve">metropolis (hereafter </w:t>
      </w:r>
      <w:r w:rsidR="0046388E">
        <w:t xml:space="preserve">referred </w:t>
      </w:r>
      <w:r w:rsidR="003035ED">
        <w:t xml:space="preserve">as </w:t>
      </w:r>
      <w:r w:rsidR="00D25739">
        <w:t>MNCA</w:t>
      </w:r>
      <w:r w:rsidR="003035ED">
        <w:t>)</w:t>
      </w:r>
      <w:r w:rsidRPr="0077092E">
        <w:t>.</w:t>
      </w:r>
    </w:p>
    <w:p w14:paraId="2C065C9F" w14:textId="77777777" w:rsidR="002D7C8C" w:rsidRPr="0077092E" w:rsidRDefault="002D7C8C" w:rsidP="002D7C8C"/>
    <w:p w14:paraId="0B1C07C5" w14:textId="77777777" w:rsidR="002D7C8C" w:rsidRPr="0077092E" w:rsidRDefault="002D7C8C" w:rsidP="002D7C8C">
      <w:r w:rsidRPr="0077092E">
        <w:t>This document will also:</w:t>
      </w:r>
    </w:p>
    <w:p w14:paraId="4D62D965" w14:textId="77777777" w:rsidR="002D7C8C" w:rsidRPr="0077092E" w:rsidRDefault="002D7C8C" w:rsidP="0047663D">
      <w:pPr>
        <w:pStyle w:val="Paragraphedeliste"/>
        <w:numPr>
          <w:ilvl w:val="0"/>
          <w:numId w:val="3"/>
        </w:numPr>
      </w:pPr>
      <w:r w:rsidRPr="0077092E">
        <w:t>Identify and explain the risks inherent in this Technical Architecture;</w:t>
      </w:r>
    </w:p>
    <w:p w14:paraId="643AE6CF" w14:textId="77777777" w:rsidR="002D7C8C" w:rsidRPr="0077092E" w:rsidRDefault="002D7C8C" w:rsidP="0047663D">
      <w:pPr>
        <w:pStyle w:val="Paragraphedeliste"/>
        <w:numPr>
          <w:ilvl w:val="0"/>
          <w:numId w:val="3"/>
        </w:numPr>
      </w:pPr>
      <w:r w:rsidRPr="0077092E">
        <w:t>Define baseline sizing, archiving and performance requirements;</w:t>
      </w:r>
    </w:p>
    <w:p w14:paraId="42B57B5A" w14:textId="77777777" w:rsidR="002D7C8C" w:rsidRDefault="002D7C8C" w:rsidP="0047663D">
      <w:pPr>
        <w:pStyle w:val="Paragraphedeliste"/>
        <w:numPr>
          <w:ilvl w:val="0"/>
          <w:numId w:val="3"/>
        </w:numPr>
      </w:pPr>
      <w:r w:rsidRPr="0077092E">
        <w:t>Identify the hardware and software specifications for the Development, Testing, QA and Production environments;</w:t>
      </w:r>
    </w:p>
    <w:p w14:paraId="4749F19A" w14:textId="77777777" w:rsidR="007E118D" w:rsidRPr="0077092E" w:rsidRDefault="007E118D" w:rsidP="0047663D">
      <w:pPr>
        <w:pStyle w:val="Paragraphedeliste"/>
        <w:numPr>
          <w:ilvl w:val="0"/>
          <w:numId w:val="3"/>
        </w:numPr>
      </w:pPr>
      <w:r>
        <w:t xml:space="preserve">Identify monitoring and support tools for </w:t>
      </w:r>
      <w:r w:rsidRPr="007E118D">
        <w:t>maintenance in operational condition</w:t>
      </w:r>
    </w:p>
    <w:p w14:paraId="7AC68CD7" w14:textId="53FF373C" w:rsidR="002D7C8C" w:rsidRPr="0077092E" w:rsidRDefault="007E118D" w:rsidP="0047663D">
      <w:pPr>
        <w:pStyle w:val="Paragraphedeliste"/>
        <w:numPr>
          <w:ilvl w:val="0"/>
          <w:numId w:val="3"/>
        </w:numPr>
      </w:pPr>
      <w:r>
        <w:t xml:space="preserve">Define procedures for data </w:t>
      </w:r>
      <w:r w:rsidR="002D7C8C" w:rsidRPr="0077092E">
        <w:t>migration among the environments</w:t>
      </w:r>
      <w:r w:rsidR="005D6BD6">
        <w:t xml:space="preserve"> (current </w:t>
      </w:r>
      <w:r w:rsidR="00F5504D">
        <w:t>data warehouse</w:t>
      </w:r>
      <w:r w:rsidR="00C4570E">
        <w:t>)</w:t>
      </w:r>
      <w:r w:rsidR="002D7C8C" w:rsidRPr="0077092E">
        <w:t>.</w:t>
      </w:r>
    </w:p>
    <w:p w14:paraId="2E160386" w14:textId="77777777" w:rsidR="002D7C8C" w:rsidRPr="0077092E" w:rsidRDefault="002D7C8C" w:rsidP="002D7C8C"/>
    <w:p w14:paraId="51200779" w14:textId="77777777" w:rsidR="00D20A54" w:rsidRDefault="00D20A54">
      <w:pPr>
        <w:spacing w:after="160" w:line="259" w:lineRule="auto"/>
        <w:rPr>
          <w:lang w:val="en-GB"/>
        </w:rPr>
      </w:pPr>
    </w:p>
    <w:p w14:paraId="54CB85E5" w14:textId="77777777" w:rsidR="00C2495A" w:rsidRDefault="00C2495A" w:rsidP="00C2495A">
      <w:pPr>
        <w:pStyle w:val="Titre2"/>
      </w:pPr>
      <w:bookmarkStart w:id="10" w:name="_Toc499823523"/>
      <w:bookmarkStart w:id="11" w:name="_Toc499823661"/>
      <w:r>
        <w:t>G</w:t>
      </w:r>
      <w:r w:rsidRPr="00C2495A">
        <w:t>lossary</w:t>
      </w:r>
      <w:bookmarkEnd w:id="10"/>
      <w:bookmarkEnd w:id="11"/>
    </w:p>
    <w:p w14:paraId="1EDC9356" w14:textId="77777777" w:rsidR="00C2495A" w:rsidRDefault="00C2495A" w:rsidP="00C2495A"/>
    <w:p w14:paraId="7C327ABB" w14:textId="5AE6FA14" w:rsidR="00722406" w:rsidRDefault="00722406" w:rsidP="002F3448">
      <w:r>
        <w:rPr>
          <w:b/>
        </w:rPr>
        <w:t xml:space="preserve">SOA: </w:t>
      </w:r>
      <w:r>
        <w:t xml:space="preserve">Service Oriented Architecture, </w:t>
      </w:r>
      <w:r w:rsidRPr="00722406">
        <w:t>is a style of software design where services are provided to the other components by application components, through a communication protocol over a network.</w:t>
      </w:r>
    </w:p>
    <w:p w14:paraId="43236573" w14:textId="7236DE2C" w:rsidR="00722406" w:rsidRPr="00722406" w:rsidRDefault="00722406" w:rsidP="002F3448">
      <w:r w:rsidRPr="00722406">
        <w:rPr>
          <w:b/>
        </w:rPr>
        <w:t>Micro Services Architecture</w:t>
      </w:r>
      <w:r>
        <w:t xml:space="preserve">: </w:t>
      </w:r>
      <w:r w:rsidRPr="00722406">
        <w:t xml:space="preserve">Microservices is a variant of the </w:t>
      </w:r>
      <w:r w:rsidR="008E6CE1">
        <w:t>Service-Oriented A</w:t>
      </w:r>
      <w:r w:rsidRPr="00722406">
        <w:t xml:space="preserve">rchitecture (SOA) architectural style that structures an application as a collection of loosely coupled services. In a microservices architecture, services should be </w:t>
      </w:r>
      <w:proofErr w:type="gramStart"/>
      <w:r w:rsidRPr="00722406">
        <w:t>fine-grained</w:t>
      </w:r>
      <w:proofErr w:type="gramEnd"/>
      <w:r w:rsidRPr="00722406">
        <w:t xml:space="preserve"> and the protocols should be lightweight</w:t>
      </w:r>
      <w:r>
        <w:t>, it n</w:t>
      </w:r>
      <w:r w:rsidRPr="00722406">
        <w:t>aturally enforces a modular structure.</w:t>
      </w:r>
    </w:p>
    <w:p w14:paraId="0F0D085C" w14:textId="3637227A" w:rsidR="002F3448" w:rsidRDefault="002F3448" w:rsidP="002F3448">
      <w:r w:rsidRPr="00144DA2">
        <w:rPr>
          <w:b/>
        </w:rPr>
        <w:t>FIWARE</w:t>
      </w:r>
      <w:r>
        <w:t xml:space="preserve">: </w:t>
      </w:r>
      <w:r w:rsidRPr="00144DA2">
        <w:t>is an independent open community whose mem</w:t>
      </w:r>
      <w:r>
        <w:t>bers are committed to materializ</w:t>
      </w:r>
      <w:r w:rsidRPr="00144DA2">
        <w:t>e the FIWARE mission, that is: “to build an open sustainable ecosystem around public, royalty-free and implementation-driven software platform standards that will ease the development of new Smart Applications in multiple sectors”.</w:t>
      </w:r>
    </w:p>
    <w:p w14:paraId="540DB486" w14:textId="11171C03" w:rsidR="000B0375" w:rsidRPr="000B0375" w:rsidRDefault="00293E95" w:rsidP="000B0375">
      <w:proofErr w:type="spellStart"/>
      <w:r w:rsidRPr="00293E95">
        <w:rPr>
          <w:b/>
        </w:rPr>
        <w:t>Fiware</w:t>
      </w:r>
      <w:proofErr w:type="spellEnd"/>
      <w:r w:rsidR="002F3448">
        <w:rPr>
          <w:b/>
        </w:rPr>
        <w:t xml:space="preserve"> platform</w:t>
      </w:r>
      <w:r>
        <w:t xml:space="preserve">: </w:t>
      </w:r>
      <w:r w:rsidR="002F3448">
        <w:t xml:space="preserve">is a </w:t>
      </w:r>
      <w:r>
        <w:t>platform providing</w:t>
      </w:r>
      <w:r w:rsidRPr="00C2495A">
        <w:t xml:space="preserve"> a simple </w:t>
      </w:r>
      <w:r>
        <w:t>but powerful set of APIs</w:t>
      </w:r>
      <w:r w:rsidRPr="00C2495A">
        <w:t xml:space="preserve"> that ease the development of Smart</w:t>
      </w:r>
      <w:r>
        <w:t xml:space="preserve"> </w:t>
      </w:r>
      <w:r w:rsidRPr="00C2495A">
        <w:t>Applications in multiple vertical sectors</w:t>
      </w:r>
      <w:r w:rsidR="002E6579">
        <w:t xml:space="preserve">: </w:t>
      </w:r>
      <w:hyperlink r:id="rId14" w:history="1">
        <w:r w:rsidR="002E6579" w:rsidRPr="002E6579">
          <w:rPr>
            <w:rStyle w:val="Lienhypertexte"/>
          </w:rPr>
          <w:t>https://www.fiware.org/</w:t>
        </w:r>
      </w:hyperlink>
      <w:r w:rsidR="000B0375">
        <w:rPr>
          <w:rStyle w:val="Lienhypertexte"/>
        </w:rPr>
        <w:t>,</w:t>
      </w:r>
      <w:r w:rsidR="000B0375">
        <w:rPr>
          <w:rStyle w:val="Lienhypertexte"/>
          <w:color w:val="auto"/>
          <w:u w:val="none"/>
        </w:rPr>
        <w:t xml:space="preserve"> it is based mainly on a Micro Services Architecture, where components expose RESTful APIs.</w:t>
      </w:r>
    </w:p>
    <w:p w14:paraId="4DAF56D1" w14:textId="77777777" w:rsidR="00C2495A" w:rsidRDefault="00C2495A" w:rsidP="00C2495A">
      <w:r w:rsidRPr="00293E95">
        <w:rPr>
          <w:b/>
        </w:rPr>
        <w:t>IOT</w:t>
      </w:r>
      <w:r>
        <w:t xml:space="preserve">: Internet </w:t>
      </w:r>
      <w:proofErr w:type="gramStart"/>
      <w:r>
        <w:t>Of</w:t>
      </w:r>
      <w:proofErr w:type="gramEnd"/>
      <w:r>
        <w:t xml:space="preserve"> Things</w:t>
      </w:r>
    </w:p>
    <w:p w14:paraId="5AA26CFD" w14:textId="77777777" w:rsidR="00C2495A" w:rsidRDefault="00C2495A" w:rsidP="00C2495A">
      <w:r w:rsidRPr="00293E95">
        <w:rPr>
          <w:b/>
        </w:rPr>
        <w:t>OMA</w:t>
      </w:r>
      <w:r>
        <w:t xml:space="preserve">: </w:t>
      </w:r>
      <w:hyperlink r:id="rId15" w:history="1">
        <w:r w:rsidRPr="000F1B81">
          <w:rPr>
            <w:rStyle w:val="Lienhypertexte"/>
          </w:rPr>
          <w:t>Open Mobile Alliance</w:t>
        </w:r>
      </w:hyperlink>
      <w:r w:rsidR="002E6579">
        <w:t xml:space="preserve"> : </w:t>
      </w:r>
      <w:r w:rsidR="000F1B81" w:rsidRPr="000F1B81">
        <w:t>OMA is a non-profit organization that delivers open specifications for creating interoperable services that work across all geographical boundaries, on any bearer network.</w:t>
      </w:r>
    </w:p>
    <w:p w14:paraId="243C0752" w14:textId="63A12FE8" w:rsidR="00CF6314" w:rsidRDefault="00CF6314" w:rsidP="00210DB4">
      <w:r w:rsidRPr="00CF6314">
        <w:rPr>
          <w:b/>
          <w:shd w:val="clear" w:color="auto" w:fill="FCFCFC"/>
        </w:rPr>
        <w:t>TM Forum</w:t>
      </w:r>
      <w:r>
        <w:rPr>
          <w:shd w:val="clear" w:color="auto" w:fill="FCFCFC"/>
        </w:rPr>
        <w:t xml:space="preserve">: </w:t>
      </w:r>
      <w:hyperlink r:id="rId16" w:history="1">
        <w:r w:rsidR="00B8065D" w:rsidRPr="009161DF">
          <w:rPr>
            <w:rStyle w:val="Lienhypertexte"/>
            <w:shd w:val="clear" w:color="auto" w:fill="FCFCFC"/>
          </w:rPr>
          <w:t>TM Forum</w:t>
        </w:r>
      </w:hyperlink>
      <w:r w:rsidR="00B8065D">
        <w:rPr>
          <w:shd w:val="clear" w:color="auto" w:fill="FCFCFC"/>
        </w:rPr>
        <w:t xml:space="preserve"> </w:t>
      </w:r>
      <w:r w:rsidRPr="00CF6314">
        <w:rPr>
          <w:shd w:val="clear" w:color="auto" w:fill="FCFCFC"/>
        </w:rPr>
        <w:t>is the global industry association that drives digital transformation of the communications industry through collaboration.</w:t>
      </w:r>
    </w:p>
    <w:p w14:paraId="2DF18D5D" w14:textId="77777777" w:rsidR="009118F2" w:rsidRDefault="009118F2" w:rsidP="00C2495A">
      <w:r w:rsidRPr="00293E95">
        <w:rPr>
          <w:b/>
        </w:rPr>
        <w:t>GE</w:t>
      </w:r>
      <w:r w:rsidR="000F1B81">
        <w:t>: Generic</w:t>
      </w:r>
      <w:r>
        <w:t xml:space="preserve"> Enabler</w:t>
      </w:r>
      <w:r w:rsidR="00604526">
        <w:t xml:space="preserve">, </w:t>
      </w:r>
      <w:proofErr w:type="spellStart"/>
      <w:r w:rsidR="00604526">
        <w:t>Fiware</w:t>
      </w:r>
      <w:proofErr w:type="spellEnd"/>
      <w:r w:rsidR="00604526">
        <w:t xml:space="preserve"> </w:t>
      </w:r>
      <w:r w:rsidR="000F1B81">
        <w:t xml:space="preserve">used </w:t>
      </w:r>
      <w:r w:rsidR="00604526">
        <w:t>terminology to design an essential module of the platform</w:t>
      </w:r>
    </w:p>
    <w:p w14:paraId="26C8E195" w14:textId="0C099F7E" w:rsidR="00C2495A" w:rsidRDefault="00C2495A" w:rsidP="00C2495A">
      <w:r w:rsidRPr="00293E95">
        <w:rPr>
          <w:b/>
        </w:rPr>
        <w:t>API</w:t>
      </w:r>
      <w:r>
        <w:t>:</w:t>
      </w:r>
      <w:r w:rsidRPr="00C2495A">
        <w:t xml:space="preserve"> App</w:t>
      </w:r>
      <w:r w:rsidR="00C87333">
        <w:t>lication Programming Interface</w:t>
      </w:r>
    </w:p>
    <w:p w14:paraId="68384C7C" w14:textId="61777827" w:rsidR="00EA7075" w:rsidRDefault="00EA7075" w:rsidP="00C2495A">
      <w:r w:rsidRPr="008673C6">
        <w:rPr>
          <w:b/>
        </w:rPr>
        <w:t>RESTful API</w:t>
      </w:r>
      <w:r>
        <w:t xml:space="preserve">: </w:t>
      </w:r>
      <w:r w:rsidR="008673C6" w:rsidRPr="008673C6">
        <w:t>also referre</w:t>
      </w:r>
      <w:r w:rsidR="008673C6">
        <w:t>d to as a RESTful web service, it</w:t>
      </w:r>
      <w:r w:rsidR="008673C6" w:rsidRPr="008673C6">
        <w:t xml:space="preserve"> is based on representational state transfer (</w:t>
      </w:r>
      <w:hyperlink r:id="rId17" w:history="1">
        <w:r w:rsidR="008673C6" w:rsidRPr="008673C6">
          <w:rPr>
            <w:rStyle w:val="Lienhypertexte"/>
          </w:rPr>
          <w:t>REST</w:t>
        </w:r>
      </w:hyperlink>
      <w:r w:rsidR="008673C6" w:rsidRPr="008673C6">
        <w:t>) technology, an architectural style and approach to communications often used in web services development</w:t>
      </w:r>
      <w:r w:rsidR="008673C6">
        <w:t xml:space="preserve"> as an alternative to </w:t>
      </w:r>
      <w:hyperlink r:id="rId18" w:history="1">
        <w:r w:rsidR="008673C6" w:rsidRPr="008673C6">
          <w:rPr>
            <w:rStyle w:val="Lienhypertexte"/>
          </w:rPr>
          <w:t>SOAP</w:t>
        </w:r>
      </w:hyperlink>
      <w:r w:rsidR="008673C6" w:rsidRPr="008673C6">
        <w:t>.</w:t>
      </w:r>
    </w:p>
    <w:p w14:paraId="0382DED5" w14:textId="77777777" w:rsidR="00D914E7" w:rsidRDefault="00293E95" w:rsidP="00D914E7">
      <w:r w:rsidRPr="00697A16">
        <w:rPr>
          <w:b/>
        </w:rPr>
        <w:t>Context Broker</w:t>
      </w:r>
      <w:r>
        <w:t xml:space="preserve">: </w:t>
      </w:r>
      <w:r w:rsidR="00D914E7">
        <w:t>According to Gartner:</w:t>
      </w:r>
    </w:p>
    <w:p w14:paraId="4EAB52B7" w14:textId="77777777" w:rsidR="00293E95" w:rsidRDefault="00D914E7" w:rsidP="00D914E7">
      <w:r>
        <w:t>“A context broker is a service that is designed to gather reachable context data of a variety of types, sources and velocity. It then applies conditioning, integration, rules and analytics to derive the reduced prepared context data, actionable at a point of business decision by a system or a human.”</w:t>
      </w:r>
    </w:p>
    <w:p w14:paraId="1D911F4F" w14:textId="6C0E09DA" w:rsidR="002F3448" w:rsidRDefault="002F3448" w:rsidP="00D914E7">
      <w:r>
        <w:t>F</w:t>
      </w:r>
      <w:r w:rsidRPr="002F3448">
        <w:t>unctionally speaking, context enables the data to be empowered by the interaction with other pieces of data.</w:t>
      </w:r>
      <w:r w:rsidR="00210DB4">
        <w:t xml:space="preserve"> In a nutshell it can be consider as a data exchange bus, providing </w:t>
      </w:r>
      <w:r w:rsidR="00C86A32">
        <w:t xml:space="preserve">access to </w:t>
      </w:r>
      <w:r w:rsidR="00210DB4">
        <w:t>context information</w:t>
      </w:r>
      <w:r w:rsidR="00C86A32">
        <w:t xml:space="preserve"> through publish/subscribe paradigm (this is kind of “MQTT” for context da</w:t>
      </w:r>
      <w:r w:rsidR="008163B9">
        <w:t>ta, through RESTful API</w:t>
      </w:r>
      <w:r w:rsidR="00C86A32">
        <w:t>)</w:t>
      </w:r>
      <w:r w:rsidR="00210DB4">
        <w:t>.</w:t>
      </w:r>
    </w:p>
    <w:p w14:paraId="636AD198" w14:textId="75BF2045" w:rsidR="00C2495A" w:rsidRDefault="00C2495A" w:rsidP="00C2495A">
      <w:r w:rsidRPr="00293E95">
        <w:rPr>
          <w:b/>
        </w:rPr>
        <w:t>NGSI</w:t>
      </w:r>
      <w:r>
        <w:t xml:space="preserve">: New Generation Services Interface, </w:t>
      </w:r>
      <w:hyperlink r:id="rId19" w:history="1">
        <w:r w:rsidRPr="004F78E6">
          <w:rPr>
            <w:rStyle w:val="Lienhypertexte"/>
          </w:rPr>
          <w:t xml:space="preserve">OMA </w:t>
        </w:r>
        <w:r w:rsidR="002F3448" w:rsidRPr="004F78E6">
          <w:rPr>
            <w:rStyle w:val="Lienhypertexte"/>
          </w:rPr>
          <w:t>referenced</w:t>
        </w:r>
        <w:r w:rsidRPr="004F78E6">
          <w:rPr>
            <w:rStyle w:val="Lienhypertexte"/>
          </w:rPr>
          <w:t xml:space="preserve"> API specifications</w:t>
        </w:r>
      </w:hyperlink>
      <w:r w:rsidR="00293E95">
        <w:t xml:space="preserve"> </w:t>
      </w:r>
      <w:r w:rsidR="002F3448">
        <w:t xml:space="preserve">defined </w:t>
      </w:r>
      <w:r w:rsidR="004F78E6">
        <w:t>(</w:t>
      </w:r>
      <w:hyperlink r:id="rId20" w:history="1">
        <w:r w:rsidR="004F78E6" w:rsidRPr="004F78E6">
          <w:rPr>
            <w:rStyle w:val="Lienhypertexte"/>
          </w:rPr>
          <w:t>NGSI V9 and V10</w:t>
        </w:r>
      </w:hyperlink>
      <w:r w:rsidR="004F78E6">
        <w:t xml:space="preserve">) </w:t>
      </w:r>
      <w:r w:rsidR="002F3448">
        <w:t xml:space="preserve">and </w:t>
      </w:r>
      <w:r w:rsidR="00293E95">
        <w:t>used</w:t>
      </w:r>
      <w:r w:rsidR="004F78E6">
        <w:t xml:space="preserve"> with amendments</w:t>
      </w:r>
      <w:r w:rsidR="009161DF">
        <w:t xml:space="preserve"> by </w:t>
      </w:r>
      <w:proofErr w:type="spellStart"/>
      <w:r w:rsidR="009161DF">
        <w:t>Fiware</w:t>
      </w:r>
      <w:proofErr w:type="spellEnd"/>
      <w:r w:rsidR="009161DF">
        <w:t xml:space="preserve">, for use through </w:t>
      </w:r>
      <w:r w:rsidR="00293E95">
        <w:t>Context Bro</w:t>
      </w:r>
      <w:r w:rsidR="009161DF">
        <w:t>ker,</w:t>
      </w:r>
      <w:r w:rsidR="004F78E6">
        <w:t xml:space="preserve"> as the dorsal for the platform</w:t>
      </w:r>
      <w:r w:rsidR="009161DF">
        <w:t xml:space="preserve">: NGSI V1 and now </w:t>
      </w:r>
      <w:hyperlink r:id="rId21" w:history="1">
        <w:r w:rsidR="009161DF" w:rsidRPr="009161DF">
          <w:rPr>
            <w:rStyle w:val="Lienhypertexte"/>
          </w:rPr>
          <w:t>NGSI V2</w:t>
        </w:r>
      </w:hyperlink>
      <w:r w:rsidR="00C86A32">
        <w:t xml:space="preserve"> which now the reference </w:t>
      </w:r>
      <w:proofErr w:type="spellStart"/>
      <w:r w:rsidR="00C86A32">
        <w:t>api</w:t>
      </w:r>
      <w:proofErr w:type="spellEnd"/>
      <w:r w:rsidR="00C86A32">
        <w:t xml:space="preserve"> version</w:t>
      </w:r>
      <w:r w:rsidR="00EC2338">
        <w:t>.</w:t>
      </w:r>
    </w:p>
    <w:p w14:paraId="13F7A164" w14:textId="7B561AD5" w:rsidR="00697A16" w:rsidRDefault="00697A16" w:rsidP="00C2495A">
      <w:r w:rsidRPr="00697A16">
        <w:rPr>
          <w:b/>
        </w:rPr>
        <w:t>Docker</w:t>
      </w:r>
      <w:r>
        <w:t xml:space="preserve">: </w:t>
      </w:r>
      <w:r w:rsidRPr="00697A16">
        <w:t xml:space="preserve">is a </w:t>
      </w:r>
      <w:r w:rsidR="000B52C2">
        <w:t xml:space="preserve">virtualization </w:t>
      </w:r>
      <w:r w:rsidRPr="00697A16">
        <w:t>software technology providing containers</w:t>
      </w:r>
      <w:r>
        <w:t xml:space="preserve"> to run software applications in isolation</w:t>
      </w:r>
      <w:r w:rsidR="000B52C2">
        <w:t xml:space="preserve">: </w:t>
      </w:r>
      <w:hyperlink r:id="rId22" w:history="1">
        <w:r w:rsidR="00F5504D" w:rsidRPr="00F5504D">
          <w:rPr>
            <w:rStyle w:val="Lienhypertexte"/>
          </w:rPr>
          <w:t>Docker site</w:t>
        </w:r>
      </w:hyperlink>
      <w:r w:rsidR="00F5504D">
        <w:t xml:space="preserve">, </w:t>
      </w:r>
      <w:hyperlink r:id="rId23" w:history="1">
        <w:r w:rsidR="00F5504D" w:rsidRPr="00F5504D">
          <w:rPr>
            <w:rStyle w:val="Lienhypertexte"/>
          </w:rPr>
          <w:t>Docker Documentation</w:t>
        </w:r>
      </w:hyperlink>
    </w:p>
    <w:p w14:paraId="1DF745C2" w14:textId="227715FF" w:rsidR="00697A16" w:rsidRDefault="00697A16" w:rsidP="00C2495A">
      <w:r w:rsidRPr="00697A16">
        <w:rPr>
          <w:b/>
        </w:rPr>
        <w:t>Swarm</w:t>
      </w:r>
      <w:r>
        <w:t>:</w:t>
      </w:r>
      <w:r w:rsidR="000B52C2">
        <w:t xml:space="preserve"> </w:t>
      </w:r>
      <w:hyperlink r:id="rId24" w:history="1">
        <w:r w:rsidR="000B52C2" w:rsidRPr="00F53BA0">
          <w:rPr>
            <w:rStyle w:val="Lienhypertexte"/>
          </w:rPr>
          <w:t>Docker Swarm</w:t>
        </w:r>
      </w:hyperlink>
      <w:r w:rsidR="000B52C2" w:rsidRPr="000B52C2">
        <w:t xml:space="preserve"> provides native clustering functionality for Docker containers, which turns a group of Docker engines into a single virtual Docker engine</w:t>
      </w:r>
      <w:r w:rsidR="000B52C2">
        <w:t>.</w:t>
      </w:r>
    </w:p>
    <w:p w14:paraId="323BE172" w14:textId="77777777" w:rsidR="00697A16" w:rsidRDefault="00697A16" w:rsidP="00C2495A">
      <w:r w:rsidRPr="00697A16">
        <w:rPr>
          <w:b/>
        </w:rPr>
        <w:t>VRF</w:t>
      </w:r>
      <w:r>
        <w:t>: Virtual Routing and Forwarding</w:t>
      </w:r>
      <w:r w:rsidR="000B52C2">
        <w:t xml:space="preserve"> network component.</w:t>
      </w:r>
    </w:p>
    <w:p w14:paraId="3E448E35" w14:textId="77777777" w:rsidR="00C87333" w:rsidRDefault="00C87333" w:rsidP="00C2495A">
      <w:r w:rsidRPr="00C87333">
        <w:rPr>
          <w:b/>
        </w:rPr>
        <w:t>GDPR</w:t>
      </w:r>
      <w:r>
        <w:t>: General Data Protection Regulation</w:t>
      </w:r>
    </w:p>
    <w:p w14:paraId="67105F25" w14:textId="5F49259C" w:rsidR="00C87333" w:rsidRDefault="00C87333" w:rsidP="00C2495A">
      <w:r w:rsidRPr="00C87333">
        <w:rPr>
          <w:b/>
        </w:rPr>
        <w:t>RIA</w:t>
      </w:r>
      <w:r>
        <w:t>: Rich Internet Application</w:t>
      </w:r>
    </w:p>
    <w:p w14:paraId="1434ADB0" w14:textId="7C41F882" w:rsidR="00EA7075" w:rsidRDefault="00EA7075" w:rsidP="00C2495A">
      <w:r w:rsidRPr="00EA7075">
        <w:rPr>
          <w:b/>
        </w:rPr>
        <w:t>UI</w:t>
      </w:r>
      <w:r>
        <w:t>: User Interface</w:t>
      </w:r>
    </w:p>
    <w:p w14:paraId="09E7807A" w14:textId="2F5300AD" w:rsidR="00E75A9E" w:rsidRDefault="008D2470" w:rsidP="00C2495A">
      <w:r>
        <w:rPr>
          <w:b/>
        </w:rPr>
        <w:t>O</w:t>
      </w:r>
      <w:r w:rsidRPr="008D2470">
        <w:rPr>
          <w:b/>
        </w:rPr>
        <w:t>ntology</w:t>
      </w:r>
      <w:r w:rsidRPr="008D2470">
        <w:t>: formal specification of a conceptualization, used to explicitly capture the semantics of a certain reality</w:t>
      </w:r>
    </w:p>
    <w:p w14:paraId="7A1EEAC0" w14:textId="77777777" w:rsidR="002D7C8C" w:rsidRPr="00131C91" w:rsidRDefault="00F772CF" w:rsidP="00E90DD4">
      <w:pPr>
        <w:pStyle w:val="Titre1"/>
        <w:rPr>
          <w:lang w:val="en-GB"/>
        </w:rPr>
      </w:pPr>
      <w:r w:rsidRPr="00CE0217">
        <w:rPr>
          <w:lang w:val="en-GB"/>
        </w:rPr>
        <w:br w:type="page"/>
      </w:r>
      <w:bookmarkStart w:id="12" w:name="_Toc499823524"/>
      <w:bookmarkStart w:id="13" w:name="_Toc499823662"/>
      <w:r w:rsidR="002D7C8C">
        <w:lastRenderedPageBreak/>
        <w:t>Section 2 OVERALL TECHNICAL ARCHITECTURE</w:t>
      </w:r>
      <w:bookmarkEnd w:id="12"/>
      <w:bookmarkEnd w:id="13"/>
    </w:p>
    <w:p w14:paraId="0F20BF90" w14:textId="77777777" w:rsidR="002D7C8C" w:rsidRDefault="002D7C8C" w:rsidP="00416418">
      <w:pPr>
        <w:pStyle w:val="Titre2"/>
        <w:numPr>
          <w:ilvl w:val="0"/>
          <w:numId w:val="0"/>
        </w:numPr>
        <w:ind w:left="576" w:hanging="576"/>
      </w:pPr>
      <w:bookmarkStart w:id="14" w:name="_Toc499823525"/>
      <w:bookmarkStart w:id="15" w:name="_Toc499823663"/>
      <w:r>
        <w:t>2.1 System Architecture Context Diagram</w:t>
      </w:r>
      <w:bookmarkEnd w:id="14"/>
      <w:bookmarkEnd w:id="15"/>
    </w:p>
    <w:p w14:paraId="7661BBDE" w14:textId="3C06A4C9" w:rsidR="002D7C8C" w:rsidRDefault="002D7C8C" w:rsidP="002D7C8C">
      <w:r w:rsidRPr="0077092E">
        <w:t xml:space="preserve">The </w:t>
      </w:r>
      <w:r w:rsidR="00D12B44">
        <w:rPr>
          <w:b/>
          <w:bCs/>
        </w:rPr>
        <w:t xml:space="preserve">Smart city </w:t>
      </w:r>
      <w:proofErr w:type="spellStart"/>
      <w:r w:rsidR="00D12B44">
        <w:rPr>
          <w:b/>
          <w:bCs/>
        </w:rPr>
        <w:t>plarform</w:t>
      </w:r>
      <w:proofErr w:type="spellEnd"/>
      <w:r w:rsidRPr="0077092E">
        <w:rPr>
          <w:b/>
          <w:bCs/>
        </w:rPr>
        <w:t xml:space="preserve"> Architecture Context Diagram</w:t>
      </w:r>
      <w:r w:rsidRPr="0077092E">
        <w:t xml:space="preserve"> provides the “big picture” view of the </w:t>
      </w:r>
      <w:r w:rsidR="00D12B44">
        <w:t xml:space="preserve">global </w:t>
      </w:r>
      <w:r w:rsidRPr="0077092E">
        <w:t>system’s architecture, and puts it in context with the rest of the Performing Organization’s systems portfolio, illustrating how the system’s hardware and software platforms fit into the existing environment.</w:t>
      </w:r>
    </w:p>
    <w:p w14:paraId="65EC7A33" w14:textId="1ADDCAD3" w:rsidR="006E1904" w:rsidRDefault="006E1904" w:rsidP="002D7C8C"/>
    <w:p w14:paraId="670FA087" w14:textId="77777777" w:rsidR="006E1904" w:rsidRDefault="006E1904" w:rsidP="006E1904">
      <w:r>
        <w:t>The MNCA IOT Smart City Platform will be deployed upon the 3 data centers owned and managed by the MNCA DSI</w:t>
      </w:r>
    </w:p>
    <w:p w14:paraId="5D8E3A46" w14:textId="77777777" w:rsidR="006E1904" w:rsidRDefault="006E1904" w:rsidP="0047663D">
      <w:pPr>
        <w:pStyle w:val="Paragraphedeliste"/>
        <w:numPr>
          <w:ilvl w:val="0"/>
          <w:numId w:val="6"/>
        </w:numPr>
      </w:pPr>
      <w:r>
        <w:t xml:space="preserve">The main data center is Phoenix, </w:t>
      </w:r>
    </w:p>
    <w:p w14:paraId="345E8A77" w14:textId="77777777" w:rsidR="006E1904" w:rsidRDefault="006E1904" w:rsidP="0047663D">
      <w:pPr>
        <w:pStyle w:val="Paragraphedeliste"/>
        <w:numPr>
          <w:ilvl w:val="0"/>
          <w:numId w:val="6"/>
        </w:numPr>
      </w:pPr>
      <w:r>
        <w:t xml:space="preserve">The secondary is </w:t>
      </w:r>
      <w:proofErr w:type="spellStart"/>
      <w:r>
        <w:t>Bosio</w:t>
      </w:r>
      <w:proofErr w:type="spellEnd"/>
      <w:r>
        <w:t xml:space="preserve"> (currently underworks for revamping for 6 months),</w:t>
      </w:r>
    </w:p>
    <w:p w14:paraId="29F2B473" w14:textId="77777777" w:rsidR="006E1904" w:rsidRDefault="006E1904" w:rsidP="0047663D">
      <w:pPr>
        <w:pStyle w:val="Paragraphedeliste"/>
        <w:numPr>
          <w:ilvl w:val="0"/>
          <w:numId w:val="6"/>
        </w:numPr>
      </w:pPr>
      <w:r>
        <w:t xml:space="preserve">The third one (the smallest) is </w:t>
      </w:r>
      <w:proofErr w:type="spellStart"/>
      <w:r>
        <w:t>Biscarra</w:t>
      </w:r>
      <w:proofErr w:type="spellEnd"/>
      <w:r>
        <w:t xml:space="preserve">, (the configuration has to be reconsidered but after </w:t>
      </w:r>
      <w:proofErr w:type="spellStart"/>
      <w:proofErr w:type="gramStart"/>
      <w:r>
        <w:t>Bosio</w:t>
      </w:r>
      <w:proofErr w:type="spellEnd"/>
      <w:r>
        <w:t xml:space="preserve"> .</w:t>
      </w:r>
      <w:proofErr w:type="gramEnd"/>
    </w:p>
    <w:p w14:paraId="5F01629D" w14:textId="77777777" w:rsidR="006E1904" w:rsidRDefault="006E1904" w:rsidP="006E1904"/>
    <w:p w14:paraId="5330FBC6" w14:textId="77777777" w:rsidR="006E1904" w:rsidRDefault="006E1904" w:rsidP="0047663D">
      <w:pPr>
        <w:pStyle w:val="Paragraphedeliste"/>
        <w:numPr>
          <w:ilvl w:val="0"/>
          <w:numId w:val="6"/>
        </w:numPr>
      </w:pPr>
      <w:r>
        <w:t>The hardware infrastructure is based on bare metal servers (Cisco and a few remaining HP)</w:t>
      </w:r>
    </w:p>
    <w:p w14:paraId="1937B37F" w14:textId="77777777" w:rsidR="006E1904" w:rsidRDefault="006E1904" w:rsidP="0047663D">
      <w:pPr>
        <w:pStyle w:val="Paragraphedeliste"/>
        <w:numPr>
          <w:ilvl w:val="0"/>
          <w:numId w:val="6"/>
        </w:numPr>
      </w:pPr>
      <w:r>
        <w:t>The servers are blades in enclosures, 3 enclosures per cabinet</w:t>
      </w:r>
    </w:p>
    <w:p w14:paraId="08EDDD71" w14:textId="15146C43" w:rsidR="006E1904" w:rsidRDefault="006E1904" w:rsidP="0047663D">
      <w:pPr>
        <w:pStyle w:val="Paragraphedeliste"/>
        <w:numPr>
          <w:ilvl w:val="0"/>
          <w:numId w:val="6"/>
        </w:numPr>
      </w:pPr>
      <w:r>
        <w:t xml:space="preserve">The machines are managed with </w:t>
      </w:r>
      <w:r w:rsidR="006D638B">
        <w:t xml:space="preserve">vSphere and </w:t>
      </w:r>
      <w:r>
        <w:t xml:space="preserve">VMWare ESX as virtualization layer, </w:t>
      </w:r>
      <w:proofErr w:type="spellStart"/>
      <w:r>
        <w:t>vCenter</w:t>
      </w:r>
      <w:proofErr w:type="spellEnd"/>
      <w:r>
        <w:t>,</w:t>
      </w:r>
      <w:r w:rsidRPr="002D2930">
        <w:t xml:space="preserve"> </w:t>
      </w:r>
      <w:proofErr w:type="spellStart"/>
      <w:r w:rsidRPr="002D2930">
        <w:t>vMotion</w:t>
      </w:r>
      <w:proofErr w:type="spellEnd"/>
      <w:r w:rsidR="0080007B">
        <w:t>.</w:t>
      </w:r>
    </w:p>
    <w:p w14:paraId="2854E469" w14:textId="6A226B72" w:rsidR="006E1904" w:rsidRDefault="006E1904" w:rsidP="0047663D">
      <w:pPr>
        <w:pStyle w:val="Paragraphedeliste"/>
        <w:numPr>
          <w:ilvl w:val="0"/>
          <w:numId w:val="6"/>
        </w:numPr>
      </w:pPr>
      <w:r>
        <w:t>There is a redundant SAN (EMC), dispatched in main and secondary DC.</w:t>
      </w:r>
      <w:r w:rsidR="006D638B">
        <w:t xml:space="preserve"> (</w:t>
      </w:r>
      <w:proofErr w:type="gramStart"/>
      <w:r w:rsidR="006D638B">
        <w:t>capacity ?</w:t>
      </w:r>
      <w:proofErr w:type="gramEnd"/>
      <w:r w:rsidR="006D638B">
        <w:t>)</w:t>
      </w:r>
    </w:p>
    <w:p w14:paraId="5BCB5800" w14:textId="77777777" w:rsidR="006E1904" w:rsidRDefault="006E1904" w:rsidP="0047663D">
      <w:pPr>
        <w:pStyle w:val="Paragraphedeliste"/>
        <w:numPr>
          <w:ilvl w:val="0"/>
          <w:numId w:val="6"/>
        </w:numPr>
      </w:pPr>
      <w:r>
        <w:t>It exists also a redundant NAS system for low I/O file storage.</w:t>
      </w:r>
    </w:p>
    <w:p w14:paraId="22FBD942" w14:textId="77777777" w:rsidR="006E1904" w:rsidRDefault="006E1904" w:rsidP="006E1904"/>
    <w:p w14:paraId="32CA89FA" w14:textId="77777777" w:rsidR="006E1904" w:rsidRDefault="006E1904" w:rsidP="006E1904">
      <w:r>
        <w:t>MNCA Network is managed with a cluster of firewall/routers, managing the separation in 4 different virtual networks</w:t>
      </w:r>
    </w:p>
    <w:p w14:paraId="1F1BFCDC" w14:textId="77777777" w:rsidR="006E1904" w:rsidRPr="00CE0217" w:rsidRDefault="006E1904" w:rsidP="0047663D">
      <w:pPr>
        <w:pStyle w:val="Paragraphedeliste"/>
        <w:numPr>
          <w:ilvl w:val="0"/>
          <w:numId w:val="5"/>
        </w:numPr>
        <w:rPr>
          <w:lang w:val="en-GB"/>
        </w:rPr>
      </w:pPr>
      <w:r w:rsidRPr="00CE0217">
        <w:rPr>
          <w:lang w:val="en-GB"/>
        </w:rPr>
        <w:t>Public DMZ for applications</w:t>
      </w:r>
    </w:p>
    <w:p w14:paraId="0FC050E0" w14:textId="77777777" w:rsidR="006E1904" w:rsidRPr="00CE0217" w:rsidRDefault="006E1904" w:rsidP="0047663D">
      <w:pPr>
        <w:pStyle w:val="Paragraphedeliste"/>
        <w:numPr>
          <w:ilvl w:val="0"/>
          <w:numId w:val="5"/>
        </w:numPr>
        <w:rPr>
          <w:lang w:val="en-GB"/>
        </w:rPr>
      </w:pPr>
      <w:r w:rsidRPr="00CE0217">
        <w:rPr>
          <w:lang w:val="en-GB"/>
        </w:rPr>
        <w:t>Private DMZ</w:t>
      </w:r>
    </w:p>
    <w:p w14:paraId="5FEB69C1" w14:textId="77777777" w:rsidR="006E1904" w:rsidRPr="00CE0217" w:rsidRDefault="006E1904" w:rsidP="0047663D">
      <w:pPr>
        <w:pStyle w:val="Paragraphedeliste"/>
        <w:numPr>
          <w:ilvl w:val="0"/>
          <w:numId w:val="5"/>
        </w:numPr>
        <w:rPr>
          <w:lang w:val="en-GB"/>
        </w:rPr>
      </w:pPr>
      <w:r w:rsidRPr="00CE0217">
        <w:rPr>
          <w:lang w:val="en-GB"/>
        </w:rPr>
        <w:t>LAN</w:t>
      </w:r>
    </w:p>
    <w:p w14:paraId="6544FCC9" w14:textId="6024A7DE" w:rsidR="006E1904" w:rsidRPr="00CE0217" w:rsidRDefault="006E1904" w:rsidP="0047663D">
      <w:pPr>
        <w:pStyle w:val="Paragraphedeliste"/>
        <w:numPr>
          <w:ilvl w:val="0"/>
          <w:numId w:val="5"/>
        </w:numPr>
        <w:rPr>
          <w:lang w:val="en-GB"/>
        </w:rPr>
      </w:pPr>
      <w:r w:rsidRPr="00CE0217">
        <w:rPr>
          <w:lang w:val="en-GB"/>
        </w:rPr>
        <w:t xml:space="preserve">Field </w:t>
      </w:r>
      <w:r w:rsidR="00714ACC">
        <w:rPr>
          <w:lang w:val="en-GB"/>
        </w:rPr>
        <w:t>V</w:t>
      </w:r>
      <w:r w:rsidRPr="00CE0217">
        <w:rPr>
          <w:lang w:val="en-GB"/>
        </w:rPr>
        <w:t>LAN</w:t>
      </w:r>
      <w:r w:rsidR="00714ACC">
        <w:rPr>
          <w:lang w:val="en-GB"/>
        </w:rPr>
        <w:t>s</w:t>
      </w:r>
      <w:r w:rsidRPr="00CE0217">
        <w:rPr>
          <w:lang w:val="en-GB"/>
        </w:rPr>
        <w:t xml:space="preserve"> for IOT gateways, devices and sensors</w:t>
      </w:r>
    </w:p>
    <w:p w14:paraId="22A28589" w14:textId="77777777" w:rsidR="006E1904" w:rsidRDefault="006E1904" w:rsidP="006E1904">
      <w:pPr>
        <w:rPr>
          <w:lang w:val="en-GB"/>
        </w:rPr>
      </w:pPr>
    </w:p>
    <w:p w14:paraId="4FE99C6E" w14:textId="77777777" w:rsidR="006E1904" w:rsidRDefault="006E1904" w:rsidP="006E1904">
      <w:pPr>
        <w:rPr>
          <w:lang w:val="en-GB"/>
        </w:rPr>
      </w:pPr>
      <w:r>
        <w:rPr>
          <w:lang w:val="en-GB"/>
        </w:rPr>
        <w:t>There’s several Load balancing F5 Big IP appliances at strategic points to distribute load to data centres.</w:t>
      </w:r>
    </w:p>
    <w:p w14:paraId="49BAB6FA" w14:textId="77777777" w:rsidR="006E1904" w:rsidRPr="006E1904" w:rsidRDefault="006E1904" w:rsidP="002D7C8C">
      <w:pPr>
        <w:rPr>
          <w:lang w:val="en-GB"/>
        </w:rPr>
      </w:pPr>
    </w:p>
    <w:p w14:paraId="1E713B92" w14:textId="77777777" w:rsidR="00AC1403" w:rsidRDefault="00AC1403" w:rsidP="002D7C8C"/>
    <w:p w14:paraId="790716B1" w14:textId="77777777" w:rsidR="00AC1403" w:rsidRPr="0077092E" w:rsidRDefault="00AC1403" w:rsidP="002D7C8C"/>
    <w:p w14:paraId="1FFE8F85" w14:textId="77777777" w:rsidR="0055791B" w:rsidRDefault="0055791B" w:rsidP="0055791B">
      <w:pPr>
        <w:keepNext/>
      </w:pPr>
      <w:r>
        <w:rPr>
          <w:noProof/>
          <w:lang w:val="fr-FR" w:eastAsia="fr-FR"/>
        </w:rPr>
        <w:lastRenderedPageBreak/>
        <w:drawing>
          <wp:inline distT="0" distB="0" distL="0" distR="0">
            <wp:extent cx="6000750" cy="37211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NCA_IT_Infra.png"/>
                    <pic:cNvPicPr/>
                  </pic:nvPicPr>
                  <pic:blipFill rotWithShape="1">
                    <a:blip r:embed="rId25">
                      <a:extLst>
                        <a:ext uri="{28A0092B-C50C-407E-A947-70E740481C1C}">
                          <a14:useLocalDpi xmlns:a14="http://schemas.microsoft.com/office/drawing/2010/main" val="0"/>
                        </a:ext>
                      </a:extLst>
                    </a:blip>
                    <a:srcRect b="13223"/>
                    <a:stretch/>
                  </pic:blipFill>
                  <pic:spPr bwMode="auto">
                    <a:xfrm>
                      <a:off x="0" y="0"/>
                      <a:ext cx="6000750" cy="3721100"/>
                    </a:xfrm>
                    <a:prstGeom prst="rect">
                      <a:avLst/>
                    </a:prstGeom>
                    <a:ln>
                      <a:noFill/>
                    </a:ln>
                    <a:extLst>
                      <a:ext uri="{53640926-AAD7-44D8-BBD7-CCE9431645EC}">
                        <a14:shadowObscured xmlns:a14="http://schemas.microsoft.com/office/drawing/2010/main"/>
                      </a:ext>
                    </a:extLst>
                  </pic:spPr>
                </pic:pic>
              </a:graphicData>
            </a:graphic>
          </wp:inline>
        </w:drawing>
      </w:r>
    </w:p>
    <w:p w14:paraId="03D4A7AE" w14:textId="1598A4BC" w:rsidR="002D7C8C" w:rsidRPr="00DA5B8D" w:rsidRDefault="0055791B" w:rsidP="0055791B">
      <w:pPr>
        <w:pStyle w:val="Lgende"/>
        <w:rPr>
          <w:lang w:val="en-GB"/>
        </w:rPr>
      </w:pPr>
      <w:r w:rsidRPr="00DA5B8D">
        <w:rPr>
          <w:lang w:val="en-GB"/>
        </w:rPr>
        <w:t xml:space="preserve">Figure </w:t>
      </w:r>
      <w:r>
        <w:fldChar w:fldCharType="begin"/>
      </w:r>
      <w:r w:rsidRPr="00DA5B8D">
        <w:rPr>
          <w:lang w:val="en-GB"/>
        </w:rPr>
        <w:instrText xml:space="preserve"> SEQ Figure \* ARABIC </w:instrText>
      </w:r>
      <w:r>
        <w:fldChar w:fldCharType="separate"/>
      </w:r>
      <w:r w:rsidR="007C6CC7">
        <w:rPr>
          <w:noProof/>
          <w:lang w:val="en-GB"/>
        </w:rPr>
        <w:t>2</w:t>
      </w:r>
      <w:r>
        <w:fldChar w:fldCharType="end"/>
      </w:r>
      <w:r w:rsidRPr="00DA5B8D">
        <w:rPr>
          <w:lang w:val="en-GB"/>
        </w:rPr>
        <w:t>: MNCA Infrastructure Global View</w:t>
      </w:r>
    </w:p>
    <w:p w14:paraId="103160D5" w14:textId="067D7123" w:rsidR="00CA6402" w:rsidRPr="00C8208E" w:rsidRDefault="00CA6402" w:rsidP="0055791B">
      <w:pPr>
        <w:rPr>
          <w:lang w:val="en-GB"/>
        </w:rPr>
      </w:pPr>
      <w:r w:rsidRPr="00C8208E">
        <w:rPr>
          <w:lang w:val="en-GB"/>
        </w:rPr>
        <w:t xml:space="preserve">The </w:t>
      </w:r>
      <w:r w:rsidR="00714ACC">
        <w:rPr>
          <w:lang w:val="en-GB"/>
        </w:rPr>
        <w:t>previous</w:t>
      </w:r>
      <w:r w:rsidR="00C8208E" w:rsidRPr="00C8208E">
        <w:rPr>
          <w:lang w:val="en-GB"/>
        </w:rPr>
        <w:t xml:space="preserve"> schema shows globally the</w:t>
      </w:r>
      <w:r w:rsidR="00C8208E">
        <w:rPr>
          <w:lang w:val="en-GB"/>
        </w:rPr>
        <w:t xml:space="preserve"> IT and network</w:t>
      </w:r>
      <w:r w:rsidR="00C8208E" w:rsidRPr="00C8208E">
        <w:rPr>
          <w:lang w:val="en-GB"/>
        </w:rPr>
        <w:t xml:space="preserve"> infrastructure</w:t>
      </w:r>
      <w:r w:rsidR="00C8208E">
        <w:rPr>
          <w:lang w:val="en-GB"/>
        </w:rPr>
        <w:t xml:space="preserve"> in place for MNCA.</w:t>
      </w:r>
    </w:p>
    <w:p w14:paraId="515C7BB5" w14:textId="77777777" w:rsidR="0055791B" w:rsidRDefault="0055791B" w:rsidP="0055791B">
      <w:r>
        <w:t xml:space="preserve">Since servers are </w:t>
      </w:r>
      <w:r w:rsidR="008956A1">
        <w:t>dispatched through the 4 VLANs independently from the cabinets, the schema is not the true image of cabinets</w:t>
      </w:r>
      <w:r w:rsidR="00AC1403">
        <w:t xml:space="preserve"> repartition</w:t>
      </w:r>
      <w:r w:rsidR="008956A1">
        <w:t xml:space="preserve"> in the different VLANs</w:t>
      </w:r>
    </w:p>
    <w:p w14:paraId="6402AEA9" w14:textId="77777777" w:rsidR="007D0616" w:rsidRDefault="007D0616" w:rsidP="0055791B"/>
    <w:p w14:paraId="55F3766A" w14:textId="3297C312" w:rsidR="00AC1403" w:rsidRDefault="00D12B44" w:rsidP="0055791B">
      <w:r>
        <w:t xml:space="preserve">The </w:t>
      </w:r>
      <w:r w:rsidR="00702318">
        <w:t xml:space="preserve">existing </w:t>
      </w:r>
      <w:r>
        <w:t>IT services for MNCA are deployed through this available infrastructure.</w:t>
      </w:r>
    </w:p>
    <w:p w14:paraId="03235C6A" w14:textId="77777777" w:rsidR="005E7EEC" w:rsidRDefault="005E7EEC" w:rsidP="0055791B"/>
    <w:p w14:paraId="7812A55C" w14:textId="3E665CA1" w:rsidR="00452EB1" w:rsidRDefault="005E7EEC" w:rsidP="0055791B">
      <w:r>
        <w:t>The Smart C</w:t>
      </w:r>
      <w:r w:rsidR="00452EB1">
        <w:t xml:space="preserve">ity platform will as well be deployed on the </w:t>
      </w:r>
      <w:r w:rsidR="001F75AA">
        <w:t xml:space="preserve">same data center infrastructure, </w:t>
      </w:r>
      <w:r w:rsidR="001C4F32">
        <w:t xml:space="preserve">but </w:t>
      </w:r>
      <w:r w:rsidR="001F75AA">
        <w:t xml:space="preserve">a new DMZ network </w:t>
      </w:r>
      <w:r>
        <w:t>will be created to host most of the Smart City platform components.</w:t>
      </w:r>
    </w:p>
    <w:p w14:paraId="77FC51F2" w14:textId="4FE00DBC" w:rsidR="005E7EEC" w:rsidRDefault="005E7EEC" w:rsidP="0055791B">
      <w:r>
        <w:t>IOT components such as IOT agents</w:t>
      </w:r>
      <w:r w:rsidR="00C91743">
        <w:t xml:space="preserve">, will be </w:t>
      </w:r>
      <w:r w:rsidR="009F5B56">
        <w:t xml:space="preserve">deployed </w:t>
      </w:r>
      <w:r w:rsidR="00C91743">
        <w:t>under the IOT field dedicated VLANs (industrial VRF).</w:t>
      </w:r>
    </w:p>
    <w:p w14:paraId="7E5EA6FD" w14:textId="306F9A53" w:rsidR="00452EB1" w:rsidRDefault="005E7EEC" w:rsidP="0055791B">
      <w:r>
        <w:t xml:space="preserve">Nevertheless, </w:t>
      </w:r>
      <w:r w:rsidR="00452EB1">
        <w:t xml:space="preserve">some new hardware </w:t>
      </w:r>
      <w:r>
        <w:t xml:space="preserve">infrastructure </w:t>
      </w:r>
      <w:r w:rsidR="00452EB1">
        <w:t xml:space="preserve">will </w:t>
      </w:r>
      <w:r>
        <w:t xml:space="preserve">most probably </w:t>
      </w:r>
      <w:r w:rsidR="00452EB1">
        <w:t>be required</w:t>
      </w:r>
      <w:r>
        <w:t>, to provide network, computing power and storage.</w:t>
      </w:r>
    </w:p>
    <w:p w14:paraId="649918B6" w14:textId="77777777" w:rsidR="00763751" w:rsidRDefault="00763751" w:rsidP="0055791B"/>
    <w:p w14:paraId="6D8C8FD5" w14:textId="77777777" w:rsidR="003C7240" w:rsidRDefault="00CD56A0" w:rsidP="003C7240">
      <w:pPr>
        <w:keepNext/>
      </w:pPr>
      <w:r>
        <w:rPr>
          <w:noProof/>
          <w:lang w:val="fr-FR" w:eastAsia="fr-FR"/>
        </w:rPr>
        <w:lastRenderedPageBreak/>
        <w:drawing>
          <wp:inline distT="0" distB="0" distL="0" distR="0" wp14:anchorId="78DD28A3" wp14:editId="67D1B03C">
            <wp:extent cx="5838825" cy="29908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NCA_smart_city_context.png"/>
                    <pic:cNvPicPr/>
                  </pic:nvPicPr>
                  <pic:blipFill>
                    <a:blip r:embed="rId26">
                      <a:extLst>
                        <a:ext uri="{28A0092B-C50C-407E-A947-70E740481C1C}">
                          <a14:useLocalDpi xmlns:a14="http://schemas.microsoft.com/office/drawing/2010/main" val="0"/>
                        </a:ext>
                      </a:extLst>
                    </a:blip>
                    <a:stretch>
                      <a:fillRect/>
                    </a:stretch>
                  </pic:blipFill>
                  <pic:spPr>
                    <a:xfrm>
                      <a:off x="0" y="0"/>
                      <a:ext cx="5838825" cy="2990850"/>
                    </a:xfrm>
                    <a:prstGeom prst="rect">
                      <a:avLst/>
                    </a:prstGeom>
                  </pic:spPr>
                </pic:pic>
              </a:graphicData>
            </a:graphic>
          </wp:inline>
        </w:drawing>
      </w:r>
    </w:p>
    <w:p w14:paraId="407E0F6B" w14:textId="630C0389" w:rsidR="00763751" w:rsidRDefault="003C7240" w:rsidP="003C7240">
      <w:pPr>
        <w:pStyle w:val="Lgende"/>
      </w:pPr>
      <w:r>
        <w:t xml:space="preserve">Figure </w:t>
      </w:r>
      <w:r>
        <w:fldChar w:fldCharType="begin"/>
      </w:r>
      <w:r>
        <w:instrText xml:space="preserve"> SEQ Figure \* ARABIC </w:instrText>
      </w:r>
      <w:r>
        <w:fldChar w:fldCharType="separate"/>
      </w:r>
      <w:r w:rsidR="007C6CC7">
        <w:rPr>
          <w:noProof/>
        </w:rPr>
        <w:t>3</w:t>
      </w:r>
      <w:r>
        <w:fldChar w:fldCharType="end"/>
      </w:r>
      <w:r>
        <w:t xml:space="preserve">: Smart City </w:t>
      </w:r>
      <w:r w:rsidR="005A4820">
        <w:t>P</w:t>
      </w:r>
      <w:r>
        <w:t>latform Interaction with other systems</w:t>
      </w:r>
    </w:p>
    <w:p w14:paraId="10393FC2" w14:textId="77777777" w:rsidR="00452EB1" w:rsidRDefault="00452EB1" w:rsidP="0055791B"/>
    <w:p w14:paraId="7F4FB516" w14:textId="77777777" w:rsidR="007D0616" w:rsidRDefault="00D12B44" w:rsidP="0055791B">
      <w:r>
        <w:t xml:space="preserve">The </w:t>
      </w:r>
      <w:r w:rsidR="00452EB1">
        <w:t xml:space="preserve">envisaged </w:t>
      </w:r>
      <w:r>
        <w:t>interaction between those services and the smart City platform is for the</w:t>
      </w:r>
      <w:r w:rsidR="00452EB1">
        <w:t xml:space="preserve"> moment limited to</w:t>
      </w:r>
      <w:r w:rsidR="007D0616">
        <w:t>:</w:t>
      </w:r>
    </w:p>
    <w:p w14:paraId="2FE3155D" w14:textId="77777777" w:rsidR="00452EB1" w:rsidRDefault="00452EB1" w:rsidP="0047663D">
      <w:pPr>
        <w:pStyle w:val="Paragraphedeliste"/>
        <w:numPr>
          <w:ilvl w:val="0"/>
          <w:numId w:val="7"/>
        </w:numPr>
      </w:pPr>
      <w:r>
        <w:t>use MNCA mail services (outgoing/incoming)</w:t>
      </w:r>
    </w:p>
    <w:p w14:paraId="35B75ABE" w14:textId="77777777" w:rsidR="00452EB1" w:rsidRDefault="00452EB1" w:rsidP="0047663D">
      <w:pPr>
        <w:pStyle w:val="Paragraphedeliste"/>
        <w:numPr>
          <w:ilvl w:val="0"/>
          <w:numId w:val="7"/>
        </w:numPr>
      </w:pPr>
      <w:r>
        <w:t>connect existing data sources to the new system instead of the current used data warehouse</w:t>
      </w:r>
    </w:p>
    <w:p w14:paraId="5620E937" w14:textId="723F60E4" w:rsidR="00702318" w:rsidRDefault="00702318" w:rsidP="0047663D">
      <w:pPr>
        <w:pStyle w:val="Paragraphedeliste"/>
        <w:numPr>
          <w:ilvl w:val="0"/>
          <w:numId w:val="7"/>
        </w:numPr>
      </w:pPr>
      <w:r>
        <w:t>use</w:t>
      </w:r>
      <w:r w:rsidR="00D12B44">
        <w:t xml:space="preserve"> global MNCA security system based on Microsoft Adam (LDAP server)</w:t>
      </w:r>
      <w:r w:rsidR="00B20730">
        <w:t>, when possible</w:t>
      </w:r>
    </w:p>
    <w:p w14:paraId="6E5133D7" w14:textId="1CF0E2B5" w:rsidR="003E37E1" w:rsidRDefault="00141AE2" w:rsidP="0047663D">
      <w:pPr>
        <w:pStyle w:val="Paragraphedeliste"/>
        <w:numPr>
          <w:ilvl w:val="0"/>
          <w:numId w:val="7"/>
        </w:numPr>
      </w:pPr>
      <w:r>
        <w:t xml:space="preserve">the platform will interface to several industrial networks to gather information from field such as: road traffic, water management, </w:t>
      </w:r>
      <w:r w:rsidRPr="00141AE2">
        <w:t>sanitation network</w:t>
      </w:r>
      <w:r>
        <w:t xml:space="preserve">, environmental monitoring (noise, air quality, </w:t>
      </w:r>
      <w:r w:rsidR="005E7EEC">
        <w:t xml:space="preserve">ozone), </w:t>
      </w:r>
      <w:r>
        <w:t>public transport (buses, tram), weather</w:t>
      </w:r>
      <w:r w:rsidR="005E7EEC">
        <w:t>, video monitoring, citizens, buildings monitoring...</w:t>
      </w:r>
    </w:p>
    <w:p w14:paraId="479FB3AE" w14:textId="77777777" w:rsidR="007D0616" w:rsidRDefault="007D0616" w:rsidP="00452EB1">
      <w:pPr>
        <w:pStyle w:val="Paragraphedeliste"/>
      </w:pPr>
    </w:p>
    <w:p w14:paraId="54BCE5BD" w14:textId="77777777" w:rsidR="00250A09" w:rsidRDefault="00AB269D" w:rsidP="0055791B">
      <w:r>
        <w:t>After a selection process it has been agreed that t</w:t>
      </w:r>
      <w:r w:rsidR="00250A09">
        <w:t>he MNCA smart</w:t>
      </w:r>
      <w:r w:rsidR="00D005C4">
        <w:t xml:space="preserve"> </w:t>
      </w:r>
      <w:r w:rsidR="00250A09">
        <w:t>city platform wil</w:t>
      </w:r>
      <w:r>
        <w:t>l</w:t>
      </w:r>
      <w:r w:rsidR="00250A09">
        <w:t xml:space="preserve"> be </w:t>
      </w:r>
      <w:r>
        <w:t xml:space="preserve">mainly </w:t>
      </w:r>
      <w:r w:rsidR="00250A09">
        <w:t xml:space="preserve">based on </w:t>
      </w:r>
      <w:hyperlink r:id="rId27" w:history="1">
        <w:r w:rsidR="00250A09" w:rsidRPr="00250A09">
          <w:rPr>
            <w:rStyle w:val="Lienhypertexte"/>
          </w:rPr>
          <w:t>FIWARE</w:t>
        </w:r>
      </w:hyperlink>
    </w:p>
    <w:p w14:paraId="6DC66118" w14:textId="77777777" w:rsidR="00E17CB3" w:rsidRDefault="00250A09" w:rsidP="0055791B">
      <w:r>
        <w:t xml:space="preserve">The </w:t>
      </w:r>
      <w:proofErr w:type="spellStart"/>
      <w:r>
        <w:t>Fiware</w:t>
      </w:r>
      <w:proofErr w:type="spellEnd"/>
      <w:r>
        <w:t xml:space="preserve"> community propose a set of modules called Generic Enablers, which provide the essential software </w:t>
      </w:r>
      <w:r w:rsidR="00E17CB3">
        <w:t xml:space="preserve">bricks </w:t>
      </w:r>
      <w:r>
        <w:t>to</w:t>
      </w:r>
      <w:r w:rsidR="00E17CB3">
        <w:t xml:space="preserve"> set a complete smart city platform, like a kind of </w:t>
      </w:r>
      <w:r w:rsidR="00D34B7C">
        <w:t>“</w:t>
      </w:r>
      <w:r w:rsidR="00E17CB3">
        <w:t>Lego</w:t>
      </w:r>
      <w:r w:rsidR="00D34B7C">
        <w:t>”</w:t>
      </w:r>
      <w:r w:rsidR="00E17CB3">
        <w:t>.</w:t>
      </w:r>
    </w:p>
    <w:p w14:paraId="6E87C2F6" w14:textId="77777777" w:rsidR="00AB269D" w:rsidRDefault="00AB269D" w:rsidP="0055791B">
      <w:r>
        <w:t xml:space="preserve">The FIWARE architecture is by nature open, and based on open source modules available in a </w:t>
      </w:r>
      <w:hyperlink r:id="rId28" w:history="1">
        <w:r w:rsidRPr="00AB269D">
          <w:rPr>
            <w:rStyle w:val="Lienhypertexte"/>
          </w:rPr>
          <w:t>dedicated catalog</w:t>
        </w:r>
      </w:hyperlink>
    </w:p>
    <w:p w14:paraId="694F5146" w14:textId="77777777" w:rsidR="00250A09" w:rsidRDefault="00250A09" w:rsidP="0055791B">
      <w:r>
        <w:t xml:space="preserve"> </w:t>
      </w:r>
    </w:p>
    <w:p w14:paraId="22EDD8A7" w14:textId="35E6191E" w:rsidR="007D0616" w:rsidRDefault="00A836C2" w:rsidP="0055791B">
      <w:r>
        <w:t xml:space="preserve">The most important to mention is that </w:t>
      </w:r>
      <w:r w:rsidR="00E17CB3">
        <w:t>FIWARE</w:t>
      </w:r>
      <w:r>
        <w:t xml:space="preserve"> has deliberately chosen to go towards a container based architecture</w:t>
      </w:r>
      <w:r w:rsidR="00E476D2">
        <w:t xml:space="preserve">, this </w:t>
      </w:r>
      <w:r w:rsidR="00154B07">
        <w:t>limits</w:t>
      </w:r>
      <w:r w:rsidR="00E476D2">
        <w:t xml:space="preserve"> the dependency with </w:t>
      </w:r>
      <w:proofErr w:type="spellStart"/>
      <w:r w:rsidR="00E476D2">
        <w:t>Openstack</w:t>
      </w:r>
      <w:proofErr w:type="spellEnd"/>
      <w:r w:rsidR="00E476D2">
        <w:t xml:space="preserve"> initially thought as the preferred cloud stack for deploying </w:t>
      </w:r>
      <w:proofErr w:type="spellStart"/>
      <w:r w:rsidR="00E476D2">
        <w:t>Fiware</w:t>
      </w:r>
      <w:proofErr w:type="spellEnd"/>
      <w:r w:rsidR="00E476D2">
        <w:t xml:space="preserve"> platforms</w:t>
      </w:r>
      <w:r w:rsidR="004C61CF">
        <w:t xml:space="preserve"> using virtual machines</w:t>
      </w:r>
      <w:r w:rsidR="00E476D2">
        <w:t>.</w:t>
      </w:r>
    </w:p>
    <w:p w14:paraId="5DC01BA0" w14:textId="77777777" w:rsidR="004C61CF" w:rsidRDefault="004C61CF" w:rsidP="0055791B"/>
    <w:p w14:paraId="199D3990" w14:textId="401AC338" w:rsidR="00E476D2" w:rsidRDefault="00E476D2" w:rsidP="0055791B">
      <w:proofErr w:type="spellStart"/>
      <w:r>
        <w:t>Fiware</w:t>
      </w:r>
      <w:proofErr w:type="spellEnd"/>
      <w:r>
        <w:t xml:space="preserve"> started in 2014, which was </w:t>
      </w:r>
      <w:r w:rsidR="002B3B56">
        <w:t xml:space="preserve">just </w:t>
      </w:r>
      <w:r>
        <w:t>the beginning of the “</w:t>
      </w:r>
      <w:proofErr w:type="spellStart"/>
      <w:r>
        <w:t>Dockerization</w:t>
      </w:r>
      <w:proofErr w:type="spellEnd"/>
      <w:r>
        <w:t xml:space="preserve">” of the </w:t>
      </w:r>
      <w:r w:rsidR="00D34B7C">
        <w:t xml:space="preserve">server </w:t>
      </w:r>
      <w:r>
        <w:t>software world,</w:t>
      </w:r>
      <w:r w:rsidR="002B3B56">
        <w:t xml:space="preserve"> the </w:t>
      </w:r>
      <w:proofErr w:type="spellStart"/>
      <w:r w:rsidR="002B3B56">
        <w:t>Fiware</w:t>
      </w:r>
      <w:proofErr w:type="spellEnd"/>
      <w:r w:rsidR="002B3B56">
        <w:t xml:space="preserve"> consortium couldn’t stay without going towards container based deployment, </w:t>
      </w:r>
      <w:r w:rsidR="00D34B7C">
        <w:t>Docker</w:t>
      </w:r>
      <w:r w:rsidR="002B3B56">
        <w:t xml:space="preserve"> is now an officially supported way to deploy </w:t>
      </w:r>
      <w:proofErr w:type="spellStart"/>
      <w:r w:rsidR="002B3B56">
        <w:t>Fiware</w:t>
      </w:r>
      <w:proofErr w:type="spellEnd"/>
      <w:r w:rsidR="002B3B56">
        <w:t xml:space="preserve"> components in a very clear and easy way.</w:t>
      </w:r>
    </w:p>
    <w:p w14:paraId="7540D9CF" w14:textId="56A8E7DA" w:rsidR="00DC1A66" w:rsidRDefault="00DC1A66" w:rsidP="0055791B"/>
    <w:p w14:paraId="64F8CF8A" w14:textId="77777777" w:rsidR="00DC1A66" w:rsidRDefault="00DC1A66" w:rsidP="00DC1A66">
      <w:pPr>
        <w:keepNext/>
      </w:pPr>
      <w:r>
        <w:rPr>
          <w:noProof/>
          <w:lang w:val="fr-FR" w:eastAsia="fr-FR"/>
        </w:rPr>
        <w:lastRenderedPageBreak/>
        <w:drawing>
          <wp:inline distT="0" distB="0" distL="0" distR="0" wp14:anchorId="1D6ABDC6" wp14:editId="6FF0D360">
            <wp:extent cx="4432528" cy="2870348"/>
            <wp:effectExtent l="0" t="0" r="635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ker-vs-vm.png"/>
                    <pic:cNvPicPr/>
                  </pic:nvPicPr>
                  <pic:blipFill>
                    <a:blip r:embed="rId29">
                      <a:extLst>
                        <a:ext uri="{28A0092B-C50C-407E-A947-70E740481C1C}">
                          <a14:useLocalDpi xmlns:a14="http://schemas.microsoft.com/office/drawing/2010/main" val="0"/>
                        </a:ext>
                      </a:extLst>
                    </a:blip>
                    <a:stretch>
                      <a:fillRect/>
                    </a:stretch>
                  </pic:blipFill>
                  <pic:spPr>
                    <a:xfrm>
                      <a:off x="0" y="0"/>
                      <a:ext cx="4432528" cy="2870348"/>
                    </a:xfrm>
                    <a:prstGeom prst="rect">
                      <a:avLst/>
                    </a:prstGeom>
                  </pic:spPr>
                </pic:pic>
              </a:graphicData>
            </a:graphic>
          </wp:inline>
        </w:drawing>
      </w:r>
    </w:p>
    <w:p w14:paraId="28D384F1" w14:textId="023FA9BB" w:rsidR="00DC1A66" w:rsidRDefault="00DC1A66" w:rsidP="00DC1A66">
      <w:pPr>
        <w:pStyle w:val="Lgende"/>
      </w:pPr>
      <w:r>
        <w:t xml:space="preserve">Figure </w:t>
      </w:r>
      <w:r>
        <w:fldChar w:fldCharType="begin"/>
      </w:r>
      <w:r>
        <w:instrText xml:space="preserve"> SEQ Figure \* ARABIC </w:instrText>
      </w:r>
      <w:r>
        <w:fldChar w:fldCharType="separate"/>
      </w:r>
      <w:r w:rsidR="007C6CC7">
        <w:rPr>
          <w:noProof/>
        </w:rPr>
        <w:t>4</w:t>
      </w:r>
      <w:r>
        <w:fldChar w:fldCharType="end"/>
      </w:r>
      <w:r>
        <w:t>: Docker compared to Virtual Machines</w:t>
      </w:r>
    </w:p>
    <w:p w14:paraId="3FB61A4F" w14:textId="77777777" w:rsidR="00E17CB3" w:rsidRDefault="00E17CB3" w:rsidP="0055791B"/>
    <w:p w14:paraId="481C301A" w14:textId="77777777" w:rsidR="002B3B56" w:rsidRDefault="00A37FBE" w:rsidP="0055791B">
      <w:r>
        <w:t xml:space="preserve">MNCA </w:t>
      </w:r>
      <w:proofErr w:type="gramStart"/>
      <w:r>
        <w:t>have the opportunity to</w:t>
      </w:r>
      <w:proofErr w:type="gramEnd"/>
      <w:r>
        <w:t xml:space="preserve"> introduce new way to use its infrastructure using container based architecture, by choosing to use Docker to deploy its own </w:t>
      </w:r>
      <w:proofErr w:type="spellStart"/>
      <w:r>
        <w:t>Fiware</w:t>
      </w:r>
      <w:proofErr w:type="spellEnd"/>
      <w:r>
        <w:t xml:space="preserve"> </w:t>
      </w:r>
      <w:proofErr w:type="spellStart"/>
      <w:r>
        <w:t>plarform</w:t>
      </w:r>
      <w:proofErr w:type="spellEnd"/>
      <w:r>
        <w:t xml:space="preserve"> as a reference Smart City Platform.</w:t>
      </w:r>
    </w:p>
    <w:p w14:paraId="7C6E2265" w14:textId="77777777" w:rsidR="00C64B2E" w:rsidRDefault="00A37FBE" w:rsidP="0055791B">
      <w:r>
        <w:t xml:space="preserve">The global architecture of the MNCA </w:t>
      </w:r>
      <w:proofErr w:type="spellStart"/>
      <w:r>
        <w:t>Fiware</w:t>
      </w:r>
      <w:proofErr w:type="spellEnd"/>
      <w:r>
        <w:t xml:space="preserve"> platform will rely on a Docker Swarm composed of nodes dispatched in the different VLANs</w:t>
      </w:r>
      <w:r w:rsidR="003073C4">
        <w:t>.</w:t>
      </w:r>
    </w:p>
    <w:p w14:paraId="282A6B70" w14:textId="77777777" w:rsidR="00A37FBE" w:rsidRPr="0055791B" w:rsidRDefault="00A37FBE" w:rsidP="0055791B">
      <w:r>
        <w:t xml:space="preserve"> </w:t>
      </w:r>
    </w:p>
    <w:p w14:paraId="7E686D24" w14:textId="77777777" w:rsidR="003073C4" w:rsidRDefault="0055791B" w:rsidP="003073C4">
      <w:pPr>
        <w:keepNext/>
      </w:pPr>
      <w:r>
        <w:rPr>
          <w:noProof/>
          <w:lang w:val="fr-FR" w:eastAsia="fr-FR"/>
        </w:rPr>
        <w:drawing>
          <wp:inline distT="0" distB="0" distL="0" distR="0">
            <wp:extent cx="5811086" cy="4148455"/>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NCA_IOT_SmartCity.png"/>
                    <pic:cNvPicPr/>
                  </pic:nvPicPr>
                  <pic:blipFill>
                    <a:blip r:embed="rId30">
                      <a:extLst>
                        <a:ext uri="{28A0092B-C50C-407E-A947-70E740481C1C}">
                          <a14:useLocalDpi xmlns:a14="http://schemas.microsoft.com/office/drawing/2010/main" val="0"/>
                        </a:ext>
                      </a:extLst>
                    </a:blip>
                    <a:stretch>
                      <a:fillRect/>
                    </a:stretch>
                  </pic:blipFill>
                  <pic:spPr>
                    <a:xfrm>
                      <a:off x="0" y="0"/>
                      <a:ext cx="5811086" cy="4148455"/>
                    </a:xfrm>
                    <a:prstGeom prst="rect">
                      <a:avLst/>
                    </a:prstGeom>
                  </pic:spPr>
                </pic:pic>
              </a:graphicData>
            </a:graphic>
          </wp:inline>
        </w:drawing>
      </w:r>
    </w:p>
    <w:p w14:paraId="07300CE5" w14:textId="6338DA66" w:rsidR="0055791B" w:rsidRPr="0055791B" w:rsidRDefault="003073C4" w:rsidP="003073C4">
      <w:pPr>
        <w:pStyle w:val="Lgende"/>
      </w:pPr>
      <w:r>
        <w:t xml:space="preserve">Figure </w:t>
      </w:r>
      <w:r>
        <w:fldChar w:fldCharType="begin"/>
      </w:r>
      <w:r>
        <w:instrText xml:space="preserve"> SEQ Figure \* ARABIC </w:instrText>
      </w:r>
      <w:r>
        <w:fldChar w:fldCharType="separate"/>
      </w:r>
      <w:r w:rsidR="007C6CC7">
        <w:rPr>
          <w:noProof/>
        </w:rPr>
        <w:t>5</w:t>
      </w:r>
      <w:r>
        <w:fldChar w:fldCharType="end"/>
      </w:r>
      <w:r>
        <w:t xml:space="preserve">: Docker swarm deployment for </w:t>
      </w:r>
      <w:r w:rsidR="00032B68">
        <w:t xml:space="preserve">MNCA Smart city </w:t>
      </w:r>
      <w:proofErr w:type="spellStart"/>
      <w:r>
        <w:t>Fiware</w:t>
      </w:r>
      <w:proofErr w:type="spellEnd"/>
      <w:r w:rsidR="00032B68">
        <w:t xml:space="preserve"> platform</w:t>
      </w:r>
    </w:p>
    <w:p w14:paraId="596B68C2" w14:textId="3E712FAE" w:rsidR="002D7C8C" w:rsidRDefault="00032B68" w:rsidP="002D7C8C">
      <w:r>
        <w:lastRenderedPageBreak/>
        <w:t>A Docker swarm</w:t>
      </w:r>
      <w:r w:rsidR="00F62359">
        <w:t xml:space="preserve"> (</w:t>
      </w:r>
      <w:r w:rsidR="00F62359" w:rsidRPr="00F62359">
        <w:t>Cluster management integrated with Docker Engine</w:t>
      </w:r>
      <w:r w:rsidR="00F62359">
        <w:t>)</w:t>
      </w:r>
      <w:r w:rsidR="00C64B2E">
        <w:t xml:space="preserve"> solution has been chosen in a first step because of the </w:t>
      </w:r>
      <w:r w:rsidR="00D34B7C">
        <w:t>ease</w:t>
      </w:r>
      <w:r w:rsidR="00C64B2E">
        <w:t xml:space="preserve"> of use and configuration.</w:t>
      </w:r>
    </w:p>
    <w:p w14:paraId="089EC3D4" w14:textId="77777777" w:rsidR="00C64B2E" w:rsidRDefault="00C64B2E" w:rsidP="002D7C8C">
      <w:r>
        <w:t>The learning curve of Docker container orchestration tool: Swarm, is less sloppy than other solution like Kubernetes (the open source declination of the Goo</w:t>
      </w:r>
      <w:r w:rsidR="00D34B7C">
        <w:t>gle internal orchestration tool</w:t>
      </w:r>
      <w:r>
        <w:t xml:space="preserve">: Borg), which sit at the top in term </w:t>
      </w:r>
      <w:r w:rsidR="00D005C4">
        <w:t xml:space="preserve">of features, openness, and </w:t>
      </w:r>
      <w:r>
        <w:t>adoption, among cloud orchestration tool</w:t>
      </w:r>
      <w:r w:rsidR="00921C8C">
        <w:t>s</w:t>
      </w:r>
      <w:r w:rsidR="00775797">
        <w:t xml:space="preserve"> today’s l</w:t>
      </w:r>
      <w:r>
        <w:t>an</w:t>
      </w:r>
      <w:r w:rsidR="00775797">
        <w:t>d</w:t>
      </w:r>
      <w:r>
        <w:t>scape.</w:t>
      </w:r>
    </w:p>
    <w:p w14:paraId="4DCB5E54" w14:textId="77777777" w:rsidR="00D005C4" w:rsidRDefault="00D005C4" w:rsidP="002D7C8C"/>
    <w:p w14:paraId="0DEE8CD8" w14:textId="77777777" w:rsidR="00921C8C" w:rsidRDefault="00350728" w:rsidP="002D7C8C">
      <w:r>
        <w:t>Even i</w:t>
      </w:r>
      <w:r w:rsidR="00D005C4">
        <w:t>t</w:t>
      </w:r>
      <w:r w:rsidR="00C64B2E">
        <w:t xml:space="preserve"> is the right choice to start</w:t>
      </w:r>
      <w:r w:rsidR="00921C8C">
        <w:t xml:space="preserve"> with simple Do</w:t>
      </w:r>
      <w:r w:rsidR="006A0547">
        <w:t>c</w:t>
      </w:r>
      <w:r>
        <w:t xml:space="preserve">ker Swarm, </w:t>
      </w:r>
      <w:r w:rsidR="00D005C4">
        <w:t>i</w:t>
      </w:r>
      <w:r w:rsidR="00921C8C">
        <w:t xml:space="preserve">t will be easy to add later another orchestration tool like Kubernetes, since it will be proposed as the Swarm complement in Docker </w:t>
      </w:r>
      <w:r w:rsidR="00E55DC2">
        <w:t>Enterprise</w:t>
      </w:r>
      <w:r w:rsidR="00921C8C">
        <w:t xml:space="preserve"> distribution (</w:t>
      </w:r>
      <w:hyperlink r:id="rId31" w:history="1">
        <w:r w:rsidR="00921C8C" w:rsidRPr="006A0547">
          <w:rPr>
            <w:rStyle w:val="Lienhypertexte"/>
          </w:rPr>
          <w:t>very recent news</w:t>
        </w:r>
      </w:hyperlink>
      <w:r w:rsidR="006A0547">
        <w:t>)</w:t>
      </w:r>
      <w:r>
        <w:t xml:space="preserve">, the </w:t>
      </w:r>
      <w:r w:rsidR="005C47C2">
        <w:t>upgrade</w:t>
      </w:r>
      <w:r>
        <w:t xml:space="preserve"> </w:t>
      </w:r>
      <w:r w:rsidR="005C47C2">
        <w:t xml:space="preserve">feasibility </w:t>
      </w:r>
      <w:r>
        <w:t xml:space="preserve">is </w:t>
      </w:r>
      <w:r w:rsidR="005C47C2">
        <w:t>guaranteed</w:t>
      </w:r>
      <w:r w:rsidR="00633C73">
        <w:t>.</w:t>
      </w:r>
    </w:p>
    <w:p w14:paraId="139DE328" w14:textId="77777777" w:rsidR="00D005C4" w:rsidRDefault="00D005C4" w:rsidP="002D7C8C"/>
    <w:p w14:paraId="2B204136" w14:textId="77777777" w:rsidR="00775797" w:rsidRDefault="00D005C4" w:rsidP="002D7C8C">
      <w:r>
        <w:t>Then</w:t>
      </w:r>
      <w:r w:rsidR="00775797">
        <w:t xml:space="preserve"> the MNCA FIWARE smart city platform will be deployed in a global docker swarm covering the 3 data centers.</w:t>
      </w:r>
    </w:p>
    <w:p w14:paraId="0F7279A1" w14:textId="77777777" w:rsidR="00D5504A" w:rsidRDefault="00D5504A" w:rsidP="002D7C8C">
      <w:r>
        <w:t xml:space="preserve">The repartition </w:t>
      </w:r>
      <w:r w:rsidR="00633C73">
        <w:t xml:space="preserve">of the traffic </w:t>
      </w:r>
      <w:r>
        <w:t>between the data centers</w:t>
      </w:r>
      <w:r w:rsidR="00633C73">
        <w:t xml:space="preserve"> will be managed by F5 </w:t>
      </w:r>
      <w:proofErr w:type="spellStart"/>
      <w:r w:rsidR="00633C73">
        <w:t>BigIP</w:t>
      </w:r>
      <w:proofErr w:type="spellEnd"/>
      <w:r w:rsidR="00633C73">
        <w:t xml:space="preserve"> load balancing appliance.</w:t>
      </w:r>
    </w:p>
    <w:p w14:paraId="35B0D421" w14:textId="0EE9F68B" w:rsidR="008F4289" w:rsidRDefault="008F4289" w:rsidP="002D7C8C">
      <w:r>
        <w:t>However</w:t>
      </w:r>
      <w:r w:rsidR="005C47C2">
        <w:t>,</w:t>
      </w:r>
      <w:r>
        <w:t xml:space="preserve"> </w:t>
      </w:r>
      <w:r w:rsidR="004B0A7C">
        <w:t xml:space="preserve">to minimize configuration task on load balancer (limit to load repartition between data centers of main categories of services), for the lower granularity of applications, </w:t>
      </w:r>
      <w:r w:rsidR="00934270">
        <w:t xml:space="preserve">and </w:t>
      </w:r>
      <w:r w:rsidR="00DB3545">
        <w:t xml:space="preserve">internal components of the platform, </w:t>
      </w:r>
      <w:r w:rsidR="004B0A7C">
        <w:t xml:space="preserve">simple load balancing and fail-over mechanisms </w:t>
      </w:r>
      <w:r w:rsidR="00DB3545">
        <w:t>are</w:t>
      </w:r>
      <w:r w:rsidR="004B0A7C">
        <w:t xml:space="preserve"> </w:t>
      </w:r>
      <w:r w:rsidR="00DB3545">
        <w:t>managed</w:t>
      </w:r>
      <w:r w:rsidR="004B0A7C">
        <w:t xml:space="preserve"> automatically by the Docker Swarm</w:t>
      </w:r>
      <w:r w:rsidR="00DB3545">
        <w:t xml:space="preserve"> (nu</w:t>
      </w:r>
      <w:r w:rsidR="001D4C7E">
        <w:t>mber of instances of a service).</w:t>
      </w:r>
    </w:p>
    <w:p w14:paraId="40A3E4B3" w14:textId="7A98156B" w:rsidR="00FA6C43" w:rsidRDefault="00FA6C43" w:rsidP="002D7C8C"/>
    <w:p w14:paraId="377AAFFE" w14:textId="13D7C396" w:rsidR="00FA6C43" w:rsidRDefault="006553F9" w:rsidP="002D7C8C">
      <w:r>
        <w:t>For the deployment of the platform over a Swarm, we still need</w:t>
      </w:r>
      <w:r w:rsidR="008979F8">
        <w:t xml:space="preserve"> to provision virtual machines </w:t>
      </w:r>
      <w:r>
        <w:t>or bare metal server</w:t>
      </w:r>
      <w:r w:rsidR="008979F8">
        <w:t>s</w:t>
      </w:r>
      <w:r>
        <w:t xml:space="preserve"> and add it to the swarm.</w:t>
      </w:r>
    </w:p>
    <w:p w14:paraId="3B75A030" w14:textId="348204C9" w:rsidR="006553F9" w:rsidRDefault="006553F9" w:rsidP="002D7C8C"/>
    <w:p w14:paraId="7AFE540E" w14:textId="6B3ADD77" w:rsidR="006553F9" w:rsidRDefault="006553F9" w:rsidP="002D7C8C">
      <w:r>
        <w:t>For the moment VM are created using VMWare</w:t>
      </w:r>
      <w:r w:rsidR="00EF7141">
        <w:t xml:space="preserve"> vSphere, </w:t>
      </w:r>
      <w:r w:rsidR="008979F8">
        <w:t xml:space="preserve">it’s </w:t>
      </w:r>
      <w:r w:rsidR="00EF7141">
        <w:t>simple, but it comes with a cost per each created VM…</w:t>
      </w:r>
    </w:p>
    <w:p w14:paraId="06919B21" w14:textId="51C804DA" w:rsidR="006553F9" w:rsidRDefault="00EF7141" w:rsidP="002D7C8C">
      <w:r w:rsidRPr="00EF7141">
        <w:t xml:space="preserve">VMware </w:t>
      </w:r>
      <w:r>
        <w:t xml:space="preserve">proposes </w:t>
      </w:r>
      <w:r w:rsidRPr="00EF7141">
        <w:t>vSphere® Integrated Containers</w:t>
      </w:r>
      <w:r>
        <w:t>, which allows to manage containers from vSphere, but it doesn’t change the cost for the deployed VM</w:t>
      </w:r>
      <w:r w:rsidR="00D079E4">
        <w:t>s a license fee is still applied</w:t>
      </w:r>
      <w:r>
        <w:t>.</w:t>
      </w:r>
    </w:p>
    <w:p w14:paraId="016F1330" w14:textId="77777777" w:rsidR="008979F8" w:rsidRDefault="008979F8" w:rsidP="002D7C8C"/>
    <w:p w14:paraId="70C00989" w14:textId="3D461D65" w:rsidR="006553F9" w:rsidRDefault="00D079E4" w:rsidP="002D7C8C">
      <w:r>
        <w:t>A</w:t>
      </w:r>
      <w:r w:rsidR="00EF7141">
        <w:t xml:space="preserve"> solution is proposed: </w:t>
      </w:r>
      <w:hyperlink r:id="rId32" w:history="1">
        <w:r w:rsidR="006553F9" w:rsidRPr="00EF7141">
          <w:rPr>
            <w:rStyle w:val="Lienhypertexte"/>
          </w:rPr>
          <w:t>VMWARE INTEGRATED OP</w:t>
        </w:r>
        <w:r w:rsidR="00EF7141" w:rsidRPr="00EF7141">
          <w:rPr>
            <w:rStyle w:val="Lienhypertexte"/>
          </w:rPr>
          <w:t>ENSTACK</w:t>
        </w:r>
      </w:hyperlink>
      <w:r w:rsidR="00EF7141">
        <w:t>,</w:t>
      </w:r>
      <w:r w:rsidR="00680CF3">
        <w:t xml:space="preserve"> (VIO),</w:t>
      </w:r>
      <w:r w:rsidR="00EF7141">
        <w:t xml:space="preserve"> which allows to leverage OpenStack from VMWare vSphere</w:t>
      </w:r>
      <w:r>
        <w:t xml:space="preserve">, the infrastructure </w:t>
      </w:r>
      <w:r w:rsidR="00680CF3">
        <w:t xml:space="preserve">is managed </w:t>
      </w:r>
      <w:r>
        <w:t xml:space="preserve">using OpenStack tools, but there’s still license fee to pay </w:t>
      </w:r>
      <w:r w:rsidR="00680CF3">
        <w:t>per CPU (</w:t>
      </w:r>
      <w:r w:rsidR="00680CF3" w:rsidRPr="00680CF3">
        <w:t>VIO 4.0 per-CPU license and Support and Subscriptions (</w:t>
      </w:r>
      <w:proofErr w:type="spellStart"/>
      <w:r w:rsidR="00680CF3" w:rsidRPr="00680CF3">
        <w:t>SnS</w:t>
      </w:r>
      <w:proofErr w:type="spellEnd"/>
      <w:r w:rsidR="00680CF3" w:rsidRPr="00680CF3">
        <w:t>)</w:t>
      </w:r>
      <w:r w:rsidR="00680CF3">
        <w:t>).</w:t>
      </w:r>
    </w:p>
    <w:p w14:paraId="45E277EE" w14:textId="77777777" w:rsidR="003561AB" w:rsidRDefault="003561AB" w:rsidP="002D7C8C"/>
    <w:p w14:paraId="758838C2" w14:textId="0963B323" w:rsidR="00A0444D" w:rsidRDefault="00680CF3" w:rsidP="00A0444D">
      <w:r>
        <w:t xml:space="preserve">Despite this license </w:t>
      </w:r>
      <w:r w:rsidR="003561AB">
        <w:t xml:space="preserve">fees </w:t>
      </w:r>
      <w:r>
        <w:t xml:space="preserve">issue, </w:t>
      </w:r>
      <w:r w:rsidR="003561AB">
        <w:t xml:space="preserve">VIO offers </w:t>
      </w:r>
      <w:r w:rsidR="00A0444D">
        <w:t>Container execution on OpenStack: for customers seeking to modernize</w:t>
      </w:r>
      <w:r w:rsidR="003561AB">
        <w:t xml:space="preserve"> </w:t>
      </w:r>
      <w:r w:rsidR="00A0444D">
        <w:t>their traditional applications or to design new ones, based on</w:t>
      </w:r>
      <w:r w:rsidR="003561AB">
        <w:t xml:space="preserve"> </w:t>
      </w:r>
      <w:r w:rsidR="00A0444D">
        <w:t xml:space="preserve">containers, VMware Integrated OpenStack offers </w:t>
      </w:r>
      <w:r w:rsidR="00A0444D" w:rsidRPr="003561AB">
        <w:rPr>
          <w:b/>
        </w:rPr>
        <w:t>Kubernetes</w:t>
      </w:r>
      <w:r w:rsidR="00A0444D">
        <w:t xml:space="preserve"> support ready for</w:t>
      </w:r>
      <w:r w:rsidR="003561AB">
        <w:t xml:space="preserve"> </w:t>
      </w:r>
      <w:r w:rsidR="00A0444D">
        <w:t>production with pooling and persistent storage (volumes). This solution</w:t>
      </w:r>
      <w:r w:rsidR="003561AB">
        <w:t xml:space="preserve"> </w:t>
      </w:r>
      <w:r w:rsidR="00A0444D">
        <w:t>rea</w:t>
      </w:r>
      <w:r w:rsidR="003561AB">
        <w:t>dy for use for</w:t>
      </w:r>
      <w:r w:rsidR="00A0444D">
        <w:t xml:space="preserve"> who want to run containers</w:t>
      </w:r>
      <w:r w:rsidR="003561AB">
        <w:t xml:space="preserve"> </w:t>
      </w:r>
      <w:r w:rsidR="00A0444D">
        <w:t xml:space="preserve">on OpenStack and exploit </w:t>
      </w:r>
      <w:r w:rsidR="003561AB">
        <w:t>V</w:t>
      </w:r>
      <w:r w:rsidR="00A0444D">
        <w:t>Mware's virtualization technologies.</w:t>
      </w:r>
    </w:p>
    <w:p w14:paraId="55AA12DD" w14:textId="1D33B38F" w:rsidR="003561AB" w:rsidRDefault="003561AB" w:rsidP="00A0444D"/>
    <w:p w14:paraId="637C3490" w14:textId="61B2A9D5" w:rsidR="003561AB" w:rsidRDefault="003561AB" w:rsidP="00A0444D">
      <w:r>
        <w:t>The choice to use the current way or VIO with vSphere, to manage the platform infrastructure need to be assessed with induced costs.</w:t>
      </w:r>
    </w:p>
    <w:p w14:paraId="5250110B" w14:textId="21FFDA69" w:rsidR="003561AB" w:rsidRDefault="003561AB" w:rsidP="00A0444D">
      <w:r>
        <w:t>Anyway, using only pure OpenStack tools to manage the platform infrastructure is a solution to consider at least to lower TCO in terms of license fees.</w:t>
      </w:r>
    </w:p>
    <w:p w14:paraId="1E2A3B3B" w14:textId="7BDC6D0A" w:rsidR="003561AB" w:rsidRDefault="003561AB" w:rsidP="00A0444D">
      <w:r>
        <w:t xml:space="preserve"> </w:t>
      </w:r>
    </w:p>
    <w:p w14:paraId="5BC6CA22" w14:textId="77777777" w:rsidR="002D7C8C" w:rsidRDefault="002D7C8C" w:rsidP="0047663D">
      <w:pPr>
        <w:pStyle w:val="Titre2"/>
        <w:numPr>
          <w:ilvl w:val="1"/>
          <w:numId w:val="2"/>
        </w:numPr>
      </w:pPr>
      <w:bookmarkStart w:id="16" w:name="_Toc499823526"/>
      <w:bookmarkStart w:id="17" w:name="_Toc499823664"/>
      <w:r>
        <w:t>System Architecture Model</w:t>
      </w:r>
      <w:bookmarkEnd w:id="16"/>
      <w:bookmarkEnd w:id="17"/>
    </w:p>
    <w:p w14:paraId="74455383" w14:textId="77777777" w:rsidR="002D7C8C" w:rsidRDefault="002D7C8C" w:rsidP="002D7C8C">
      <w:r w:rsidRPr="0077092E">
        <w:t>The</w:t>
      </w:r>
      <w:r w:rsidRPr="0077092E">
        <w:rPr>
          <w:b/>
          <w:bCs/>
        </w:rPr>
        <w:t xml:space="preserve"> System Architecture Model</w:t>
      </w:r>
      <w:r w:rsidRPr="0077092E">
        <w:t xml:space="preserve"> represents the various architecture components that comp</w:t>
      </w:r>
      <w:r w:rsidR="00A836C2">
        <w:t>rise the system, and shows the important</w:t>
      </w:r>
      <w:r w:rsidRPr="0077092E">
        <w:t xml:space="preserve"> interrelationships.</w:t>
      </w:r>
    </w:p>
    <w:p w14:paraId="22A1CEA4" w14:textId="77777777" w:rsidR="000F4D77" w:rsidRPr="0077092E" w:rsidRDefault="000F4D77" w:rsidP="002D7C8C"/>
    <w:p w14:paraId="34811B68" w14:textId="77777777" w:rsidR="000F4D77" w:rsidRDefault="000F4D77" w:rsidP="000F4D77">
      <w:pPr>
        <w:keepNext/>
      </w:pPr>
      <w:r>
        <w:rPr>
          <w:noProof/>
          <w:lang w:val="fr-FR" w:eastAsia="fr-FR"/>
        </w:rPr>
        <w:lastRenderedPageBreak/>
        <w:drawing>
          <wp:inline distT="0" distB="0" distL="0" distR="0">
            <wp:extent cx="6000750" cy="4322762"/>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NCA_IOT_SmartCity_logical_big_picture.png"/>
                    <pic:cNvPicPr/>
                  </pic:nvPicPr>
                  <pic:blipFill>
                    <a:blip r:embed="rId33">
                      <a:extLst>
                        <a:ext uri="{28A0092B-C50C-407E-A947-70E740481C1C}">
                          <a14:useLocalDpi xmlns:a14="http://schemas.microsoft.com/office/drawing/2010/main" val="0"/>
                        </a:ext>
                      </a:extLst>
                    </a:blip>
                    <a:stretch>
                      <a:fillRect/>
                    </a:stretch>
                  </pic:blipFill>
                  <pic:spPr>
                    <a:xfrm>
                      <a:off x="0" y="0"/>
                      <a:ext cx="6000750" cy="4322762"/>
                    </a:xfrm>
                    <a:prstGeom prst="rect">
                      <a:avLst/>
                    </a:prstGeom>
                  </pic:spPr>
                </pic:pic>
              </a:graphicData>
            </a:graphic>
          </wp:inline>
        </w:drawing>
      </w:r>
    </w:p>
    <w:p w14:paraId="5805369A" w14:textId="6D8B32FC" w:rsidR="002D7C8C" w:rsidRPr="0077092E" w:rsidRDefault="000F4D77" w:rsidP="000F4D77">
      <w:pPr>
        <w:pStyle w:val="Lgende"/>
      </w:pPr>
      <w:r>
        <w:t xml:space="preserve">Figure </w:t>
      </w:r>
      <w:r>
        <w:fldChar w:fldCharType="begin"/>
      </w:r>
      <w:r>
        <w:instrText xml:space="preserve"> SEQ Figure \* ARABIC </w:instrText>
      </w:r>
      <w:r>
        <w:fldChar w:fldCharType="separate"/>
      </w:r>
      <w:r w:rsidR="007C6CC7">
        <w:rPr>
          <w:noProof/>
        </w:rPr>
        <w:t>6</w:t>
      </w:r>
      <w:r>
        <w:fldChar w:fldCharType="end"/>
      </w:r>
      <w:r>
        <w:t>: MNCA IOT Smart City Platform logical architecture</w:t>
      </w:r>
    </w:p>
    <w:p w14:paraId="5B0C9945" w14:textId="477B5113" w:rsidR="002D7C8C" w:rsidRDefault="00D35DAA" w:rsidP="0047663D">
      <w:pPr>
        <w:pStyle w:val="Paragraphedeliste"/>
        <w:numPr>
          <w:ilvl w:val="0"/>
          <w:numId w:val="8"/>
        </w:numPr>
      </w:pPr>
      <w:r>
        <w:t>Not all the relations between components have been represented in the above schema</w:t>
      </w:r>
      <w:r w:rsidR="00FE7EFD">
        <w:t xml:space="preserve"> to preserve readability.</w:t>
      </w:r>
    </w:p>
    <w:p w14:paraId="60E227AF" w14:textId="7A10DD4E" w:rsidR="000B1714" w:rsidRDefault="000B1714" w:rsidP="0047663D">
      <w:pPr>
        <w:pStyle w:val="Paragraphedeliste"/>
        <w:numPr>
          <w:ilvl w:val="0"/>
          <w:numId w:val="8"/>
        </w:numPr>
      </w:pPr>
      <w:r>
        <w:t xml:space="preserve">Most of the components </w:t>
      </w:r>
      <w:r w:rsidR="00722406">
        <w:t xml:space="preserve">provide interfaces through RESTful API over HTTP/HTTPS, so that the platform is SOA (Service Oriented Architecture), and micro services based. </w:t>
      </w:r>
    </w:p>
    <w:p w14:paraId="0D60D86B" w14:textId="47C96EB8" w:rsidR="008005E6" w:rsidRDefault="00D35DAA" w:rsidP="0047663D">
      <w:pPr>
        <w:pStyle w:val="Paragraphedeliste"/>
        <w:numPr>
          <w:ilvl w:val="0"/>
          <w:numId w:val="8"/>
        </w:numPr>
      </w:pPr>
      <w:r>
        <w:t xml:space="preserve">The central component that provides the main </w:t>
      </w:r>
      <w:r w:rsidR="00542C35">
        <w:t>“</w:t>
      </w:r>
      <w:r w:rsidR="00AB1648">
        <w:t xml:space="preserve">context </w:t>
      </w:r>
      <w:r>
        <w:t xml:space="preserve">data </w:t>
      </w:r>
      <w:r w:rsidR="00AB1648">
        <w:t xml:space="preserve">exchange </w:t>
      </w:r>
      <w:r>
        <w:t>bus</w:t>
      </w:r>
      <w:r w:rsidR="005B3E51">
        <w:t>”</w:t>
      </w:r>
      <w:r>
        <w:t xml:space="preserve"> is</w:t>
      </w:r>
      <w:r w:rsidR="005B3E51">
        <w:t xml:space="preserve"> the Orion Context Broker, </w:t>
      </w:r>
      <w:r w:rsidR="00AB1648">
        <w:t xml:space="preserve">this is the </w:t>
      </w:r>
      <w:proofErr w:type="spellStart"/>
      <w:r w:rsidR="00AB1648">
        <w:t>Fiware</w:t>
      </w:r>
      <w:proofErr w:type="spellEnd"/>
      <w:r w:rsidR="00AB1648">
        <w:t xml:space="preserve"> Generic</w:t>
      </w:r>
      <w:r w:rsidR="00F2163C">
        <w:t xml:space="preserve"> Enabler (GE)</w:t>
      </w:r>
      <w:r w:rsidR="00AB1648">
        <w:t xml:space="preserve"> to consider as the cornerstone of the platform.</w:t>
      </w:r>
    </w:p>
    <w:p w14:paraId="575B2702" w14:textId="2452B9B7" w:rsidR="00D35DAA" w:rsidRDefault="008005E6" w:rsidP="0047663D">
      <w:pPr>
        <w:pStyle w:val="Paragraphedeliste"/>
        <w:numPr>
          <w:ilvl w:val="0"/>
          <w:numId w:val="8"/>
        </w:numPr>
      </w:pPr>
      <w:r>
        <w:t xml:space="preserve">As </w:t>
      </w:r>
      <w:r w:rsidR="005B3E51">
        <w:t xml:space="preserve">any interaction with this component is done using NGSI </w:t>
      </w:r>
      <w:r w:rsidR="005303D8">
        <w:t>REST</w:t>
      </w:r>
      <w:r w:rsidR="00722406">
        <w:t>ful</w:t>
      </w:r>
      <w:r w:rsidR="005303D8">
        <w:t xml:space="preserve"> </w:t>
      </w:r>
      <w:r w:rsidR="009A1436">
        <w:t>APIs</w:t>
      </w:r>
      <w:r w:rsidR="00F2163C">
        <w:t xml:space="preserve">, </w:t>
      </w:r>
      <w:r>
        <w:t>th</w:t>
      </w:r>
      <w:r w:rsidR="005303D8">
        <w:t>is</w:t>
      </w:r>
      <w:r>
        <w:t xml:space="preserve"> </w:t>
      </w:r>
      <w:r w:rsidR="007048E0">
        <w:t>is</w:t>
      </w:r>
      <w:r>
        <w:t xml:space="preserve"> </w:t>
      </w:r>
      <w:r w:rsidR="007048E0">
        <w:t xml:space="preserve">the main communication </w:t>
      </w:r>
      <w:r>
        <w:t xml:space="preserve">stream </w:t>
      </w:r>
      <w:r w:rsidR="007048E0">
        <w:t>in</w:t>
      </w:r>
      <w:r>
        <w:t xml:space="preserve"> the platform</w:t>
      </w:r>
      <w:r w:rsidR="005303D8">
        <w:t>,</w:t>
      </w:r>
      <w:r>
        <w:t xml:space="preserve"> that is represented</w:t>
      </w:r>
      <w:r w:rsidR="005303D8">
        <w:t xml:space="preserve"> on the above figure</w:t>
      </w:r>
      <w:r w:rsidR="005B3E51">
        <w:t>.</w:t>
      </w:r>
    </w:p>
    <w:p w14:paraId="5EF46306" w14:textId="77777777" w:rsidR="009A13A6" w:rsidRDefault="009A13A6" w:rsidP="0047663D">
      <w:pPr>
        <w:pStyle w:val="Paragraphedeliste"/>
        <w:numPr>
          <w:ilvl w:val="0"/>
          <w:numId w:val="8"/>
        </w:numPr>
      </w:pPr>
      <w:r>
        <w:t>As well the transversal arrow to Biz ecosystem</w:t>
      </w:r>
      <w:r w:rsidR="007048E0">
        <w:t xml:space="preserve"> GE</w:t>
      </w:r>
      <w:r>
        <w:t>, represent the link of each component to it for platform asset</w:t>
      </w:r>
      <w:r w:rsidR="009A1436">
        <w:t>s</w:t>
      </w:r>
      <w:r>
        <w:t xml:space="preserve"> </w:t>
      </w:r>
      <w:r w:rsidR="009A1436">
        <w:t xml:space="preserve">catalog </w:t>
      </w:r>
      <w:r>
        <w:t>management and monetization.</w:t>
      </w:r>
    </w:p>
    <w:p w14:paraId="6087BB37" w14:textId="77777777" w:rsidR="005303D8" w:rsidRDefault="009E29FD" w:rsidP="0047663D">
      <w:pPr>
        <w:pStyle w:val="Paragraphedeliste"/>
        <w:numPr>
          <w:ilvl w:val="0"/>
          <w:numId w:val="8"/>
        </w:numPr>
      </w:pPr>
      <w:r>
        <w:t xml:space="preserve">Are not represented the relations to the identity manager </w:t>
      </w:r>
      <w:r w:rsidR="007048E0">
        <w:t xml:space="preserve">(IDM GE) </w:t>
      </w:r>
      <w:r>
        <w:t xml:space="preserve">component, which are generally used to </w:t>
      </w:r>
      <w:r w:rsidR="00D34B7C">
        <w:t>authorize</w:t>
      </w:r>
      <w:r>
        <w:t xml:space="preserve"> access to the component through a proxy to identity manager.</w:t>
      </w:r>
    </w:p>
    <w:p w14:paraId="5226053F" w14:textId="6345397A" w:rsidR="009E29FD" w:rsidRDefault="009E29FD" w:rsidP="0047663D">
      <w:pPr>
        <w:pStyle w:val="Paragraphedeliste"/>
        <w:numPr>
          <w:ilvl w:val="0"/>
          <w:numId w:val="8"/>
        </w:numPr>
      </w:pPr>
      <w:r>
        <w:t xml:space="preserve">The aim with the IDM </w:t>
      </w:r>
      <w:r w:rsidR="00B21781">
        <w:t xml:space="preserve">(Identity Management) </w:t>
      </w:r>
      <w:r>
        <w:t>component, is to try to offer a centralized SSO management over the whole platform</w:t>
      </w:r>
      <w:r w:rsidR="007D2CC4">
        <w:t xml:space="preserve">, allowing the </w:t>
      </w:r>
      <w:r w:rsidR="00D34B7C">
        <w:t>central control of access authorization to platform components.</w:t>
      </w:r>
    </w:p>
    <w:p w14:paraId="17A41AAE" w14:textId="77777777" w:rsidR="00D44027" w:rsidRDefault="009E29FD" w:rsidP="0047663D">
      <w:pPr>
        <w:pStyle w:val="Paragraphedeliste"/>
        <w:numPr>
          <w:ilvl w:val="0"/>
          <w:numId w:val="8"/>
        </w:numPr>
      </w:pPr>
      <w:r>
        <w:t xml:space="preserve">The </w:t>
      </w:r>
      <w:r w:rsidR="00F2163C">
        <w:t xml:space="preserve">data storage component is not </w:t>
      </w:r>
      <w:r w:rsidR="007D2CC4">
        <w:t xml:space="preserve">a </w:t>
      </w:r>
      <w:proofErr w:type="spellStart"/>
      <w:r w:rsidR="007D2CC4">
        <w:t>Fiware</w:t>
      </w:r>
      <w:proofErr w:type="spellEnd"/>
      <w:r w:rsidR="007D2CC4">
        <w:t xml:space="preserve"> component, this should be the SQL data tank of any </w:t>
      </w:r>
      <w:proofErr w:type="spellStart"/>
      <w:r w:rsidR="007D2CC4">
        <w:t>Fiware</w:t>
      </w:r>
      <w:proofErr w:type="spellEnd"/>
      <w:r w:rsidR="007D2CC4">
        <w:t xml:space="preserve"> module using </w:t>
      </w:r>
      <w:r w:rsidR="00D44027">
        <w:t xml:space="preserve">SQL database, in case it’s </w:t>
      </w:r>
      <w:r w:rsidR="00253FC4">
        <w:t xml:space="preserve">impossible to change (a lot of </w:t>
      </w:r>
      <w:proofErr w:type="spellStart"/>
      <w:r w:rsidR="00253FC4">
        <w:t>F</w:t>
      </w:r>
      <w:r w:rsidR="00D44027">
        <w:t>iware</w:t>
      </w:r>
      <w:proofErr w:type="spellEnd"/>
      <w:r w:rsidR="00D44027">
        <w:t xml:space="preserve"> modules rely on MySQL database) to PostgreSQL, we </w:t>
      </w:r>
      <w:r w:rsidR="009A13A6">
        <w:t>can</w:t>
      </w:r>
      <w:r w:rsidR="00D44027">
        <w:t xml:space="preserve"> use MariaDB.</w:t>
      </w:r>
    </w:p>
    <w:p w14:paraId="0DA0420E" w14:textId="77777777" w:rsidR="005B3E51" w:rsidRDefault="00D44027" w:rsidP="0047663D">
      <w:pPr>
        <w:pStyle w:val="Paragraphedeliste"/>
        <w:numPr>
          <w:ilvl w:val="0"/>
          <w:numId w:val="8"/>
        </w:numPr>
      </w:pPr>
      <w:r>
        <w:t>The general idea with the data storage component</w:t>
      </w:r>
      <w:r w:rsidR="00B86FE2">
        <w:t>s</w:t>
      </w:r>
      <w:r>
        <w:t xml:space="preserve"> in the representation is to emphasis the fact that all the databases used by </w:t>
      </w:r>
      <w:proofErr w:type="spellStart"/>
      <w:r>
        <w:t>Fiware</w:t>
      </w:r>
      <w:proofErr w:type="spellEnd"/>
      <w:r>
        <w:t xml:space="preserve"> modules </w:t>
      </w:r>
      <w:r w:rsidR="009A13A6">
        <w:t>should be centralized in some clusters based on needed database server, which is true for SQL database and NoSQL database, so that relation links have not been represented on the above schema</w:t>
      </w:r>
    </w:p>
    <w:p w14:paraId="5812D971" w14:textId="77777777" w:rsidR="00B535D8" w:rsidRDefault="00B86FE2" w:rsidP="0047663D">
      <w:pPr>
        <w:pStyle w:val="Paragraphedeliste"/>
        <w:numPr>
          <w:ilvl w:val="0"/>
          <w:numId w:val="8"/>
        </w:numPr>
      </w:pPr>
      <w:r>
        <w:t>Inside</w:t>
      </w:r>
      <w:r w:rsidR="006E75D4">
        <w:t xml:space="preserve"> the DEV component on the </w:t>
      </w:r>
      <w:r>
        <w:t xml:space="preserve">above </w:t>
      </w:r>
      <w:r w:rsidR="00B535D8">
        <w:t>figure are</w:t>
      </w:r>
      <w:r w:rsidR="006E75D4">
        <w:t xml:space="preserve"> the </w:t>
      </w:r>
      <w:proofErr w:type="spellStart"/>
      <w:r w:rsidR="006E75D4">
        <w:t>Paas</w:t>
      </w:r>
      <w:proofErr w:type="spellEnd"/>
      <w:r w:rsidR="006E75D4">
        <w:t xml:space="preserve"> and the tools needed to develop applications that will use the </w:t>
      </w:r>
      <w:proofErr w:type="spellStart"/>
      <w:r w:rsidR="006E75D4">
        <w:t>Fiware</w:t>
      </w:r>
      <w:proofErr w:type="spellEnd"/>
      <w:r w:rsidR="006E75D4">
        <w:t xml:space="preserve"> ecosystem, this encompass development tools but also QA tools for testing and validation purpose</w:t>
      </w:r>
      <w:r w:rsidR="00F83FBE">
        <w:t xml:space="preserve">, which can have </w:t>
      </w:r>
      <w:r w:rsidR="003F7740">
        <w:t>specific needs in term of access to data</w:t>
      </w:r>
      <w:r w:rsidR="00E13566">
        <w:t>.</w:t>
      </w:r>
      <w:r w:rsidR="00B535D8">
        <w:t xml:space="preserve"> </w:t>
      </w:r>
      <w:r w:rsidR="00B535D8">
        <w:lastRenderedPageBreak/>
        <w:t xml:space="preserve">Most probably for development and QA, it will be required to deploy some </w:t>
      </w:r>
      <w:proofErr w:type="spellStart"/>
      <w:r w:rsidR="00B535D8">
        <w:t>Fiware</w:t>
      </w:r>
      <w:proofErr w:type="spellEnd"/>
      <w:r w:rsidR="00B535D8">
        <w:t xml:space="preserve"> components or even a complete platform for staging.</w:t>
      </w:r>
    </w:p>
    <w:p w14:paraId="662CB364" w14:textId="77777777" w:rsidR="001F7747" w:rsidRDefault="001F7747" w:rsidP="0047663D">
      <w:pPr>
        <w:pStyle w:val="Paragraphedeliste"/>
        <w:numPr>
          <w:ilvl w:val="0"/>
          <w:numId w:val="8"/>
        </w:numPr>
      </w:pPr>
      <w:r>
        <w:t xml:space="preserve">A global reverse proxy and load balancer (F5 </w:t>
      </w:r>
      <w:proofErr w:type="spellStart"/>
      <w:r>
        <w:t>BigIP</w:t>
      </w:r>
      <w:proofErr w:type="spellEnd"/>
      <w:r>
        <w:t>) will be the main entry point to the smart city platform.</w:t>
      </w:r>
    </w:p>
    <w:p w14:paraId="5BEB0062" w14:textId="77777777" w:rsidR="005B3E51" w:rsidRDefault="005B3E51" w:rsidP="002D7C8C"/>
    <w:p w14:paraId="617A8F82" w14:textId="77777777" w:rsidR="002D7C8C" w:rsidRDefault="002D7C8C" w:rsidP="00641BB8">
      <w:pPr>
        <w:pStyle w:val="Titre3"/>
        <w:numPr>
          <w:ilvl w:val="0"/>
          <w:numId w:val="0"/>
        </w:numPr>
        <w:ind w:left="720" w:hanging="720"/>
        <w:rPr>
          <w:i/>
        </w:rPr>
      </w:pPr>
      <w:bookmarkStart w:id="18" w:name="_Toc499823527"/>
      <w:bookmarkStart w:id="19" w:name="_Toc499823665"/>
      <w:r>
        <w:t>2.2.1 Overall Architectural Considerations</w:t>
      </w:r>
      <w:bookmarkEnd w:id="18"/>
      <w:bookmarkEnd w:id="19"/>
    </w:p>
    <w:p w14:paraId="35E05B40" w14:textId="77777777" w:rsidR="002D7C8C" w:rsidRPr="0077092E" w:rsidRDefault="002D7C8C" w:rsidP="002D7C8C">
      <w:pPr>
        <w:ind w:firstLine="90"/>
        <w:rPr>
          <w:i/>
          <w:iCs/>
        </w:rPr>
      </w:pPr>
      <w:r w:rsidRPr="0077092E">
        <w:rPr>
          <w:i/>
          <w:iCs/>
        </w:rPr>
        <w:t xml:space="preserve">The </w:t>
      </w:r>
      <w:r w:rsidRPr="0077092E">
        <w:rPr>
          <w:b/>
          <w:bCs/>
          <w:i/>
          <w:iCs/>
        </w:rPr>
        <w:t xml:space="preserve">Overall Architectural Considerations </w:t>
      </w:r>
      <w:r w:rsidRPr="0077092E">
        <w:rPr>
          <w:i/>
          <w:iCs/>
        </w:rPr>
        <w:t xml:space="preserve">section defines how additional technical requirements have been addressed by the architecture.  </w:t>
      </w:r>
      <w:r w:rsidR="003F7740">
        <w:rPr>
          <w:i/>
          <w:iCs/>
        </w:rPr>
        <w:t>items in this section</w:t>
      </w:r>
      <w:r w:rsidRPr="0077092E">
        <w:rPr>
          <w:i/>
          <w:iCs/>
        </w:rPr>
        <w:t xml:space="preserve"> include:</w:t>
      </w:r>
    </w:p>
    <w:p w14:paraId="7B1964BD" w14:textId="77777777" w:rsidR="00B535D8" w:rsidRDefault="00B535D8" w:rsidP="002D7C8C">
      <w:pPr>
        <w:numPr>
          <w:ilvl w:val="0"/>
          <w:numId w:val="1"/>
        </w:numPr>
        <w:rPr>
          <w:i/>
          <w:iCs/>
        </w:rPr>
      </w:pPr>
      <w:r>
        <w:rPr>
          <w:i/>
          <w:iCs/>
        </w:rPr>
        <w:t>Deployment strategy</w:t>
      </w:r>
    </w:p>
    <w:p w14:paraId="183A933C" w14:textId="77777777" w:rsidR="002D7C8C" w:rsidRDefault="002D7C8C" w:rsidP="002D7C8C">
      <w:pPr>
        <w:numPr>
          <w:ilvl w:val="0"/>
          <w:numId w:val="1"/>
        </w:numPr>
        <w:rPr>
          <w:i/>
          <w:iCs/>
        </w:rPr>
      </w:pPr>
      <w:r w:rsidRPr="0077092E">
        <w:rPr>
          <w:i/>
          <w:iCs/>
        </w:rPr>
        <w:t>Security Strategy</w:t>
      </w:r>
    </w:p>
    <w:p w14:paraId="1A2F1FEB" w14:textId="77777777" w:rsidR="009D7CA7" w:rsidRPr="0077092E" w:rsidRDefault="009D7CA7" w:rsidP="002D7C8C">
      <w:pPr>
        <w:numPr>
          <w:ilvl w:val="0"/>
          <w:numId w:val="1"/>
        </w:numPr>
        <w:rPr>
          <w:i/>
          <w:iCs/>
        </w:rPr>
      </w:pPr>
      <w:r>
        <w:rPr>
          <w:i/>
          <w:iCs/>
        </w:rPr>
        <w:t xml:space="preserve">Availability </w:t>
      </w:r>
      <w:r w:rsidRPr="0077092E">
        <w:rPr>
          <w:i/>
          <w:iCs/>
        </w:rPr>
        <w:t>requirements</w:t>
      </w:r>
    </w:p>
    <w:p w14:paraId="1CE839EA" w14:textId="77777777" w:rsidR="002D7C8C" w:rsidRPr="0077092E" w:rsidRDefault="002D7C8C" w:rsidP="002D7C8C">
      <w:pPr>
        <w:numPr>
          <w:ilvl w:val="0"/>
          <w:numId w:val="1"/>
        </w:numPr>
        <w:rPr>
          <w:i/>
          <w:iCs/>
        </w:rPr>
      </w:pPr>
      <w:r w:rsidRPr="0077092E">
        <w:rPr>
          <w:i/>
          <w:iCs/>
        </w:rPr>
        <w:t>Performance requirements</w:t>
      </w:r>
    </w:p>
    <w:p w14:paraId="14027AAF" w14:textId="77777777" w:rsidR="002D7C8C" w:rsidRPr="0077092E" w:rsidRDefault="002D7C8C" w:rsidP="002D7C8C">
      <w:pPr>
        <w:numPr>
          <w:ilvl w:val="0"/>
          <w:numId w:val="1"/>
        </w:numPr>
        <w:rPr>
          <w:i/>
          <w:iCs/>
        </w:rPr>
      </w:pPr>
      <w:r w:rsidRPr="0077092E">
        <w:rPr>
          <w:i/>
          <w:iCs/>
        </w:rPr>
        <w:t>Accessibility</w:t>
      </w:r>
    </w:p>
    <w:p w14:paraId="3E2959A6" w14:textId="77777777" w:rsidR="002D7C8C" w:rsidRDefault="009A13A6" w:rsidP="002D7C8C">
      <w:pPr>
        <w:numPr>
          <w:ilvl w:val="0"/>
          <w:numId w:val="1"/>
        </w:numPr>
        <w:rPr>
          <w:i/>
          <w:iCs/>
        </w:rPr>
      </w:pPr>
      <w:r>
        <w:rPr>
          <w:i/>
          <w:iCs/>
        </w:rPr>
        <w:t>Database management</w:t>
      </w:r>
    </w:p>
    <w:p w14:paraId="1E06F857" w14:textId="2A5AD31D" w:rsidR="00AF773A" w:rsidRPr="0077092E" w:rsidRDefault="00AF773A" w:rsidP="002D7C8C">
      <w:pPr>
        <w:numPr>
          <w:ilvl w:val="0"/>
          <w:numId w:val="1"/>
        </w:numPr>
        <w:rPr>
          <w:i/>
          <w:iCs/>
        </w:rPr>
      </w:pPr>
      <w:r>
        <w:rPr>
          <w:i/>
          <w:iCs/>
        </w:rPr>
        <w:t>Storage</w:t>
      </w:r>
      <w:r w:rsidR="004A0A5C">
        <w:rPr>
          <w:i/>
          <w:iCs/>
        </w:rPr>
        <w:t xml:space="preserve"> policy</w:t>
      </w:r>
    </w:p>
    <w:p w14:paraId="5361197C" w14:textId="77777777" w:rsidR="002D7C8C" w:rsidRPr="0077092E" w:rsidRDefault="002D7C8C" w:rsidP="002D7C8C">
      <w:pPr>
        <w:numPr>
          <w:ilvl w:val="0"/>
          <w:numId w:val="1"/>
        </w:numPr>
        <w:rPr>
          <w:i/>
          <w:iCs/>
        </w:rPr>
      </w:pPr>
      <w:r w:rsidRPr="0077092E">
        <w:rPr>
          <w:i/>
          <w:iCs/>
        </w:rPr>
        <w:t>Transaction volumes</w:t>
      </w:r>
    </w:p>
    <w:p w14:paraId="4F1B7E44" w14:textId="77777777" w:rsidR="002D7C8C" w:rsidRPr="0077092E" w:rsidRDefault="002D7C8C" w:rsidP="002D7C8C">
      <w:pPr>
        <w:numPr>
          <w:ilvl w:val="0"/>
          <w:numId w:val="1"/>
        </w:numPr>
        <w:rPr>
          <w:i/>
          <w:iCs/>
        </w:rPr>
      </w:pPr>
      <w:r w:rsidRPr="0077092E">
        <w:rPr>
          <w:i/>
          <w:iCs/>
        </w:rPr>
        <w:t>Concurrent user</w:t>
      </w:r>
      <w:r w:rsidR="0036086A">
        <w:rPr>
          <w:i/>
          <w:iCs/>
        </w:rPr>
        <w:t>s &amp; devices</w:t>
      </w:r>
      <w:r w:rsidRPr="0077092E">
        <w:rPr>
          <w:i/>
          <w:iCs/>
        </w:rPr>
        <w:t xml:space="preserve"> </w:t>
      </w:r>
    </w:p>
    <w:p w14:paraId="6CC7D6D5" w14:textId="77777777" w:rsidR="002D7C8C" w:rsidRPr="0077092E" w:rsidRDefault="002D7C8C" w:rsidP="002D7C8C">
      <w:pPr>
        <w:numPr>
          <w:ilvl w:val="0"/>
          <w:numId w:val="1"/>
        </w:numPr>
        <w:rPr>
          <w:i/>
          <w:iCs/>
        </w:rPr>
      </w:pPr>
      <w:r w:rsidRPr="0077092E">
        <w:rPr>
          <w:i/>
          <w:iCs/>
        </w:rPr>
        <w:t>Data import and export</w:t>
      </w:r>
    </w:p>
    <w:p w14:paraId="4989AB4E" w14:textId="77777777" w:rsidR="002D7C8C" w:rsidRDefault="002D7C8C" w:rsidP="002D7C8C">
      <w:pPr>
        <w:numPr>
          <w:ilvl w:val="0"/>
          <w:numId w:val="1"/>
        </w:numPr>
        <w:rPr>
          <w:i/>
          <w:iCs/>
        </w:rPr>
      </w:pPr>
      <w:r w:rsidRPr="0077092E">
        <w:rPr>
          <w:i/>
          <w:iCs/>
        </w:rPr>
        <w:t>Disaster recovery</w:t>
      </w:r>
    </w:p>
    <w:p w14:paraId="417DA7FA" w14:textId="77777777" w:rsidR="005E7F17" w:rsidRPr="0077092E" w:rsidRDefault="004E528F" w:rsidP="002D7C8C">
      <w:pPr>
        <w:numPr>
          <w:ilvl w:val="0"/>
          <w:numId w:val="1"/>
        </w:numPr>
        <w:rPr>
          <w:i/>
          <w:iCs/>
        </w:rPr>
      </w:pPr>
      <w:r>
        <w:rPr>
          <w:i/>
          <w:iCs/>
        </w:rPr>
        <w:t>GDPR</w:t>
      </w:r>
    </w:p>
    <w:p w14:paraId="0CA1F718" w14:textId="77777777" w:rsidR="002D7C8C" w:rsidRDefault="002D7C8C" w:rsidP="00B535D8"/>
    <w:p w14:paraId="3C90FBF5" w14:textId="77777777" w:rsidR="00B535D8" w:rsidRDefault="00B535D8" w:rsidP="00B535D8">
      <w:pPr>
        <w:pStyle w:val="Titre4"/>
      </w:pPr>
      <w:r>
        <w:t>Deployment</w:t>
      </w:r>
      <w:r w:rsidRPr="00641BB8">
        <w:t xml:space="preserve"> Strategy</w:t>
      </w:r>
    </w:p>
    <w:p w14:paraId="211EAE3D" w14:textId="77777777" w:rsidR="00C42C28" w:rsidRDefault="00B535D8" w:rsidP="00B535D8">
      <w:r>
        <w:t>As stated previously, the MNCA Smart City platform will be deployed using Docker containers in a global swarm (</w:t>
      </w:r>
      <w:r w:rsidR="00C42C28">
        <w:t>group</w:t>
      </w:r>
      <w:r>
        <w:t xml:space="preserve"> of Docker</w:t>
      </w:r>
      <w:r w:rsidR="00C42C28">
        <w:t xml:space="preserve"> engines).</w:t>
      </w:r>
    </w:p>
    <w:p w14:paraId="310F1189" w14:textId="2A34F150" w:rsidR="003F3997" w:rsidRDefault="00C42C28" w:rsidP="00B535D8">
      <w:r>
        <w:t>In this first step Docker engines will be deployed on Virtual machines dispatched on the 3 data centers</w:t>
      </w:r>
      <w:r w:rsidR="001D4C7E">
        <w:t xml:space="preserve"> (when they will be available</w:t>
      </w:r>
      <w:r w:rsidR="00F90B8F">
        <w:t xml:space="preserve">, </w:t>
      </w:r>
      <w:r w:rsidR="00AF254D">
        <w:t>for the first step installation the platform will be deployed on the main data center</w:t>
      </w:r>
      <w:r w:rsidR="001D4C7E">
        <w:t>)</w:t>
      </w:r>
      <w:r>
        <w:t>.</w:t>
      </w:r>
    </w:p>
    <w:p w14:paraId="2A20712A" w14:textId="77777777" w:rsidR="003E068C" w:rsidRDefault="003F3997" w:rsidP="00B535D8">
      <w:r>
        <w:t>The different modules will be grouped in services</w:t>
      </w:r>
      <w:r w:rsidR="003E068C">
        <w:t xml:space="preserve"> and stack</w:t>
      </w:r>
      <w:r w:rsidR="001D4C7E">
        <w:t>s</w:t>
      </w:r>
      <w:r w:rsidR="003E068C">
        <w:t xml:space="preserve"> (Docker concept</w:t>
      </w:r>
      <w:r w:rsidR="001D4C7E">
        <w:t>s</w:t>
      </w:r>
      <w:r w:rsidR="003E068C">
        <w:t>).</w:t>
      </w:r>
    </w:p>
    <w:p w14:paraId="39A21B2B" w14:textId="371B709A" w:rsidR="003E068C" w:rsidRDefault="001D4C7E" w:rsidP="00B535D8">
      <w:r>
        <w:t xml:space="preserve">Database servers, </w:t>
      </w:r>
      <w:r w:rsidR="003E068C">
        <w:t>will be deployed in clusters, at disposal for use by other components of the platform.</w:t>
      </w:r>
    </w:p>
    <w:p w14:paraId="1AF92255" w14:textId="77777777" w:rsidR="00BC3F50" w:rsidRDefault="00B535D8" w:rsidP="00B535D8">
      <w:r>
        <w:t xml:space="preserve"> </w:t>
      </w:r>
    </w:p>
    <w:p w14:paraId="62A6C4F5" w14:textId="77777777"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20" w:name="_Toc496618778"/>
      <w:bookmarkStart w:id="21" w:name="_Toc496618951"/>
      <w:bookmarkStart w:id="22" w:name="_Toc496619010"/>
      <w:bookmarkStart w:id="23" w:name="_Toc496711837"/>
      <w:bookmarkStart w:id="24" w:name="_Toc496712340"/>
      <w:bookmarkStart w:id="25" w:name="_Toc496721317"/>
      <w:bookmarkStart w:id="26" w:name="_Toc497140555"/>
      <w:bookmarkStart w:id="27" w:name="_Toc497322727"/>
      <w:bookmarkStart w:id="28" w:name="_Toc497335759"/>
      <w:bookmarkStart w:id="29" w:name="_Toc497335895"/>
      <w:bookmarkStart w:id="30" w:name="_Toc497400324"/>
      <w:bookmarkStart w:id="31" w:name="_Toc497476810"/>
      <w:bookmarkStart w:id="32" w:name="_Toc497654484"/>
      <w:bookmarkStart w:id="33" w:name="_Toc498000593"/>
      <w:bookmarkStart w:id="34" w:name="_Toc498526828"/>
      <w:bookmarkStart w:id="35" w:name="_Toc498526967"/>
      <w:bookmarkStart w:id="36" w:name="_Toc498962926"/>
      <w:bookmarkStart w:id="37" w:name="_Toc499305481"/>
      <w:bookmarkStart w:id="38" w:name="_Toc499305877"/>
      <w:bookmarkStart w:id="39" w:name="_Toc499539490"/>
      <w:bookmarkStart w:id="40" w:name="_Toc499648742"/>
      <w:bookmarkStart w:id="41" w:name="_Toc499649954"/>
      <w:bookmarkStart w:id="42" w:name="_Toc499650092"/>
      <w:bookmarkStart w:id="43" w:name="_Toc499652561"/>
      <w:bookmarkStart w:id="44" w:name="_Toc499654972"/>
      <w:bookmarkStart w:id="45" w:name="_Toc499720208"/>
      <w:bookmarkStart w:id="46" w:name="_Toc499720453"/>
      <w:bookmarkStart w:id="47" w:name="_Toc499730903"/>
      <w:bookmarkStart w:id="48" w:name="_Toc499731749"/>
      <w:bookmarkStart w:id="49" w:name="_Toc499732531"/>
      <w:bookmarkStart w:id="50" w:name="_Toc499732669"/>
      <w:bookmarkStart w:id="51" w:name="_Toc499797470"/>
      <w:bookmarkStart w:id="52" w:name="_Toc499821092"/>
      <w:bookmarkStart w:id="53" w:name="_Toc499821230"/>
      <w:bookmarkStart w:id="54" w:name="_Toc499823528"/>
      <w:bookmarkStart w:id="55" w:name="_Toc499823666"/>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32DEE00B" w14:textId="77777777"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56" w:name="_Toc497322728"/>
      <w:bookmarkStart w:id="57" w:name="_Toc497335760"/>
      <w:bookmarkStart w:id="58" w:name="_Toc497335896"/>
      <w:bookmarkStart w:id="59" w:name="_Toc497400325"/>
      <w:bookmarkStart w:id="60" w:name="_Toc497476811"/>
      <w:bookmarkStart w:id="61" w:name="_Toc497654485"/>
      <w:bookmarkStart w:id="62" w:name="_Toc498000594"/>
      <w:bookmarkStart w:id="63" w:name="_Toc498526829"/>
      <w:bookmarkStart w:id="64" w:name="_Toc498526968"/>
      <w:bookmarkStart w:id="65" w:name="_Toc498962927"/>
      <w:bookmarkStart w:id="66" w:name="_Toc499305482"/>
      <w:bookmarkStart w:id="67" w:name="_Toc499305878"/>
      <w:bookmarkStart w:id="68" w:name="_Toc499539491"/>
      <w:bookmarkStart w:id="69" w:name="_Toc499648743"/>
      <w:bookmarkStart w:id="70" w:name="_Toc499649955"/>
      <w:bookmarkStart w:id="71" w:name="_Toc499650093"/>
      <w:bookmarkStart w:id="72" w:name="_Toc499652562"/>
      <w:bookmarkStart w:id="73" w:name="_Toc499654973"/>
      <w:bookmarkStart w:id="74" w:name="_Toc499720209"/>
      <w:bookmarkStart w:id="75" w:name="_Toc499720454"/>
      <w:bookmarkStart w:id="76" w:name="_Toc499730904"/>
      <w:bookmarkStart w:id="77" w:name="_Toc499731750"/>
      <w:bookmarkStart w:id="78" w:name="_Toc499732532"/>
      <w:bookmarkStart w:id="79" w:name="_Toc499732670"/>
      <w:bookmarkStart w:id="80" w:name="_Toc499797471"/>
      <w:bookmarkStart w:id="81" w:name="_Toc499821093"/>
      <w:bookmarkStart w:id="82" w:name="_Toc499821231"/>
      <w:bookmarkStart w:id="83" w:name="_Toc499823529"/>
      <w:bookmarkStart w:id="84" w:name="_Toc499823667"/>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2B45D532" w14:textId="77777777"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85" w:name="_Toc497322729"/>
      <w:bookmarkStart w:id="86" w:name="_Toc497335761"/>
      <w:bookmarkStart w:id="87" w:name="_Toc497335897"/>
      <w:bookmarkStart w:id="88" w:name="_Toc497400326"/>
      <w:bookmarkStart w:id="89" w:name="_Toc497476812"/>
      <w:bookmarkStart w:id="90" w:name="_Toc497654486"/>
      <w:bookmarkStart w:id="91" w:name="_Toc498000595"/>
      <w:bookmarkStart w:id="92" w:name="_Toc498526830"/>
      <w:bookmarkStart w:id="93" w:name="_Toc498526969"/>
      <w:bookmarkStart w:id="94" w:name="_Toc498962928"/>
      <w:bookmarkStart w:id="95" w:name="_Toc499305483"/>
      <w:bookmarkStart w:id="96" w:name="_Toc499305879"/>
      <w:bookmarkStart w:id="97" w:name="_Toc499539492"/>
      <w:bookmarkStart w:id="98" w:name="_Toc499648744"/>
      <w:bookmarkStart w:id="99" w:name="_Toc499649956"/>
      <w:bookmarkStart w:id="100" w:name="_Toc499650094"/>
      <w:bookmarkStart w:id="101" w:name="_Toc499652563"/>
      <w:bookmarkStart w:id="102" w:name="_Toc499654974"/>
      <w:bookmarkStart w:id="103" w:name="_Toc499720210"/>
      <w:bookmarkStart w:id="104" w:name="_Toc499720455"/>
      <w:bookmarkStart w:id="105" w:name="_Toc499730905"/>
      <w:bookmarkStart w:id="106" w:name="_Toc499731751"/>
      <w:bookmarkStart w:id="107" w:name="_Toc499732533"/>
      <w:bookmarkStart w:id="108" w:name="_Toc499732671"/>
      <w:bookmarkStart w:id="109" w:name="_Toc499797472"/>
      <w:bookmarkStart w:id="110" w:name="_Toc499821094"/>
      <w:bookmarkStart w:id="111" w:name="_Toc499821232"/>
      <w:bookmarkStart w:id="112" w:name="_Toc499823530"/>
      <w:bookmarkStart w:id="113" w:name="_Toc499823668"/>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3110B8C8" w14:textId="77777777" w:rsidR="00B535D8" w:rsidRPr="00B535D8" w:rsidRDefault="00B535D8" w:rsidP="0047663D">
      <w:pPr>
        <w:pStyle w:val="Paragraphedeliste"/>
        <w:keepNext/>
        <w:keepLines/>
        <w:numPr>
          <w:ilvl w:val="2"/>
          <w:numId w:val="9"/>
        </w:numPr>
        <w:spacing w:before="200"/>
        <w:contextualSpacing w:val="0"/>
        <w:outlineLvl w:val="2"/>
        <w:rPr>
          <w:rFonts w:eastAsiaTheme="majorEastAsia" w:cstheme="majorBidi"/>
          <w:b/>
          <w:bCs/>
          <w:vanish/>
          <w:sz w:val="24"/>
        </w:rPr>
      </w:pPr>
      <w:bookmarkStart w:id="114" w:name="_Toc497322730"/>
      <w:bookmarkStart w:id="115" w:name="_Toc497335762"/>
      <w:bookmarkStart w:id="116" w:name="_Toc497335898"/>
      <w:bookmarkStart w:id="117" w:name="_Toc497400327"/>
      <w:bookmarkStart w:id="118" w:name="_Toc497476813"/>
      <w:bookmarkStart w:id="119" w:name="_Toc497654487"/>
      <w:bookmarkStart w:id="120" w:name="_Toc498000596"/>
      <w:bookmarkStart w:id="121" w:name="_Toc498526831"/>
      <w:bookmarkStart w:id="122" w:name="_Toc498526970"/>
      <w:bookmarkStart w:id="123" w:name="_Toc498962929"/>
      <w:bookmarkStart w:id="124" w:name="_Toc499305484"/>
      <w:bookmarkStart w:id="125" w:name="_Toc499305880"/>
      <w:bookmarkStart w:id="126" w:name="_Toc499539493"/>
      <w:bookmarkStart w:id="127" w:name="_Toc499648745"/>
      <w:bookmarkStart w:id="128" w:name="_Toc499649957"/>
      <w:bookmarkStart w:id="129" w:name="_Toc499650095"/>
      <w:bookmarkStart w:id="130" w:name="_Toc499652564"/>
      <w:bookmarkStart w:id="131" w:name="_Toc499654975"/>
      <w:bookmarkStart w:id="132" w:name="_Toc499720211"/>
      <w:bookmarkStart w:id="133" w:name="_Toc499720456"/>
      <w:bookmarkStart w:id="134" w:name="_Toc499730906"/>
      <w:bookmarkStart w:id="135" w:name="_Toc499731752"/>
      <w:bookmarkStart w:id="136" w:name="_Toc499732534"/>
      <w:bookmarkStart w:id="137" w:name="_Toc499732672"/>
      <w:bookmarkStart w:id="138" w:name="_Toc499797473"/>
      <w:bookmarkStart w:id="139" w:name="_Toc499821095"/>
      <w:bookmarkStart w:id="140" w:name="_Toc499821233"/>
      <w:bookmarkStart w:id="141" w:name="_Toc499823531"/>
      <w:bookmarkStart w:id="142" w:name="_Toc499823669"/>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698D8D6C" w14:textId="77777777" w:rsidR="00B535D8" w:rsidRPr="00B535D8" w:rsidRDefault="00B535D8" w:rsidP="0047663D">
      <w:pPr>
        <w:pStyle w:val="Paragraphedeliste"/>
        <w:keepNext/>
        <w:keepLines/>
        <w:numPr>
          <w:ilvl w:val="3"/>
          <w:numId w:val="9"/>
        </w:numPr>
        <w:spacing w:before="40"/>
        <w:contextualSpacing w:val="0"/>
        <w:outlineLvl w:val="3"/>
        <w:rPr>
          <w:rFonts w:asciiTheme="majorHAnsi" w:eastAsiaTheme="majorEastAsia" w:hAnsiTheme="majorHAnsi" w:cstheme="majorBidi"/>
          <w:i/>
          <w:iCs/>
          <w:vanish/>
          <w:color w:val="2F5496" w:themeColor="accent1" w:themeShade="BF"/>
          <w:sz w:val="24"/>
        </w:rPr>
      </w:pPr>
    </w:p>
    <w:p w14:paraId="76774DFC" w14:textId="77777777" w:rsidR="00B535D8" w:rsidRDefault="00B535D8" w:rsidP="00B535D8">
      <w:pPr>
        <w:pStyle w:val="Titre4"/>
      </w:pPr>
      <w:r w:rsidRPr="00641BB8">
        <w:t>Security Strategy</w:t>
      </w:r>
    </w:p>
    <w:p w14:paraId="59F7B003" w14:textId="0BDCB10A" w:rsidR="00641BB8" w:rsidRDefault="00090207" w:rsidP="00B535D8">
      <w:r>
        <w:t>Application s</w:t>
      </w:r>
      <w:r w:rsidR="00B535D8">
        <w:t xml:space="preserve">ecurity is achieved through a global identity and access rights management component the </w:t>
      </w:r>
      <w:proofErr w:type="spellStart"/>
      <w:r w:rsidR="00B535D8">
        <w:t>Fiware</w:t>
      </w:r>
      <w:proofErr w:type="spellEnd"/>
      <w:r w:rsidR="00B535D8">
        <w:t xml:space="preserve"> </w:t>
      </w:r>
      <w:r w:rsidR="00304000">
        <w:t>Identity Management GE</w:t>
      </w:r>
      <w:r w:rsidR="00641BB8">
        <w:t>, providing SSO</w:t>
      </w:r>
      <w:r w:rsidR="003207C2">
        <w:t xml:space="preserve"> and secure access to other components of the platform, according to requester authorizations.</w:t>
      </w:r>
    </w:p>
    <w:p w14:paraId="2C8090D2" w14:textId="0993E078" w:rsidR="00090207" w:rsidRDefault="00090207" w:rsidP="00B535D8">
      <w:r>
        <w:t>The identity management component will be connected to the MNCA LDAP (MS ADAM based).</w:t>
      </w:r>
    </w:p>
    <w:p w14:paraId="6EC2A394" w14:textId="3517544C" w:rsidR="006774E3" w:rsidRDefault="00826277" w:rsidP="00B535D8">
      <w:r>
        <w:t xml:space="preserve">By using </w:t>
      </w:r>
      <w:hyperlink r:id="rId34" w:history="1">
        <w:r w:rsidRPr="00F24211">
          <w:rPr>
            <w:rStyle w:val="Lienhypertexte"/>
          </w:rPr>
          <w:t>Docker Swarm's secrets</w:t>
        </w:r>
      </w:hyperlink>
      <w:r>
        <w:t xml:space="preserve">, component’s secrets (passwords, tokens, </w:t>
      </w:r>
      <w:r w:rsidR="00090207">
        <w:t xml:space="preserve">SSH private </w:t>
      </w:r>
      <w:r>
        <w:t>keys</w:t>
      </w:r>
      <w:r w:rsidR="00090207">
        <w:t>, certificates</w:t>
      </w:r>
      <w:r>
        <w:t xml:space="preserve">) can be safely stored and used </w:t>
      </w:r>
      <w:r w:rsidR="00E10122">
        <w:t>in services composition files without compromising security.</w:t>
      </w:r>
    </w:p>
    <w:p w14:paraId="5B09B469" w14:textId="0F21E231" w:rsidR="00090207" w:rsidRDefault="00090207" w:rsidP="00B535D8">
      <w:r>
        <w:t>Docker Images used for the platform will be locally managed in a secured registry</w:t>
      </w:r>
      <w:r w:rsidR="00995542">
        <w:t>.</w:t>
      </w:r>
    </w:p>
    <w:p w14:paraId="0E28397C" w14:textId="77777777" w:rsidR="003207C2" w:rsidRPr="00641BB8" w:rsidRDefault="003207C2" w:rsidP="00641BB8"/>
    <w:p w14:paraId="38320E15" w14:textId="77777777" w:rsidR="009D7CA7" w:rsidRDefault="009D7CA7" w:rsidP="00641BB8">
      <w:pPr>
        <w:pStyle w:val="Titre4"/>
      </w:pPr>
      <w:r w:rsidRPr="00641BB8">
        <w:t>Availability requirements</w:t>
      </w:r>
    </w:p>
    <w:p w14:paraId="735312C5" w14:textId="77777777" w:rsidR="003207C2" w:rsidRDefault="003207C2" w:rsidP="003207C2">
      <w:r>
        <w:t>All the components used in the platform will be deployed in a way providing high availability</w:t>
      </w:r>
      <w:r w:rsidR="00302734">
        <w:t>.</w:t>
      </w:r>
    </w:p>
    <w:p w14:paraId="5503F2EC" w14:textId="77777777" w:rsidR="00302734" w:rsidRDefault="001B766D" w:rsidP="003207C2">
      <w:r>
        <w:t>The services and the associated databases should ideally be deployed on the 3 data centers</w:t>
      </w:r>
      <w:r w:rsidR="00627283">
        <w:t>,</w:t>
      </w:r>
    </w:p>
    <w:p w14:paraId="138B1C2E" w14:textId="77777777" w:rsidR="00627283" w:rsidRDefault="00627283" w:rsidP="003207C2">
      <w:r>
        <w:t xml:space="preserve">The third </w:t>
      </w:r>
      <w:r w:rsidR="007C2925">
        <w:t>data center</w:t>
      </w:r>
      <w:r>
        <w:t xml:space="preserve"> remaining </w:t>
      </w:r>
      <w:r w:rsidR="00B871BD">
        <w:t>off-line</w:t>
      </w:r>
      <w:r w:rsidR="007C2925">
        <w:t xml:space="preserve"> most of time</w:t>
      </w:r>
      <w:r w:rsidR="00B871BD">
        <w:t xml:space="preserve">, </w:t>
      </w:r>
      <w:r w:rsidR="003E068C">
        <w:t>should host</w:t>
      </w:r>
      <w:r w:rsidR="00B871BD">
        <w:t xml:space="preserve"> replicas of the databases, updated in real-time.</w:t>
      </w:r>
    </w:p>
    <w:p w14:paraId="5AC4DF62" w14:textId="77777777" w:rsidR="001B766D" w:rsidRDefault="001B766D" w:rsidP="003207C2">
      <w:r>
        <w:t>The use</w:t>
      </w:r>
      <w:r w:rsidR="00E8420C">
        <w:t xml:space="preserve"> of Docker provides an easy way </w:t>
      </w:r>
      <w:r>
        <w:t xml:space="preserve">to </w:t>
      </w:r>
      <w:r w:rsidR="00627283">
        <w:t>deploy h</w:t>
      </w:r>
      <w:r w:rsidR="007C2925">
        <w:t>ighly available services, by deploying several containers on</w:t>
      </w:r>
      <w:r w:rsidR="00627283">
        <w:t xml:space="preserve"> several nodes</w:t>
      </w:r>
      <w:r w:rsidR="003E068C">
        <w:t xml:space="preserve"> of a swarm</w:t>
      </w:r>
      <w:r w:rsidR="007C2925">
        <w:t>, using docker compose files or docker stack files.</w:t>
      </w:r>
    </w:p>
    <w:p w14:paraId="4DBAA82A" w14:textId="77777777" w:rsidR="001F40F3" w:rsidRPr="003207C2" w:rsidRDefault="001F40F3" w:rsidP="003207C2"/>
    <w:p w14:paraId="0CD22CE0" w14:textId="77777777" w:rsidR="009D7CA7" w:rsidRDefault="009D7CA7" w:rsidP="00641BB8">
      <w:pPr>
        <w:pStyle w:val="Titre4"/>
      </w:pPr>
      <w:r w:rsidRPr="00641BB8">
        <w:t>Performance requirements</w:t>
      </w:r>
    </w:p>
    <w:p w14:paraId="76104A24" w14:textId="77777777" w:rsidR="00064CC9" w:rsidRDefault="00627283" w:rsidP="003207C2">
      <w:r>
        <w:t>A</w:t>
      </w:r>
      <w:r w:rsidR="003207C2">
        <w:t xml:space="preserve">ny of the components will </w:t>
      </w:r>
      <w:r w:rsidR="001F40F3">
        <w:t>be scalable by adding some instance</w:t>
      </w:r>
      <w:r w:rsidR="00B871BD">
        <w:t xml:space="preserve"> of containers</w:t>
      </w:r>
      <w:r w:rsidR="001F40F3">
        <w:t xml:space="preserve"> to scale-up the service</w:t>
      </w:r>
      <w:r w:rsidR="00064CC9">
        <w:t>.</w:t>
      </w:r>
    </w:p>
    <w:p w14:paraId="69F92CD4" w14:textId="77777777" w:rsidR="003207C2" w:rsidRDefault="00064CC9" w:rsidP="003207C2">
      <w:r>
        <w:t>T</w:t>
      </w:r>
      <w:r w:rsidR="00EF4C1F">
        <w:t xml:space="preserve">hrough the use of </w:t>
      </w:r>
      <w:proofErr w:type="gramStart"/>
      <w:r w:rsidR="00EF4C1F">
        <w:t>Docker</w:t>
      </w:r>
      <w:proofErr w:type="gramEnd"/>
      <w:r w:rsidR="00627283">
        <w:t xml:space="preserve"> it is very easy to achieve</w:t>
      </w:r>
      <w:r w:rsidR="00B871BD">
        <w:t xml:space="preserve"> by changing services configuration on the fly</w:t>
      </w:r>
      <w:r w:rsidR="001F40F3">
        <w:t>.</w:t>
      </w:r>
    </w:p>
    <w:p w14:paraId="1739B4A2" w14:textId="77777777" w:rsidR="002964F3" w:rsidRDefault="002964F3" w:rsidP="003207C2"/>
    <w:p w14:paraId="1BD368BF" w14:textId="77777777" w:rsidR="001F40F3" w:rsidRPr="003207C2" w:rsidRDefault="001F40F3" w:rsidP="003207C2"/>
    <w:p w14:paraId="18661C37" w14:textId="77777777" w:rsidR="009D7CA7" w:rsidRDefault="009D7CA7" w:rsidP="00641BB8">
      <w:pPr>
        <w:pStyle w:val="Titre4"/>
      </w:pPr>
      <w:r w:rsidRPr="00641BB8">
        <w:lastRenderedPageBreak/>
        <w:t>Accessibility</w:t>
      </w:r>
    </w:p>
    <w:p w14:paraId="20551FA2" w14:textId="77777777" w:rsidR="001F40F3" w:rsidRDefault="001F40F3" w:rsidP="001F40F3">
      <w:r>
        <w:t xml:space="preserve">Nothing specific is included in </w:t>
      </w:r>
      <w:proofErr w:type="spellStart"/>
      <w:r>
        <w:t>Fiware</w:t>
      </w:r>
      <w:proofErr w:type="spellEnd"/>
      <w:r>
        <w:t xml:space="preserve"> for accessibility, this item is to be considered at application</w:t>
      </w:r>
      <w:r w:rsidR="00E8420C">
        <w:t xml:space="preserve"> UI</w:t>
      </w:r>
      <w:r>
        <w:t xml:space="preserve"> level</w:t>
      </w:r>
      <w:r w:rsidR="00D751DC">
        <w:t>, most probably using accessibility features from operating systems or internet browsers</w:t>
      </w:r>
      <w:r w:rsidR="006F31CE">
        <w:t xml:space="preserve"> that host the client application</w:t>
      </w:r>
      <w:r>
        <w:t>.</w:t>
      </w:r>
    </w:p>
    <w:p w14:paraId="7CAB3F6C" w14:textId="77777777" w:rsidR="001F40F3" w:rsidRPr="001F40F3" w:rsidRDefault="001F40F3" w:rsidP="001F40F3"/>
    <w:p w14:paraId="50AD0D91" w14:textId="77777777" w:rsidR="009D7CA7" w:rsidRDefault="009D7CA7" w:rsidP="00641BB8">
      <w:pPr>
        <w:pStyle w:val="Titre4"/>
      </w:pPr>
      <w:r w:rsidRPr="00641BB8">
        <w:t>Database management</w:t>
      </w:r>
    </w:p>
    <w:p w14:paraId="19EE4CEB" w14:textId="77777777" w:rsidR="001F40F3" w:rsidRDefault="001F40F3" w:rsidP="001F40F3">
      <w:r>
        <w:t>Different kind of databases are u</w:t>
      </w:r>
      <w:r w:rsidR="00EF4C1F">
        <w:t xml:space="preserve">sed among the </w:t>
      </w:r>
      <w:proofErr w:type="spellStart"/>
      <w:r w:rsidR="00EF4C1F">
        <w:t>Fiware</w:t>
      </w:r>
      <w:proofErr w:type="spellEnd"/>
      <w:r w:rsidR="00EF4C1F">
        <w:t xml:space="preserve"> components</w:t>
      </w:r>
      <w:r>
        <w:t>:</w:t>
      </w:r>
    </w:p>
    <w:p w14:paraId="660993A8" w14:textId="3963FA3F" w:rsidR="001F40F3" w:rsidRDefault="001F40F3" w:rsidP="001F40F3">
      <w:r>
        <w:t>PostgreSQL, MySQL, Mongo</w:t>
      </w:r>
      <w:r w:rsidR="001C54F4">
        <w:t xml:space="preserve">DB, and </w:t>
      </w:r>
      <w:r w:rsidR="00EF4C1F">
        <w:t>Hadoop cluster.</w:t>
      </w:r>
    </w:p>
    <w:p w14:paraId="18728E64" w14:textId="77777777" w:rsidR="00EF4C1F" w:rsidRDefault="00EF4C1F" w:rsidP="001F40F3">
      <w:r>
        <w:t xml:space="preserve">To simplify the maintenance: </w:t>
      </w:r>
    </w:p>
    <w:p w14:paraId="7DCD5D8D" w14:textId="5CBE8E2B" w:rsidR="00EF4C1F" w:rsidRDefault="00EF4C1F" w:rsidP="001F40F3">
      <w:r>
        <w:t xml:space="preserve">PostgreSQL </w:t>
      </w:r>
      <w:r w:rsidR="000F242C">
        <w:t xml:space="preserve">will </w:t>
      </w:r>
      <w:r>
        <w:t xml:space="preserve">replace MySQL in each component where it’s possible, </w:t>
      </w:r>
      <w:r w:rsidR="00C35A46">
        <w:t>unless</w:t>
      </w:r>
      <w:r>
        <w:t xml:space="preserve"> it’s not possible </w:t>
      </w:r>
      <w:r w:rsidR="000F242C">
        <w:t xml:space="preserve">to change easily to PostgreSQL, </w:t>
      </w:r>
      <w:hyperlink r:id="rId35" w:history="1">
        <w:r w:rsidRPr="00EF2620">
          <w:rPr>
            <w:rStyle w:val="Lienhypertexte"/>
          </w:rPr>
          <w:t>MariaDB</w:t>
        </w:r>
      </w:hyperlink>
      <w:r>
        <w:t xml:space="preserve"> should replace MySQL without </w:t>
      </w:r>
      <w:r w:rsidR="00C35A46">
        <w:t xml:space="preserve">any </w:t>
      </w:r>
      <w:r>
        <w:t>change.</w:t>
      </w:r>
    </w:p>
    <w:p w14:paraId="5624968A" w14:textId="77777777" w:rsidR="00C35A46" w:rsidRDefault="00C35A46" w:rsidP="001F40F3"/>
    <w:p w14:paraId="4A8AF883" w14:textId="0C669310" w:rsidR="00C51AF6" w:rsidRDefault="00C51AF6" w:rsidP="001F40F3">
      <w:r>
        <w:t>To rationalize the architecture, each kind of database service will be deployed once in the platform, share</w:t>
      </w:r>
      <w:r w:rsidR="00B63CED">
        <w:t>d</w:t>
      </w:r>
      <w:r>
        <w:t xml:space="preserve"> by the client components.</w:t>
      </w:r>
    </w:p>
    <w:p w14:paraId="506C9108" w14:textId="77777777" w:rsidR="00C51AF6" w:rsidRDefault="00C51AF6" w:rsidP="001F40F3">
      <w:r>
        <w:t>Each of the database service will be based on a cluster</w:t>
      </w:r>
      <w:r w:rsidR="00DF2A0F">
        <w:t>:</w:t>
      </w:r>
    </w:p>
    <w:p w14:paraId="7004B8C5" w14:textId="77777777" w:rsidR="00C51AF6" w:rsidRDefault="00C51AF6" w:rsidP="0047663D">
      <w:pPr>
        <w:pStyle w:val="Paragraphedeliste"/>
        <w:numPr>
          <w:ilvl w:val="0"/>
          <w:numId w:val="15"/>
        </w:numPr>
      </w:pPr>
      <w:r>
        <w:t>This is native architecture for MongoDB</w:t>
      </w:r>
    </w:p>
    <w:p w14:paraId="003147BE" w14:textId="6BE653A8" w:rsidR="00EF4C1F" w:rsidRDefault="00EF4C1F" w:rsidP="0047663D">
      <w:pPr>
        <w:pStyle w:val="Paragraphedeliste"/>
        <w:numPr>
          <w:ilvl w:val="0"/>
          <w:numId w:val="15"/>
        </w:numPr>
      </w:pPr>
      <w:r>
        <w:t>PostgreSQL database</w:t>
      </w:r>
      <w:r w:rsidR="00DF2A0F">
        <w:t>s</w:t>
      </w:r>
      <w:r>
        <w:t xml:space="preserve"> will be based on a </w:t>
      </w:r>
      <w:proofErr w:type="spellStart"/>
      <w:r>
        <w:t>Citus</w:t>
      </w:r>
      <w:proofErr w:type="spellEnd"/>
      <w:r>
        <w:t xml:space="preserve"> </w:t>
      </w:r>
      <w:r w:rsidR="00EF2620">
        <w:t xml:space="preserve">database </w:t>
      </w:r>
      <w:r>
        <w:t>cluster</w:t>
      </w:r>
    </w:p>
    <w:p w14:paraId="7D9A0655" w14:textId="1ED0DCE6" w:rsidR="00C51AF6" w:rsidRDefault="00C51AF6" w:rsidP="0047663D">
      <w:pPr>
        <w:pStyle w:val="Paragraphedeliste"/>
        <w:numPr>
          <w:ilvl w:val="0"/>
          <w:numId w:val="15"/>
        </w:numPr>
      </w:pPr>
      <w:r>
        <w:t>MySQL</w:t>
      </w:r>
      <w:r w:rsidR="00EF2620">
        <w:t>/MariaDB</w:t>
      </w:r>
      <w:r>
        <w:t xml:space="preserve"> database</w:t>
      </w:r>
      <w:r w:rsidR="00DF2A0F">
        <w:t>s</w:t>
      </w:r>
      <w:r>
        <w:t xml:space="preserve"> will be based on a </w:t>
      </w:r>
      <w:proofErr w:type="spellStart"/>
      <w:r>
        <w:t>Galera</w:t>
      </w:r>
      <w:proofErr w:type="spellEnd"/>
      <w:r>
        <w:t xml:space="preserve"> </w:t>
      </w:r>
      <w:r w:rsidR="00EF2620">
        <w:t xml:space="preserve">database </w:t>
      </w:r>
      <w:r>
        <w:t>cluster</w:t>
      </w:r>
    </w:p>
    <w:p w14:paraId="18F1E192" w14:textId="77777777" w:rsidR="0094348C" w:rsidRDefault="007058B9" w:rsidP="0094348C">
      <w:r>
        <w:t xml:space="preserve">May be thinking to master data management </w:t>
      </w:r>
      <w:r w:rsidR="00805211">
        <w:t>at the occasion of this project is an opportunity to consider</w:t>
      </w:r>
    </w:p>
    <w:p w14:paraId="1267551D" w14:textId="2AB98C80" w:rsidR="00805211" w:rsidRDefault="00805211" w:rsidP="0094348C">
      <w:proofErr w:type="gramStart"/>
      <w:r>
        <w:t>In particular</w:t>
      </w:r>
      <w:r w:rsidR="00C35A46">
        <w:t>,</w:t>
      </w:r>
      <w:r>
        <w:t xml:space="preserve"> to</w:t>
      </w:r>
      <w:proofErr w:type="gramEnd"/>
      <w:r>
        <w:t xml:space="preserve"> reach GDPR conformity more easily, by using appropriate tools to manage data and the access rights.</w:t>
      </w:r>
    </w:p>
    <w:p w14:paraId="2139006B" w14:textId="77777777" w:rsidR="00EF4C1F" w:rsidRPr="001F40F3" w:rsidRDefault="00EF4C1F" w:rsidP="001F40F3"/>
    <w:p w14:paraId="22D1DC45" w14:textId="77777777" w:rsidR="009D7CA7" w:rsidRDefault="009D7CA7" w:rsidP="00641BB8">
      <w:pPr>
        <w:pStyle w:val="Titre4"/>
      </w:pPr>
      <w:r w:rsidRPr="00641BB8">
        <w:t>Transaction volumes</w:t>
      </w:r>
    </w:p>
    <w:p w14:paraId="6FA60E0C" w14:textId="2AEE61B6" w:rsidR="00683969" w:rsidRDefault="00B86B6D" w:rsidP="00C51AF6">
      <w:r>
        <w:t>Write transactions volume:</w:t>
      </w:r>
    </w:p>
    <w:p w14:paraId="316FC600" w14:textId="05C2A792" w:rsidR="00683969" w:rsidRDefault="00683969" w:rsidP="00C51AF6">
      <w:r>
        <w:t>In the excel document about data input traffic, the number of transaction</w:t>
      </w:r>
      <w:r w:rsidR="001326E2">
        <w:t>s</w:t>
      </w:r>
      <w:r>
        <w:t xml:space="preserve"> per day </w:t>
      </w:r>
      <w:r w:rsidR="001326E2">
        <w:t xml:space="preserve">for data acquisition </w:t>
      </w:r>
      <w:r>
        <w:t xml:space="preserve">has been evaluated around </w:t>
      </w:r>
      <w:r w:rsidR="001326E2" w:rsidRPr="001326E2">
        <w:t>62</w:t>
      </w:r>
      <w:r w:rsidR="001326E2">
        <w:t>0 000</w:t>
      </w:r>
      <w:r>
        <w:t>, this is a very low traffic.</w:t>
      </w:r>
    </w:p>
    <w:p w14:paraId="17A335C7" w14:textId="3AA84963" w:rsidR="00B86B6D" w:rsidRDefault="00B86B6D" w:rsidP="00C51AF6">
      <w:r>
        <w:t xml:space="preserve">A data acquisition transaction consists in the transformation of the message to NGSI, the update of </w:t>
      </w:r>
      <w:r w:rsidR="00281831">
        <w:t>the data in real time storage and insert it in history data store.</w:t>
      </w:r>
    </w:p>
    <w:p w14:paraId="6AC639DE" w14:textId="17CA09DC" w:rsidR="001326E2" w:rsidRDefault="00880E86" w:rsidP="00C51AF6">
      <w:r>
        <w:t>the top peak known demand is for tramway data (216 data/28 trains/every minute), for existing T1 line,</w:t>
      </w:r>
    </w:p>
    <w:p w14:paraId="0B00A094" w14:textId="2E4FE19E" w:rsidR="00880E86" w:rsidRDefault="00880E86" w:rsidP="00C51AF6">
      <w:r>
        <w:t>even we project to 100 trains with the 3 lines</w:t>
      </w:r>
      <w:r w:rsidR="00B86B6D">
        <w:t xml:space="preserve"> working, it’s less than 2 transactions per seconds</w:t>
      </w:r>
      <w:r w:rsidR="00281831">
        <w:t>.</w:t>
      </w:r>
    </w:p>
    <w:p w14:paraId="498F328E" w14:textId="77777777" w:rsidR="00281831" w:rsidRDefault="00281831" w:rsidP="00C51AF6"/>
    <w:p w14:paraId="4F1078AF" w14:textId="791042A7" w:rsidR="00683969" w:rsidRDefault="00281831" w:rsidP="00C51AF6">
      <w:r>
        <w:t>Read transaction volume:</w:t>
      </w:r>
    </w:p>
    <w:p w14:paraId="7FD9EC90" w14:textId="3ECB64ED" w:rsidR="00281831" w:rsidRDefault="00281831" w:rsidP="00C51AF6">
      <w:r>
        <w:t>To give a global evaluation at this step of the project is not easy, since it depends mostly on the type of application, and the traffic they should gen</w:t>
      </w:r>
      <w:r w:rsidR="000732DC">
        <w:t>e</w:t>
      </w:r>
      <w:r>
        <w:t>rate</w:t>
      </w:r>
    </w:p>
    <w:p w14:paraId="29BE522B" w14:textId="41F1D840" w:rsidR="00281831" w:rsidRDefault="00281831" w:rsidP="00281831">
      <w:r>
        <w:t xml:space="preserve">The database clusters will be easily </w:t>
      </w:r>
      <w:r w:rsidR="007F5D9D">
        <w:t xml:space="preserve">horizontally </w:t>
      </w:r>
      <w:r>
        <w:t xml:space="preserve">scalable, to support </w:t>
      </w:r>
      <w:r w:rsidR="000732DC">
        <w:t xml:space="preserve">read </w:t>
      </w:r>
      <w:r>
        <w:t>transaction increase in case of need.</w:t>
      </w:r>
    </w:p>
    <w:p w14:paraId="45C3E7B8" w14:textId="5B989E3F" w:rsidR="009B3161" w:rsidRDefault="009B3161" w:rsidP="00C51AF6"/>
    <w:p w14:paraId="2E15C04F" w14:textId="4C852916" w:rsidR="00C33229" w:rsidRDefault="00C33229" w:rsidP="00C33229">
      <w:pPr>
        <w:pStyle w:val="Titre4"/>
      </w:pPr>
      <w:r>
        <w:t>Storage Sizing</w:t>
      </w:r>
    </w:p>
    <w:p w14:paraId="353D77F6" w14:textId="77777777" w:rsidR="007431E6" w:rsidRDefault="00C33229" w:rsidP="00C51AF6">
      <w:r>
        <w:t xml:space="preserve">Depending on the component, some storage volumes </w:t>
      </w:r>
      <w:proofErr w:type="gramStart"/>
      <w:r>
        <w:t>have to</w:t>
      </w:r>
      <w:proofErr w:type="gramEnd"/>
      <w:r>
        <w:t xml:space="preserve"> be used, </w:t>
      </w:r>
      <w:r w:rsidR="007431E6">
        <w:t>to persist data outside of the container itself.</w:t>
      </w:r>
    </w:p>
    <w:p w14:paraId="222955C6" w14:textId="77777777" w:rsidR="00FC1592" w:rsidRDefault="00FC1592" w:rsidP="00C51AF6"/>
    <w:p w14:paraId="6242077F" w14:textId="171B5153" w:rsidR="006B2658" w:rsidRDefault="005D4ED7" w:rsidP="00C51AF6">
      <w:r>
        <w:t>F</w:t>
      </w:r>
      <w:r w:rsidR="007431E6">
        <w:t>or most of components except database servers, the storage needs are</w:t>
      </w:r>
      <w:r w:rsidR="006B2658">
        <w:t xml:space="preserve"> limited to the container image</w:t>
      </w:r>
      <w:r w:rsidR="007C5549">
        <w:t xml:space="preserve"> </w:t>
      </w:r>
      <w:r w:rsidR="006B2658">
        <w:t>footprint</w:t>
      </w:r>
      <w:r w:rsidR="007C5549">
        <w:t xml:space="preserve"> (from 40MB</w:t>
      </w:r>
      <w:r w:rsidR="006112A6">
        <w:t xml:space="preserve"> for simple</w:t>
      </w:r>
      <w:r w:rsidR="007C5549">
        <w:t xml:space="preserve"> to 1GB</w:t>
      </w:r>
      <w:r w:rsidR="00281831">
        <w:t xml:space="preserve"> for very complex images</w:t>
      </w:r>
      <w:r w:rsidR="007C5549">
        <w:t>)</w:t>
      </w:r>
      <w:r w:rsidR="006B2658">
        <w:t>, and some configuration files (</w:t>
      </w:r>
      <w:r w:rsidR="00BB1910">
        <w:t>mandatory</w:t>
      </w:r>
      <w:r w:rsidR="006B2658">
        <w:t xml:space="preserve"> for the container</w:t>
      </w:r>
      <w:r w:rsidR="00BB1910">
        <w:t xml:space="preserve"> to run</w:t>
      </w:r>
      <w:r w:rsidR="006B2658">
        <w:t xml:space="preserve">, </w:t>
      </w:r>
      <w:r w:rsidR="00BB1910">
        <w:t xml:space="preserve">but </w:t>
      </w:r>
      <w:r w:rsidR="006B2658" w:rsidRPr="006B2658">
        <w:t>negligible</w:t>
      </w:r>
      <w:r w:rsidR="006B2658">
        <w:t xml:space="preserve"> in size).</w:t>
      </w:r>
    </w:p>
    <w:p w14:paraId="08FBC70F" w14:textId="7DAC85F0" w:rsidR="00C33229" w:rsidRDefault="006B2658" w:rsidP="00C51AF6">
      <w:r>
        <w:t xml:space="preserve">In section 3, for each component indication about the storage </w:t>
      </w:r>
      <w:r w:rsidR="00952297">
        <w:t>requirements</w:t>
      </w:r>
      <w:r>
        <w:t xml:space="preserve"> will be assessed.</w:t>
      </w:r>
    </w:p>
    <w:p w14:paraId="5C518DF8" w14:textId="77777777" w:rsidR="00FC1592" w:rsidRDefault="00FC1592" w:rsidP="00C51AF6"/>
    <w:p w14:paraId="70E07F05" w14:textId="56A3932A" w:rsidR="006B2658" w:rsidRDefault="006B2658" w:rsidP="00C51AF6">
      <w:r>
        <w:t>For database cluster</w:t>
      </w:r>
      <w:r w:rsidR="006F7CF2">
        <w:t>s</w:t>
      </w:r>
      <w:r w:rsidR="00952297">
        <w:t>, the problematic is different</w:t>
      </w:r>
      <w:r w:rsidR="00DD3E81">
        <w:t xml:space="preserve"> and is described in section 3 as well.</w:t>
      </w:r>
    </w:p>
    <w:p w14:paraId="0E924F9C" w14:textId="77777777" w:rsidR="004E2DDB" w:rsidRDefault="004E2DDB" w:rsidP="00C51AF6"/>
    <w:p w14:paraId="2071B160" w14:textId="7C6EFC50" w:rsidR="00E32A61" w:rsidRDefault="00E32A61" w:rsidP="00E32A61">
      <w:pPr>
        <w:pStyle w:val="Titre4"/>
      </w:pPr>
      <w:r>
        <w:t>Storage Persistence</w:t>
      </w:r>
    </w:p>
    <w:p w14:paraId="4736B916" w14:textId="29FC4A02" w:rsidR="00281831" w:rsidRDefault="00F13551" w:rsidP="00E32A61">
      <w:r>
        <w:t xml:space="preserve">As </w:t>
      </w:r>
      <w:r w:rsidR="00E32A61">
        <w:t>the platform us</w:t>
      </w:r>
      <w:r>
        <w:t>es</w:t>
      </w:r>
      <w:r w:rsidR="00E32A61">
        <w:t xml:space="preserve"> containers, </w:t>
      </w:r>
      <w:r w:rsidR="004F61CC">
        <w:t>managed as services with Docker</w:t>
      </w:r>
      <w:r w:rsidR="004F76AF">
        <w:t xml:space="preserve">, the </w:t>
      </w:r>
      <w:r w:rsidR="00A72038">
        <w:t>container</w:t>
      </w:r>
      <w:r w:rsidR="00A8337A">
        <w:t xml:space="preserve">s are </w:t>
      </w:r>
      <w:r w:rsidR="009F7318">
        <w:t xml:space="preserve">transient, and if a new container is started, </w:t>
      </w:r>
      <w:r w:rsidR="00412D0B">
        <w:t xml:space="preserve">any file inside will be lost, so </w:t>
      </w:r>
      <w:r w:rsidR="00567801">
        <w:t xml:space="preserve">it’s necessary to use </w:t>
      </w:r>
      <w:r w:rsidR="00FF182F">
        <w:t xml:space="preserve">Docker </w:t>
      </w:r>
      <w:r w:rsidR="006A0FFD">
        <w:t>volume storage</w:t>
      </w:r>
      <w:r w:rsidR="00FF182F">
        <w:t xml:space="preserve"> to persist </w:t>
      </w:r>
      <w:r w:rsidR="000123B6">
        <w:t>the data to keep</w:t>
      </w:r>
      <w:r w:rsidR="002E5997">
        <w:t>.</w:t>
      </w:r>
    </w:p>
    <w:p w14:paraId="0A4BC364" w14:textId="1592122F" w:rsidR="002A1F2E" w:rsidRDefault="002A1F2E" w:rsidP="00E32A61">
      <w:r>
        <w:t xml:space="preserve">If the volume is created on </w:t>
      </w:r>
    </w:p>
    <w:p w14:paraId="40581721" w14:textId="11CB2E1A" w:rsidR="00C33229" w:rsidRDefault="002E5997" w:rsidP="00C51AF6">
      <w:r>
        <w:t xml:space="preserve">The first </w:t>
      </w:r>
      <w:r w:rsidR="00796E62">
        <w:t xml:space="preserve">simple </w:t>
      </w:r>
      <w:r w:rsidR="001A31F8">
        <w:t xml:space="preserve">idea should be to use </w:t>
      </w:r>
      <w:r w:rsidR="00590C1A">
        <w:t>Docker volume</w:t>
      </w:r>
      <w:r w:rsidR="004931F8">
        <w:t>s</w:t>
      </w:r>
      <w:r w:rsidR="00590C1A">
        <w:t xml:space="preserve"> mapped to</w:t>
      </w:r>
      <w:r w:rsidR="001A31F8">
        <w:t xml:space="preserve"> NFS</w:t>
      </w:r>
      <w:r w:rsidR="001E6822">
        <w:t xml:space="preserve"> </w:t>
      </w:r>
      <w:r w:rsidR="005D72BB">
        <w:t xml:space="preserve">shared </w:t>
      </w:r>
      <w:r w:rsidR="001E6822">
        <w:t>volume</w:t>
      </w:r>
      <w:r w:rsidR="004931F8">
        <w:t>s</w:t>
      </w:r>
      <w:r w:rsidR="0048061E">
        <w:t>.</w:t>
      </w:r>
    </w:p>
    <w:p w14:paraId="5CEA5529" w14:textId="3CFC2BA1" w:rsidR="001E6822" w:rsidRDefault="001E6822" w:rsidP="00C51AF6">
      <w:r>
        <w:lastRenderedPageBreak/>
        <w:t xml:space="preserve">Another </w:t>
      </w:r>
      <w:r w:rsidR="008B3E10">
        <w:t xml:space="preserve">solution should be to use </w:t>
      </w:r>
      <w:r w:rsidR="00F42BF5">
        <w:t xml:space="preserve">solutions like </w:t>
      </w:r>
      <w:hyperlink r:id="rId36" w:history="1">
        <w:proofErr w:type="spellStart"/>
        <w:r w:rsidR="00E5451B" w:rsidRPr="00E5451B">
          <w:rPr>
            <w:rStyle w:val="Lienhypertexte"/>
          </w:rPr>
          <w:t>Flocker</w:t>
        </w:r>
        <w:proofErr w:type="spellEnd"/>
      </w:hyperlink>
      <w:r w:rsidR="00E5451B">
        <w:t xml:space="preserve"> or </w:t>
      </w:r>
      <w:hyperlink r:id="rId37" w:history="1">
        <w:r w:rsidR="00E5451B" w:rsidRPr="00C445B2">
          <w:rPr>
            <w:rStyle w:val="Lienhypertexte"/>
          </w:rPr>
          <w:t>Rex-Ray</w:t>
        </w:r>
      </w:hyperlink>
      <w:r w:rsidR="005D72BB">
        <w:t xml:space="preserve">, </w:t>
      </w:r>
      <w:r w:rsidR="003A23D8">
        <w:t xml:space="preserve">that are able to work with </w:t>
      </w:r>
      <w:r w:rsidR="00405B81">
        <w:t xml:space="preserve">different </w:t>
      </w:r>
      <w:r w:rsidR="00433746">
        <w:t xml:space="preserve">network </w:t>
      </w:r>
      <w:r w:rsidR="00CC2067">
        <w:t>storage solutions</w:t>
      </w:r>
      <w:r w:rsidR="00405B81">
        <w:t>, among them EMC</w:t>
      </w:r>
      <w:r w:rsidR="007122A3">
        <w:t>,</w:t>
      </w:r>
      <w:r w:rsidR="0028341D">
        <w:t xml:space="preserve"> in use </w:t>
      </w:r>
      <w:r w:rsidR="007122A3">
        <w:t>in MNCA</w:t>
      </w:r>
      <w:r w:rsidR="00150A36">
        <w:t xml:space="preserve">, those solutions </w:t>
      </w:r>
      <w:r w:rsidR="002D7531">
        <w:t>are able to replicate the d</w:t>
      </w:r>
      <w:r w:rsidR="002E76B6">
        <w:t>ata in the new container in a transparent way</w:t>
      </w:r>
      <w:r w:rsidR="00CC2067">
        <w:t>.</w:t>
      </w:r>
    </w:p>
    <w:p w14:paraId="694FA858" w14:textId="77777777" w:rsidR="00DF0D60" w:rsidRPr="00C51AF6" w:rsidRDefault="00DF0D60" w:rsidP="00C51AF6"/>
    <w:p w14:paraId="079D458E" w14:textId="77777777" w:rsidR="009D7CA7" w:rsidRDefault="009B3161" w:rsidP="00641BB8">
      <w:pPr>
        <w:pStyle w:val="Titre4"/>
      </w:pPr>
      <w:r>
        <w:t>Concurrent user</w:t>
      </w:r>
      <w:r w:rsidR="0036086A">
        <w:t xml:space="preserve"> &amp; devices</w:t>
      </w:r>
    </w:p>
    <w:p w14:paraId="121B7EBD" w14:textId="5C33E2F8" w:rsidR="009B3161" w:rsidRDefault="00E13566" w:rsidP="009B3161">
      <w:r>
        <w:t>T</w:t>
      </w:r>
      <w:r w:rsidR="00B27D5D">
        <w:t>he</w:t>
      </w:r>
      <w:r w:rsidR="002964F3">
        <w:t xml:space="preserve"> scalability </w:t>
      </w:r>
      <w:r w:rsidR="00B27D5D">
        <w:t>of the platform</w:t>
      </w:r>
      <w:r w:rsidR="00721383">
        <w:t xml:space="preserve"> using containers,</w:t>
      </w:r>
      <w:r w:rsidR="00B27D5D">
        <w:t xml:space="preserve"> allow</w:t>
      </w:r>
      <w:r w:rsidR="00551D23">
        <w:t>s</w:t>
      </w:r>
      <w:r w:rsidR="00B27D5D">
        <w:t xml:space="preserve"> to virtually support </w:t>
      </w:r>
      <w:r>
        <w:t xml:space="preserve">any numbers of </w:t>
      </w:r>
      <w:r w:rsidR="0036086A">
        <w:t xml:space="preserve">concurrent </w:t>
      </w:r>
      <w:r>
        <w:t>users</w:t>
      </w:r>
      <w:r w:rsidR="0036086A">
        <w:t xml:space="preserve"> and devices</w:t>
      </w:r>
      <w:r>
        <w:t xml:space="preserve">, </w:t>
      </w:r>
      <w:r w:rsidR="00FC1592">
        <w:t xml:space="preserve">by deploying more instances of services, </w:t>
      </w:r>
      <w:r>
        <w:t xml:space="preserve">providing </w:t>
      </w:r>
      <w:r w:rsidR="00551D23">
        <w:t xml:space="preserve">the provisioning of enough computing nodes </w:t>
      </w:r>
      <w:r w:rsidR="00FC1592">
        <w:t>as virtual machines or</w:t>
      </w:r>
      <w:r w:rsidR="00551D23">
        <w:t xml:space="preserve"> bare metal servers</w:t>
      </w:r>
      <w:r w:rsidR="0036086A">
        <w:t xml:space="preserve"> to absorb the load</w:t>
      </w:r>
      <w:r w:rsidR="00551D23">
        <w:t>.</w:t>
      </w:r>
    </w:p>
    <w:p w14:paraId="4D972A4C" w14:textId="45ABB629" w:rsidR="00721383" w:rsidRPr="00C51AF6" w:rsidRDefault="00721383" w:rsidP="009B3161">
      <w:r>
        <w:t xml:space="preserve">By starting with a simple configuration on 3 or 4 nodes, we will evaluate performance through some simple use cases scenarios, with a monitoring system </w:t>
      </w:r>
      <w:r w:rsidR="00D10440">
        <w:t>beside which store</w:t>
      </w:r>
      <w:r w:rsidR="007122A3">
        <w:t>s</w:t>
      </w:r>
      <w:r w:rsidR="00D10440">
        <w:t xml:space="preserve"> history.</w:t>
      </w:r>
    </w:p>
    <w:p w14:paraId="43D9D8F3" w14:textId="77777777" w:rsidR="009B3161" w:rsidRPr="009B3161" w:rsidRDefault="009B3161" w:rsidP="009B3161"/>
    <w:p w14:paraId="1764B646" w14:textId="77777777" w:rsidR="009D7CA7" w:rsidRDefault="00692D17" w:rsidP="00641BB8">
      <w:pPr>
        <w:pStyle w:val="Titre4"/>
      </w:pPr>
      <w:r>
        <w:t xml:space="preserve">Data import, </w:t>
      </w:r>
      <w:r w:rsidR="009D7CA7" w:rsidRPr="00641BB8">
        <w:t>export</w:t>
      </w:r>
      <w:r>
        <w:t xml:space="preserve"> and models</w:t>
      </w:r>
    </w:p>
    <w:p w14:paraId="0DB166A9" w14:textId="77777777" w:rsidR="00692D17" w:rsidRDefault="00C51AF6" w:rsidP="00C51AF6">
      <w:r>
        <w:t>Data existing in the current data warehouse will be imported into the new platform</w:t>
      </w:r>
      <w:r w:rsidR="00DF2A0F">
        <w:t xml:space="preserve">, </w:t>
      </w:r>
    </w:p>
    <w:p w14:paraId="69BC22F4" w14:textId="77777777" w:rsidR="00C51AF6" w:rsidRDefault="00692D17" w:rsidP="00C51AF6">
      <w:r>
        <w:t>T</w:t>
      </w:r>
      <w:r w:rsidR="00DF2A0F">
        <w:t xml:space="preserve">he main concern remains the current data model adaptation to </w:t>
      </w:r>
      <w:r w:rsidR="00DB3545">
        <w:t xml:space="preserve">existing </w:t>
      </w:r>
      <w:hyperlink r:id="rId38" w:history="1">
        <w:proofErr w:type="spellStart"/>
        <w:r w:rsidR="00DF2A0F" w:rsidRPr="00CE1668">
          <w:rPr>
            <w:rStyle w:val="Lienhypertexte"/>
          </w:rPr>
          <w:t>Fiware</w:t>
        </w:r>
        <w:proofErr w:type="spellEnd"/>
        <w:r w:rsidR="00DF2A0F" w:rsidRPr="00CE1668">
          <w:rPr>
            <w:rStyle w:val="Lienhypertexte"/>
          </w:rPr>
          <w:t xml:space="preserve"> data models</w:t>
        </w:r>
      </w:hyperlink>
      <w:r w:rsidR="00DB3545">
        <w:t xml:space="preserve"> and eventually propose amendment</w:t>
      </w:r>
      <w:r w:rsidR="00CE1668">
        <w:t>s when needed</w:t>
      </w:r>
      <w:r w:rsidR="00DF2A0F">
        <w:t>.</w:t>
      </w:r>
    </w:p>
    <w:p w14:paraId="7195E85E" w14:textId="77777777" w:rsidR="00DB3545" w:rsidRDefault="00DB3545" w:rsidP="00C51AF6">
      <w:r>
        <w:t xml:space="preserve">This is currently under study, </w:t>
      </w:r>
      <w:proofErr w:type="gramStart"/>
      <w:r>
        <w:t>in order to</w:t>
      </w:r>
      <w:proofErr w:type="gramEnd"/>
      <w:r>
        <w:t xml:space="preserve"> be able to propose a </w:t>
      </w:r>
      <w:r w:rsidR="00CE1668">
        <w:t>table of correspondence between the existing data source attributes and the attributes defined in the schema for the destination data object (an NGSI entity</w:t>
      </w:r>
      <w:r w:rsidR="007F5BE3">
        <w:t>)</w:t>
      </w:r>
      <w:r w:rsidR="00CE1668">
        <w:t>, that, if possible, match a</w:t>
      </w:r>
      <w:r w:rsidR="001A234C">
        <w:t>n existing</w:t>
      </w:r>
      <w:r w:rsidR="00CE1668">
        <w:t xml:space="preserve"> </w:t>
      </w:r>
      <w:proofErr w:type="spellStart"/>
      <w:r w:rsidR="00CE1668">
        <w:t>Fiware</w:t>
      </w:r>
      <w:proofErr w:type="spellEnd"/>
      <w:r w:rsidR="00CE1668">
        <w:t xml:space="preserve"> data model</w:t>
      </w:r>
      <w:r w:rsidR="007F5BE3">
        <w:t>.</w:t>
      </w:r>
    </w:p>
    <w:p w14:paraId="1F005669" w14:textId="187AD6AA" w:rsidR="009B3161" w:rsidRDefault="001A234C" w:rsidP="00C51AF6">
      <w:r>
        <w:t xml:space="preserve">In case new attributes need to be added to a </w:t>
      </w:r>
      <w:proofErr w:type="spellStart"/>
      <w:r>
        <w:t>Fiware</w:t>
      </w:r>
      <w:proofErr w:type="spellEnd"/>
      <w:r>
        <w:t xml:space="preserve"> proposed model, or new data model, the proposal should be sent to </w:t>
      </w:r>
      <w:proofErr w:type="spellStart"/>
      <w:r>
        <w:t>Fiware</w:t>
      </w:r>
      <w:proofErr w:type="spellEnd"/>
      <w:r>
        <w:t xml:space="preserve"> for validation, respecting the given guidelines on </w:t>
      </w:r>
      <w:hyperlink r:id="rId39" w:anchor="how-to-contribute" w:history="1">
        <w:r w:rsidRPr="001A234C">
          <w:rPr>
            <w:rStyle w:val="Lienhypertexte"/>
          </w:rPr>
          <w:t xml:space="preserve">How </w:t>
        </w:r>
        <w:proofErr w:type="gramStart"/>
        <w:r w:rsidRPr="001A234C">
          <w:rPr>
            <w:rStyle w:val="Lienhypertexte"/>
          </w:rPr>
          <w:t>To</w:t>
        </w:r>
        <w:proofErr w:type="gramEnd"/>
        <w:r w:rsidRPr="001A234C">
          <w:rPr>
            <w:rStyle w:val="Lienhypertexte"/>
          </w:rPr>
          <w:t xml:space="preserve"> Contribute</w:t>
        </w:r>
      </w:hyperlink>
      <w:r>
        <w:t>.</w:t>
      </w:r>
    </w:p>
    <w:p w14:paraId="3B89F5B9" w14:textId="77777777" w:rsidR="00C35A46" w:rsidRPr="00C51AF6" w:rsidRDefault="00C35A46" w:rsidP="00C51AF6"/>
    <w:p w14:paraId="6AFFC226" w14:textId="77777777" w:rsidR="009D7CA7" w:rsidRDefault="009D7CA7" w:rsidP="00641BB8">
      <w:pPr>
        <w:pStyle w:val="Titre4"/>
      </w:pPr>
      <w:r w:rsidRPr="00641BB8">
        <w:t>Disaster recovery</w:t>
      </w:r>
    </w:p>
    <w:p w14:paraId="70C81AFF" w14:textId="77777777" w:rsidR="002A0357" w:rsidRDefault="00302734" w:rsidP="00302734">
      <w:r>
        <w:t xml:space="preserve">The </w:t>
      </w:r>
      <w:r w:rsidR="00551D23">
        <w:t>3</w:t>
      </w:r>
      <w:r>
        <w:t xml:space="preserve"> data center</w:t>
      </w:r>
      <w:r w:rsidR="00551D23">
        <w:t>s</w:t>
      </w:r>
      <w:r>
        <w:t xml:space="preserve"> should be </w:t>
      </w:r>
      <w:r w:rsidR="00180EFE">
        <w:t>involved in the smart city platform</w:t>
      </w:r>
      <w:r w:rsidR="00DD2480">
        <w:t>,</w:t>
      </w:r>
      <w:r w:rsidR="00180EFE">
        <w:t xml:space="preserve"> then </w:t>
      </w:r>
      <w:r>
        <w:t xml:space="preserve">in case of </w:t>
      </w:r>
      <w:r w:rsidR="00180EFE">
        <w:t>serious problem in the main and secondary data center, the third DC, more protected from disaster like flood, can take over</w:t>
      </w:r>
      <w:r>
        <w:t xml:space="preserve">, </w:t>
      </w:r>
      <w:r w:rsidR="002A0357">
        <w:t>and keep the platform online</w:t>
      </w:r>
      <w:r w:rsidR="00551D23">
        <w:t>.</w:t>
      </w:r>
    </w:p>
    <w:p w14:paraId="47C097C1" w14:textId="77777777" w:rsidR="00551D23" w:rsidRDefault="002A0357" w:rsidP="00302734">
      <w:r>
        <w:t xml:space="preserve">The </w:t>
      </w:r>
      <w:r w:rsidR="00302734">
        <w:t>database</w:t>
      </w:r>
      <w:r>
        <w:t>s</w:t>
      </w:r>
      <w:r w:rsidR="00180EFE">
        <w:t xml:space="preserve"> used within the platform, </w:t>
      </w:r>
      <w:r>
        <w:t>must be replicated in real time on the third data center, to be able to use it in the shortest time</w:t>
      </w:r>
      <w:r w:rsidR="00E13566">
        <w:t xml:space="preserve"> possible</w:t>
      </w:r>
      <w:r w:rsidR="00551D23">
        <w:t>.</w:t>
      </w:r>
    </w:p>
    <w:p w14:paraId="428AAF57" w14:textId="77777777" w:rsidR="00E13566" w:rsidRPr="00302734" w:rsidRDefault="00E13566" w:rsidP="00302734"/>
    <w:p w14:paraId="5D75697B" w14:textId="77777777" w:rsidR="009D7CA7" w:rsidRDefault="009D7CA7" w:rsidP="00641BB8">
      <w:pPr>
        <w:pStyle w:val="Titre4"/>
      </w:pPr>
      <w:r w:rsidRPr="00641BB8">
        <w:t>GDPR</w:t>
      </w:r>
    </w:p>
    <w:p w14:paraId="7C5C7B75" w14:textId="77777777" w:rsidR="00DF0958" w:rsidRDefault="00B871BD" w:rsidP="00E13566">
      <w:r>
        <w:t>Observing General Data Protection Regulation w</w:t>
      </w:r>
      <w:r w:rsidR="005B2D11">
        <w:t>ill be mandatory o</w:t>
      </w:r>
      <w:r>
        <w:t xml:space="preserve">n </w:t>
      </w:r>
      <w:r w:rsidR="00E70F96">
        <w:t>M</w:t>
      </w:r>
      <w:r>
        <w:t xml:space="preserve">ay </w:t>
      </w:r>
      <w:r w:rsidR="005B2D11">
        <w:t>25</w:t>
      </w:r>
      <w:r w:rsidR="005B2D11" w:rsidRPr="005B2D11">
        <w:rPr>
          <w:vertAlign w:val="superscript"/>
        </w:rPr>
        <w:t>th</w:t>
      </w:r>
      <w:proofErr w:type="gramStart"/>
      <w:r w:rsidR="005B2D11">
        <w:t xml:space="preserve"> </w:t>
      </w:r>
      <w:r>
        <w:t>2018</w:t>
      </w:r>
      <w:proofErr w:type="gramEnd"/>
      <w:r w:rsidR="00FE6CCB">
        <w:t>, it’s a</w:t>
      </w:r>
      <w:r w:rsidR="00014B9D">
        <w:t xml:space="preserve"> recent</w:t>
      </w:r>
      <w:r w:rsidR="00FE6CCB">
        <w:t xml:space="preserve"> European directive </w:t>
      </w:r>
      <w:r w:rsidR="002F4F61">
        <w:t>defining</w:t>
      </w:r>
      <w:r w:rsidR="00DF0958">
        <w:t xml:space="preserve"> new rules for personal data management.</w:t>
      </w:r>
    </w:p>
    <w:p w14:paraId="02F9274D" w14:textId="77777777" w:rsidR="00DF0958" w:rsidRDefault="00DF0958" w:rsidP="00E13566"/>
    <w:p w14:paraId="2B6568C0" w14:textId="77777777" w:rsidR="00DF0958" w:rsidRDefault="00DF0958" w:rsidP="00E13566">
      <w:r w:rsidRPr="00DF0958">
        <w:t>Here are the major changes that are mentioned in this new legislation:</w:t>
      </w:r>
    </w:p>
    <w:p w14:paraId="6C7054EF" w14:textId="77777777" w:rsidR="00DF0958" w:rsidRDefault="00DF0958" w:rsidP="0047663D">
      <w:pPr>
        <w:pStyle w:val="Paragraphedeliste"/>
        <w:numPr>
          <w:ilvl w:val="0"/>
          <w:numId w:val="21"/>
        </w:numPr>
      </w:pPr>
      <w:r w:rsidRPr="00E70F96">
        <w:rPr>
          <w:b/>
        </w:rPr>
        <w:t xml:space="preserve">Consent: </w:t>
      </w:r>
      <w:r>
        <w:t>Consent of personal data must be freely given, specific, informed and unambiguous. Consent is not freely given if a person is unable to freely refuse consent without detriment.</w:t>
      </w:r>
    </w:p>
    <w:p w14:paraId="2C7734BC" w14:textId="77777777" w:rsidR="00DF0958" w:rsidRDefault="00DF0958" w:rsidP="00DF0958"/>
    <w:p w14:paraId="742ED6F4" w14:textId="7628303B" w:rsidR="00DF0958" w:rsidRDefault="00DF0958" w:rsidP="0047663D">
      <w:pPr>
        <w:pStyle w:val="Paragraphedeliste"/>
        <w:numPr>
          <w:ilvl w:val="0"/>
          <w:numId w:val="21"/>
        </w:numPr>
      </w:pPr>
      <w:r w:rsidRPr="00E70F96">
        <w:rPr>
          <w:b/>
        </w:rPr>
        <w:t xml:space="preserve">Accountability and privacy by default: </w:t>
      </w:r>
      <w:r>
        <w:t xml:space="preserve">The GDPR has placed great emphasis on the accountability for </w:t>
      </w:r>
      <w:r w:rsidRPr="003476C3">
        <w:rPr>
          <w:b/>
        </w:rPr>
        <w:t>data controllers</w:t>
      </w:r>
      <w:r>
        <w:t xml:space="preserve"> to demonstrate data compliance. They will be required to maintain certain documentation, conduct impact assessment reports for riskier processing and employ data pr</w:t>
      </w:r>
      <w:r w:rsidR="00D55299">
        <w:t xml:space="preserve">otection practices by default, </w:t>
      </w:r>
      <w:r>
        <w:t xml:space="preserve">such as data </w:t>
      </w:r>
      <w:r w:rsidR="0036320B">
        <w:t>minimization</w:t>
      </w:r>
      <w:r>
        <w:t>.</w:t>
      </w:r>
    </w:p>
    <w:p w14:paraId="43F9337F" w14:textId="77777777" w:rsidR="00DF0958" w:rsidRDefault="00DF0958" w:rsidP="00DF0958"/>
    <w:p w14:paraId="4A39557E" w14:textId="77777777" w:rsidR="00DF0958" w:rsidRDefault="00DF0958" w:rsidP="0047663D">
      <w:pPr>
        <w:pStyle w:val="Paragraphedeliste"/>
        <w:numPr>
          <w:ilvl w:val="0"/>
          <w:numId w:val="21"/>
        </w:numPr>
      </w:pPr>
      <w:r w:rsidRPr="00E70F96">
        <w:rPr>
          <w:b/>
        </w:rPr>
        <w:t xml:space="preserve">Notification of a data breach: </w:t>
      </w:r>
      <w:r w:rsidRPr="003476C3">
        <w:rPr>
          <w:b/>
        </w:rPr>
        <w:t>Data controllers</w:t>
      </w:r>
      <w:r>
        <w:t xml:space="preserve"> must notify the Data Protection Authorities as quickly as possible, where applicable within 72 hours of the data breach discovery.</w:t>
      </w:r>
    </w:p>
    <w:p w14:paraId="1491B21F" w14:textId="77777777" w:rsidR="00DF0958" w:rsidRDefault="00DF0958" w:rsidP="00DF0958"/>
    <w:p w14:paraId="346AFF97" w14:textId="77777777" w:rsidR="00DF0958" w:rsidRDefault="00DF0958" w:rsidP="0047663D">
      <w:pPr>
        <w:pStyle w:val="Paragraphedeliste"/>
        <w:numPr>
          <w:ilvl w:val="0"/>
          <w:numId w:val="21"/>
        </w:numPr>
      </w:pPr>
      <w:r w:rsidRPr="00E70F96">
        <w:rPr>
          <w:b/>
        </w:rPr>
        <w:t xml:space="preserve">Sanctions: </w:t>
      </w:r>
      <w:r>
        <w:t xml:space="preserve">This new legislation allows the Data </w:t>
      </w:r>
      <w:r w:rsidR="00E70F96">
        <w:t>Protection</w:t>
      </w:r>
      <w:r>
        <w:t xml:space="preserve"> Authorities to impose higher fines – up to 4% of annual worldwide turnover. The maximum fines can be applied for discrepancies related to international data transfers or breach of processing principles, such as conditions for consent. Other violations can be fined up to 2% of annual worldwide turnover.</w:t>
      </w:r>
    </w:p>
    <w:p w14:paraId="07DC23C4" w14:textId="77777777" w:rsidR="00DF0958" w:rsidRDefault="00DF0958" w:rsidP="00DF0958"/>
    <w:p w14:paraId="2354DCDD" w14:textId="77777777" w:rsidR="00DF0958" w:rsidRDefault="00DF0958" w:rsidP="0047663D">
      <w:pPr>
        <w:pStyle w:val="Paragraphedeliste"/>
        <w:numPr>
          <w:ilvl w:val="0"/>
          <w:numId w:val="21"/>
        </w:numPr>
      </w:pPr>
      <w:r w:rsidRPr="00E70F96">
        <w:rPr>
          <w:b/>
        </w:rPr>
        <w:t>Role of data processors:</w:t>
      </w:r>
      <w:r w:rsidR="00E70F96" w:rsidRPr="00E70F96">
        <w:rPr>
          <w:b/>
        </w:rPr>
        <w:t xml:space="preserve"> </w:t>
      </w:r>
      <w:r w:rsidRPr="00876C36">
        <w:rPr>
          <w:b/>
        </w:rPr>
        <w:t>Data processors</w:t>
      </w:r>
      <w:r>
        <w:t xml:space="preserve"> will now have direct obligations to implement technical and </w:t>
      </w:r>
      <w:proofErr w:type="spellStart"/>
      <w:r>
        <w:t>organisation</w:t>
      </w:r>
      <w:proofErr w:type="spellEnd"/>
      <w:r>
        <w:t xml:space="preserve"> measures to ensure data protection, this could include appointing a </w:t>
      </w:r>
      <w:r w:rsidRPr="00876C36">
        <w:rPr>
          <w:b/>
        </w:rPr>
        <w:t>Data Protection Officer</w:t>
      </w:r>
      <w:r>
        <w:t xml:space="preserve"> if needed.</w:t>
      </w:r>
    </w:p>
    <w:p w14:paraId="09A9C8C7" w14:textId="77777777" w:rsidR="00DF0958" w:rsidRDefault="00DF0958" w:rsidP="00DF0958"/>
    <w:p w14:paraId="51884080" w14:textId="77777777" w:rsidR="00DF0958" w:rsidRDefault="00DF0958" w:rsidP="0047663D">
      <w:pPr>
        <w:pStyle w:val="Paragraphedeliste"/>
        <w:numPr>
          <w:ilvl w:val="0"/>
          <w:numId w:val="21"/>
        </w:numPr>
      </w:pPr>
      <w:r w:rsidRPr="00E70F96">
        <w:rPr>
          <w:b/>
        </w:rPr>
        <w:t xml:space="preserve">One stop shop: </w:t>
      </w:r>
      <w:r>
        <w:t xml:space="preserve">This legislation will be applicable in all EU states without the need of implementing national legislation. Having a single set of rules will benefit businesses as they will </w:t>
      </w:r>
      <w:r>
        <w:lastRenderedPageBreak/>
        <w:t>not need to comply with multiple authorities, streamlining the process and saving an estimate of €2.3 billion a year.</w:t>
      </w:r>
    </w:p>
    <w:p w14:paraId="731F4FE7" w14:textId="77777777" w:rsidR="00DF0958" w:rsidRDefault="00DF0958" w:rsidP="00DF0958"/>
    <w:p w14:paraId="13495638" w14:textId="77777777" w:rsidR="00DF0958" w:rsidRDefault="00DF0958" w:rsidP="0047663D">
      <w:pPr>
        <w:pStyle w:val="Paragraphedeliste"/>
        <w:numPr>
          <w:ilvl w:val="0"/>
          <w:numId w:val="21"/>
        </w:numPr>
      </w:pPr>
      <w:r w:rsidRPr="00E70F96">
        <w:rPr>
          <w:b/>
        </w:rPr>
        <w:t xml:space="preserve">Removal of notification requirement: </w:t>
      </w:r>
      <w:r w:rsidR="003476C3">
        <w:rPr>
          <w:b/>
        </w:rPr>
        <w:t>T</w:t>
      </w:r>
      <w:r>
        <w:t xml:space="preserve">he requirement of notifying or seeking approval from a Data Protection Authority is going to be removed in many circumstances. This decision is made to save funds and time. Instead of notification the new directive requires </w:t>
      </w:r>
      <w:r w:rsidRPr="003476C3">
        <w:rPr>
          <w:b/>
        </w:rPr>
        <w:t>data controllers</w:t>
      </w:r>
      <w:r>
        <w:t xml:space="preserve"> to put in place appropriate practices for large scale processing in the form of new technology.</w:t>
      </w:r>
    </w:p>
    <w:p w14:paraId="7F7D5B36" w14:textId="77777777" w:rsidR="00DF0958" w:rsidRDefault="00DF0958" w:rsidP="00DF0958"/>
    <w:p w14:paraId="072121A7" w14:textId="77777777" w:rsidR="00DF0958" w:rsidRDefault="008C4424" w:rsidP="0047663D">
      <w:pPr>
        <w:pStyle w:val="Paragraphedeliste"/>
        <w:numPr>
          <w:ilvl w:val="0"/>
          <w:numId w:val="21"/>
        </w:numPr>
      </w:pPr>
      <w:r>
        <w:rPr>
          <w:b/>
        </w:rPr>
        <w:t xml:space="preserve">Right to be forgotten: </w:t>
      </w:r>
      <w:r>
        <w:t>Person</w:t>
      </w:r>
      <w:r w:rsidRPr="008C4424">
        <w:t>s</w:t>
      </w:r>
      <w:r w:rsidR="00DF0958">
        <w:t xml:space="preserve"> will be able to require their data to be deleted when there is no </w:t>
      </w:r>
      <w:r>
        <w:t>legitimate reason for an organiz</w:t>
      </w:r>
      <w:r w:rsidR="00DF0958">
        <w:t>ation to retain it. Followi</w:t>
      </w:r>
      <w:r w:rsidR="00DD200C">
        <w:t xml:space="preserve">ng, </w:t>
      </w:r>
      <w:r>
        <w:t xml:space="preserve">the </w:t>
      </w:r>
      <w:proofErr w:type="spellStart"/>
      <w:r>
        <w:t>organis</w:t>
      </w:r>
      <w:r w:rsidR="00DF0958">
        <w:t>ation</w:t>
      </w:r>
      <w:proofErr w:type="spellEnd"/>
      <w:r w:rsidR="00DF0958">
        <w:t xml:space="preserve"> must also take appropriate steps to inform any third party that might have any links or copies of the data and request them to delete it.</w:t>
      </w:r>
    </w:p>
    <w:p w14:paraId="1D14C109" w14:textId="77777777" w:rsidR="00D55299" w:rsidRDefault="00D55299" w:rsidP="00D55299">
      <w:pPr>
        <w:pStyle w:val="Paragraphedeliste"/>
      </w:pPr>
    </w:p>
    <w:p w14:paraId="403E470B" w14:textId="77777777" w:rsidR="00D55299" w:rsidRDefault="00D55299" w:rsidP="0047663D">
      <w:pPr>
        <w:pStyle w:val="Paragraphedeliste"/>
        <w:numPr>
          <w:ilvl w:val="0"/>
          <w:numId w:val="21"/>
        </w:numPr>
      </w:pPr>
      <w:r w:rsidRPr="00E70F96">
        <w:rPr>
          <w:b/>
        </w:rPr>
        <w:t>Expanded territorial reach:</w:t>
      </w:r>
      <w:r>
        <w:t xml:space="preserve"> Companies that are based outside of the EU, but targeting customers that are in the EU will be subject to the GDPR which is not the c</w:t>
      </w:r>
      <w:r w:rsidR="006A5945">
        <w:t>a</w:t>
      </w:r>
      <w:r w:rsidR="008C4424">
        <w:t>se now. (Not Applicable for the</w:t>
      </w:r>
      <w:r>
        <w:t xml:space="preserve"> project)</w:t>
      </w:r>
      <w:r w:rsidR="005B2D11">
        <w:t>.</w:t>
      </w:r>
    </w:p>
    <w:p w14:paraId="3038437E" w14:textId="77777777" w:rsidR="006A5945" w:rsidRDefault="006A5945" w:rsidP="006A5945">
      <w:pPr>
        <w:pStyle w:val="Paragraphedeliste"/>
      </w:pPr>
    </w:p>
    <w:p w14:paraId="79821216" w14:textId="77777777" w:rsidR="00084DF0" w:rsidRDefault="00084DF0" w:rsidP="00084DF0">
      <w:r>
        <w:t xml:space="preserve">Data Protection Act identifies Data controllers and Data Processors as separate jobs: </w:t>
      </w:r>
    </w:p>
    <w:p w14:paraId="0DFCC39E" w14:textId="77777777" w:rsidR="00084DF0" w:rsidRDefault="00BE7D42" w:rsidP="00084DF0">
      <w:pPr>
        <w:rPr>
          <w:rStyle w:val="Lienhypertexte"/>
        </w:rPr>
      </w:pPr>
      <w:hyperlink r:id="rId40" w:history="1">
        <w:r w:rsidR="00084DF0" w:rsidRPr="0053125C">
          <w:rPr>
            <w:rStyle w:val="Lienhypertexte"/>
          </w:rPr>
          <w:t>https://ico.org.uk/media/for-organisations/documents/1546/data-controllers-and-data-processors-dp-guidance.pdf</w:t>
        </w:r>
      </w:hyperlink>
    </w:p>
    <w:p w14:paraId="34E92DFC" w14:textId="77777777" w:rsidR="00084DF0" w:rsidRDefault="00084DF0" w:rsidP="00084DF0">
      <w:pPr>
        <w:rPr>
          <w:rStyle w:val="Lienhypertexte"/>
        </w:rPr>
      </w:pPr>
    </w:p>
    <w:p w14:paraId="7095EF1D" w14:textId="77777777" w:rsidR="006A5945" w:rsidRDefault="006A5945" w:rsidP="00084DF0">
      <w:r>
        <w:t xml:space="preserve">The </w:t>
      </w:r>
      <w:r w:rsidR="00084DF0">
        <w:t xml:space="preserve">new GDPR </w:t>
      </w:r>
      <w:r>
        <w:t>rules described above will have to be applied mostly in the applications involving the use of personal data (</w:t>
      </w:r>
      <w:proofErr w:type="gramStart"/>
      <w:r>
        <w:t xml:space="preserve">in particular </w:t>
      </w:r>
      <w:r w:rsidR="008C4424">
        <w:t>data</w:t>
      </w:r>
      <w:proofErr w:type="gramEnd"/>
      <w:r w:rsidR="008C4424">
        <w:t xml:space="preserve"> from </w:t>
      </w:r>
      <w:r>
        <w:t>citizens)</w:t>
      </w:r>
      <w:r w:rsidR="008C4424">
        <w:t>.</w:t>
      </w:r>
    </w:p>
    <w:p w14:paraId="4303322E" w14:textId="77777777" w:rsidR="008C4424" w:rsidRDefault="00AC148F" w:rsidP="006A5945">
      <w:r>
        <w:t>However</w:t>
      </w:r>
      <w:r w:rsidR="007F425B">
        <w:t>,</w:t>
      </w:r>
      <w:r>
        <w:t xml:space="preserve"> as the platform will be recipient of many different kind of data, it could be hard to embrace the complexity of the data sets possible </w:t>
      </w:r>
      <w:r w:rsidRPr="00AC148F">
        <w:t>entanglement</w:t>
      </w:r>
      <w:r w:rsidR="00014B9D">
        <w:t xml:space="preserve">, some data can be related to citizens, because coming from objects/sensors at home, even </w:t>
      </w:r>
      <w:proofErr w:type="spellStart"/>
      <w:r w:rsidR="00014B9D">
        <w:t>weared</w:t>
      </w:r>
      <w:proofErr w:type="spellEnd"/>
      <w:r w:rsidR="002B26F8">
        <w:t>, or simply published through applications</w:t>
      </w:r>
      <w:r w:rsidR="009F466E">
        <w:t>.</w:t>
      </w:r>
    </w:p>
    <w:p w14:paraId="6CA8F848" w14:textId="77777777" w:rsidR="009F466E" w:rsidRDefault="009F466E" w:rsidP="006A5945">
      <w:r>
        <w:t>T</w:t>
      </w:r>
      <w:r w:rsidR="002B26F8">
        <w:t>hen t</w:t>
      </w:r>
      <w:r>
        <w:t xml:space="preserve">o have a Data Protection </w:t>
      </w:r>
      <w:r w:rsidR="002B26F8">
        <w:t xml:space="preserve">office is </w:t>
      </w:r>
      <w:r w:rsidR="00C84F8F">
        <w:t xml:space="preserve">worth </w:t>
      </w:r>
      <w:r w:rsidR="002B26F8">
        <w:t>to consider (if not already acted), but this is be</w:t>
      </w:r>
      <w:r w:rsidR="00C84F8F">
        <w:t>yond the scope of this document.</w:t>
      </w:r>
    </w:p>
    <w:p w14:paraId="2949DFBD" w14:textId="77777777" w:rsidR="00C84F8F" w:rsidRDefault="00C84F8F" w:rsidP="006A5945"/>
    <w:p w14:paraId="121919A0" w14:textId="77777777" w:rsidR="002B26F8" w:rsidRDefault="002B26F8" w:rsidP="006A5945">
      <w:r>
        <w:t xml:space="preserve">The multitenant nature of the </w:t>
      </w:r>
      <w:proofErr w:type="spellStart"/>
      <w:r>
        <w:t>Fiware</w:t>
      </w:r>
      <w:proofErr w:type="spellEnd"/>
      <w:r>
        <w:t xml:space="preserve"> platform help a lot to data protection</w:t>
      </w:r>
      <w:r w:rsidR="000E7672">
        <w:t xml:space="preserve"> &amp;</w:t>
      </w:r>
      <w:r w:rsidR="009A318E">
        <w:t xml:space="preserve"> </w:t>
      </w:r>
      <w:r w:rsidR="000E7672">
        <w:t>privacy</w:t>
      </w:r>
      <w:r>
        <w:t xml:space="preserve"> by dividing into independent services with secure</w:t>
      </w:r>
      <w:r w:rsidR="000E7672">
        <w:t xml:space="preserve"> and controlled (authorized </w:t>
      </w:r>
      <w:r>
        <w:t>and authenticated</w:t>
      </w:r>
      <w:r w:rsidR="000E7672">
        <w:t>)</w:t>
      </w:r>
      <w:r>
        <w:t xml:space="preserve"> access to data-sets, provided by </w:t>
      </w:r>
      <w:r w:rsidR="000E7672">
        <w:t xml:space="preserve">global security </w:t>
      </w:r>
      <w:r>
        <w:t>IDM</w:t>
      </w:r>
      <w:r w:rsidR="000E7672">
        <w:t xml:space="preserve"> component</w:t>
      </w:r>
      <w:r>
        <w:t>.</w:t>
      </w:r>
    </w:p>
    <w:p w14:paraId="67F8B8EF" w14:textId="77777777" w:rsidR="002D0A1A" w:rsidRDefault="002D0A1A" w:rsidP="006A5945">
      <w:r>
        <w:t xml:space="preserve">However, in the case of cross usage of multiple history datasets </w:t>
      </w:r>
      <w:r w:rsidR="00876C36">
        <w:t xml:space="preserve">like </w:t>
      </w:r>
      <w:r>
        <w:t>in some data-science cases, data must be anonymized</w:t>
      </w:r>
      <w:r w:rsidR="00084DF0">
        <w:t xml:space="preserve"> and minimized</w:t>
      </w:r>
      <w:r>
        <w:t>, before being delivered for analysis</w:t>
      </w:r>
      <w:r w:rsidR="000E7672">
        <w:t>, this is to consider either at data acquisition step and data consuming step</w:t>
      </w:r>
      <w:r>
        <w:t>.</w:t>
      </w:r>
    </w:p>
    <w:p w14:paraId="30B57EA5" w14:textId="7A641785" w:rsidR="002D7C8C" w:rsidRDefault="002D7C8C" w:rsidP="0047663D">
      <w:pPr>
        <w:pStyle w:val="Titre2"/>
        <w:numPr>
          <w:ilvl w:val="1"/>
          <w:numId w:val="22"/>
        </w:numPr>
      </w:pPr>
      <w:bookmarkStart w:id="143" w:name="_Toc499823532"/>
      <w:bookmarkStart w:id="144" w:name="_Toc499823670"/>
      <w:r>
        <w:t>System Architecture Component Definitions</w:t>
      </w:r>
      <w:bookmarkEnd w:id="143"/>
      <w:bookmarkEnd w:id="144"/>
    </w:p>
    <w:p w14:paraId="6CE7307E" w14:textId="40E5A50C" w:rsidR="00C17488" w:rsidRDefault="00C17488" w:rsidP="00C17488"/>
    <w:p w14:paraId="4383EBCD" w14:textId="154AA7A5" w:rsidR="00C17488" w:rsidRDefault="00C17488" w:rsidP="00C17488">
      <w:pPr>
        <w:pStyle w:val="Titre3"/>
      </w:pPr>
      <w:bookmarkStart w:id="145" w:name="_Toc499823533"/>
      <w:bookmarkStart w:id="146" w:name="_Toc499823671"/>
      <w:r>
        <w:t>Docker Images Management Component</w:t>
      </w:r>
      <w:r w:rsidR="00C91847">
        <w:t>s</w:t>
      </w:r>
      <w:bookmarkEnd w:id="145"/>
      <w:bookmarkEnd w:id="146"/>
    </w:p>
    <w:p w14:paraId="36F9FF06" w14:textId="389754A6" w:rsidR="00C17488" w:rsidRDefault="00C17488" w:rsidP="00C17488">
      <w:r>
        <w:t>MNCA needs to manage its own Docker images</w:t>
      </w:r>
      <w:r w:rsidR="00EF5CF8">
        <w:t xml:space="preserve"> in a local Docker Images Registry</w:t>
      </w:r>
      <w:r>
        <w:t xml:space="preserve">, </w:t>
      </w:r>
      <w:hyperlink r:id="rId41" w:history="1">
        <w:r w:rsidRPr="006F6545">
          <w:rPr>
            <w:rStyle w:val="Lienhypertexte"/>
          </w:rPr>
          <w:t>Portus</w:t>
        </w:r>
      </w:hyperlink>
      <w:r>
        <w:t xml:space="preserve"> has been chosen as the component for this role.</w:t>
      </w:r>
    </w:p>
    <w:p w14:paraId="086E379E" w14:textId="41880334" w:rsidR="00C17488" w:rsidRDefault="00C17488" w:rsidP="00C17488">
      <w:r>
        <w:t xml:space="preserve">It’s not a </w:t>
      </w:r>
      <w:proofErr w:type="spellStart"/>
      <w:r>
        <w:t>Fiware</w:t>
      </w:r>
      <w:proofErr w:type="spellEnd"/>
      <w:r>
        <w:t xml:space="preserve"> functional module, but an infrastructure </w:t>
      </w:r>
      <w:r w:rsidR="00222F92">
        <w:t>element</w:t>
      </w:r>
      <w:r w:rsidR="00F62359">
        <w:t xml:space="preserve"> to manage a Docker registry (</w:t>
      </w:r>
      <w:r w:rsidR="00E2346D">
        <w:t>Docker images storage)</w:t>
      </w:r>
      <w:r w:rsidR="00222F92">
        <w:t>.</w:t>
      </w:r>
    </w:p>
    <w:p w14:paraId="35AF0BC2" w14:textId="306AA549" w:rsidR="00FC6E4E" w:rsidRDefault="00FC6E4E" w:rsidP="00C17488"/>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FC6E4E" w14:paraId="1F883251" w14:textId="77777777" w:rsidTr="001C6ED4">
        <w:tc>
          <w:tcPr>
            <w:tcW w:w="2698" w:type="dxa"/>
          </w:tcPr>
          <w:p w14:paraId="532087EB" w14:textId="77777777" w:rsidR="00FC6E4E" w:rsidRDefault="00FC6E4E" w:rsidP="001C6ED4">
            <w:pPr>
              <w:rPr>
                <w:b/>
                <w:bCs/>
              </w:rPr>
            </w:pPr>
            <w:r>
              <w:rPr>
                <w:b/>
                <w:bCs/>
              </w:rPr>
              <w:t>Architecture Component</w:t>
            </w:r>
          </w:p>
        </w:tc>
        <w:tc>
          <w:tcPr>
            <w:tcW w:w="5661" w:type="dxa"/>
          </w:tcPr>
          <w:p w14:paraId="220B1DF0" w14:textId="77777777" w:rsidR="00FC6E4E" w:rsidRDefault="00FC6E4E" w:rsidP="001C6ED4">
            <w:pPr>
              <w:rPr>
                <w:b/>
                <w:bCs/>
              </w:rPr>
            </w:pPr>
            <w:r>
              <w:rPr>
                <w:b/>
                <w:bCs/>
              </w:rPr>
              <w:t>Component Elements</w:t>
            </w:r>
          </w:p>
        </w:tc>
      </w:tr>
      <w:tr w:rsidR="00FC6E4E" w14:paraId="2DF36A46" w14:textId="77777777" w:rsidTr="001C6ED4">
        <w:tc>
          <w:tcPr>
            <w:tcW w:w="2698" w:type="dxa"/>
          </w:tcPr>
          <w:p w14:paraId="46FF14C2" w14:textId="77777777" w:rsidR="00FC6E4E" w:rsidRDefault="00FC6E4E" w:rsidP="001C6ED4">
            <w:r>
              <w:t>Database Server</w:t>
            </w:r>
          </w:p>
        </w:tc>
        <w:tc>
          <w:tcPr>
            <w:tcW w:w="5661" w:type="dxa"/>
          </w:tcPr>
          <w:p w14:paraId="42CC2D52" w14:textId="068247D0" w:rsidR="00FC6E4E" w:rsidRDefault="00FC6E4E" w:rsidP="001C6ED4">
            <w:proofErr w:type="spellStart"/>
            <w:r>
              <w:t>Postgresql</w:t>
            </w:r>
            <w:proofErr w:type="spellEnd"/>
            <w:r w:rsidR="00B8572C">
              <w:t xml:space="preserve"> or </w:t>
            </w:r>
            <w:r>
              <w:t>MySQL</w:t>
            </w:r>
            <w:r w:rsidR="00B8572C">
              <w:t xml:space="preserve"> (default) =&gt; </w:t>
            </w:r>
            <w:proofErr w:type="spellStart"/>
            <w:r w:rsidR="00B8572C">
              <w:t>Citus</w:t>
            </w:r>
            <w:proofErr w:type="spellEnd"/>
            <w:r w:rsidR="00B8572C">
              <w:t>/PostgreSQL</w:t>
            </w:r>
          </w:p>
        </w:tc>
      </w:tr>
      <w:tr w:rsidR="00FC6E4E" w14:paraId="3EA61E20" w14:textId="77777777" w:rsidTr="001C6ED4">
        <w:tc>
          <w:tcPr>
            <w:tcW w:w="2698" w:type="dxa"/>
          </w:tcPr>
          <w:p w14:paraId="6E40BDD8" w14:textId="4A32D62E" w:rsidR="00FC6E4E" w:rsidRDefault="00FC6E4E" w:rsidP="001C6ED4">
            <w:r>
              <w:t>Application</w:t>
            </w:r>
          </w:p>
        </w:tc>
        <w:tc>
          <w:tcPr>
            <w:tcW w:w="5661" w:type="dxa"/>
          </w:tcPr>
          <w:p w14:paraId="787DA1C3" w14:textId="0561C90C" w:rsidR="00945258" w:rsidRDefault="00945258" w:rsidP="00B8572C">
            <w:r>
              <w:t>Docker Registry</w:t>
            </w:r>
          </w:p>
          <w:p w14:paraId="784EC710" w14:textId="1083A4C6" w:rsidR="00FC6E4E" w:rsidRDefault="00B8572C" w:rsidP="00B8572C">
            <w:r w:rsidRPr="00C91847">
              <w:t>NGINX</w:t>
            </w:r>
            <w:r w:rsidR="00C91847">
              <w:rPr>
                <w:b/>
              </w:rPr>
              <w:t xml:space="preserve"> </w:t>
            </w:r>
            <w:r w:rsidR="00C91847" w:rsidRPr="00C91847">
              <w:t>or</w:t>
            </w:r>
            <w:r w:rsidR="00C91847">
              <w:rPr>
                <w:b/>
              </w:rPr>
              <w:t xml:space="preserve"> </w:t>
            </w:r>
            <w:hyperlink r:id="rId42" w:history="1">
              <w:r w:rsidR="00C91847" w:rsidRPr="00EA7075">
                <w:rPr>
                  <w:rStyle w:val="Lienhypertexte"/>
                  <w:b/>
                </w:rPr>
                <w:t>Puma</w:t>
              </w:r>
            </w:hyperlink>
            <w:r w:rsidR="00C91847">
              <w:rPr>
                <w:b/>
              </w:rPr>
              <w:t xml:space="preserve"> </w:t>
            </w:r>
            <w:r w:rsidR="00C91847" w:rsidRPr="00C91847">
              <w:t>(Ruby web server)</w:t>
            </w:r>
          </w:p>
          <w:p w14:paraId="03DC89FB" w14:textId="38EB72A8" w:rsidR="00B8572C" w:rsidRDefault="00D67108" w:rsidP="00B8572C">
            <w:r>
              <w:t>Portus</w:t>
            </w:r>
            <w:r w:rsidR="00945258">
              <w:t xml:space="preserve"> web UI</w:t>
            </w:r>
            <w:r>
              <w:t xml:space="preserve"> (developed in Ruby)</w:t>
            </w:r>
          </w:p>
        </w:tc>
      </w:tr>
    </w:tbl>
    <w:p w14:paraId="0653A6AF" w14:textId="05DE9775" w:rsidR="00FC6E4E" w:rsidRDefault="00FC6E4E" w:rsidP="00C17488">
      <w:r>
        <w:br w:type="textWrapping" w:clear="all"/>
      </w:r>
    </w:p>
    <w:p w14:paraId="7640C6AD" w14:textId="0AD519B6" w:rsidR="00C17488" w:rsidRDefault="00945258" w:rsidP="00C17488">
      <w:r>
        <w:t>Portus provides mainly authentication towards a Docker registry, which ha</w:t>
      </w:r>
      <w:r w:rsidR="004E2F11">
        <w:t>ve</w:t>
      </w:r>
      <w:r>
        <w:t xml:space="preserve"> to be started in a container</w:t>
      </w:r>
      <w:r w:rsidR="00F90E7E">
        <w:t xml:space="preserve">: </w:t>
      </w:r>
      <w:hyperlink r:id="rId43" w:anchor="copy-an-image-from-docker-hub-to-your-registry" w:history="1">
        <w:r w:rsidR="00F90E7E" w:rsidRPr="00F90E7E">
          <w:rPr>
            <w:rStyle w:val="Lienhypertexte"/>
          </w:rPr>
          <w:t>Docker documentation</w:t>
        </w:r>
      </w:hyperlink>
      <w:r>
        <w:t>.</w:t>
      </w:r>
    </w:p>
    <w:p w14:paraId="2C4817A9" w14:textId="62ABAD4C" w:rsidR="00E73E6A" w:rsidRDefault="00E73E6A" w:rsidP="00C17488">
      <w:r>
        <w:t>Portus and the docker registry will be deployed as services, through a Docker compose or stack file</w:t>
      </w:r>
      <w:r w:rsidR="00EF5CF8">
        <w:t xml:space="preserve">: </w:t>
      </w:r>
      <w:hyperlink r:id="rId44" w:history="1">
        <w:r w:rsidR="00EF5CF8" w:rsidRPr="00EF5CF8">
          <w:rPr>
            <w:rStyle w:val="Lienhypertexte"/>
          </w:rPr>
          <w:t>exampl</w:t>
        </w:r>
        <w:r w:rsidR="00EF5CF8">
          <w:rPr>
            <w:rStyle w:val="Lienhypertexte"/>
          </w:rPr>
          <w:t>e of secure compose fil</w:t>
        </w:r>
        <w:r w:rsidR="00EF5CF8" w:rsidRPr="00EF5CF8">
          <w:rPr>
            <w:rStyle w:val="Lienhypertexte"/>
          </w:rPr>
          <w:t>e</w:t>
        </w:r>
      </w:hyperlink>
      <w:r w:rsidR="00EF5CF8">
        <w:t xml:space="preserve"> </w:t>
      </w:r>
    </w:p>
    <w:p w14:paraId="674C4528" w14:textId="6AB8EE01" w:rsidR="00945258" w:rsidRDefault="00945258" w:rsidP="00C17488"/>
    <w:p w14:paraId="538F8783" w14:textId="58D8C858" w:rsidR="00945258" w:rsidRDefault="00945258" w:rsidP="00C17488">
      <w:r>
        <w:lastRenderedPageBreak/>
        <w:t xml:space="preserve">There’s no </w:t>
      </w:r>
      <w:r w:rsidR="00B23CFC">
        <w:t xml:space="preserve">real </w:t>
      </w:r>
      <w:r>
        <w:t>need of scalability for this component, only fault tolerance and high availability</w:t>
      </w:r>
      <w:r w:rsidR="004E2F11">
        <w:t xml:space="preserve"> are required</w:t>
      </w:r>
      <w:r w:rsidR="00E7584F">
        <w:t>.</w:t>
      </w:r>
    </w:p>
    <w:p w14:paraId="7D8EC6FC" w14:textId="076E3762" w:rsidR="00EF5CF8" w:rsidRDefault="00EF5CF8" w:rsidP="00C17488">
      <w:r>
        <w:t xml:space="preserve">It should be installed on </w:t>
      </w:r>
      <w:r w:rsidR="00765830">
        <w:t>each</w:t>
      </w:r>
      <w:r>
        <w:t xml:space="preserve"> Swarm manager node</w:t>
      </w:r>
      <w:r w:rsidR="00C91847">
        <w:t>.</w:t>
      </w:r>
    </w:p>
    <w:p w14:paraId="2E12C745" w14:textId="77777777" w:rsidR="00C17488" w:rsidRDefault="00C17488" w:rsidP="00C17488">
      <w:pPr>
        <w:pStyle w:val="Titre3"/>
      </w:pPr>
      <w:bookmarkStart w:id="147" w:name="_Toc499823534"/>
      <w:bookmarkStart w:id="148" w:name="_Toc499823672"/>
      <w:r>
        <w:t>Docker Swarm Management Component</w:t>
      </w:r>
      <w:bookmarkEnd w:id="147"/>
      <w:bookmarkEnd w:id="148"/>
    </w:p>
    <w:p w14:paraId="2173759D" w14:textId="77777777" w:rsidR="00C17488" w:rsidRDefault="00C17488" w:rsidP="00C17488">
      <w:r>
        <w:t>Swarm manager is the orchestrator of the services based on the components of the platform.</w:t>
      </w:r>
    </w:p>
    <w:p w14:paraId="6573CFD1" w14:textId="42958C9B" w:rsidR="00C17488" w:rsidRDefault="00C17488" w:rsidP="00C17488">
      <w:r>
        <w:t>It’s part of Docker software suite.</w:t>
      </w:r>
    </w:p>
    <w:p w14:paraId="7E3FE44E" w14:textId="2C364EA1" w:rsidR="00F62359" w:rsidRDefault="00F62359" w:rsidP="00C17488">
      <w:r>
        <w:t>Swarm is c</w:t>
      </w:r>
      <w:r w:rsidRPr="00F62359">
        <w:t>luster management integrated with Docker Engine</w:t>
      </w:r>
      <w:r>
        <w:t xml:space="preserve"> (appeared in version 1.12)</w:t>
      </w:r>
    </w:p>
    <w:p w14:paraId="26F85F37" w14:textId="5976E936" w:rsidR="00C17488" w:rsidRDefault="00C17488" w:rsidP="00C17488">
      <w:r>
        <w:t>To insure high availabilit</w:t>
      </w:r>
      <w:r w:rsidR="00EE7836">
        <w:t>y several D</w:t>
      </w:r>
      <w:r>
        <w:t>ocker nodes should be swa</w:t>
      </w:r>
      <w:r w:rsidR="00E73E6A">
        <w:t>rm manager</w:t>
      </w:r>
      <w:r>
        <w:t>, at the minimum one in each of the 3 DCs, there’s no real need of scalability, since it’s an internal orchestration management interface.</w:t>
      </w:r>
    </w:p>
    <w:p w14:paraId="41DDA8F7" w14:textId="7E25DDD8" w:rsidR="004B2A01" w:rsidRDefault="004B2A01" w:rsidP="00C17488"/>
    <w:p w14:paraId="0DBCB40A" w14:textId="1CCF367E" w:rsidR="004B2A01" w:rsidRDefault="00DA2A84" w:rsidP="00C17488">
      <w:r>
        <w:t xml:space="preserve">Even </w:t>
      </w:r>
      <w:r w:rsidR="00127CCF">
        <w:t>the choice is to setup the platform using Docker Swarm</w:t>
      </w:r>
      <w:r w:rsidR="00D216AD">
        <w:t xml:space="preserve"> via Docker CLI</w:t>
      </w:r>
      <w:r w:rsidR="00127CCF">
        <w:t xml:space="preserve">, it could be valuable to use a container management solution such as </w:t>
      </w:r>
      <w:hyperlink r:id="rId45" w:history="1">
        <w:r w:rsidR="00127CCF" w:rsidRPr="00871BE1">
          <w:rPr>
            <w:rStyle w:val="Lienhypertexte"/>
          </w:rPr>
          <w:t>Rancher</w:t>
        </w:r>
      </w:hyperlink>
    </w:p>
    <w:p w14:paraId="2169961A" w14:textId="4BD4F63E" w:rsidR="00C17488" w:rsidRDefault="00871BE1" w:rsidP="00C17488">
      <w:r w:rsidRPr="00871BE1">
        <w:t xml:space="preserve">Rancher is a complete container management </w:t>
      </w:r>
      <w:r>
        <w:t xml:space="preserve">open-source </w:t>
      </w:r>
      <w:r w:rsidRPr="00871BE1">
        <w:t xml:space="preserve">platform that makes managing and using containers in production </w:t>
      </w:r>
      <w:proofErr w:type="gramStart"/>
      <w:r w:rsidRPr="00871BE1">
        <w:t>really easy</w:t>
      </w:r>
      <w:proofErr w:type="gramEnd"/>
      <w:r w:rsidRPr="00871BE1">
        <w:t>.</w:t>
      </w:r>
    </w:p>
    <w:p w14:paraId="43F782AA" w14:textId="729601A7" w:rsidR="00871BE1" w:rsidRDefault="008847AF" w:rsidP="00C17488">
      <w:r>
        <w:t>It allows to deploy services stacks over several Docker orchestration tools such as: Kubernetes, Swarm, Mesos.</w:t>
      </w:r>
    </w:p>
    <w:p w14:paraId="7FCA67B0" w14:textId="15B72A3F" w:rsidR="008847AF" w:rsidRDefault="008847AF" w:rsidP="00C17488">
      <w:r>
        <w:t xml:space="preserve">It allows </w:t>
      </w:r>
      <w:r w:rsidRPr="008847AF">
        <w:t>adding hosts directly from cloud providers or adding a host that’s already been prov</w:t>
      </w:r>
      <w:r>
        <w:t>isioned. For cloud providers, hos</w:t>
      </w:r>
      <w:r w:rsidR="00D10440">
        <w:t>t</w:t>
      </w:r>
      <w:r>
        <w:t xml:space="preserve"> are</w:t>
      </w:r>
      <w:r w:rsidRPr="008847AF">
        <w:t xml:space="preserve"> provision</w:t>
      </w:r>
      <w:r>
        <w:t>ed</w:t>
      </w:r>
      <w:r w:rsidRPr="008847AF">
        <w:t xml:space="preserve"> using docker-machine and support any images that docker-machine supports.</w:t>
      </w:r>
    </w:p>
    <w:p w14:paraId="01FEA87C" w14:textId="7935F0B4" w:rsidR="00DD6D91" w:rsidRDefault="00DD6D91" w:rsidP="00C17488"/>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DD6D91" w14:paraId="4B8CCFF7" w14:textId="77777777" w:rsidTr="00DD6D91">
        <w:tc>
          <w:tcPr>
            <w:tcW w:w="2698" w:type="dxa"/>
          </w:tcPr>
          <w:p w14:paraId="73D3C98D" w14:textId="77777777" w:rsidR="00DD6D91" w:rsidRDefault="00DD6D91" w:rsidP="00DD6D91">
            <w:pPr>
              <w:rPr>
                <w:b/>
                <w:bCs/>
              </w:rPr>
            </w:pPr>
            <w:r>
              <w:rPr>
                <w:b/>
                <w:bCs/>
              </w:rPr>
              <w:t>Architecture Component</w:t>
            </w:r>
          </w:p>
        </w:tc>
        <w:tc>
          <w:tcPr>
            <w:tcW w:w="5661" w:type="dxa"/>
          </w:tcPr>
          <w:p w14:paraId="1EE82980" w14:textId="77777777" w:rsidR="00DD6D91" w:rsidRDefault="00DD6D91" w:rsidP="00DD6D91">
            <w:pPr>
              <w:rPr>
                <w:b/>
                <w:bCs/>
              </w:rPr>
            </w:pPr>
            <w:r>
              <w:rPr>
                <w:b/>
                <w:bCs/>
              </w:rPr>
              <w:t>Component Elements</w:t>
            </w:r>
          </w:p>
        </w:tc>
      </w:tr>
      <w:tr w:rsidR="00DD6D91" w14:paraId="0F3406E5" w14:textId="77777777" w:rsidTr="00DD6D91">
        <w:tc>
          <w:tcPr>
            <w:tcW w:w="2698" w:type="dxa"/>
          </w:tcPr>
          <w:p w14:paraId="741326F8" w14:textId="77777777" w:rsidR="00DD6D91" w:rsidRDefault="00DD6D91" w:rsidP="00DD6D91">
            <w:r>
              <w:t>Database Server</w:t>
            </w:r>
          </w:p>
        </w:tc>
        <w:tc>
          <w:tcPr>
            <w:tcW w:w="5661" w:type="dxa"/>
          </w:tcPr>
          <w:p w14:paraId="1DCAFC0B" w14:textId="63717607" w:rsidR="00DD6D91" w:rsidRDefault="00DD6D91" w:rsidP="00DD6D91">
            <w:r>
              <w:t>MySQL</w:t>
            </w:r>
            <w:r w:rsidR="002650C8">
              <w:t xml:space="preserve"> (default)</w:t>
            </w:r>
          </w:p>
        </w:tc>
      </w:tr>
      <w:tr w:rsidR="00DD6D91" w14:paraId="6052D24C" w14:textId="77777777" w:rsidTr="00DD6D91">
        <w:tc>
          <w:tcPr>
            <w:tcW w:w="2698" w:type="dxa"/>
          </w:tcPr>
          <w:p w14:paraId="59F92AF3" w14:textId="77777777" w:rsidR="00DD6D91" w:rsidRDefault="00DD6D91" w:rsidP="00DD6D91">
            <w:r>
              <w:t>Applications</w:t>
            </w:r>
          </w:p>
        </w:tc>
        <w:tc>
          <w:tcPr>
            <w:tcW w:w="5661" w:type="dxa"/>
          </w:tcPr>
          <w:p w14:paraId="0B724334" w14:textId="77777777" w:rsidR="00DD6D91" w:rsidRDefault="00DD6D91" w:rsidP="00DD6D91">
            <w:r>
              <w:t>Rancher server</w:t>
            </w:r>
          </w:p>
          <w:p w14:paraId="149333BB" w14:textId="77777777" w:rsidR="00DD6D91" w:rsidRDefault="00DD6D91" w:rsidP="00DD6D91">
            <w:r>
              <w:t xml:space="preserve">Rancher UI </w:t>
            </w:r>
          </w:p>
          <w:p w14:paraId="3ADD8C0E" w14:textId="69377587" w:rsidR="00DD6D91" w:rsidRDefault="00DD6D91" w:rsidP="00DD6D91">
            <w:r>
              <w:t xml:space="preserve">all in one Docker container </w:t>
            </w:r>
          </w:p>
        </w:tc>
      </w:tr>
    </w:tbl>
    <w:p w14:paraId="25602506" w14:textId="77777777" w:rsidR="00DD6D91" w:rsidRDefault="00DD6D91" w:rsidP="00C17488"/>
    <w:p w14:paraId="256D12F7" w14:textId="77777777" w:rsidR="008847AF" w:rsidRDefault="008847AF" w:rsidP="00C17488"/>
    <w:p w14:paraId="0234926C" w14:textId="04C566B9" w:rsidR="008847AF" w:rsidRDefault="008847AF" w:rsidP="00C17488"/>
    <w:p w14:paraId="5C5B897B" w14:textId="078998E0" w:rsidR="00D10440" w:rsidRDefault="00D10440" w:rsidP="00C17488"/>
    <w:p w14:paraId="44BA7E59" w14:textId="44FCA8A2" w:rsidR="00D10440" w:rsidRDefault="00D10440" w:rsidP="00C17488"/>
    <w:p w14:paraId="2BDE2F83" w14:textId="77777777" w:rsidR="00D10440" w:rsidRDefault="00D10440" w:rsidP="00C17488"/>
    <w:p w14:paraId="4397D81C" w14:textId="1DC96C0F" w:rsidR="00D10440" w:rsidRDefault="00D10440" w:rsidP="00C17488"/>
    <w:p w14:paraId="3DC8555C" w14:textId="77777777" w:rsidR="002D7C8C" w:rsidRDefault="003F7740" w:rsidP="0047663D">
      <w:pPr>
        <w:pStyle w:val="Titre3"/>
        <w:numPr>
          <w:ilvl w:val="2"/>
          <w:numId w:val="17"/>
        </w:numPr>
      </w:pPr>
      <w:bookmarkStart w:id="149" w:name="_Toc499823535"/>
      <w:bookmarkStart w:id="150" w:name="_Toc499823673"/>
      <w:r>
        <w:t>Security Component</w:t>
      </w:r>
      <w:r w:rsidR="00F6725F">
        <w:t xml:space="preserve"> IDM GE</w:t>
      </w:r>
      <w:bookmarkEnd w:id="149"/>
      <w:bookmarkEnd w:id="150"/>
    </w:p>
    <w:p w14:paraId="497F86F5" w14:textId="77777777" w:rsidR="002D7C8C" w:rsidRDefault="003F7740" w:rsidP="002D7C8C">
      <w:r>
        <w:t xml:space="preserve">This component is </w:t>
      </w:r>
      <w:r w:rsidR="00416418">
        <w:t xml:space="preserve">the </w:t>
      </w:r>
      <w:proofErr w:type="spellStart"/>
      <w:r w:rsidR="00416418">
        <w:t>Fiware</w:t>
      </w:r>
      <w:proofErr w:type="spellEnd"/>
      <w:r w:rsidR="00416418">
        <w:t xml:space="preserve"> GE </w:t>
      </w:r>
      <w:r>
        <w:t xml:space="preserve">responsible for </w:t>
      </w:r>
      <w:proofErr w:type="spellStart"/>
      <w:r>
        <w:t>Fiware</w:t>
      </w:r>
      <w:proofErr w:type="spellEnd"/>
      <w:r>
        <w:t xml:space="preserve"> platform global user identity &amp; access rights management</w:t>
      </w:r>
    </w:p>
    <w:p w14:paraId="3C694B5B" w14:textId="77777777" w:rsidR="00416418" w:rsidRDefault="00416418" w:rsidP="002D7C8C">
      <w:r>
        <w:t xml:space="preserve">It is composed of 3 elements: </w:t>
      </w:r>
    </w:p>
    <w:p w14:paraId="2E7CC08B" w14:textId="77777777" w:rsidR="00416418" w:rsidRDefault="005B7B3E" w:rsidP="0047663D">
      <w:pPr>
        <w:pStyle w:val="Paragraphedeliste"/>
        <w:numPr>
          <w:ilvl w:val="0"/>
          <w:numId w:val="14"/>
        </w:numPr>
      </w:pPr>
      <w:r>
        <w:t xml:space="preserve">the Identity Manager GE, </w:t>
      </w:r>
      <w:r w:rsidR="00D72124">
        <w:t xml:space="preserve">in </w:t>
      </w:r>
      <w:proofErr w:type="spellStart"/>
      <w:r w:rsidR="00D72124">
        <w:rPr>
          <w:lang w:val="en-GB"/>
        </w:rPr>
        <w:t>fiware</w:t>
      </w:r>
      <w:proofErr w:type="spellEnd"/>
      <w:r w:rsidR="00D72124">
        <w:rPr>
          <w:lang w:val="en-GB"/>
        </w:rPr>
        <w:t xml:space="preserve"> </w:t>
      </w:r>
      <w:proofErr w:type="spellStart"/>
      <w:r w:rsidR="00D72124">
        <w:rPr>
          <w:lang w:val="en-GB"/>
        </w:rPr>
        <w:t>catalog</w:t>
      </w:r>
      <w:proofErr w:type="spellEnd"/>
      <w:r w:rsidRPr="00ED7967">
        <w:rPr>
          <w:lang w:val="en-GB"/>
        </w:rPr>
        <w:t xml:space="preserve">: </w:t>
      </w:r>
      <w:hyperlink r:id="rId46" w:history="1">
        <w:proofErr w:type="spellStart"/>
        <w:r w:rsidR="00D72124" w:rsidRPr="00D72124">
          <w:rPr>
            <w:rStyle w:val="Lienhypertexte"/>
            <w:lang w:val="en-GB"/>
          </w:rPr>
          <w:t>Keyrock</w:t>
        </w:r>
        <w:proofErr w:type="spellEnd"/>
      </w:hyperlink>
    </w:p>
    <w:p w14:paraId="02F37036" w14:textId="77777777" w:rsidR="00ED7967" w:rsidRDefault="00ED7967" w:rsidP="0047663D">
      <w:pPr>
        <w:pStyle w:val="Paragraphedeliste"/>
        <w:numPr>
          <w:ilvl w:val="0"/>
          <w:numId w:val="14"/>
        </w:numPr>
      </w:pPr>
      <w:r>
        <w:t xml:space="preserve">the </w:t>
      </w:r>
      <w:r w:rsidR="00416418" w:rsidRPr="00416418">
        <w:t>Access Control GE</w:t>
      </w:r>
      <w:r>
        <w:t xml:space="preserve">, </w:t>
      </w:r>
      <w:r w:rsidR="00D72124">
        <w:t xml:space="preserve">in </w:t>
      </w:r>
      <w:proofErr w:type="spellStart"/>
      <w:r w:rsidR="00D72124">
        <w:rPr>
          <w:lang w:val="en-GB"/>
        </w:rPr>
        <w:t>fiware</w:t>
      </w:r>
      <w:proofErr w:type="spellEnd"/>
      <w:r w:rsidR="00D72124">
        <w:rPr>
          <w:lang w:val="en-GB"/>
        </w:rPr>
        <w:t xml:space="preserve"> </w:t>
      </w:r>
      <w:proofErr w:type="spellStart"/>
      <w:r w:rsidR="00D72124">
        <w:rPr>
          <w:lang w:val="en-GB"/>
        </w:rPr>
        <w:t>catalog</w:t>
      </w:r>
      <w:proofErr w:type="spellEnd"/>
      <w:r w:rsidRPr="00ED7967">
        <w:rPr>
          <w:lang w:val="en-GB"/>
        </w:rPr>
        <w:t>:</w:t>
      </w:r>
      <w:r w:rsidR="00D72124">
        <w:rPr>
          <w:lang w:val="en-GB"/>
        </w:rPr>
        <w:t xml:space="preserve"> </w:t>
      </w:r>
      <w:hyperlink r:id="rId47" w:history="1">
        <w:proofErr w:type="spellStart"/>
        <w:r w:rsidR="00D72124" w:rsidRPr="00D72124">
          <w:rPr>
            <w:rStyle w:val="Lienhypertexte"/>
          </w:rPr>
          <w:t>AuthZForce</w:t>
        </w:r>
        <w:proofErr w:type="spellEnd"/>
      </w:hyperlink>
      <w:r>
        <w:rPr>
          <w:lang w:val="en-GB"/>
        </w:rPr>
        <w:t xml:space="preserve"> </w:t>
      </w:r>
      <w:r w:rsidR="00CB280B">
        <w:rPr>
          <w:lang w:val="en-GB"/>
        </w:rPr>
        <w:t>(works with PEP Proxy)</w:t>
      </w:r>
    </w:p>
    <w:p w14:paraId="502487AE" w14:textId="77777777" w:rsidR="00416418" w:rsidRDefault="00D72124" w:rsidP="0047663D">
      <w:pPr>
        <w:pStyle w:val="Paragraphedeliste"/>
        <w:numPr>
          <w:ilvl w:val="0"/>
          <w:numId w:val="14"/>
        </w:numPr>
      </w:pPr>
      <w:r>
        <w:t>GE module to</w:t>
      </w:r>
      <w:r w:rsidR="00E90DD4">
        <w:t xml:space="preserve"> </w:t>
      </w:r>
      <w:r>
        <w:t xml:space="preserve">add </w:t>
      </w:r>
      <w:r w:rsidR="00E90DD4">
        <w:t xml:space="preserve">security to </w:t>
      </w:r>
      <w:r w:rsidR="00E90DD4" w:rsidRPr="00E90DD4">
        <w:t>backend applications</w:t>
      </w:r>
      <w:r w:rsidR="00ED7967">
        <w:t xml:space="preserve">, </w:t>
      </w:r>
      <w:r>
        <w:t xml:space="preserve">in </w:t>
      </w:r>
      <w:proofErr w:type="spellStart"/>
      <w:r>
        <w:rPr>
          <w:lang w:val="en-GB"/>
        </w:rPr>
        <w:t>fiware</w:t>
      </w:r>
      <w:proofErr w:type="spellEnd"/>
      <w:r>
        <w:rPr>
          <w:lang w:val="en-GB"/>
        </w:rPr>
        <w:t xml:space="preserve"> </w:t>
      </w:r>
      <w:proofErr w:type="spellStart"/>
      <w:r>
        <w:rPr>
          <w:lang w:val="en-GB"/>
        </w:rPr>
        <w:t>catalog</w:t>
      </w:r>
      <w:proofErr w:type="spellEnd"/>
      <w:r w:rsidR="00ED7967">
        <w:t xml:space="preserve">: </w:t>
      </w:r>
      <w:hyperlink r:id="rId48" w:history="1">
        <w:r w:rsidRPr="00D72124">
          <w:rPr>
            <w:rStyle w:val="Lienhypertexte"/>
          </w:rPr>
          <w:t>PEP Proxy</w:t>
        </w:r>
      </w:hyperlink>
      <w:r>
        <w:t xml:space="preserve"> </w:t>
      </w:r>
    </w:p>
    <w:p w14:paraId="247603AB" w14:textId="77777777" w:rsidR="00ED7967" w:rsidRDefault="00ED7967" w:rsidP="00ED7967">
      <w:pPr>
        <w:ind w:left="360"/>
      </w:pPr>
    </w:p>
    <w:p w14:paraId="5E777F5A" w14:textId="77777777" w:rsidR="002D7C8C" w:rsidRPr="00ED7967" w:rsidRDefault="002D7C8C" w:rsidP="002D7C8C">
      <w:pPr>
        <w:rPr>
          <w:lang w:val="en-GB"/>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2D7C8C" w14:paraId="1377A0C2" w14:textId="77777777" w:rsidTr="008E0EF8">
        <w:tc>
          <w:tcPr>
            <w:tcW w:w="2698" w:type="dxa"/>
          </w:tcPr>
          <w:p w14:paraId="295D7D6F" w14:textId="77777777" w:rsidR="002D7C8C" w:rsidRDefault="002D7C8C" w:rsidP="0089494C">
            <w:pPr>
              <w:rPr>
                <w:b/>
                <w:bCs/>
              </w:rPr>
            </w:pPr>
            <w:r>
              <w:rPr>
                <w:b/>
                <w:bCs/>
              </w:rPr>
              <w:t>Architecture Component</w:t>
            </w:r>
          </w:p>
        </w:tc>
        <w:tc>
          <w:tcPr>
            <w:tcW w:w="5661" w:type="dxa"/>
          </w:tcPr>
          <w:p w14:paraId="02A1C7B8" w14:textId="77777777" w:rsidR="002D7C8C" w:rsidRDefault="002D7C8C" w:rsidP="0089494C">
            <w:pPr>
              <w:rPr>
                <w:b/>
                <w:bCs/>
              </w:rPr>
            </w:pPr>
            <w:r>
              <w:rPr>
                <w:b/>
                <w:bCs/>
              </w:rPr>
              <w:t>Component Elements</w:t>
            </w:r>
          </w:p>
        </w:tc>
      </w:tr>
      <w:tr w:rsidR="002D7C8C" w14:paraId="6A7C246B" w14:textId="77777777" w:rsidTr="008E0EF8">
        <w:tc>
          <w:tcPr>
            <w:tcW w:w="2698" w:type="dxa"/>
          </w:tcPr>
          <w:p w14:paraId="6F5EEDD2" w14:textId="77777777" w:rsidR="002D7C8C" w:rsidRDefault="002D7C8C" w:rsidP="0089494C">
            <w:r>
              <w:t>Database Server</w:t>
            </w:r>
          </w:p>
        </w:tc>
        <w:tc>
          <w:tcPr>
            <w:tcW w:w="5661" w:type="dxa"/>
          </w:tcPr>
          <w:p w14:paraId="27D67CBD" w14:textId="77777777" w:rsidR="002D7C8C" w:rsidRDefault="009D7CA7" w:rsidP="0089494C">
            <w:r>
              <w:t xml:space="preserve">changed to </w:t>
            </w:r>
            <w:proofErr w:type="spellStart"/>
            <w:r>
              <w:t>Postgresql</w:t>
            </w:r>
            <w:proofErr w:type="spellEnd"/>
            <w:r w:rsidR="00090977">
              <w:t>/</w:t>
            </w:r>
            <w:proofErr w:type="spellStart"/>
            <w:r w:rsidR="00090977">
              <w:t>Citus</w:t>
            </w:r>
            <w:proofErr w:type="spellEnd"/>
            <w:r w:rsidR="008E0EF8">
              <w:t xml:space="preserve"> cluster</w:t>
            </w:r>
            <w:r>
              <w:t xml:space="preserve"> instead of MySQL</w:t>
            </w:r>
          </w:p>
        </w:tc>
      </w:tr>
      <w:tr w:rsidR="002D7C8C" w14:paraId="00A3635B" w14:textId="77777777" w:rsidTr="008E0EF8">
        <w:tc>
          <w:tcPr>
            <w:tcW w:w="2698" w:type="dxa"/>
          </w:tcPr>
          <w:p w14:paraId="378DFAD5" w14:textId="77777777" w:rsidR="002D7C8C" w:rsidRDefault="002D7C8C" w:rsidP="0089494C">
            <w:r>
              <w:t>Application</w:t>
            </w:r>
            <w:r w:rsidR="00E90DD4">
              <w:t>s</w:t>
            </w:r>
          </w:p>
        </w:tc>
        <w:tc>
          <w:tcPr>
            <w:tcW w:w="5661" w:type="dxa"/>
          </w:tcPr>
          <w:p w14:paraId="5CDC8EAD" w14:textId="77777777" w:rsidR="002D7C8C" w:rsidRDefault="009D7CA7" w:rsidP="0089494C">
            <w:proofErr w:type="spellStart"/>
            <w:r>
              <w:t>Keyrock</w:t>
            </w:r>
            <w:proofErr w:type="spellEnd"/>
            <w:r>
              <w:t xml:space="preserve"> (</w:t>
            </w:r>
            <w:r w:rsidR="00410691">
              <w:t xml:space="preserve">Keystone </w:t>
            </w:r>
            <w:r>
              <w:t xml:space="preserve">API backend + front-end: Horizon </w:t>
            </w:r>
            <w:r w:rsidR="009A38D3">
              <w:t>Django based application</w:t>
            </w:r>
            <w:r>
              <w:t>)</w:t>
            </w:r>
          </w:p>
          <w:p w14:paraId="145A5FC3" w14:textId="77777777" w:rsidR="009D7CA7" w:rsidRDefault="009D7CA7" w:rsidP="0089494C">
            <w:proofErr w:type="spellStart"/>
            <w:r>
              <w:t>AuthZforce</w:t>
            </w:r>
            <w:proofErr w:type="spellEnd"/>
          </w:p>
          <w:p w14:paraId="47CC3894" w14:textId="1626AFDB" w:rsidR="009D7CA7" w:rsidRDefault="008638BB" w:rsidP="0089494C">
            <w:r>
              <w:t>PEP Proxy</w:t>
            </w:r>
          </w:p>
        </w:tc>
      </w:tr>
    </w:tbl>
    <w:p w14:paraId="17274884" w14:textId="77777777" w:rsidR="002D7C8C" w:rsidRDefault="0089494C" w:rsidP="002D7C8C">
      <w:r>
        <w:br w:type="textWrapping" w:clear="all"/>
      </w:r>
    </w:p>
    <w:p w14:paraId="5915BB1B" w14:textId="5097AA36" w:rsidR="00FA7B54" w:rsidRDefault="00C739AA" w:rsidP="002D7C8C">
      <w:r>
        <w:t>The</w:t>
      </w:r>
      <w:r w:rsidR="00FA7B54">
        <w:t xml:space="preserve"> </w:t>
      </w:r>
      <w:r w:rsidR="00410691">
        <w:t xml:space="preserve">security </w:t>
      </w:r>
      <w:r w:rsidR="00FA7B54">
        <w:t xml:space="preserve">component </w:t>
      </w:r>
      <w:r w:rsidR="00410691">
        <w:t xml:space="preserve">is central to the platform, </w:t>
      </w:r>
      <w:r>
        <w:t xml:space="preserve">and so, </w:t>
      </w:r>
      <w:r w:rsidR="00FA7B54">
        <w:t>used b</w:t>
      </w:r>
      <w:r w:rsidR="00410691">
        <w:t>y most of other</w:t>
      </w:r>
      <w:r w:rsidR="00FA7B54">
        <w:t xml:space="preserve"> components from the platform to provide them authentication </w:t>
      </w:r>
      <w:r w:rsidR="00410691">
        <w:t xml:space="preserve">and authorization </w:t>
      </w:r>
      <w:r w:rsidR="00FA7B54">
        <w:t xml:space="preserve">management, such as Orion Context Broker, </w:t>
      </w:r>
      <w:proofErr w:type="spellStart"/>
      <w:r w:rsidR="00FA7B54">
        <w:t>Wirecloud</w:t>
      </w:r>
      <w:proofErr w:type="spellEnd"/>
      <w:r w:rsidR="00FA7B54">
        <w:t xml:space="preserve">, CKAN, CEP, </w:t>
      </w:r>
      <w:proofErr w:type="spellStart"/>
      <w:r w:rsidR="00FA7B54">
        <w:t>Spagobi</w:t>
      </w:r>
      <w:proofErr w:type="spellEnd"/>
      <w:r w:rsidR="00FA7B54">
        <w:t>/</w:t>
      </w:r>
      <w:proofErr w:type="spellStart"/>
      <w:r w:rsidR="00FA7B54">
        <w:t>Knowage</w:t>
      </w:r>
      <w:proofErr w:type="spellEnd"/>
      <w:r w:rsidR="00FA7B54">
        <w:t>, as well as Business ecosystem.</w:t>
      </w:r>
    </w:p>
    <w:p w14:paraId="31B7E745" w14:textId="77777777" w:rsidR="00410691" w:rsidRDefault="00410691" w:rsidP="002D7C8C"/>
    <w:p w14:paraId="773005CC" w14:textId="77777777" w:rsidR="00410691" w:rsidRDefault="00410691" w:rsidP="002D7C8C">
      <w:r>
        <w:t xml:space="preserve">The Keystone IDM, back-end of </w:t>
      </w:r>
      <w:proofErr w:type="spellStart"/>
      <w:r>
        <w:t>Keyrock</w:t>
      </w:r>
      <w:proofErr w:type="spellEnd"/>
      <w:r>
        <w:t xml:space="preserve">, can </w:t>
      </w:r>
      <w:r w:rsidR="00373C65">
        <w:t xml:space="preserve">easily </w:t>
      </w:r>
      <w:r>
        <w:t>connect to an external LDAP, to authenticate and authorize users registered in it</w:t>
      </w:r>
      <w:r w:rsidR="00373C65">
        <w:t xml:space="preserve">, new users can still be added and managed through </w:t>
      </w:r>
      <w:proofErr w:type="spellStart"/>
      <w:r w:rsidR="00373C65">
        <w:t>Keyrock</w:t>
      </w:r>
      <w:proofErr w:type="spellEnd"/>
      <w:r w:rsidR="00373C65">
        <w:t>, but not registered in the LDAP (read only)</w:t>
      </w:r>
      <w:r w:rsidR="000013BA">
        <w:t xml:space="preserve">, once a user has been identified through LDAP, the access rights are managed </w:t>
      </w:r>
      <w:r w:rsidR="00CB280B">
        <w:t xml:space="preserve">through </w:t>
      </w:r>
      <w:r w:rsidR="001F58F9">
        <w:t>the security component</w:t>
      </w:r>
      <w:r w:rsidR="00CB280B">
        <w:t>.</w:t>
      </w:r>
    </w:p>
    <w:p w14:paraId="085B6B1C" w14:textId="77777777" w:rsidR="00CB280B" w:rsidRDefault="00CB280B" w:rsidP="002D7C8C"/>
    <w:p w14:paraId="3628B85C" w14:textId="77777777" w:rsidR="00CB280B" w:rsidRDefault="001F58F9" w:rsidP="002D7C8C">
      <w:proofErr w:type="spellStart"/>
      <w:r>
        <w:t>AuthZForce</w:t>
      </w:r>
      <w:proofErr w:type="spellEnd"/>
      <w:r w:rsidRPr="00CB280B">
        <w:t xml:space="preserve"> </w:t>
      </w:r>
      <w:r>
        <w:t xml:space="preserve">is the </w:t>
      </w:r>
      <w:r w:rsidR="00CB280B">
        <w:t>PDP ((Policy Decision Point)</w:t>
      </w:r>
      <w:r>
        <w:t>,</w:t>
      </w:r>
      <w:r w:rsidR="00CB280B">
        <w:t xml:space="preserve"> </w:t>
      </w:r>
      <w:r>
        <w:t xml:space="preserve">PEP Proxy the </w:t>
      </w:r>
      <w:r w:rsidR="00CB280B" w:rsidRPr="00CB280B">
        <w:t>PEP (Policy Enforcement Point)</w:t>
      </w:r>
      <w:r>
        <w:t>.</w:t>
      </w:r>
    </w:p>
    <w:p w14:paraId="53357B2F" w14:textId="77777777" w:rsidR="00FA7B54" w:rsidRDefault="00FA7B54" w:rsidP="002D7C8C"/>
    <w:p w14:paraId="45C3AB24" w14:textId="6749403D" w:rsidR="008E0EF8" w:rsidRDefault="008E0EF8" w:rsidP="002D7C8C">
      <w:r>
        <w:lastRenderedPageBreak/>
        <w:t>Applications will be deployed through a service (in a Docker Stack file) providing high-av</w:t>
      </w:r>
      <w:r w:rsidR="00CB280B">
        <w:t>ailability and easy scalability, and will use the PostgreSQL/</w:t>
      </w:r>
      <w:proofErr w:type="spellStart"/>
      <w:r w:rsidR="00CB280B">
        <w:t>Citus</w:t>
      </w:r>
      <w:proofErr w:type="spellEnd"/>
      <w:r w:rsidR="00CB280B">
        <w:t xml:space="preserve"> cluster for data persistence.</w:t>
      </w:r>
    </w:p>
    <w:p w14:paraId="0032602C" w14:textId="77777777" w:rsidR="00034E14" w:rsidRDefault="00034E14" w:rsidP="002D7C8C"/>
    <w:p w14:paraId="5ED50E1A" w14:textId="77777777" w:rsidR="00090977" w:rsidRDefault="00E61E09" w:rsidP="008C5419">
      <w:pPr>
        <w:pStyle w:val="Titre3"/>
      </w:pPr>
      <w:bookmarkStart w:id="151" w:name="_Toc496618784"/>
      <w:bookmarkStart w:id="152" w:name="_Toc496618957"/>
      <w:bookmarkStart w:id="153" w:name="_Toc496619016"/>
      <w:bookmarkStart w:id="154" w:name="_Toc496711842"/>
      <w:bookmarkStart w:id="155" w:name="_Toc496712345"/>
      <w:bookmarkStart w:id="156" w:name="_Toc496721322"/>
      <w:bookmarkStart w:id="157" w:name="_Toc497140560"/>
      <w:bookmarkStart w:id="158" w:name="_Toc497322733"/>
      <w:bookmarkStart w:id="159" w:name="_Toc497335765"/>
      <w:bookmarkStart w:id="160" w:name="_Toc497335901"/>
      <w:bookmarkStart w:id="161" w:name="_Toc497400330"/>
      <w:bookmarkStart w:id="162" w:name="_Toc497476816"/>
      <w:bookmarkStart w:id="163" w:name="_Toc497654490"/>
      <w:bookmarkStart w:id="164" w:name="_Toc498000599"/>
      <w:bookmarkStart w:id="165" w:name="_Toc499823536"/>
      <w:bookmarkStart w:id="166" w:name="_Toc499823674"/>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t xml:space="preserve">Orion </w:t>
      </w:r>
      <w:r w:rsidR="00090977">
        <w:t>Context Broker Component</w:t>
      </w:r>
      <w:bookmarkEnd w:id="165"/>
      <w:bookmarkEnd w:id="166"/>
    </w:p>
    <w:p w14:paraId="2E8AE313" w14:textId="77777777" w:rsidR="00090977" w:rsidRDefault="00090977" w:rsidP="00090977">
      <w:r>
        <w:t>This component is</w:t>
      </w:r>
      <w:r w:rsidR="00E61E09">
        <w:t xml:space="preserve"> central to the </w:t>
      </w:r>
      <w:proofErr w:type="spellStart"/>
      <w:r w:rsidR="00E61E09">
        <w:t>Fiware</w:t>
      </w:r>
      <w:proofErr w:type="spellEnd"/>
      <w:r w:rsidR="00E61E09">
        <w:t xml:space="preserve"> platform</w:t>
      </w:r>
      <w:r>
        <w:t>: this is the data</w:t>
      </w:r>
      <w:r w:rsidR="00E61E09">
        <w:t xml:space="preserve"> exchange</w:t>
      </w:r>
      <w:r w:rsidR="00B63CED">
        <w:t xml:space="preserve"> bus of the </w:t>
      </w:r>
      <w:r>
        <w:t>platform</w:t>
      </w:r>
      <w:r w:rsidR="00E92D07">
        <w:t>.</w:t>
      </w:r>
    </w:p>
    <w:p w14:paraId="21360B66" w14:textId="77777777" w:rsidR="006A56B0" w:rsidRDefault="006A56B0" w:rsidP="00090977">
      <w:r>
        <w:t xml:space="preserve">The </w:t>
      </w:r>
      <w:r w:rsidRPr="006A56B0">
        <w:t>reference implementation of the Publish/Subscribe Context Broker GE</w:t>
      </w:r>
      <w:r>
        <w:t>.</w:t>
      </w:r>
    </w:p>
    <w:p w14:paraId="31600413" w14:textId="77777777" w:rsidR="006A56B0" w:rsidRDefault="006A56B0" w:rsidP="00090977">
      <w:r>
        <w:t xml:space="preserve">Orion Context Broker allows </w:t>
      </w:r>
      <w:r w:rsidRPr="006A56B0">
        <w:t xml:space="preserve">to manage the entire lifecycle of context information including updates, queries, registrations and subscriptions. </w:t>
      </w:r>
    </w:p>
    <w:p w14:paraId="4B891356" w14:textId="77777777" w:rsidR="006A56B0" w:rsidRDefault="006A56B0" w:rsidP="00090977">
      <w:r w:rsidRPr="006A56B0">
        <w:t xml:space="preserve">It is an </w:t>
      </w:r>
      <w:hyperlink r:id="rId49" w:history="1">
        <w:r w:rsidRPr="006A56B0">
          <w:rPr>
            <w:rStyle w:val="Lienhypertexte"/>
          </w:rPr>
          <w:t>NGSIv2</w:t>
        </w:r>
      </w:hyperlink>
      <w:r w:rsidRPr="006A56B0">
        <w:t xml:space="preserve"> server implementation to manage context information and its availability.</w:t>
      </w:r>
    </w:p>
    <w:p w14:paraId="64B79A30" w14:textId="77777777" w:rsidR="005A5F03" w:rsidRDefault="005A5F03" w:rsidP="005A5F03">
      <w:pPr>
        <w:rPr>
          <w:rStyle w:val="Lienhypertexte"/>
        </w:rPr>
      </w:pPr>
      <w:r>
        <w:t>O</w:t>
      </w:r>
      <w:r w:rsidR="006A56B0">
        <w:t xml:space="preserve">n </w:t>
      </w:r>
      <w:proofErr w:type="spellStart"/>
      <w:r w:rsidR="00E92D07">
        <w:t>Fiware</w:t>
      </w:r>
      <w:proofErr w:type="spellEnd"/>
      <w:r w:rsidR="00E92D07">
        <w:t xml:space="preserve"> catalog</w:t>
      </w:r>
      <w:r w:rsidR="00B63CED">
        <w:t xml:space="preserve">: </w:t>
      </w:r>
      <w:hyperlink r:id="rId50" w:history="1">
        <w:r w:rsidR="00B63CED" w:rsidRPr="00B63CED">
          <w:rPr>
            <w:rStyle w:val="Lienhypertexte"/>
          </w:rPr>
          <w:t>Orion Context Broker</w:t>
        </w:r>
      </w:hyperlink>
    </w:p>
    <w:p w14:paraId="72A31C5E" w14:textId="77777777" w:rsidR="005A5F03" w:rsidRPr="005A5F03" w:rsidRDefault="005A5F03" w:rsidP="005A5F03">
      <w:r>
        <w:t xml:space="preserve">On </w:t>
      </w:r>
      <w:proofErr w:type="spellStart"/>
      <w:r>
        <w:t>Readthedocs</w:t>
      </w:r>
      <w:proofErr w:type="spellEnd"/>
      <w:r>
        <w:t xml:space="preserve">: </w:t>
      </w:r>
      <w:hyperlink r:id="rId51" w:history="1">
        <w:r w:rsidRPr="005A5F03">
          <w:rPr>
            <w:rStyle w:val="Lienhypertexte"/>
          </w:rPr>
          <w:t>Orio</w:t>
        </w:r>
        <w:r w:rsidR="000A7C4C">
          <w:rPr>
            <w:rStyle w:val="Lienhypertexte"/>
          </w:rPr>
          <w:t>n documentatio</w:t>
        </w:r>
        <w:r w:rsidRPr="005A5F03">
          <w:rPr>
            <w:rStyle w:val="Lienhypertexte"/>
          </w:rPr>
          <w:t>n</w:t>
        </w:r>
      </w:hyperlink>
    </w:p>
    <w:p w14:paraId="768448CB" w14:textId="77777777" w:rsidR="006A56B0" w:rsidRDefault="006A56B0" w:rsidP="00090977"/>
    <w:p w14:paraId="4BE97D52" w14:textId="77777777" w:rsidR="00E61E09" w:rsidRDefault="00E61E09" w:rsidP="00090977"/>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E61E09" w14:paraId="2CDBC401" w14:textId="77777777" w:rsidTr="00E61E09">
        <w:tc>
          <w:tcPr>
            <w:tcW w:w="2698" w:type="dxa"/>
          </w:tcPr>
          <w:p w14:paraId="57798A14" w14:textId="77777777" w:rsidR="00E61E09" w:rsidRDefault="00E61E09" w:rsidP="00E61E09">
            <w:pPr>
              <w:rPr>
                <w:b/>
                <w:bCs/>
              </w:rPr>
            </w:pPr>
            <w:r>
              <w:rPr>
                <w:b/>
                <w:bCs/>
              </w:rPr>
              <w:t>Architecture Component</w:t>
            </w:r>
          </w:p>
        </w:tc>
        <w:tc>
          <w:tcPr>
            <w:tcW w:w="3818" w:type="dxa"/>
          </w:tcPr>
          <w:p w14:paraId="6CB3128E" w14:textId="77777777" w:rsidR="00E61E09" w:rsidRDefault="00E61E09" w:rsidP="00E61E09">
            <w:pPr>
              <w:rPr>
                <w:b/>
                <w:bCs/>
              </w:rPr>
            </w:pPr>
            <w:r>
              <w:rPr>
                <w:b/>
                <w:bCs/>
              </w:rPr>
              <w:t>Component Elements</w:t>
            </w:r>
          </w:p>
        </w:tc>
      </w:tr>
      <w:tr w:rsidR="00E61E09" w14:paraId="6348E920" w14:textId="77777777" w:rsidTr="00E61E09">
        <w:tc>
          <w:tcPr>
            <w:tcW w:w="2698" w:type="dxa"/>
          </w:tcPr>
          <w:p w14:paraId="05FB1BEE" w14:textId="77777777" w:rsidR="00E61E09" w:rsidRDefault="00E61E09" w:rsidP="00E61E09">
            <w:r>
              <w:t>Database Server</w:t>
            </w:r>
          </w:p>
        </w:tc>
        <w:tc>
          <w:tcPr>
            <w:tcW w:w="3818" w:type="dxa"/>
          </w:tcPr>
          <w:p w14:paraId="0D6B2A78" w14:textId="77777777" w:rsidR="00E61E09" w:rsidRDefault="00E61E09" w:rsidP="00E61E09">
            <w:r>
              <w:t>MongoDB</w:t>
            </w:r>
          </w:p>
        </w:tc>
      </w:tr>
      <w:tr w:rsidR="00E61E09" w14:paraId="24890F27" w14:textId="77777777" w:rsidTr="00E61E09">
        <w:tc>
          <w:tcPr>
            <w:tcW w:w="2698" w:type="dxa"/>
          </w:tcPr>
          <w:p w14:paraId="7F245EEA" w14:textId="0C5F9CC4" w:rsidR="00E61E09" w:rsidRDefault="00546F38" w:rsidP="00E61E09">
            <w:r>
              <w:t>Application</w:t>
            </w:r>
            <w:r w:rsidR="0001581B">
              <w:t>s</w:t>
            </w:r>
          </w:p>
        </w:tc>
        <w:tc>
          <w:tcPr>
            <w:tcW w:w="3818" w:type="dxa"/>
          </w:tcPr>
          <w:p w14:paraId="315A4599" w14:textId="4FF55613" w:rsidR="00E61E09" w:rsidRDefault="00E61E09" w:rsidP="00E61E09">
            <w:r>
              <w:t xml:space="preserve">Orion context </w:t>
            </w:r>
            <w:r w:rsidR="00184779">
              <w:t>broker</w:t>
            </w:r>
          </w:p>
          <w:p w14:paraId="6F2CCB88" w14:textId="0DC6B7EB" w:rsidR="00E61E09" w:rsidRDefault="0001581B" w:rsidP="00E61E09">
            <w:r>
              <w:t xml:space="preserve">Rush notification </w:t>
            </w:r>
            <w:proofErr w:type="spellStart"/>
            <w:r>
              <w:t>relayer</w:t>
            </w:r>
            <w:proofErr w:type="spellEnd"/>
            <w:r>
              <w:t xml:space="preserve"> (queue notifications to reduce load on Orion)</w:t>
            </w:r>
          </w:p>
        </w:tc>
      </w:tr>
    </w:tbl>
    <w:p w14:paraId="391710A1" w14:textId="3606CE7A" w:rsidR="00E61E09" w:rsidRDefault="00E61E09" w:rsidP="00090977"/>
    <w:p w14:paraId="3E2BF384" w14:textId="4F767C39" w:rsidR="002B4E0C" w:rsidRDefault="00B77801" w:rsidP="00090977">
      <w:r>
        <w:t>Context information follows the model presented in figure 5:</w:t>
      </w:r>
    </w:p>
    <w:p w14:paraId="366234C4" w14:textId="77777777" w:rsidR="00B77801" w:rsidRDefault="002B4E0C" w:rsidP="00B77801">
      <w:pPr>
        <w:keepNext/>
      </w:pPr>
      <w:r>
        <w:rPr>
          <w:noProof/>
          <w:lang w:val="fr-FR" w:eastAsia="fr-FR"/>
        </w:rPr>
        <w:drawing>
          <wp:inline distT="0" distB="0" distL="0" distR="0" wp14:anchorId="60AB38F2" wp14:editId="62CF0883">
            <wp:extent cx="6000750" cy="77533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ware_Context_Element_Structure_Model.jpg"/>
                    <pic:cNvPicPr/>
                  </pic:nvPicPr>
                  <pic:blipFill>
                    <a:blip r:embed="rId52">
                      <a:extLst>
                        <a:ext uri="{28A0092B-C50C-407E-A947-70E740481C1C}">
                          <a14:useLocalDpi xmlns:a14="http://schemas.microsoft.com/office/drawing/2010/main" val="0"/>
                        </a:ext>
                      </a:extLst>
                    </a:blip>
                    <a:stretch>
                      <a:fillRect/>
                    </a:stretch>
                  </pic:blipFill>
                  <pic:spPr>
                    <a:xfrm>
                      <a:off x="0" y="0"/>
                      <a:ext cx="6000750" cy="775335"/>
                    </a:xfrm>
                    <a:prstGeom prst="rect">
                      <a:avLst/>
                    </a:prstGeom>
                  </pic:spPr>
                </pic:pic>
              </a:graphicData>
            </a:graphic>
          </wp:inline>
        </w:drawing>
      </w:r>
    </w:p>
    <w:p w14:paraId="5661010B" w14:textId="2C202381" w:rsidR="002B4E0C" w:rsidRDefault="00B77801" w:rsidP="00B77801">
      <w:pPr>
        <w:pStyle w:val="Lgende"/>
      </w:pPr>
      <w:r>
        <w:t xml:space="preserve">Figure </w:t>
      </w:r>
      <w:r>
        <w:fldChar w:fldCharType="begin"/>
      </w:r>
      <w:r>
        <w:instrText xml:space="preserve"> SEQ Figure \* ARABIC </w:instrText>
      </w:r>
      <w:r>
        <w:fldChar w:fldCharType="separate"/>
      </w:r>
      <w:r w:rsidR="007C6CC7">
        <w:rPr>
          <w:noProof/>
        </w:rPr>
        <w:t>7</w:t>
      </w:r>
      <w:r>
        <w:fldChar w:fldCharType="end"/>
      </w:r>
      <w:r>
        <w:t>: Context Element Model</w:t>
      </w:r>
    </w:p>
    <w:p w14:paraId="711653B4" w14:textId="77777777" w:rsidR="00B77801" w:rsidRDefault="00B77801" w:rsidP="00090977">
      <w:r>
        <w:t>A context element must provide an Entity ID, and an Entity Type, it can have as many attributes as needed, and each attribute can have as many Meta-data as needed.</w:t>
      </w:r>
    </w:p>
    <w:p w14:paraId="3973F4D5" w14:textId="77777777" w:rsidR="00B77801" w:rsidRDefault="00B77801" w:rsidP="00090977"/>
    <w:p w14:paraId="05360A44" w14:textId="5B228C6E" w:rsidR="002B4E0C" w:rsidRDefault="00B77801" w:rsidP="00090977">
      <w:r>
        <w:t>The NGSI RESTful API manipulate context elements in JSON format.</w:t>
      </w:r>
    </w:p>
    <w:p w14:paraId="57723A57" w14:textId="04A62EC0" w:rsidR="00B77801" w:rsidRDefault="00B77801" w:rsidP="00090977"/>
    <w:p w14:paraId="765C1E10" w14:textId="4AA1B602" w:rsidR="00B77801" w:rsidRDefault="00B77801" w:rsidP="00090977">
      <w:r>
        <w:t>Context Broker as a central component interact with many other components</w:t>
      </w:r>
      <w:r w:rsidR="000E3304">
        <w:t xml:space="preserve"> such as IOT Agents, Cosmos (Cygnus and Comet),</w:t>
      </w:r>
      <w:r w:rsidR="00C00BE1">
        <w:t xml:space="preserve"> CEP</w:t>
      </w:r>
      <w:r w:rsidR="00D550F1">
        <w:t xml:space="preserve">, </w:t>
      </w:r>
      <w:proofErr w:type="spellStart"/>
      <w:r w:rsidR="00D550F1">
        <w:t>Wirecloud</w:t>
      </w:r>
      <w:proofErr w:type="spellEnd"/>
    </w:p>
    <w:p w14:paraId="402579AA" w14:textId="035926D2" w:rsidR="00C00BE1" w:rsidRDefault="00C00BE1" w:rsidP="00090977">
      <w:r>
        <w:t>Context Brok</w:t>
      </w:r>
      <w:r w:rsidR="0000053D">
        <w:t>er is secured through</w:t>
      </w:r>
      <w:r>
        <w:t xml:space="preserve"> the </w:t>
      </w:r>
      <w:proofErr w:type="spellStart"/>
      <w:r w:rsidR="00D550F1">
        <w:t>Keyrock</w:t>
      </w:r>
      <w:proofErr w:type="spellEnd"/>
      <w:r w:rsidR="00D550F1">
        <w:t xml:space="preserve"> </w:t>
      </w:r>
      <w:r>
        <w:t>IDM security component</w:t>
      </w:r>
      <w:r w:rsidR="00D550F1">
        <w:t xml:space="preserve"> and PEP proxy</w:t>
      </w:r>
      <w:r w:rsidR="0001581B">
        <w:t>.</w:t>
      </w:r>
    </w:p>
    <w:p w14:paraId="0E32F246" w14:textId="6C0519DF" w:rsidR="002071C2" w:rsidRDefault="002071C2" w:rsidP="00090977"/>
    <w:p w14:paraId="1ABE5E0D" w14:textId="647CF957" w:rsidR="002071C2" w:rsidRDefault="0083266D" w:rsidP="00090977">
      <w:r>
        <w:t>To provide high availability and scalability, the Orion component is deployed as a service through a Docker stack file, meaning that several container instances of Orion will run to provide HA, scalability.</w:t>
      </w:r>
    </w:p>
    <w:p w14:paraId="29766F86" w14:textId="3ECDA92D" w:rsidR="0083266D" w:rsidRDefault="0083266D" w:rsidP="00090977"/>
    <w:p w14:paraId="72E0074D" w14:textId="722F80C7" w:rsidR="0083266D" w:rsidRDefault="0083266D" w:rsidP="00090977">
      <w:r>
        <w:t xml:space="preserve">To reduce the load on Orion for managing notifications it’s possible to use a specific additional component: </w:t>
      </w:r>
      <w:hyperlink r:id="rId53" w:history="1">
        <w:r w:rsidRPr="0083266D">
          <w:rPr>
            <w:rStyle w:val="Lienhypertexte"/>
          </w:rPr>
          <w:t>Rush</w:t>
        </w:r>
      </w:hyperlink>
      <w:r>
        <w:t xml:space="preserve"> as a notification </w:t>
      </w:r>
      <w:proofErr w:type="spellStart"/>
      <w:r>
        <w:t>relayer</w:t>
      </w:r>
      <w:proofErr w:type="spellEnd"/>
      <w:r w:rsidR="006F3DC5">
        <w:t xml:space="preserve"> (</w:t>
      </w:r>
      <w:hyperlink r:id="rId54" w:history="1">
        <w:r w:rsidR="006F3DC5" w:rsidRPr="006F3DC5">
          <w:rPr>
            <w:rStyle w:val="Lienhypertexte"/>
          </w:rPr>
          <w:t>Rush on Telefonica github</w:t>
        </w:r>
      </w:hyperlink>
      <w:r w:rsidR="006F3DC5">
        <w:t>)</w:t>
      </w:r>
      <w:r w:rsidR="002C425E">
        <w:t xml:space="preserve">, a Docker file: </w:t>
      </w:r>
      <w:hyperlink r:id="rId55" w:history="1">
        <w:proofErr w:type="spellStart"/>
        <w:r w:rsidR="002C425E" w:rsidRPr="002C425E">
          <w:rPr>
            <w:rStyle w:val="Lienhypertexte"/>
          </w:rPr>
          <w:t>OrionRush</w:t>
        </w:r>
        <w:proofErr w:type="spellEnd"/>
        <w:r w:rsidR="002C425E" w:rsidRPr="002C425E">
          <w:rPr>
            <w:rStyle w:val="Lienhypertexte"/>
          </w:rPr>
          <w:t xml:space="preserve"> on github</w:t>
        </w:r>
      </w:hyperlink>
    </w:p>
    <w:p w14:paraId="053B23F8" w14:textId="77777777" w:rsidR="00B77801" w:rsidRPr="00F2163C" w:rsidRDefault="00B77801" w:rsidP="00090977"/>
    <w:p w14:paraId="44E5B293" w14:textId="77777777" w:rsidR="00090977" w:rsidRDefault="00090977" w:rsidP="006F6545">
      <w:pPr>
        <w:pStyle w:val="Titre3"/>
      </w:pPr>
      <w:bookmarkStart w:id="167" w:name="_Toc499823537"/>
      <w:bookmarkStart w:id="168" w:name="_Toc499823675"/>
      <w:r>
        <w:t xml:space="preserve">MongoDB </w:t>
      </w:r>
      <w:r w:rsidR="009F516B">
        <w:t xml:space="preserve">Cluster </w:t>
      </w:r>
      <w:r>
        <w:t>Component</w:t>
      </w:r>
      <w:bookmarkEnd w:id="167"/>
      <w:bookmarkEnd w:id="168"/>
    </w:p>
    <w:p w14:paraId="3B00932F" w14:textId="77777777" w:rsidR="00384B07" w:rsidRDefault="00B63CED" w:rsidP="00090977">
      <w:r>
        <w:t xml:space="preserve">This component is the </w:t>
      </w:r>
      <w:hyperlink r:id="rId56" w:history="1">
        <w:r w:rsidRPr="000B5CD1">
          <w:rPr>
            <w:rStyle w:val="Lienhypertexte"/>
          </w:rPr>
          <w:t>MongoDB</w:t>
        </w:r>
      </w:hyperlink>
      <w:r>
        <w:t xml:space="preserve"> No</w:t>
      </w:r>
      <w:r w:rsidR="00090977">
        <w:t>SQL</w:t>
      </w:r>
      <w:r w:rsidR="00960C90">
        <w:t xml:space="preserve"> database cluster global to the </w:t>
      </w:r>
      <w:r w:rsidR="00090977">
        <w:t>platfor</w:t>
      </w:r>
      <w:r w:rsidR="00914615">
        <w:t>m.</w:t>
      </w:r>
    </w:p>
    <w:p w14:paraId="201B4D7D" w14:textId="77777777" w:rsidR="00AB5139" w:rsidRDefault="00914615" w:rsidP="00090977">
      <w:r>
        <w:t>S</w:t>
      </w:r>
      <w:r w:rsidR="00090977">
        <w:t xml:space="preserve">everal </w:t>
      </w:r>
      <w:proofErr w:type="spellStart"/>
      <w:r w:rsidR="00090977">
        <w:t>Fiware</w:t>
      </w:r>
      <w:proofErr w:type="spellEnd"/>
      <w:r w:rsidR="00090977">
        <w:t xml:space="preserve"> components use Mong</w:t>
      </w:r>
      <w:r w:rsidR="00184779">
        <w:t>oDB to persist data, among them</w:t>
      </w:r>
      <w:r w:rsidR="00090977">
        <w:t>: Orion, IDAS, Comet STH</w:t>
      </w:r>
      <w:r w:rsidR="009F516B">
        <w:t>.</w:t>
      </w:r>
    </w:p>
    <w:p w14:paraId="52787EF7" w14:textId="4787E8D8" w:rsidR="00FD458D" w:rsidRDefault="00FD458D" w:rsidP="00090977">
      <w:r>
        <w:t>Clustering is native in MongoDB</w:t>
      </w:r>
      <w:r w:rsidR="00D10440">
        <w:t>, a MongoDB cluster can be scaled horizontally</w:t>
      </w:r>
      <w:r w:rsidR="002328C0">
        <w:t xml:space="preserve">, </w:t>
      </w:r>
      <w:proofErr w:type="spellStart"/>
      <w:r w:rsidR="002328C0">
        <w:t>sharding</w:t>
      </w:r>
      <w:proofErr w:type="spellEnd"/>
      <w:r w:rsidR="002328C0">
        <w:t xml:space="preserve"> can be done on documents through replicas.</w:t>
      </w:r>
    </w:p>
    <w:p w14:paraId="73AB994D" w14:textId="3FA4E04C" w:rsidR="009F516B" w:rsidRDefault="00FD458D" w:rsidP="00090977">
      <w:r>
        <w:t>The component</w:t>
      </w:r>
      <w:r w:rsidR="008E0EF8">
        <w:t xml:space="preserve"> is deployed as a cluster of MongoDB nodes</w:t>
      </w:r>
      <w:r w:rsidR="002328C0">
        <w:t xml:space="preserve"> as containers in the swarm</w:t>
      </w:r>
      <w:r w:rsidR="008E0EF8">
        <w:t xml:space="preserve">, as a </w:t>
      </w:r>
      <w:r w:rsidR="00FB32AC">
        <w:t xml:space="preserve">Docker service through a </w:t>
      </w:r>
      <w:r w:rsidR="008E0EF8">
        <w:t>Stack file.</w:t>
      </w:r>
    </w:p>
    <w:p w14:paraId="4D73E39D" w14:textId="76188836" w:rsidR="002328C0" w:rsidRDefault="002328C0" w:rsidP="00090977">
      <w:r>
        <w:t>Each container should point to a volume on the host for data persistence.</w:t>
      </w:r>
    </w:p>
    <w:p w14:paraId="19251B6E" w14:textId="77777777" w:rsidR="008E0EF8" w:rsidRPr="00F2163C" w:rsidRDefault="008E0EF8" w:rsidP="00090977"/>
    <w:p w14:paraId="3F9A1990" w14:textId="77777777" w:rsidR="00090977" w:rsidRDefault="001115BF" w:rsidP="006F6545">
      <w:pPr>
        <w:pStyle w:val="Titre3"/>
      </w:pPr>
      <w:bookmarkStart w:id="169" w:name="_Toc499823538"/>
      <w:bookmarkStart w:id="170" w:name="_Toc499823676"/>
      <w:proofErr w:type="spellStart"/>
      <w:r>
        <w:t>Citus</w:t>
      </w:r>
      <w:proofErr w:type="spellEnd"/>
      <w:r>
        <w:t>/PostgreSQL Cluster</w:t>
      </w:r>
      <w:r w:rsidR="00090977">
        <w:t xml:space="preserve"> Component</w:t>
      </w:r>
      <w:bookmarkEnd w:id="169"/>
      <w:bookmarkEnd w:id="170"/>
    </w:p>
    <w:p w14:paraId="15D3718C" w14:textId="77777777" w:rsidR="00090977" w:rsidRDefault="00090977" w:rsidP="00090977">
      <w:r>
        <w:t xml:space="preserve">This component is </w:t>
      </w:r>
      <w:r w:rsidR="00B63CED">
        <w:t xml:space="preserve">the cluster of </w:t>
      </w:r>
      <w:hyperlink r:id="rId57" w:history="1">
        <w:r w:rsidR="00B63CED" w:rsidRPr="00793D77">
          <w:rPr>
            <w:rStyle w:val="Lienhypertexte"/>
          </w:rPr>
          <w:t>PostgreSQL</w:t>
        </w:r>
      </w:hyperlink>
      <w:r w:rsidR="00B63CED">
        <w:t xml:space="preserve"> database server</w:t>
      </w:r>
      <w:r w:rsidR="00793D77">
        <w:t>s</w:t>
      </w:r>
      <w:r w:rsidR="00B63CED">
        <w:t xml:space="preserve"> of</w:t>
      </w:r>
      <w:r>
        <w:t xml:space="preserve"> the </w:t>
      </w:r>
      <w:proofErr w:type="spellStart"/>
      <w:r>
        <w:t>Fiware</w:t>
      </w:r>
      <w:proofErr w:type="spellEnd"/>
      <w:r>
        <w:t xml:space="preserve"> platform</w:t>
      </w:r>
      <w:r w:rsidR="00B63CED">
        <w:t>.</w:t>
      </w:r>
    </w:p>
    <w:p w14:paraId="6BB7BF3B" w14:textId="77777777" w:rsidR="00B63CED" w:rsidRDefault="00B63CED" w:rsidP="00090977">
      <w:r>
        <w:t xml:space="preserve">The component is based on </w:t>
      </w:r>
      <w:hyperlink r:id="rId58" w:history="1">
        <w:proofErr w:type="spellStart"/>
        <w:r w:rsidRPr="00793D77">
          <w:rPr>
            <w:rStyle w:val="Lienhypertexte"/>
          </w:rPr>
          <w:t>Citus</w:t>
        </w:r>
        <w:proofErr w:type="spellEnd"/>
      </w:hyperlink>
      <w:r>
        <w:t>, an open source clustering solution for PostgreSQL.</w:t>
      </w:r>
    </w:p>
    <w:p w14:paraId="03301D31" w14:textId="77777777" w:rsidR="00AB5139" w:rsidRDefault="00AB5139" w:rsidP="00090977"/>
    <w:p w14:paraId="67DCA3DC" w14:textId="5C4FDA68" w:rsidR="00B63CED" w:rsidRDefault="00B63CED" w:rsidP="00090977">
      <w:r>
        <w:t>PostgreSQL is used by several components in the platform: such as CKAN</w:t>
      </w:r>
      <w:r w:rsidR="000F242C">
        <w:t xml:space="preserve">, </w:t>
      </w:r>
      <w:proofErr w:type="spellStart"/>
      <w:r w:rsidR="000F242C">
        <w:t>Wirecloud</w:t>
      </w:r>
      <w:proofErr w:type="spellEnd"/>
      <w:r>
        <w:t xml:space="preserve">, and those that will be changed from MySQL to PostgreSQL like </w:t>
      </w:r>
      <w:proofErr w:type="spellStart"/>
      <w:r>
        <w:t>Keyrock</w:t>
      </w:r>
      <w:proofErr w:type="spellEnd"/>
      <w:r>
        <w:t xml:space="preserve">, </w:t>
      </w:r>
      <w:r w:rsidR="00E03667">
        <w:t>Biz Eco System</w:t>
      </w:r>
      <w:r w:rsidR="00EF03E5">
        <w:t>.</w:t>
      </w:r>
    </w:p>
    <w:p w14:paraId="664254B7" w14:textId="5F5E8621" w:rsidR="00850B3D" w:rsidRDefault="00850B3D" w:rsidP="00090977"/>
    <w:p w14:paraId="40CA2879" w14:textId="77777777" w:rsidR="00765758" w:rsidRDefault="00850B3D" w:rsidP="00090977">
      <w:proofErr w:type="spellStart"/>
      <w:r w:rsidRPr="00850B3D">
        <w:t>Citus</w:t>
      </w:r>
      <w:proofErr w:type="spellEnd"/>
      <w:r w:rsidRPr="00850B3D">
        <w:t xml:space="preserve"> extends PostgreSQL to support distributed SQL queries. On top of PostgreSQL, </w:t>
      </w:r>
      <w:proofErr w:type="spellStart"/>
      <w:r w:rsidRPr="00850B3D">
        <w:t>Citus</w:t>
      </w:r>
      <w:proofErr w:type="spellEnd"/>
      <w:r w:rsidRPr="00850B3D">
        <w:t xml:space="preserve"> comes with its own transparent </w:t>
      </w:r>
      <w:proofErr w:type="spellStart"/>
      <w:r w:rsidRPr="00850B3D">
        <w:t>sharding</w:t>
      </w:r>
      <w:proofErr w:type="spellEnd"/>
      <w:r w:rsidRPr="00850B3D">
        <w:t xml:space="preserve">, replication, distributed query planner and executor logic which enable execution of distributed SQL queries in parallel. </w:t>
      </w:r>
    </w:p>
    <w:p w14:paraId="484C7C3A" w14:textId="6C88379B" w:rsidR="00850B3D" w:rsidRDefault="00850B3D" w:rsidP="00090977">
      <w:r w:rsidRPr="00850B3D">
        <w:t>This provides Hadoop-like fault tolerance, scalability and recovery from mid-query failures while allowing large datasets to be queried orders of magnitude faster than what has been possible on PostgreSQL before.</w:t>
      </w:r>
    </w:p>
    <w:p w14:paraId="16871E92" w14:textId="77777777" w:rsidR="00AB5139" w:rsidRDefault="00AB5139" w:rsidP="00090977"/>
    <w:p w14:paraId="58AC83E1" w14:textId="77777777" w:rsidR="00AB5139" w:rsidRDefault="00AB5139" w:rsidP="00090977">
      <w:r>
        <w:t xml:space="preserve">In </w:t>
      </w:r>
      <w:proofErr w:type="spellStart"/>
      <w:r>
        <w:t>Citus</w:t>
      </w:r>
      <w:proofErr w:type="spellEnd"/>
      <w:r>
        <w:t xml:space="preserve"> architecture, the manager is a specific PostgreSQL </w:t>
      </w:r>
      <w:r w:rsidR="000B6113">
        <w:t>database server</w:t>
      </w:r>
      <w:r>
        <w:t xml:space="preserve"> instance that need</w:t>
      </w:r>
      <w:r w:rsidR="000B6113">
        <w:t>s</w:t>
      </w:r>
      <w:r>
        <w:t xml:space="preserve"> a replication to insure m</w:t>
      </w:r>
      <w:r w:rsidR="000B6113">
        <w:t>anager fail-over and provides complete</w:t>
      </w:r>
      <w:r>
        <w:t xml:space="preserve"> high </w:t>
      </w:r>
      <w:r w:rsidR="00716977">
        <w:t>availability</w:t>
      </w:r>
      <w:r w:rsidR="00034802">
        <w:t>.</w:t>
      </w:r>
    </w:p>
    <w:p w14:paraId="6D4C3B75" w14:textId="7AE8CBAA" w:rsidR="00034802" w:rsidRDefault="00034802" w:rsidP="00090977">
      <w:r>
        <w:t>Several</w:t>
      </w:r>
      <w:r w:rsidR="00FD458D">
        <w:t xml:space="preserve"> replication solutions exist</w:t>
      </w:r>
      <w:r>
        <w:t xml:space="preserve"> for PostgreSQL, the </w:t>
      </w:r>
      <w:r w:rsidR="00850B3D">
        <w:t>recommendation</w:t>
      </w:r>
      <w:r w:rsidR="00352E18">
        <w:t xml:space="preserve"> from </w:t>
      </w:r>
      <w:proofErr w:type="spellStart"/>
      <w:r w:rsidR="00352E18">
        <w:t>Citus</w:t>
      </w:r>
      <w:r w:rsidR="000F242C">
        <w:t>Data</w:t>
      </w:r>
      <w:proofErr w:type="spellEnd"/>
      <w:r w:rsidR="00850B3D">
        <w:t xml:space="preserve"> is </w:t>
      </w:r>
      <w:hyperlink r:id="rId59" w:anchor="STREAMING-REPLICATION" w:history="1">
        <w:r w:rsidR="00850B3D" w:rsidRPr="005E2EB5">
          <w:rPr>
            <w:rStyle w:val="Lienhypertexte"/>
          </w:rPr>
          <w:t>PostgreSQL integrated Streaming replication</w:t>
        </w:r>
      </w:hyperlink>
      <w:r w:rsidR="000F242C">
        <w:t>.</w:t>
      </w:r>
    </w:p>
    <w:p w14:paraId="2091E6D9" w14:textId="77777777" w:rsidR="00AB5139" w:rsidRPr="00F2163C" w:rsidRDefault="00AB5139" w:rsidP="00090977"/>
    <w:p w14:paraId="1851E9AD" w14:textId="77777777" w:rsidR="00F577C1" w:rsidRDefault="001115BF" w:rsidP="005F14A1">
      <w:pPr>
        <w:pStyle w:val="Titre3"/>
      </w:pPr>
      <w:bookmarkStart w:id="171" w:name="_Toc499823539"/>
      <w:bookmarkStart w:id="172" w:name="_Toc499823677"/>
      <w:proofErr w:type="spellStart"/>
      <w:r>
        <w:t>Galera</w:t>
      </w:r>
      <w:proofErr w:type="spellEnd"/>
      <w:r>
        <w:t>/MySQL Cluster</w:t>
      </w:r>
      <w:r w:rsidR="00F577C1">
        <w:t xml:space="preserve"> Component</w:t>
      </w:r>
      <w:bookmarkEnd w:id="171"/>
      <w:bookmarkEnd w:id="172"/>
    </w:p>
    <w:p w14:paraId="197E5955" w14:textId="77777777" w:rsidR="001115BF" w:rsidRDefault="006F6764" w:rsidP="00F577C1">
      <w:r>
        <w:t>This component should be</w:t>
      </w:r>
      <w:r w:rsidR="00F577C1">
        <w:t xml:space="preserve"> the cluster of </w:t>
      </w:r>
      <w:r w:rsidR="001115BF">
        <w:t xml:space="preserve">MySQL </w:t>
      </w:r>
      <w:r w:rsidR="00F577C1">
        <w:t xml:space="preserve">database servers of the </w:t>
      </w:r>
      <w:proofErr w:type="spellStart"/>
      <w:r w:rsidR="00F577C1">
        <w:t>Fiware</w:t>
      </w:r>
      <w:proofErr w:type="spellEnd"/>
      <w:r w:rsidR="00F577C1">
        <w:t xml:space="preserve"> platform.</w:t>
      </w:r>
    </w:p>
    <w:p w14:paraId="1F35D04C" w14:textId="77777777" w:rsidR="006F6764" w:rsidRPr="00AF3430" w:rsidRDefault="006F6764" w:rsidP="00F577C1">
      <w:pPr>
        <w:rPr>
          <w:b/>
        </w:rPr>
      </w:pPr>
      <w:r w:rsidRPr="00AF3430">
        <w:rPr>
          <w:b/>
        </w:rPr>
        <w:t xml:space="preserve">This component will be installed only if changing from </w:t>
      </w:r>
      <w:proofErr w:type="spellStart"/>
      <w:r w:rsidRPr="00AF3430">
        <w:rPr>
          <w:b/>
        </w:rPr>
        <w:t>mySQL</w:t>
      </w:r>
      <w:proofErr w:type="spellEnd"/>
      <w:r w:rsidRPr="00AF3430">
        <w:rPr>
          <w:b/>
        </w:rPr>
        <w:t xml:space="preserve"> to PostgreSQL for a module is too complex or impossible.</w:t>
      </w:r>
    </w:p>
    <w:p w14:paraId="6E84B2D9" w14:textId="77777777" w:rsidR="000D037A" w:rsidRDefault="000D037A" w:rsidP="00F577C1"/>
    <w:p w14:paraId="73CE145B" w14:textId="77777777" w:rsidR="006F6764" w:rsidRDefault="006F6764" w:rsidP="00F577C1">
      <w:r>
        <w:t>Any MySQL database</w:t>
      </w:r>
      <w:r w:rsidR="001A49CD">
        <w:t xml:space="preserve"> that can’t be replace</w:t>
      </w:r>
      <w:r w:rsidR="004069CD">
        <w:t>d</w:t>
      </w:r>
      <w:r w:rsidR="001A49CD">
        <w:t xml:space="preserve"> with PostgreSQL</w:t>
      </w:r>
      <w:r w:rsidR="004069CD">
        <w:t>,</w:t>
      </w:r>
      <w:r>
        <w:t xml:space="preserve"> should be replaced by MariaDB, </w:t>
      </w:r>
    </w:p>
    <w:p w14:paraId="43EFEC0E" w14:textId="77777777" w:rsidR="006F6764" w:rsidRDefault="001115BF" w:rsidP="00F577C1">
      <w:pPr>
        <w:rPr>
          <w:rStyle w:val="Lienhypertexte"/>
        </w:rPr>
      </w:pPr>
      <w:r>
        <w:t xml:space="preserve">To provide high availability and scalability the component will be based on a </w:t>
      </w:r>
      <w:r w:rsidR="006F6764">
        <w:t xml:space="preserve">MySQL/MariaDB </w:t>
      </w:r>
      <w:r>
        <w:t>cluster</w:t>
      </w:r>
      <w:r w:rsidR="006F6764">
        <w:t>ing solution</w:t>
      </w:r>
      <w:r>
        <w:t xml:space="preserve">: </w:t>
      </w:r>
      <w:hyperlink r:id="rId60" w:history="1">
        <w:proofErr w:type="spellStart"/>
        <w:r w:rsidRPr="00EB401F">
          <w:rPr>
            <w:rStyle w:val="Lienhypertexte"/>
          </w:rPr>
          <w:t>Galera</w:t>
        </w:r>
        <w:proofErr w:type="spellEnd"/>
        <w:r w:rsidRPr="00EB401F">
          <w:rPr>
            <w:rStyle w:val="Lienhypertexte"/>
          </w:rPr>
          <w:t xml:space="preserve"> cluster</w:t>
        </w:r>
      </w:hyperlink>
      <w:r w:rsidR="00EF03E5">
        <w:rPr>
          <w:rStyle w:val="Lienhypertexte"/>
        </w:rPr>
        <w:t>.</w:t>
      </w:r>
    </w:p>
    <w:p w14:paraId="663FBECF" w14:textId="77777777" w:rsidR="006F6764" w:rsidRPr="006F6764" w:rsidRDefault="00EF03E5" w:rsidP="00EF03E5">
      <w:r>
        <w:t>There is a MariaDB</w:t>
      </w:r>
      <w:r w:rsidR="00B317EE">
        <w:t xml:space="preserve"> and</w:t>
      </w:r>
      <w:r>
        <w:t xml:space="preserve"> </w:t>
      </w:r>
      <w:proofErr w:type="spellStart"/>
      <w:r>
        <w:t>Galera</w:t>
      </w:r>
      <w:proofErr w:type="spellEnd"/>
      <w:r>
        <w:t xml:space="preserve"> integration chapter on </w:t>
      </w:r>
      <w:hyperlink r:id="rId61" w:history="1">
        <w:r w:rsidRPr="00EF03E5">
          <w:rPr>
            <w:rStyle w:val="Lienhypertexte"/>
          </w:rPr>
          <w:t>MariaDB web site</w:t>
        </w:r>
      </w:hyperlink>
      <w:r>
        <w:t>.</w:t>
      </w:r>
    </w:p>
    <w:p w14:paraId="3687F05A" w14:textId="24C44B15" w:rsidR="00A7296C" w:rsidRDefault="00A7296C" w:rsidP="00A7296C">
      <w:pPr>
        <w:pStyle w:val="Titre3"/>
      </w:pPr>
      <w:bookmarkStart w:id="173" w:name="_Toc499823540"/>
      <w:bookmarkStart w:id="174" w:name="_Toc499823678"/>
      <w:r>
        <w:t>Cosmos Big Data Component</w:t>
      </w:r>
      <w:bookmarkEnd w:id="173"/>
      <w:bookmarkEnd w:id="174"/>
    </w:p>
    <w:p w14:paraId="181C8EC7" w14:textId="77777777" w:rsidR="00651EB6" w:rsidRDefault="00090977" w:rsidP="00A7296C">
      <w:r>
        <w:t xml:space="preserve">This component is the Big Data </w:t>
      </w:r>
      <w:r w:rsidR="00172EE5">
        <w:t xml:space="preserve">and data history </w:t>
      </w:r>
      <w:r w:rsidR="00651EB6">
        <w:t xml:space="preserve">GE of the </w:t>
      </w:r>
      <w:proofErr w:type="spellStart"/>
      <w:r w:rsidR="00651EB6">
        <w:t>Fiware</w:t>
      </w:r>
      <w:proofErr w:type="spellEnd"/>
      <w:r w:rsidR="00651EB6">
        <w:t xml:space="preserve"> platform.</w:t>
      </w:r>
    </w:p>
    <w:p w14:paraId="1A9E3938" w14:textId="77777777" w:rsidR="00651EB6" w:rsidRDefault="00651EB6" w:rsidP="00A7296C"/>
    <w:p w14:paraId="4305D36A" w14:textId="77777777" w:rsidR="00A7296C" w:rsidRDefault="00EF03E5" w:rsidP="00A7296C">
      <w:r>
        <w:t xml:space="preserve">As the most complex component, </w:t>
      </w:r>
      <w:r w:rsidR="00090977">
        <w:t>it’s composed of many modules:</w:t>
      </w:r>
    </w:p>
    <w:p w14:paraId="518C5A94" w14:textId="77777777" w:rsidR="00E702E7" w:rsidRDefault="00C7350C" w:rsidP="0047663D">
      <w:pPr>
        <w:pStyle w:val="Paragraphedeliste"/>
        <w:numPr>
          <w:ilvl w:val="0"/>
          <w:numId w:val="23"/>
        </w:numPr>
      </w:pPr>
      <w:r>
        <w:t>Cygnus</w:t>
      </w:r>
      <w:r w:rsidR="00EF03E5">
        <w:t>, as an interface between the context broker and the different data history storages</w:t>
      </w:r>
    </w:p>
    <w:p w14:paraId="107BCE23" w14:textId="77777777" w:rsidR="00C7350C" w:rsidRDefault="00C7350C" w:rsidP="0047663D">
      <w:pPr>
        <w:pStyle w:val="Paragraphedeliste"/>
        <w:numPr>
          <w:ilvl w:val="0"/>
          <w:numId w:val="23"/>
        </w:numPr>
      </w:pPr>
      <w:r>
        <w:t>Comet STH</w:t>
      </w:r>
      <w:r w:rsidR="00A226BA">
        <w:t xml:space="preserve"> for Short Term History</w:t>
      </w:r>
      <w:r w:rsidR="000A7C4C">
        <w:t xml:space="preserve"> storage, uses MongoDB to persist the data sent through the context broker.</w:t>
      </w:r>
    </w:p>
    <w:p w14:paraId="789FDD8B" w14:textId="77777777" w:rsidR="00C7350C" w:rsidRDefault="00EF03E5" w:rsidP="0047663D">
      <w:pPr>
        <w:pStyle w:val="Paragraphedeliste"/>
        <w:numPr>
          <w:ilvl w:val="0"/>
          <w:numId w:val="23"/>
        </w:numPr>
      </w:pPr>
      <w:r>
        <w:t xml:space="preserve">An </w:t>
      </w:r>
      <w:r w:rsidR="00C7350C">
        <w:t>Hadoop</w:t>
      </w:r>
      <w:r w:rsidR="00172EE5">
        <w:t xml:space="preserve"> ecosystem</w:t>
      </w:r>
      <w:r w:rsidR="00972ABF">
        <w:t xml:space="preserve"> (HAAS)</w:t>
      </w:r>
      <w:r w:rsidR="000A7C4C">
        <w:t xml:space="preserve"> to store and process</w:t>
      </w:r>
      <w:r w:rsidR="00647F6C">
        <w:t xml:space="preserve"> (batch or stream)</w:t>
      </w:r>
      <w:r w:rsidR="000A7C4C">
        <w:t xml:space="preserve"> long term history</w:t>
      </w:r>
      <w:r w:rsidR="00647F6C">
        <w:t xml:space="preserve"> for analytics purposes</w:t>
      </w:r>
      <w:r w:rsidR="000A7C4C">
        <w:t>.</w:t>
      </w:r>
    </w:p>
    <w:p w14:paraId="28030C9E" w14:textId="77777777" w:rsidR="00972ABF" w:rsidRDefault="00972ABF" w:rsidP="00972ABF">
      <w:pPr>
        <w:ind w:left="360"/>
      </w:pPr>
    </w:p>
    <w:p w14:paraId="1807CB43" w14:textId="77777777" w:rsidR="00E85A68" w:rsidRPr="00E85A68" w:rsidRDefault="00E85A68" w:rsidP="00E85A68">
      <w:pPr>
        <w:rPr>
          <w:lang w:val="en-GB"/>
        </w:rPr>
      </w:pPr>
      <w:r>
        <w:rPr>
          <w:lang w:val="en-GB"/>
        </w:rPr>
        <w:t xml:space="preserve">Hadoop HDFS provides </w:t>
      </w:r>
      <w:r w:rsidRPr="00E85A68">
        <w:rPr>
          <w:lang w:val="en-GB"/>
        </w:rPr>
        <w:t>Distributed storage.</w:t>
      </w:r>
    </w:p>
    <w:p w14:paraId="7E0D9636" w14:textId="77777777" w:rsidR="00E85A68" w:rsidRPr="00E85A68" w:rsidRDefault="00E85A68" w:rsidP="00E85A68">
      <w:pPr>
        <w:rPr>
          <w:lang w:val="en-GB"/>
        </w:rPr>
      </w:pPr>
      <w:r w:rsidRPr="00E85A68">
        <w:rPr>
          <w:lang w:val="en-GB"/>
        </w:rPr>
        <w:t>Distributed batch processing</w:t>
      </w:r>
      <w:r>
        <w:rPr>
          <w:lang w:val="en-GB"/>
        </w:rPr>
        <w:t xml:space="preserve"> (with MapReduce)</w:t>
      </w:r>
      <w:r w:rsidRPr="00E85A68">
        <w:rPr>
          <w:lang w:val="en-GB"/>
        </w:rPr>
        <w:t>.</w:t>
      </w:r>
    </w:p>
    <w:p w14:paraId="6A48A3C1" w14:textId="77777777" w:rsidR="00E85A68" w:rsidRDefault="00E85A68" w:rsidP="00E85A68">
      <w:pPr>
        <w:rPr>
          <w:lang w:val="en-GB"/>
        </w:rPr>
      </w:pPr>
      <w:r w:rsidRPr="00E85A68">
        <w:rPr>
          <w:lang w:val="en-GB"/>
        </w:rPr>
        <w:t>Distributed stream processing</w:t>
      </w:r>
      <w:r>
        <w:rPr>
          <w:lang w:val="en-GB"/>
        </w:rPr>
        <w:t xml:space="preserve"> </w:t>
      </w:r>
      <w:r w:rsidR="00BB4F47">
        <w:rPr>
          <w:lang w:val="en-GB"/>
        </w:rPr>
        <w:t xml:space="preserve">through </w:t>
      </w:r>
      <w:proofErr w:type="spellStart"/>
      <w:r w:rsidR="004446E8">
        <w:rPr>
          <w:lang w:val="en-GB"/>
        </w:rPr>
        <w:t>Sinfonier</w:t>
      </w:r>
      <w:proofErr w:type="spellEnd"/>
      <w:r w:rsidR="004446E8">
        <w:rPr>
          <w:lang w:val="en-GB"/>
        </w:rPr>
        <w:t xml:space="preserve"> </w:t>
      </w:r>
      <w:r w:rsidR="00BB4F47">
        <w:rPr>
          <w:lang w:val="en-GB"/>
        </w:rPr>
        <w:t xml:space="preserve">(Apache </w:t>
      </w:r>
      <w:r>
        <w:rPr>
          <w:lang w:val="en-GB"/>
        </w:rPr>
        <w:t xml:space="preserve">Storm </w:t>
      </w:r>
      <w:r w:rsidR="004446E8">
        <w:rPr>
          <w:lang w:val="en-GB"/>
        </w:rPr>
        <w:t>based</w:t>
      </w:r>
      <w:r w:rsidR="00BB4F47">
        <w:rPr>
          <w:lang w:val="en-GB"/>
        </w:rPr>
        <w:t>)</w:t>
      </w:r>
      <w:r w:rsidR="004446E8">
        <w:rPr>
          <w:lang w:val="en-GB"/>
        </w:rPr>
        <w:t xml:space="preserve"> </w:t>
      </w:r>
      <w:r>
        <w:rPr>
          <w:lang w:val="en-GB"/>
        </w:rPr>
        <w:t>or Spark</w:t>
      </w:r>
      <w:r w:rsidRPr="00E85A68">
        <w:rPr>
          <w:lang w:val="en-GB"/>
        </w:rPr>
        <w:t>.</w:t>
      </w:r>
    </w:p>
    <w:p w14:paraId="7FBF12FA" w14:textId="77777777" w:rsidR="00BB0291" w:rsidRDefault="00BB0291" w:rsidP="00E85A68"/>
    <w:p w14:paraId="6048084A" w14:textId="77777777" w:rsidR="002715BD" w:rsidRPr="00E85A68" w:rsidRDefault="002715BD" w:rsidP="00E85A68">
      <w:pPr>
        <w:rPr>
          <w:lang w:val="en-GB"/>
        </w:rPr>
      </w:pPr>
      <w:r>
        <w:t>Also</w:t>
      </w:r>
      <w:r w:rsidR="00BB0291">
        <w:t>,</w:t>
      </w:r>
      <w:r>
        <w:t xml:space="preserve"> almost any software of the Hadoop ecosystem can be used in Cosmos: such as Hive, Pig, zookeeper, yarn, HBase…</w:t>
      </w:r>
    </w:p>
    <w:p w14:paraId="4672E84F" w14:textId="77777777" w:rsidR="000A7C4C" w:rsidRPr="00E85A68" w:rsidRDefault="000A7C4C" w:rsidP="000A7C4C">
      <w:pPr>
        <w:rPr>
          <w:lang w:val="en-GB"/>
        </w:rPr>
      </w:pPr>
    </w:p>
    <w:p w14:paraId="4146E7FB" w14:textId="77777777" w:rsidR="000621EE" w:rsidRDefault="000621EE" w:rsidP="000A7C4C">
      <w:r>
        <w:t xml:space="preserve">On </w:t>
      </w:r>
      <w:proofErr w:type="spellStart"/>
      <w:r>
        <w:t>Fiware</w:t>
      </w:r>
      <w:proofErr w:type="spellEnd"/>
      <w:r>
        <w:t xml:space="preserve"> catalog: </w:t>
      </w:r>
      <w:hyperlink r:id="rId62" w:history="1">
        <w:r w:rsidRPr="000621EE">
          <w:rPr>
            <w:rStyle w:val="Lienhypertexte"/>
          </w:rPr>
          <w:t>Cosmos</w:t>
        </w:r>
      </w:hyperlink>
    </w:p>
    <w:p w14:paraId="583E5462" w14:textId="77777777" w:rsidR="000621EE" w:rsidRDefault="000621EE" w:rsidP="000A7C4C">
      <w:r>
        <w:t xml:space="preserve">On </w:t>
      </w:r>
      <w:proofErr w:type="spellStart"/>
      <w:r>
        <w:t>readthedocs</w:t>
      </w:r>
      <w:proofErr w:type="spellEnd"/>
      <w:r>
        <w:t xml:space="preserve">: </w:t>
      </w:r>
      <w:hyperlink r:id="rId63" w:history="1">
        <w:r w:rsidRPr="000621EE">
          <w:rPr>
            <w:rStyle w:val="Lienhypertexte"/>
          </w:rPr>
          <w:t>Cosmos documentation</w:t>
        </w:r>
      </w:hyperlink>
    </w:p>
    <w:p w14:paraId="6A382963" w14:textId="77777777" w:rsidR="005D1E54" w:rsidRDefault="005D1E54" w:rsidP="000A7C4C">
      <w:r>
        <w:t xml:space="preserve">On </w:t>
      </w:r>
      <w:proofErr w:type="spellStart"/>
      <w:r>
        <w:t>Fiware</w:t>
      </w:r>
      <w:proofErr w:type="spellEnd"/>
      <w:r>
        <w:t xml:space="preserve"> Forge: </w:t>
      </w:r>
      <w:hyperlink r:id="rId64" w:history="1">
        <w:r w:rsidRPr="005D1E54">
          <w:rPr>
            <w:rStyle w:val="Lienhypertexte"/>
          </w:rPr>
          <w:t>Architecture documentation</w:t>
        </w:r>
      </w:hyperlink>
    </w:p>
    <w:p w14:paraId="0798A97D" w14:textId="77777777" w:rsidR="000621EE" w:rsidRDefault="000621EE" w:rsidP="000A7C4C"/>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0A7C4C" w14:paraId="0C798B97" w14:textId="77777777" w:rsidTr="00647F6C">
        <w:tc>
          <w:tcPr>
            <w:tcW w:w="2698" w:type="dxa"/>
          </w:tcPr>
          <w:p w14:paraId="06AAD0D1" w14:textId="77777777" w:rsidR="000A7C4C" w:rsidRDefault="000A7C4C" w:rsidP="00BB4F47">
            <w:pPr>
              <w:rPr>
                <w:b/>
                <w:bCs/>
              </w:rPr>
            </w:pPr>
            <w:r>
              <w:rPr>
                <w:b/>
                <w:bCs/>
              </w:rPr>
              <w:t>Architecture Component</w:t>
            </w:r>
          </w:p>
        </w:tc>
        <w:tc>
          <w:tcPr>
            <w:tcW w:w="5103" w:type="dxa"/>
          </w:tcPr>
          <w:p w14:paraId="6219A270" w14:textId="77777777" w:rsidR="000A7C4C" w:rsidRDefault="000A7C4C" w:rsidP="00BB4F47">
            <w:pPr>
              <w:rPr>
                <w:b/>
                <w:bCs/>
              </w:rPr>
            </w:pPr>
            <w:r>
              <w:rPr>
                <w:b/>
                <w:bCs/>
              </w:rPr>
              <w:t>Component Elements</w:t>
            </w:r>
          </w:p>
        </w:tc>
      </w:tr>
      <w:tr w:rsidR="000A7C4C" w14:paraId="0C061AFF" w14:textId="77777777" w:rsidTr="00647F6C">
        <w:tc>
          <w:tcPr>
            <w:tcW w:w="2698" w:type="dxa"/>
          </w:tcPr>
          <w:p w14:paraId="2DECDEB9" w14:textId="77777777" w:rsidR="000A7C4C" w:rsidRDefault="000A7C4C" w:rsidP="00BB4F47">
            <w:r>
              <w:t>Database Server</w:t>
            </w:r>
          </w:p>
        </w:tc>
        <w:tc>
          <w:tcPr>
            <w:tcW w:w="5103" w:type="dxa"/>
          </w:tcPr>
          <w:p w14:paraId="732921E4" w14:textId="77777777" w:rsidR="000A7C4C" w:rsidRDefault="000A7C4C" w:rsidP="00BB4F47">
            <w:r>
              <w:t>MongoDB</w:t>
            </w:r>
            <w:r w:rsidR="009F516B">
              <w:t xml:space="preserve"> cluster</w:t>
            </w:r>
          </w:p>
        </w:tc>
      </w:tr>
      <w:tr w:rsidR="000A7C4C" w14:paraId="54FCCDF6" w14:textId="77777777" w:rsidTr="00647F6C">
        <w:tc>
          <w:tcPr>
            <w:tcW w:w="2698" w:type="dxa"/>
          </w:tcPr>
          <w:p w14:paraId="61466327" w14:textId="77777777" w:rsidR="000A7C4C" w:rsidRDefault="000A7C4C" w:rsidP="00BB4F47">
            <w:r>
              <w:t>Applications</w:t>
            </w:r>
          </w:p>
        </w:tc>
        <w:tc>
          <w:tcPr>
            <w:tcW w:w="5103" w:type="dxa"/>
          </w:tcPr>
          <w:p w14:paraId="6456CA0C" w14:textId="77777777" w:rsidR="000A7C4C" w:rsidRDefault="000A7C4C" w:rsidP="00BB4F47">
            <w:r>
              <w:t>Cygnus</w:t>
            </w:r>
          </w:p>
          <w:p w14:paraId="70922A5D" w14:textId="77777777" w:rsidR="000A7C4C" w:rsidRDefault="000A7C4C" w:rsidP="00BB4F47">
            <w:r>
              <w:t>Comet STH</w:t>
            </w:r>
          </w:p>
          <w:p w14:paraId="3270233A" w14:textId="77777777" w:rsidR="000A7C4C" w:rsidRDefault="000621EE" w:rsidP="00BB4F47">
            <w:r>
              <w:t>Hadoop ecosystem:</w:t>
            </w:r>
            <w:r w:rsidR="003C7C86">
              <w:t xml:space="preserve"> Sahara </w:t>
            </w:r>
            <w:r w:rsidR="00972ABF">
              <w:t xml:space="preserve">HAAS engine </w:t>
            </w:r>
            <w:r w:rsidR="003C7C86">
              <w:t xml:space="preserve">or </w:t>
            </w:r>
            <w:r w:rsidR="00972ABF">
              <w:t>HAAS</w:t>
            </w:r>
            <w:r w:rsidR="003C7C86">
              <w:t xml:space="preserve"> light version</w:t>
            </w:r>
            <w:r w:rsidR="00972ABF">
              <w:t xml:space="preserve"> engine</w:t>
            </w:r>
          </w:p>
          <w:p w14:paraId="13044236" w14:textId="77777777" w:rsidR="000621EE" w:rsidRDefault="003C7C86" w:rsidP="00BB4F47">
            <w:proofErr w:type="spellStart"/>
            <w:r>
              <w:t>Tidoop</w:t>
            </w:r>
            <w:proofErr w:type="spellEnd"/>
            <w:r w:rsidR="00972ABF">
              <w:t xml:space="preserve"> (MapReduce)</w:t>
            </w:r>
          </w:p>
          <w:p w14:paraId="256CD8CD" w14:textId="77777777" w:rsidR="003C7C86" w:rsidRDefault="003C7C86" w:rsidP="00BB4F47">
            <w:proofErr w:type="spellStart"/>
            <w:r>
              <w:t>Sinfonier</w:t>
            </w:r>
            <w:proofErr w:type="spellEnd"/>
            <w:r w:rsidR="00972ABF">
              <w:t xml:space="preserve"> (stream analytics</w:t>
            </w:r>
            <w:r w:rsidR="005D1E54">
              <w:t xml:space="preserve"> </w:t>
            </w:r>
            <w:r w:rsidR="00284EA7">
              <w:t xml:space="preserve">Apache </w:t>
            </w:r>
            <w:r w:rsidR="005D1E54">
              <w:t>storm based</w:t>
            </w:r>
            <w:r w:rsidR="00972ABF">
              <w:t>)</w:t>
            </w:r>
          </w:p>
          <w:p w14:paraId="5BC5F960" w14:textId="77777777" w:rsidR="004446E8" w:rsidRDefault="004446E8" w:rsidP="00BB4F47"/>
        </w:tc>
      </w:tr>
    </w:tbl>
    <w:p w14:paraId="01763A67" w14:textId="77777777" w:rsidR="000A7C4C" w:rsidRDefault="000A7C4C" w:rsidP="000A7C4C"/>
    <w:p w14:paraId="2FAB2157" w14:textId="77777777" w:rsidR="00090977" w:rsidRPr="00F2163C" w:rsidRDefault="00090977" w:rsidP="00A7296C"/>
    <w:p w14:paraId="532AC89E" w14:textId="77777777" w:rsidR="00A7296C" w:rsidRDefault="009A01D2" w:rsidP="00A7296C">
      <w:pPr>
        <w:pStyle w:val="Titre3"/>
      </w:pPr>
      <w:bookmarkStart w:id="175" w:name="_Toc499823541"/>
      <w:bookmarkStart w:id="176" w:name="_Toc499823679"/>
      <w:proofErr w:type="spellStart"/>
      <w:r>
        <w:t>Knowage</w:t>
      </w:r>
      <w:proofErr w:type="spellEnd"/>
      <w:r>
        <w:t xml:space="preserve"> </w:t>
      </w:r>
      <w:r w:rsidR="005F671E">
        <w:t>Analytics</w:t>
      </w:r>
      <w:r w:rsidR="00A7296C">
        <w:t xml:space="preserve"> Component</w:t>
      </w:r>
      <w:bookmarkEnd w:id="175"/>
      <w:bookmarkEnd w:id="176"/>
    </w:p>
    <w:p w14:paraId="2B5F3BB7" w14:textId="77777777" w:rsidR="00A7296C" w:rsidRDefault="004A17DB" w:rsidP="00A7296C">
      <w:r>
        <w:t xml:space="preserve">This component is for business intelligence, </w:t>
      </w:r>
      <w:proofErr w:type="spellStart"/>
      <w:r>
        <w:t>Fiware</w:t>
      </w:r>
      <w:proofErr w:type="spellEnd"/>
      <w:r>
        <w:t xml:space="preserve"> have </w:t>
      </w:r>
      <w:r w:rsidR="009A01D2">
        <w:t xml:space="preserve">originally </w:t>
      </w:r>
      <w:r>
        <w:t xml:space="preserve">chosen </w:t>
      </w:r>
      <w:proofErr w:type="spellStart"/>
      <w:r>
        <w:t>SpagoBI</w:t>
      </w:r>
      <w:proofErr w:type="spellEnd"/>
      <w:r>
        <w:t xml:space="preserve"> as the reference platform for this Analytics GE.</w:t>
      </w:r>
    </w:p>
    <w:p w14:paraId="7F82A342" w14:textId="77777777" w:rsidR="008010CB" w:rsidRDefault="00BE1FC0" w:rsidP="00A7296C">
      <w:r>
        <w:t xml:space="preserve">In the </w:t>
      </w:r>
      <w:proofErr w:type="spellStart"/>
      <w:r>
        <w:t>Fiware</w:t>
      </w:r>
      <w:proofErr w:type="spellEnd"/>
      <w:r>
        <w:t xml:space="preserve"> catalog is proposed the evolution of </w:t>
      </w:r>
      <w:proofErr w:type="spellStart"/>
      <w:r>
        <w:t>SpagoBI</w:t>
      </w:r>
      <w:proofErr w:type="spellEnd"/>
      <w:r>
        <w:t xml:space="preserve"> to a more integrated suite with all modules included</w:t>
      </w:r>
      <w:r w:rsidR="008010CB">
        <w:t xml:space="preserve"> </w:t>
      </w:r>
      <w:proofErr w:type="spellStart"/>
      <w:r w:rsidR="008010CB">
        <w:t>Knowage</w:t>
      </w:r>
      <w:proofErr w:type="spellEnd"/>
    </w:p>
    <w:p w14:paraId="51BE1BA1" w14:textId="77777777" w:rsidR="00A120CF" w:rsidRDefault="008010CB" w:rsidP="00A7296C">
      <w:pPr>
        <w:rPr>
          <w:rStyle w:val="Lienhypertexte"/>
        </w:rPr>
      </w:pPr>
      <w:r>
        <w:t xml:space="preserve">On </w:t>
      </w:r>
      <w:proofErr w:type="spellStart"/>
      <w:r>
        <w:t>Fiware</w:t>
      </w:r>
      <w:proofErr w:type="spellEnd"/>
      <w:r>
        <w:t xml:space="preserve"> catalog</w:t>
      </w:r>
      <w:r w:rsidR="00BE1FC0">
        <w:t xml:space="preserve">: </w:t>
      </w:r>
      <w:hyperlink r:id="rId65" w:history="1">
        <w:proofErr w:type="spellStart"/>
        <w:r w:rsidR="00BE1FC0" w:rsidRPr="00BE1FC0">
          <w:rPr>
            <w:rStyle w:val="Lienhypertexte"/>
          </w:rPr>
          <w:t>Knowage</w:t>
        </w:r>
        <w:proofErr w:type="spellEnd"/>
      </w:hyperlink>
    </w:p>
    <w:p w14:paraId="0536C4B0" w14:textId="77777777" w:rsidR="008010CB" w:rsidRDefault="00480874" w:rsidP="00A7296C">
      <w:r>
        <w:t xml:space="preserve">On </w:t>
      </w:r>
      <w:proofErr w:type="spellStart"/>
      <w:r>
        <w:t>readthedocs</w:t>
      </w:r>
      <w:proofErr w:type="spellEnd"/>
      <w:r w:rsidR="00561C24">
        <w:t xml:space="preserve">: </w:t>
      </w:r>
      <w:hyperlink r:id="rId66" w:history="1">
        <w:proofErr w:type="spellStart"/>
        <w:r w:rsidR="00561C24" w:rsidRPr="00561C24">
          <w:rPr>
            <w:rStyle w:val="Lienhypertexte"/>
          </w:rPr>
          <w:t>Knowage</w:t>
        </w:r>
        <w:proofErr w:type="spellEnd"/>
        <w:r w:rsidR="00561C24" w:rsidRPr="00561C24">
          <w:rPr>
            <w:rStyle w:val="Lienhypertexte"/>
          </w:rPr>
          <w:t xml:space="preserve"> in </w:t>
        </w:r>
        <w:proofErr w:type="spellStart"/>
        <w:r w:rsidR="00561C24" w:rsidRPr="00561C24">
          <w:rPr>
            <w:rStyle w:val="Lienhypertexte"/>
          </w:rPr>
          <w:t>Fiware</w:t>
        </w:r>
        <w:proofErr w:type="spellEnd"/>
      </w:hyperlink>
    </w:p>
    <w:p w14:paraId="21243535" w14:textId="77777777" w:rsidR="00561C24" w:rsidRDefault="00561C24" w:rsidP="00A7296C">
      <w:proofErr w:type="spellStart"/>
      <w:r>
        <w:t>Knowage</w:t>
      </w:r>
      <w:proofErr w:type="spellEnd"/>
      <w:r>
        <w:t xml:space="preserve"> is a</w:t>
      </w:r>
      <w:r w:rsidRPr="00561C24">
        <w:t xml:space="preserve"> professional open source suite for modern business analytics over traditional sources and big data systems.</w:t>
      </w:r>
    </w:p>
    <w:p w14:paraId="0519FE9C" w14:textId="77777777" w:rsidR="00B27D5D" w:rsidRDefault="00172EE5" w:rsidP="00B27D5D">
      <w:pPr>
        <w:keepNext/>
      </w:pPr>
      <w:r>
        <w:t>This GE provides the following features:</w:t>
      </w:r>
    </w:p>
    <w:p w14:paraId="51495DAB" w14:textId="77777777" w:rsidR="00172EE5" w:rsidRDefault="00172EE5" w:rsidP="0047663D">
      <w:pPr>
        <w:pStyle w:val="Paragraphedeliste"/>
        <w:keepNext/>
        <w:numPr>
          <w:ilvl w:val="0"/>
          <w:numId w:val="18"/>
        </w:numPr>
      </w:pPr>
      <w:r>
        <w:t xml:space="preserve">BD (big data), to </w:t>
      </w:r>
      <w:proofErr w:type="spellStart"/>
      <w:r>
        <w:t>analyse</w:t>
      </w:r>
      <w:proofErr w:type="spellEnd"/>
      <w:r>
        <w:t xml:space="preserve"> data stored on big data clusters or NoSQL databases</w:t>
      </w:r>
    </w:p>
    <w:p w14:paraId="069B4F67" w14:textId="77777777" w:rsidR="00172EE5" w:rsidRDefault="00172EE5" w:rsidP="0047663D">
      <w:pPr>
        <w:pStyle w:val="Paragraphedeliste"/>
        <w:keepNext/>
        <w:numPr>
          <w:ilvl w:val="0"/>
          <w:numId w:val="18"/>
        </w:numPr>
      </w:pPr>
      <w:r>
        <w:t>SI (smart intelligence), the usual business intelligence on structured data, but more oriented to self-service capabilities and agile prototyping</w:t>
      </w:r>
    </w:p>
    <w:p w14:paraId="0F41D393" w14:textId="77777777" w:rsidR="00172EE5" w:rsidRDefault="00172EE5" w:rsidP="0047663D">
      <w:pPr>
        <w:pStyle w:val="Paragraphedeliste"/>
        <w:keepNext/>
        <w:numPr>
          <w:ilvl w:val="0"/>
          <w:numId w:val="18"/>
        </w:numPr>
      </w:pPr>
      <w:r>
        <w:t>ER (enterprise reporting), to produce and distribute static reports</w:t>
      </w:r>
    </w:p>
    <w:p w14:paraId="6B5E67DF" w14:textId="77777777" w:rsidR="00172EE5" w:rsidRDefault="00172EE5" w:rsidP="0047663D">
      <w:pPr>
        <w:pStyle w:val="Paragraphedeliste"/>
        <w:keepNext/>
        <w:numPr>
          <w:ilvl w:val="0"/>
          <w:numId w:val="18"/>
        </w:numPr>
      </w:pPr>
      <w:r>
        <w:t>LI (location intelligence), to relate business data with spatial or geographical information</w:t>
      </w:r>
    </w:p>
    <w:p w14:paraId="1FC3BC11" w14:textId="77777777" w:rsidR="00172EE5" w:rsidRDefault="00172EE5" w:rsidP="0047663D">
      <w:pPr>
        <w:pStyle w:val="Paragraphedeliste"/>
        <w:keepNext/>
        <w:numPr>
          <w:ilvl w:val="0"/>
          <w:numId w:val="18"/>
        </w:numPr>
      </w:pPr>
      <w:r>
        <w:t>PM (performance management), to manage KPIs and organize scorecards</w:t>
      </w:r>
    </w:p>
    <w:p w14:paraId="33129AF0" w14:textId="77777777" w:rsidR="00172EE5" w:rsidRDefault="00172EE5" w:rsidP="0047663D">
      <w:pPr>
        <w:pStyle w:val="Paragraphedeliste"/>
        <w:keepNext/>
        <w:numPr>
          <w:ilvl w:val="0"/>
          <w:numId w:val="18"/>
        </w:numPr>
      </w:pPr>
      <w:r>
        <w:t>PA (predictive analysis), for more advanced analyses</w:t>
      </w:r>
    </w:p>
    <w:p w14:paraId="6BCEBCF4" w14:textId="77777777" w:rsidR="00172EE5" w:rsidRDefault="00172EE5" w:rsidP="0047663D">
      <w:pPr>
        <w:pStyle w:val="Paragraphedeliste"/>
        <w:keepNext/>
        <w:numPr>
          <w:ilvl w:val="0"/>
          <w:numId w:val="18"/>
        </w:numPr>
      </w:pPr>
      <w:r>
        <w:t xml:space="preserve">EI (embedded intelligence), to link </w:t>
      </w:r>
      <w:proofErr w:type="spellStart"/>
      <w:r>
        <w:t>Knowage</w:t>
      </w:r>
      <w:proofErr w:type="spellEnd"/>
      <w:r>
        <w:t xml:space="preserve"> with external solutions provided by the customer or third parties.</w:t>
      </w:r>
    </w:p>
    <w:p w14:paraId="7D08DFF7" w14:textId="77777777" w:rsidR="00EA7075" w:rsidRDefault="00EA7075" w:rsidP="00DD494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953"/>
      </w:tblGrid>
      <w:tr w:rsidR="00C359D6" w14:paraId="335E85B3" w14:textId="77777777" w:rsidTr="006D0972">
        <w:tc>
          <w:tcPr>
            <w:tcW w:w="3261" w:type="dxa"/>
          </w:tcPr>
          <w:p w14:paraId="61F93528" w14:textId="77777777" w:rsidR="00C359D6" w:rsidRDefault="00C359D6" w:rsidP="00714CD0">
            <w:pPr>
              <w:rPr>
                <w:b/>
                <w:bCs/>
              </w:rPr>
            </w:pPr>
            <w:r>
              <w:rPr>
                <w:b/>
                <w:bCs/>
              </w:rPr>
              <w:t>Architecture Component</w:t>
            </w:r>
          </w:p>
        </w:tc>
        <w:tc>
          <w:tcPr>
            <w:tcW w:w="5953" w:type="dxa"/>
          </w:tcPr>
          <w:p w14:paraId="30792A75" w14:textId="77777777" w:rsidR="00C359D6" w:rsidRDefault="00C359D6" w:rsidP="00714CD0">
            <w:pPr>
              <w:rPr>
                <w:b/>
                <w:bCs/>
              </w:rPr>
            </w:pPr>
            <w:r>
              <w:rPr>
                <w:b/>
                <w:bCs/>
              </w:rPr>
              <w:t>Component Elements</w:t>
            </w:r>
          </w:p>
        </w:tc>
      </w:tr>
      <w:tr w:rsidR="00C359D6" w14:paraId="17070E64" w14:textId="77777777" w:rsidTr="006D0972">
        <w:tc>
          <w:tcPr>
            <w:tcW w:w="3261" w:type="dxa"/>
          </w:tcPr>
          <w:p w14:paraId="4C3BEA89" w14:textId="77777777" w:rsidR="00C359D6" w:rsidRDefault="00C359D6" w:rsidP="00714CD0">
            <w:r>
              <w:t>Database Server</w:t>
            </w:r>
          </w:p>
        </w:tc>
        <w:tc>
          <w:tcPr>
            <w:tcW w:w="5953" w:type="dxa"/>
          </w:tcPr>
          <w:p w14:paraId="31A160B0" w14:textId="77777777" w:rsidR="00C359D6" w:rsidRDefault="00B20650" w:rsidP="00714CD0">
            <w:r>
              <w:t>PostgreSQL/</w:t>
            </w:r>
            <w:proofErr w:type="spellStart"/>
            <w:r>
              <w:t>Citus</w:t>
            </w:r>
            <w:proofErr w:type="spellEnd"/>
            <w:r>
              <w:t xml:space="preserve"> for metadata storage</w:t>
            </w:r>
          </w:p>
        </w:tc>
      </w:tr>
      <w:tr w:rsidR="00C359D6" w14:paraId="1D5F8B14" w14:textId="77777777" w:rsidTr="006D0972">
        <w:tc>
          <w:tcPr>
            <w:tcW w:w="3261" w:type="dxa"/>
          </w:tcPr>
          <w:p w14:paraId="04BFCCA0" w14:textId="77777777" w:rsidR="00C359D6" w:rsidRDefault="00C359D6" w:rsidP="00714CD0">
            <w:r>
              <w:t>Application</w:t>
            </w:r>
            <w:r w:rsidR="00B20650">
              <w:t>s</w:t>
            </w:r>
          </w:p>
        </w:tc>
        <w:tc>
          <w:tcPr>
            <w:tcW w:w="5953" w:type="dxa"/>
          </w:tcPr>
          <w:p w14:paraId="4D19D5BD" w14:textId="77777777" w:rsidR="00C359D6" w:rsidRDefault="0029240D" w:rsidP="00714CD0">
            <w:r>
              <w:t>A set of java modules deployed under a Tomcat</w:t>
            </w:r>
          </w:p>
          <w:p w14:paraId="732995AA" w14:textId="77777777" w:rsidR="00C359D6" w:rsidRDefault="00C359D6" w:rsidP="00714CD0"/>
        </w:tc>
      </w:tr>
    </w:tbl>
    <w:p w14:paraId="75673C87" w14:textId="77777777" w:rsidR="00C359D6" w:rsidRDefault="00C359D6" w:rsidP="00DD494C"/>
    <w:p w14:paraId="148A0513" w14:textId="77777777" w:rsidR="00953716" w:rsidRDefault="00953716" w:rsidP="00DD494C">
      <w:r>
        <w:t xml:space="preserve">The composer part of </w:t>
      </w:r>
      <w:proofErr w:type="spellStart"/>
      <w:r>
        <w:t>Knowage</w:t>
      </w:r>
      <w:proofErr w:type="spellEnd"/>
      <w:r>
        <w:t xml:space="preserve">, shouldn’t be exposed to public use, if some dashboards or reports visualization needs to be published, it need to be integrated in applications in an </w:t>
      </w:r>
      <w:proofErr w:type="spellStart"/>
      <w:r>
        <w:t>iframe</w:t>
      </w:r>
      <w:proofErr w:type="spellEnd"/>
      <w:r>
        <w:t xml:space="preserve"> component or by using the API to get the </w:t>
      </w:r>
      <w:proofErr w:type="spellStart"/>
      <w:r>
        <w:t>Knowage</w:t>
      </w:r>
      <w:proofErr w:type="spellEnd"/>
      <w:r>
        <w:t xml:space="preserve"> generated content.</w:t>
      </w:r>
    </w:p>
    <w:p w14:paraId="0DF17176" w14:textId="77777777" w:rsidR="007542E4" w:rsidRDefault="007542E4" w:rsidP="007542E4">
      <w:pPr>
        <w:keepNext/>
      </w:pPr>
    </w:p>
    <w:p w14:paraId="029A8141" w14:textId="77777777" w:rsidR="005F671E" w:rsidRDefault="005F671E" w:rsidP="005F671E">
      <w:pPr>
        <w:pStyle w:val="Titre3"/>
      </w:pPr>
      <w:bookmarkStart w:id="177" w:name="_Hlk497334190"/>
      <w:bookmarkStart w:id="178" w:name="_Toc499823542"/>
      <w:bookmarkStart w:id="179" w:name="_Toc499823680"/>
      <w:r>
        <w:t xml:space="preserve">CKAN Open Data </w:t>
      </w:r>
      <w:bookmarkEnd w:id="177"/>
      <w:r>
        <w:t>Component</w:t>
      </w:r>
      <w:bookmarkEnd w:id="178"/>
      <w:bookmarkEnd w:id="179"/>
    </w:p>
    <w:p w14:paraId="7C5D55BA" w14:textId="77777777" w:rsidR="005F671E" w:rsidRDefault="007460E6" w:rsidP="005F671E">
      <w:r>
        <w:t xml:space="preserve">This component is the chosen </w:t>
      </w:r>
      <w:proofErr w:type="spellStart"/>
      <w:r w:rsidR="00AE397A">
        <w:t>Fiware</w:t>
      </w:r>
      <w:proofErr w:type="spellEnd"/>
      <w:r w:rsidR="00AE397A">
        <w:t xml:space="preserve"> </w:t>
      </w:r>
      <w:r>
        <w:t>GE to manage Open Data</w:t>
      </w:r>
      <w:r w:rsidR="00AE397A">
        <w:t>.</w:t>
      </w:r>
    </w:p>
    <w:p w14:paraId="23AECCD7" w14:textId="77777777" w:rsidR="007460E6" w:rsidRDefault="007460E6" w:rsidP="005F671E">
      <w:r>
        <w:t>CKAN</w:t>
      </w:r>
      <w:r w:rsidR="00144281">
        <w:t xml:space="preserve"> GE at </w:t>
      </w:r>
      <w:proofErr w:type="spellStart"/>
      <w:r w:rsidR="00144281">
        <w:t>Fiware</w:t>
      </w:r>
      <w:proofErr w:type="spellEnd"/>
      <w:r w:rsidR="00144281">
        <w:t xml:space="preserve">: </w:t>
      </w:r>
      <w:hyperlink r:id="rId67" w:history="1">
        <w:r w:rsidR="00144281" w:rsidRPr="0053125C">
          <w:rPr>
            <w:rStyle w:val="Lienhypertexte"/>
          </w:rPr>
          <w:t>https://catalogue.fiware.org/enablers/ckan</w:t>
        </w:r>
      </w:hyperlink>
    </w:p>
    <w:p w14:paraId="03F51FDD" w14:textId="77777777" w:rsidR="00D52596" w:rsidRDefault="00D52596" w:rsidP="005F671E">
      <w:proofErr w:type="spellStart"/>
      <w:r>
        <w:t>Fiware</w:t>
      </w:r>
      <w:proofErr w:type="spellEnd"/>
      <w:r>
        <w:t xml:space="preserve"> Docker installation: </w:t>
      </w:r>
      <w:hyperlink r:id="rId68" w:history="1">
        <w:r w:rsidRPr="0053125C">
          <w:rPr>
            <w:rStyle w:val="Lienhypertexte"/>
          </w:rPr>
          <w:t>https://github.com/okfn/docker-fiware-ckan</w:t>
        </w:r>
      </w:hyperlink>
      <w:r>
        <w:t xml:space="preserve"> </w:t>
      </w:r>
    </w:p>
    <w:p w14:paraId="6DD406E6" w14:textId="77777777" w:rsidR="00935465" w:rsidRDefault="00935465" w:rsidP="005F671E">
      <w:r>
        <w:t xml:space="preserve">Official installation </w:t>
      </w:r>
      <w:proofErr w:type="gramStart"/>
      <w:r>
        <w:t>guide :</w:t>
      </w:r>
      <w:proofErr w:type="gramEnd"/>
      <w:r>
        <w:t xml:space="preserve"> </w:t>
      </w:r>
      <w:hyperlink r:id="rId69" w:history="1">
        <w:r w:rsidRPr="0053125C">
          <w:rPr>
            <w:rStyle w:val="Lienhypertexte"/>
          </w:rPr>
          <w:t>http://docs.ckan.org/en/ckan-2.3.5/maintaining/installing/install-using-docker.html</w:t>
        </w:r>
      </w:hyperlink>
    </w:p>
    <w:p w14:paraId="7A19866F" w14:textId="77777777" w:rsidR="00935465" w:rsidRDefault="009A01D2" w:rsidP="005F671E">
      <w:r>
        <w:t>The CKAN GE provides the following features:</w:t>
      </w:r>
    </w:p>
    <w:p w14:paraId="40474B48" w14:textId="77777777" w:rsidR="009A01D2" w:rsidRDefault="009A01D2" w:rsidP="0047663D">
      <w:pPr>
        <w:pStyle w:val="Paragraphedeliste"/>
        <w:numPr>
          <w:ilvl w:val="0"/>
          <w:numId w:val="19"/>
        </w:numPr>
      </w:pPr>
      <w:r>
        <w:t>Complete catalog system with easy to use web interface and a powerful API</w:t>
      </w:r>
    </w:p>
    <w:p w14:paraId="0A1FE5D9" w14:textId="77777777" w:rsidR="009A01D2" w:rsidRDefault="009A01D2" w:rsidP="0047663D">
      <w:pPr>
        <w:pStyle w:val="Paragraphedeliste"/>
        <w:numPr>
          <w:ilvl w:val="0"/>
          <w:numId w:val="19"/>
        </w:numPr>
      </w:pPr>
      <w:r>
        <w:t xml:space="preserve">Strong integration with third-party CMS’s like </w:t>
      </w:r>
      <w:r w:rsidRPr="00BC118F">
        <w:rPr>
          <w:b/>
        </w:rPr>
        <w:t>Drupal</w:t>
      </w:r>
      <w:r w:rsidR="00361F8D">
        <w:rPr>
          <w:b/>
        </w:rPr>
        <w:t xml:space="preserve"> </w:t>
      </w:r>
      <w:r w:rsidR="00361F8D" w:rsidRPr="00361F8D">
        <w:t>(currently in use at MNCA)</w:t>
      </w:r>
      <w:r>
        <w:t xml:space="preserve"> and WordPress</w:t>
      </w:r>
    </w:p>
    <w:p w14:paraId="04C15D66" w14:textId="77777777" w:rsidR="009A01D2" w:rsidRDefault="009A01D2" w:rsidP="0047663D">
      <w:pPr>
        <w:pStyle w:val="Paragraphedeliste"/>
        <w:numPr>
          <w:ilvl w:val="0"/>
          <w:numId w:val="19"/>
        </w:numPr>
      </w:pPr>
      <w:r>
        <w:t>Data visualization and analytics</w:t>
      </w:r>
    </w:p>
    <w:p w14:paraId="0928C1F0" w14:textId="77777777" w:rsidR="009A01D2" w:rsidRDefault="009A01D2" w:rsidP="0047663D">
      <w:pPr>
        <w:pStyle w:val="Paragraphedeliste"/>
        <w:numPr>
          <w:ilvl w:val="0"/>
          <w:numId w:val="19"/>
        </w:numPr>
      </w:pPr>
      <w:r>
        <w:t>Workflow support lets departments or groups manage their own data publishing</w:t>
      </w:r>
    </w:p>
    <w:p w14:paraId="7BA4CA48" w14:textId="77777777" w:rsidR="009A01D2" w:rsidRDefault="009A01D2" w:rsidP="0047663D">
      <w:pPr>
        <w:pStyle w:val="Paragraphedeliste"/>
        <w:numPr>
          <w:ilvl w:val="0"/>
          <w:numId w:val="19"/>
        </w:numPr>
      </w:pPr>
      <w:r>
        <w:t>Fine-grained access control</w:t>
      </w:r>
    </w:p>
    <w:p w14:paraId="7BF131E6" w14:textId="77777777" w:rsidR="009A01D2" w:rsidRDefault="009A01D2" w:rsidP="0047663D">
      <w:pPr>
        <w:pStyle w:val="Paragraphedeliste"/>
        <w:numPr>
          <w:ilvl w:val="0"/>
          <w:numId w:val="19"/>
        </w:numPr>
      </w:pPr>
      <w:r>
        <w:t>Integrated data storage and full data API</w:t>
      </w:r>
    </w:p>
    <w:p w14:paraId="6F144D99" w14:textId="77777777" w:rsidR="009A01D2" w:rsidRDefault="009A01D2" w:rsidP="0047663D">
      <w:pPr>
        <w:pStyle w:val="Paragraphedeliste"/>
        <w:numPr>
          <w:ilvl w:val="0"/>
          <w:numId w:val="19"/>
        </w:numPr>
      </w:pPr>
      <w:r>
        <w:t>Federated structure: easily set up new instances with common search</w:t>
      </w:r>
    </w:p>
    <w:p w14:paraId="78F1C8F6" w14:textId="77777777" w:rsidR="00144281" w:rsidRDefault="00144281" w:rsidP="005F671E"/>
    <w:p w14:paraId="6EB7723C" w14:textId="77777777" w:rsidR="007460E6" w:rsidRDefault="007460E6" w:rsidP="005F671E"/>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7460E6" w14:paraId="6AD35CE6" w14:textId="77777777" w:rsidTr="00C7691C">
        <w:tc>
          <w:tcPr>
            <w:tcW w:w="2698" w:type="dxa"/>
          </w:tcPr>
          <w:p w14:paraId="0EA66528" w14:textId="77777777" w:rsidR="007460E6" w:rsidRDefault="007460E6" w:rsidP="00C7691C">
            <w:pPr>
              <w:rPr>
                <w:b/>
                <w:bCs/>
              </w:rPr>
            </w:pPr>
            <w:r>
              <w:rPr>
                <w:b/>
                <w:bCs/>
              </w:rPr>
              <w:t>Architecture Component</w:t>
            </w:r>
          </w:p>
        </w:tc>
        <w:tc>
          <w:tcPr>
            <w:tcW w:w="3818" w:type="dxa"/>
          </w:tcPr>
          <w:p w14:paraId="20835EAA" w14:textId="77777777" w:rsidR="007460E6" w:rsidRDefault="007460E6" w:rsidP="00C7691C">
            <w:pPr>
              <w:rPr>
                <w:b/>
                <w:bCs/>
              </w:rPr>
            </w:pPr>
            <w:r>
              <w:rPr>
                <w:b/>
                <w:bCs/>
              </w:rPr>
              <w:t>Component Elements</w:t>
            </w:r>
          </w:p>
        </w:tc>
      </w:tr>
      <w:tr w:rsidR="007460E6" w14:paraId="194005CD" w14:textId="77777777" w:rsidTr="00C7691C">
        <w:tc>
          <w:tcPr>
            <w:tcW w:w="2698" w:type="dxa"/>
          </w:tcPr>
          <w:p w14:paraId="499FC5C9" w14:textId="77777777" w:rsidR="007460E6" w:rsidRDefault="007460E6" w:rsidP="00C7691C">
            <w:r>
              <w:t>Database Server</w:t>
            </w:r>
          </w:p>
        </w:tc>
        <w:tc>
          <w:tcPr>
            <w:tcW w:w="3818" w:type="dxa"/>
          </w:tcPr>
          <w:p w14:paraId="687D8B97" w14:textId="77777777" w:rsidR="007460E6" w:rsidRDefault="007460E6" w:rsidP="00C7691C">
            <w:proofErr w:type="spellStart"/>
            <w:r>
              <w:t>Postgresql</w:t>
            </w:r>
            <w:proofErr w:type="spellEnd"/>
            <w:r>
              <w:t>/</w:t>
            </w:r>
            <w:proofErr w:type="spellStart"/>
            <w:r>
              <w:t>Citus</w:t>
            </w:r>
            <w:proofErr w:type="spellEnd"/>
            <w:r w:rsidR="009F516B">
              <w:t xml:space="preserve"> cluster</w:t>
            </w:r>
          </w:p>
          <w:p w14:paraId="11738EF5" w14:textId="0735CE6E" w:rsidR="00B8241B" w:rsidRDefault="00B8241B" w:rsidP="00C7691C">
            <w:r>
              <w:t xml:space="preserve">Apache </w:t>
            </w:r>
            <w:proofErr w:type="spellStart"/>
            <w:r>
              <w:t>Solr</w:t>
            </w:r>
            <w:proofErr w:type="spellEnd"/>
            <w:r>
              <w:t xml:space="preserve"> (for search feature)</w:t>
            </w:r>
          </w:p>
        </w:tc>
      </w:tr>
      <w:tr w:rsidR="007460E6" w14:paraId="60ED493B" w14:textId="77777777" w:rsidTr="00C7691C">
        <w:tc>
          <w:tcPr>
            <w:tcW w:w="2698" w:type="dxa"/>
          </w:tcPr>
          <w:p w14:paraId="482B572C" w14:textId="77777777" w:rsidR="007460E6" w:rsidRDefault="007460E6" w:rsidP="00C7691C">
            <w:r>
              <w:t>Applications</w:t>
            </w:r>
          </w:p>
        </w:tc>
        <w:tc>
          <w:tcPr>
            <w:tcW w:w="3818" w:type="dxa"/>
          </w:tcPr>
          <w:p w14:paraId="41BC1AAF" w14:textId="77777777" w:rsidR="007460E6" w:rsidRDefault="007460E6" w:rsidP="00C7691C">
            <w:proofErr w:type="spellStart"/>
            <w:r>
              <w:t>Api</w:t>
            </w:r>
            <w:proofErr w:type="spellEnd"/>
            <w:r w:rsidR="008B0BD5">
              <w:t xml:space="preserve"> and WEB UI</w:t>
            </w:r>
          </w:p>
          <w:p w14:paraId="68589466" w14:textId="77777777" w:rsidR="007460E6" w:rsidRDefault="007460E6" w:rsidP="00C7691C"/>
          <w:p w14:paraId="2941EB51" w14:textId="77777777" w:rsidR="007460E6" w:rsidRDefault="007460E6" w:rsidP="00C7691C"/>
        </w:tc>
      </w:tr>
    </w:tbl>
    <w:p w14:paraId="0A1F4F3A" w14:textId="77777777" w:rsidR="007460E6" w:rsidRDefault="007460E6" w:rsidP="005F671E"/>
    <w:p w14:paraId="6E2F2209" w14:textId="77777777" w:rsidR="00B27D5D" w:rsidRDefault="00B27D5D" w:rsidP="00B27D5D"/>
    <w:p w14:paraId="2139956E" w14:textId="59742F11" w:rsidR="001B6C4D" w:rsidRPr="001B6C4D" w:rsidRDefault="00D47423" w:rsidP="001B6C4D">
      <w:pPr>
        <w:pStyle w:val="Titre3"/>
        <w:rPr>
          <w:i/>
        </w:rPr>
      </w:pPr>
      <w:bookmarkStart w:id="180" w:name="_Toc499823543"/>
      <w:bookmarkStart w:id="181" w:name="_Toc499823681"/>
      <w:r>
        <w:lastRenderedPageBreak/>
        <w:t xml:space="preserve">IDAS </w:t>
      </w:r>
      <w:r w:rsidR="00C17488">
        <w:t xml:space="preserve">IOT </w:t>
      </w:r>
      <w:r>
        <w:t>Component</w:t>
      </w:r>
      <w:bookmarkEnd w:id="180"/>
      <w:bookmarkEnd w:id="181"/>
    </w:p>
    <w:p w14:paraId="39264EA4" w14:textId="77777777" w:rsidR="006709C5" w:rsidRDefault="00123AF1" w:rsidP="001B6C4D">
      <w:r w:rsidRPr="00123AF1">
        <w:t>The IDAS component is an implementation of the Backend Device Management GE.</w:t>
      </w:r>
    </w:p>
    <w:p w14:paraId="0DA3AD77" w14:textId="77777777" w:rsidR="0033747C" w:rsidRDefault="00D42D5B" w:rsidP="001B6C4D">
      <w:r>
        <w:t xml:space="preserve">It provides software for IOT use cases, </w:t>
      </w:r>
      <w:r w:rsidR="005F0A31">
        <w:t>like:</w:t>
      </w:r>
    </w:p>
    <w:p w14:paraId="5B42776F" w14:textId="01FCB8CE" w:rsidR="00B31FAB" w:rsidRDefault="00D42D5B" w:rsidP="0047663D">
      <w:pPr>
        <w:pStyle w:val="Paragraphedeliste"/>
        <w:numPr>
          <w:ilvl w:val="0"/>
          <w:numId w:val="28"/>
        </w:numPr>
      </w:pPr>
      <w:r>
        <w:t xml:space="preserve">to manage communication between </w:t>
      </w:r>
      <w:r w:rsidR="005F0A31">
        <w:t>sensors</w:t>
      </w:r>
      <w:r w:rsidR="00850B3D">
        <w:t xml:space="preserve"> </w:t>
      </w:r>
      <w:r w:rsidR="005F0A31">
        <w:t>&amp;</w:t>
      </w:r>
      <w:r w:rsidR="00850B3D">
        <w:t xml:space="preserve"> </w:t>
      </w:r>
      <w:r w:rsidR="005F0A31">
        <w:t>actuators/</w:t>
      </w:r>
      <w:r>
        <w:t>devices</w:t>
      </w:r>
      <w:r w:rsidR="00B31FAB">
        <w:t>/gateways</w:t>
      </w:r>
      <w:r>
        <w:t xml:space="preserve"> and the data context broker</w:t>
      </w:r>
      <w:r w:rsidR="00850B3D">
        <w:t xml:space="preserve"> using NGSI REST API</w:t>
      </w:r>
      <w:r w:rsidR="00B31FAB">
        <w:t>.</w:t>
      </w:r>
    </w:p>
    <w:p w14:paraId="1FECC8EC" w14:textId="77777777" w:rsidR="00E66E24" w:rsidRDefault="0033747C" w:rsidP="0047663D">
      <w:pPr>
        <w:pStyle w:val="Paragraphedeliste"/>
        <w:numPr>
          <w:ilvl w:val="0"/>
          <w:numId w:val="28"/>
        </w:numPr>
      </w:pPr>
      <w:r>
        <w:t xml:space="preserve">to </w:t>
      </w:r>
      <w:r w:rsidR="00E66E24">
        <w:t>manage provisioning of devices through a REST API</w:t>
      </w:r>
      <w:r>
        <w:t xml:space="preserve">, it is composed of several components organized </w:t>
      </w:r>
      <w:r w:rsidR="00E3379A">
        <w:t xml:space="preserve">by south bound protocols (UL2, JSON, LWM2M, </w:t>
      </w:r>
      <w:proofErr w:type="spellStart"/>
      <w:r w:rsidR="00E3379A">
        <w:t>Sigfox</w:t>
      </w:r>
      <w:proofErr w:type="spellEnd"/>
      <w:r w:rsidR="00E3379A">
        <w:t>)</w:t>
      </w:r>
    </w:p>
    <w:p w14:paraId="59E4D947" w14:textId="77777777" w:rsidR="005F0A31" w:rsidRDefault="005F0A31" w:rsidP="001B6C4D"/>
    <w:p w14:paraId="3B7066F0" w14:textId="77777777" w:rsidR="00B31FAB" w:rsidRPr="00DB16EE" w:rsidRDefault="00B31FAB" w:rsidP="001B6C4D">
      <w:pPr>
        <w:rPr>
          <w:rStyle w:val="Lienhypertexte"/>
          <w:lang w:val="en-GB"/>
        </w:rPr>
      </w:pPr>
      <w:r w:rsidRPr="00DB16EE">
        <w:rPr>
          <w:lang w:val="en-GB"/>
        </w:rPr>
        <w:t xml:space="preserve">On </w:t>
      </w:r>
      <w:proofErr w:type="spellStart"/>
      <w:r w:rsidRPr="00DB16EE">
        <w:rPr>
          <w:lang w:val="en-GB"/>
        </w:rPr>
        <w:t>Fiware</w:t>
      </w:r>
      <w:proofErr w:type="spellEnd"/>
      <w:r w:rsidRPr="00DB16EE">
        <w:rPr>
          <w:lang w:val="en-GB"/>
        </w:rPr>
        <w:t xml:space="preserve"> </w:t>
      </w:r>
      <w:proofErr w:type="spellStart"/>
      <w:r w:rsidRPr="00DB16EE">
        <w:rPr>
          <w:lang w:val="en-GB"/>
        </w:rPr>
        <w:t>Catalog</w:t>
      </w:r>
      <w:proofErr w:type="spellEnd"/>
      <w:r w:rsidRPr="00DB16EE">
        <w:rPr>
          <w:lang w:val="en-GB"/>
        </w:rPr>
        <w:t xml:space="preserve">: </w:t>
      </w:r>
      <w:hyperlink r:id="rId70" w:history="1">
        <w:r w:rsidR="00D36D19" w:rsidRPr="00DB16EE">
          <w:rPr>
            <w:rStyle w:val="Lienhypertexte"/>
            <w:lang w:val="en-GB"/>
          </w:rPr>
          <w:t>IDAS</w:t>
        </w:r>
      </w:hyperlink>
    </w:p>
    <w:p w14:paraId="6229DF79" w14:textId="77777777" w:rsidR="005F0A31" w:rsidRPr="005F0A31" w:rsidRDefault="005F0A31" w:rsidP="005F0A31">
      <w:pPr>
        <w:rPr>
          <w:lang w:val="en-GB"/>
        </w:rPr>
      </w:pPr>
      <w:r w:rsidRPr="005F0A31">
        <w:rPr>
          <w:lang w:val="en-GB"/>
        </w:rPr>
        <w:t xml:space="preserve">Documentation on the </w:t>
      </w:r>
      <w:proofErr w:type="spellStart"/>
      <w:r>
        <w:rPr>
          <w:lang w:val="en-GB"/>
        </w:rPr>
        <w:t>Fiware</w:t>
      </w:r>
      <w:proofErr w:type="spellEnd"/>
      <w:r>
        <w:rPr>
          <w:lang w:val="en-GB"/>
        </w:rPr>
        <w:t xml:space="preserve"> </w:t>
      </w:r>
      <w:r w:rsidRPr="005F0A31">
        <w:rPr>
          <w:lang w:val="en-GB"/>
        </w:rPr>
        <w:t xml:space="preserve">IOT </w:t>
      </w:r>
      <w:proofErr w:type="gramStart"/>
      <w:r w:rsidRPr="005F0A31">
        <w:rPr>
          <w:lang w:val="en-GB"/>
        </w:rPr>
        <w:t>stack :</w:t>
      </w:r>
      <w:proofErr w:type="gramEnd"/>
      <w:r w:rsidRPr="005F0A31">
        <w:rPr>
          <w:lang w:val="en-GB"/>
        </w:rPr>
        <w:t xml:space="preserve"> </w:t>
      </w:r>
      <w:hyperlink r:id="rId71" w:history="1">
        <w:r w:rsidRPr="005F0A31">
          <w:rPr>
            <w:rStyle w:val="Lienhypertexte"/>
            <w:lang w:val="en-GB"/>
          </w:rPr>
          <w:t>by Telefonica</w:t>
        </w:r>
      </w:hyperlink>
    </w:p>
    <w:p w14:paraId="7B6F2070" w14:textId="77777777" w:rsidR="00FE6D47" w:rsidRPr="005F0A31" w:rsidRDefault="00FE6D47" w:rsidP="001B6C4D">
      <w:pPr>
        <w:rPr>
          <w:lang w:val="en-GB"/>
        </w:rPr>
      </w:pPr>
    </w:p>
    <w:p w14:paraId="713C4FB6" w14:textId="77777777" w:rsidR="00D36D19" w:rsidRPr="005F0A31" w:rsidRDefault="00D36D19" w:rsidP="001B6C4D">
      <w:pPr>
        <w:rPr>
          <w:lang w:val="en-GB"/>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244"/>
      </w:tblGrid>
      <w:tr w:rsidR="00E92D07" w14:paraId="7C596DAF" w14:textId="77777777" w:rsidTr="00720EB8">
        <w:tc>
          <w:tcPr>
            <w:tcW w:w="2698" w:type="dxa"/>
          </w:tcPr>
          <w:p w14:paraId="31CAF008" w14:textId="77777777" w:rsidR="00E92D07" w:rsidRDefault="00E92D07" w:rsidP="00C7691C">
            <w:pPr>
              <w:rPr>
                <w:b/>
                <w:bCs/>
              </w:rPr>
            </w:pPr>
            <w:r>
              <w:rPr>
                <w:b/>
                <w:bCs/>
              </w:rPr>
              <w:t>Architecture Component</w:t>
            </w:r>
          </w:p>
        </w:tc>
        <w:tc>
          <w:tcPr>
            <w:tcW w:w="5244" w:type="dxa"/>
          </w:tcPr>
          <w:p w14:paraId="51672092" w14:textId="77777777" w:rsidR="00E92D07" w:rsidRDefault="00E92D07" w:rsidP="00C7691C">
            <w:pPr>
              <w:rPr>
                <w:b/>
                <w:bCs/>
              </w:rPr>
            </w:pPr>
            <w:r>
              <w:rPr>
                <w:b/>
                <w:bCs/>
              </w:rPr>
              <w:t>Component Elements</w:t>
            </w:r>
          </w:p>
        </w:tc>
      </w:tr>
      <w:tr w:rsidR="00E92D07" w14:paraId="42344CC3" w14:textId="77777777" w:rsidTr="00720EB8">
        <w:tc>
          <w:tcPr>
            <w:tcW w:w="2698" w:type="dxa"/>
          </w:tcPr>
          <w:p w14:paraId="0DD1BAF4" w14:textId="77777777" w:rsidR="00E92D07" w:rsidRDefault="00E92D07" w:rsidP="00C7691C">
            <w:r>
              <w:t>Database Server</w:t>
            </w:r>
          </w:p>
        </w:tc>
        <w:tc>
          <w:tcPr>
            <w:tcW w:w="5244" w:type="dxa"/>
          </w:tcPr>
          <w:p w14:paraId="41FDD72A" w14:textId="77777777" w:rsidR="00E92D07" w:rsidRDefault="00E92D07" w:rsidP="00C7691C">
            <w:r>
              <w:t>MongoDB</w:t>
            </w:r>
          </w:p>
        </w:tc>
      </w:tr>
      <w:tr w:rsidR="00E92D07" w14:paraId="4C1F7CBD" w14:textId="77777777" w:rsidTr="00720EB8">
        <w:tc>
          <w:tcPr>
            <w:tcW w:w="2698" w:type="dxa"/>
          </w:tcPr>
          <w:p w14:paraId="6B719AE5" w14:textId="77777777" w:rsidR="00E92D07" w:rsidRDefault="00E92D07" w:rsidP="00C7691C">
            <w:r>
              <w:t>Applications</w:t>
            </w:r>
          </w:p>
        </w:tc>
        <w:tc>
          <w:tcPr>
            <w:tcW w:w="5244" w:type="dxa"/>
          </w:tcPr>
          <w:p w14:paraId="00503D07" w14:textId="77777777" w:rsidR="00E92D07" w:rsidRDefault="00BE7D42" w:rsidP="00E92D07">
            <w:hyperlink r:id="rId72" w:history="1">
              <w:r w:rsidR="00E92D07" w:rsidRPr="001175F1">
                <w:rPr>
                  <w:rStyle w:val="Lienhypertexte"/>
                </w:rPr>
                <w:t>UL2.0 IOT Agent</w:t>
              </w:r>
            </w:hyperlink>
          </w:p>
          <w:p w14:paraId="2141F682" w14:textId="77777777" w:rsidR="00E92D07" w:rsidRPr="00887470" w:rsidRDefault="00887470" w:rsidP="00E92D07">
            <w:pPr>
              <w:rPr>
                <w:rStyle w:val="Lienhypertexte"/>
              </w:rPr>
            </w:pPr>
            <w:r>
              <w:fldChar w:fldCharType="begin"/>
            </w:r>
            <w:r>
              <w:instrText xml:space="preserve"> HYPERLINK "https://github.com/telefonicaid/iotagent-json" </w:instrText>
            </w:r>
            <w:r>
              <w:fldChar w:fldCharType="separate"/>
            </w:r>
            <w:r w:rsidR="00E92D07" w:rsidRPr="00887470">
              <w:rPr>
                <w:rStyle w:val="Lienhypertexte"/>
              </w:rPr>
              <w:t>JSON IOT Agent</w:t>
            </w:r>
          </w:p>
          <w:p w14:paraId="7A9A9F35" w14:textId="77777777" w:rsidR="001175F1" w:rsidRDefault="00887470" w:rsidP="00E92D07">
            <w:r>
              <w:fldChar w:fldCharType="end"/>
            </w:r>
            <w:hyperlink r:id="rId73" w:history="1">
              <w:r w:rsidR="001175F1" w:rsidRPr="00887470">
                <w:rPr>
                  <w:rStyle w:val="Lienhypertexte"/>
                </w:rPr>
                <w:t>OMA L</w:t>
              </w:r>
              <w:r w:rsidRPr="00887470">
                <w:rPr>
                  <w:rStyle w:val="Lienhypertexte"/>
                </w:rPr>
                <w:t>WM2M IOT Agent</w:t>
              </w:r>
            </w:hyperlink>
          </w:p>
          <w:p w14:paraId="18DAB582" w14:textId="77777777" w:rsidR="00DD494C" w:rsidRDefault="00BE7D42" w:rsidP="00E92D07">
            <w:hyperlink r:id="rId74" w:history="1">
              <w:r w:rsidR="00DD494C" w:rsidRPr="00887470">
                <w:rPr>
                  <w:rStyle w:val="Lienhypertexte"/>
                </w:rPr>
                <w:t>SIGFOX IOT Agent</w:t>
              </w:r>
            </w:hyperlink>
          </w:p>
          <w:p w14:paraId="1971FC71" w14:textId="77777777" w:rsidR="00E92D07" w:rsidRDefault="00BE7D42" w:rsidP="00E92D07">
            <w:hyperlink r:id="rId75" w:history="1">
              <w:r w:rsidR="00E92D07" w:rsidRPr="00887470">
                <w:rPr>
                  <w:rStyle w:val="Lienhypertexte"/>
                </w:rPr>
                <w:t>IOT</w:t>
              </w:r>
              <w:r w:rsidR="008010CB" w:rsidRPr="00887470">
                <w:rPr>
                  <w:rStyle w:val="Lienhypertexte"/>
                </w:rPr>
                <w:t xml:space="preserve"> Agent library to develop other</w:t>
              </w:r>
              <w:r w:rsidR="00E92D07" w:rsidRPr="00887470">
                <w:rPr>
                  <w:rStyle w:val="Lienhypertexte"/>
                </w:rPr>
                <w:t xml:space="preserve"> agents</w:t>
              </w:r>
            </w:hyperlink>
          </w:p>
          <w:p w14:paraId="44EE4814" w14:textId="77777777" w:rsidR="0019448D" w:rsidRDefault="0019448D" w:rsidP="00E92D07">
            <w:r>
              <w:t xml:space="preserve">IOT Agent Manager (under upgrade for </w:t>
            </w:r>
            <w:r w:rsidR="00720EB8">
              <w:t>R</w:t>
            </w:r>
            <w:r>
              <w:t>5</w:t>
            </w:r>
            <w:r w:rsidR="00720EB8">
              <w:t xml:space="preserve"> release</w:t>
            </w:r>
            <w:r>
              <w:t>)</w:t>
            </w:r>
          </w:p>
          <w:p w14:paraId="044FF69E" w14:textId="77777777" w:rsidR="0019448D" w:rsidRDefault="00720EB8" w:rsidP="00E92D07">
            <w:r w:rsidRPr="00720EB8">
              <w:t>IoT Edge Manager</w:t>
            </w:r>
            <w:r>
              <w:t xml:space="preserve"> (forthcoming for R5)</w:t>
            </w:r>
          </w:p>
          <w:p w14:paraId="0AB4CC97" w14:textId="77777777" w:rsidR="00E92D07" w:rsidRDefault="00BE7D42" w:rsidP="00C7691C">
            <w:hyperlink r:id="rId76" w:history="1">
              <w:r w:rsidR="00720EB8" w:rsidRPr="00E66391">
                <w:rPr>
                  <w:rStyle w:val="Lienhypertexte"/>
                </w:rPr>
                <w:t>IOT Orchestrator with portal UI</w:t>
              </w:r>
            </w:hyperlink>
            <w:r w:rsidR="00720EB8">
              <w:t xml:space="preserve"> (from Telefonica)</w:t>
            </w:r>
          </w:p>
          <w:p w14:paraId="55197161" w14:textId="77777777" w:rsidR="00E66391" w:rsidRDefault="00E66391" w:rsidP="00C7691C">
            <w:r>
              <w:t xml:space="preserve">MQTT broker like </w:t>
            </w:r>
            <w:hyperlink r:id="rId77" w:history="1">
              <w:proofErr w:type="spellStart"/>
              <w:r w:rsidRPr="00E66391">
                <w:rPr>
                  <w:rStyle w:val="Lienhypertexte"/>
                </w:rPr>
                <w:t>Mosquitto</w:t>
              </w:r>
              <w:proofErr w:type="spellEnd"/>
            </w:hyperlink>
            <w:r>
              <w:t xml:space="preserve"> is needed for MQTT connectivity of IOT agents</w:t>
            </w:r>
            <w:r w:rsidR="0075566F">
              <w:t>.</w:t>
            </w:r>
          </w:p>
        </w:tc>
      </w:tr>
    </w:tbl>
    <w:p w14:paraId="6F014B14" w14:textId="77777777" w:rsidR="00E92D07" w:rsidRDefault="00E92D07" w:rsidP="001B6C4D"/>
    <w:p w14:paraId="1FAA381A" w14:textId="77777777" w:rsidR="00E92D07" w:rsidRDefault="00E66E24" w:rsidP="001B6C4D">
      <w:r>
        <w:t xml:space="preserve">As the IOT agent components provide only a REST API to interact with, it lacks a web user interface for device management in the current </w:t>
      </w:r>
      <w:proofErr w:type="spellStart"/>
      <w:r>
        <w:t>Fiware</w:t>
      </w:r>
      <w:proofErr w:type="spellEnd"/>
      <w:r>
        <w:t xml:space="preserve"> catalog.</w:t>
      </w:r>
    </w:p>
    <w:p w14:paraId="50FE3934" w14:textId="77777777" w:rsidR="00F87120" w:rsidRDefault="00F87120" w:rsidP="001B6C4D"/>
    <w:p w14:paraId="6036FE68" w14:textId="50D330A6" w:rsidR="00E66E24" w:rsidRDefault="00E66E24" w:rsidP="001B6C4D">
      <w:r>
        <w:t xml:space="preserve">The </w:t>
      </w:r>
      <w:hyperlink r:id="rId78" w:history="1">
        <w:r w:rsidRPr="0075566F">
          <w:rPr>
            <w:rStyle w:val="Lienhypertexte"/>
          </w:rPr>
          <w:t>IOT Agent Manager</w:t>
        </w:r>
      </w:hyperlink>
      <w:r>
        <w:t xml:space="preserve"> is under porting in Nodejs for release 5, it should provide the device management</w:t>
      </w:r>
      <w:r w:rsidR="00407CFA">
        <w:t xml:space="preserve"> layer.</w:t>
      </w:r>
    </w:p>
    <w:p w14:paraId="6888FAC0" w14:textId="77777777" w:rsidR="002F05C0" w:rsidRDefault="002F05C0" w:rsidP="001B6C4D"/>
    <w:p w14:paraId="38CAC821" w14:textId="302DD69C" w:rsidR="00407CFA" w:rsidRDefault="00407CFA" w:rsidP="001B6C4D">
      <w:r>
        <w:t xml:space="preserve">Most of the IOT modules in </w:t>
      </w:r>
      <w:proofErr w:type="spellStart"/>
      <w:r>
        <w:t>Fiware</w:t>
      </w:r>
      <w:proofErr w:type="spellEnd"/>
      <w:r>
        <w:t xml:space="preserve"> catalog come from </w:t>
      </w:r>
      <w:hyperlink r:id="rId79" w:history="1">
        <w:r w:rsidRPr="00407CFA">
          <w:rPr>
            <w:rStyle w:val="Lienhypertexte"/>
          </w:rPr>
          <w:t>Telefonica, in their github</w:t>
        </w:r>
      </w:hyperlink>
      <w:r>
        <w:t xml:space="preserve">, they provide a component called </w:t>
      </w:r>
      <w:hyperlink r:id="rId80" w:history="1">
        <w:r w:rsidRPr="004708F2">
          <w:rPr>
            <w:rStyle w:val="Lienhypertexte"/>
          </w:rPr>
          <w:t>Orchestrator</w:t>
        </w:r>
      </w:hyperlink>
      <w:r>
        <w:t>, that allows to interact with the different modules: IOT agen</w:t>
      </w:r>
      <w:r w:rsidR="009A3889">
        <w:t xml:space="preserve">ts, </w:t>
      </w:r>
      <w:proofErr w:type="spellStart"/>
      <w:r w:rsidR="00F53596">
        <w:t>P</w:t>
      </w:r>
      <w:r w:rsidR="009A3889">
        <w:t>erseo</w:t>
      </w:r>
      <w:proofErr w:type="spellEnd"/>
      <w:r w:rsidR="009A3889">
        <w:t xml:space="preserve"> CEP, Orion, IDM, th</w:t>
      </w:r>
      <w:r w:rsidR="00D13D53">
        <w:t xml:space="preserve">is </w:t>
      </w:r>
      <w:r w:rsidR="00953FD8">
        <w:t xml:space="preserve">orchestrator </w:t>
      </w:r>
      <w:r w:rsidR="00D13D53">
        <w:t>component</w:t>
      </w:r>
      <w:r>
        <w:t xml:space="preserve"> also provide a web portal ready to use</w:t>
      </w:r>
      <w:r w:rsidR="00D13D53">
        <w:t>, but not open-source</w:t>
      </w:r>
      <w:r>
        <w:t>.</w:t>
      </w:r>
    </w:p>
    <w:p w14:paraId="45F47852" w14:textId="27A88560" w:rsidR="002F05C0" w:rsidRDefault="002F05C0" w:rsidP="001B6C4D"/>
    <w:p w14:paraId="239E49F6" w14:textId="77777777" w:rsidR="00D260D6" w:rsidRDefault="002F05C0" w:rsidP="001B6C4D">
      <w:r>
        <w:t xml:space="preserve">An IOT agent for </w:t>
      </w:r>
      <w:hyperlink r:id="rId81" w:history="1">
        <w:r w:rsidRPr="005F3097">
          <w:rPr>
            <w:rStyle w:val="Lienhypertexte"/>
          </w:rPr>
          <w:t>OPC</w:t>
        </w:r>
        <w:r w:rsidR="005F3097" w:rsidRPr="005F3097">
          <w:rPr>
            <w:rStyle w:val="Lienhypertexte"/>
          </w:rPr>
          <w:t xml:space="preserve"> UA</w:t>
        </w:r>
      </w:hyperlink>
      <w:r>
        <w:t xml:space="preserve"> is under development: </w:t>
      </w:r>
      <w:hyperlink r:id="rId82" w:history="1">
        <w:r w:rsidRPr="002A2C99">
          <w:rPr>
            <w:rStyle w:val="Lienhypertexte"/>
          </w:rPr>
          <w:t>https://github.com/BEinCPPS/idas-opcua-agent</w:t>
        </w:r>
      </w:hyperlink>
      <w:r>
        <w:t xml:space="preserve"> it shoul</w:t>
      </w:r>
      <w:r w:rsidR="005C3B8D">
        <w:t>d</w:t>
      </w:r>
      <w:r>
        <w:t xml:space="preserve"> allow to exchange information between an OPC server and an NGSI context broker.</w:t>
      </w:r>
    </w:p>
    <w:p w14:paraId="48713154" w14:textId="77777777" w:rsidR="00D260D6" w:rsidRDefault="00D260D6" w:rsidP="001B6C4D"/>
    <w:p w14:paraId="25E46373" w14:textId="75CFB1B0" w:rsidR="006607A7" w:rsidRDefault="0089264C" w:rsidP="001B6C4D">
      <w:r>
        <w:t xml:space="preserve">After analysis of </w:t>
      </w:r>
      <w:r w:rsidR="00FB55C6">
        <w:t>already used</w:t>
      </w:r>
      <w:r w:rsidR="00B828E3">
        <w:t xml:space="preserve"> </w:t>
      </w:r>
      <w:r>
        <w:t>data sources</w:t>
      </w:r>
      <w:r w:rsidR="007909D3">
        <w:t xml:space="preserve">, it appears that </w:t>
      </w:r>
      <w:r w:rsidR="006607A7">
        <w:t xml:space="preserve">none is </w:t>
      </w:r>
      <w:r w:rsidR="00BF22AC">
        <w:t>immediately compatible with the proposed IOT agents</w:t>
      </w:r>
      <w:r w:rsidR="00CC5285">
        <w:t xml:space="preserve">, </w:t>
      </w:r>
      <w:r w:rsidR="007E7867">
        <w:t>then</w:t>
      </w:r>
      <w:r w:rsidR="00CC5285">
        <w:t xml:space="preserve"> some adapters </w:t>
      </w:r>
      <w:r w:rsidR="00770522">
        <w:t>need</w:t>
      </w:r>
      <w:r w:rsidR="00CC5285">
        <w:t xml:space="preserve"> to be </w:t>
      </w:r>
      <w:r w:rsidR="007E7867">
        <w:t xml:space="preserve">developed, </w:t>
      </w:r>
      <w:r w:rsidR="00490A85">
        <w:t>to be able to store</w:t>
      </w:r>
      <w:r w:rsidR="00172D1C">
        <w:t xml:space="preserve"> it</w:t>
      </w:r>
      <w:r w:rsidR="000A5D84">
        <w:t xml:space="preserve"> in </w:t>
      </w:r>
      <w:proofErr w:type="spellStart"/>
      <w:r w:rsidR="000A5D84">
        <w:t>Fiware</w:t>
      </w:r>
      <w:proofErr w:type="spellEnd"/>
      <w:r w:rsidR="000A5D84">
        <w:t>,</w:t>
      </w:r>
      <w:r w:rsidR="00490A85">
        <w:t xml:space="preserve"> </w:t>
      </w:r>
      <w:r w:rsidR="00080DF0">
        <w:t>the data coming from thos</w:t>
      </w:r>
      <w:r w:rsidR="00770522">
        <w:t>e</w:t>
      </w:r>
      <w:r w:rsidR="00080DF0">
        <w:t xml:space="preserve"> different</w:t>
      </w:r>
      <w:r w:rsidR="00770522">
        <w:t xml:space="preserve"> data sources.</w:t>
      </w:r>
    </w:p>
    <w:p w14:paraId="49DAF3A0" w14:textId="77777777" w:rsidR="005E3EF7" w:rsidRDefault="005E3EF7" w:rsidP="001B6C4D"/>
    <w:p w14:paraId="0E6A8E18" w14:textId="5811AB5C" w:rsidR="0030123B" w:rsidRDefault="000A5D84" w:rsidP="001B6C4D">
      <w:r>
        <w:t xml:space="preserve">The existing data sources </w:t>
      </w:r>
      <w:r w:rsidR="00DE2546">
        <w:t>are most of time files in different format</w:t>
      </w:r>
      <w:r w:rsidR="00F2159B">
        <w:t xml:space="preserve"> (XML, CSV, formatted text)</w:t>
      </w:r>
      <w:r w:rsidR="0030123B">
        <w:t>, coming through FTP</w:t>
      </w:r>
      <w:r w:rsidR="000E243F">
        <w:t xml:space="preserve">, </w:t>
      </w:r>
      <w:r w:rsidR="009B46DA">
        <w:t>or got through HTTP</w:t>
      </w:r>
    </w:p>
    <w:p w14:paraId="5A060B2A" w14:textId="06F687FA" w:rsidR="00565FA5" w:rsidRDefault="00957301" w:rsidP="001B6C4D">
      <w:r>
        <w:t>Those data</w:t>
      </w:r>
      <w:r w:rsidR="000E243F">
        <w:t xml:space="preserve"> </w:t>
      </w:r>
      <w:r w:rsidR="00B70EBD">
        <w:t>need to</w:t>
      </w:r>
      <w:r w:rsidR="000E243F">
        <w:t xml:space="preserve"> be converted to JSON</w:t>
      </w:r>
      <w:r w:rsidR="003E334C">
        <w:t xml:space="preserve"> in a first step, </w:t>
      </w:r>
      <w:r w:rsidR="00A50AA2">
        <w:t xml:space="preserve">and </w:t>
      </w:r>
      <w:r w:rsidR="003E334C">
        <w:t xml:space="preserve">posted to </w:t>
      </w:r>
      <w:r w:rsidR="00C811BE">
        <w:t xml:space="preserve">an MQTT broker, then a </w:t>
      </w:r>
      <w:r w:rsidR="00C811BE" w:rsidRPr="00565FA5">
        <w:rPr>
          <w:b/>
        </w:rPr>
        <w:t>JSON</w:t>
      </w:r>
      <w:r w:rsidR="001D5F12" w:rsidRPr="00565FA5">
        <w:rPr>
          <w:b/>
        </w:rPr>
        <w:t xml:space="preserve"> IOT Agent</w:t>
      </w:r>
      <w:r w:rsidR="001D5F12">
        <w:t xml:space="preserve"> </w:t>
      </w:r>
      <w:r w:rsidR="00D3596A">
        <w:t>subscribe</w:t>
      </w:r>
      <w:r w:rsidR="0003058E">
        <w:t>r</w:t>
      </w:r>
      <w:r w:rsidR="00D3596A">
        <w:t xml:space="preserve"> </w:t>
      </w:r>
      <w:r w:rsidR="0003058E">
        <w:t>to</w:t>
      </w:r>
      <w:r w:rsidR="00D3596A">
        <w:t xml:space="preserve"> the topic on the MQTT broker</w:t>
      </w:r>
      <w:r w:rsidR="00D26005">
        <w:t xml:space="preserve">, should convert </w:t>
      </w:r>
      <w:r w:rsidR="00103D03">
        <w:t>into NGSI</w:t>
      </w:r>
      <w:r w:rsidR="00565FA5">
        <w:t xml:space="preserve"> and post to the context broker.</w:t>
      </w:r>
    </w:p>
    <w:p w14:paraId="6CEBD85E" w14:textId="49C8CA86" w:rsidR="00601751" w:rsidRDefault="00601751" w:rsidP="001B6C4D">
      <w:r>
        <w:t>The first step (data acquisition, conversion to JSON and publish to MQTT) will be done through specific programs or scripts, one per type of data source.</w:t>
      </w:r>
    </w:p>
    <w:p w14:paraId="0411F341" w14:textId="77777777" w:rsidR="00523B07" w:rsidRDefault="00523B07" w:rsidP="001B6C4D"/>
    <w:p w14:paraId="7E180B86" w14:textId="3615178F" w:rsidR="00957301" w:rsidRDefault="00523B07" w:rsidP="001B6C4D">
      <w:r>
        <w:t>The components will be deployed as docker services through stack files.</w:t>
      </w:r>
    </w:p>
    <w:p w14:paraId="62358D6F" w14:textId="77777777" w:rsidR="00523B07" w:rsidRDefault="00523B07" w:rsidP="001B6C4D"/>
    <w:p w14:paraId="04679EAD" w14:textId="77777777" w:rsidR="00770522" w:rsidRDefault="00770522" w:rsidP="001B6C4D"/>
    <w:p w14:paraId="566C667D" w14:textId="77777777" w:rsidR="00C7691C" w:rsidRPr="00F75CC2" w:rsidRDefault="00C7691C" w:rsidP="003069FA">
      <w:pPr>
        <w:pStyle w:val="Titre3"/>
        <w:rPr>
          <w:i/>
        </w:rPr>
      </w:pPr>
      <w:bookmarkStart w:id="182" w:name="_Toc497140568"/>
      <w:bookmarkStart w:id="183" w:name="_Toc497322741"/>
      <w:bookmarkStart w:id="184" w:name="_Toc499823544"/>
      <w:bookmarkStart w:id="185" w:name="_Toc499823682"/>
      <w:bookmarkEnd w:id="182"/>
      <w:bookmarkEnd w:id="183"/>
      <w:r>
        <w:t>CEP Component</w:t>
      </w:r>
      <w:bookmarkEnd w:id="184"/>
      <w:bookmarkEnd w:id="185"/>
    </w:p>
    <w:p w14:paraId="17A4B4B6" w14:textId="77777777" w:rsidR="00C7691C" w:rsidRDefault="00F75CC2" w:rsidP="00C7691C">
      <w:r>
        <w:t xml:space="preserve">The CEP </w:t>
      </w:r>
      <w:r w:rsidR="00C7691C" w:rsidRPr="00123AF1">
        <w:t xml:space="preserve">component is </w:t>
      </w:r>
      <w:r>
        <w:t>the Complex Event Processing</w:t>
      </w:r>
      <w:r w:rsidR="00C7691C" w:rsidRPr="00123AF1">
        <w:t xml:space="preserve"> GE</w:t>
      </w:r>
      <w:r>
        <w:t xml:space="preserve"> from the </w:t>
      </w:r>
      <w:proofErr w:type="spellStart"/>
      <w:r>
        <w:t>Fiware</w:t>
      </w:r>
      <w:proofErr w:type="spellEnd"/>
      <w:r>
        <w:t xml:space="preserve"> platform</w:t>
      </w:r>
      <w:r w:rsidR="00C7691C" w:rsidRPr="00123AF1">
        <w:t>.</w:t>
      </w:r>
    </w:p>
    <w:p w14:paraId="24B561CA" w14:textId="77777777" w:rsidR="00F75CC2" w:rsidRDefault="00F75CC2" w:rsidP="00C7691C">
      <w:r>
        <w:t xml:space="preserve">In </w:t>
      </w:r>
      <w:proofErr w:type="spellStart"/>
      <w:r>
        <w:t>Fiware</w:t>
      </w:r>
      <w:proofErr w:type="spellEnd"/>
      <w:r>
        <w:t xml:space="preserve"> catalog is proposed an implementation from IBM of the CEP module</w:t>
      </w:r>
      <w:r w:rsidR="00EA50BF">
        <w:t xml:space="preserve">: </w:t>
      </w:r>
      <w:hyperlink r:id="rId83" w:history="1">
        <w:r w:rsidR="00EA50BF" w:rsidRPr="00EA50BF">
          <w:rPr>
            <w:rStyle w:val="Lienhypertexte"/>
          </w:rPr>
          <w:t>PROTON</w:t>
        </w:r>
      </w:hyperlink>
    </w:p>
    <w:p w14:paraId="5D755AA6" w14:textId="77777777" w:rsidR="00EA50BF" w:rsidRDefault="00EA50BF" w:rsidP="00C7691C">
      <w:r>
        <w:lastRenderedPageBreak/>
        <w:t xml:space="preserve">It </w:t>
      </w:r>
      <w:r w:rsidRPr="00EA50BF">
        <w:t>is a scalable integrated platform to support the development, deployment, and maintenance of event-driven applications</w:t>
      </w:r>
      <w:r>
        <w:t>.</w:t>
      </w:r>
    </w:p>
    <w:p w14:paraId="15ADDD7D" w14:textId="77777777" w:rsidR="000865C5" w:rsidRDefault="00823768" w:rsidP="00C7691C">
      <w:r>
        <w:t>To summarize</w:t>
      </w:r>
      <w:r w:rsidR="000865C5">
        <w:t>:</w:t>
      </w:r>
      <w:r>
        <w:t xml:space="preserve"> through the CEP component it’s possible to configure rules on incoming data</w:t>
      </w:r>
      <w:r w:rsidR="000865C5">
        <w:t xml:space="preserve"> (like: if a fridge temperature is higher than 4°C),</w:t>
      </w:r>
      <w:r>
        <w:t xml:space="preserve"> </w:t>
      </w:r>
    </w:p>
    <w:p w14:paraId="4A16B4BD" w14:textId="77777777" w:rsidR="00823768" w:rsidRDefault="00823768" w:rsidP="00C7691C">
      <w:r>
        <w:t xml:space="preserve">that if </w:t>
      </w:r>
      <w:r w:rsidR="000865C5">
        <w:t>verified, generate an event/action (an alarm is sent, mail, SMS, or displayed on a cockpit/dashboard)</w:t>
      </w:r>
    </w:p>
    <w:p w14:paraId="64209691" w14:textId="77777777" w:rsidR="00CA110A" w:rsidRDefault="00CA110A"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1B7DF1" w14:paraId="18FAE6EE" w14:textId="77777777" w:rsidTr="00A97AB5">
        <w:tc>
          <w:tcPr>
            <w:tcW w:w="2698" w:type="dxa"/>
          </w:tcPr>
          <w:p w14:paraId="60596E86" w14:textId="77777777" w:rsidR="001B7DF1" w:rsidRDefault="001B7DF1" w:rsidP="00A97AB5">
            <w:pPr>
              <w:rPr>
                <w:b/>
                <w:bCs/>
              </w:rPr>
            </w:pPr>
            <w:r>
              <w:rPr>
                <w:b/>
                <w:bCs/>
              </w:rPr>
              <w:t>Architecture Component</w:t>
            </w:r>
          </w:p>
        </w:tc>
        <w:tc>
          <w:tcPr>
            <w:tcW w:w="3818" w:type="dxa"/>
          </w:tcPr>
          <w:p w14:paraId="61F1EC16" w14:textId="77777777" w:rsidR="001B7DF1" w:rsidRDefault="001B7DF1" w:rsidP="00A97AB5">
            <w:pPr>
              <w:rPr>
                <w:b/>
                <w:bCs/>
              </w:rPr>
            </w:pPr>
            <w:r>
              <w:rPr>
                <w:b/>
                <w:bCs/>
              </w:rPr>
              <w:t>Component Elements</w:t>
            </w:r>
          </w:p>
        </w:tc>
      </w:tr>
      <w:tr w:rsidR="001B7DF1" w14:paraId="52565A9F" w14:textId="77777777" w:rsidTr="00A97AB5">
        <w:tc>
          <w:tcPr>
            <w:tcW w:w="2698" w:type="dxa"/>
          </w:tcPr>
          <w:p w14:paraId="6C79F141" w14:textId="77777777" w:rsidR="001B7DF1" w:rsidRDefault="001B7DF1" w:rsidP="00A97AB5">
            <w:r>
              <w:t>Database Server</w:t>
            </w:r>
          </w:p>
        </w:tc>
        <w:tc>
          <w:tcPr>
            <w:tcW w:w="3818" w:type="dxa"/>
          </w:tcPr>
          <w:p w14:paraId="1D293EAE" w14:textId="1C1C0F7B" w:rsidR="001B7DF1" w:rsidRDefault="00995542" w:rsidP="00A97AB5">
            <w:r>
              <w:t>None in this version</w:t>
            </w:r>
          </w:p>
        </w:tc>
      </w:tr>
      <w:tr w:rsidR="001B7DF1" w14:paraId="5080352B" w14:textId="77777777" w:rsidTr="00A97AB5">
        <w:tc>
          <w:tcPr>
            <w:tcW w:w="2698" w:type="dxa"/>
          </w:tcPr>
          <w:p w14:paraId="55DF758E" w14:textId="77777777" w:rsidR="001B7DF1" w:rsidRDefault="001B7DF1" w:rsidP="00A97AB5">
            <w:r>
              <w:t>Applications</w:t>
            </w:r>
          </w:p>
        </w:tc>
        <w:tc>
          <w:tcPr>
            <w:tcW w:w="3818" w:type="dxa"/>
          </w:tcPr>
          <w:p w14:paraId="459059AD" w14:textId="6380E0D6" w:rsidR="001B7DF1" w:rsidRDefault="00995542" w:rsidP="00A97AB5">
            <w:r>
              <w:t>Proton is based on Tomcat and uses 4 wars:</w:t>
            </w:r>
          </w:p>
          <w:p w14:paraId="623E7012" w14:textId="2A31AE76" w:rsidR="00995542" w:rsidRDefault="00995542" w:rsidP="00A97AB5">
            <w:proofErr w:type="spellStart"/>
            <w:r w:rsidRPr="00995542">
              <w:t>ProtonOnWebServerAdmin</w:t>
            </w:r>
            <w:proofErr w:type="spellEnd"/>
          </w:p>
          <w:p w14:paraId="6C2B220B" w14:textId="77777777" w:rsidR="00995542" w:rsidRDefault="00995542" w:rsidP="00A97AB5">
            <w:proofErr w:type="spellStart"/>
            <w:r w:rsidRPr="00995542">
              <w:t>ProtonOnWebServer</w:t>
            </w:r>
            <w:proofErr w:type="spellEnd"/>
          </w:p>
          <w:p w14:paraId="04A38075" w14:textId="77777777" w:rsidR="00995542" w:rsidRDefault="00995542" w:rsidP="00A97AB5">
            <w:proofErr w:type="spellStart"/>
            <w:r w:rsidRPr="00995542">
              <w:t>AuthoringTool</w:t>
            </w:r>
            <w:proofErr w:type="spellEnd"/>
          </w:p>
          <w:p w14:paraId="384880C1" w14:textId="4ED98781" w:rsidR="00995542" w:rsidRDefault="00995542" w:rsidP="00A97AB5">
            <w:proofErr w:type="spellStart"/>
            <w:r w:rsidRPr="00995542">
              <w:t>AuthoringToolWebServer</w:t>
            </w:r>
            <w:proofErr w:type="spellEnd"/>
          </w:p>
        </w:tc>
      </w:tr>
    </w:tbl>
    <w:p w14:paraId="61849048" w14:textId="13A0A18D" w:rsidR="001B7DF1" w:rsidRDefault="001B7DF1" w:rsidP="001B6C4D"/>
    <w:p w14:paraId="14624749" w14:textId="237C7B61" w:rsidR="001B1699" w:rsidRDefault="001B1699" w:rsidP="001B6C4D">
      <w:r>
        <w:t>The CEP Proton component will be deployed as a Docker service, using stack file.</w:t>
      </w:r>
    </w:p>
    <w:p w14:paraId="79960CFB" w14:textId="77777777" w:rsidR="001B1699" w:rsidRDefault="001B1699" w:rsidP="001B6C4D"/>
    <w:p w14:paraId="359FF5F2" w14:textId="77777777" w:rsidR="00B27D5D" w:rsidRDefault="00B27D5D" w:rsidP="00B27D5D"/>
    <w:p w14:paraId="54AB0BF2" w14:textId="77777777" w:rsidR="00D00CE4" w:rsidRPr="00D00CE4" w:rsidRDefault="00D00CE4" w:rsidP="0047663D">
      <w:pPr>
        <w:pStyle w:val="Titre3"/>
        <w:numPr>
          <w:ilvl w:val="2"/>
          <w:numId w:val="16"/>
        </w:numPr>
        <w:rPr>
          <w:i/>
        </w:rPr>
      </w:pPr>
      <w:bookmarkStart w:id="186" w:name="_Toc499823545"/>
      <w:bookmarkStart w:id="187" w:name="_Toc499823683"/>
      <w:r>
        <w:t>Application Mashup Component</w:t>
      </w:r>
      <w:r w:rsidR="00EA2F63">
        <w:t>s</w:t>
      </w:r>
      <w:bookmarkEnd w:id="186"/>
      <w:bookmarkEnd w:id="187"/>
    </w:p>
    <w:p w14:paraId="40F6243F" w14:textId="77777777" w:rsidR="00B27D5D" w:rsidRPr="00034802" w:rsidRDefault="00D00CE4" w:rsidP="00B27D5D">
      <w:proofErr w:type="spellStart"/>
      <w:r w:rsidRPr="00034802">
        <w:t>Wirecloud</w:t>
      </w:r>
      <w:proofErr w:type="spellEnd"/>
      <w:r w:rsidRPr="00034802">
        <w:t xml:space="preserve"> is the </w:t>
      </w:r>
      <w:proofErr w:type="spellStart"/>
      <w:r w:rsidRPr="00034802">
        <w:t>Fiware</w:t>
      </w:r>
      <w:proofErr w:type="spellEnd"/>
      <w:r w:rsidRPr="00034802">
        <w:t xml:space="preserve"> GE to build </w:t>
      </w:r>
      <w:r w:rsidR="009B4BCE" w:rsidRPr="00034802">
        <w:t>Rich Internet Applications (</w:t>
      </w:r>
      <w:r w:rsidR="00FA531B" w:rsidRPr="00034802">
        <w:t>RIA</w:t>
      </w:r>
      <w:r w:rsidR="009B4BCE" w:rsidRPr="00034802">
        <w:t>)</w:t>
      </w:r>
      <w:r w:rsidR="00FA531B" w:rsidRPr="00034802">
        <w:t>, using</w:t>
      </w:r>
      <w:r w:rsidRPr="00034802">
        <w:t xml:space="preserve"> semantic technologies to offer a next-generation end-user </w:t>
      </w:r>
      <w:r w:rsidR="00CF6314" w:rsidRPr="00034802">
        <w:t>centered</w:t>
      </w:r>
      <w:r w:rsidRPr="00034802">
        <w:t xml:space="preserve"> web application mashup platform.</w:t>
      </w:r>
    </w:p>
    <w:p w14:paraId="3DD95CDA" w14:textId="77777777" w:rsidR="006045D8" w:rsidRPr="001407EB" w:rsidRDefault="00A75BD9" w:rsidP="00B27D5D">
      <w:pPr>
        <w:rPr>
          <w:rStyle w:val="Lienhypertexte"/>
          <w:lang w:val="fr-FR"/>
        </w:rPr>
      </w:pPr>
      <w:r>
        <w:rPr>
          <w:lang w:val="fr-FR"/>
        </w:rPr>
        <w:t xml:space="preserve">On </w:t>
      </w:r>
      <w:proofErr w:type="spellStart"/>
      <w:r w:rsidR="0055379A" w:rsidRPr="001407EB">
        <w:rPr>
          <w:lang w:val="fr-FR"/>
        </w:rPr>
        <w:t>Fiware</w:t>
      </w:r>
      <w:proofErr w:type="spellEnd"/>
      <w:r w:rsidR="0055379A" w:rsidRPr="001407EB">
        <w:rPr>
          <w:lang w:val="fr-FR"/>
        </w:rPr>
        <w:t xml:space="preserve"> </w:t>
      </w:r>
      <w:proofErr w:type="spellStart"/>
      <w:proofErr w:type="gramStart"/>
      <w:r w:rsidR="0055379A" w:rsidRPr="001407EB">
        <w:rPr>
          <w:lang w:val="fr-FR"/>
        </w:rPr>
        <w:t>Catalog</w:t>
      </w:r>
      <w:proofErr w:type="spellEnd"/>
      <w:r w:rsidR="0055379A" w:rsidRPr="001407EB">
        <w:rPr>
          <w:lang w:val="fr-FR"/>
        </w:rPr>
        <w:t>:</w:t>
      </w:r>
      <w:proofErr w:type="gramEnd"/>
      <w:r w:rsidR="0055379A" w:rsidRPr="001407EB">
        <w:rPr>
          <w:lang w:val="fr-FR"/>
        </w:rPr>
        <w:t xml:space="preserve"> </w:t>
      </w:r>
      <w:hyperlink r:id="rId84" w:history="1">
        <w:proofErr w:type="spellStart"/>
        <w:r w:rsidR="0055379A" w:rsidRPr="001407EB">
          <w:rPr>
            <w:rStyle w:val="Lienhypertexte"/>
            <w:lang w:val="fr-FR"/>
          </w:rPr>
          <w:t>Wirecloud</w:t>
        </w:r>
        <w:proofErr w:type="spellEnd"/>
      </w:hyperlink>
    </w:p>
    <w:p w14:paraId="56CBFA79" w14:textId="77777777" w:rsidR="006045D8" w:rsidRPr="006045D8" w:rsidRDefault="006045D8" w:rsidP="006045D8">
      <w:r>
        <w:t xml:space="preserve">On </w:t>
      </w:r>
      <w:proofErr w:type="spellStart"/>
      <w:proofErr w:type="gramStart"/>
      <w:r>
        <w:t>Readthedocs</w:t>
      </w:r>
      <w:proofErr w:type="spellEnd"/>
      <w:r>
        <w:t xml:space="preserve"> :</w:t>
      </w:r>
      <w:proofErr w:type="gramEnd"/>
      <w:r>
        <w:t xml:space="preserve"> </w:t>
      </w:r>
      <w:hyperlink r:id="rId85" w:history="1">
        <w:proofErr w:type="spellStart"/>
        <w:r w:rsidRPr="00A75BD9">
          <w:rPr>
            <w:rStyle w:val="Lienhypertexte"/>
          </w:rPr>
          <w:t>Wireclou</w:t>
        </w:r>
        <w:r w:rsidR="00A75BD9">
          <w:rPr>
            <w:rStyle w:val="Lienhypertexte"/>
          </w:rPr>
          <w:t>d</w:t>
        </w:r>
        <w:proofErr w:type="spellEnd"/>
        <w:r w:rsidR="00823768">
          <w:rPr>
            <w:rStyle w:val="Lienhypertexte"/>
          </w:rPr>
          <w:t xml:space="preserve"> </w:t>
        </w:r>
        <w:r w:rsidR="00A75BD9">
          <w:rPr>
            <w:rStyle w:val="Lienhypertexte"/>
          </w:rPr>
          <w:t>Documentation</w:t>
        </w:r>
      </w:hyperlink>
      <w:r>
        <w:t xml:space="preserve"> </w:t>
      </w:r>
    </w:p>
    <w:p w14:paraId="6A54E7A5" w14:textId="77777777" w:rsidR="0055379A" w:rsidRPr="00034802" w:rsidRDefault="0055379A" w:rsidP="00B27D5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55379A" w14:paraId="4B98B68A" w14:textId="77777777" w:rsidTr="00CA6402">
        <w:tc>
          <w:tcPr>
            <w:tcW w:w="2698" w:type="dxa"/>
          </w:tcPr>
          <w:p w14:paraId="5647902A" w14:textId="77777777" w:rsidR="0055379A" w:rsidRDefault="0055379A" w:rsidP="00CA6402">
            <w:pPr>
              <w:rPr>
                <w:b/>
                <w:bCs/>
              </w:rPr>
            </w:pPr>
            <w:r>
              <w:rPr>
                <w:b/>
                <w:bCs/>
              </w:rPr>
              <w:t>Architecture Component</w:t>
            </w:r>
          </w:p>
        </w:tc>
        <w:tc>
          <w:tcPr>
            <w:tcW w:w="3818" w:type="dxa"/>
          </w:tcPr>
          <w:p w14:paraId="12727254" w14:textId="77777777" w:rsidR="0055379A" w:rsidRDefault="0055379A" w:rsidP="00CA6402">
            <w:pPr>
              <w:rPr>
                <w:b/>
                <w:bCs/>
              </w:rPr>
            </w:pPr>
            <w:r>
              <w:rPr>
                <w:b/>
                <w:bCs/>
              </w:rPr>
              <w:t>Component Elements</w:t>
            </w:r>
          </w:p>
        </w:tc>
      </w:tr>
      <w:tr w:rsidR="0055379A" w14:paraId="4F43D674" w14:textId="77777777" w:rsidTr="00CA6402">
        <w:tc>
          <w:tcPr>
            <w:tcW w:w="2698" w:type="dxa"/>
          </w:tcPr>
          <w:p w14:paraId="3C9FA48C" w14:textId="77777777" w:rsidR="0055379A" w:rsidRDefault="0055379A" w:rsidP="00CA6402">
            <w:r>
              <w:t>Database Server</w:t>
            </w:r>
          </w:p>
        </w:tc>
        <w:tc>
          <w:tcPr>
            <w:tcW w:w="3818" w:type="dxa"/>
          </w:tcPr>
          <w:p w14:paraId="53787596" w14:textId="77777777" w:rsidR="0055379A" w:rsidRDefault="0055379A" w:rsidP="00CA6402">
            <w:proofErr w:type="spellStart"/>
            <w:r>
              <w:t>Postgresql</w:t>
            </w:r>
            <w:proofErr w:type="spellEnd"/>
            <w:r>
              <w:t>/</w:t>
            </w:r>
            <w:proofErr w:type="spellStart"/>
            <w:r>
              <w:t>Citus</w:t>
            </w:r>
            <w:proofErr w:type="spellEnd"/>
          </w:p>
        </w:tc>
      </w:tr>
      <w:tr w:rsidR="0055379A" w14:paraId="52174AB4" w14:textId="77777777" w:rsidTr="00CA6402">
        <w:tc>
          <w:tcPr>
            <w:tcW w:w="2698" w:type="dxa"/>
          </w:tcPr>
          <w:p w14:paraId="78870D9C" w14:textId="77777777" w:rsidR="0055379A" w:rsidRDefault="0055379A" w:rsidP="00CA6402">
            <w:r>
              <w:t>Applications</w:t>
            </w:r>
          </w:p>
        </w:tc>
        <w:tc>
          <w:tcPr>
            <w:tcW w:w="3818" w:type="dxa"/>
          </w:tcPr>
          <w:p w14:paraId="702201F8" w14:textId="4FC14CDD" w:rsidR="0055379A" w:rsidRDefault="0055379A" w:rsidP="00CA6402">
            <w:proofErr w:type="spellStart"/>
            <w:r>
              <w:t>W</w:t>
            </w:r>
            <w:r w:rsidR="00ED18C0">
              <w:t>irecloud</w:t>
            </w:r>
            <w:proofErr w:type="spellEnd"/>
            <w:r w:rsidR="00ED18C0">
              <w:t xml:space="preserve"> w</w:t>
            </w:r>
            <w:r>
              <w:t>eb application</w:t>
            </w:r>
          </w:p>
          <w:p w14:paraId="63B2814D" w14:textId="1601F739" w:rsidR="0055379A" w:rsidRDefault="00ED18C0" w:rsidP="00CA6402">
            <w:proofErr w:type="spellStart"/>
            <w:r>
              <w:t>Wirecloud</w:t>
            </w:r>
            <w:proofErr w:type="spellEnd"/>
            <w:r>
              <w:t xml:space="preserve"> </w:t>
            </w:r>
            <w:r w:rsidR="0055379A">
              <w:t>back-end server</w:t>
            </w:r>
          </w:p>
        </w:tc>
      </w:tr>
    </w:tbl>
    <w:p w14:paraId="6299AC29" w14:textId="77777777" w:rsidR="00833288" w:rsidRDefault="00FA7B54" w:rsidP="00B27D5D">
      <w:proofErr w:type="spellStart"/>
      <w:r>
        <w:t>Wirecloud</w:t>
      </w:r>
      <w:proofErr w:type="spellEnd"/>
      <w:r w:rsidR="00755A2E">
        <w:t xml:space="preserve"> is a </w:t>
      </w:r>
      <w:r w:rsidR="00FF02D5" w:rsidRPr="00FF02D5">
        <w:t>web application mashup platform aimed at allowing end users without programming skills to easily create web applications and dashboards/cockpits</w:t>
      </w:r>
      <w:r w:rsidR="006F6545">
        <w:t>.</w:t>
      </w:r>
    </w:p>
    <w:p w14:paraId="3C6E99C1" w14:textId="77777777" w:rsidR="00755A2E" w:rsidRDefault="00755A2E" w:rsidP="00B27D5D">
      <w:r>
        <w:t>It</w:t>
      </w:r>
      <w:r w:rsidR="005E1B46">
        <w:t xml:space="preserve"> integrates complet</w:t>
      </w:r>
      <w:r>
        <w:t>e</w:t>
      </w:r>
      <w:r w:rsidR="005E1B46">
        <w:t>l</w:t>
      </w:r>
      <w:r>
        <w:t>y</w:t>
      </w:r>
      <w:r w:rsidR="005E1B46">
        <w:t xml:space="preserve"> to </w:t>
      </w:r>
      <w:proofErr w:type="spellStart"/>
      <w:r w:rsidR="005E1B46">
        <w:t>Fiware</w:t>
      </w:r>
      <w:proofErr w:type="spellEnd"/>
      <w:r w:rsidR="005E1B46">
        <w:t xml:space="preserve"> architecture, by connecting direct</w:t>
      </w:r>
      <w:r w:rsidR="00823768">
        <w:t>ly to Context Broker and historic data</w:t>
      </w:r>
      <w:r w:rsidR="00520029">
        <w:t xml:space="preserve"> storage </w:t>
      </w:r>
      <w:r w:rsidR="00823768">
        <w:t>components such as Comet STH</w:t>
      </w:r>
      <w:r w:rsidR="00445E62">
        <w:t>.</w:t>
      </w:r>
    </w:p>
    <w:p w14:paraId="7A0D5A6D" w14:textId="77777777" w:rsidR="00445E62" w:rsidRDefault="00445E62" w:rsidP="00B27D5D">
      <w:r>
        <w:t xml:space="preserve">Mashups and Dashboards made with </w:t>
      </w:r>
      <w:proofErr w:type="spellStart"/>
      <w:r>
        <w:t>Wirecloud</w:t>
      </w:r>
      <w:proofErr w:type="spellEnd"/>
      <w:r>
        <w:t xml:space="preserve">, can be monetized through the business ecosystem component </w:t>
      </w:r>
    </w:p>
    <w:p w14:paraId="6D52F537" w14:textId="77777777" w:rsidR="00CF6314" w:rsidRDefault="00CF6314" w:rsidP="00B27D5D"/>
    <w:p w14:paraId="2296354B" w14:textId="77777777" w:rsidR="00755A2E" w:rsidRPr="00755A2E" w:rsidRDefault="00CF6314" w:rsidP="00B27D5D">
      <w:pPr>
        <w:rPr>
          <w:rStyle w:val="Lienhypertexte"/>
        </w:rPr>
      </w:pPr>
      <w:r>
        <w:t xml:space="preserve">Alternatively a small </w:t>
      </w:r>
      <w:proofErr w:type="spellStart"/>
      <w:r>
        <w:t>javascript</w:t>
      </w:r>
      <w:proofErr w:type="spellEnd"/>
      <w:r>
        <w:t xml:space="preserve"> library like </w:t>
      </w:r>
      <w:hyperlink r:id="rId86" w:history="1">
        <w:r w:rsidRPr="00CF6314">
          <w:rPr>
            <w:rStyle w:val="Lienhypertexte"/>
          </w:rPr>
          <w:t>Freeboard</w:t>
        </w:r>
      </w:hyperlink>
      <w:r>
        <w:t xml:space="preserve"> can be used to visualize data coming from NGSI context broker: </w:t>
      </w:r>
      <w:hyperlink r:id="rId87" w:history="1">
        <w:r w:rsidRPr="00CF6314">
          <w:rPr>
            <w:rStyle w:val="Lienhypertexte"/>
          </w:rPr>
          <w:t xml:space="preserve">news on </w:t>
        </w:r>
        <w:proofErr w:type="spellStart"/>
        <w:r w:rsidRPr="00CF6314">
          <w:rPr>
            <w:rStyle w:val="Lienhypertexte"/>
          </w:rPr>
          <w:t>Fiware</w:t>
        </w:r>
        <w:proofErr w:type="spellEnd"/>
      </w:hyperlink>
      <w:r w:rsidR="00755A2E">
        <w:rPr>
          <w:rStyle w:val="Lienhypertexte"/>
        </w:rPr>
        <w:t xml:space="preserve">. </w:t>
      </w:r>
      <w:r w:rsidR="00755A2E">
        <w:rPr>
          <w:rStyle w:val="Lienhypertexte"/>
          <w:color w:val="auto"/>
          <w:u w:val="none"/>
        </w:rPr>
        <w:t xml:space="preserve">(an </w:t>
      </w:r>
      <w:hyperlink r:id="rId88" w:history="1">
        <w:r w:rsidR="00755A2E" w:rsidRPr="00714CD0">
          <w:rPr>
            <w:rStyle w:val="Lienhypertexte"/>
          </w:rPr>
          <w:t xml:space="preserve">Orion FIWARE </w:t>
        </w:r>
        <w:proofErr w:type="spellStart"/>
        <w:r w:rsidR="00755A2E" w:rsidRPr="00714CD0">
          <w:rPr>
            <w:rStyle w:val="Lienhypertexte"/>
          </w:rPr>
          <w:t>datasource</w:t>
        </w:r>
        <w:proofErr w:type="spellEnd"/>
      </w:hyperlink>
      <w:r w:rsidR="0028696C">
        <w:rPr>
          <w:rStyle w:val="Lienhypertexte"/>
          <w:color w:val="auto"/>
          <w:u w:val="none"/>
        </w:rPr>
        <w:t xml:space="preserve"> has been developed by Telefonica)</w:t>
      </w:r>
    </w:p>
    <w:p w14:paraId="778750E4" w14:textId="77777777" w:rsidR="0028696C" w:rsidRDefault="0028696C" w:rsidP="00B27D5D">
      <w:pPr>
        <w:rPr>
          <w:rStyle w:val="Lienhypertexte"/>
          <w:color w:val="auto"/>
          <w:u w:val="none"/>
        </w:rPr>
      </w:pPr>
    </w:p>
    <w:p w14:paraId="1D372215" w14:textId="77777777" w:rsidR="00C2052F" w:rsidRPr="00C2052F" w:rsidRDefault="00C2052F" w:rsidP="00B27D5D">
      <w:r>
        <w:rPr>
          <w:rStyle w:val="Lienhypertexte"/>
          <w:color w:val="auto"/>
          <w:u w:val="none"/>
        </w:rPr>
        <w:t xml:space="preserve">Freeboard can be used also from web where you can publish dashboards: </w:t>
      </w:r>
      <w:hyperlink r:id="rId89" w:history="1">
        <w:r w:rsidRPr="00C2052F">
          <w:rPr>
            <w:rStyle w:val="Lienhypertexte"/>
          </w:rPr>
          <w:t>Freeboard.io</w:t>
        </w:r>
      </w:hyperlink>
    </w:p>
    <w:p w14:paraId="67233ECB" w14:textId="77777777" w:rsidR="0028696C" w:rsidRDefault="0028696C" w:rsidP="00B27D5D"/>
    <w:p w14:paraId="4E2CD04E" w14:textId="77777777" w:rsidR="0055379A" w:rsidRDefault="00C2052F" w:rsidP="00B27D5D">
      <w:r>
        <w:t>It can also be deployed on a web server, on the platform</w:t>
      </w:r>
      <w:r w:rsidR="00755A2E">
        <w:t>,</w:t>
      </w:r>
      <w:r>
        <w:t xml:space="preserve"> but there’s no </w:t>
      </w:r>
      <w:r w:rsidR="004C7719">
        <w:t xml:space="preserve">security </w:t>
      </w:r>
      <w:r w:rsidR="00714CD0">
        <w:t xml:space="preserve">or publishing </w:t>
      </w:r>
      <w:r w:rsidR="004C7719">
        <w:t xml:space="preserve">management provided, it </w:t>
      </w:r>
      <w:proofErr w:type="gramStart"/>
      <w:r w:rsidR="004C7719">
        <w:t>has to</w:t>
      </w:r>
      <w:proofErr w:type="gramEnd"/>
      <w:r w:rsidR="004C7719">
        <w:t xml:space="preserve"> be added, by </w:t>
      </w:r>
      <w:r w:rsidR="001157B7">
        <w:t>passing</w:t>
      </w:r>
      <w:r w:rsidR="004C7719">
        <w:t xml:space="preserve"> through a proxy.</w:t>
      </w:r>
    </w:p>
    <w:p w14:paraId="28402305" w14:textId="77777777" w:rsidR="0028696C" w:rsidRDefault="0028696C" w:rsidP="00B27D5D"/>
    <w:p w14:paraId="3F8C32C2" w14:textId="77777777" w:rsidR="00714CD0" w:rsidRDefault="00714CD0" w:rsidP="00B27D5D">
      <w:r>
        <w:t xml:space="preserve">As it’s pure </w:t>
      </w:r>
      <w:proofErr w:type="spellStart"/>
      <w:r>
        <w:t>javascript</w:t>
      </w:r>
      <w:proofErr w:type="spellEnd"/>
      <w:r>
        <w:t xml:space="preserve"> library and some </w:t>
      </w:r>
      <w:proofErr w:type="spellStart"/>
      <w:r>
        <w:t>json</w:t>
      </w:r>
      <w:proofErr w:type="spellEnd"/>
      <w:r>
        <w:t xml:space="preserve"> definition</w:t>
      </w:r>
      <w:r w:rsidR="0010413E">
        <w:t xml:space="preserve"> and configuration</w:t>
      </w:r>
      <w:r>
        <w:t>, it can be integrated in a web application</w:t>
      </w:r>
      <w:r w:rsidR="0010413E">
        <w:t xml:space="preserve"> that is proposed in the market place</w:t>
      </w:r>
      <w:r>
        <w:t>.</w:t>
      </w:r>
    </w:p>
    <w:p w14:paraId="0084224F" w14:textId="77777777" w:rsidR="00891D08" w:rsidRDefault="00891D08" w:rsidP="00B27D5D"/>
    <w:p w14:paraId="6824DE67" w14:textId="77777777" w:rsidR="00D47423" w:rsidRDefault="00FE6D47" w:rsidP="00D47423">
      <w:pPr>
        <w:pStyle w:val="Titre3"/>
        <w:rPr>
          <w:i/>
        </w:rPr>
      </w:pPr>
      <w:bookmarkStart w:id="188" w:name="_Toc499823546"/>
      <w:bookmarkStart w:id="189" w:name="_Toc499823684"/>
      <w:r>
        <w:t>Business</w:t>
      </w:r>
      <w:r w:rsidR="00D47423">
        <w:t xml:space="preserve"> Ecosystem Component</w:t>
      </w:r>
      <w:bookmarkEnd w:id="188"/>
      <w:bookmarkEnd w:id="189"/>
    </w:p>
    <w:p w14:paraId="69750DFA" w14:textId="77777777" w:rsidR="00D36D19" w:rsidRPr="00034802" w:rsidRDefault="00D47423" w:rsidP="00D36D19">
      <w:pPr>
        <w:rPr>
          <w:rFonts w:cs="Arial"/>
          <w:color w:val="404040"/>
          <w:shd w:val="clear" w:color="auto" w:fill="FCFCFC"/>
        </w:rPr>
      </w:pPr>
      <w:r w:rsidRPr="00034802">
        <w:rPr>
          <w:rFonts w:cs="Arial"/>
          <w:color w:val="404040"/>
          <w:shd w:val="clear" w:color="auto" w:fill="FCFCFC"/>
        </w:rPr>
        <w:t>The Business API Ecosystem exposes its complete functionality through TM</w:t>
      </w:r>
      <w:r w:rsidR="00CF6314" w:rsidRPr="00034802">
        <w:rPr>
          <w:rFonts w:cs="Arial"/>
          <w:color w:val="404040"/>
          <w:shd w:val="clear" w:color="auto" w:fill="FCFCFC"/>
        </w:rPr>
        <w:t xml:space="preserve"> </w:t>
      </w:r>
      <w:r w:rsidRPr="00034802">
        <w:rPr>
          <w:rFonts w:cs="Arial"/>
          <w:color w:val="404040"/>
          <w:shd w:val="clear" w:color="auto" w:fill="FCFCFC"/>
        </w:rPr>
        <w:t xml:space="preserve">Forum standard APIs; concretely, it includes the </w:t>
      </w:r>
      <w:r w:rsidR="00D36D19" w:rsidRPr="00034802">
        <w:rPr>
          <w:rFonts w:cs="Arial"/>
          <w:color w:val="404040"/>
          <w:shd w:val="clear" w:color="auto" w:fill="FCFCFC"/>
        </w:rPr>
        <w:t>following key features:</w:t>
      </w:r>
    </w:p>
    <w:p w14:paraId="4AA61F17"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the management of catalogs, products, and offering</w:t>
      </w:r>
    </w:p>
    <w:p w14:paraId="62038514"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rich pricing models, including recurring payments, pay-per-use, etc.</w:t>
      </w:r>
    </w:p>
    <w:p w14:paraId="3C15344C"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accounting callbacks</w:t>
      </w:r>
    </w:p>
    <w:p w14:paraId="14840DE5"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billing and charging</w:t>
      </w:r>
    </w:p>
    <w:p w14:paraId="2915CC34" w14:textId="77777777"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Integrated support for PayPal, including customer charges and seller payments</w:t>
      </w:r>
    </w:p>
    <w:p w14:paraId="4447C1B4" w14:textId="77777777" w:rsidR="00D36D19" w:rsidRPr="00D36D19" w:rsidRDefault="00D36D19" w:rsidP="0047663D">
      <w:pPr>
        <w:pStyle w:val="Paragraphedeliste"/>
        <w:numPr>
          <w:ilvl w:val="0"/>
          <w:numId w:val="20"/>
        </w:numPr>
        <w:rPr>
          <w:rFonts w:ascii="Verdana" w:hAnsi="Verdana"/>
          <w:color w:val="404040"/>
          <w:shd w:val="clear" w:color="auto" w:fill="FCFCFC"/>
        </w:rPr>
      </w:pPr>
      <w:r w:rsidRPr="00034802">
        <w:rPr>
          <w:rFonts w:cs="Arial"/>
          <w:color w:val="404040"/>
          <w:shd w:val="clear" w:color="auto" w:fill="FCFCFC"/>
        </w:rPr>
        <w:t>Support for revenue sharing, including models with multiple stakeholders involved</w:t>
      </w:r>
    </w:p>
    <w:p w14:paraId="0FDEF5ED" w14:textId="77777777" w:rsidR="00075C69" w:rsidRDefault="00075C69" w:rsidP="00D47423">
      <w:pPr>
        <w:rPr>
          <w:rFonts w:cs="Arial"/>
          <w:color w:val="404040"/>
          <w:shd w:val="clear" w:color="auto" w:fill="FCFCFC"/>
        </w:rPr>
      </w:pPr>
    </w:p>
    <w:p w14:paraId="778D4F46" w14:textId="77777777" w:rsidR="00D47423" w:rsidRPr="00034802" w:rsidRDefault="007259A4" w:rsidP="00D47423">
      <w:pPr>
        <w:rPr>
          <w:rFonts w:cs="Arial"/>
          <w:color w:val="404040"/>
          <w:shd w:val="clear" w:color="auto" w:fill="FCFCFC"/>
        </w:rPr>
      </w:pPr>
      <w:r w:rsidRPr="00034802">
        <w:rPr>
          <w:rFonts w:cs="Arial"/>
          <w:color w:val="404040"/>
          <w:shd w:val="clear" w:color="auto" w:fill="FCFCFC"/>
        </w:rPr>
        <w:t xml:space="preserve">Link to </w:t>
      </w:r>
      <w:proofErr w:type="spellStart"/>
      <w:r w:rsidR="00D36D19" w:rsidRPr="00034802">
        <w:rPr>
          <w:rFonts w:cs="Arial"/>
          <w:color w:val="404040"/>
          <w:shd w:val="clear" w:color="auto" w:fill="FCFCFC"/>
        </w:rPr>
        <w:t>Fiware</w:t>
      </w:r>
      <w:proofErr w:type="spellEnd"/>
      <w:r w:rsidR="00D36D19" w:rsidRPr="00034802">
        <w:rPr>
          <w:rFonts w:cs="Arial"/>
          <w:color w:val="404040"/>
          <w:shd w:val="clear" w:color="auto" w:fill="FCFCFC"/>
        </w:rPr>
        <w:t xml:space="preserve"> catalog: </w:t>
      </w:r>
      <w:hyperlink r:id="rId90" w:history="1">
        <w:r w:rsidR="00D36D19" w:rsidRPr="00034802">
          <w:rPr>
            <w:rStyle w:val="Lienhypertexte"/>
            <w:rFonts w:cs="Arial"/>
            <w:shd w:val="clear" w:color="auto" w:fill="FCFCFC"/>
          </w:rPr>
          <w:t xml:space="preserve">Biz </w:t>
        </w:r>
        <w:proofErr w:type="spellStart"/>
        <w:r w:rsidR="00D36D19" w:rsidRPr="00034802">
          <w:rPr>
            <w:rStyle w:val="Lienhypertexte"/>
            <w:rFonts w:cs="Arial"/>
            <w:shd w:val="clear" w:color="auto" w:fill="FCFCFC"/>
          </w:rPr>
          <w:t>Api</w:t>
        </w:r>
        <w:proofErr w:type="spellEnd"/>
        <w:r w:rsidR="00D36D19" w:rsidRPr="00034802">
          <w:rPr>
            <w:rStyle w:val="Lienhypertexte"/>
            <w:rFonts w:cs="Arial"/>
            <w:shd w:val="clear" w:color="auto" w:fill="FCFCFC"/>
          </w:rPr>
          <w:t xml:space="preserve"> Ecosystem</w:t>
        </w:r>
      </w:hyperlink>
    </w:p>
    <w:p w14:paraId="032729E4" w14:textId="77777777" w:rsidR="00D47423" w:rsidRDefault="00D47423" w:rsidP="00D47423">
      <w:pPr>
        <w:rPr>
          <w:rFonts w:ascii="Verdana" w:hAnsi="Verdana"/>
          <w:color w:val="404040"/>
          <w:shd w:val="clear" w:color="auto" w:fill="FCFCFC"/>
        </w:rPr>
      </w:pPr>
      <w:r w:rsidRPr="00034802">
        <w:rPr>
          <w:rFonts w:cs="Arial"/>
          <w:color w:val="404040"/>
          <w:shd w:val="clear" w:color="auto" w:fill="FCFCFC"/>
        </w:rPr>
        <w:t xml:space="preserve">Link to </w:t>
      </w:r>
      <w:r w:rsidR="007259A4" w:rsidRPr="00034802">
        <w:rPr>
          <w:rFonts w:cs="Arial"/>
          <w:color w:val="404040"/>
          <w:shd w:val="clear" w:color="auto" w:fill="FCFCFC"/>
        </w:rPr>
        <w:t>the documentation</w:t>
      </w:r>
      <w:r w:rsidRPr="00034802">
        <w:rPr>
          <w:rFonts w:cs="Arial"/>
          <w:color w:val="404040"/>
          <w:shd w:val="clear" w:color="auto" w:fill="FCFCFC"/>
        </w:rPr>
        <w:t>:</w:t>
      </w:r>
      <w:r>
        <w:rPr>
          <w:rFonts w:ascii="Verdana" w:hAnsi="Verdana"/>
          <w:color w:val="404040"/>
          <w:shd w:val="clear" w:color="auto" w:fill="FCFCFC"/>
        </w:rPr>
        <w:t xml:space="preserve"> </w:t>
      </w:r>
      <w:hyperlink r:id="rId91" w:history="1">
        <w:r w:rsidRPr="0053125C">
          <w:rPr>
            <w:rStyle w:val="Lienhypertexte"/>
            <w:rFonts w:ascii="Verdana" w:hAnsi="Verdana"/>
            <w:shd w:val="clear" w:color="auto" w:fill="FCFCFC"/>
          </w:rPr>
          <w:t>http://business-api-ecosystem.readthedocs.io/en/latest/</w:t>
        </w:r>
      </w:hyperlink>
    </w:p>
    <w:p w14:paraId="107ED43E" w14:textId="77777777" w:rsidR="00D47423" w:rsidRDefault="00D47423" w:rsidP="00D47423">
      <w:pPr>
        <w:rPr>
          <w:rFonts w:ascii="Verdana" w:hAnsi="Verdana"/>
          <w:color w:val="404040"/>
          <w:shd w:val="clear" w:color="auto" w:fill="FCFCFC"/>
        </w:rPr>
      </w:pPr>
    </w:p>
    <w:p w14:paraId="6CA0FBC8" w14:textId="77777777" w:rsidR="00692D17" w:rsidRPr="00C8634C" w:rsidRDefault="00692D17" w:rsidP="00C8634C">
      <w:pPr>
        <w:rPr>
          <w:rFonts w:cs="Arial"/>
          <w:color w:val="404040"/>
          <w:shd w:val="clear" w:color="auto" w:fill="FCFCFC"/>
        </w:rPr>
      </w:pPr>
      <w:r w:rsidRPr="00C8634C">
        <w:rPr>
          <w:rFonts w:cs="Arial"/>
          <w:color w:val="404040"/>
          <w:shd w:val="clear" w:color="auto" w:fill="FCFCFC"/>
        </w:rPr>
        <w:t xml:space="preserve">This component is the </w:t>
      </w:r>
      <w:r w:rsidRPr="00A014EB">
        <w:rPr>
          <w:rFonts w:cs="Arial"/>
          <w:b/>
          <w:color w:val="404040"/>
          <w:shd w:val="clear" w:color="auto" w:fill="FCFCFC"/>
        </w:rPr>
        <w:t>Market Place</w:t>
      </w:r>
      <w:r w:rsidRPr="00C8634C">
        <w:rPr>
          <w:rFonts w:cs="Arial"/>
          <w:color w:val="404040"/>
          <w:shd w:val="clear" w:color="auto" w:fill="FCFCFC"/>
        </w:rPr>
        <w:t xml:space="preserve"> of the Smart City platform, it allows to leverage:</w:t>
      </w:r>
    </w:p>
    <w:p w14:paraId="76E80D68" w14:textId="77777777" w:rsidR="00692D17" w:rsidRPr="00C8634C" w:rsidRDefault="00692D17" w:rsidP="00C8634C">
      <w:pPr>
        <w:rPr>
          <w:rFonts w:cs="Arial"/>
          <w:color w:val="404040"/>
          <w:shd w:val="clear" w:color="auto" w:fill="FCFCFC"/>
        </w:rPr>
      </w:pPr>
      <w:r w:rsidRPr="00C8634C">
        <w:rPr>
          <w:rFonts w:cs="Arial"/>
          <w:color w:val="404040"/>
          <w:shd w:val="clear" w:color="auto" w:fill="FCFCFC"/>
        </w:rPr>
        <w:t>Authorization access to services, and their monetization</w:t>
      </w:r>
      <w:r w:rsidR="005F7EFC" w:rsidRPr="00C8634C">
        <w:rPr>
          <w:rFonts w:cs="Arial"/>
          <w:color w:val="404040"/>
          <w:shd w:val="clear" w:color="auto" w:fill="FCFCFC"/>
        </w:rPr>
        <w:t>,</w:t>
      </w:r>
      <w:r w:rsidRPr="00C8634C">
        <w:rPr>
          <w:rFonts w:cs="Arial"/>
          <w:color w:val="404040"/>
          <w:shd w:val="clear" w:color="auto" w:fill="FCFCFC"/>
        </w:rPr>
        <w:t xml:space="preserve"> even with several stakeholde</w:t>
      </w:r>
      <w:r w:rsidR="0028696C" w:rsidRPr="00C8634C">
        <w:rPr>
          <w:rFonts w:cs="Arial"/>
          <w:color w:val="404040"/>
          <w:shd w:val="clear" w:color="auto" w:fill="FCFCFC"/>
        </w:rPr>
        <w:t>rs involved that share revenues,</w:t>
      </w:r>
    </w:p>
    <w:p w14:paraId="3F574265" w14:textId="77777777" w:rsidR="00692D17" w:rsidRPr="00C8634C" w:rsidRDefault="0028696C" w:rsidP="00C8634C">
      <w:pPr>
        <w:rPr>
          <w:rFonts w:cs="Arial"/>
          <w:color w:val="404040"/>
          <w:shd w:val="clear" w:color="auto" w:fill="FCFCFC"/>
        </w:rPr>
      </w:pPr>
      <w:r w:rsidRPr="00C8634C">
        <w:rPr>
          <w:rFonts w:cs="Arial"/>
          <w:color w:val="404040"/>
          <w:shd w:val="clear" w:color="auto" w:fill="FCFCFC"/>
        </w:rPr>
        <w:t>s</w:t>
      </w:r>
      <w:r w:rsidR="009F0ADC" w:rsidRPr="00C8634C">
        <w:rPr>
          <w:rFonts w:cs="Arial"/>
          <w:color w:val="404040"/>
          <w:shd w:val="clear" w:color="auto" w:fill="FCFCFC"/>
        </w:rPr>
        <w:t>ervices here</w:t>
      </w:r>
      <w:r w:rsidR="00692D17" w:rsidRPr="00C8634C">
        <w:rPr>
          <w:rFonts w:cs="Arial"/>
          <w:color w:val="404040"/>
          <w:shd w:val="clear" w:color="auto" w:fill="FCFCFC"/>
        </w:rPr>
        <w:t xml:space="preserve"> includes </w:t>
      </w:r>
      <w:r w:rsidR="009F0ADC" w:rsidRPr="00C8634C">
        <w:rPr>
          <w:rFonts w:cs="Arial"/>
          <w:color w:val="404040"/>
          <w:shd w:val="clear" w:color="auto" w:fill="FCFCFC"/>
        </w:rPr>
        <w:t>the applications available in the catalog, the data sets in CKAN, the available APIs.</w:t>
      </w:r>
    </w:p>
    <w:p w14:paraId="119B0106" w14:textId="77777777" w:rsidR="00D36D19" w:rsidRDefault="00D36D19" w:rsidP="00C8634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528"/>
      </w:tblGrid>
      <w:tr w:rsidR="00D36D19" w14:paraId="1EA228A6" w14:textId="77777777" w:rsidTr="00AD7AA2">
        <w:tc>
          <w:tcPr>
            <w:tcW w:w="3261" w:type="dxa"/>
          </w:tcPr>
          <w:p w14:paraId="0282FEFA" w14:textId="77777777" w:rsidR="00D36D19" w:rsidRDefault="00D36D19" w:rsidP="00CA6402">
            <w:pPr>
              <w:rPr>
                <w:b/>
                <w:bCs/>
              </w:rPr>
            </w:pPr>
            <w:r>
              <w:rPr>
                <w:b/>
                <w:bCs/>
              </w:rPr>
              <w:t>Architecture Component</w:t>
            </w:r>
          </w:p>
        </w:tc>
        <w:tc>
          <w:tcPr>
            <w:tcW w:w="5528" w:type="dxa"/>
          </w:tcPr>
          <w:p w14:paraId="767C6E58" w14:textId="77777777" w:rsidR="00D36D19" w:rsidRDefault="00D36D19" w:rsidP="00CA6402">
            <w:pPr>
              <w:rPr>
                <w:b/>
                <w:bCs/>
              </w:rPr>
            </w:pPr>
            <w:r>
              <w:rPr>
                <w:b/>
                <w:bCs/>
              </w:rPr>
              <w:t>Component Elements</w:t>
            </w:r>
          </w:p>
        </w:tc>
      </w:tr>
      <w:tr w:rsidR="00D36D19" w14:paraId="3CFC177A" w14:textId="77777777" w:rsidTr="00AD7AA2">
        <w:tc>
          <w:tcPr>
            <w:tcW w:w="3261" w:type="dxa"/>
          </w:tcPr>
          <w:p w14:paraId="4DFE2A77" w14:textId="77777777" w:rsidR="00D36D19" w:rsidRDefault="00D36D19" w:rsidP="00CA6402">
            <w:r>
              <w:t>Database Server</w:t>
            </w:r>
          </w:p>
        </w:tc>
        <w:tc>
          <w:tcPr>
            <w:tcW w:w="5528" w:type="dxa"/>
          </w:tcPr>
          <w:p w14:paraId="2AAFFFFB" w14:textId="77777777" w:rsidR="00D36D19" w:rsidRDefault="00D36D19" w:rsidP="00CA6402">
            <w:proofErr w:type="spellStart"/>
            <w:r>
              <w:t>Postgresql</w:t>
            </w:r>
            <w:proofErr w:type="spellEnd"/>
            <w:r>
              <w:t>/</w:t>
            </w:r>
            <w:proofErr w:type="spellStart"/>
            <w:r>
              <w:t>Citus</w:t>
            </w:r>
            <w:proofErr w:type="spellEnd"/>
            <w:r>
              <w:t xml:space="preserve"> (change from MySQL)</w:t>
            </w:r>
          </w:p>
        </w:tc>
      </w:tr>
      <w:tr w:rsidR="00D36D19" w14:paraId="084BAD13" w14:textId="77777777" w:rsidTr="00AD7AA2">
        <w:tc>
          <w:tcPr>
            <w:tcW w:w="3261" w:type="dxa"/>
          </w:tcPr>
          <w:p w14:paraId="2E1D6E40" w14:textId="77777777" w:rsidR="00D36D19" w:rsidRDefault="00D36D19" w:rsidP="00CA6402">
            <w:r>
              <w:t>Applications</w:t>
            </w:r>
          </w:p>
        </w:tc>
        <w:tc>
          <w:tcPr>
            <w:tcW w:w="5528" w:type="dxa"/>
          </w:tcPr>
          <w:p w14:paraId="3A1B594E" w14:textId="77777777" w:rsidR="00D36D19" w:rsidRDefault="00D36D19" w:rsidP="00CA6402">
            <w:r>
              <w:t>Web application</w:t>
            </w:r>
          </w:p>
          <w:p w14:paraId="463DC6D3" w14:textId="77777777" w:rsidR="00D36D19" w:rsidRDefault="00D36D19" w:rsidP="00CA6402">
            <w:r>
              <w:t>back-end server</w:t>
            </w:r>
            <w:r w:rsidR="001F3B63">
              <w:t>s:</w:t>
            </w:r>
          </w:p>
          <w:p w14:paraId="4B015D0D" w14:textId="77777777" w:rsidR="00D36D19" w:rsidRDefault="00AD7AA2" w:rsidP="0047663D">
            <w:pPr>
              <w:pStyle w:val="Paragraphedeliste"/>
              <w:numPr>
                <w:ilvl w:val="0"/>
                <w:numId w:val="24"/>
              </w:numPr>
            </w:pPr>
            <w:r>
              <w:t xml:space="preserve">TM Forum APIs reference implementation (catalog, ordering, inventory, usage, billing, party </w:t>
            </w:r>
            <w:proofErr w:type="spellStart"/>
            <w:r>
              <w:t>Apis</w:t>
            </w:r>
            <w:proofErr w:type="spellEnd"/>
            <w:r>
              <w:t>)</w:t>
            </w:r>
          </w:p>
          <w:p w14:paraId="0E5B91BE" w14:textId="77777777" w:rsidR="00AD7AA2" w:rsidRDefault="00AD7AA2" w:rsidP="0047663D">
            <w:pPr>
              <w:pStyle w:val="Paragraphedeliste"/>
              <w:numPr>
                <w:ilvl w:val="0"/>
                <w:numId w:val="24"/>
              </w:numPr>
            </w:pPr>
            <w:r>
              <w:t>Charging Backend,</w:t>
            </w:r>
          </w:p>
          <w:p w14:paraId="69F2ED94" w14:textId="77777777" w:rsidR="00AD7AA2" w:rsidRDefault="00AD7AA2" w:rsidP="0047663D">
            <w:pPr>
              <w:pStyle w:val="Paragraphedeliste"/>
              <w:numPr>
                <w:ilvl w:val="0"/>
                <w:numId w:val="24"/>
              </w:numPr>
            </w:pPr>
            <w:r>
              <w:t>Revenue Sharing Service (RSS)</w:t>
            </w:r>
          </w:p>
          <w:p w14:paraId="27913284" w14:textId="77777777" w:rsidR="00AD7AA2" w:rsidRDefault="00AD7AA2" w:rsidP="0047663D">
            <w:pPr>
              <w:pStyle w:val="Paragraphedeliste"/>
              <w:numPr>
                <w:ilvl w:val="0"/>
                <w:numId w:val="24"/>
              </w:numPr>
            </w:pPr>
            <w:r>
              <w:t>Logic Proxy</w:t>
            </w:r>
          </w:p>
        </w:tc>
      </w:tr>
    </w:tbl>
    <w:p w14:paraId="5A3B7171" w14:textId="77777777" w:rsidR="00D36D19" w:rsidRDefault="00D36D19" w:rsidP="00D36D19"/>
    <w:p w14:paraId="357BD717" w14:textId="77777777" w:rsidR="00695EDD" w:rsidRDefault="00695EDD" w:rsidP="00695EDD"/>
    <w:p w14:paraId="6AF75B6E" w14:textId="77777777" w:rsidR="00E90DD4" w:rsidRDefault="00E90DD4" w:rsidP="00E90DD4">
      <w:pPr>
        <w:pStyle w:val="Titre3"/>
      </w:pPr>
      <w:bookmarkStart w:id="190" w:name="_Toc499823547"/>
      <w:bookmarkStart w:id="191" w:name="_Toc499823685"/>
      <w:r>
        <w:t>Development Components</w:t>
      </w:r>
      <w:bookmarkEnd w:id="190"/>
      <w:bookmarkEnd w:id="191"/>
    </w:p>
    <w:p w14:paraId="2E7B6F24" w14:textId="77777777" w:rsidR="00E90DD4" w:rsidRDefault="0054227E" w:rsidP="00E90DD4">
      <w:proofErr w:type="spellStart"/>
      <w:r>
        <w:t>Fiware</w:t>
      </w:r>
      <w:proofErr w:type="spellEnd"/>
      <w:r>
        <w:t xml:space="preserve"> </w:t>
      </w:r>
      <w:r w:rsidR="006F4D91">
        <w:t>was proposing</w:t>
      </w:r>
      <w:r>
        <w:t xml:space="preserve"> to use </w:t>
      </w:r>
      <w:hyperlink r:id="rId92" w:history="1">
        <w:proofErr w:type="spellStart"/>
        <w:r w:rsidRPr="00714CD0">
          <w:rPr>
            <w:rStyle w:val="Lienhypertexte"/>
          </w:rPr>
          <w:t>FusionF</w:t>
        </w:r>
        <w:r w:rsidR="0042372D" w:rsidRPr="00714CD0">
          <w:rPr>
            <w:rStyle w:val="Lienhypertexte"/>
          </w:rPr>
          <w:t>orge</w:t>
        </w:r>
        <w:proofErr w:type="spellEnd"/>
      </w:hyperlink>
      <w:r>
        <w:t xml:space="preserve"> (the software suite </w:t>
      </w:r>
      <w:r w:rsidR="0085199E">
        <w:t>originated from</w:t>
      </w:r>
      <w:r>
        <w:t xml:space="preserve"> </w:t>
      </w:r>
      <w:r w:rsidR="0085199E">
        <w:t xml:space="preserve">Forge that was running </w:t>
      </w:r>
      <w:r>
        <w:t>SourceForge</w:t>
      </w:r>
      <w:r w:rsidR="0085199E">
        <w:t>.net</w:t>
      </w:r>
      <w:r>
        <w:t>)</w:t>
      </w:r>
      <w:r w:rsidR="00276FED">
        <w:t>, Eclipse as an IDE</w:t>
      </w:r>
      <w:r w:rsidR="0042372D">
        <w:t xml:space="preserve"> as the set of tools for development</w:t>
      </w:r>
      <w:r w:rsidR="0085199E">
        <w:t>.</w:t>
      </w:r>
    </w:p>
    <w:p w14:paraId="50638C5F" w14:textId="77777777" w:rsidR="0037146F" w:rsidRDefault="0037146F" w:rsidP="00E90DD4"/>
    <w:p w14:paraId="730C266E" w14:textId="77777777" w:rsidR="005B5738" w:rsidRDefault="0042372D" w:rsidP="00E90DD4">
      <w:r>
        <w:t>Now with the advent of Docker, Eclipse have evolve</w:t>
      </w:r>
      <w:r w:rsidR="00D95EAC">
        <w:t>d</w:t>
      </w:r>
      <w:r>
        <w:t xml:space="preserve"> towards the </w:t>
      </w:r>
      <w:r w:rsidR="00D6208A">
        <w:t xml:space="preserve">container </w:t>
      </w:r>
      <w:r>
        <w:t xml:space="preserve">paradigm and propose </w:t>
      </w:r>
      <w:hyperlink r:id="rId93" w:history="1">
        <w:r w:rsidRPr="0085199E">
          <w:rPr>
            <w:rStyle w:val="Lienhypertexte"/>
          </w:rPr>
          <w:t>Eclipse Che</w:t>
        </w:r>
      </w:hyperlink>
      <w:r w:rsidR="0037146F">
        <w:t xml:space="preserve"> as an IDE &amp; Developer Workspace server</w:t>
      </w:r>
      <w:r w:rsidR="005B5738">
        <w:t xml:space="preserve"> that works with Docker.</w:t>
      </w:r>
    </w:p>
    <w:p w14:paraId="160CFF9E" w14:textId="617075E8" w:rsidR="0042372D" w:rsidRDefault="005B5738" w:rsidP="00E90DD4">
      <w:r w:rsidRPr="00974508">
        <w:rPr>
          <w:b/>
        </w:rPr>
        <w:t>It allows to develop Docker ready applications</w:t>
      </w:r>
      <w:r w:rsidR="0037146F">
        <w:t>, in addition it provides a RESTful API to interact with.</w:t>
      </w:r>
    </w:p>
    <w:p w14:paraId="0BB7017B" w14:textId="77777777" w:rsidR="0037146F" w:rsidRDefault="0037146F" w:rsidP="00E90DD4"/>
    <w:p w14:paraId="06C07E30" w14:textId="77777777" w:rsidR="00F06249" w:rsidRDefault="00F06249" w:rsidP="00E90DD4">
      <w:r>
        <w:t>If for many applications</w:t>
      </w:r>
      <w:r w:rsidR="00D6208A">
        <w:t xml:space="preserve"> like dashboards,</w:t>
      </w:r>
      <w:r>
        <w:t xml:space="preserve"> </w:t>
      </w:r>
      <w:r w:rsidR="009633CD">
        <w:t xml:space="preserve">using </w:t>
      </w:r>
      <w:proofErr w:type="spellStart"/>
      <w:r>
        <w:t>Wirecloud</w:t>
      </w:r>
      <w:proofErr w:type="spellEnd"/>
      <w:r>
        <w:t xml:space="preserve"> component is a good solution, for more complex or even mobile application it is not adapted, so that Eclipse Che</w:t>
      </w:r>
      <w:r w:rsidR="0037146F">
        <w:t xml:space="preserve"> IDE</w:t>
      </w:r>
      <w:r>
        <w:t xml:space="preserve"> </w:t>
      </w:r>
      <w:r w:rsidR="00A12F71">
        <w:t>is</w:t>
      </w:r>
      <w:r w:rsidR="009633CD">
        <w:t xml:space="preserve"> an appropriate</w:t>
      </w:r>
      <w:r w:rsidR="00D6208A">
        <w:t xml:space="preserve"> solution</w:t>
      </w:r>
      <w:r w:rsidR="0037146F">
        <w:t xml:space="preserve"> to develop Docker ready applications</w:t>
      </w:r>
      <w:r w:rsidR="00A12F71">
        <w:t>.</w:t>
      </w:r>
    </w:p>
    <w:p w14:paraId="21B5BB40" w14:textId="77777777" w:rsidR="009633CD" w:rsidRDefault="009633CD" w:rsidP="00E90DD4"/>
    <w:p w14:paraId="53DD487C" w14:textId="6175474C" w:rsidR="0037146F" w:rsidRDefault="00EF2D7B" w:rsidP="00E90DD4">
      <w:r>
        <w:t xml:space="preserve">Eclipse Che is the next generation of IDE, </w:t>
      </w:r>
      <w:r w:rsidR="00C30D27">
        <w:t xml:space="preserve">it </w:t>
      </w:r>
      <w:r>
        <w:t xml:space="preserve">provides integrated connectors to git and SVN, so that it can be </w:t>
      </w:r>
      <w:r w:rsidR="00426071">
        <w:t xml:space="preserve">easily </w:t>
      </w:r>
      <w:r w:rsidR="009633CD">
        <w:t>connected to the</w:t>
      </w:r>
      <w:r>
        <w:t xml:space="preserve"> </w:t>
      </w:r>
      <w:proofErr w:type="spellStart"/>
      <w:r>
        <w:t>Gitlab</w:t>
      </w:r>
      <w:proofErr w:type="spellEnd"/>
      <w:r>
        <w:t xml:space="preserve"> of MNCA</w:t>
      </w:r>
      <w:r w:rsidR="00066145">
        <w:t>.</w:t>
      </w:r>
    </w:p>
    <w:p w14:paraId="77B082E1" w14:textId="77777777" w:rsidR="00D67108" w:rsidRDefault="00D67108" w:rsidP="00E90DD4"/>
    <w:p w14:paraId="6B32ACC3" w14:textId="6C8CFC1B" w:rsidR="00066145" w:rsidRDefault="00066145" w:rsidP="00E90DD4">
      <w:r>
        <w:t xml:space="preserve">An Eclipse Che server can be set in a multi-users environment, </w:t>
      </w:r>
      <w:r w:rsidR="00646EA9">
        <w:t xml:space="preserve">in standard installation </w:t>
      </w:r>
      <w:r>
        <w:t xml:space="preserve">it uses </w:t>
      </w:r>
      <w:proofErr w:type="spellStart"/>
      <w:r>
        <w:t>Keycloack</w:t>
      </w:r>
      <w:proofErr w:type="spellEnd"/>
      <w:r>
        <w:t xml:space="preserve"> as IDM provider</w:t>
      </w:r>
      <w:r w:rsidR="00D61434">
        <w:t>, and a PostgreSQL database</w:t>
      </w:r>
      <w:r w:rsidR="00D1066A">
        <w:t xml:space="preserve"> for metadata.</w:t>
      </w:r>
    </w:p>
    <w:p w14:paraId="121AAE60" w14:textId="77777777" w:rsidR="009633CD" w:rsidRDefault="009633CD" w:rsidP="00E90DD4"/>
    <w:p w14:paraId="24A06454" w14:textId="63C3527C" w:rsidR="000633F4" w:rsidRDefault="00646EA9" w:rsidP="00E90DD4">
      <w:r>
        <w:t xml:space="preserve">As </w:t>
      </w:r>
      <w:proofErr w:type="spellStart"/>
      <w:r w:rsidR="00D1066A">
        <w:t>Keycloak</w:t>
      </w:r>
      <w:proofErr w:type="spellEnd"/>
      <w:r w:rsidR="00D1066A">
        <w:t xml:space="preserve"> </w:t>
      </w:r>
      <w:r w:rsidR="00F07517">
        <w:t xml:space="preserve">can replace Keystone as an </w:t>
      </w:r>
      <w:r w:rsidR="00F07517" w:rsidRPr="00F07517">
        <w:t xml:space="preserve">authentication service </w:t>
      </w:r>
      <w:r w:rsidR="00F07517">
        <w:t xml:space="preserve">(OAuth provider), in OpenStack deployment, </w:t>
      </w:r>
      <w:r>
        <w:t xml:space="preserve">and </w:t>
      </w:r>
      <w:r w:rsidR="00F07517">
        <w:t xml:space="preserve">Eclipse Che can also use OAuth from GitLab or WSO2, </w:t>
      </w:r>
      <w:r w:rsidR="00864B5C">
        <w:t xml:space="preserve">if needed </w:t>
      </w:r>
      <w:proofErr w:type="spellStart"/>
      <w:r w:rsidR="00864B5C">
        <w:t>Keyrock</w:t>
      </w:r>
      <w:proofErr w:type="spellEnd"/>
      <w:r w:rsidR="00864B5C">
        <w:t xml:space="preserve"> can be also used as the OAuth provider giving SSO to developers using the Eclipse Che server</w:t>
      </w:r>
      <w:r w:rsidR="000633F4">
        <w:t>.</w:t>
      </w:r>
    </w:p>
    <w:p w14:paraId="61004B9E" w14:textId="77777777" w:rsidR="00D67108" w:rsidRDefault="00D67108" w:rsidP="00E90DD4"/>
    <w:p w14:paraId="57405B80" w14:textId="5182F5BC" w:rsidR="00D67108" w:rsidRDefault="00D67108" w:rsidP="00E90DD4">
      <w:proofErr w:type="spellStart"/>
      <w:r w:rsidRPr="00D67108">
        <w:t>Keycloak</w:t>
      </w:r>
      <w:proofErr w:type="spellEnd"/>
      <w:r w:rsidRPr="00D67108">
        <w:t xml:space="preserve"> comes </w:t>
      </w:r>
      <w:r>
        <w:t xml:space="preserve">also </w:t>
      </w:r>
      <w:r w:rsidRPr="00D67108">
        <w:t>with a built-in LDAP/AD plugin</w:t>
      </w:r>
      <w:r>
        <w:t xml:space="preserve">, which </w:t>
      </w:r>
      <w:r w:rsidRPr="00D67108">
        <w:t>supports password validation via LDAP/AD protocols and different user metadata synchronization modes</w:t>
      </w:r>
      <w:r>
        <w:t>, so that internal users already registered on MNCA ADAM, can be identified in Eclipse Che</w:t>
      </w:r>
      <w:r w:rsidRPr="00D67108">
        <w:t>.</w:t>
      </w:r>
    </w:p>
    <w:p w14:paraId="3835C0FC" w14:textId="77777777" w:rsidR="009633CD" w:rsidRDefault="009633CD" w:rsidP="00E90DD4"/>
    <w:p w14:paraId="01394E8E" w14:textId="2D95D9CF" w:rsidR="00D1066A" w:rsidRDefault="000633F4" w:rsidP="00E90DD4">
      <w:r>
        <w:t xml:space="preserve">An Eclipse Che Server using the IDM component, is a good candidate for the </w:t>
      </w:r>
      <w:proofErr w:type="spellStart"/>
      <w:r>
        <w:t>Paas</w:t>
      </w:r>
      <w:proofErr w:type="spellEnd"/>
      <w:r>
        <w:t xml:space="preserve"> IDE</w:t>
      </w:r>
      <w:r w:rsidR="00510571">
        <w:t xml:space="preserve"> for </w:t>
      </w:r>
      <w:r>
        <w:t xml:space="preserve">IOE of the </w:t>
      </w:r>
      <w:r w:rsidR="009633CD">
        <w:t xml:space="preserve">MNCA </w:t>
      </w:r>
      <w:r>
        <w:t>smart city platform</w:t>
      </w:r>
      <w:r w:rsidR="00864B5C">
        <w:t>.</w:t>
      </w:r>
    </w:p>
    <w:p w14:paraId="68D1B3D0" w14:textId="069175AD" w:rsidR="002D2DF7" w:rsidRDefault="002D2DF7" w:rsidP="00E90DD4"/>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D67108" w14:paraId="4BE4BA03" w14:textId="77777777" w:rsidTr="005D4ED7">
        <w:tc>
          <w:tcPr>
            <w:tcW w:w="2698" w:type="dxa"/>
          </w:tcPr>
          <w:p w14:paraId="3C4E3C89" w14:textId="77777777" w:rsidR="00D67108" w:rsidRDefault="00D67108" w:rsidP="005D4ED7">
            <w:pPr>
              <w:rPr>
                <w:b/>
                <w:bCs/>
              </w:rPr>
            </w:pPr>
            <w:r>
              <w:rPr>
                <w:b/>
                <w:bCs/>
              </w:rPr>
              <w:t>Architecture Component</w:t>
            </w:r>
          </w:p>
        </w:tc>
        <w:tc>
          <w:tcPr>
            <w:tcW w:w="3818" w:type="dxa"/>
          </w:tcPr>
          <w:p w14:paraId="207537A7" w14:textId="77777777" w:rsidR="00D67108" w:rsidRDefault="00D67108" w:rsidP="005D4ED7">
            <w:pPr>
              <w:rPr>
                <w:b/>
                <w:bCs/>
              </w:rPr>
            </w:pPr>
            <w:r>
              <w:rPr>
                <w:b/>
                <w:bCs/>
              </w:rPr>
              <w:t>Component Elements</w:t>
            </w:r>
          </w:p>
        </w:tc>
      </w:tr>
      <w:tr w:rsidR="00D67108" w14:paraId="5F090A80" w14:textId="77777777" w:rsidTr="005D4ED7">
        <w:tc>
          <w:tcPr>
            <w:tcW w:w="2698" w:type="dxa"/>
          </w:tcPr>
          <w:p w14:paraId="20C0F5B6" w14:textId="77777777" w:rsidR="00D67108" w:rsidRDefault="00D67108" w:rsidP="005D4ED7">
            <w:r>
              <w:t>Database Server</w:t>
            </w:r>
          </w:p>
        </w:tc>
        <w:tc>
          <w:tcPr>
            <w:tcW w:w="3818" w:type="dxa"/>
          </w:tcPr>
          <w:p w14:paraId="259EFAD2" w14:textId="71439B01" w:rsidR="00D67108" w:rsidRDefault="00D67108" w:rsidP="005D4ED7">
            <w:proofErr w:type="spellStart"/>
            <w:r>
              <w:t>Postgresql</w:t>
            </w:r>
            <w:proofErr w:type="spellEnd"/>
            <w:r>
              <w:t>/</w:t>
            </w:r>
            <w:proofErr w:type="spellStart"/>
            <w:r>
              <w:t>Citus</w:t>
            </w:r>
            <w:proofErr w:type="spellEnd"/>
          </w:p>
        </w:tc>
      </w:tr>
      <w:tr w:rsidR="00D67108" w14:paraId="36173C64" w14:textId="77777777" w:rsidTr="005D4ED7">
        <w:tc>
          <w:tcPr>
            <w:tcW w:w="2698" w:type="dxa"/>
          </w:tcPr>
          <w:p w14:paraId="78E4C3E3" w14:textId="77777777" w:rsidR="00D67108" w:rsidRDefault="00D67108" w:rsidP="005D4ED7">
            <w:r>
              <w:t>Applications</w:t>
            </w:r>
          </w:p>
        </w:tc>
        <w:tc>
          <w:tcPr>
            <w:tcW w:w="3818" w:type="dxa"/>
          </w:tcPr>
          <w:p w14:paraId="7B3BD12D" w14:textId="2C873463" w:rsidR="00D67108" w:rsidRDefault="00D67108" w:rsidP="005D4ED7">
            <w:proofErr w:type="spellStart"/>
            <w:r>
              <w:t>Elipse</w:t>
            </w:r>
            <w:proofErr w:type="spellEnd"/>
            <w:r>
              <w:t xml:space="preserve"> Che</w:t>
            </w:r>
          </w:p>
          <w:p w14:paraId="40D492F9" w14:textId="28E48FFC" w:rsidR="00D67108" w:rsidRDefault="00C026FD" w:rsidP="005D4ED7">
            <w:proofErr w:type="spellStart"/>
            <w:r>
              <w:t>Keyclo</w:t>
            </w:r>
            <w:r w:rsidR="002701BE">
              <w:t>ack</w:t>
            </w:r>
            <w:proofErr w:type="spellEnd"/>
            <w:r w:rsidR="002701BE">
              <w:t xml:space="preserve"> (or </w:t>
            </w:r>
            <w:proofErr w:type="spellStart"/>
            <w:r w:rsidR="002701BE">
              <w:t>Keyrock</w:t>
            </w:r>
            <w:proofErr w:type="spellEnd"/>
            <w:r w:rsidR="002701BE">
              <w:t>) for security</w:t>
            </w:r>
          </w:p>
        </w:tc>
      </w:tr>
    </w:tbl>
    <w:p w14:paraId="155C0EE5" w14:textId="77777777" w:rsidR="00D67108" w:rsidRDefault="00D67108" w:rsidP="00E90DD4"/>
    <w:p w14:paraId="0E874A3F" w14:textId="77777777" w:rsidR="00864B5C" w:rsidRDefault="00864B5C" w:rsidP="00E90DD4"/>
    <w:p w14:paraId="77381040" w14:textId="77777777" w:rsidR="00E90DD4" w:rsidRDefault="00E90DD4" w:rsidP="00E90DD4">
      <w:pPr>
        <w:pStyle w:val="Titre3"/>
      </w:pPr>
      <w:bookmarkStart w:id="192" w:name="_Toc499823548"/>
      <w:bookmarkStart w:id="193" w:name="_Toc499823686"/>
      <w:r>
        <w:lastRenderedPageBreak/>
        <w:t>Monitoring Components</w:t>
      </w:r>
      <w:bookmarkEnd w:id="192"/>
      <w:bookmarkEnd w:id="193"/>
    </w:p>
    <w:p w14:paraId="3CD469E3" w14:textId="77777777" w:rsidR="0022010B" w:rsidRPr="0022010B" w:rsidRDefault="0022010B" w:rsidP="0022010B"/>
    <w:p w14:paraId="3BEF0AA6" w14:textId="77777777" w:rsidR="006E7247" w:rsidRDefault="00BE7D42" w:rsidP="00E90DD4">
      <w:hyperlink r:id="rId94" w:history="1">
        <w:proofErr w:type="spellStart"/>
        <w:r w:rsidR="0042372D" w:rsidRPr="006E7247">
          <w:rPr>
            <w:rStyle w:val="Lienhypertexte"/>
          </w:rPr>
          <w:t>Portainer</w:t>
        </w:r>
        <w:proofErr w:type="spellEnd"/>
      </w:hyperlink>
      <w:r w:rsidR="0042372D">
        <w:t xml:space="preserve"> </w:t>
      </w:r>
      <w:r w:rsidR="00186569">
        <w:t xml:space="preserve">will be used </w:t>
      </w:r>
      <w:r w:rsidR="0042372D">
        <w:t xml:space="preserve">for </w:t>
      </w:r>
      <w:r w:rsidR="00186569">
        <w:t>real time</w:t>
      </w:r>
      <w:r w:rsidR="0042372D">
        <w:t xml:space="preserve"> management</w:t>
      </w:r>
      <w:r w:rsidR="00186569">
        <w:t xml:space="preserve"> &amp; monitoring of services and the composing</w:t>
      </w:r>
      <w:r w:rsidR="00186569" w:rsidRPr="00186569">
        <w:t xml:space="preserve"> </w:t>
      </w:r>
      <w:r w:rsidR="00FE6D47">
        <w:t>containers of the swarm.</w:t>
      </w:r>
    </w:p>
    <w:p w14:paraId="5C784C55" w14:textId="77777777" w:rsidR="00FE6D47" w:rsidRDefault="00FE6D47" w:rsidP="00E90DD4">
      <w:proofErr w:type="spellStart"/>
      <w:r>
        <w:t>Portainer</w:t>
      </w:r>
      <w:proofErr w:type="spellEnd"/>
      <w:r>
        <w:t xml:space="preserve"> on </w:t>
      </w:r>
      <w:hyperlink r:id="rId95" w:history="1">
        <w:r w:rsidRPr="00FE6D47">
          <w:rPr>
            <w:rStyle w:val="Lienhypertexte"/>
          </w:rPr>
          <w:t>Github</w:t>
        </w:r>
      </w:hyperlink>
      <w:r>
        <w:t>.</w:t>
      </w:r>
    </w:p>
    <w:p w14:paraId="0E154468" w14:textId="77777777" w:rsidR="00E90DD4" w:rsidRDefault="00186569" w:rsidP="00E90DD4">
      <w:proofErr w:type="spellStart"/>
      <w:r>
        <w:t>Portainer</w:t>
      </w:r>
      <w:proofErr w:type="spellEnd"/>
      <w:r>
        <w:t xml:space="preserve"> will be replicated on </w:t>
      </w:r>
      <w:r w:rsidR="00D51DBA">
        <w:t xml:space="preserve">several </w:t>
      </w:r>
      <w:r w:rsidR="006E7247">
        <w:t xml:space="preserve">nodes with several </w:t>
      </w:r>
      <w:r w:rsidR="00D51DBA">
        <w:t>instances, ideally on each swarm manager</w:t>
      </w:r>
      <w:r w:rsidR="00B23AB4">
        <w:t xml:space="preserve"> (mandatory to have vision of the swarm)</w:t>
      </w:r>
      <w:r w:rsidR="00FE6D47">
        <w:t>.</w:t>
      </w:r>
    </w:p>
    <w:p w14:paraId="60EDEFFE" w14:textId="77777777" w:rsidR="006E7247" w:rsidRDefault="006E7247" w:rsidP="00E90DD4">
      <w:r>
        <w:t xml:space="preserve">As </w:t>
      </w:r>
      <w:proofErr w:type="spellStart"/>
      <w:r>
        <w:t>Portainer</w:t>
      </w:r>
      <w:proofErr w:type="spellEnd"/>
      <w:r>
        <w:t xml:space="preserve"> don’t use a Database, but store </w:t>
      </w:r>
      <w:proofErr w:type="gramStart"/>
      <w:r>
        <w:t>it’s</w:t>
      </w:r>
      <w:proofErr w:type="gramEnd"/>
      <w:r>
        <w:t xml:space="preserve"> configuration in files, mainly for user and dependencies management, so that those configuration files should be stored in a</w:t>
      </w:r>
      <w:r w:rsidR="00B23AB4">
        <w:t xml:space="preserve"> secured </w:t>
      </w:r>
      <w:r>
        <w:t>NFS storage volume, shared by all instances</w:t>
      </w:r>
      <w:r w:rsidR="00B23AB4">
        <w:t>.</w:t>
      </w:r>
    </w:p>
    <w:p w14:paraId="231CD58B" w14:textId="77777777" w:rsidR="00186569" w:rsidRDefault="00186569" w:rsidP="00E90DD4"/>
    <w:p w14:paraId="1CB5A703" w14:textId="77777777" w:rsidR="005C2F1E" w:rsidRDefault="00BE7D42" w:rsidP="00E90DD4">
      <w:hyperlink r:id="rId96" w:history="1">
        <w:proofErr w:type="spellStart"/>
        <w:r w:rsidR="00340E31" w:rsidRPr="005C2F1E">
          <w:rPr>
            <w:rStyle w:val="Lienhypertexte"/>
          </w:rPr>
          <w:t>Centreon</w:t>
        </w:r>
        <w:proofErr w:type="spellEnd"/>
      </w:hyperlink>
      <w:r w:rsidR="00340E31">
        <w:t xml:space="preserve"> is already in use </w:t>
      </w:r>
      <w:r w:rsidR="005C2F1E">
        <w:t>for monitoring at MNCA.</w:t>
      </w:r>
    </w:p>
    <w:p w14:paraId="2438E90C" w14:textId="59B1FFF8" w:rsidR="0042372D" w:rsidRDefault="00340E31" w:rsidP="00E90DD4">
      <w:r>
        <w:t xml:space="preserve">containers should be instrumented with </w:t>
      </w:r>
      <w:r w:rsidR="00AD7C9C">
        <w:t xml:space="preserve">needed </w:t>
      </w:r>
      <w:r w:rsidR="00186569">
        <w:t>check</w:t>
      </w:r>
      <w:r w:rsidR="00AD7C9C">
        <w:t xml:space="preserve"> modules to monitor services and nodes in the platform from the </w:t>
      </w:r>
      <w:proofErr w:type="spellStart"/>
      <w:r w:rsidR="00AD7C9C">
        <w:t>Centreon</w:t>
      </w:r>
      <w:proofErr w:type="spellEnd"/>
      <w:r w:rsidR="00AD7C9C">
        <w:t xml:space="preserve">, an additional </w:t>
      </w:r>
      <w:proofErr w:type="spellStart"/>
      <w:r w:rsidR="00AD7C9C">
        <w:t>Centreon</w:t>
      </w:r>
      <w:proofErr w:type="spellEnd"/>
      <w:r w:rsidR="00AD7C9C">
        <w:t xml:space="preserve"> service </w:t>
      </w:r>
      <w:r w:rsidR="005A634F">
        <w:t>could</w:t>
      </w:r>
      <w:r w:rsidR="00AD7C9C">
        <w:t xml:space="preserve"> be added in the platform</w:t>
      </w:r>
      <w:r w:rsidR="005A634F">
        <w:t xml:space="preserve"> if needed</w:t>
      </w:r>
      <w:r w:rsidR="00AD7C9C">
        <w:t>.</w:t>
      </w:r>
    </w:p>
    <w:p w14:paraId="36514A00" w14:textId="77777777" w:rsidR="00186569" w:rsidRDefault="00186569" w:rsidP="00E90DD4"/>
    <w:p w14:paraId="6790B744" w14:textId="77777777" w:rsidR="00321279" w:rsidRDefault="00321279" w:rsidP="00E90DD4">
      <w:r>
        <w:t>One thing to think about is the expansion of the platform, in terms of numbers of services deployed, this will lead to complexify the task of monitoring configuration if it remains manual, so that it’s worth to think about automatic services discovery to simplify and automate monitoring for OPS</w:t>
      </w:r>
    </w:p>
    <w:p w14:paraId="7A5FB71C" w14:textId="77777777" w:rsidR="006A6105" w:rsidRDefault="006A6105" w:rsidP="00E90DD4"/>
    <w:p w14:paraId="35D3A0AB" w14:textId="52827B93" w:rsidR="009633CD" w:rsidRDefault="009633CD" w:rsidP="00E90DD4">
      <w:pPr>
        <w:rPr>
          <w:rStyle w:val="Lienhypertexte"/>
        </w:rPr>
      </w:pPr>
      <w:r>
        <w:t>One solution should be to use</w:t>
      </w:r>
      <w:r w:rsidR="006A6105">
        <w:t xml:space="preserve"> </w:t>
      </w:r>
      <w:hyperlink r:id="rId97" w:history="1">
        <w:r w:rsidR="006A6105" w:rsidRPr="006A6105">
          <w:rPr>
            <w:rStyle w:val="Lienhypertexte"/>
          </w:rPr>
          <w:t>Consul</w:t>
        </w:r>
      </w:hyperlink>
      <w:r w:rsidR="006A6105">
        <w:t xml:space="preserve"> from </w:t>
      </w:r>
      <w:proofErr w:type="spellStart"/>
      <w:r w:rsidR="006A6105">
        <w:t>Hashicorp</w:t>
      </w:r>
      <w:proofErr w:type="spellEnd"/>
      <w:r w:rsidR="006A6105">
        <w:t xml:space="preserve"> for services discovery, but </w:t>
      </w:r>
      <w:proofErr w:type="spellStart"/>
      <w:r w:rsidR="006A6105">
        <w:t>Centreon</w:t>
      </w:r>
      <w:proofErr w:type="spellEnd"/>
      <w:r w:rsidR="006A6105">
        <w:t xml:space="preserve"> provides also a module for </w:t>
      </w:r>
      <w:hyperlink r:id="rId98" w:history="1">
        <w:r w:rsidR="006A6105" w:rsidRPr="006A6105">
          <w:rPr>
            <w:rStyle w:val="Lienhypertexte"/>
          </w:rPr>
          <w:t>auto discovery of services</w:t>
        </w:r>
      </w:hyperlink>
      <w:r w:rsidR="004B7CB8">
        <w:t xml:space="preserve"> (commercial) or a community version: </w:t>
      </w:r>
      <w:hyperlink r:id="rId99" w:history="1">
        <w:proofErr w:type="spellStart"/>
        <w:r w:rsidR="004B7CB8" w:rsidRPr="004B7CB8">
          <w:rPr>
            <w:rStyle w:val="Lienhypertexte"/>
          </w:rPr>
          <w:t>centreon</w:t>
        </w:r>
        <w:proofErr w:type="spellEnd"/>
        <w:r w:rsidR="004B7CB8" w:rsidRPr="004B7CB8">
          <w:rPr>
            <w:rStyle w:val="Lienhypertexte"/>
          </w:rPr>
          <w:t>-discovery</w:t>
        </w:r>
      </w:hyperlink>
    </w:p>
    <w:p w14:paraId="5B8D92A9" w14:textId="1B67111B" w:rsidR="0041407D" w:rsidRDefault="0041407D" w:rsidP="00E90DD4">
      <w:pPr>
        <w:rPr>
          <w:rStyle w:val="Lienhypertexte"/>
        </w:rPr>
      </w:pPr>
    </w:p>
    <w:p w14:paraId="5C07FDE4" w14:textId="64CA1986" w:rsidR="0041407D" w:rsidRPr="0041407D" w:rsidRDefault="0041407D" w:rsidP="0041407D">
      <w:r>
        <w:t xml:space="preserve">If Rancher is adopted it provides monitoring on containers and nodes, and in swarm mode, it deploys also a </w:t>
      </w:r>
      <w:proofErr w:type="spellStart"/>
      <w:r>
        <w:t>Portainer</w:t>
      </w:r>
      <w:proofErr w:type="spellEnd"/>
      <w:r>
        <w:t>.</w:t>
      </w:r>
    </w:p>
    <w:p w14:paraId="12C7885B" w14:textId="77777777" w:rsidR="00AD7C9C" w:rsidRDefault="00AD7C9C" w:rsidP="00E90DD4"/>
    <w:p w14:paraId="0A5D7E68" w14:textId="77777777" w:rsidR="00E83CEF" w:rsidRDefault="00E83CEF" w:rsidP="00E83CEF">
      <w:pPr>
        <w:pStyle w:val="Titre3"/>
      </w:pPr>
      <w:bookmarkStart w:id="194" w:name="_Toc497140578"/>
      <w:bookmarkStart w:id="195" w:name="_Toc497322751"/>
      <w:bookmarkStart w:id="196" w:name="_Toc499823549"/>
      <w:bookmarkStart w:id="197" w:name="_Toc499823687"/>
      <w:bookmarkEnd w:id="194"/>
      <w:bookmarkEnd w:id="195"/>
      <w:r>
        <w:t>Poi Data Provider Component</w:t>
      </w:r>
      <w:bookmarkEnd w:id="196"/>
      <w:bookmarkEnd w:id="197"/>
    </w:p>
    <w:p w14:paraId="3FC7201E" w14:textId="77777777" w:rsidR="00E83CEF" w:rsidRDefault="00E83CEF" w:rsidP="00E83CEF">
      <w:proofErr w:type="spellStart"/>
      <w:r>
        <w:t>Fiware</w:t>
      </w:r>
      <w:proofErr w:type="spellEnd"/>
      <w:r>
        <w:t xml:space="preserve"> GE to provide Point </w:t>
      </w:r>
      <w:proofErr w:type="gramStart"/>
      <w:r>
        <w:t>Of</w:t>
      </w:r>
      <w:proofErr w:type="gramEnd"/>
      <w:r>
        <w:t xml:space="preserve"> Interest (POI) management.</w:t>
      </w:r>
    </w:p>
    <w:p w14:paraId="5527EB8D" w14:textId="77777777" w:rsidR="007D0319" w:rsidRDefault="00E83CEF" w:rsidP="00015DD1">
      <w:r>
        <w:t xml:space="preserve">On </w:t>
      </w:r>
      <w:proofErr w:type="spellStart"/>
      <w:r>
        <w:t>Fiware</w:t>
      </w:r>
      <w:proofErr w:type="spellEnd"/>
      <w:r>
        <w:t xml:space="preserve"> Catalog: </w:t>
      </w:r>
      <w:hyperlink r:id="rId100" w:history="1">
        <w:r w:rsidRPr="00E83CEF">
          <w:rPr>
            <w:rStyle w:val="Lienhypertexte"/>
          </w:rPr>
          <w:t>POI Data Provider</w:t>
        </w:r>
      </w:hyperlink>
    </w:p>
    <w:p w14:paraId="77845317" w14:textId="77777777" w:rsidR="00374AC6" w:rsidRDefault="00374AC6" w:rsidP="00015DD1"/>
    <w:p w14:paraId="2A749583" w14:textId="77777777" w:rsidR="00374AC6" w:rsidRDefault="00374AC6" w:rsidP="00374AC6">
      <w:r>
        <w:t>POI (Points of interest) Generic Enabler is a web server kit that supports</w:t>
      </w:r>
    </w:p>
    <w:p w14:paraId="55989BAE" w14:textId="77777777" w:rsidR="00374AC6" w:rsidRDefault="00374AC6" w:rsidP="0047663D">
      <w:pPr>
        <w:pStyle w:val="Paragraphedeliste"/>
        <w:numPr>
          <w:ilvl w:val="0"/>
          <w:numId w:val="29"/>
        </w:numPr>
      </w:pPr>
      <w:r>
        <w:t>storing information related to locations</w:t>
      </w:r>
    </w:p>
    <w:p w14:paraId="5A993AED" w14:textId="77777777" w:rsidR="00374AC6" w:rsidRDefault="00374AC6" w:rsidP="0047663D">
      <w:pPr>
        <w:pStyle w:val="Paragraphedeliste"/>
        <w:numPr>
          <w:ilvl w:val="0"/>
          <w:numId w:val="29"/>
        </w:numPr>
      </w:pPr>
      <w:r>
        <w:t>serving queries by location and other criteria</w:t>
      </w:r>
    </w:p>
    <w:p w14:paraId="43767256" w14:textId="77777777" w:rsidR="00374AC6" w:rsidRDefault="00374AC6" w:rsidP="0047663D">
      <w:pPr>
        <w:pStyle w:val="Paragraphedeliste"/>
        <w:numPr>
          <w:ilvl w:val="0"/>
          <w:numId w:val="29"/>
        </w:numPr>
      </w:pPr>
      <w:r>
        <w:t>can be configured to meet your data needs</w:t>
      </w:r>
    </w:p>
    <w:p w14:paraId="320D17B9" w14:textId="77777777" w:rsidR="00374AC6" w:rsidRDefault="00374AC6" w:rsidP="00374AC6"/>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374AC6" w14:paraId="252A2D72" w14:textId="77777777" w:rsidTr="006C6123">
        <w:tc>
          <w:tcPr>
            <w:tcW w:w="2698" w:type="dxa"/>
          </w:tcPr>
          <w:p w14:paraId="3B53DCD0" w14:textId="77777777" w:rsidR="00374AC6" w:rsidRDefault="00374AC6" w:rsidP="006C6123">
            <w:pPr>
              <w:rPr>
                <w:b/>
                <w:bCs/>
              </w:rPr>
            </w:pPr>
            <w:r>
              <w:rPr>
                <w:b/>
                <w:bCs/>
              </w:rPr>
              <w:t>Architecture Component</w:t>
            </w:r>
          </w:p>
        </w:tc>
        <w:tc>
          <w:tcPr>
            <w:tcW w:w="3818" w:type="dxa"/>
          </w:tcPr>
          <w:p w14:paraId="1B4AF1C7" w14:textId="77777777" w:rsidR="00374AC6" w:rsidRDefault="00374AC6" w:rsidP="006C6123">
            <w:pPr>
              <w:rPr>
                <w:b/>
                <w:bCs/>
              </w:rPr>
            </w:pPr>
            <w:r>
              <w:rPr>
                <w:b/>
                <w:bCs/>
              </w:rPr>
              <w:t>Component Elements</w:t>
            </w:r>
          </w:p>
        </w:tc>
      </w:tr>
      <w:tr w:rsidR="00374AC6" w14:paraId="500663E4" w14:textId="77777777" w:rsidTr="006C6123">
        <w:tc>
          <w:tcPr>
            <w:tcW w:w="2698" w:type="dxa"/>
          </w:tcPr>
          <w:p w14:paraId="5E1E3332" w14:textId="77777777" w:rsidR="00374AC6" w:rsidRDefault="00374AC6" w:rsidP="006C6123">
            <w:r>
              <w:t>Database Server</w:t>
            </w:r>
          </w:p>
        </w:tc>
        <w:tc>
          <w:tcPr>
            <w:tcW w:w="3818" w:type="dxa"/>
          </w:tcPr>
          <w:p w14:paraId="479EFBA0" w14:textId="77777777" w:rsidR="00374AC6" w:rsidRDefault="00374AC6" w:rsidP="006C6123">
            <w:proofErr w:type="spellStart"/>
            <w:r>
              <w:t>Postgresql</w:t>
            </w:r>
            <w:proofErr w:type="spellEnd"/>
            <w:r>
              <w:t>/</w:t>
            </w:r>
            <w:proofErr w:type="spellStart"/>
            <w:r>
              <w:t>Citus</w:t>
            </w:r>
            <w:proofErr w:type="spellEnd"/>
            <w:r>
              <w:t xml:space="preserve"> + </w:t>
            </w:r>
            <w:proofErr w:type="spellStart"/>
            <w:r>
              <w:t>PostGIS</w:t>
            </w:r>
            <w:proofErr w:type="spellEnd"/>
          </w:p>
          <w:p w14:paraId="392809A2" w14:textId="77777777" w:rsidR="00374AC6" w:rsidRDefault="00374AC6" w:rsidP="006C6123">
            <w:r>
              <w:t>MongoDB</w:t>
            </w:r>
          </w:p>
        </w:tc>
      </w:tr>
      <w:tr w:rsidR="00374AC6" w14:paraId="10035A59" w14:textId="77777777" w:rsidTr="006C6123">
        <w:tc>
          <w:tcPr>
            <w:tcW w:w="2698" w:type="dxa"/>
          </w:tcPr>
          <w:p w14:paraId="20330C14" w14:textId="77777777" w:rsidR="00374AC6" w:rsidRDefault="00374AC6" w:rsidP="006C6123">
            <w:r>
              <w:t>Applications</w:t>
            </w:r>
          </w:p>
        </w:tc>
        <w:tc>
          <w:tcPr>
            <w:tcW w:w="3818" w:type="dxa"/>
          </w:tcPr>
          <w:p w14:paraId="337AFB31" w14:textId="0552664E" w:rsidR="00374AC6" w:rsidRDefault="00374AC6" w:rsidP="00097B48">
            <w:r>
              <w:t>API back-end server</w:t>
            </w:r>
            <w:r w:rsidR="004877B2">
              <w:t xml:space="preserve"> written in </w:t>
            </w:r>
            <w:r w:rsidR="00A52CD3">
              <w:t>PHP</w:t>
            </w:r>
          </w:p>
        </w:tc>
      </w:tr>
    </w:tbl>
    <w:p w14:paraId="6BADD01C" w14:textId="77777777" w:rsidR="00374AC6" w:rsidRDefault="00374AC6" w:rsidP="00374AC6"/>
    <w:p w14:paraId="0615C2D4" w14:textId="77777777" w:rsidR="00374AC6" w:rsidRDefault="00374AC6" w:rsidP="00374AC6"/>
    <w:p w14:paraId="0BDFEDD9" w14:textId="77777777" w:rsidR="00E83CEF" w:rsidRDefault="00E83CEF" w:rsidP="00E83CEF">
      <w:pPr>
        <w:pStyle w:val="Titre3"/>
      </w:pPr>
      <w:bookmarkStart w:id="198" w:name="_Toc499823550"/>
      <w:bookmarkStart w:id="199" w:name="_Toc499823688"/>
      <w:r>
        <w:t>GIS Data Provider Component</w:t>
      </w:r>
      <w:bookmarkEnd w:id="198"/>
      <w:bookmarkEnd w:id="199"/>
    </w:p>
    <w:p w14:paraId="28B46577" w14:textId="77777777" w:rsidR="00E83CEF" w:rsidRDefault="00E83CEF" w:rsidP="00E83CEF">
      <w:proofErr w:type="spellStart"/>
      <w:r>
        <w:t>Fiware</w:t>
      </w:r>
      <w:proofErr w:type="spellEnd"/>
      <w:r>
        <w:t xml:space="preserve"> GE to provide spatial data storage.</w:t>
      </w:r>
    </w:p>
    <w:p w14:paraId="2BA55295" w14:textId="77777777" w:rsidR="00E83CEF" w:rsidRDefault="00E83CEF" w:rsidP="00E83CEF">
      <w:r w:rsidRPr="00E83CEF">
        <w:t xml:space="preserve">This GE </w:t>
      </w:r>
      <w:proofErr w:type="gramStart"/>
      <w:r w:rsidRPr="00E83CEF">
        <w:t>is able to</w:t>
      </w:r>
      <w:proofErr w:type="gramEnd"/>
      <w:r w:rsidRPr="00E83CEF">
        <w:t xml:space="preserve"> host geographical data and serve it in 3D form (where </w:t>
      </w:r>
      <w:proofErr w:type="spellStart"/>
      <w:r w:rsidRPr="00E83CEF">
        <w:t>applicaple</w:t>
      </w:r>
      <w:proofErr w:type="spellEnd"/>
      <w:r w:rsidRPr="00E83CEF">
        <w:t xml:space="preserve">) to both mobile and web clients. The GE implementation is based on open source </w:t>
      </w:r>
      <w:proofErr w:type="spellStart"/>
      <w:r w:rsidRPr="00E83CEF">
        <w:t>Geoserver</w:t>
      </w:r>
      <w:proofErr w:type="spellEnd"/>
      <w:r w:rsidRPr="00E83CEF">
        <w:t xml:space="preserve"> project (GPL </w:t>
      </w:r>
      <w:proofErr w:type="spellStart"/>
      <w:r w:rsidRPr="00E83CEF">
        <w:t>licenced</w:t>
      </w:r>
      <w:proofErr w:type="spellEnd"/>
      <w:r w:rsidRPr="00E83CEF">
        <w:t>) and W3DS</w:t>
      </w:r>
      <w:r w:rsidR="000A3BC8">
        <w:t xml:space="preserve"> (Web 3D Service</w:t>
      </w:r>
      <w:r w:rsidR="004314AA">
        <w:t>)</w:t>
      </w:r>
      <w:r w:rsidRPr="00E83CEF">
        <w:t xml:space="preserve"> extension.</w:t>
      </w:r>
    </w:p>
    <w:p w14:paraId="071A8942" w14:textId="77777777" w:rsidR="00AD3A05" w:rsidRDefault="00AD3A05" w:rsidP="00E83CEF"/>
    <w:p w14:paraId="005DFB7E" w14:textId="77777777" w:rsidR="00E83CEF" w:rsidRDefault="00E83CEF" w:rsidP="00E83CEF">
      <w:r>
        <w:t xml:space="preserve">On </w:t>
      </w:r>
      <w:proofErr w:type="spellStart"/>
      <w:r>
        <w:t>Fiware</w:t>
      </w:r>
      <w:proofErr w:type="spellEnd"/>
      <w:r>
        <w:t xml:space="preserve"> catalog: </w:t>
      </w:r>
      <w:hyperlink r:id="rId101" w:history="1">
        <w:r w:rsidRPr="00E83CEF">
          <w:rPr>
            <w:rStyle w:val="Lienhypertexte"/>
          </w:rPr>
          <w:t>GIS data Provider</w:t>
        </w:r>
      </w:hyperlink>
    </w:p>
    <w:p w14:paraId="3085D0B0" w14:textId="77777777" w:rsidR="00E83CEF" w:rsidRDefault="00E83CEF" w:rsidP="00E83CEF">
      <w:r>
        <w:t xml:space="preserve">On </w:t>
      </w:r>
      <w:proofErr w:type="spellStart"/>
      <w:r>
        <w:t>readthedocs</w:t>
      </w:r>
      <w:proofErr w:type="spellEnd"/>
      <w:r>
        <w:t xml:space="preserve">: </w:t>
      </w:r>
      <w:hyperlink r:id="rId102" w:history="1">
        <w:r w:rsidRPr="00E83CEF">
          <w:rPr>
            <w:rStyle w:val="Lienhypertexte"/>
          </w:rPr>
          <w:t>GIS Data Provider</w:t>
        </w:r>
      </w:hyperlink>
    </w:p>
    <w:p w14:paraId="18A3C775" w14:textId="77777777" w:rsidR="00A52CD3" w:rsidRDefault="00A52CD3" w:rsidP="00E83CEF"/>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A52CD3" w14:paraId="389A5936" w14:textId="77777777" w:rsidTr="006C6123">
        <w:tc>
          <w:tcPr>
            <w:tcW w:w="2698" w:type="dxa"/>
          </w:tcPr>
          <w:p w14:paraId="5E279B5C" w14:textId="77777777" w:rsidR="00A52CD3" w:rsidRDefault="00A52CD3" w:rsidP="006C6123">
            <w:pPr>
              <w:rPr>
                <w:b/>
                <w:bCs/>
              </w:rPr>
            </w:pPr>
            <w:r>
              <w:rPr>
                <w:b/>
                <w:bCs/>
              </w:rPr>
              <w:t>Architecture Component</w:t>
            </w:r>
          </w:p>
        </w:tc>
        <w:tc>
          <w:tcPr>
            <w:tcW w:w="3818" w:type="dxa"/>
          </w:tcPr>
          <w:p w14:paraId="307FF9AE" w14:textId="77777777" w:rsidR="00A52CD3" w:rsidRDefault="00A52CD3" w:rsidP="006C6123">
            <w:pPr>
              <w:rPr>
                <w:b/>
                <w:bCs/>
              </w:rPr>
            </w:pPr>
            <w:r>
              <w:rPr>
                <w:b/>
                <w:bCs/>
              </w:rPr>
              <w:t>Component Elements</w:t>
            </w:r>
          </w:p>
        </w:tc>
      </w:tr>
      <w:tr w:rsidR="00A52CD3" w14:paraId="755555ED" w14:textId="77777777" w:rsidTr="006C6123">
        <w:tc>
          <w:tcPr>
            <w:tcW w:w="2698" w:type="dxa"/>
          </w:tcPr>
          <w:p w14:paraId="145D2DA8" w14:textId="77777777" w:rsidR="00A52CD3" w:rsidRDefault="00A52CD3" w:rsidP="006C6123">
            <w:r>
              <w:t>Database Server</w:t>
            </w:r>
          </w:p>
        </w:tc>
        <w:tc>
          <w:tcPr>
            <w:tcW w:w="3818" w:type="dxa"/>
          </w:tcPr>
          <w:p w14:paraId="55AD52FB" w14:textId="77777777" w:rsidR="00A52CD3" w:rsidRDefault="00A52CD3" w:rsidP="006C6123">
            <w:proofErr w:type="spellStart"/>
            <w:r>
              <w:t>Postgresql</w:t>
            </w:r>
            <w:proofErr w:type="spellEnd"/>
            <w:r>
              <w:t>/</w:t>
            </w:r>
            <w:proofErr w:type="spellStart"/>
            <w:r>
              <w:t>Citus</w:t>
            </w:r>
            <w:proofErr w:type="spellEnd"/>
            <w:r>
              <w:t xml:space="preserve"> + </w:t>
            </w:r>
            <w:proofErr w:type="spellStart"/>
            <w:r>
              <w:t>PostGIS</w:t>
            </w:r>
            <w:proofErr w:type="spellEnd"/>
          </w:p>
        </w:tc>
      </w:tr>
      <w:tr w:rsidR="00A52CD3" w14:paraId="1368F071" w14:textId="77777777" w:rsidTr="006C6123">
        <w:tc>
          <w:tcPr>
            <w:tcW w:w="2698" w:type="dxa"/>
          </w:tcPr>
          <w:p w14:paraId="65CE50C5" w14:textId="77777777" w:rsidR="00A52CD3" w:rsidRDefault="00A52CD3" w:rsidP="006C6123">
            <w:r>
              <w:t>Applications</w:t>
            </w:r>
          </w:p>
        </w:tc>
        <w:tc>
          <w:tcPr>
            <w:tcW w:w="3818" w:type="dxa"/>
          </w:tcPr>
          <w:p w14:paraId="33C47929" w14:textId="02EBC812" w:rsidR="00A52CD3" w:rsidRDefault="00A52CD3" w:rsidP="006C6123">
            <w:proofErr w:type="spellStart"/>
            <w:r>
              <w:t>GeoServer</w:t>
            </w:r>
            <w:proofErr w:type="spellEnd"/>
          </w:p>
        </w:tc>
      </w:tr>
    </w:tbl>
    <w:p w14:paraId="3BDCCAA9" w14:textId="77777777" w:rsidR="00A52CD3" w:rsidRDefault="00A52CD3" w:rsidP="00E83CEF"/>
    <w:p w14:paraId="2057844C" w14:textId="77777777" w:rsidR="00E83CEF" w:rsidRPr="00D47423" w:rsidRDefault="00E83CEF" w:rsidP="00015DD1"/>
    <w:p w14:paraId="587B1559" w14:textId="77777777" w:rsidR="00B27D5D" w:rsidRDefault="00B27D5D" w:rsidP="00B27D5D">
      <w:pPr>
        <w:keepNext/>
      </w:pPr>
    </w:p>
    <w:p w14:paraId="04EEEAF3" w14:textId="77777777" w:rsidR="002D7C8C" w:rsidRDefault="002D7C8C" w:rsidP="002D7C8C">
      <w:pPr>
        <w:pStyle w:val="Titre1"/>
      </w:pPr>
      <w:bookmarkStart w:id="200" w:name="_Toc499823551"/>
      <w:bookmarkStart w:id="201" w:name="_Toc499823689"/>
      <w:r>
        <w:t>Section 3 SYSTEM ARCHITECTURE DESIGN</w:t>
      </w:r>
      <w:bookmarkEnd w:id="200"/>
      <w:bookmarkEnd w:id="201"/>
    </w:p>
    <w:p w14:paraId="5CB82A2B" w14:textId="77777777" w:rsidR="002D7C8C" w:rsidRPr="0077092E" w:rsidRDefault="002D7C8C" w:rsidP="002D7C8C">
      <w:r w:rsidRPr="0077092E">
        <w:rPr>
          <w:i/>
          <w:iCs/>
        </w:rPr>
        <w:t xml:space="preserve">The </w:t>
      </w:r>
      <w:r w:rsidRPr="0077092E">
        <w:rPr>
          <w:b/>
          <w:i/>
          <w:iCs/>
        </w:rPr>
        <w:t>System Architecture Design</w:t>
      </w:r>
      <w:r w:rsidRPr="0077092E">
        <w:rPr>
          <w:i/>
          <w:iCs/>
        </w:rPr>
        <w:t xml:space="preserve"> section provides detailed descriptions of each product implementing architecture components, and explains the rationale for product selection.</w:t>
      </w:r>
    </w:p>
    <w:p w14:paraId="20368ED0" w14:textId="77777777" w:rsidR="00060547" w:rsidRDefault="00060547" w:rsidP="00060547">
      <w:pPr>
        <w:rPr>
          <w:i/>
          <w:iCs/>
        </w:rPr>
      </w:pPr>
    </w:p>
    <w:p w14:paraId="68117736" w14:textId="186C583D" w:rsidR="00060547" w:rsidRPr="0077092E" w:rsidRDefault="00060547" w:rsidP="00060547">
      <w:pPr>
        <w:rPr>
          <w:i/>
          <w:iCs/>
        </w:rPr>
      </w:pPr>
      <w:r w:rsidRPr="0077092E">
        <w:rPr>
          <w:i/>
          <w:iCs/>
        </w:rPr>
        <w:t xml:space="preserve">For each </w:t>
      </w:r>
      <w:r w:rsidRPr="0077092E">
        <w:rPr>
          <w:b/>
          <w:bCs/>
          <w:i/>
          <w:iCs/>
        </w:rPr>
        <w:t xml:space="preserve">System Architecture Component </w:t>
      </w:r>
      <w:r w:rsidRPr="0077092E">
        <w:rPr>
          <w:bCs/>
          <w:i/>
          <w:iCs/>
        </w:rPr>
        <w:t>(identified in Section 2.3 above)</w:t>
      </w:r>
      <w:r w:rsidRPr="0077092E">
        <w:rPr>
          <w:i/>
          <w:iCs/>
        </w:rPr>
        <w:t xml:space="preserve">, </w:t>
      </w:r>
      <w:r w:rsidR="006D346F">
        <w:rPr>
          <w:i/>
          <w:iCs/>
        </w:rPr>
        <w:t>this section</w:t>
      </w:r>
      <w:r w:rsidRPr="0077092E">
        <w:rPr>
          <w:i/>
          <w:iCs/>
        </w:rPr>
        <w:t xml:space="preserve"> describes</w:t>
      </w:r>
      <w:r w:rsidR="006D346F">
        <w:rPr>
          <w:i/>
          <w:iCs/>
        </w:rPr>
        <w:t>:</w:t>
      </w:r>
      <w:r w:rsidRPr="0077092E">
        <w:rPr>
          <w:i/>
          <w:iCs/>
        </w:rPr>
        <w:t xml:space="preserve"> specific </w:t>
      </w:r>
      <w:r w:rsidRPr="0077092E">
        <w:rPr>
          <w:b/>
          <w:bCs/>
          <w:i/>
          <w:iCs/>
        </w:rPr>
        <w:t>Component Functions</w:t>
      </w:r>
      <w:r w:rsidRPr="0077092E">
        <w:rPr>
          <w:i/>
          <w:iCs/>
        </w:rPr>
        <w:t xml:space="preserve">, requirements and other </w:t>
      </w:r>
      <w:r w:rsidRPr="0077092E">
        <w:rPr>
          <w:b/>
          <w:bCs/>
          <w:i/>
          <w:iCs/>
        </w:rPr>
        <w:t xml:space="preserve">Technical Considerations </w:t>
      </w:r>
      <w:r w:rsidRPr="0077092E">
        <w:rPr>
          <w:i/>
          <w:iCs/>
        </w:rPr>
        <w:t xml:space="preserve">that were used in the decision-making process, as well as any specific </w:t>
      </w:r>
      <w:r w:rsidRPr="0077092E">
        <w:rPr>
          <w:b/>
          <w:bCs/>
          <w:i/>
          <w:iCs/>
        </w:rPr>
        <w:t xml:space="preserve">Products </w:t>
      </w:r>
      <w:r w:rsidRPr="0077092E">
        <w:rPr>
          <w:i/>
          <w:iCs/>
        </w:rPr>
        <w:t xml:space="preserve">selected to implement this component.  The </w:t>
      </w:r>
      <w:r w:rsidRPr="0077092E">
        <w:rPr>
          <w:b/>
          <w:bCs/>
          <w:i/>
          <w:iCs/>
        </w:rPr>
        <w:t xml:space="preserve">Selection Rationale </w:t>
      </w:r>
      <w:r w:rsidRPr="0077092E">
        <w:rPr>
          <w:i/>
          <w:iCs/>
        </w:rPr>
        <w:t xml:space="preserve">identifies any other products that may have been considered, and provides rationale for the decision.  </w:t>
      </w:r>
      <w:r w:rsidRPr="0077092E">
        <w:rPr>
          <w:b/>
          <w:bCs/>
          <w:i/>
          <w:iCs/>
        </w:rPr>
        <w:t>Architecture Risks</w:t>
      </w:r>
      <w:r w:rsidRPr="0077092E">
        <w:rPr>
          <w:i/>
          <w:iCs/>
        </w:rPr>
        <w:t xml:space="preserve"> identifies any potential risks associated with the architecture element</w:t>
      </w:r>
      <w:r w:rsidR="003E3389">
        <w:rPr>
          <w:i/>
          <w:iCs/>
        </w:rPr>
        <w:t xml:space="preserve"> and the solutions to minimize those risks</w:t>
      </w:r>
      <w:r w:rsidRPr="0077092E">
        <w:rPr>
          <w:i/>
          <w:iCs/>
        </w:rPr>
        <w:t>.</w:t>
      </w:r>
    </w:p>
    <w:p w14:paraId="01172E8F" w14:textId="77777777" w:rsidR="002D7C8C" w:rsidRDefault="002D7C8C" w:rsidP="002D7C8C"/>
    <w:p w14:paraId="231429A0" w14:textId="66A4ECCF" w:rsidR="00040A88" w:rsidRDefault="00040A88" w:rsidP="00040A88">
      <w:pPr>
        <w:pStyle w:val="Titre2"/>
      </w:pPr>
      <w:bookmarkStart w:id="202" w:name="_Toc499823552"/>
      <w:bookmarkStart w:id="203" w:name="_Toc499823690"/>
      <w:r>
        <w:t>Docker Images Management Component</w:t>
      </w:r>
      <w:bookmarkEnd w:id="202"/>
      <w:bookmarkEnd w:id="203"/>
    </w:p>
    <w:p w14:paraId="578D9AD7" w14:textId="77777777" w:rsidR="00040A88" w:rsidRDefault="00040A88" w:rsidP="00040A88"/>
    <w:p w14:paraId="6E7A2164" w14:textId="1FB97F01" w:rsidR="00040A88" w:rsidRDefault="00040A88" w:rsidP="00040A88">
      <w:pPr>
        <w:pStyle w:val="Titre3"/>
      </w:pPr>
      <w:bookmarkStart w:id="204" w:name="_Toc499823553"/>
      <w:bookmarkStart w:id="205" w:name="_Toc499823691"/>
      <w:r>
        <w:t>Component Functions</w:t>
      </w:r>
      <w:bookmarkEnd w:id="204"/>
      <w:bookmarkEnd w:id="205"/>
    </w:p>
    <w:p w14:paraId="2A4A18CA" w14:textId="7510B1B8" w:rsidR="00625A55" w:rsidRDefault="00625A55" w:rsidP="00625A55">
      <w:r>
        <w:t xml:space="preserve">This component is not a </w:t>
      </w:r>
      <w:proofErr w:type="spellStart"/>
      <w:r w:rsidR="00AC6CAC">
        <w:t>Fiware</w:t>
      </w:r>
      <w:proofErr w:type="spellEnd"/>
      <w:r w:rsidR="00AC6CAC">
        <w:t xml:space="preserve"> </w:t>
      </w:r>
      <w:r>
        <w:t xml:space="preserve">functional component, it is used to manage the </w:t>
      </w:r>
      <w:r w:rsidR="00796707">
        <w:t xml:space="preserve">access to </w:t>
      </w:r>
      <w:r>
        <w:t xml:space="preserve">Docker Images used </w:t>
      </w:r>
      <w:r w:rsidR="00465627">
        <w:t>to deploy</w:t>
      </w:r>
      <w:r>
        <w:t xml:space="preserve"> the smart city platform</w:t>
      </w:r>
      <w:r w:rsidR="001434D5">
        <w:t xml:space="preserve"> in production</w:t>
      </w:r>
      <w:r w:rsidR="00AC6CAC">
        <w:t>, in a Docker Images Registry</w:t>
      </w:r>
      <w:r w:rsidR="00C40839">
        <w:t>, generally private</w:t>
      </w:r>
      <w:r>
        <w:t>.</w:t>
      </w:r>
    </w:p>
    <w:p w14:paraId="1C00C8C6" w14:textId="0CF6CDDD" w:rsidR="00F752D2" w:rsidRDefault="00F752D2" w:rsidP="00625A55"/>
    <w:p w14:paraId="715F4EFF" w14:textId="5E2D3840" w:rsidR="00625A55" w:rsidRDefault="00625A55" w:rsidP="00625A55">
      <w:r>
        <w:t xml:space="preserve">It </w:t>
      </w:r>
      <w:r w:rsidR="00796707">
        <w:t>is a</w:t>
      </w:r>
      <w:r w:rsidR="00AC6CAC">
        <w:t xml:space="preserve"> manager over an installed Docker registry</w:t>
      </w:r>
      <w:r w:rsidR="00796707">
        <w:t>, that is</w:t>
      </w:r>
      <w:r>
        <w:t xml:space="preserve"> </w:t>
      </w:r>
      <w:r w:rsidR="00796707">
        <w:t xml:space="preserve">used mainly </w:t>
      </w:r>
      <w:r>
        <w:t xml:space="preserve">to authenticate users to authorize them to manipulate Docker Images files from </w:t>
      </w:r>
      <w:r w:rsidR="00212CCB">
        <w:t xml:space="preserve">the attached </w:t>
      </w:r>
      <w:r>
        <w:t>Registry.</w:t>
      </w:r>
    </w:p>
    <w:p w14:paraId="645CED8D" w14:textId="77777777" w:rsidR="00C40839" w:rsidRDefault="00C40839" w:rsidP="00625A55"/>
    <w:p w14:paraId="4977C432" w14:textId="31708EA6" w:rsidR="001434D5" w:rsidRDefault="001434D5" w:rsidP="00625A55">
      <w:r>
        <w:t xml:space="preserve">A Docker registry is a repository of built </w:t>
      </w:r>
      <w:r w:rsidR="00A21C2B">
        <w:t>D</w:t>
      </w:r>
      <w:r>
        <w:t>ocker images</w:t>
      </w:r>
      <w:r w:rsidR="00A21C2B">
        <w:t xml:space="preserve"> of containers</w:t>
      </w:r>
      <w:r w:rsidR="00C40839">
        <w:t xml:space="preserve"> (</w:t>
      </w:r>
      <w:proofErr w:type="spellStart"/>
      <w:r w:rsidR="00C40839">
        <w:t>DockeHub</w:t>
      </w:r>
      <w:proofErr w:type="spellEnd"/>
      <w:r w:rsidR="00C40839">
        <w:t xml:space="preserve"> is a public Docker registry)</w:t>
      </w:r>
      <w:r w:rsidR="00A21C2B">
        <w:t>.</w:t>
      </w:r>
    </w:p>
    <w:p w14:paraId="4677F4A3" w14:textId="77777777" w:rsidR="00212CCB" w:rsidRDefault="00212CCB" w:rsidP="00625A55"/>
    <w:p w14:paraId="0F55685F" w14:textId="1FB03898" w:rsidR="00212CCB" w:rsidRDefault="00212CCB" w:rsidP="00625A55">
      <w:r>
        <w:t>Registry management is needed in production, but also in development and QA steps of a project</w:t>
      </w:r>
    </w:p>
    <w:p w14:paraId="5C9AB898" w14:textId="77777777" w:rsidR="00C40839" w:rsidRDefault="00212CCB" w:rsidP="00625A55">
      <w:r>
        <w:t xml:space="preserve">If Portus is the choice for production container images management, </w:t>
      </w:r>
    </w:p>
    <w:p w14:paraId="152C06C3" w14:textId="5C44F5E8" w:rsidR="00212CCB" w:rsidRDefault="00212CCB" w:rsidP="00625A55">
      <w:r>
        <w:t>GitLab is the container images management to use while development and QA.</w:t>
      </w:r>
    </w:p>
    <w:p w14:paraId="7E80B63E" w14:textId="77777777" w:rsidR="00625A55" w:rsidRPr="00625A55" w:rsidRDefault="00625A55" w:rsidP="00625A55"/>
    <w:p w14:paraId="5E5FD9C2" w14:textId="7BD06AFB" w:rsidR="00040A88" w:rsidRDefault="00040A88" w:rsidP="00040A88">
      <w:pPr>
        <w:pStyle w:val="Titre3"/>
      </w:pPr>
      <w:bookmarkStart w:id="206" w:name="_Toc499823554"/>
      <w:bookmarkStart w:id="207" w:name="_Toc499823692"/>
      <w:r>
        <w:t>Technical Considerations</w:t>
      </w:r>
      <w:bookmarkEnd w:id="206"/>
      <w:bookmarkEnd w:id="207"/>
    </w:p>
    <w:p w14:paraId="41CE05F1" w14:textId="35156252" w:rsidR="00AC6CAC" w:rsidRDefault="00AC6CAC" w:rsidP="00AC6CAC">
      <w:r>
        <w:t xml:space="preserve">Portus an </w:t>
      </w:r>
      <w:hyperlink r:id="rId103" w:history="1">
        <w:r w:rsidRPr="00F06249">
          <w:rPr>
            <w:rStyle w:val="Lienhypertexte"/>
          </w:rPr>
          <w:t xml:space="preserve">open source software originated </w:t>
        </w:r>
        <w:r>
          <w:rPr>
            <w:rStyle w:val="Lienhypertexte"/>
          </w:rPr>
          <w:t>from</w:t>
        </w:r>
        <w:r w:rsidRPr="00F06249">
          <w:rPr>
            <w:rStyle w:val="Lienhypertexte"/>
          </w:rPr>
          <w:t xml:space="preserve"> </w:t>
        </w:r>
        <w:proofErr w:type="spellStart"/>
        <w:r>
          <w:rPr>
            <w:rStyle w:val="Lienhypertexte"/>
          </w:rPr>
          <w:t>Open</w:t>
        </w:r>
        <w:r w:rsidRPr="00F06249">
          <w:rPr>
            <w:rStyle w:val="Lienhypertexte"/>
          </w:rPr>
          <w:t>Suse</w:t>
        </w:r>
        <w:proofErr w:type="spellEnd"/>
      </w:hyperlink>
      <w:r>
        <w:t>, written in Ruby.</w:t>
      </w:r>
    </w:p>
    <w:p w14:paraId="17C6C758" w14:textId="77777777" w:rsidR="00AC6CAC" w:rsidRDefault="00AC6CAC" w:rsidP="00AC6CAC">
      <w:r>
        <w:t xml:space="preserve">It provides its own security access layer that can be </w:t>
      </w:r>
      <w:r w:rsidRPr="008C5419">
        <w:t>configured to use an LDAP server for the authentication</w:t>
      </w:r>
      <w:r>
        <w:t>, then it is possible to configure the component to use MNCA MS ADAM identity management.</w:t>
      </w:r>
    </w:p>
    <w:p w14:paraId="2797ED0F" w14:textId="77777777" w:rsidR="00AC6CAC" w:rsidRDefault="00AC6CAC" w:rsidP="00AC6CAC"/>
    <w:p w14:paraId="62AA014C" w14:textId="2D7A4E71" w:rsidR="00AC6CAC" w:rsidRDefault="00AC6CAC" w:rsidP="00AC6CAC">
      <w:r>
        <w:t xml:space="preserve">At least one local Docker registry must be installed </w:t>
      </w:r>
      <w:r w:rsidR="00A56167">
        <w:t>as a Docker cont</w:t>
      </w:r>
      <w:r w:rsidR="0034729F">
        <w:t>ainer.</w:t>
      </w:r>
    </w:p>
    <w:p w14:paraId="3CED5F04" w14:textId="77777777" w:rsidR="0034729F" w:rsidRDefault="0034729F" w:rsidP="00AC6CAC"/>
    <w:p w14:paraId="05A51679" w14:textId="4DFC5D40" w:rsidR="00625A55" w:rsidRDefault="00AC6CAC" w:rsidP="00625A55">
      <w:r>
        <w:t>Portus</w:t>
      </w:r>
      <w:r w:rsidR="00625A55">
        <w:t xml:space="preserve"> component needs a database</w:t>
      </w:r>
      <w:r w:rsidR="001C6ED4">
        <w:t xml:space="preserve">, MySQL is proposed by default, PostgreSQL is </w:t>
      </w:r>
      <w:r w:rsidR="005D4ED7">
        <w:t xml:space="preserve">also </w:t>
      </w:r>
      <w:r w:rsidR="001C6ED4">
        <w:t>supported</w:t>
      </w:r>
      <w:r w:rsidR="00465627">
        <w:t>.</w:t>
      </w:r>
    </w:p>
    <w:p w14:paraId="123E3092" w14:textId="2824250B" w:rsidR="00465627" w:rsidRDefault="00465627" w:rsidP="00625A55">
      <w:r>
        <w:t>The database is needed for user management.</w:t>
      </w:r>
    </w:p>
    <w:p w14:paraId="0DADCDC6" w14:textId="7F746EA9" w:rsidR="00465627" w:rsidRDefault="00465627" w:rsidP="00625A55">
      <w:r w:rsidRPr="00465627">
        <w:t>Portus can be configured to use an LDAP server for the authentication</w:t>
      </w:r>
      <w:r>
        <w:t xml:space="preserve">: </w:t>
      </w:r>
      <w:hyperlink r:id="rId104" w:history="1">
        <w:r w:rsidRPr="00465627">
          <w:rPr>
            <w:rStyle w:val="Lienhypertexte"/>
          </w:rPr>
          <w:t>Portus LDAP support</w:t>
        </w:r>
      </w:hyperlink>
      <w:r w:rsidR="0034729F">
        <w:t>, so it</w:t>
      </w:r>
      <w:r w:rsidR="0070091F">
        <w:t xml:space="preserve"> can be interfaced with the MNCA ADAM.</w:t>
      </w:r>
    </w:p>
    <w:p w14:paraId="64B5D72B" w14:textId="77777777" w:rsidR="00DB280D" w:rsidRDefault="00DB280D" w:rsidP="00DB280D"/>
    <w:p w14:paraId="67D06FCE" w14:textId="43844B63" w:rsidR="00DB280D" w:rsidRDefault="00DB280D" w:rsidP="00DB280D">
      <w:r>
        <w:t xml:space="preserve">Portus and the </w:t>
      </w:r>
      <w:r w:rsidR="00A21C2B">
        <w:t>D</w:t>
      </w:r>
      <w:r>
        <w:t xml:space="preserve">ocker registry will be deployed as services, through a Docker compose or stack file: </w:t>
      </w:r>
      <w:hyperlink r:id="rId105" w:history="1">
        <w:r w:rsidRPr="00EF5CF8">
          <w:rPr>
            <w:rStyle w:val="Lienhypertexte"/>
          </w:rPr>
          <w:t>exampl</w:t>
        </w:r>
        <w:r>
          <w:rPr>
            <w:rStyle w:val="Lienhypertexte"/>
          </w:rPr>
          <w:t>e of secure compose fil</w:t>
        </w:r>
        <w:r w:rsidRPr="00EF5CF8">
          <w:rPr>
            <w:rStyle w:val="Lienhypertexte"/>
          </w:rPr>
          <w:t>e</w:t>
        </w:r>
      </w:hyperlink>
    </w:p>
    <w:p w14:paraId="454CF58C" w14:textId="77777777" w:rsidR="00594659" w:rsidRDefault="00594659" w:rsidP="00DB280D"/>
    <w:p w14:paraId="425E224E" w14:textId="64468006" w:rsidR="00DB280D" w:rsidRDefault="00AF421B" w:rsidP="00DB280D">
      <w:r>
        <w:t>Incoming port: 3000</w:t>
      </w:r>
      <w:r w:rsidR="007A0F06">
        <w:t>/</w:t>
      </w:r>
      <w:r>
        <w:t>TCP</w:t>
      </w:r>
    </w:p>
    <w:p w14:paraId="526AE703" w14:textId="77777777" w:rsidR="00A10899" w:rsidRDefault="00A10899" w:rsidP="00DB280D"/>
    <w:p w14:paraId="24AD8392" w14:textId="77777777" w:rsidR="00465627" w:rsidRPr="00625A55" w:rsidRDefault="00465627" w:rsidP="00625A55"/>
    <w:p w14:paraId="1E31DEFD" w14:textId="550D2E9D" w:rsidR="00040A88" w:rsidRDefault="00040A88" w:rsidP="00040A88">
      <w:pPr>
        <w:pStyle w:val="Titre3"/>
      </w:pPr>
      <w:bookmarkStart w:id="208" w:name="_Toc499823555"/>
      <w:bookmarkStart w:id="209" w:name="_Toc499823693"/>
      <w:r>
        <w:t>Selected Product(s)</w:t>
      </w:r>
      <w:bookmarkEnd w:id="208"/>
      <w:bookmarkEnd w:id="209"/>
    </w:p>
    <w:p w14:paraId="75C21393" w14:textId="586F5BF1" w:rsidR="00625A55" w:rsidRDefault="00625A55" w:rsidP="00625A55">
      <w:r>
        <w:t xml:space="preserve">The </w:t>
      </w:r>
      <w:r w:rsidR="00796707">
        <w:t xml:space="preserve">selected product to manage </w:t>
      </w:r>
      <w:r w:rsidR="006776BC">
        <w:t xml:space="preserve">images in </w:t>
      </w:r>
      <w:r w:rsidR="00796707">
        <w:t xml:space="preserve">docker </w:t>
      </w:r>
      <w:r w:rsidR="006776BC">
        <w:t xml:space="preserve">registry </w:t>
      </w:r>
      <w:r w:rsidR="00796707">
        <w:t>is Portus</w:t>
      </w:r>
      <w:r w:rsidR="006776BC">
        <w:t xml:space="preserve">, but the registry </w:t>
      </w:r>
      <w:r w:rsidR="00286A49">
        <w:t xml:space="preserve">itself </w:t>
      </w:r>
      <w:r w:rsidR="006776BC">
        <w:t>is provided through</w:t>
      </w:r>
      <w:r w:rsidR="00286A49">
        <w:t xml:space="preserve"> a </w:t>
      </w:r>
      <w:r w:rsidR="006776BC">
        <w:t>Docker registry co</w:t>
      </w:r>
      <w:r w:rsidR="00286A49">
        <w:t>ntainer</w:t>
      </w:r>
      <w:r w:rsidR="006776BC">
        <w:t xml:space="preserve">, </w:t>
      </w:r>
      <w:r w:rsidR="00E51A9F">
        <w:t xml:space="preserve">so that </w:t>
      </w:r>
      <w:r w:rsidR="006776BC">
        <w:t xml:space="preserve">Portus mainly provides authentication to allow access to the images </w:t>
      </w:r>
    </w:p>
    <w:p w14:paraId="71D2E561" w14:textId="77777777" w:rsidR="000E3FCF" w:rsidRDefault="000E3FCF" w:rsidP="00625A55"/>
    <w:p w14:paraId="729FF25D" w14:textId="2DF7B398" w:rsidR="006A6105" w:rsidRDefault="006A6105" w:rsidP="00625A55">
      <w:r>
        <w:lastRenderedPageBreak/>
        <w:t>Git</w:t>
      </w:r>
      <w:r w:rsidR="000E3FCF">
        <w:t>L</w:t>
      </w:r>
      <w:r>
        <w:t>ab provides also</w:t>
      </w:r>
      <w:r w:rsidR="006776BC">
        <w:t xml:space="preserve"> Docker registry</w:t>
      </w:r>
      <w:r w:rsidR="000E3FCF">
        <w:t xml:space="preserve"> </w:t>
      </w:r>
      <w:r w:rsidR="0032241D">
        <w:t xml:space="preserve">management </w:t>
      </w:r>
      <w:r w:rsidR="000E3FCF">
        <w:t xml:space="preserve">for container images: </w:t>
      </w:r>
      <w:hyperlink r:id="rId106" w:history="1">
        <w:r w:rsidR="000E3FCF" w:rsidRPr="000E3FCF">
          <w:rPr>
            <w:rStyle w:val="Lienhypertexte"/>
          </w:rPr>
          <w:t>GitLab Container Registry</w:t>
        </w:r>
      </w:hyperlink>
      <w:r w:rsidR="000E3FCF">
        <w:t>.</w:t>
      </w:r>
    </w:p>
    <w:p w14:paraId="53BA4BDB" w14:textId="2902FBC4" w:rsidR="00E51A9F" w:rsidRPr="00625A55" w:rsidRDefault="00E51A9F" w:rsidP="00625A55">
      <w:r>
        <w:t xml:space="preserve">It allows the </w:t>
      </w:r>
      <w:r w:rsidR="00286A49">
        <w:t>management of Docker container images</w:t>
      </w:r>
      <w:r w:rsidR="00465627">
        <w:t xml:space="preserve"> in </w:t>
      </w:r>
      <w:proofErr w:type="spellStart"/>
      <w:r w:rsidR="00465627">
        <w:t>Gitlab</w:t>
      </w:r>
      <w:proofErr w:type="spellEnd"/>
      <w:r w:rsidR="00465627">
        <w:t xml:space="preserve"> this could be used in development and QA (testing), and keep Portus</w:t>
      </w:r>
      <w:r w:rsidR="00A21C2B">
        <w:t xml:space="preserve"> and the associated registry</w:t>
      </w:r>
      <w:r w:rsidR="00465627">
        <w:t xml:space="preserve"> as the registry</w:t>
      </w:r>
      <w:r w:rsidR="00A21C2B" w:rsidRPr="00A21C2B">
        <w:t xml:space="preserve"> </w:t>
      </w:r>
      <w:r w:rsidR="00A21C2B">
        <w:t>for production</w:t>
      </w:r>
      <w:r w:rsidR="00465627">
        <w:t>.</w:t>
      </w:r>
    </w:p>
    <w:p w14:paraId="7A445EE2" w14:textId="3E8753DE" w:rsidR="00040A88" w:rsidRDefault="00040A88" w:rsidP="00040A88">
      <w:pPr>
        <w:pStyle w:val="Titre3"/>
      </w:pPr>
      <w:bookmarkStart w:id="210" w:name="_Toc499823556"/>
      <w:bookmarkStart w:id="211" w:name="_Toc499823694"/>
      <w:r>
        <w:t>Selection Rationale</w:t>
      </w:r>
      <w:bookmarkEnd w:id="210"/>
      <w:bookmarkEnd w:id="211"/>
    </w:p>
    <w:p w14:paraId="68A94F3A" w14:textId="717146A9" w:rsidR="00792C32" w:rsidRDefault="00792C32" w:rsidP="00792C32">
      <w:r>
        <w:t>Several alternatives exist fo</w:t>
      </w:r>
      <w:r w:rsidR="0015058F">
        <w:t>r</w:t>
      </w:r>
      <w:r>
        <w:t xml:space="preserve"> Docker Images management UI, Portus is a well</w:t>
      </w:r>
      <w:r w:rsidR="00326B4B">
        <w:t>-</w:t>
      </w:r>
      <w:r>
        <w:t xml:space="preserve">known </w:t>
      </w:r>
      <w:r w:rsidR="0015058F">
        <w:t xml:space="preserve">open-source </w:t>
      </w:r>
      <w:r>
        <w:t>distribution</w:t>
      </w:r>
      <w:r w:rsidR="0015058F">
        <w:t xml:space="preserve"> provided by </w:t>
      </w:r>
      <w:hyperlink r:id="rId107" w:history="1">
        <w:proofErr w:type="spellStart"/>
        <w:r w:rsidR="00E2346D" w:rsidRPr="005D4ED7">
          <w:rPr>
            <w:rStyle w:val="Lienhypertexte"/>
          </w:rPr>
          <w:t>Open</w:t>
        </w:r>
        <w:r w:rsidR="0015058F" w:rsidRPr="005D4ED7">
          <w:rPr>
            <w:rStyle w:val="Lienhypertexte"/>
          </w:rPr>
          <w:t>Suse</w:t>
        </w:r>
        <w:proofErr w:type="spellEnd"/>
      </w:hyperlink>
      <w:r w:rsidR="00E2346D">
        <w:t>.</w:t>
      </w:r>
    </w:p>
    <w:p w14:paraId="04257FE3" w14:textId="6FC5D681" w:rsidR="00E2346D" w:rsidRDefault="00C02E7E" w:rsidP="00792C32">
      <w:r>
        <w:t>Portus</w:t>
      </w:r>
      <w:r w:rsidR="00E2346D">
        <w:t xml:space="preserve"> has already been adopted during MNCA </w:t>
      </w:r>
      <w:proofErr w:type="spellStart"/>
      <w:r w:rsidR="00E2346D">
        <w:t>Fiware</w:t>
      </w:r>
      <w:proofErr w:type="spellEnd"/>
      <w:r w:rsidR="00E2346D">
        <w:t xml:space="preserve"> test by Olivier Sevilla, summer 2017.</w:t>
      </w:r>
    </w:p>
    <w:p w14:paraId="19E8AE77" w14:textId="0949267A" w:rsidR="00E2346D" w:rsidRDefault="00E2346D" w:rsidP="00792C32"/>
    <w:p w14:paraId="5655BC02" w14:textId="376A8BA1" w:rsidR="00E2346D" w:rsidRDefault="00E51A9F" w:rsidP="00792C32">
      <w:r>
        <w:t>Nevertheless</w:t>
      </w:r>
      <w:r w:rsidR="00F752D2">
        <w:t xml:space="preserve">, for development and QA, the use of specific registry attached behind the </w:t>
      </w:r>
      <w:proofErr w:type="spellStart"/>
      <w:r w:rsidR="00F752D2">
        <w:t>Gitlab</w:t>
      </w:r>
      <w:proofErr w:type="spellEnd"/>
      <w:r w:rsidR="00F752D2">
        <w:t xml:space="preserve"> of MNCA will allow to manage lifecycle of the Docker images, before releasing it in production.</w:t>
      </w:r>
    </w:p>
    <w:p w14:paraId="0D7B6DF1" w14:textId="3E074AAF" w:rsidR="00F752D2" w:rsidRDefault="00F752D2" w:rsidP="00792C32">
      <w:r>
        <w:t xml:space="preserve">GitLab like Portus is not a repository itself, it is a registry manager, </w:t>
      </w:r>
    </w:p>
    <w:p w14:paraId="3697705C" w14:textId="77777777" w:rsidR="00F752D2" w:rsidRPr="00792C32" w:rsidRDefault="00F752D2" w:rsidP="00792C32"/>
    <w:p w14:paraId="2BF8EF2D" w14:textId="41F96186" w:rsidR="00040A88" w:rsidRDefault="00040A88" w:rsidP="00040A88">
      <w:pPr>
        <w:pStyle w:val="Titre3"/>
        <w:rPr>
          <w:i/>
        </w:rPr>
      </w:pPr>
      <w:bookmarkStart w:id="212" w:name="_Toc499823557"/>
      <w:bookmarkStart w:id="213" w:name="_Toc499823695"/>
      <w:r>
        <w:t>Architecture Risks</w:t>
      </w:r>
      <w:bookmarkEnd w:id="212"/>
      <w:bookmarkEnd w:id="213"/>
    </w:p>
    <w:p w14:paraId="07FC5A8E" w14:textId="2DAE7A41" w:rsidR="00040A88" w:rsidRDefault="00A21C2B" w:rsidP="00040A88">
      <w:r>
        <w:t xml:space="preserve">The MNCA </w:t>
      </w:r>
      <w:proofErr w:type="spellStart"/>
      <w:r>
        <w:t>Gitlab</w:t>
      </w:r>
      <w:proofErr w:type="spellEnd"/>
      <w:r>
        <w:t xml:space="preserve"> should receive the Docker images in its own registry</w:t>
      </w:r>
      <w:r w:rsidR="00C02E7E">
        <w:t xml:space="preserve"> for development and QA</w:t>
      </w:r>
      <w:r>
        <w:t xml:space="preserve"> (</w:t>
      </w:r>
      <w:hyperlink r:id="rId108" w:anchor="enable-the-container-registry" w:history="1">
        <w:r w:rsidRPr="00A21C2B">
          <w:rPr>
            <w:rStyle w:val="Lienhypertexte"/>
          </w:rPr>
          <w:t xml:space="preserve">just need to </w:t>
        </w:r>
        <w:r w:rsidR="00C02E7E">
          <w:rPr>
            <w:rStyle w:val="Lienhypertexte"/>
          </w:rPr>
          <w:t xml:space="preserve">[install if not] </w:t>
        </w:r>
        <w:r w:rsidRPr="00A21C2B">
          <w:rPr>
            <w:rStyle w:val="Lienhypertexte"/>
          </w:rPr>
          <w:t>activate it</w:t>
        </w:r>
      </w:hyperlink>
      <w:r>
        <w:t>)</w:t>
      </w:r>
    </w:p>
    <w:p w14:paraId="02072C19" w14:textId="4EBBD9D9" w:rsidR="002F279C" w:rsidRPr="00F6725F" w:rsidRDefault="002F279C" w:rsidP="00040A88">
      <w:r>
        <w:t>The registr</w:t>
      </w:r>
      <w:r w:rsidR="00D37C34">
        <w:t>y</w:t>
      </w:r>
      <w:r w:rsidR="003E3389">
        <w:t xml:space="preserve"> for production should be managed with Portus</w:t>
      </w:r>
    </w:p>
    <w:p w14:paraId="772ABED1" w14:textId="6CFE3698" w:rsidR="00040A88" w:rsidRDefault="00040A88" w:rsidP="00040A88">
      <w:pPr>
        <w:pStyle w:val="Titre2"/>
      </w:pPr>
      <w:r>
        <w:t xml:space="preserve"> </w:t>
      </w:r>
      <w:bookmarkStart w:id="214" w:name="_Toc499823558"/>
      <w:bookmarkStart w:id="215" w:name="_Toc499823696"/>
      <w:r>
        <w:t>Docker Swarm Manager Component</w:t>
      </w:r>
      <w:bookmarkEnd w:id="214"/>
      <w:bookmarkEnd w:id="215"/>
    </w:p>
    <w:p w14:paraId="3DE751D6" w14:textId="77777777" w:rsidR="00040A88" w:rsidRDefault="00040A88" w:rsidP="00040A88"/>
    <w:p w14:paraId="6E3B4699" w14:textId="3303A6E5" w:rsidR="00040A88" w:rsidRDefault="00040A88" w:rsidP="00040A88">
      <w:pPr>
        <w:pStyle w:val="Titre3"/>
      </w:pPr>
      <w:bookmarkStart w:id="216" w:name="_Toc499823559"/>
      <w:bookmarkStart w:id="217" w:name="_Toc499823697"/>
      <w:r>
        <w:t>Component Functions</w:t>
      </w:r>
      <w:bookmarkEnd w:id="216"/>
      <w:bookmarkEnd w:id="217"/>
    </w:p>
    <w:p w14:paraId="2E265D62" w14:textId="2B514352" w:rsidR="00F5504D" w:rsidRDefault="00F5504D" w:rsidP="00F5504D">
      <w:r>
        <w:t>This is not a real component, it’s an artifact included in Docker (since 1.12 version), which allows to manage a Docker Swarm.</w:t>
      </w:r>
    </w:p>
    <w:p w14:paraId="5B9EDB7F" w14:textId="77777777" w:rsidR="00CA09C8" w:rsidRDefault="00CA09C8" w:rsidP="00F5504D"/>
    <w:p w14:paraId="7E2B617C" w14:textId="3131B94F" w:rsidR="00A65C7C" w:rsidRDefault="00A65C7C" w:rsidP="00F5504D">
      <w:r>
        <w:t xml:space="preserve">Docker Swarm </w:t>
      </w:r>
      <w:r w:rsidRPr="000B52C2">
        <w:t>turns a group of Docker engines into a single virtual Docker engine</w:t>
      </w:r>
      <w:r w:rsidR="00DE0B5F">
        <w:t>, on which containers are running</w:t>
      </w:r>
      <w:r w:rsidR="006B0831">
        <w:t xml:space="preserve"> as services</w:t>
      </w:r>
      <w:r>
        <w:t>.</w:t>
      </w:r>
    </w:p>
    <w:p w14:paraId="7805F250" w14:textId="77777777" w:rsidR="00CA09C8" w:rsidRDefault="00CA09C8" w:rsidP="00F5504D"/>
    <w:p w14:paraId="67906366" w14:textId="7D3928C8" w:rsidR="00F5504D" w:rsidRDefault="00F5504D" w:rsidP="00F5504D">
      <w:r>
        <w:t>The main features are</w:t>
      </w:r>
      <w:r w:rsidR="00920841">
        <w:t xml:space="preserve"> initializ</w:t>
      </w:r>
      <w:r w:rsidR="00A85345">
        <w:t>ing</w:t>
      </w:r>
      <w:r w:rsidR="00920841">
        <w:t xml:space="preserve"> a Swarm, add</w:t>
      </w:r>
      <w:r w:rsidR="00D207C3">
        <w:t xml:space="preserve"> a machine</w:t>
      </w:r>
      <w:r w:rsidR="00077931">
        <w:t>/node</w:t>
      </w:r>
      <w:r w:rsidR="00D207C3">
        <w:t xml:space="preserve"> to a swarm</w:t>
      </w:r>
      <w:r w:rsidR="00077931">
        <w:t xml:space="preserve">, remove a node from a swarm, renew </w:t>
      </w:r>
      <w:r w:rsidR="007A5B26">
        <w:t>certificates</w:t>
      </w:r>
      <w:r w:rsidR="00A85345">
        <w:t>.</w:t>
      </w:r>
    </w:p>
    <w:p w14:paraId="448B3B8A" w14:textId="77777777" w:rsidR="00CA09C8" w:rsidRDefault="00CA09C8" w:rsidP="00F5504D"/>
    <w:p w14:paraId="0B9762E1" w14:textId="77777777" w:rsidR="00F073AE" w:rsidRDefault="00F073AE" w:rsidP="00F073AE">
      <w:r>
        <w:t>A Docker swarm generates two different kinds of traffic:</w:t>
      </w:r>
    </w:p>
    <w:p w14:paraId="49B8F8DA" w14:textId="77777777" w:rsidR="00F073AE" w:rsidRDefault="00F073AE" w:rsidP="00F073AE"/>
    <w:p w14:paraId="582F95FD" w14:textId="77777777" w:rsidR="00F073AE" w:rsidRDefault="00F073AE" w:rsidP="0047663D">
      <w:pPr>
        <w:pStyle w:val="Paragraphedeliste"/>
        <w:numPr>
          <w:ilvl w:val="0"/>
          <w:numId w:val="36"/>
        </w:numPr>
      </w:pPr>
      <w:r w:rsidRPr="00BC7641">
        <w:rPr>
          <w:b/>
        </w:rPr>
        <w:t>Control and management plane traffic:</w:t>
      </w:r>
      <w:r>
        <w:t xml:space="preserve"> This includes swarm management messages, such as requests to join or leave the swarm. This traffic is always encrypted.</w:t>
      </w:r>
    </w:p>
    <w:p w14:paraId="349A0019" w14:textId="77777777" w:rsidR="00F073AE" w:rsidRDefault="00F073AE" w:rsidP="00F073AE"/>
    <w:p w14:paraId="2EA14999" w14:textId="13029C39" w:rsidR="00CA09C8" w:rsidRPr="00F5504D" w:rsidRDefault="00F073AE" w:rsidP="0047663D">
      <w:pPr>
        <w:pStyle w:val="Paragraphedeliste"/>
        <w:numPr>
          <w:ilvl w:val="0"/>
          <w:numId w:val="36"/>
        </w:numPr>
      </w:pPr>
      <w:r w:rsidRPr="00BC7641">
        <w:rPr>
          <w:b/>
        </w:rPr>
        <w:t>Application data plane traffic:</w:t>
      </w:r>
      <w:r>
        <w:t xml:space="preserve"> This includes container traffic and traffic to and from external clients.</w:t>
      </w:r>
    </w:p>
    <w:p w14:paraId="73103CD6" w14:textId="77777777" w:rsidR="00040A88" w:rsidRDefault="00040A88" w:rsidP="00040A88">
      <w:pPr>
        <w:pStyle w:val="Titre3"/>
      </w:pPr>
      <w:bookmarkStart w:id="218" w:name="_Toc499823560"/>
      <w:bookmarkStart w:id="219" w:name="_Toc499823698"/>
      <w:r>
        <w:t>Technical Considerations</w:t>
      </w:r>
      <w:bookmarkEnd w:id="218"/>
      <w:bookmarkEnd w:id="219"/>
    </w:p>
    <w:p w14:paraId="1CA64CA7" w14:textId="77777777" w:rsidR="005575DA" w:rsidRPr="005575DA" w:rsidRDefault="005575DA" w:rsidP="005575DA"/>
    <w:p w14:paraId="1A11ACEA" w14:textId="77777777" w:rsidR="00A45295" w:rsidRDefault="00A45295" w:rsidP="00A45295">
      <w:r>
        <w:t>Docker daemons participating in a swarm need the ability to communicate with each other over the following ports:</w:t>
      </w:r>
    </w:p>
    <w:p w14:paraId="6BF1B542" w14:textId="77777777" w:rsidR="00A45295" w:rsidRDefault="00A45295" w:rsidP="0047663D">
      <w:pPr>
        <w:pStyle w:val="Paragraphedeliste"/>
        <w:numPr>
          <w:ilvl w:val="0"/>
          <w:numId w:val="37"/>
        </w:numPr>
      </w:pPr>
      <w:r>
        <w:t>Port 7946 TCP/UDP for container network discovery.</w:t>
      </w:r>
    </w:p>
    <w:p w14:paraId="56FAF995" w14:textId="32C39179" w:rsidR="0077716C" w:rsidRDefault="00A45295" w:rsidP="0047663D">
      <w:pPr>
        <w:pStyle w:val="Paragraphedeliste"/>
        <w:numPr>
          <w:ilvl w:val="0"/>
          <w:numId w:val="37"/>
        </w:numPr>
      </w:pPr>
      <w:r>
        <w:t xml:space="preserve">Port 4789 UDP for the container </w:t>
      </w:r>
      <w:r w:rsidRPr="00307B45">
        <w:rPr>
          <w:b/>
        </w:rPr>
        <w:t>overlay</w:t>
      </w:r>
      <w:r>
        <w:t xml:space="preserve"> network.</w:t>
      </w:r>
    </w:p>
    <w:p w14:paraId="110DCE50" w14:textId="77777777" w:rsidR="009B1FD6" w:rsidRDefault="006C7E47" w:rsidP="00474B4D">
      <w:r>
        <w:t>This means that only those 2 ports need to be open</w:t>
      </w:r>
      <w:r w:rsidR="00E95EED">
        <w:t xml:space="preserve"> in fir</w:t>
      </w:r>
      <w:r w:rsidR="003B380D">
        <w:t>e</w:t>
      </w:r>
      <w:r w:rsidR="00E95EED">
        <w:t>walls</w:t>
      </w:r>
      <w:r w:rsidR="003B380D">
        <w:t xml:space="preserve"> that sit between virtual networks </w:t>
      </w:r>
      <w:r w:rsidR="00317AF9">
        <w:t xml:space="preserve">on which the </w:t>
      </w:r>
      <w:r w:rsidR="00517BD2">
        <w:t xml:space="preserve">docker </w:t>
      </w:r>
      <w:r w:rsidR="00317AF9">
        <w:t>swarm is deployed</w:t>
      </w:r>
      <w:r w:rsidR="009B1FD6">
        <w:t>.</w:t>
      </w:r>
    </w:p>
    <w:p w14:paraId="5DAB3B0A" w14:textId="3FF90390" w:rsidR="00474B4D" w:rsidRDefault="00307B45" w:rsidP="00474B4D">
      <w:r>
        <w:t>The application data communication</w:t>
      </w:r>
      <w:r w:rsidR="00317AF9">
        <w:t xml:space="preserve"> </w:t>
      </w:r>
      <w:proofErr w:type="gramStart"/>
      <w:r w:rsidR="0090058A">
        <w:t>go</w:t>
      </w:r>
      <w:proofErr w:type="gramEnd"/>
      <w:r w:rsidR="0090058A">
        <w:t xml:space="preserve"> through the Overlay network</w:t>
      </w:r>
      <w:r w:rsidR="001B5C39">
        <w:t xml:space="preserve"> (TCP packets are </w:t>
      </w:r>
      <w:r w:rsidR="001D7890">
        <w:t xml:space="preserve">encrypted and </w:t>
      </w:r>
      <w:r w:rsidR="002866B5">
        <w:t>encapsulated in UDP packets</w:t>
      </w:r>
      <w:r w:rsidR="00943F11">
        <w:t>)</w:t>
      </w:r>
    </w:p>
    <w:p w14:paraId="5FC2337B" w14:textId="77777777" w:rsidR="00943F11" w:rsidRPr="0077716C" w:rsidRDefault="00943F11" w:rsidP="00474B4D"/>
    <w:p w14:paraId="50FAD541" w14:textId="77777777" w:rsidR="00040A88" w:rsidRDefault="00040A88" w:rsidP="00040A88">
      <w:pPr>
        <w:pStyle w:val="Titre3"/>
      </w:pPr>
      <w:bookmarkStart w:id="220" w:name="_Toc499823561"/>
      <w:bookmarkStart w:id="221" w:name="_Toc499823699"/>
      <w:r>
        <w:t>Selected Product(s)</w:t>
      </w:r>
      <w:bookmarkEnd w:id="220"/>
      <w:bookmarkEnd w:id="221"/>
    </w:p>
    <w:p w14:paraId="12644340" w14:textId="174E8E71" w:rsidR="005575DA" w:rsidRDefault="00297DF5" w:rsidP="005575DA">
      <w:r>
        <w:t xml:space="preserve">In a first step </w:t>
      </w:r>
      <w:r w:rsidR="00345094">
        <w:t xml:space="preserve">Docker </w:t>
      </w:r>
      <w:r>
        <w:t>Swarm will be used to deploy the Smart City platform</w:t>
      </w:r>
      <w:r w:rsidR="00191FD2">
        <w:t>.</w:t>
      </w:r>
    </w:p>
    <w:p w14:paraId="5FA76710" w14:textId="1A181ED2" w:rsidR="00C949C2" w:rsidRDefault="00EA2B5F" w:rsidP="00C949C2">
      <w:r>
        <w:t xml:space="preserve">in a second step it should be </w:t>
      </w:r>
      <w:r w:rsidR="003A0672">
        <w:t xml:space="preserve">interesting to </w:t>
      </w:r>
      <w:r w:rsidR="000A5DC3">
        <w:t xml:space="preserve">install </w:t>
      </w:r>
      <w:r w:rsidR="00C949C2">
        <w:t xml:space="preserve">and use a container management solution such as </w:t>
      </w:r>
      <w:hyperlink r:id="rId109" w:history="1">
        <w:r w:rsidR="00C949C2" w:rsidRPr="00871BE1">
          <w:rPr>
            <w:rStyle w:val="Lienhypertexte"/>
          </w:rPr>
          <w:t>Rancher</w:t>
        </w:r>
      </w:hyperlink>
    </w:p>
    <w:p w14:paraId="3429B85D" w14:textId="0A7BF631" w:rsidR="00C949C2" w:rsidRDefault="00C949C2" w:rsidP="00C949C2">
      <w:r w:rsidRPr="00871BE1">
        <w:t xml:space="preserve">Rancher is a complete </w:t>
      </w:r>
      <w:r>
        <w:t xml:space="preserve">open-source </w:t>
      </w:r>
      <w:r w:rsidRPr="00871BE1">
        <w:t xml:space="preserve">container management platform that makes managing and using containers in production </w:t>
      </w:r>
      <w:proofErr w:type="gramStart"/>
      <w:r w:rsidRPr="00871BE1">
        <w:t>really easy</w:t>
      </w:r>
      <w:proofErr w:type="gramEnd"/>
      <w:r w:rsidRPr="00871BE1">
        <w:t>.</w:t>
      </w:r>
    </w:p>
    <w:p w14:paraId="3F92A2AC" w14:textId="77777777" w:rsidR="00C949C2" w:rsidRDefault="00C949C2" w:rsidP="00C949C2">
      <w:r>
        <w:t>It allows to deploy services stacks over several Docker orchestration tools such as: Kubernetes, Swarm, Mesos.</w:t>
      </w:r>
    </w:p>
    <w:p w14:paraId="38B17ED0" w14:textId="1A4F47F7" w:rsidR="0059003A" w:rsidRDefault="00C949C2" w:rsidP="00C949C2">
      <w:r>
        <w:lastRenderedPageBreak/>
        <w:t xml:space="preserve">It allows </w:t>
      </w:r>
      <w:r w:rsidRPr="008847AF">
        <w:t>adding hosts directly from cloud providers or adding a host that’s already been prov</w:t>
      </w:r>
      <w:r>
        <w:t>isioned. For cloud providers, host are</w:t>
      </w:r>
      <w:r w:rsidRPr="008847AF">
        <w:t xml:space="preserve"> provision</w:t>
      </w:r>
      <w:r>
        <w:t>ed</w:t>
      </w:r>
      <w:r w:rsidRPr="008847AF">
        <w:t xml:space="preserve"> using docker-machine and support any images that docker-machine supports</w:t>
      </w:r>
      <w:r w:rsidR="00C52115">
        <w:t xml:space="preserve">, </w:t>
      </w:r>
      <w:r w:rsidR="00BA77D8">
        <w:t>also i</w:t>
      </w:r>
      <w:r w:rsidR="0059003A">
        <w:t>t allows to manage several environments</w:t>
      </w:r>
      <w:r w:rsidR="00827DE0">
        <w:t xml:space="preserve"> </w:t>
      </w:r>
      <w:r w:rsidR="000A7261">
        <w:t>such as</w:t>
      </w:r>
      <w:r w:rsidR="00827DE0">
        <w:t xml:space="preserve"> production, QA, dev</w:t>
      </w:r>
      <w:r w:rsidR="009139B3">
        <w:t>.</w:t>
      </w:r>
    </w:p>
    <w:p w14:paraId="3C560E8B" w14:textId="162339B0" w:rsidR="007F3D9C" w:rsidRDefault="007F3D9C" w:rsidP="00C949C2">
      <w:r>
        <w:t>I</w:t>
      </w:r>
      <w:r w:rsidR="00EE7335">
        <w:t xml:space="preserve">n </w:t>
      </w:r>
      <w:r w:rsidR="00ED5E3E">
        <w:t>addition,</w:t>
      </w:r>
      <w:r w:rsidR="003012DC">
        <w:t xml:space="preserve"> i</w:t>
      </w:r>
      <w:r>
        <w:t xml:space="preserve">t integrates </w:t>
      </w:r>
      <w:r w:rsidR="00EE7335">
        <w:t>natively some monitoring features.</w:t>
      </w:r>
    </w:p>
    <w:p w14:paraId="1D058682" w14:textId="77777777" w:rsidR="00215855" w:rsidRPr="005575DA" w:rsidRDefault="00215855" w:rsidP="005575DA"/>
    <w:p w14:paraId="41D3EDAA" w14:textId="77777777" w:rsidR="00040A88" w:rsidRDefault="00040A88" w:rsidP="00040A88">
      <w:pPr>
        <w:pStyle w:val="Titre3"/>
      </w:pPr>
      <w:bookmarkStart w:id="222" w:name="_Toc499823562"/>
      <w:bookmarkStart w:id="223" w:name="_Toc499823700"/>
      <w:r>
        <w:t>Selection Rationale</w:t>
      </w:r>
      <w:bookmarkEnd w:id="222"/>
      <w:bookmarkEnd w:id="223"/>
    </w:p>
    <w:p w14:paraId="56E35A09" w14:textId="202E3B2B" w:rsidR="00191FD2" w:rsidRDefault="002328C2" w:rsidP="00191FD2">
      <w:r>
        <w:t xml:space="preserve">Docker Swarm is simple to learn compared to </w:t>
      </w:r>
      <w:r w:rsidR="000856F1">
        <w:t>other solutions like Kubernetes or Mesos</w:t>
      </w:r>
      <w:r w:rsidR="00534C38">
        <w:t>, this is the reason we’ll start with it</w:t>
      </w:r>
      <w:r w:rsidR="007F310D">
        <w:t xml:space="preserve"> to host the </w:t>
      </w:r>
      <w:r w:rsidR="00334E22">
        <w:t>smart city platform</w:t>
      </w:r>
      <w:r w:rsidR="00534C38">
        <w:t>.</w:t>
      </w:r>
    </w:p>
    <w:p w14:paraId="0DCABDC1" w14:textId="5A5A3B14" w:rsidR="009139B3" w:rsidRDefault="004931D2" w:rsidP="00191FD2">
      <w:r>
        <w:t xml:space="preserve">Adding Rancher in the game could </w:t>
      </w:r>
      <w:r w:rsidR="000E00B9">
        <w:t xml:space="preserve">help to simplify the </w:t>
      </w:r>
      <w:r w:rsidR="00585DF2">
        <w:t>management of the platform, and later replace Swarm with Kubernetes</w:t>
      </w:r>
      <w:r w:rsidR="00D03C68">
        <w:t xml:space="preserve">, to be able to scale </w:t>
      </w:r>
      <w:r w:rsidR="00E26A3A">
        <w:t>automatically the platform</w:t>
      </w:r>
      <w:r w:rsidR="00D22CD7">
        <w:t>.</w:t>
      </w:r>
    </w:p>
    <w:p w14:paraId="229777F4" w14:textId="77777777" w:rsidR="00534C38" w:rsidRPr="00191FD2" w:rsidRDefault="00534C38" w:rsidP="00191FD2"/>
    <w:p w14:paraId="7A515E6F" w14:textId="77777777" w:rsidR="00040A88" w:rsidRDefault="00040A88" w:rsidP="00040A88">
      <w:pPr>
        <w:pStyle w:val="Titre3"/>
      </w:pPr>
      <w:bookmarkStart w:id="224" w:name="_Toc499823563"/>
      <w:bookmarkStart w:id="225" w:name="_Toc499823701"/>
      <w:r>
        <w:t>Architecture Risks</w:t>
      </w:r>
      <w:bookmarkEnd w:id="224"/>
      <w:bookmarkEnd w:id="225"/>
    </w:p>
    <w:p w14:paraId="2526BE7A" w14:textId="19979F1F" w:rsidR="00334E22" w:rsidRPr="00334E22" w:rsidRDefault="00D12D91" w:rsidP="00334E22">
      <w:r>
        <w:t xml:space="preserve">To achieve </w:t>
      </w:r>
      <w:r w:rsidR="009F676C">
        <w:t xml:space="preserve">fault tolerance, several nodes </w:t>
      </w:r>
      <w:r w:rsidR="00EB6C56">
        <w:t>should</w:t>
      </w:r>
      <w:r w:rsidR="009F676C">
        <w:t xml:space="preserve"> be </w:t>
      </w:r>
      <w:r w:rsidR="00BE46F2">
        <w:t xml:space="preserve">set as </w:t>
      </w:r>
      <w:r w:rsidR="009F676C">
        <w:t xml:space="preserve">Swarm </w:t>
      </w:r>
      <w:r w:rsidR="00EB6C56">
        <w:t>managers</w:t>
      </w:r>
      <w:r w:rsidR="00BE46F2">
        <w:t>, ideally one per data center</w:t>
      </w:r>
      <w:r w:rsidR="00C10E9C">
        <w:t>.</w:t>
      </w:r>
    </w:p>
    <w:p w14:paraId="7161D28D" w14:textId="4A863D74" w:rsidR="002D7C8C" w:rsidRDefault="00F6725F" w:rsidP="00040A88">
      <w:pPr>
        <w:pStyle w:val="Titre2"/>
      </w:pPr>
      <w:bookmarkStart w:id="226" w:name="_Toc499823564"/>
      <w:bookmarkStart w:id="227" w:name="_Toc499823702"/>
      <w:r>
        <w:t>Security Component IDM GE</w:t>
      </w:r>
      <w:bookmarkEnd w:id="226"/>
      <w:bookmarkEnd w:id="227"/>
    </w:p>
    <w:p w14:paraId="50D76AAD" w14:textId="77777777" w:rsidR="002D7C8C" w:rsidRPr="0077092E" w:rsidRDefault="002D7C8C" w:rsidP="002D7C8C"/>
    <w:p w14:paraId="7324532D" w14:textId="77777777" w:rsidR="002D7C8C" w:rsidRDefault="002D7C8C" w:rsidP="002D7C8C">
      <w:pPr>
        <w:pStyle w:val="Titre3"/>
      </w:pPr>
      <w:bookmarkStart w:id="228" w:name="_Toc499823565"/>
      <w:bookmarkStart w:id="229" w:name="_Toc499823703"/>
      <w:r>
        <w:t>Component Functions</w:t>
      </w:r>
      <w:bookmarkEnd w:id="228"/>
      <w:bookmarkEnd w:id="229"/>
    </w:p>
    <w:p w14:paraId="5397C781" w14:textId="77777777" w:rsidR="00F6725F" w:rsidRDefault="00F6725F" w:rsidP="00F6725F">
      <w:r>
        <w:t xml:space="preserve">Manage </w:t>
      </w:r>
      <w:r w:rsidR="00CD2DD9">
        <w:t xml:space="preserve">globally </w:t>
      </w:r>
      <w:r>
        <w:t xml:space="preserve">the security </w:t>
      </w:r>
      <w:r w:rsidR="00CD2DD9">
        <w:t xml:space="preserve">for the </w:t>
      </w:r>
      <w:proofErr w:type="spellStart"/>
      <w:r w:rsidR="00CD2DD9">
        <w:t>Fiware</w:t>
      </w:r>
      <w:proofErr w:type="spellEnd"/>
      <w:r w:rsidR="00CD2DD9">
        <w:t xml:space="preserve"> platform, in terms of identity and access authorization to services and data.</w:t>
      </w:r>
    </w:p>
    <w:p w14:paraId="00CD77E9" w14:textId="4CB40236" w:rsidR="00800872" w:rsidRDefault="00800872" w:rsidP="00F6725F">
      <w:r>
        <w:t xml:space="preserve">The </w:t>
      </w:r>
      <w:proofErr w:type="spellStart"/>
      <w:r>
        <w:t>Keyrock</w:t>
      </w:r>
      <w:proofErr w:type="spellEnd"/>
      <w:r>
        <w:t xml:space="preserve"> module provides identity management Keystone back-end, the integrated web UI is provided through Horizon front-end, which allows user accounts management.</w:t>
      </w:r>
    </w:p>
    <w:p w14:paraId="4E29519F" w14:textId="77777777" w:rsidR="00C739AA" w:rsidRDefault="00C739AA" w:rsidP="00C739AA"/>
    <w:p w14:paraId="263A86FF" w14:textId="71482B21" w:rsidR="00C739AA" w:rsidRDefault="00C739AA" w:rsidP="00C739AA">
      <w:proofErr w:type="spellStart"/>
      <w:r>
        <w:t>AuthZForce</w:t>
      </w:r>
      <w:proofErr w:type="spellEnd"/>
      <w:r w:rsidRPr="00CB280B">
        <w:t xml:space="preserve"> </w:t>
      </w:r>
      <w:r>
        <w:t xml:space="preserve">is the PDP (Policy Decision Point), PEP Proxy the </w:t>
      </w:r>
      <w:r w:rsidRPr="00CB280B">
        <w:t>PEP (Policy Enforcement Point)</w:t>
      </w:r>
      <w:r>
        <w:t>.</w:t>
      </w:r>
    </w:p>
    <w:p w14:paraId="30C5A204" w14:textId="77777777" w:rsidR="00C739AA" w:rsidRDefault="00C739AA" w:rsidP="00F6725F"/>
    <w:p w14:paraId="657DC32A" w14:textId="5418D6FC" w:rsidR="00800872" w:rsidRDefault="00800872" w:rsidP="00F6725F">
      <w:r>
        <w:t xml:space="preserve">The </w:t>
      </w:r>
      <w:proofErr w:type="spellStart"/>
      <w:r>
        <w:t>AuthZforce</w:t>
      </w:r>
      <w:proofErr w:type="spellEnd"/>
      <w:r>
        <w:t xml:space="preserve"> component provides roles and access rights management</w:t>
      </w:r>
      <w:r w:rsidR="00BD6FA6">
        <w:t xml:space="preserve"> based on XACML</w:t>
      </w:r>
    </w:p>
    <w:p w14:paraId="24B511D4" w14:textId="1087565C" w:rsidR="00800872" w:rsidRDefault="00800872" w:rsidP="00F6725F">
      <w:r>
        <w:t xml:space="preserve">The PEP Proxy components provides </w:t>
      </w:r>
      <w:proofErr w:type="spellStart"/>
      <w:r w:rsidR="00376CD1">
        <w:t>Keyrock</w:t>
      </w:r>
      <w:proofErr w:type="spellEnd"/>
      <w:r w:rsidR="00376CD1">
        <w:t xml:space="preserve"> security to other backend</w:t>
      </w:r>
      <w:r w:rsidR="00AD1466">
        <w:t>s</w:t>
      </w:r>
      <w:r w:rsidR="00376CD1">
        <w:t xml:space="preserve"> of the platform such as Orion context broker</w:t>
      </w:r>
      <w:r w:rsidR="00087BE5">
        <w:t>.</w:t>
      </w:r>
    </w:p>
    <w:p w14:paraId="0F7359DB" w14:textId="31613638" w:rsidR="00087BE5" w:rsidRDefault="00C739AA" w:rsidP="00F6725F">
      <w:r>
        <w:t>The 3 components together</w:t>
      </w:r>
      <w:r w:rsidR="00BD6FA6">
        <w:t xml:space="preserve"> </w:t>
      </w:r>
      <w:r>
        <w:t>offer</w:t>
      </w:r>
      <w:r w:rsidR="00BD6FA6">
        <w:t xml:space="preserve"> 3 levels of security:</w:t>
      </w:r>
    </w:p>
    <w:p w14:paraId="6147ABE8" w14:textId="77777777" w:rsidR="00BD6FA6" w:rsidRDefault="00BD6FA6" w:rsidP="0047663D">
      <w:pPr>
        <w:pStyle w:val="Paragraphedeliste"/>
        <w:numPr>
          <w:ilvl w:val="0"/>
          <w:numId w:val="34"/>
        </w:numPr>
      </w:pPr>
      <w:r>
        <w:t>Level 1: Authentication</w:t>
      </w:r>
    </w:p>
    <w:p w14:paraId="159ADC85" w14:textId="77777777" w:rsidR="00BD6FA6" w:rsidRDefault="00BD6FA6" w:rsidP="0047663D">
      <w:pPr>
        <w:pStyle w:val="Paragraphedeliste"/>
        <w:numPr>
          <w:ilvl w:val="0"/>
          <w:numId w:val="34"/>
        </w:numPr>
      </w:pPr>
      <w:r>
        <w:t>Level 2: Basic Authorization</w:t>
      </w:r>
    </w:p>
    <w:p w14:paraId="5DB5CB44" w14:textId="710A89BE" w:rsidR="00BD6FA6" w:rsidRDefault="00BD6FA6" w:rsidP="0047663D">
      <w:pPr>
        <w:pStyle w:val="Paragraphedeliste"/>
        <w:numPr>
          <w:ilvl w:val="0"/>
          <w:numId w:val="34"/>
        </w:numPr>
      </w:pPr>
      <w:r>
        <w:t>Level 3: Advanced Authorization</w:t>
      </w:r>
    </w:p>
    <w:p w14:paraId="143C7125" w14:textId="798DF1D5" w:rsidR="00087BE5" w:rsidRDefault="00087BE5" w:rsidP="00F6725F"/>
    <w:p w14:paraId="1D1026A0" w14:textId="77777777" w:rsidR="00BD6FA6" w:rsidRDefault="00BD6FA6" w:rsidP="00BD6FA6">
      <w:pPr>
        <w:keepNext/>
      </w:pPr>
      <w:r>
        <w:rPr>
          <w:noProof/>
          <w:lang w:val="fr-FR" w:eastAsia="fr-FR"/>
        </w:rPr>
        <w:drawing>
          <wp:inline distT="0" distB="0" distL="0" distR="0" wp14:anchorId="2C1134C1" wp14:editId="551B73D7">
            <wp:extent cx="3790950" cy="2436237"/>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p_proxy_Level_1-_Authentication.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797974" cy="2440751"/>
                    </a:xfrm>
                    <a:prstGeom prst="rect">
                      <a:avLst/>
                    </a:prstGeom>
                  </pic:spPr>
                </pic:pic>
              </a:graphicData>
            </a:graphic>
          </wp:inline>
        </w:drawing>
      </w:r>
    </w:p>
    <w:p w14:paraId="558372E3" w14:textId="7807EC4C" w:rsidR="00BD6FA6" w:rsidRDefault="00BD6FA6" w:rsidP="00BD6FA6">
      <w:pPr>
        <w:pStyle w:val="Lgende"/>
      </w:pPr>
      <w:r>
        <w:t xml:space="preserve">Figure </w:t>
      </w:r>
      <w:r>
        <w:fldChar w:fldCharType="begin"/>
      </w:r>
      <w:r>
        <w:instrText xml:space="preserve"> SEQ Figure \* ARABIC </w:instrText>
      </w:r>
      <w:r>
        <w:fldChar w:fldCharType="separate"/>
      </w:r>
      <w:r w:rsidR="007C6CC7">
        <w:rPr>
          <w:noProof/>
        </w:rPr>
        <w:t>8</w:t>
      </w:r>
      <w:r>
        <w:fldChar w:fldCharType="end"/>
      </w:r>
      <w:r>
        <w:t xml:space="preserve">: </w:t>
      </w:r>
      <w:r w:rsidRPr="002A5E40">
        <w:t>Level 1: Authentication</w:t>
      </w:r>
      <w:r w:rsidR="00C739AA">
        <w:t xml:space="preserve"> only</w:t>
      </w:r>
      <w:r w:rsidR="002619EF">
        <w:t xml:space="preserve"> (</w:t>
      </w:r>
      <w:proofErr w:type="spellStart"/>
      <w:r w:rsidR="002619EF">
        <w:t>Fiware</w:t>
      </w:r>
      <w:proofErr w:type="spellEnd"/>
      <w:r w:rsidR="002619EF">
        <w:t xml:space="preserve"> Account is </w:t>
      </w:r>
      <w:proofErr w:type="spellStart"/>
      <w:r w:rsidR="002619EF">
        <w:t>Keyrock</w:t>
      </w:r>
      <w:proofErr w:type="spellEnd"/>
      <w:r w:rsidR="002619EF">
        <w:t xml:space="preserve"> IDM)</w:t>
      </w:r>
    </w:p>
    <w:p w14:paraId="74D80A5D" w14:textId="6B951768" w:rsidR="00BD6FA6" w:rsidRDefault="00BD6FA6" w:rsidP="00F6725F"/>
    <w:p w14:paraId="39B89C0D" w14:textId="77777777" w:rsidR="00BD6FA6" w:rsidRDefault="00BD6FA6" w:rsidP="00BD6FA6">
      <w:pPr>
        <w:keepNext/>
      </w:pPr>
      <w:r>
        <w:rPr>
          <w:noProof/>
          <w:lang w:val="fr-FR" w:eastAsia="fr-FR"/>
        </w:rPr>
        <w:lastRenderedPageBreak/>
        <w:drawing>
          <wp:inline distT="0" distB="0" distL="0" distR="0" wp14:anchorId="6ADEF004" wp14:editId="08637904">
            <wp:extent cx="3784600" cy="2371682"/>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P_proxy_Level_2-_Basic_Authorization.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804841" cy="2384366"/>
                    </a:xfrm>
                    <a:prstGeom prst="rect">
                      <a:avLst/>
                    </a:prstGeom>
                  </pic:spPr>
                </pic:pic>
              </a:graphicData>
            </a:graphic>
          </wp:inline>
        </w:drawing>
      </w:r>
    </w:p>
    <w:p w14:paraId="51AFD868" w14:textId="2B3E06F3" w:rsidR="00BD6FA6" w:rsidRDefault="00BD6FA6" w:rsidP="00BD6FA6">
      <w:pPr>
        <w:pStyle w:val="Lgende"/>
      </w:pPr>
      <w:r>
        <w:t xml:space="preserve">Figure </w:t>
      </w:r>
      <w:r>
        <w:fldChar w:fldCharType="begin"/>
      </w:r>
      <w:r>
        <w:instrText xml:space="preserve"> SEQ Figure \* ARABIC </w:instrText>
      </w:r>
      <w:r>
        <w:fldChar w:fldCharType="separate"/>
      </w:r>
      <w:r w:rsidR="007C6CC7">
        <w:rPr>
          <w:noProof/>
        </w:rPr>
        <w:t>9</w:t>
      </w:r>
      <w:r>
        <w:fldChar w:fldCharType="end"/>
      </w:r>
      <w:r>
        <w:t xml:space="preserve">: </w:t>
      </w:r>
      <w:r w:rsidRPr="009A06F8">
        <w:t xml:space="preserve">Level 2: </w:t>
      </w:r>
      <w:r w:rsidR="00C739AA" w:rsidRPr="002A5E40">
        <w:t>Authentication</w:t>
      </w:r>
      <w:r w:rsidR="00C739AA">
        <w:t xml:space="preserve"> &amp; </w:t>
      </w:r>
      <w:r w:rsidRPr="009A06F8">
        <w:t>Basic Authorization</w:t>
      </w:r>
    </w:p>
    <w:p w14:paraId="6C8D6AA6" w14:textId="77777777" w:rsidR="00BD6FA6" w:rsidRDefault="00BD6FA6" w:rsidP="00F6725F"/>
    <w:p w14:paraId="1476C8CC" w14:textId="77777777" w:rsidR="00BD6FA6" w:rsidRDefault="00BD6FA6" w:rsidP="00BD6FA6">
      <w:pPr>
        <w:keepNext/>
      </w:pPr>
      <w:r>
        <w:rPr>
          <w:noProof/>
          <w:lang w:val="fr-FR" w:eastAsia="fr-FR"/>
        </w:rPr>
        <w:drawing>
          <wp:inline distT="0" distB="0" distL="0" distR="0" wp14:anchorId="6D46A907" wp14:editId="46AAE949">
            <wp:extent cx="3762611" cy="2336800"/>
            <wp:effectExtent l="0" t="0" r="9525"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P_proxy_Level_3_Authorization.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778360" cy="2346581"/>
                    </a:xfrm>
                    <a:prstGeom prst="rect">
                      <a:avLst/>
                    </a:prstGeom>
                  </pic:spPr>
                </pic:pic>
              </a:graphicData>
            </a:graphic>
          </wp:inline>
        </w:drawing>
      </w:r>
    </w:p>
    <w:p w14:paraId="1D79E1A7" w14:textId="35FD1ADA" w:rsidR="00BD6FA6" w:rsidRDefault="00BD6FA6" w:rsidP="00BD6FA6">
      <w:pPr>
        <w:pStyle w:val="Lgende"/>
      </w:pPr>
      <w:r>
        <w:t xml:space="preserve">Figure </w:t>
      </w:r>
      <w:r>
        <w:fldChar w:fldCharType="begin"/>
      </w:r>
      <w:r>
        <w:instrText xml:space="preserve"> SEQ Figure \* ARABIC </w:instrText>
      </w:r>
      <w:r>
        <w:fldChar w:fldCharType="separate"/>
      </w:r>
      <w:r w:rsidR="007C6CC7">
        <w:rPr>
          <w:noProof/>
        </w:rPr>
        <w:t>10</w:t>
      </w:r>
      <w:r>
        <w:fldChar w:fldCharType="end"/>
      </w:r>
      <w:r>
        <w:t>: Level 3</w:t>
      </w:r>
      <w:r w:rsidRPr="00AD4738">
        <w:t xml:space="preserve">: </w:t>
      </w:r>
      <w:r w:rsidR="00C739AA" w:rsidRPr="002A5E40">
        <w:t>Authentication</w:t>
      </w:r>
      <w:r w:rsidR="00C739AA">
        <w:t xml:space="preserve"> &amp; </w:t>
      </w:r>
      <w:r w:rsidRPr="00AD4738">
        <w:t>Advanced Authorization</w:t>
      </w:r>
      <w:r w:rsidR="00C739AA">
        <w:t xml:space="preserve"> (using XACML).</w:t>
      </w:r>
    </w:p>
    <w:p w14:paraId="0B986229" w14:textId="77777777" w:rsidR="00BD6FA6" w:rsidRPr="00F6725F" w:rsidRDefault="00BD6FA6" w:rsidP="00F6725F"/>
    <w:p w14:paraId="5179C2B6" w14:textId="77777777" w:rsidR="002D7C8C" w:rsidRDefault="002D7C8C" w:rsidP="002D7C8C">
      <w:pPr>
        <w:pStyle w:val="Titre3"/>
      </w:pPr>
      <w:bookmarkStart w:id="230" w:name="_Toc499823566"/>
      <w:bookmarkStart w:id="231" w:name="_Toc499823704"/>
      <w:r>
        <w:t>Technical Considerations</w:t>
      </w:r>
      <w:bookmarkEnd w:id="230"/>
      <w:bookmarkEnd w:id="231"/>
    </w:p>
    <w:p w14:paraId="0BCCD42A" w14:textId="77777777" w:rsidR="006D346F" w:rsidRDefault="006D346F" w:rsidP="00CD2DD9">
      <w:r>
        <w:t xml:space="preserve">It’s based on </w:t>
      </w:r>
      <w:r w:rsidRPr="00E76486">
        <w:rPr>
          <w:b/>
        </w:rPr>
        <w:t>Keystone</w:t>
      </w:r>
      <w:r>
        <w:t>, the IDM component of OpenStack cloud software suite.</w:t>
      </w:r>
    </w:p>
    <w:p w14:paraId="4BF41624" w14:textId="43A076EF" w:rsidR="00CD2DD9" w:rsidRDefault="00CD2DD9" w:rsidP="00CD2DD9">
      <w:r>
        <w:t>it use</w:t>
      </w:r>
      <w:r w:rsidR="00357707">
        <w:t>s</w:t>
      </w:r>
      <w:r>
        <w:t xml:space="preserve"> the standard OAuth2 protocol</w:t>
      </w:r>
      <w:r w:rsidR="007172B0">
        <w:t>.</w:t>
      </w:r>
    </w:p>
    <w:p w14:paraId="6E023679" w14:textId="0D155324" w:rsidR="00CD2DD9" w:rsidRDefault="00CD2DD9" w:rsidP="00CD2DD9">
      <w:r>
        <w:t xml:space="preserve">it can </w:t>
      </w:r>
      <w:r w:rsidR="006D346F">
        <w:t>connect</w:t>
      </w:r>
      <w:r w:rsidR="005A52CA">
        <w:t xml:space="preserve"> with an LDAP</w:t>
      </w:r>
      <w:r w:rsidR="00357707">
        <w:t xml:space="preserve">: </w:t>
      </w:r>
      <w:hyperlink r:id="rId113" w:history="1">
        <w:r w:rsidR="00357707" w:rsidRPr="00357707">
          <w:rPr>
            <w:rStyle w:val="Lienhypertexte"/>
          </w:rPr>
          <w:t>Integrate Identity with LDAP</w:t>
        </w:r>
      </w:hyperlink>
      <w:r w:rsidR="00E10A85">
        <w:t xml:space="preserve">, </w:t>
      </w:r>
      <w:r w:rsidR="00CC4BA0">
        <w:t xml:space="preserve">the </w:t>
      </w:r>
      <w:r w:rsidR="008261C1">
        <w:t xml:space="preserve">LDAP </w:t>
      </w:r>
      <w:r w:rsidR="00E10A85">
        <w:t xml:space="preserve">can </w:t>
      </w:r>
      <w:r w:rsidR="008261C1">
        <w:t xml:space="preserve">be </w:t>
      </w:r>
      <w:r w:rsidR="00CC4BA0">
        <w:t xml:space="preserve">the MNCA </w:t>
      </w:r>
      <w:r w:rsidR="008261C1">
        <w:t>ADAM</w:t>
      </w:r>
      <w:r w:rsidR="00E10A85">
        <w:t xml:space="preserve">: </w:t>
      </w:r>
      <w:hyperlink r:id="rId114" w:history="1">
        <w:r w:rsidR="00E17B35">
          <w:rPr>
            <w:rStyle w:val="Lienhypertexte"/>
          </w:rPr>
          <w:t>Keystone w</w:t>
        </w:r>
        <w:r w:rsidR="00E10A85" w:rsidRPr="00E10A85">
          <w:rPr>
            <w:rStyle w:val="Lienhypertexte"/>
          </w:rPr>
          <w:t>ith ADAM</w:t>
        </w:r>
      </w:hyperlink>
      <w:r w:rsidR="00CC4BA0">
        <w:rPr>
          <w:rStyle w:val="Lienhypertexte"/>
        </w:rPr>
        <w:t xml:space="preserve">, </w:t>
      </w:r>
      <w:r w:rsidR="00CC4BA0" w:rsidRPr="00CC4BA0">
        <w:t>just matter of configuration</w:t>
      </w:r>
      <w:r w:rsidR="002F540F">
        <w:t>.</w:t>
      </w:r>
    </w:p>
    <w:p w14:paraId="3A1DE2F0" w14:textId="5D73A303" w:rsidR="000069E1" w:rsidRDefault="000069E1" w:rsidP="00CD2DD9"/>
    <w:p w14:paraId="38E63DA3" w14:textId="77777777" w:rsidR="000069E1" w:rsidRDefault="000069E1" w:rsidP="000069E1">
      <w:pPr>
        <w:keepNext/>
      </w:pPr>
      <w:r>
        <w:rPr>
          <w:noProof/>
          <w:lang w:val="fr-FR" w:eastAsia="fr-FR"/>
        </w:rPr>
        <w:lastRenderedPageBreak/>
        <w:drawing>
          <wp:inline distT="0" distB="0" distL="0" distR="0" wp14:anchorId="182B36E7" wp14:editId="1115C69A">
            <wp:extent cx="5715000" cy="2590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ware_security_IDM.png"/>
                    <pic:cNvPicPr/>
                  </pic:nvPicPr>
                  <pic:blipFill>
                    <a:blip r:embed="rId115">
                      <a:extLst>
                        <a:ext uri="{28A0092B-C50C-407E-A947-70E740481C1C}">
                          <a14:useLocalDpi xmlns:a14="http://schemas.microsoft.com/office/drawing/2010/main" val="0"/>
                        </a:ext>
                      </a:extLst>
                    </a:blip>
                    <a:stretch>
                      <a:fillRect/>
                    </a:stretch>
                  </pic:blipFill>
                  <pic:spPr>
                    <a:xfrm>
                      <a:off x="0" y="0"/>
                      <a:ext cx="5715000" cy="2590800"/>
                    </a:xfrm>
                    <a:prstGeom prst="rect">
                      <a:avLst/>
                    </a:prstGeom>
                  </pic:spPr>
                </pic:pic>
              </a:graphicData>
            </a:graphic>
          </wp:inline>
        </w:drawing>
      </w:r>
    </w:p>
    <w:p w14:paraId="38419311" w14:textId="017A551A" w:rsidR="000069E1" w:rsidRDefault="000069E1" w:rsidP="000069E1">
      <w:pPr>
        <w:pStyle w:val="Lgende"/>
      </w:pPr>
      <w:r>
        <w:t xml:space="preserve">Figure </w:t>
      </w:r>
      <w:r>
        <w:fldChar w:fldCharType="begin"/>
      </w:r>
      <w:r>
        <w:instrText xml:space="preserve"> SEQ Figure \* ARABIC </w:instrText>
      </w:r>
      <w:r>
        <w:fldChar w:fldCharType="separate"/>
      </w:r>
      <w:r w:rsidR="007C6CC7">
        <w:rPr>
          <w:noProof/>
        </w:rPr>
        <w:t>11</w:t>
      </w:r>
      <w:r>
        <w:fldChar w:fldCharType="end"/>
      </w:r>
      <w:r>
        <w:t>: IDM components</w:t>
      </w:r>
      <w:r w:rsidR="007428C4">
        <w:t xml:space="preserve"> organization</w:t>
      </w:r>
    </w:p>
    <w:p w14:paraId="6B61F57B" w14:textId="381013E3" w:rsidR="000069E1" w:rsidRDefault="000069E1" w:rsidP="00CD2DD9"/>
    <w:p w14:paraId="5BD7C873" w14:textId="77777777" w:rsidR="000069E1" w:rsidRDefault="000069E1" w:rsidP="00CD2DD9"/>
    <w:p w14:paraId="65F0A02A" w14:textId="2823402E" w:rsidR="00823768" w:rsidRDefault="00823768" w:rsidP="00CD2DD9">
      <w:r>
        <w:t xml:space="preserve">Incoming ports: </w:t>
      </w:r>
    </w:p>
    <w:p w14:paraId="5B3D4DCA" w14:textId="4FD32C51" w:rsidR="00493E6E" w:rsidRDefault="00823768" w:rsidP="0047663D">
      <w:pPr>
        <w:pStyle w:val="Paragraphedeliste"/>
        <w:numPr>
          <w:ilvl w:val="0"/>
          <w:numId w:val="33"/>
        </w:numPr>
      </w:pPr>
      <w:proofErr w:type="spellStart"/>
      <w:r>
        <w:t>Keyrock</w:t>
      </w:r>
      <w:proofErr w:type="spellEnd"/>
      <w:r>
        <w:t xml:space="preserve"> API endpoint: 5000/TCP</w:t>
      </w:r>
    </w:p>
    <w:p w14:paraId="7357F105" w14:textId="2D1D9CEA" w:rsidR="009D3A3B" w:rsidRDefault="009D3A3B" w:rsidP="0047663D">
      <w:pPr>
        <w:pStyle w:val="Paragraphedeliste"/>
        <w:numPr>
          <w:ilvl w:val="0"/>
          <w:numId w:val="33"/>
        </w:numPr>
      </w:pPr>
      <w:r>
        <w:t>Horizon UI</w:t>
      </w:r>
      <w:r w:rsidR="00F40757">
        <w:t>: 8000/TCP (in production 80 through NGINX)</w:t>
      </w:r>
    </w:p>
    <w:p w14:paraId="0E8A83B1" w14:textId="204BB5AB" w:rsidR="00F40757" w:rsidRDefault="00C30179" w:rsidP="0047663D">
      <w:pPr>
        <w:pStyle w:val="Paragraphedeliste"/>
        <w:numPr>
          <w:ilvl w:val="0"/>
          <w:numId w:val="33"/>
        </w:numPr>
      </w:pPr>
      <w:r>
        <w:t xml:space="preserve">Keystone </w:t>
      </w:r>
      <w:r w:rsidR="00F40757">
        <w:t>Admin endpoint: 35357/TCP</w:t>
      </w:r>
    </w:p>
    <w:p w14:paraId="7C9DB6AD" w14:textId="77777777" w:rsidR="00C30179" w:rsidRDefault="00C30179" w:rsidP="0047663D">
      <w:pPr>
        <w:pStyle w:val="Paragraphedeliste"/>
        <w:numPr>
          <w:ilvl w:val="0"/>
          <w:numId w:val="33"/>
        </w:numPr>
      </w:pPr>
      <w:r>
        <w:t xml:space="preserve">PDP </w:t>
      </w:r>
      <w:proofErr w:type="spellStart"/>
      <w:r>
        <w:t>Authzforce</w:t>
      </w:r>
      <w:proofErr w:type="spellEnd"/>
      <w:r>
        <w:t xml:space="preserve">: </w:t>
      </w:r>
    </w:p>
    <w:p w14:paraId="07651A6D" w14:textId="1E995D51" w:rsidR="00C30179" w:rsidRDefault="00C30179" w:rsidP="0047663D">
      <w:pPr>
        <w:pStyle w:val="Paragraphedeliste"/>
        <w:numPr>
          <w:ilvl w:val="1"/>
          <w:numId w:val="33"/>
        </w:numPr>
      </w:pPr>
      <w:r>
        <w:t xml:space="preserve">8080/TCP </w:t>
      </w:r>
    </w:p>
    <w:p w14:paraId="659BC174" w14:textId="190FE394" w:rsidR="00C30179" w:rsidRDefault="00C30179" w:rsidP="0047663D">
      <w:pPr>
        <w:pStyle w:val="Paragraphedeliste"/>
        <w:numPr>
          <w:ilvl w:val="1"/>
          <w:numId w:val="33"/>
        </w:numPr>
      </w:pPr>
      <w:r>
        <w:t>22/TCP</w:t>
      </w:r>
    </w:p>
    <w:p w14:paraId="59DE12C0" w14:textId="739F16BE" w:rsidR="00823768" w:rsidRPr="00CD2DD9" w:rsidRDefault="00823768" w:rsidP="004D1807">
      <w:pPr>
        <w:pStyle w:val="Paragraphedeliste"/>
      </w:pPr>
    </w:p>
    <w:p w14:paraId="37823DD2" w14:textId="77777777" w:rsidR="002D7C8C" w:rsidRDefault="002D7C8C" w:rsidP="002D7C8C">
      <w:pPr>
        <w:pStyle w:val="Titre3"/>
      </w:pPr>
      <w:bookmarkStart w:id="232" w:name="_Toc499823567"/>
      <w:bookmarkStart w:id="233" w:name="_Toc499823705"/>
      <w:r>
        <w:t>Selected Product(s)</w:t>
      </w:r>
      <w:bookmarkEnd w:id="232"/>
      <w:bookmarkEnd w:id="233"/>
    </w:p>
    <w:p w14:paraId="18B5A656" w14:textId="77777777" w:rsidR="004D1807" w:rsidRDefault="004D1807" w:rsidP="00E76486">
      <w:pPr>
        <w:rPr>
          <w:b/>
        </w:rPr>
      </w:pPr>
      <w:proofErr w:type="spellStart"/>
      <w:r>
        <w:t>Keyrock</w:t>
      </w:r>
      <w:proofErr w:type="spellEnd"/>
      <w:r>
        <w:t xml:space="preserve"> identity manager is based on </w:t>
      </w:r>
      <w:r w:rsidR="00E76486">
        <w:t xml:space="preserve">OpenStack </w:t>
      </w:r>
      <w:r w:rsidR="00E76486" w:rsidRPr="00E76486">
        <w:rPr>
          <w:b/>
        </w:rPr>
        <w:t>Keystone</w:t>
      </w:r>
    </w:p>
    <w:p w14:paraId="22C0A97A" w14:textId="77777777" w:rsidR="00C26DCF" w:rsidRDefault="004D1807" w:rsidP="00E76486">
      <w:r>
        <w:rPr>
          <w:b/>
        </w:rPr>
        <w:t>Keystone</w:t>
      </w:r>
      <w:r w:rsidR="00E76486">
        <w:t xml:space="preserve"> provides authentication, authorization and service discovery mechanisms via HTTP primarily for use by projects in the OpenStack family. </w:t>
      </w:r>
    </w:p>
    <w:p w14:paraId="1A8A749D" w14:textId="343650A5" w:rsidR="00A97AE8" w:rsidRDefault="00E76486" w:rsidP="00E76486">
      <w:r>
        <w:t>It is most commonly deployed as an HTTP interface to existing identity systems, such as LDAP.</w:t>
      </w:r>
    </w:p>
    <w:p w14:paraId="6FC6ECBB" w14:textId="77777777" w:rsidR="004D1807" w:rsidRDefault="004D1807" w:rsidP="00E76486"/>
    <w:p w14:paraId="72279A4B" w14:textId="77777777" w:rsidR="002D7C8C" w:rsidRDefault="002D7C8C" w:rsidP="002D7C8C">
      <w:pPr>
        <w:pStyle w:val="Titre3"/>
      </w:pPr>
      <w:bookmarkStart w:id="234" w:name="_Toc499823568"/>
      <w:bookmarkStart w:id="235" w:name="_Toc499823706"/>
      <w:r>
        <w:t>Selection Rationale</w:t>
      </w:r>
      <w:bookmarkEnd w:id="234"/>
      <w:bookmarkEnd w:id="235"/>
    </w:p>
    <w:p w14:paraId="0EE903EA" w14:textId="2D11A30E" w:rsidR="00C17488" w:rsidRDefault="004D1807" w:rsidP="00C17488">
      <w:proofErr w:type="spellStart"/>
      <w:r>
        <w:t>Keyrock</w:t>
      </w:r>
      <w:proofErr w:type="spellEnd"/>
      <w:r>
        <w:t xml:space="preserve">, PEP Proxy, PDP </w:t>
      </w:r>
      <w:proofErr w:type="spellStart"/>
      <w:r>
        <w:t>AuthZforce</w:t>
      </w:r>
      <w:proofErr w:type="spellEnd"/>
      <w:r>
        <w:t xml:space="preserve"> are</w:t>
      </w:r>
      <w:r w:rsidR="00C17488">
        <w:t xml:space="preserve"> the components proposed in </w:t>
      </w:r>
      <w:proofErr w:type="spellStart"/>
      <w:r w:rsidR="00C17488">
        <w:t>Fiware</w:t>
      </w:r>
      <w:proofErr w:type="spellEnd"/>
      <w:r w:rsidR="00C17488">
        <w:t xml:space="preserve"> catalog</w:t>
      </w:r>
      <w:r w:rsidR="00727AB5">
        <w:t xml:space="preserve"> to </w:t>
      </w:r>
      <w:r w:rsidR="002F126F">
        <w:t>handle authentication and authorization</w:t>
      </w:r>
      <w:r w:rsidR="00EC0F86">
        <w:t xml:space="preserve">, </w:t>
      </w:r>
      <w:r w:rsidR="0075111C">
        <w:t>for</w:t>
      </w:r>
      <w:r w:rsidR="001C0017">
        <w:t xml:space="preserve"> any other component of the platform that support OAuth2</w:t>
      </w:r>
      <w:r w:rsidR="00EC0F86">
        <w:t>.</w:t>
      </w:r>
    </w:p>
    <w:p w14:paraId="146CD224" w14:textId="77777777" w:rsidR="005E7E91" w:rsidRDefault="005E7E91" w:rsidP="00C17488"/>
    <w:p w14:paraId="4EE3EA9C" w14:textId="64E340A8" w:rsidR="00647F6C" w:rsidRDefault="004D1807" w:rsidP="00647F6C">
      <w:proofErr w:type="spellStart"/>
      <w:r>
        <w:t>Keyrock</w:t>
      </w:r>
      <w:proofErr w:type="spellEnd"/>
      <w:r w:rsidR="005E7E91">
        <w:t xml:space="preserve"> IDM GE</w:t>
      </w:r>
      <w:r>
        <w:t xml:space="preserve"> is </w:t>
      </w:r>
      <w:r w:rsidR="00647F6C">
        <w:t xml:space="preserve">Based on OpenStack </w:t>
      </w:r>
      <w:r w:rsidR="005E7E91">
        <w:t xml:space="preserve">originated </w:t>
      </w:r>
      <w:r w:rsidR="00647F6C">
        <w:t xml:space="preserve">IDM component </w:t>
      </w:r>
      <w:r w:rsidR="00647F6C" w:rsidRPr="004A40F3">
        <w:rPr>
          <w:b/>
        </w:rPr>
        <w:t>Keystone</w:t>
      </w:r>
      <w:r w:rsidR="00EC4678">
        <w:t xml:space="preserve">, which </w:t>
      </w:r>
      <w:r>
        <w:t>support</w:t>
      </w:r>
      <w:r w:rsidR="00EC4678">
        <w:t>s:</w:t>
      </w:r>
      <w:r>
        <w:t xml:space="preserve"> </w:t>
      </w:r>
      <w:r w:rsidR="00647F6C">
        <w:t>Oauth2</w:t>
      </w:r>
      <w:r w:rsidR="00C26DCF">
        <w:t>, O</w:t>
      </w:r>
      <w:r>
        <w:t>penID</w:t>
      </w:r>
      <w:r w:rsidR="00C26DCF">
        <w:t xml:space="preserve"> connect, SAML</w:t>
      </w:r>
      <w:r>
        <w:t xml:space="preserve"> </w:t>
      </w:r>
      <w:r w:rsidR="00C26DCF">
        <w:t xml:space="preserve">and other </w:t>
      </w:r>
      <w:r>
        <w:t>protocols</w:t>
      </w:r>
      <w:r w:rsidR="004A40F3">
        <w:t>, OAuth</w:t>
      </w:r>
      <w:r w:rsidR="00CC4BA0">
        <w:t>2 is</w:t>
      </w:r>
      <w:r w:rsidR="004A40F3">
        <w:t xml:space="preserve"> now widel</w:t>
      </w:r>
      <w:r w:rsidR="00CC4BA0">
        <w:t xml:space="preserve">y used, </w:t>
      </w:r>
      <w:proofErr w:type="spellStart"/>
      <w:r w:rsidR="00CC4BA0">
        <w:t>Fiware</w:t>
      </w:r>
      <w:proofErr w:type="spellEnd"/>
      <w:r w:rsidR="00CC4BA0">
        <w:t xml:space="preserve"> mostly rely on it, </w:t>
      </w:r>
      <w:proofErr w:type="gramStart"/>
      <w:r w:rsidR="00CC4BA0">
        <w:t xml:space="preserve">but </w:t>
      </w:r>
      <w:r w:rsidR="00EC4678">
        <w:t>.</w:t>
      </w:r>
      <w:proofErr w:type="gramEnd"/>
    </w:p>
    <w:p w14:paraId="50C5CC71" w14:textId="77777777" w:rsidR="00EC4678" w:rsidRPr="00647F6C" w:rsidRDefault="00EC4678" w:rsidP="00647F6C"/>
    <w:p w14:paraId="18AC51A5" w14:textId="77777777" w:rsidR="002D7C8C" w:rsidRDefault="002D7C8C" w:rsidP="002D7C8C">
      <w:pPr>
        <w:pStyle w:val="Titre3"/>
        <w:rPr>
          <w:i/>
        </w:rPr>
      </w:pPr>
      <w:bookmarkStart w:id="236" w:name="_Toc499823569"/>
      <w:bookmarkStart w:id="237" w:name="_Toc499823707"/>
      <w:r>
        <w:t>Architecture Risks</w:t>
      </w:r>
      <w:bookmarkEnd w:id="236"/>
      <w:bookmarkEnd w:id="237"/>
    </w:p>
    <w:p w14:paraId="25C4DACB" w14:textId="77777777" w:rsidR="002D7C8C" w:rsidRDefault="00065157" w:rsidP="002D7C8C">
      <w:r>
        <w:t>As a globally u</w:t>
      </w:r>
      <w:r w:rsidR="00493E6E">
        <w:t>sed component for Identity, authentication</w:t>
      </w:r>
      <w:r>
        <w:t xml:space="preserve"> and access rights management, it is a highly critical component.</w:t>
      </w:r>
    </w:p>
    <w:p w14:paraId="0C0A6BE6" w14:textId="28C7846E" w:rsidR="00065157" w:rsidRDefault="00065157" w:rsidP="002D7C8C">
      <w:r>
        <w:t>The database must be maintained in a clustered environment that insure high availability as well as scalability, th</w:t>
      </w:r>
      <w:r w:rsidR="00647F6C">
        <w:t xml:space="preserve">is is provided through the </w:t>
      </w:r>
      <w:proofErr w:type="spellStart"/>
      <w:r w:rsidR="00647F6C">
        <w:t>Citus</w:t>
      </w:r>
      <w:proofErr w:type="spellEnd"/>
      <w:r w:rsidR="00647F6C">
        <w:t xml:space="preserve"> cluster of PostgreSQL databases</w:t>
      </w:r>
      <w:r w:rsidR="00163A68">
        <w:t>.</w:t>
      </w:r>
    </w:p>
    <w:p w14:paraId="37B30644" w14:textId="77777777" w:rsidR="004A40F3" w:rsidRDefault="004A40F3" w:rsidP="002D7C8C"/>
    <w:p w14:paraId="711A639D" w14:textId="2EA9807D" w:rsidR="00892268" w:rsidRDefault="00647F6C" w:rsidP="002D7C8C">
      <w:r>
        <w:t>The involved</w:t>
      </w:r>
      <w:r w:rsidR="00493E6E">
        <w:t xml:space="preserve"> application modules (</w:t>
      </w:r>
      <w:proofErr w:type="spellStart"/>
      <w:r w:rsidR="00493E6E">
        <w:t>Keyrock</w:t>
      </w:r>
      <w:proofErr w:type="spellEnd"/>
      <w:r w:rsidR="00493E6E">
        <w:t xml:space="preserve">, </w:t>
      </w:r>
      <w:proofErr w:type="spellStart"/>
      <w:r w:rsidR="00493E6E">
        <w:t>AuthZforce</w:t>
      </w:r>
      <w:proofErr w:type="spellEnd"/>
      <w:r w:rsidR="00493E6E">
        <w:t>, PEP Proxy)</w:t>
      </w:r>
      <w:r w:rsidR="00EC4678">
        <w:t>, will be deployed as services through a docker stack file in the global swarm, it gives the possibility to specify the number of containers to run for each service</w:t>
      </w:r>
      <w:r w:rsidR="009D5B66">
        <w:t>, as the components are stateless, several containers can run together the same service, to provide High Availability and scalability</w:t>
      </w:r>
      <w:r w:rsidR="00892268">
        <w:t>.</w:t>
      </w:r>
    </w:p>
    <w:p w14:paraId="7857A8B3" w14:textId="77777777" w:rsidR="002D7C8C" w:rsidRDefault="00F6725F" w:rsidP="002D7C8C">
      <w:pPr>
        <w:pStyle w:val="Titre2"/>
      </w:pPr>
      <w:bookmarkStart w:id="238" w:name="_Toc499823570"/>
      <w:bookmarkStart w:id="239" w:name="_Toc499823708"/>
      <w:r>
        <w:t>Orion Context Broker Component</w:t>
      </w:r>
      <w:bookmarkEnd w:id="238"/>
      <w:bookmarkEnd w:id="239"/>
    </w:p>
    <w:p w14:paraId="55EFE1E6" w14:textId="77777777" w:rsidR="00F6725F" w:rsidRDefault="00F6725F" w:rsidP="00F6725F"/>
    <w:p w14:paraId="6EBA0C98" w14:textId="77777777" w:rsidR="00F6725F" w:rsidRDefault="00F6725F" w:rsidP="00F6725F">
      <w:pPr>
        <w:pStyle w:val="Titre3"/>
      </w:pPr>
      <w:bookmarkStart w:id="240" w:name="_Toc499823571"/>
      <w:bookmarkStart w:id="241" w:name="_Toc499823709"/>
      <w:r>
        <w:lastRenderedPageBreak/>
        <w:t>Component Functions</w:t>
      </w:r>
      <w:bookmarkEnd w:id="240"/>
      <w:bookmarkEnd w:id="241"/>
    </w:p>
    <w:p w14:paraId="72820D77" w14:textId="22EF2F18" w:rsidR="004F08C4" w:rsidRDefault="004F08C4" w:rsidP="000C6ED2">
      <w:r>
        <w:t xml:space="preserve">Manage context information exchange for the whole platform using NGSI/V2 </w:t>
      </w:r>
      <w:proofErr w:type="spellStart"/>
      <w:r>
        <w:t>Api</w:t>
      </w:r>
      <w:proofErr w:type="spellEnd"/>
      <w:r>
        <w:t xml:space="preserve">, this is a core </w:t>
      </w:r>
      <w:r w:rsidR="00C17488">
        <w:t>feature</w:t>
      </w:r>
      <w:r>
        <w:t xml:space="preserve"> of the </w:t>
      </w:r>
      <w:proofErr w:type="spellStart"/>
      <w:r>
        <w:t>Fiware</w:t>
      </w:r>
      <w:proofErr w:type="spellEnd"/>
      <w:r>
        <w:t xml:space="preserve"> Platform, as it provides the link between the data coming from things in the field, where data models are many, and their usage in the </w:t>
      </w:r>
      <w:r w:rsidR="00C17488">
        <w:t>applications.</w:t>
      </w:r>
    </w:p>
    <w:p w14:paraId="4CEE70BA" w14:textId="17B54538" w:rsidR="00C17488" w:rsidRDefault="00C17488" w:rsidP="000C6ED2"/>
    <w:p w14:paraId="202D39AE" w14:textId="2B04DD50" w:rsidR="00C17488" w:rsidRDefault="00C17488" w:rsidP="000C6ED2">
      <w:r>
        <w:t>In addition to the query/answer paradigm, the component provides a publish/subscribe usage paradigm</w:t>
      </w:r>
    </w:p>
    <w:p w14:paraId="066269CF" w14:textId="1FEC8666" w:rsidR="00C17488" w:rsidRDefault="00C17488" w:rsidP="000C6ED2"/>
    <w:p w14:paraId="5D50D5D5" w14:textId="77777777" w:rsidR="00C17488" w:rsidRDefault="00C17488" w:rsidP="00C17488">
      <w:pPr>
        <w:keepNext/>
      </w:pPr>
      <w:r>
        <w:rPr>
          <w:noProof/>
          <w:lang w:val="fr-FR" w:eastAsia="fr-FR"/>
        </w:rPr>
        <w:drawing>
          <wp:inline distT="0" distB="0" distL="0" distR="0" wp14:anchorId="452CE5C4" wp14:editId="08953471">
            <wp:extent cx="6000750" cy="25876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0px-ContextBrokerArchitecture.png"/>
                    <pic:cNvPicPr/>
                  </pic:nvPicPr>
                  <pic:blipFill>
                    <a:blip r:embed="rId116">
                      <a:extLst>
                        <a:ext uri="{28A0092B-C50C-407E-A947-70E740481C1C}">
                          <a14:useLocalDpi xmlns:a14="http://schemas.microsoft.com/office/drawing/2010/main" val="0"/>
                        </a:ext>
                      </a:extLst>
                    </a:blip>
                    <a:stretch>
                      <a:fillRect/>
                    </a:stretch>
                  </pic:blipFill>
                  <pic:spPr>
                    <a:xfrm>
                      <a:off x="0" y="0"/>
                      <a:ext cx="6000750" cy="2587625"/>
                    </a:xfrm>
                    <a:prstGeom prst="rect">
                      <a:avLst/>
                    </a:prstGeom>
                  </pic:spPr>
                </pic:pic>
              </a:graphicData>
            </a:graphic>
          </wp:inline>
        </w:drawing>
      </w:r>
    </w:p>
    <w:p w14:paraId="4FECA8BB" w14:textId="4E0E8632" w:rsidR="00C17488" w:rsidRPr="000C6ED2" w:rsidRDefault="00C17488" w:rsidP="00C17488">
      <w:pPr>
        <w:pStyle w:val="Lgende"/>
      </w:pPr>
      <w:r>
        <w:t xml:space="preserve">Figure </w:t>
      </w:r>
      <w:r>
        <w:fldChar w:fldCharType="begin"/>
      </w:r>
      <w:r>
        <w:instrText xml:space="preserve"> SEQ Figure \* ARABIC </w:instrText>
      </w:r>
      <w:r>
        <w:fldChar w:fldCharType="separate"/>
      </w:r>
      <w:r w:rsidR="007C6CC7">
        <w:rPr>
          <w:noProof/>
        </w:rPr>
        <w:t>12</w:t>
      </w:r>
      <w:r>
        <w:fldChar w:fldCharType="end"/>
      </w:r>
      <w:r>
        <w:t>: Context Broker interactions</w:t>
      </w:r>
    </w:p>
    <w:p w14:paraId="024B7DF4" w14:textId="7F34521F" w:rsidR="00F6725F" w:rsidRDefault="00F6725F" w:rsidP="00F6725F">
      <w:pPr>
        <w:pStyle w:val="Titre3"/>
      </w:pPr>
      <w:bookmarkStart w:id="242" w:name="_Toc499823572"/>
      <w:bookmarkStart w:id="243" w:name="_Toc499823710"/>
      <w:r>
        <w:t>Technical Considerations</w:t>
      </w:r>
      <w:bookmarkEnd w:id="242"/>
      <w:bookmarkEnd w:id="243"/>
    </w:p>
    <w:p w14:paraId="153F6BCC" w14:textId="145E12AB" w:rsidR="00CD6AFA" w:rsidRDefault="00CD6AFA" w:rsidP="00CD6AFA">
      <w:r>
        <w:t>The Orion context broker is developed in C++</w:t>
      </w:r>
    </w:p>
    <w:p w14:paraId="51EE5F93" w14:textId="77777777" w:rsidR="00611214" w:rsidRDefault="00611214" w:rsidP="00374885"/>
    <w:p w14:paraId="514C2835" w14:textId="2356BF1C" w:rsidR="00374885" w:rsidRDefault="00374885" w:rsidP="00374885">
      <w:pPr>
        <w:rPr>
          <w:rFonts w:cs="Arial"/>
          <w:lang w:val="en-GB"/>
        </w:rPr>
      </w:pPr>
      <w:r w:rsidRPr="00374885">
        <w:t xml:space="preserve">Orion doesn't provide "native" authentication nor any authorization mechanisms to enforce access control. </w:t>
      </w:r>
      <w:r w:rsidRPr="00374885">
        <w:rPr>
          <w:lang w:val="en-GB"/>
        </w:rPr>
        <w:t xml:space="preserve">However, authentication/authorization </w:t>
      </w:r>
      <w:r>
        <w:rPr>
          <w:lang w:val="en-GB"/>
        </w:rPr>
        <w:t xml:space="preserve">is provided </w:t>
      </w:r>
      <w:r w:rsidRPr="00374885">
        <w:rPr>
          <w:lang w:val="en-GB"/>
        </w:rPr>
        <w:t>using the </w:t>
      </w:r>
      <w:hyperlink r:id="rId117" w:history="1">
        <w:r w:rsidRPr="00374885">
          <w:rPr>
            <w:rStyle w:val="Lienhypertexte"/>
            <w:rFonts w:eastAsiaTheme="majorEastAsia" w:cs="Arial"/>
            <w:color w:val="9B59B6"/>
            <w:lang w:val="en-GB"/>
          </w:rPr>
          <w:t>FIWARE PEP Proxy GE</w:t>
        </w:r>
      </w:hyperlink>
      <w:r w:rsidRPr="00374885">
        <w:rPr>
          <w:rFonts w:cs="Arial"/>
          <w:lang w:val="en-GB"/>
        </w:rPr>
        <w:t xml:space="preserve">. </w:t>
      </w:r>
    </w:p>
    <w:p w14:paraId="03C84520" w14:textId="77777777" w:rsidR="00611214" w:rsidRDefault="00611214" w:rsidP="00374885">
      <w:pPr>
        <w:rPr>
          <w:lang w:val="en-GB"/>
        </w:rPr>
      </w:pPr>
    </w:p>
    <w:p w14:paraId="4039AD24" w14:textId="1B115A77" w:rsidR="00374885" w:rsidRPr="00374885" w:rsidRDefault="00374885" w:rsidP="00374885">
      <w:pPr>
        <w:rPr>
          <w:lang w:val="en-GB"/>
        </w:rPr>
      </w:pPr>
      <w:proofErr w:type="gramStart"/>
      <w:r w:rsidRPr="00374885">
        <w:rPr>
          <w:lang w:val="en-GB"/>
        </w:rPr>
        <w:t>At the present moment</w:t>
      </w:r>
      <w:proofErr w:type="gramEnd"/>
      <w:r w:rsidRPr="00374885">
        <w:rPr>
          <w:lang w:val="en-GB"/>
        </w:rPr>
        <w:t xml:space="preserve">, there are two GE </w:t>
      </w:r>
      <w:proofErr w:type="spellStart"/>
      <w:r w:rsidRPr="00374885">
        <w:rPr>
          <w:lang w:val="en-GB"/>
        </w:rPr>
        <w:t>implementantions</w:t>
      </w:r>
      <w:proofErr w:type="spellEnd"/>
      <w:r w:rsidRPr="00374885">
        <w:rPr>
          <w:lang w:val="en-GB"/>
        </w:rPr>
        <w:t xml:space="preserve"> (</w:t>
      </w:r>
      <w:proofErr w:type="spellStart"/>
      <w:r w:rsidRPr="00374885">
        <w:rPr>
          <w:lang w:val="en-GB"/>
        </w:rPr>
        <w:t>GEis</w:t>
      </w:r>
      <w:proofErr w:type="spellEnd"/>
      <w:r w:rsidRPr="00374885">
        <w:rPr>
          <w:lang w:val="en-GB"/>
        </w:rPr>
        <w:t>) that can work with Orion Context Broker:</w:t>
      </w:r>
    </w:p>
    <w:p w14:paraId="7FB41331" w14:textId="4AB5813E" w:rsidR="00374885" w:rsidRPr="00374885" w:rsidRDefault="00374885" w:rsidP="00374885">
      <w:pPr>
        <w:pStyle w:val="Paragraphedeliste"/>
        <w:numPr>
          <w:ilvl w:val="0"/>
          <w:numId w:val="49"/>
        </w:numPr>
      </w:pPr>
      <w:hyperlink r:id="rId118" w:history="1">
        <w:r w:rsidRPr="00374885">
          <w:rPr>
            <w:rStyle w:val="Lienhypertexte"/>
            <w:rFonts w:eastAsiaTheme="majorEastAsia" w:cs="Arial"/>
            <w:color w:val="9B59B6"/>
            <w:sz w:val="22"/>
            <w:szCs w:val="22"/>
          </w:rPr>
          <w:t>Wilma</w:t>
        </w:r>
      </w:hyperlink>
      <w:r w:rsidRPr="00374885">
        <w:rPr>
          <w:rFonts w:cs="Arial"/>
        </w:rPr>
        <w:t> </w:t>
      </w:r>
      <w:r w:rsidRPr="00374885">
        <w:t>(the GE reference implementation</w:t>
      </w:r>
      <w:r w:rsidR="00611214">
        <w:t>, is the chosen component for the platform</w:t>
      </w:r>
      <w:r w:rsidRPr="00374885">
        <w:t>)</w:t>
      </w:r>
    </w:p>
    <w:p w14:paraId="3A514C31" w14:textId="77777777" w:rsidR="00374885" w:rsidRPr="00374885" w:rsidRDefault="00374885" w:rsidP="00374885">
      <w:pPr>
        <w:pStyle w:val="Paragraphedeliste"/>
        <w:numPr>
          <w:ilvl w:val="0"/>
          <w:numId w:val="49"/>
        </w:numPr>
        <w:rPr>
          <w:rFonts w:cs="Arial"/>
        </w:rPr>
      </w:pPr>
      <w:hyperlink r:id="rId119" w:history="1">
        <w:proofErr w:type="spellStart"/>
        <w:r w:rsidRPr="00374885">
          <w:rPr>
            <w:rStyle w:val="Lienhypertexte"/>
            <w:rFonts w:eastAsiaTheme="majorEastAsia" w:cs="Arial"/>
            <w:color w:val="9B59B6"/>
            <w:sz w:val="22"/>
            <w:szCs w:val="22"/>
          </w:rPr>
          <w:t>Steelskin</w:t>
        </w:r>
        <w:proofErr w:type="spellEnd"/>
      </w:hyperlink>
    </w:p>
    <w:p w14:paraId="372DB1DC" w14:textId="77777777" w:rsidR="00374885" w:rsidRDefault="00374885" w:rsidP="00CD6AFA"/>
    <w:p w14:paraId="5D2E28AF" w14:textId="5C8E5412" w:rsidR="00374885" w:rsidRDefault="00374885" w:rsidP="00CD6AFA">
      <w:r>
        <w:t xml:space="preserve">Orion can be configured to use https for API access </w:t>
      </w:r>
      <w:proofErr w:type="gramStart"/>
      <w:r>
        <w:t>and also</w:t>
      </w:r>
      <w:proofErr w:type="gramEnd"/>
      <w:r>
        <w:t xml:space="preserve"> for notifications: see documentation on </w:t>
      </w:r>
      <w:hyperlink r:id="rId120" w:history="1">
        <w:proofErr w:type="spellStart"/>
        <w:r w:rsidRPr="00374885">
          <w:rPr>
            <w:rStyle w:val="Lienhypertexte"/>
          </w:rPr>
          <w:t>Readthedocs</w:t>
        </w:r>
        <w:proofErr w:type="spellEnd"/>
      </w:hyperlink>
    </w:p>
    <w:p w14:paraId="044EDC91" w14:textId="77777777" w:rsidR="00EC508D" w:rsidRDefault="00EC508D" w:rsidP="00CD6AFA"/>
    <w:p w14:paraId="0EC063C7" w14:textId="12651518" w:rsidR="005573BA" w:rsidRPr="005573BA" w:rsidRDefault="00611214" w:rsidP="005573BA">
      <w:r>
        <w:t xml:space="preserve">Orion </w:t>
      </w:r>
      <w:r w:rsidR="00057A47">
        <w:t xml:space="preserve">Incoming </w:t>
      </w:r>
      <w:r w:rsidR="00374885">
        <w:t xml:space="preserve">API </w:t>
      </w:r>
      <w:r w:rsidR="00057A47">
        <w:t>port: 1026/TCP</w:t>
      </w:r>
    </w:p>
    <w:p w14:paraId="252BA686" w14:textId="26FFB660" w:rsidR="00F6725F" w:rsidRDefault="00F6725F" w:rsidP="00F6725F">
      <w:pPr>
        <w:pStyle w:val="Titre3"/>
      </w:pPr>
      <w:bookmarkStart w:id="244" w:name="_Toc499823573"/>
      <w:bookmarkStart w:id="245" w:name="_Toc499823711"/>
      <w:r>
        <w:t>Selected Product(s)</w:t>
      </w:r>
      <w:bookmarkEnd w:id="244"/>
      <w:bookmarkEnd w:id="245"/>
    </w:p>
    <w:p w14:paraId="3B043999" w14:textId="4113EE62" w:rsidR="00057A47" w:rsidRPr="00057A47" w:rsidRDefault="00057A47" w:rsidP="00057A47">
      <w:r>
        <w:t>Orion Context broker is</w:t>
      </w:r>
      <w:r w:rsidR="00611214">
        <w:t xml:space="preserve"> the reference GE in </w:t>
      </w:r>
      <w:proofErr w:type="spellStart"/>
      <w:r w:rsidR="00611214">
        <w:t>Fiware</w:t>
      </w:r>
      <w:proofErr w:type="spellEnd"/>
      <w:r w:rsidR="00611214">
        <w:t xml:space="preserve"> catalog.</w:t>
      </w:r>
    </w:p>
    <w:p w14:paraId="33A8E5F4" w14:textId="77777777" w:rsidR="00611214" w:rsidRDefault="00611214" w:rsidP="00177247"/>
    <w:p w14:paraId="16A034F5" w14:textId="5BC51AFB" w:rsidR="00177247" w:rsidRDefault="00177247" w:rsidP="00177247">
      <w:r>
        <w:t xml:space="preserve">There’s another implementation of an NGSI context broker originated from Orange: </w:t>
      </w:r>
    </w:p>
    <w:p w14:paraId="1B1C500E" w14:textId="77777777" w:rsidR="007600F0" w:rsidRPr="00A97AE8" w:rsidRDefault="007600F0" w:rsidP="00177247">
      <w:r>
        <w:t>But tailored for use at IOT gateway level, for example to manage a network of sensors relative to a specific activity among numerous smart city use cases</w:t>
      </w:r>
    </w:p>
    <w:p w14:paraId="2837F3A4" w14:textId="77777777" w:rsidR="00177247" w:rsidRPr="00177247" w:rsidRDefault="00177247" w:rsidP="00177247"/>
    <w:p w14:paraId="058AAA28" w14:textId="77777777" w:rsidR="00F6725F" w:rsidRDefault="00F6725F" w:rsidP="00F6725F">
      <w:pPr>
        <w:pStyle w:val="Titre3"/>
      </w:pPr>
      <w:bookmarkStart w:id="246" w:name="_Toc499823574"/>
      <w:bookmarkStart w:id="247" w:name="_Toc499823712"/>
      <w:r>
        <w:t>Selection Rationale</w:t>
      </w:r>
      <w:bookmarkEnd w:id="246"/>
      <w:bookmarkEnd w:id="247"/>
    </w:p>
    <w:p w14:paraId="33AE7043" w14:textId="5C069BF1" w:rsidR="00245191" w:rsidRPr="00245191" w:rsidRDefault="00245191" w:rsidP="00245191">
      <w:r>
        <w:t xml:space="preserve">Orion is the reference </w:t>
      </w:r>
      <w:r w:rsidR="00CD6AFA">
        <w:t>implementation</w:t>
      </w:r>
      <w:r>
        <w:t xml:space="preserve"> of NGSI Context Broker in </w:t>
      </w:r>
      <w:proofErr w:type="spellStart"/>
      <w:r>
        <w:t>Fiware</w:t>
      </w:r>
      <w:proofErr w:type="spellEnd"/>
      <w:r w:rsidR="00611214">
        <w:t xml:space="preserve"> catalog</w:t>
      </w:r>
      <w:r w:rsidR="00A37A37">
        <w:t>.</w:t>
      </w:r>
    </w:p>
    <w:p w14:paraId="461588DD" w14:textId="77777777" w:rsidR="00F6725F" w:rsidRDefault="00F6725F" w:rsidP="00F6725F">
      <w:pPr>
        <w:pStyle w:val="Titre3"/>
      </w:pPr>
      <w:bookmarkStart w:id="248" w:name="_Toc499823575"/>
      <w:bookmarkStart w:id="249" w:name="_Toc499823713"/>
      <w:r>
        <w:t>Architecture Risks</w:t>
      </w:r>
      <w:bookmarkEnd w:id="248"/>
      <w:bookmarkEnd w:id="249"/>
    </w:p>
    <w:p w14:paraId="43306DE9" w14:textId="45EAAE42" w:rsidR="00177247" w:rsidRDefault="00177247" w:rsidP="00177247">
      <w:r>
        <w:t xml:space="preserve">This component is central to the platform, because it’s the dorsal of the </w:t>
      </w:r>
      <w:proofErr w:type="spellStart"/>
      <w:r w:rsidR="00057A47">
        <w:t>Fiware</w:t>
      </w:r>
      <w:proofErr w:type="spellEnd"/>
      <w:r w:rsidR="00057A47">
        <w:t xml:space="preserve"> </w:t>
      </w:r>
      <w:r>
        <w:t>architecture</w:t>
      </w:r>
    </w:p>
    <w:p w14:paraId="33F56580" w14:textId="42A0A426" w:rsidR="00177247" w:rsidRDefault="00177247" w:rsidP="00177247">
      <w:r>
        <w:t>It can become a bottleneck in case of high traffic</w:t>
      </w:r>
      <w:r w:rsidR="00254F0F">
        <w:t xml:space="preserve">, so a </w:t>
      </w:r>
      <w:proofErr w:type="gramStart"/>
      <w:r w:rsidR="00254F0F">
        <w:t>particular attention</w:t>
      </w:r>
      <w:proofErr w:type="gramEnd"/>
      <w:r w:rsidR="00254F0F">
        <w:t xml:space="preserve"> is needed on response time, through specific monitoring</w:t>
      </w:r>
      <w:r w:rsidR="0045468D">
        <w:t>.</w:t>
      </w:r>
    </w:p>
    <w:p w14:paraId="27C62B7C" w14:textId="61E12352" w:rsidR="0045468D" w:rsidRDefault="0045468D" w:rsidP="00177247">
      <w:r>
        <w:t xml:space="preserve">The MongoDB database used by the context broker is a </w:t>
      </w:r>
      <w:r w:rsidR="00CD6AFA">
        <w:t xml:space="preserve">global MongoDB </w:t>
      </w:r>
      <w:r>
        <w:t xml:space="preserve">cluster, </w:t>
      </w:r>
      <w:r w:rsidR="00EC508D">
        <w:t>which</w:t>
      </w:r>
      <w:r>
        <w:t xml:space="preserve"> provide high availability and scalability.</w:t>
      </w:r>
    </w:p>
    <w:p w14:paraId="7C95982F" w14:textId="4094F906" w:rsidR="0045468D" w:rsidRPr="00177247" w:rsidRDefault="0045468D" w:rsidP="00177247">
      <w:r>
        <w:t xml:space="preserve">The application component, </w:t>
      </w:r>
      <w:r w:rsidR="00507D75">
        <w:t xml:space="preserve">Orion will be deployed </w:t>
      </w:r>
      <w:r w:rsidR="0001581B">
        <w:t>as a service through a Docker stack file, to run several Orion containers, and will then provide high-availability and scalability.</w:t>
      </w:r>
    </w:p>
    <w:p w14:paraId="6843C1E1" w14:textId="10F97E8C" w:rsidR="00F6725F" w:rsidRDefault="00F6725F" w:rsidP="00F6725F"/>
    <w:p w14:paraId="4E7881F9" w14:textId="4D596D2B" w:rsidR="0001581B" w:rsidRDefault="0001581B" w:rsidP="00F6725F">
      <w:r w:rsidRPr="0001581B">
        <w:t>you can also take advan</w:t>
      </w:r>
      <w:r>
        <w:t>t</w:t>
      </w:r>
      <w:r w:rsidRPr="0001581B">
        <w:t xml:space="preserve">age of Rush as notification </w:t>
      </w:r>
      <w:proofErr w:type="spellStart"/>
      <w:r w:rsidRPr="0001581B">
        <w:t>relayer</w:t>
      </w:r>
      <w:proofErr w:type="spellEnd"/>
      <w:r w:rsidRPr="0001581B">
        <w:t>. Thus, instead of managing the notifications itself (including waiting for the HTTP timeout while the notification receives responses), Orion passes the notification to Rush, which in turn deals with it</w:t>
      </w:r>
      <w:r>
        <w:t>, to reduce the load on Orion</w:t>
      </w:r>
      <w:r w:rsidRPr="0001581B">
        <w:t>.</w:t>
      </w:r>
    </w:p>
    <w:p w14:paraId="0D82ACA0" w14:textId="5855275C" w:rsidR="00CA52A3" w:rsidRDefault="00BE7D42" w:rsidP="00CA52A3">
      <w:hyperlink r:id="rId121" w:history="1">
        <w:r w:rsidR="00CA52A3" w:rsidRPr="0083266D">
          <w:rPr>
            <w:rStyle w:val="Lienhypertexte"/>
          </w:rPr>
          <w:t>Rush</w:t>
        </w:r>
      </w:hyperlink>
      <w:r w:rsidR="00CA52A3">
        <w:t xml:space="preserve"> as a notification </w:t>
      </w:r>
      <w:proofErr w:type="spellStart"/>
      <w:r w:rsidR="00CA52A3">
        <w:t>relayer</w:t>
      </w:r>
      <w:proofErr w:type="spellEnd"/>
      <w:r w:rsidR="00CA52A3">
        <w:t xml:space="preserve"> (</w:t>
      </w:r>
      <w:hyperlink r:id="rId122" w:history="1">
        <w:r w:rsidR="00CA52A3" w:rsidRPr="006F3DC5">
          <w:rPr>
            <w:rStyle w:val="Lienhypertexte"/>
          </w:rPr>
          <w:t>Rush on Telefonica github</w:t>
        </w:r>
      </w:hyperlink>
      <w:r w:rsidR="00CA52A3">
        <w:t xml:space="preserve">), a Docker file: </w:t>
      </w:r>
      <w:hyperlink r:id="rId123" w:history="1">
        <w:proofErr w:type="spellStart"/>
        <w:r w:rsidR="00CA52A3" w:rsidRPr="002C425E">
          <w:rPr>
            <w:rStyle w:val="Lienhypertexte"/>
          </w:rPr>
          <w:t>OrionRush</w:t>
        </w:r>
        <w:proofErr w:type="spellEnd"/>
        <w:r w:rsidR="00CA52A3" w:rsidRPr="002C425E">
          <w:rPr>
            <w:rStyle w:val="Lienhypertexte"/>
          </w:rPr>
          <w:t xml:space="preserve"> on github</w:t>
        </w:r>
      </w:hyperlink>
    </w:p>
    <w:p w14:paraId="6925410D" w14:textId="61933D4F" w:rsidR="00CA52A3" w:rsidRDefault="00CA52A3" w:rsidP="00CA52A3"/>
    <w:p w14:paraId="68A3E6CC" w14:textId="40663C7F" w:rsidR="00F26E8E" w:rsidRPr="00F2163C" w:rsidRDefault="00D125D7" w:rsidP="00CA52A3">
      <w:r>
        <w:t xml:space="preserve">To achieve best performance for the Orion context broker, we </w:t>
      </w:r>
      <w:proofErr w:type="gramStart"/>
      <w:r>
        <w:t>have to</w:t>
      </w:r>
      <w:proofErr w:type="gramEnd"/>
      <w:r>
        <w:t xml:space="preserve"> observe the tuning advices given in the </w:t>
      </w:r>
      <w:hyperlink r:id="rId124" w:history="1">
        <w:r w:rsidRPr="00D125D7">
          <w:rPr>
            <w:rStyle w:val="Lienhypertexte"/>
          </w:rPr>
          <w:t xml:space="preserve">documentation on </w:t>
        </w:r>
        <w:proofErr w:type="spellStart"/>
        <w:r w:rsidRPr="00D125D7">
          <w:rPr>
            <w:rStyle w:val="Lienhypertexte"/>
          </w:rPr>
          <w:t>Readthedocs</w:t>
        </w:r>
        <w:proofErr w:type="spellEnd"/>
      </w:hyperlink>
    </w:p>
    <w:p w14:paraId="7ABDE6C8" w14:textId="77777777" w:rsidR="002C425E" w:rsidRPr="00F6725F" w:rsidRDefault="002C425E" w:rsidP="00F6725F"/>
    <w:p w14:paraId="0A71C18A" w14:textId="77777777" w:rsidR="00A226BA" w:rsidRDefault="00A226BA" w:rsidP="00A226BA">
      <w:pPr>
        <w:pStyle w:val="Titre2"/>
      </w:pPr>
      <w:bookmarkStart w:id="250" w:name="_Toc499823576"/>
      <w:bookmarkStart w:id="251" w:name="_Toc499823714"/>
      <w:r>
        <w:lastRenderedPageBreak/>
        <w:t>MongoDB Component</w:t>
      </w:r>
      <w:bookmarkEnd w:id="250"/>
      <w:bookmarkEnd w:id="251"/>
    </w:p>
    <w:p w14:paraId="491A74B8" w14:textId="77777777" w:rsidR="00A226BA" w:rsidRDefault="00A226BA" w:rsidP="00A226BA"/>
    <w:p w14:paraId="16FC896B" w14:textId="77777777" w:rsidR="00A226BA" w:rsidRDefault="00A226BA" w:rsidP="00A226BA">
      <w:pPr>
        <w:pStyle w:val="Titre3"/>
      </w:pPr>
      <w:bookmarkStart w:id="252" w:name="_Toc499823577"/>
      <w:bookmarkStart w:id="253" w:name="_Toc499823715"/>
      <w:r>
        <w:t>Component Functions</w:t>
      </w:r>
      <w:bookmarkEnd w:id="252"/>
      <w:bookmarkEnd w:id="253"/>
    </w:p>
    <w:p w14:paraId="713087CA" w14:textId="25E66F9B" w:rsidR="00254F0F" w:rsidRDefault="00945877" w:rsidP="00254F0F">
      <w:hyperlink r:id="rId125" w:history="1">
        <w:r w:rsidR="00254F0F" w:rsidRPr="00945877">
          <w:rPr>
            <w:rStyle w:val="Lienhypertexte"/>
          </w:rPr>
          <w:t>MongoDB</w:t>
        </w:r>
      </w:hyperlink>
      <w:r w:rsidR="00254F0F">
        <w:t xml:space="preserve"> is a NOSQL document database, natively scalable</w:t>
      </w:r>
      <w:r w:rsidR="00245191">
        <w:t xml:space="preserve"> by multiplying the nodes</w:t>
      </w:r>
      <w:r w:rsidR="00611214">
        <w:t>/containers</w:t>
      </w:r>
      <w:r w:rsidR="00245191">
        <w:t xml:space="preserve"> running the software and replicating the data upon the nodes</w:t>
      </w:r>
      <w:r w:rsidR="00611214">
        <w:t xml:space="preserve">, this </w:t>
      </w:r>
      <w:r w:rsidR="000D7803">
        <w:t xml:space="preserve">is called </w:t>
      </w:r>
      <w:r w:rsidR="00611214">
        <w:t>a replica set</w:t>
      </w:r>
      <w:r w:rsidR="000D7803">
        <w:t>.</w:t>
      </w:r>
    </w:p>
    <w:p w14:paraId="2096E110" w14:textId="4056F207" w:rsidR="000D7803" w:rsidRDefault="000D7803" w:rsidP="00254F0F"/>
    <w:p w14:paraId="628FDB3F" w14:textId="6407EAB5" w:rsidR="000D7803" w:rsidRPr="00254F0F" w:rsidRDefault="000D7803" w:rsidP="00254F0F">
      <w:r>
        <w:t xml:space="preserve">MongoDB is used for data persistence by several components of the platform: Orion context broker, IDAS IOT agents, Comet STH, </w:t>
      </w:r>
      <w:proofErr w:type="spellStart"/>
      <w:r>
        <w:t>Perseo</w:t>
      </w:r>
      <w:proofErr w:type="spellEnd"/>
      <w:r>
        <w:t>.</w:t>
      </w:r>
    </w:p>
    <w:p w14:paraId="6DD639E1" w14:textId="77777777" w:rsidR="00A226BA" w:rsidRDefault="00A226BA" w:rsidP="00A226BA">
      <w:pPr>
        <w:pStyle w:val="Titre3"/>
      </w:pPr>
      <w:bookmarkStart w:id="254" w:name="_Toc499823578"/>
      <w:bookmarkStart w:id="255" w:name="_Toc499823716"/>
      <w:r>
        <w:t>Technical Considerations</w:t>
      </w:r>
      <w:bookmarkEnd w:id="254"/>
      <w:bookmarkEnd w:id="255"/>
    </w:p>
    <w:p w14:paraId="4E776359" w14:textId="414D5D02" w:rsidR="00FF4F09" w:rsidRDefault="00752BB3" w:rsidP="00FF4F09">
      <w:r>
        <w:t>Each MongoDB container will use</w:t>
      </w:r>
      <w:r w:rsidRPr="00752BB3">
        <w:t xml:space="preserve"> a data directory on the host system (outside the container) and mount</w:t>
      </w:r>
      <w:r>
        <w:t xml:space="preserve">ed </w:t>
      </w:r>
      <w:r w:rsidRPr="00752BB3">
        <w:t>to a directory visible from inside the container.</w:t>
      </w:r>
    </w:p>
    <w:p w14:paraId="4FF5F350" w14:textId="00140712" w:rsidR="00B45DD6" w:rsidRDefault="00B45DD6" w:rsidP="00FF4F09">
      <w:r>
        <w:t xml:space="preserve">It is recommended to use MongoDB version 3.2 </w:t>
      </w:r>
      <w:r w:rsidR="00EB4392">
        <w:t xml:space="preserve">or 3.4 </w:t>
      </w:r>
      <w:r>
        <w:t xml:space="preserve">and </w:t>
      </w:r>
      <w:r w:rsidR="00EB4392">
        <w:t>even</w:t>
      </w:r>
      <w:r>
        <w:t xml:space="preserve"> 3.</w:t>
      </w:r>
      <w:r w:rsidR="00945877">
        <w:t>6</w:t>
      </w:r>
      <w:r>
        <w:t xml:space="preserve"> (the latest stable as of today)</w:t>
      </w:r>
      <w:r w:rsidR="00261FE0">
        <w:t>.</w:t>
      </w:r>
    </w:p>
    <w:p w14:paraId="1B5FE3C1" w14:textId="0E5B165F" w:rsidR="001018BF" w:rsidRDefault="001018BF" w:rsidP="00FF4F09">
      <w:r>
        <w:t xml:space="preserve">From version 3.2 MongoDB uses a new optimized storage engine </w:t>
      </w:r>
      <w:hyperlink r:id="rId126" w:history="1">
        <w:proofErr w:type="spellStart"/>
        <w:r w:rsidRPr="001018BF">
          <w:rPr>
            <w:rStyle w:val="Lienhypertexte"/>
          </w:rPr>
          <w:t>WiredTiger</w:t>
        </w:r>
        <w:proofErr w:type="spellEnd"/>
      </w:hyperlink>
      <w:r w:rsidR="003A0FA7">
        <w:t xml:space="preserve"> (company owned now by MongoDB: </w:t>
      </w:r>
      <w:hyperlink r:id="rId127" w:history="1">
        <w:proofErr w:type="spellStart"/>
        <w:r w:rsidR="003A0FA7" w:rsidRPr="003A0FA7">
          <w:rPr>
            <w:rStyle w:val="Lienhypertexte"/>
          </w:rPr>
          <w:t>WiredTiger</w:t>
        </w:r>
        <w:proofErr w:type="spellEnd"/>
      </w:hyperlink>
      <w:r w:rsidR="003A0FA7">
        <w:t xml:space="preserve"> open source storage engine)</w:t>
      </w:r>
    </w:p>
    <w:p w14:paraId="489C5623" w14:textId="77777777" w:rsidR="0041707F" w:rsidRDefault="0041707F" w:rsidP="00FF4F09"/>
    <w:p w14:paraId="67EC4F31" w14:textId="18E7E51E" w:rsidR="00752BB3" w:rsidRDefault="00752BB3" w:rsidP="00FF4F09">
      <w:r>
        <w:t>The standard MongoDB incoming port is 27017</w:t>
      </w:r>
      <w:r w:rsidR="00555815">
        <w:t>/</w:t>
      </w:r>
      <w:r>
        <w:t>TCP</w:t>
      </w:r>
      <w:r w:rsidR="00B45DD6">
        <w:t>.</w:t>
      </w:r>
    </w:p>
    <w:p w14:paraId="2242C35B" w14:textId="0595F327" w:rsidR="00401CFC" w:rsidRDefault="002E41D3" w:rsidP="00FF4F09">
      <w:r>
        <w:t xml:space="preserve">Container </w:t>
      </w:r>
      <w:r w:rsidR="00401CFC">
        <w:t>RAM memory sizing</w:t>
      </w:r>
      <w:r w:rsidR="003A0C0C">
        <w:t>:</w:t>
      </w:r>
      <w:r w:rsidR="001018BF">
        <w:t xml:space="preserve"> </w:t>
      </w:r>
      <w:r>
        <w:t>4 GB</w:t>
      </w:r>
    </w:p>
    <w:p w14:paraId="719056B5" w14:textId="77777777" w:rsidR="004301E2" w:rsidRDefault="00401CFC" w:rsidP="004301E2">
      <w:r>
        <w:t>Storage sizing</w:t>
      </w:r>
      <w:r w:rsidR="00071768">
        <w:t xml:space="preserve">: </w:t>
      </w:r>
    </w:p>
    <w:p w14:paraId="55070DD8" w14:textId="7FBB0BB3" w:rsidR="004301E2" w:rsidRDefault="00071768" w:rsidP="00945877">
      <w:pPr>
        <w:pStyle w:val="Paragraphedeliste"/>
        <w:numPr>
          <w:ilvl w:val="0"/>
          <w:numId w:val="50"/>
        </w:numPr>
      </w:pPr>
      <w:r>
        <w:t xml:space="preserve">Docker image size is </w:t>
      </w:r>
      <w:r w:rsidR="00FD1840">
        <w:t>3</w:t>
      </w:r>
      <w:r w:rsidR="00411412">
        <w:t>6</w:t>
      </w:r>
      <w:r w:rsidR="00FD1840">
        <w:t>1 MB</w:t>
      </w:r>
    </w:p>
    <w:p w14:paraId="32195185" w14:textId="5D4BFC30" w:rsidR="00411412" w:rsidRDefault="00995D47" w:rsidP="00945877">
      <w:pPr>
        <w:pStyle w:val="Paragraphedeliste"/>
        <w:numPr>
          <w:ilvl w:val="0"/>
          <w:numId w:val="50"/>
        </w:numPr>
      </w:pPr>
      <w:r>
        <w:t xml:space="preserve">Data </w:t>
      </w:r>
      <w:proofErr w:type="gramStart"/>
      <w:r w:rsidR="00EA069C">
        <w:t>have to</w:t>
      </w:r>
      <w:proofErr w:type="gramEnd"/>
      <w:r w:rsidR="00EA069C">
        <w:t xml:space="preserve"> be </w:t>
      </w:r>
      <w:r w:rsidR="004B20BA">
        <w:t>stored on a specific Docker volume</w:t>
      </w:r>
      <w:r w:rsidR="00F545E1">
        <w:t xml:space="preserve"> on the container host</w:t>
      </w:r>
      <w:r w:rsidR="00DA1F35">
        <w:t>, each container running MongoDB</w:t>
      </w:r>
      <w:r w:rsidR="004301E2">
        <w:t xml:space="preserve"> shoul</w:t>
      </w:r>
      <w:r w:rsidR="009B6F4A">
        <w:t>d</w:t>
      </w:r>
      <w:r w:rsidR="004301E2">
        <w:t xml:space="preserve"> have</w:t>
      </w:r>
      <w:r w:rsidR="009B6F4A">
        <w:t xml:space="preserve"> its own volume on the </w:t>
      </w:r>
      <w:r w:rsidR="00B53BF4">
        <w:t xml:space="preserve">host </w:t>
      </w:r>
      <w:r w:rsidR="009B6F4A">
        <w:t>node</w:t>
      </w:r>
      <w:r w:rsidR="00945877">
        <w:t xml:space="preserve"> (or reserved in the SAN)</w:t>
      </w:r>
      <w:r w:rsidR="00B53BF4">
        <w:t>.</w:t>
      </w:r>
    </w:p>
    <w:p w14:paraId="26348FB9" w14:textId="586019A9" w:rsidR="00B53BF4" w:rsidRPr="00FF4F09" w:rsidRDefault="00523DA1" w:rsidP="00945877">
      <w:pPr>
        <w:pStyle w:val="Paragraphedeliste"/>
        <w:numPr>
          <w:ilvl w:val="0"/>
          <w:numId w:val="50"/>
        </w:numPr>
      </w:pPr>
      <w:r>
        <w:t xml:space="preserve">The size </w:t>
      </w:r>
      <w:r w:rsidR="00D432EC">
        <w:t xml:space="preserve">available </w:t>
      </w:r>
      <w:r w:rsidR="00945877">
        <w:t xml:space="preserve">for data storage, </w:t>
      </w:r>
      <w:r w:rsidR="00D432EC">
        <w:t>should be at least</w:t>
      </w:r>
      <w:r w:rsidR="00263B7B">
        <w:t xml:space="preserve"> 300 GB</w:t>
      </w:r>
      <w:r w:rsidR="002967F6">
        <w:t xml:space="preserve"> for each storage volume</w:t>
      </w:r>
    </w:p>
    <w:p w14:paraId="552B3BDA" w14:textId="77777777" w:rsidR="00A226BA" w:rsidRDefault="00A226BA" w:rsidP="00A226BA">
      <w:pPr>
        <w:pStyle w:val="Titre3"/>
      </w:pPr>
      <w:bookmarkStart w:id="256" w:name="_Toc499823579"/>
      <w:bookmarkStart w:id="257" w:name="_Toc499823717"/>
      <w:r>
        <w:t>Selected Product(s)</w:t>
      </w:r>
      <w:bookmarkEnd w:id="256"/>
      <w:bookmarkEnd w:id="257"/>
    </w:p>
    <w:p w14:paraId="293B7E66" w14:textId="3DA8F4E0" w:rsidR="00D20588" w:rsidRDefault="00815DF9" w:rsidP="00D20588">
      <w:r>
        <w:t xml:space="preserve">MongoDB is the selected NoSQL database for </w:t>
      </w:r>
      <w:r w:rsidR="00C83797">
        <w:t>several</w:t>
      </w:r>
      <w:r>
        <w:t xml:space="preserve"> </w:t>
      </w:r>
      <w:proofErr w:type="spellStart"/>
      <w:r>
        <w:t>Fiware</w:t>
      </w:r>
      <w:proofErr w:type="spellEnd"/>
      <w:r>
        <w:t xml:space="preserve"> components:</w:t>
      </w:r>
    </w:p>
    <w:p w14:paraId="2F78165F" w14:textId="518A999D" w:rsidR="00815DF9" w:rsidRPr="00D20588" w:rsidRDefault="00815DF9" w:rsidP="00D20588">
      <w:r>
        <w:t xml:space="preserve">Orion Context Broker, </w:t>
      </w:r>
      <w:r w:rsidR="00C83797">
        <w:t>IOT agents, Comet STH</w:t>
      </w:r>
      <w:r w:rsidR="002E41D3">
        <w:t>, Perseo</w:t>
      </w:r>
      <w:bookmarkStart w:id="258" w:name="_GoBack"/>
      <w:bookmarkEnd w:id="258"/>
    </w:p>
    <w:p w14:paraId="76A3F0F6" w14:textId="77777777" w:rsidR="00A226BA" w:rsidRDefault="00A226BA" w:rsidP="00A226BA">
      <w:pPr>
        <w:pStyle w:val="Titre3"/>
      </w:pPr>
      <w:bookmarkStart w:id="259" w:name="_Toc499823580"/>
      <w:bookmarkStart w:id="260" w:name="_Toc499823718"/>
      <w:r>
        <w:t>Selection Rationale</w:t>
      </w:r>
      <w:bookmarkEnd w:id="259"/>
      <w:bookmarkEnd w:id="260"/>
    </w:p>
    <w:p w14:paraId="0A5FF43F" w14:textId="3BFEF3C4" w:rsidR="00430036" w:rsidRDefault="00E873BA" w:rsidP="00430036">
      <w:r>
        <w:t xml:space="preserve">As said, MongoDB </w:t>
      </w:r>
      <w:r w:rsidR="00E23F4C">
        <w:t xml:space="preserve">NoSQL </w:t>
      </w:r>
      <w:r w:rsidR="00FF4F09">
        <w:t xml:space="preserve">database engine </w:t>
      </w:r>
      <w:r w:rsidR="00F4253A">
        <w:t xml:space="preserve">chosen </w:t>
      </w:r>
      <w:r w:rsidR="00430036">
        <w:t xml:space="preserve">for several components proposed in </w:t>
      </w:r>
      <w:proofErr w:type="spellStart"/>
      <w:r w:rsidR="00430036">
        <w:t>Fiware</w:t>
      </w:r>
      <w:proofErr w:type="spellEnd"/>
      <w:r w:rsidR="00FF4F09">
        <w:t>.</w:t>
      </w:r>
    </w:p>
    <w:p w14:paraId="1E29D780" w14:textId="6B59453F" w:rsidR="00FF4F09" w:rsidRPr="00430036" w:rsidRDefault="00E23F4C" w:rsidP="00430036">
      <w:r>
        <w:t>MongoDB is a</w:t>
      </w:r>
      <w:r w:rsidR="00FF4F09">
        <w:t xml:space="preserve"> very popular scalable open source document oriented NoSQL database</w:t>
      </w:r>
      <w:r w:rsidR="00E227A3">
        <w:t>, that is horizontally scalable.</w:t>
      </w:r>
    </w:p>
    <w:p w14:paraId="463D0F55" w14:textId="77777777" w:rsidR="00A226BA" w:rsidRDefault="00A226BA" w:rsidP="00A226BA">
      <w:pPr>
        <w:pStyle w:val="Titre3"/>
      </w:pPr>
      <w:bookmarkStart w:id="261" w:name="_Toc499823581"/>
      <w:bookmarkStart w:id="262" w:name="_Toc499823719"/>
      <w:r>
        <w:t>Architecture Risks</w:t>
      </w:r>
      <w:bookmarkEnd w:id="261"/>
      <w:bookmarkEnd w:id="262"/>
    </w:p>
    <w:p w14:paraId="6FA17EB2" w14:textId="77777777" w:rsidR="00974BB1" w:rsidRDefault="00974BB1" w:rsidP="00245191"/>
    <w:p w14:paraId="49FB1026" w14:textId="06B9954E" w:rsidR="00261FE0" w:rsidRDefault="00261FE0" w:rsidP="00245191">
      <w:r>
        <w:t>MongoDB will be deployed as cluster in the global platform Swarm, to achieve high availability several replicas will be deployed</w:t>
      </w:r>
      <w:r w:rsidR="00725FF3">
        <w:t xml:space="preserve"> (each replica is a container), see MongoDB documentation</w:t>
      </w:r>
    </w:p>
    <w:p w14:paraId="6363C887" w14:textId="2FEFC4C9" w:rsidR="00430036" w:rsidRPr="00245191" w:rsidRDefault="00673C00" w:rsidP="00245191">
      <w:r>
        <w:t>Even built from origin to scale, and fault tolerant, MongoDB is not optimized for analytics, that uses cross data queries</w:t>
      </w:r>
      <w:r w:rsidR="00261FE0">
        <w:t xml:space="preserve">, by </w:t>
      </w:r>
      <w:r w:rsidR="00FF4F09">
        <w:t xml:space="preserve">using a solution based on PostgreSQL, like </w:t>
      </w:r>
      <w:hyperlink r:id="rId128" w:history="1">
        <w:r w:rsidR="00FF4F09" w:rsidRPr="00B45DD6">
          <w:rPr>
            <w:rStyle w:val="Lienhypertexte"/>
          </w:rPr>
          <w:t>Stampede</w:t>
        </w:r>
      </w:hyperlink>
      <w:r w:rsidR="00FF4F09">
        <w:t xml:space="preserve"> for Mongo slaves, </w:t>
      </w:r>
      <w:r w:rsidR="009E4E34">
        <w:t xml:space="preserve">that </w:t>
      </w:r>
      <w:r w:rsidR="007869EB">
        <w:t>could be mapped to the glob</w:t>
      </w:r>
      <w:r w:rsidR="00FF4F09">
        <w:t>al PostgreSQL/</w:t>
      </w:r>
      <w:proofErr w:type="spellStart"/>
      <w:r w:rsidR="00FF4F09">
        <w:t>Citus</w:t>
      </w:r>
      <w:proofErr w:type="spellEnd"/>
      <w:r w:rsidR="00FF4F09">
        <w:t xml:space="preserve"> </w:t>
      </w:r>
      <w:r w:rsidR="009E4E34">
        <w:t>cluster</w:t>
      </w:r>
      <w:r w:rsidR="007869EB">
        <w:t xml:space="preserve"> (</w:t>
      </w:r>
      <w:r w:rsidR="00247855">
        <w:t>usin</w:t>
      </w:r>
      <w:r w:rsidR="00F753AB">
        <w:t xml:space="preserve">g </w:t>
      </w:r>
      <w:hyperlink r:id="rId129" w:history="1">
        <w:proofErr w:type="spellStart"/>
        <w:r w:rsidR="007869EB" w:rsidRPr="007869EB">
          <w:rPr>
            <w:rStyle w:val="Lienhypertexte"/>
          </w:rPr>
          <w:t>cstore_fdw</w:t>
        </w:r>
        <w:proofErr w:type="spellEnd"/>
      </w:hyperlink>
      <w:r w:rsidR="007869EB">
        <w:t>)</w:t>
      </w:r>
      <w:r w:rsidR="009E4E34">
        <w:t>, high performance can be achieved on dat</w:t>
      </w:r>
      <w:r w:rsidR="007869EB">
        <w:t>a reading and writing, while keeping</w:t>
      </w:r>
      <w:r w:rsidR="009E4E34">
        <w:t xml:space="preserve"> long term history</w:t>
      </w:r>
      <w:r w:rsidR="007869EB">
        <w:t xml:space="preserve">, </w:t>
      </w:r>
      <w:r w:rsidR="00B45DD6">
        <w:t>then</w:t>
      </w:r>
      <w:r w:rsidR="00E73E6A">
        <w:t xml:space="preserve"> </w:t>
      </w:r>
      <w:r w:rsidR="009E4E34">
        <w:t>this is a solution to consider.</w:t>
      </w:r>
    </w:p>
    <w:p w14:paraId="0610C281" w14:textId="77777777" w:rsidR="00A226BA" w:rsidRPr="00F6725F" w:rsidRDefault="00A226BA" w:rsidP="00A226BA"/>
    <w:p w14:paraId="4C029213" w14:textId="77777777" w:rsidR="005F14A1" w:rsidRDefault="005F14A1" w:rsidP="005F14A1">
      <w:pPr>
        <w:pStyle w:val="Titre2"/>
      </w:pPr>
      <w:bookmarkStart w:id="263" w:name="_Toc499823582"/>
      <w:bookmarkStart w:id="264" w:name="_Toc499823720"/>
      <w:proofErr w:type="spellStart"/>
      <w:r>
        <w:t>Citus</w:t>
      </w:r>
      <w:proofErr w:type="spellEnd"/>
      <w:r>
        <w:t>/PostgreSQL cluster Component</w:t>
      </w:r>
      <w:bookmarkEnd w:id="263"/>
      <w:bookmarkEnd w:id="264"/>
    </w:p>
    <w:p w14:paraId="19AABA1F" w14:textId="77777777" w:rsidR="005F14A1" w:rsidRDefault="005F14A1" w:rsidP="005F14A1"/>
    <w:p w14:paraId="45B2FB39" w14:textId="77777777" w:rsidR="005F14A1" w:rsidRDefault="005F14A1" w:rsidP="005F14A1">
      <w:pPr>
        <w:pStyle w:val="Titre3"/>
      </w:pPr>
      <w:bookmarkStart w:id="265" w:name="_Toc499823583"/>
      <w:bookmarkStart w:id="266" w:name="_Toc499823721"/>
      <w:r>
        <w:t>Component Functions</w:t>
      </w:r>
      <w:bookmarkEnd w:id="265"/>
      <w:bookmarkEnd w:id="266"/>
    </w:p>
    <w:p w14:paraId="7E5C89E0" w14:textId="77777777" w:rsidR="009E4E34" w:rsidRPr="009E4E34" w:rsidRDefault="009E4E34" w:rsidP="009E4E34">
      <w:proofErr w:type="spellStart"/>
      <w:r>
        <w:t>Citus</w:t>
      </w:r>
      <w:proofErr w:type="spellEnd"/>
      <w:r>
        <w:t xml:space="preserve"> provide a way to make a cluster of PostgreSQL database servers, it will serve</w:t>
      </w:r>
      <w:r w:rsidR="00723111">
        <w:t xml:space="preserve"> database(s) to any component of the platform that need it.</w:t>
      </w:r>
    </w:p>
    <w:p w14:paraId="3F226437" w14:textId="77777777" w:rsidR="005F14A1" w:rsidRDefault="005F14A1" w:rsidP="005F14A1">
      <w:pPr>
        <w:pStyle w:val="Titre3"/>
      </w:pPr>
      <w:bookmarkStart w:id="267" w:name="_Toc499823584"/>
      <w:bookmarkStart w:id="268" w:name="_Toc499823722"/>
      <w:r>
        <w:t>Technical Considerations</w:t>
      </w:r>
      <w:bookmarkEnd w:id="267"/>
      <w:bookmarkEnd w:id="268"/>
    </w:p>
    <w:p w14:paraId="0BC57842" w14:textId="52C77653" w:rsidR="000B3162" w:rsidRDefault="00DA33B1" w:rsidP="000B3162">
      <w:r>
        <w:t>To reduce the number of different database servers in use in the platform</w:t>
      </w:r>
      <w:r w:rsidR="005B6ECA">
        <w:t xml:space="preserve">, it has been decided to map components using </w:t>
      </w:r>
      <w:r w:rsidR="00AF4781">
        <w:t>an SQL database, to PostgreSQL</w:t>
      </w:r>
      <w:r w:rsidR="000C416E">
        <w:t>, some component us</w:t>
      </w:r>
      <w:r w:rsidR="00F67A69">
        <w:t>e MySQL as the default database</w:t>
      </w:r>
      <w:r w:rsidR="00415629">
        <w:t xml:space="preserve">, </w:t>
      </w:r>
      <w:r w:rsidR="00C6568C">
        <w:t xml:space="preserve">but container images will be </w:t>
      </w:r>
      <w:r w:rsidR="002C62DA">
        <w:t>changed to use PostgreSQL</w:t>
      </w:r>
      <w:r w:rsidR="00187499">
        <w:t>.</w:t>
      </w:r>
    </w:p>
    <w:p w14:paraId="5D2E8379" w14:textId="77777777" w:rsidR="002C62DA" w:rsidRDefault="002C62DA" w:rsidP="000B3162"/>
    <w:p w14:paraId="691746AB" w14:textId="60C5025E" w:rsidR="002C62DA" w:rsidRDefault="000E0B28" w:rsidP="000B3162">
      <w:r>
        <w:t xml:space="preserve">To achieve </w:t>
      </w:r>
      <w:r w:rsidR="00777D2F">
        <w:t xml:space="preserve">High Availability and Scalability </w:t>
      </w:r>
      <w:r w:rsidR="005D7D7E">
        <w:t xml:space="preserve">of the database servers </w:t>
      </w:r>
      <w:r w:rsidR="00704950">
        <w:t xml:space="preserve">we’ll use </w:t>
      </w:r>
      <w:proofErr w:type="spellStart"/>
      <w:r w:rsidR="00704950">
        <w:t>Citus</w:t>
      </w:r>
      <w:proofErr w:type="spellEnd"/>
      <w:r w:rsidR="00704950">
        <w:t xml:space="preserve">, to deploy a cluster of </w:t>
      </w:r>
      <w:proofErr w:type="spellStart"/>
      <w:r w:rsidR="00704950">
        <w:t>PostgeSQL</w:t>
      </w:r>
      <w:proofErr w:type="spellEnd"/>
      <w:r w:rsidR="00704950">
        <w:t xml:space="preserve"> databases</w:t>
      </w:r>
      <w:r w:rsidR="00170C4F">
        <w:t>.</w:t>
      </w:r>
    </w:p>
    <w:p w14:paraId="1AF2D8B7" w14:textId="77777777" w:rsidR="00B8554E" w:rsidRDefault="00B8554E" w:rsidP="000B3162"/>
    <w:p w14:paraId="0E7F54B3" w14:textId="6E3770CC" w:rsidR="00B8554E" w:rsidRDefault="00083264" w:rsidP="000B3162">
      <w:proofErr w:type="spellStart"/>
      <w:r>
        <w:t>Citus</w:t>
      </w:r>
      <w:proofErr w:type="spellEnd"/>
      <w:r>
        <w:t xml:space="preserve"> consist in a manager</w:t>
      </w:r>
      <w:r w:rsidR="00697998">
        <w:t xml:space="preserve"> (master node)</w:t>
      </w:r>
      <w:r>
        <w:t xml:space="preserve"> that coordinate</w:t>
      </w:r>
      <w:r w:rsidR="00230AE8">
        <w:t xml:space="preserve"> the cluster of PostgreSQL workers</w:t>
      </w:r>
      <w:r w:rsidR="007F143D">
        <w:t>.</w:t>
      </w:r>
    </w:p>
    <w:p w14:paraId="2CF253AE" w14:textId="77777777" w:rsidR="007F143D" w:rsidRDefault="007F143D" w:rsidP="000B3162"/>
    <w:p w14:paraId="43B90DFE" w14:textId="77777777" w:rsidR="007F143D" w:rsidRDefault="007F143D" w:rsidP="000B3162"/>
    <w:p w14:paraId="66FAFC48" w14:textId="77777777" w:rsidR="007F143D" w:rsidRDefault="007F143D" w:rsidP="000B3162"/>
    <w:p w14:paraId="59791C3B" w14:textId="77777777" w:rsidR="0090174F" w:rsidRDefault="007F143D" w:rsidP="0090174F">
      <w:pPr>
        <w:keepNext/>
      </w:pPr>
      <w:r>
        <w:rPr>
          <w:lang w:val="fr-FR" w:eastAsia="fr-FR"/>
        </w:rPr>
        <w:drawing>
          <wp:inline distT="0" distB="0" distL="0" distR="0" wp14:anchorId="4A2BA4BB" wp14:editId="4EA42DB4">
            <wp:extent cx="6000750" cy="50876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tus-high-level-arch.png"/>
                    <pic:cNvPicPr/>
                  </pic:nvPicPr>
                  <pic:blipFill>
                    <a:blip r:embed="rId130">
                      <a:extLst>
                        <a:ext uri="{28A0092B-C50C-407E-A947-70E740481C1C}">
                          <a14:useLocalDpi xmlns:a14="http://schemas.microsoft.com/office/drawing/2010/main" val="0"/>
                        </a:ext>
                      </a:extLst>
                    </a:blip>
                    <a:stretch>
                      <a:fillRect/>
                    </a:stretch>
                  </pic:blipFill>
                  <pic:spPr>
                    <a:xfrm>
                      <a:off x="0" y="0"/>
                      <a:ext cx="6000750" cy="5087620"/>
                    </a:xfrm>
                    <a:prstGeom prst="rect">
                      <a:avLst/>
                    </a:prstGeom>
                  </pic:spPr>
                </pic:pic>
              </a:graphicData>
            </a:graphic>
          </wp:inline>
        </w:drawing>
      </w:r>
    </w:p>
    <w:p w14:paraId="487EDD07" w14:textId="641E8CAE" w:rsidR="00187499" w:rsidRDefault="0090174F" w:rsidP="00B70B43">
      <w:pPr>
        <w:pStyle w:val="Lgende"/>
      </w:pPr>
      <w:r>
        <w:t xml:space="preserve">Figure </w:t>
      </w:r>
      <w:r>
        <w:fldChar w:fldCharType="begin"/>
      </w:r>
      <w:r>
        <w:instrText xml:space="preserve"> SEQ Figure \* ARABIC </w:instrText>
      </w:r>
      <w:r>
        <w:fldChar w:fldCharType="separate"/>
      </w:r>
      <w:r w:rsidR="007C6CC7">
        <w:rPr>
          <w:noProof/>
        </w:rPr>
        <w:t>13</w:t>
      </w:r>
      <w:r>
        <w:fldChar w:fldCharType="end"/>
      </w:r>
      <w:r>
        <w:t xml:space="preserve">: </w:t>
      </w:r>
      <w:proofErr w:type="spellStart"/>
      <w:r>
        <w:t>Citus</w:t>
      </w:r>
      <w:proofErr w:type="spellEnd"/>
      <w:r>
        <w:t xml:space="preserve"> high level architecture</w:t>
      </w:r>
    </w:p>
    <w:p w14:paraId="685CE020" w14:textId="15C79E0F" w:rsidR="00B70B43" w:rsidRDefault="003E3389" w:rsidP="00B70B43">
      <w:r>
        <w:t>PostgreSQL standard i</w:t>
      </w:r>
      <w:r w:rsidR="0075111C">
        <w:t>ncoming port is 5432/TCP</w:t>
      </w:r>
      <w:r>
        <w:t xml:space="preserve">, as well as </w:t>
      </w:r>
      <w:proofErr w:type="spellStart"/>
      <w:r>
        <w:t>Citus</w:t>
      </w:r>
      <w:proofErr w:type="spellEnd"/>
      <w:r>
        <w:t xml:space="preserve"> Master node which receive queries from clients.</w:t>
      </w:r>
    </w:p>
    <w:p w14:paraId="26075BB3" w14:textId="77777777" w:rsidR="003E3389" w:rsidRDefault="003E3389" w:rsidP="00B70B43"/>
    <w:p w14:paraId="21FD41AF" w14:textId="77777777" w:rsidR="003E3389" w:rsidRPr="00B70B43" w:rsidRDefault="003E3389" w:rsidP="00B70B43"/>
    <w:p w14:paraId="3257F6E3" w14:textId="77777777" w:rsidR="005F14A1" w:rsidRDefault="005F14A1" w:rsidP="005F14A1">
      <w:pPr>
        <w:pStyle w:val="Titre3"/>
      </w:pPr>
      <w:bookmarkStart w:id="269" w:name="_Toc499823585"/>
      <w:bookmarkStart w:id="270" w:name="_Toc499823723"/>
      <w:r>
        <w:t>Selected Product(s)</w:t>
      </w:r>
      <w:bookmarkEnd w:id="269"/>
      <w:bookmarkEnd w:id="270"/>
    </w:p>
    <w:p w14:paraId="7178952A" w14:textId="5495FA20" w:rsidR="00170C4F" w:rsidRDefault="0075111C" w:rsidP="00170C4F">
      <w:r>
        <w:t>PostgreSQL</w:t>
      </w:r>
    </w:p>
    <w:p w14:paraId="18A96F13" w14:textId="6ADD389D" w:rsidR="0075111C" w:rsidRDefault="0075111C" w:rsidP="00170C4F">
      <w:proofErr w:type="spellStart"/>
      <w:r>
        <w:t>Citus</w:t>
      </w:r>
      <w:proofErr w:type="spellEnd"/>
      <w:r>
        <w:t xml:space="preserve"> cluster for PostgreSQL</w:t>
      </w:r>
    </w:p>
    <w:p w14:paraId="5E4EBA10" w14:textId="77777777" w:rsidR="00170C4F" w:rsidRPr="00170C4F" w:rsidRDefault="00170C4F" w:rsidP="00170C4F"/>
    <w:p w14:paraId="06B64F9C" w14:textId="77777777" w:rsidR="000B3162" w:rsidRPr="000B3162" w:rsidRDefault="000B3162" w:rsidP="000B3162"/>
    <w:p w14:paraId="73A73482" w14:textId="77777777" w:rsidR="005F14A1" w:rsidRDefault="005F14A1" w:rsidP="005F14A1">
      <w:pPr>
        <w:pStyle w:val="Titre3"/>
      </w:pPr>
      <w:bookmarkStart w:id="271" w:name="_Toc499823586"/>
      <w:bookmarkStart w:id="272" w:name="_Toc499823724"/>
      <w:r>
        <w:t>Selection Rationale</w:t>
      </w:r>
      <w:bookmarkEnd w:id="271"/>
      <w:bookmarkEnd w:id="272"/>
    </w:p>
    <w:p w14:paraId="3D69C5A6" w14:textId="0867990B" w:rsidR="007869EB" w:rsidRDefault="007869EB" w:rsidP="007869EB">
      <w:r>
        <w:t>P</w:t>
      </w:r>
      <w:r w:rsidR="00351AA8">
        <w:t xml:space="preserve">ostgreSQL is </w:t>
      </w:r>
      <w:r>
        <w:t>the open source database that is the closest to Oracle in term of performance in traditional transaction based SQL applications, this at no cost.</w:t>
      </w:r>
    </w:p>
    <w:p w14:paraId="1DD05809" w14:textId="77777777" w:rsidR="007869EB" w:rsidRDefault="007869EB" w:rsidP="007869EB">
      <w:r>
        <w:t xml:space="preserve">But </w:t>
      </w:r>
      <w:proofErr w:type="spellStart"/>
      <w:r>
        <w:t>PostreSQL</w:t>
      </w:r>
      <w:proofErr w:type="spellEnd"/>
      <w:r>
        <w:t xml:space="preserve"> have also introduced NoSQL capabilities, that allows them to challenge tenors like MongoDB in the domain.</w:t>
      </w:r>
    </w:p>
    <w:p w14:paraId="5CCE05DE" w14:textId="09983E38" w:rsidR="007869EB" w:rsidRDefault="007869EB" w:rsidP="007869EB">
      <w:r>
        <w:t xml:space="preserve">It is easy to add spatial capabilities to </w:t>
      </w:r>
      <w:proofErr w:type="spellStart"/>
      <w:r>
        <w:t>Postgresql</w:t>
      </w:r>
      <w:proofErr w:type="spellEnd"/>
      <w:r>
        <w:t xml:space="preserve">, with </w:t>
      </w:r>
      <w:proofErr w:type="spellStart"/>
      <w:r>
        <w:t>PostGIS</w:t>
      </w:r>
      <w:proofErr w:type="spellEnd"/>
      <w:r>
        <w:t xml:space="preserve">, well known and very popular </w:t>
      </w:r>
      <w:r w:rsidR="00CC237C">
        <w:t xml:space="preserve">spatial extension </w:t>
      </w:r>
      <w:r>
        <w:t>in the world of GIS.</w:t>
      </w:r>
    </w:p>
    <w:p w14:paraId="2FE31F8B" w14:textId="45864729" w:rsidR="00351AA8" w:rsidRDefault="00BE7D42" w:rsidP="007869EB">
      <w:hyperlink r:id="rId131" w:history="1">
        <w:r w:rsidR="00CE2510" w:rsidRPr="00434B3B">
          <w:rPr>
            <w:rStyle w:val="Lienhypertexte"/>
          </w:rPr>
          <w:t>Several c</w:t>
        </w:r>
        <w:r w:rsidR="00351AA8" w:rsidRPr="00434B3B">
          <w:rPr>
            <w:rStyle w:val="Lienhypertexte"/>
          </w:rPr>
          <w:t>lustering solutions exist for PostgreSQL</w:t>
        </w:r>
      </w:hyperlink>
      <w:r w:rsidR="00CE2510">
        <w:t xml:space="preserve">, such as </w:t>
      </w:r>
      <w:hyperlink r:id="rId132" w:history="1">
        <w:proofErr w:type="spellStart"/>
        <w:r w:rsidR="00CE2510" w:rsidRPr="009A2BD2">
          <w:rPr>
            <w:rStyle w:val="Lienhypertexte"/>
          </w:rPr>
          <w:t>Postgre</w:t>
        </w:r>
        <w:proofErr w:type="spellEnd"/>
        <w:r w:rsidR="00D00494" w:rsidRPr="009A2BD2">
          <w:rPr>
            <w:rStyle w:val="Lienhypertexte"/>
          </w:rPr>
          <w:t>-XL</w:t>
        </w:r>
      </w:hyperlink>
      <w:r w:rsidR="00D00494">
        <w:t xml:space="preserve"> (</w:t>
      </w:r>
      <w:r w:rsidR="00EB379C" w:rsidRPr="00EB379C">
        <w:t>a Postgres-XC derivative/enhancement</w:t>
      </w:r>
      <w:r w:rsidR="005B2A20">
        <w:t xml:space="preserve">), </w:t>
      </w:r>
      <w:r w:rsidR="00BE2683">
        <w:t xml:space="preserve">among those solutions </w:t>
      </w:r>
      <w:proofErr w:type="spellStart"/>
      <w:r w:rsidR="00BE2683">
        <w:t>Citus</w:t>
      </w:r>
      <w:proofErr w:type="spellEnd"/>
      <w:r w:rsidR="00BE2683">
        <w:t xml:space="preserve"> has been chosen</w:t>
      </w:r>
      <w:r w:rsidR="00A22071">
        <w:t xml:space="preserve">, because of its simplicity, stability </w:t>
      </w:r>
      <w:r w:rsidR="004436A4">
        <w:t xml:space="preserve">and </w:t>
      </w:r>
      <w:r w:rsidR="009B028E">
        <w:t>capabilities</w:t>
      </w:r>
      <w:r w:rsidR="007F7FF2">
        <w:t xml:space="preserve"> compared to the other solutions.</w:t>
      </w:r>
    </w:p>
    <w:p w14:paraId="278ABDEA" w14:textId="6BBE3548" w:rsidR="002C35E4" w:rsidRPr="009E4E34" w:rsidRDefault="005322D8" w:rsidP="007869EB">
      <w:proofErr w:type="spellStart"/>
      <w:r w:rsidRPr="005322D8">
        <w:t>Citus</w:t>
      </w:r>
      <w:proofErr w:type="spellEnd"/>
      <w:r w:rsidRPr="005322D8">
        <w:t xml:space="preserve"> is a PostgreSQL extension and not a fork, in sync with all the latest releases.</w:t>
      </w:r>
    </w:p>
    <w:p w14:paraId="533F77A3" w14:textId="77777777" w:rsidR="009E4E34" w:rsidRPr="009E4E34" w:rsidRDefault="009E4E34" w:rsidP="009E4E34"/>
    <w:p w14:paraId="44DD83DA" w14:textId="673A6961" w:rsidR="005F14A1" w:rsidRDefault="005F14A1" w:rsidP="005F14A1">
      <w:pPr>
        <w:pStyle w:val="Titre3"/>
      </w:pPr>
      <w:bookmarkStart w:id="273" w:name="_Toc499823587"/>
      <w:bookmarkStart w:id="274" w:name="_Toc499823725"/>
      <w:r>
        <w:lastRenderedPageBreak/>
        <w:t>Architecture Risks</w:t>
      </w:r>
      <w:bookmarkEnd w:id="273"/>
      <w:bookmarkEnd w:id="274"/>
    </w:p>
    <w:p w14:paraId="46E99BEF" w14:textId="58903EB9" w:rsidR="00A239C1" w:rsidRDefault="00A239C1" w:rsidP="00A239C1">
      <w:r>
        <w:t xml:space="preserve">As the cluster which provides PostgreSQL services for all the platform, </w:t>
      </w:r>
      <w:proofErr w:type="spellStart"/>
      <w:r w:rsidR="00393BC9">
        <w:t>Citus</w:t>
      </w:r>
      <w:proofErr w:type="spellEnd"/>
      <w:r w:rsidR="00393BC9">
        <w:t xml:space="preserve"> i</w:t>
      </w:r>
      <w:r>
        <w:t>s a critical component.</w:t>
      </w:r>
    </w:p>
    <w:p w14:paraId="1F3A21CE" w14:textId="23615D0A" w:rsidR="00A239C1" w:rsidRDefault="00A239C1" w:rsidP="00A239C1">
      <w:r>
        <w:t>To achieve best reliability and availability, the cluster should be deployed over the 3 MNCA data centers.</w:t>
      </w:r>
    </w:p>
    <w:p w14:paraId="32115D43" w14:textId="77777777" w:rsidR="004460BA" w:rsidRDefault="004460BA" w:rsidP="00A239C1"/>
    <w:p w14:paraId="420C9787" w14:textId="530942BF" w:rsidR="004460BA" w:rsidRPr="00A239C1" w:rsidRDefault="004460BA" w:rsidP="00A239C1">
      <w:r>
        <w:t xml:space="preserve">The master </w:t>
      </w:r>
    </w:p>
    <w:p w14:paraId="011821A8" w14:textId="77777777" w:rsidR="005F14A1" w:rsidRPr="00F6725F" w:rsidRDefault="005F14A1" w:rsidP="005F14A1"/>
    <w:p w14:paraId="15CFED3F" w14:textId="77777777" w:rsidR="005F14A1" w:rsidRDefault="005F14A1" w:rsidP="005F14A1">
      <w:pPr>
        <w:pStyle w:val="Titre2"/>
      </w:pPr>
      <w:bookmarkStart w:id="275" w:name="_Toc499823588"/>
      <w:bookmarkStart w:id="276" w:name="_Toc499823726"/>
      <w:proofErr w:type="spellStart"/>
      <w:r>
        <w:t>Galera</w:t>
      </w:r>
      <w:proofErr w:type="spellEnd"/>
      <w:r>
        <w:t>/MySQL cluster Component</w:t>
      </w:r>
      <w:bookmarkEnd w:id="275"/>
      <w:bookmarkEnd w:id="276"/>
    </w:p>
    <w:p w14:paraId="64CD3ABD" w14:textId="77777777" w:rsidR="005F14A1" w:rsidRDefault="005F14A1" w:rsidP="005F14A1"/>
    <w:p w14:paraId="30535A7C" w14:textId="77777777" w:rsidR="005F14A1" w:rsidRDefault="005F14A1" w:rsidP="005F14A1">
      <w:pPr>
        <w:pStyle w:val="Titre3"/>
      </w:pPr>
      <w:bookmarkStart w:id="277" w:name="_Toc499823589"/>
      <w:bookmarkStart w:id="278" w:name="_Toc499823727"/>
      <w:r>
        <w:t>Component Functions</w:t>
      </w:r>
      <w:bookmarkEnd w:id="277"/>
      <w:bookmarkEnd w:id="278"/>
    </w:p>
    <w:p w14:paraId="57BB1362" w14:textId="3CE27045" w:rsidR="007B1333" w:rsidRPr="007B1333" w:rsidRDefault="00B215F6" w:rsidP="007B1333">
      <w:proofErr w:type="spellStart"/>
      <w:r>
        <w:t>Galera</w:t>
      </w:r>
      <w:proofErr w:type="spellEnd"/>
      <w:r w:rsidR="007B1333">
        <w:t xml:space="preserve"> component is </w:t>
      </w:r>
      <w:r>
        <w:t>a cluster of MySQL database</w:t>
      </w:r>
      <w:r w:rsidR="00016E2B">
        <w:t>.</w:t>
      </w:r>
    </w:p>
    <w:p w14:paraId="08C325E9" w14:textId="77777777" w:rsidR="005F14A1" w:rsidRDefault="005F14A1" w:rsidP="005F14A1">
      <w:pPr>
        <w:pStyle w:val="Titre3"/>
        <w:rPr>
          <w:i/>
        </w:rPr>
      </w:pPr>
      <w:bookmarkStart w:id="279" w:name="_Toc499823590"/>
      <w:bookmarkStart w:id="280" w:name="_Toc499823728"/>
      <w:r>
        <w:t>Technical Considerations</w:t>
      </w:r>
      <w:bookmarkEnd w:id="279"/>
      <w:bookmarkEnd w:id="280"/>
    </w:p>
    <w:p w14:paraId="41920D79" w14:textId="77777777" w:rsidR="005F14A1" w:rsidRDefault="005F14A1" w:rsidP="005F14A1">
      <w:pPr>
        <w:pStyle w:val="Titre3"/>
        <w:rPr>
          <w:i/>
        </w:rPr>
      </w:pPr>
      <w:bookmarkStart w:id="281" w:name="_Toc499823591"/>
      <w:bookmarkStart w:id="282" w:name="_Toc499823729"/>
      <w:r>
        <w:t>Selected Product(s)</w:t>
      </w:r>
      <w:bookmarkEnd w:id="281"/>
      <w:bookmarkEnd w:id="282"/>
    </w:p>
    <w:p w14:paraId="1B1BACC8" w14:textId="77777777" w:rsidR="005F14A1" w:rsidRDefault="005F14A1" w:rsidP="005F14A1">
      <w:pPr>
        <w:pStyle w:val="Titre3"/>
        <w:rPr>
          <w:i/>
        </w:rPr>
      </w:pPr>
      <w:bookmarkStart w:id="283" w:name="_Toc499823592"/>
      <w:bookmarkStart w:id="284" w:name="_Toc499823730"/>
      <w:r>
        <w:t>Selection Rationale</w:t>
      </w:r>
      <w:bookmarkEnd w:id="283"/>
      <w:bookmarkEnd w:id="284"/>
    </w:p>
    <w:p w14:paraId="0FC0359F" w14:textId="77777777" w:rsidR="005F14A1" w:rsidRDefault="005F14A1" w:rsidP="005F14A1">
      <w:pPr>
        <w:pStyle w:val="Titre3"/>
        <w:rPr>
          <w:i/>
        </w:rPr>
      </w:pPr>
      <w:bookmarkStart w:id="285" w:name="_Toc499823593"/>
      <w:bookmarkStart w:id="286" w:name="_Toc499823731"/>
      <w:r>
        <w:t>Architecture Risks</w:t>
      </w:r>
      <w:bookmarkEnd w:id="285"/>
      <w:bookmarkEnd w:id="286"/>
    </w:p>
    <w:p w14:paraId="5BD5DABE" w14:textId="77777777" w:rsidR="005F14A1" w:rsidRPr="00F6725F" w:rsidRDefault="005F14A1" w:rsidP="005F14A1"/>
    <w:p w14:paraId="0AF9CC84" w14:textId="35E52C94" w:rsidR="006B692B" w:rsidRPr="006B692B" w:rsidRDefault="00A226BA" w:rsidP="006B692B">
      <w:pPr>
        <w:pStyle w:val="Titre2"/>
      </w:pPr>
      <w:bookmarkStart w:id="287" w:name="_Toc499823594"/>
      <w:bookmarkStart w:id="288" w:name="_Toc499823732"/>
      <w:r>
        <w:t>Cosmos Big Data Component</w:t>
      </w:r>
      <w:r w:rsidR="007B43E4">
        <w:t xml:space="preserve">s, </w:t>
      </w:r>
      <w:r w:rsidR="006B692B">
        <w:t>Cygnus &amp; Comet</w:t>
      </w:r>
      <w:bookmarkEnd w:id="287"/>
      <w:bookmarkEnd w:id="288"/>
    </w:p>
    <w:p w14:paraId="41F6F8C3" w14:textId="77777777" w:rsidR="00A226BA" w:rsidRDefault="00A226BA" w:rsidP="00A226BA"/>
    <w:p w14:paraId="3AB22EE0" w14:textId="77777777" w:rsidR="00A226BA" w:rsidRDefault="00A226BA" w:rsidP="00A226BA">
      <w:pPr>
        <w:pStyle w:val="Titre3"/>
      </w:pPr>
      <w:bookmarkStart w:id="289" w:name="_Toc499823595"/>
      <w:bookmarkStart w:id="290" w:name="_Toc499823733"/>
      <w:r>
        <w:t>Component Functions</w:t>
      </w:r>
      <w:bookmarkEnd w:id="289"/>
      <w:bookmarkEnd w:id="290"/>
    </w:p>
    <w:p w14:paraId="1B6B2B5F" w14:textId="6D8E8588" w:rsidR="00641DF3" w:rsidRDefault="0001518F" w:rsidP="006B692B">
      <w:pPr>
        <w:rPr>
          <w:shd w:val="clear" w:color="auto" w:fill="FCFCFC"/>
          <w:lang w:eastAsia="fr-FR"/>
        </w:rPr>
      </w:pPr>
      <w:r>
        <w:rPr>
          <w:shd w:val="clear" w:color="auto" w:fill="FCFCFC"/>
          <w:lang w:eastAsia="fr-FR"/>
        </w:rPr>
        <w:t xml:space="preserve">Cosmos is the Big Data </w:t>
      </w:r>
      <w:r w:rsidR="00641DF3">
        <w:rPr>
          <w:shd w:val="clear" w:color="auto" w:fill="FCFCFC"/>
          <w:lang w:eastAsia="fr-FR"/>
        </w:rPr>
        <w:t xml:space="preserve">Analysis </w:t>
      </w:r>
      <w:r>
        <w:rPr>
          <w:shd w:val="clear" w:color="auto" w:fill="FCFCFC"/>
          <w:lang w:eastAsia="fr-FR"/>
        </w:rPr>
        <w:t xml:space="preserve">GE proposed in </w:t>
      </w:r>
      <w:proofErr w:type="spellStart"/>
      <w:r>
        <w:rPr>
          <w:shd w:val="clear" w:color="auto" w:fill="FCFCFC"/>
          <w:lang w:eastAsia="fr-FR"/>
        </w:rPr>
        <w:t>Fiware</w:t>
      </w:r>
      <w:proofErr w:type="spellEnd"/>
      <w:r>
        <w:rPr>
          <w:shd w:val="clear" w:color="auto" w:fill="FCFCFC"/>
          <w:lang w:eastAsia="fr-FR"/>
        </w:rPr>
        <w:t xml:space="preserve"> catalog, </w:t>
      </w:r>
    </w:p>
    <w:p w14:paraId="7D9C60BB" w14:textId="77777777" w:rsidR="00ED23C9" w:rsidRPr="00ED23C9" w:rsidRDefault="00ED23C9" w:rsidP="00ED23C9">
      <w:pPr>
        <w:pStyle w:val="Paragraphedeliste"/>
        <w:rPr>
          <w:shd w:val="clear" w:color="auto" w:fill="FCFCFC"/>
        </w:rPr>
      </w:pPr>
    </w:p>
    <w:p w14:paraId="3D048E04" w14:textId="1ECD0D0F" w:rsidR="00641DF3" w:rsidRPr="00641DF3" w:rsidRDefault="00641DF3" w:rsidP="00641DF3">
      <w:pPr>
        <w:rPr>
          <w:lang w:val="en-GB"/>
        </w:rPr>
      </w:pPr>
      <w:hyperlink r:id="rId133" w:history="1">
        <w:r w:rsidRPr="00641DF3">
          <w:rPr>
            <w:rStyle w:val="Lienhypertexte"/>
            <w:rFonts w:ascii="Segoe UI" w:eastAsiaTheme="majorEastAsia" w:hAnsi="Segoe UI" w:cs="Segoe UI"/>
            <w:color w:val="0366D6"/>
            <w:lang w:val="en-GB"/>
          </w:rPr>
          <w:t>Cosmos</w:t>
        </w:r>
      </w:hyperlink>
      <w:r w:rsidRPr="00641DF3">
        <w:rPr>
          <w:lang w:val="en-GB"/>
        </w:rPr>
        <w:t xml:space="preserve"> is the Reference Implementation of the </w:t>
      </w:r>
      <w:proofErr w:type="spellStart"/>
      <w:r w:rsidRPr="00641DF3">
        <w:rPr>
          <w:lang w:val="en-GB"/>
        </w:rPr>
        <w:t>BigData</w:t>
      </w:r>
      <w:proofErr w:type="spellEnd"/>
      <w:r w:rsidRPr="00641DF3">
        <w:rPr>
          <w:lang w:val="en-GB"/>
        </w:rPr>
        <w:t xml:space="preserve"> Generic Enabler of FIWARE, a set of tools and developments helping in the task of enabling a Hadoop as a Service (</w:t>
      </w:r>
      <w:proofErr w:type="spellStart"/>
      <w:r w:rsidRPr="00641DF3">
        <w:rPr>
          <w:lang w:val="en-GB"/>
        </w:rPr>
        <w:t>HasS</w:t>
      </w:r>
      <w:proofErr w:type="spellEnd"/>
      <w:r w:rsidRPr="00641DF3">
        <w:rPr>
          <w:lang w:val="en-GB"/>
        </w:rPr>
        <w:t>) deployment:</w:t>
      </w:r>
    </w:p>
    <w:p w14:paraId="72C90F35" w14:textId="77777777" w:rsidR="00641DF3" w:rsidRDefault="00641DF3" w:rsidP="00641DF3">
      <w:pPr>
        <w:pStyle w:val="Paragraphedeliste"/>
        <w:numPr>
          <w:ilvl w:val="0"/>
          <w:numId w:val="42"/>
        </w:numPr>
      </w:pPr>
      <w:r>
        <w:t>A set of administration tools such as HDFS data copiers and much more, under </w:t>
      </w:r>
      <w:hyperlink r:id="rId134" w:history="1">
        <w:r w:rsidRPr="00641DF3">
          <w:rPr>
            <w:rStyle w:val="Lienhypertexte"/>
            <w:rFonts w:ascii="Segoe UI" w:eastAsiaTheme="majorEastAsia" w:hAnsi="Segoe UI" w:cs="Segoe UI"/>
            <w:color w:val="0366D6"/>
          </w:rPr>
          <w:t>cos</w:t>
        </w:r>
        <w:r w:rsidRPr="00641DF3">
          <w:rPr>
            <w:rStyle w:val="Lienhypertexte"/>
            <w:rFonts w:ascii="Segoe UI" w:eastAsiaTheme="majorEastAsia" w:hAnsi="Segoe UI" w:cs="Segoe UI"/>
            <w:color w:val="0366D6"/>
          </w:rPr>
          <w:t>m</w:t>
        </w:r>
        <w:r w:rsidRPr="00641DF3">
          <w:rPr>
            <w:rStyle w:val="Lienhypertexte"/>
            <w:rFonts w:ascii="Segoe UI" w:eastAsiaTheme="majorEastAsia" w:hAnsi="Segoe UI" w:cs="Segoe UI"/>
            <w:color w:val="0366D6"/>
          </w:rPr>
          <w:t>os-admin</w:t>
        </w:r>
      </w:hyperlink>
      <w:r>
        <w:t> folder.</w:t>
      </w:r>
    </w:p>
    <w:p w14:paraId="265969B4" w14:textId="77777777" w:rsidR="00641DF3" w:rsidRDefault="00641DF3" w:rsidP="00641DF3">
      <w:pPr>
        <w:pStyle w:val="Paragraphedeliste"/>
        <w:numPr>
          <w:ilvl w:val="0"/>
          <w:numId w:val="42"/>
        </w:numPr>
      </w:pPr>
      <w:r>
        <w:t>An OAuth2 tokens generator, under </w:t>
      </w:r>
      <w:hyperlink r:id="rId135" w:history="1">
        <w:r w:rsidRPr="00641DF3">
          <w:rPr>
            <w:rStyle w:val="Lienhypertexte"/>
            <w:rFonts w:ascii="Segoe UI" w:eastAsiaTheme="majorEastAsia" w:hAnsi="Segoe UI" w:cs="Segoe UI"/>
            <w:color w:val="0366D6"/>
          </w:rPr>
          <w:t>cosmos-</w:t>
        </w:r>
        <w:proofErr w:type="spellStart"/>
        <w:r w:rsidRPr="00641DF3">
          <w:rPr>
            <w:rStyle w:val="Lienhypertexte"/>
            <w:rFonts w:ascii="Segoe UI" w:eastAsiaTheme="majorEastAsia" w:hAnsi="Segoe UI" w:cs="Segoe UI"/>
            <w:color w:val="0366D6"/>
          </w:rPr>
          <w:t>auth</w:t>
        </w:r>
        <w:proofErr w:type="spellEnd"/>
      </w:hyperlink>
      <w:r>
        <w:t> folder.</w:t>
      </w:r>
    </w:p>
    <w:p w14:paraId="4F38E532" w14:textId="77777777" w:rsidR="00641DF3" w:rsidRDefault="00641DF3" w:rsidP="00641DF3">
      <w:pPr>
        <w:pStyle w:val="Paragraphedeliste"/>
        <w:numPr>
          <w:ilvl w:val="0"/>
          <w:numId w:val="42"/>
        </w:numPr>
      </w:pPr>
      <w:r>
        <w:t>A web portal for users and accounts management, running MapReduce jobs and doing I/O of big data, under </w:t>
      </w:r>
      <w:hyperlink r:id="rId136" w:history="1">
        <w:r w:rsidRPr="00641DF3">
          <w:rPr>
            <w:rStyle w:val="Lienhypertexte"/>
            <w:rFonts w:ascii="Segoe UI" w:eastAsiaTheme="majorEastAsia" w:hAnsi="Segoe UI" w:cs="Segoe UI"/>
            <w:color w:val="0366D6"/>
          </w:rPr>
          <w:t>cosmos-</w:t>
        </w:r>
        <w:proofErr w:type="spellStart"/>
        <w:r w:rsidRPr="00641DF3">
          <w:rPr>
            <w:rStyle w:val="Lienhypertexte"/>
            <w:rFonts w:ascii="Segoe UI" w:eastAsiaTheme="majorEastAsia" w:hAnsi="Segoe UI" w:cs="Segoe UI"/>
            <w:color w:val="0366D6"/>
          </w:rPr>
          <w:t>gui</w:t>
        </w:r>
        <w:proofErr w:type="spellEnd"/>
      </w:hyperlink>
      <w:r>
        <w:t> folder.</w:t>
      </w:r>
    </w:p>
    <w:p w14:paraId="54BDA1F4" w14:textId="77777777" w:rsidR="00641DF3" w:rsidRDefault="00641DF3" w:rsidP="00641DF3">
      <w:pPr>
        <w:pStyle w:val="Paragraphedeliste"/>
        <w:numPr>
          <w:ilvl w:val="0"/>
          <w:numId w:val="42"/>
        </w:numPr>
      </w:pPr>
      <w:r>
        <w:t>A custom authentication provider for Hive, under </w:t>
      </w:r>
      <w:hyperlink r:id="rId137" w:history="1">
        <w:r w:rsidRPr="00641DF3">
          <w:rPr>
            <w:rStyle w:val="Lienhypertexte"/>
            <w:rFonts w:ascii="Segoe UI" w:eastAsiaTheme="majorEastAsia" w:hAnsi="Segoe UI" w:cs="Segoe UI"/>
            <w:color w:val="0366D6"/>
          </w:rPr>
          <w:t>cosmos-hive-</w:t>
        </w:r>
        <w:proofErr w:type="spellStart"/>
        <w:r w:rsidRPr="00641DF3">
          <w:rPr>
            <w:rStyle w:val="Lienhypertexte"/>
            <w:rFonts w:ascii="Segoe UI" w:eastAsiaTheme="majorEastAsia" w:hAnsi="Segoe UI" w:cs="Segoe UI"/>
            <w:color w:val="0366D6"/>
          </w:rPr>
          <w:t>auth</w:t>
        </w:r>
        <w:proofErr w:type="spellEnd"/>
        <w:r w:rsidRPr="00641DF3">
          <w:rPr>
            <w:rStyle w:val="Lienhypertexte"/>
            <w:rFonts w:ascii="Segoe UI" w:eastAsiaTheme="majorEastAsia" w:hAnsi="Segoe UI" w:cs="Segoe UI"/>
            <w:color w:val="0366D6"/>
          </w:rPr>
          <w:t>-provider</w:t>
        </w:r>
      </w:hyperlink>
      <w:r>
        <w:t>.</w:t>
      </w:r>
    </w:p>
    <w:p w14:paraId="09FAF1F9" w14:textId="77777777" w:rsidR="00641DF3" w:rsidRDefault="00641DF3" w:rsidP="00641DF3">
      <w:pPr>
        <w:pStyle w:val="Paragraphedeliste"/>
        <w:numPr>
          <w:ilvl w:val="0"/>
          <w:numId w:val="42"/>
        </w:numPr>
      </w:pPr>
      <w:r>
        <w:t>A REST API for running MapReduce jobs in a shared Hadoop cluster, under </w:t>
      </w:r>
      <w:hyperlink r:id="rId138" w:history="1">
        <w:r w:rsidRPr="00641DF3">
          <w:rPr>
            <w:rStyle w:val="Lienhypertexte"/>
            <w:rFonts w:ascii="Segoe UI" w:eastAsiaTheme="majorEastAsia" w:hAnsi="Segoe UI" w:cs="Segoe UI"/>
            <w:color w:val="0366D6"/>
          </w:rPr>
          <w:t>cosmos-</w:t>
        </w:r>
        <w:proofErr w:type="spellStart"/>
        <w:r w:rsidRPr="00641DF3">
          <w:rPr>
            <w:rStyle w:val="Lienhypertexte"/>
            <w:rFonts w:ascii="Segoe UI" w:eastAsiaTheme="majorEastAsia" w:hAnsi="Segoe UI" w:cs="Segoe UI"/>
            <w:color w:val="0366D6"/>
          </w:rPr>
          <w:t>tidoop</w:t>
        </w:r>
        <w:proofErr w:type="spellEnd"/>
        <w:r w:rsidRPr="00641DF3">
          <w:rPr>
            <w:rStyle w:val="Lienhypertexte"/>
            <w:rFonts w:ascii="Segoe UI" w:eastAsiaTheme="majorEastAsia" w:hAnsi="Segoe UI" w:cs="Segoe UI"/>
            <w:color w:val="0366D6"/>
          </w:rPr>
          <w:t>-</w:t>
        </w:r>
        <w:proofErr w:type="spellStart"/>
        <w:r w:rsidRPr="00641DF3">
          <w:rPr>
            <w:rStyle w:val="Lienhypertexte"/>
            <w:rFonts w:ascii="Segoe UI" w:eastAsiaTheme="majorEastAsia" w:hAnsi="Segoe UI" w:cs="Segoe UI"/>
            <w:color w:val="0366D6"/>
          </w:rPr>
          <w:t>api</w:t>
        </w:r>
        <w:proofErr w:type="spellEnd"/>
      </w:hyperlink>
      <w:r>
        <w:t>.</w:t>
      </w:r>
    </w:p>
    <w:p w14:paraId="7B21993F" w14:textId="77777777" w:rsidR="00641DF3" w:rsidRDefault="00641DF3" w:rsidP="00641DF3">
      <w:pPr>
        <w:pStyle w:val="Paragraphedeliste"/>
        <w:numPr>
          <w:ilvl w:val="0"/>
          <w:numId w:val="42"/>
        </w:numPr>
      </w:pPr>
      <w:r>
        <w:t>A specific OAuth2-base proxy for Http/REST operations, under </w:t>
      </w:r>
      <w:hyperlink r:id="rId139" w:history="1">
        <w:r w:rsidRPr="00641DF3">
          <w:rPr>
            <w:rStyle w:val="Lienhypertexte"/>
            <w:rFonts w:ascii="Segoe UI" w:eastAsiaTheme="majorEastAsia" w:hAnsi="Segoe UI" w:cs="Segoe UI"/>
            <w:color w:val="0366D6"/>
          </w:rPr>
          <w:t>cosmos-proxy</w:t>
        </w:r>
      </w:hyperlink>
      <w:r>
        <w:t>.</w:t>
      </w:r>
    </w:p>
    <w:p w14:paraId="64865AC4" w14:textId="77777777" w:rsidR="00641DF3" w:rsidRDefault="00641DF3" w:rsidP="00641DF3">
      <w:pPr>
        <w:rPr>
          <w:shd w:val="clear" w:color="auto" w:fill="FCFCFC"/>
          <w:lang w:eastAsia="fr-FR"/>
        </w:rPr>
      </w:pPr>
    </w:p>
    <w:p w14:paraId="43208543" w14:textId="4B0E3201" w:rsidR="00641DF3" w:rsidRDefault="00641DF3" w:rsidP="00641DF3">
      <w:pPr>
        <w:rPr>
          <w:shd w:val="clear" w:color="auto" w:fill="FCFCFC"/>
          <w:lang w:eastAsia="fr-FR"/>
        </w:rPr>
      </w:pPr>
      <w:proofErr w:type="gramStart"/>
      <w:r>
        <w:rPr>
          <w:shd w:val="clear" w:color="auto" w:fill="FCFCFC"/>
          <w:lang w:eastAsia="fr-FR"/>
        </w:rPr>
        <w:t>it’s</w:t>
      </w:r>
      <w:proofErr w:type="gramEnd"/>
      <w:r>
        <w:rPr>
          <w:shd w:val="clear" w:color="auto" w:fill="FCFCFC"/>
          <w:lang w:eastAsia="fr-FR"/>
        </w:rPr>
        <w:t xml:space="preserve"> role is also to store context data sent by the Orion context broker, to keep their history.</w:t>
      </w:r>
    </w:p>
    <w:p w14:paraId="51A5357A" w14:textId="6E2B368B" w:rsidR="00641DF3" w:rsidRDefault="00641DF3" w:rsidP="00641DF3">
      <w:pPr>
        <w:rPr>
          <w:shd w:val="clear" w:color="auto" w:fill="FCFCFC"/>
          <w:lang w:eastAsia="fr-FR"/>
        </w:rPr>
      </w:pPr>
      <w:r>
        <w:rPr>
          <w:shd w:val="clear" w:color="auto" w:fill="FCFCFC"/>
          <w:lang w:eastAsia="fr-FR"/>
        </w:rPr>
        <w:t>For that two components are used:</w:t>
      </w:r>
    </w:p>
    <w:p w14:paraId="4A0176DD" w14:textId="77777777" w:rsidR="00641DF3" w:rsidRPr="00ED23C9" w:rsidRDefault="00641DF3" w:rsidP="00641DF3">
      <w:pPr>
        <w:pStyle w:val="Paragraphedeliste"/>
        <w:numPr>
          <w:ilvl w:val="0"/>
          <w:numId w:val="40"/>
        </w:numPr>
        <w:rPr>
          <w:shd w:val="clear" w:color="auto" w:fill="FCFCFC"/>
          <w:lang w:eastAsia="fr-FR"/>
        </w:rPr>
      </w:pPr>
      <w:r w:rsidRPr="00ED23C9">
        <w:rPr>
          <w:shd w:val="clear" w:color="auto" w:fill="FCFCFC"/>
          <w:lang w:eastAsia="fr-FR"/>
        </w:rPr>
        <w:t>Cygnus is a connector in charge of persisting certain sources of incoming data in some configured third-party storages, creating a historical storage of such data.</w:t>
      </w:r>
    </w:p>
    <w:p w14:paraId="3539EB8E" w14:textId="77777777" w:rsidR="00641DF3" w:rsidRPr="006B692B" w:rsidRDefault="00641DF3" w:rsidP="00641DF3"/>
    <w:p w14:paraId="0A0E7650" w14:textId="77777777" w:rsidR="00641DF3" w:rsidRDefault="00641DF3" w:rsidP="00641DF3">
      <w:pPr>
        <w:pStyle w:val="Paragraphedeliste"/>
        <w:numPr>
          <w:ilvl w:val="0"/>
          <w:numId w:val="40"/>
        </w:numPr>
        <w:rPr>
          <w:shd w:val="clear" w:color="auto" w:fill="FCFCFC"/>
        </w:rPr>
      </w:pPr>
      <w:r w:rsidRPr="00ED23C9">
        <w:rPr>
          <w:shd w:val="clear" w:color="auto" w:fill="FCFCFC"/>
        </w:rPr>
        <w:t>The Short Time Historic (STH, aka. Comet) is a component of the </w:t>
      </w:r>
      <w:r>
        <w:t xml:space="preserve">FIWARE </w:t>
      </w:r>
      <w:r w:rsidRPr="00ED23C9">
        <w:rPr>
          <w:shd w:val="clear" w:color="auto" w:fill="FCFCFC"/>
        </w:rPr>
        <w:t>ecosystem in charge of managing (storing and retrieving) historical raw and aggregated time series information about the evolution in time of context data.</w:t>
      </w:r>
    </w:p>
    <w:p w14:paraId="67DD98BA" w14:textId="77777777" w:rsidR="00641DF3" w:rsidRPr="00ED23C9" w:rsidRDefault="00641DF3" w:rsidP="00641DF3">
      <w:pPr>
        <w:pStyle w:val="Paragraphedeliste"/>
        <w:rPr>
          <w:shd w:val="clear" w:color="auto" w:fill="FCFCFC"/>
        </w:rPr>
      </w:pPr>
    </w:p>
    <w:p w14:paraId="3B390438" w14:textId="77777777" w:rsidR="00641DF3" w:rsidRDefault="00641DF3" w:rsidP="00641DF3">
      <w:pPr>
        <w:pStyle w:val="Paragraphedeliste"/>
        <w:numPr>
          <w:ilvl w:val="0"/>
          <w:numId w:val="40"/>
        </w:numPr>
        <w:rPr>
          <w:shd w:val="clear" w:color="auto" w:fill="FCFCFC"/>
        </w:rPr>
      </w:pPr>
      <w:r w:rsidRPr="00ED23C9">
        <w:rPr>
          <w:shd w:val="clear" w:color="auto" w:fill="FCFCFC"/>
        </w:rPr>
        <w:t xml:space="preserve">Cosmos provide also </w:t>
      </w:r>
      <w:r>
        <w:rPr>
          <w:shd w:val="clear" w:color="auto" w:fill="FCFCFC"/>
        </w:rPr>
        <w:t>a set of tools to access and use to an Hadoop environment.</w:t>
      </w:r>
    </w:p>
    <w:p w14:paraId="5048DB63" w14:textId="77777777" w:rsidR="00ED23C9" w:rsidRPr="00ED23C9" w:rsidRDefault="00ED23C9" w:rsidP="00ED23C9">
      <w:pPr>
        <w:rPr>
          <w:shd w:val="clear" w:color="auto" w:fill="FCFCFC"/>
        </w:rPr>
      </w:pPr>
    </w:p>
    <w:p w14:paraId="5702C0F3" w14:textId="36DC7AE8" w:rsidR="006B02C4" w:rsidRDefault="006B02C4" w:rsidP="003E7ADF">
      <w:pPr>
        <w:rPr>
          <w:shd w:val="clear" w:color="auto" w:fill="FCFCFC"/>
        </w:rPr>
      </w:pPr>
      <w:r>
        <w:rPr>
          <w:shd w:val="clear" w:color="auto" w:fill="FCFCFC"/>
        </w:rPr>
        <w:t xml:space="preserve">As shown on the </w:t>
      </w:r>
      <w:r w:rsidR="005D79BF">
        <w:rPr>
          <w:shd w:val="clear" w:color="auto" w:fill="FCFCFC"/>
        </w:rPr>
        <w:t>next</w:t>
      </w:r>
      <w:r>
        <w:rPr>
          <w:shd w:val="clear" w:color="auto" w:fill="FCFCFC"/>
        </w:rPr>
        <w:t xml:space="preserve"> Figure, Cygnus is used to store the historical data</w:t>
      </w:r>
      <w:r w:rsidR="009737E8">
        <w:rPr>
          <w:shd w:val="clear" w:color="auto" w:fill="FCFCFC"/>
        </w:rPr>
        <w:t xml:space="preserve"> using output sink</w:t>
      </w:r>
      <w:r>
        <w:rPr>
          <w:shd w:val="clear" w:color="auto" w:fill="FCFCFC"/>
        </w:rPr>
        <w:t>,</w:t>
      </w:r>
    </w:p>
    <w:p w14:paraId="52FFB3B1" w14:textId="6B9D1394" w:rsidR="006B02C4" w:rsidRDefault="006B02C4" w:rsidP="003E7ADF">
      <w:pPr>
        <w:rPr>
          <w:shd w:val="clear" w:color="auto" w:fill="FCFCFC"/>
        </w:rPr>
      </w:pPr>
      <w:proofErr w:type="gramStart"/>
      <w:r>
        <w:rPr>
          <w:shd w:val="clear" w:color="auto" w:fill="FCFCFC"/>
        </w:rPr>
        <w:t xml:space="preserve">Through the </w:t>
      </w:r>
      <w:r w:rsidR="009737E8">
        <w:rPr>
          <w:shd w:val="clear" w:color="auto" w:fill="FCFCFC"/>
        </w:rPr>
        <w:t>use of</w:t>
      </w:r>
      <w:proofErr w:type="gramEnd"/>
      <w:r w:rsidR="009737E8">
        <w:rPr>
          <w:shd w:val="clear" w:color="auto" w:fill="FCFCFC"/>
        </w:rPr>
        <w:t xml:space="preserve"> </w:t>
      </w:r>
      <w:r>
        <w:rPr>
          <w:shd w:val="clear" w:color="auto" w:fill="FCFCFC"/>
        </w:rPr>
        <w:t>Mongo sink</w:t>
      </w:r>
      <w:r w:rsidR="009737E8">
        <w:rPr>
          <w:shd w:val="clear" w:color="auto" w:fill="FCFCFC"/>
        </w:rPr>
        <w:t xml:space="preserve"> data are stored sample by sample.</w:t>
      </w:r>
    </w:p>
    <w:p w14:paraId="04050397" w14:textId="23911B1F" w:rsidR="009737E8" w:rsidRDefault="009737E8" w:rsidP="003E7ADF">
      <w:pPr>
        <w:rPr>
          <w:shd w:val="clear" w:color="auto" w:fill="FCFCFC"/>
        </w:rPr>
      </w:pPr>
      <w:proofErr w:type="gramStart"/>
      <w:r>
        <w:rPr>
          <w:shd w:val="clear" w:color="auto" w:fill="FCFCFC"/>
        </w:rPr>
        <w:t>Through the use of</w:t>
      </w:r>
      <w:proofErr w:type="gramEnd"/>
      <w:r>
        <w:rPr>
          <w:shd w:val="clear" w:color="auto" w:fill="FCFCFC"/>
        </w:rPr>
        <w:t xml:space="preserve"> STH sink data are store aggregated</w:t>
      </w:r>
    </w:p>
    <w:p w14:paraId="10477F95" w14:textId="0DC031F6" w:rsidR="006B02C4" w:rsidRDefault="006B02C4" w:rsidP="003E7ADF">
      <w:pPr>
        <w:rPr>
          <w:shd w:val="clear" w:color="auto" w:fill="FCFCFC"/>
        </w:rPr>
      </w:pPr>
      <w:r>
        <w:rPr>
          <w:shd w:val="clear" w:color="auto" w:fill="FCFCFC"/>
        </w:rPr>
        <w:t>Comet provide</w:t>
      </w:r>
      <w:r w:rsidR="009737E8">
        <w:rPr>
          <w:shd w:val="clear" w:color="auto" w:fill="FCFCFC"/>
        </w:rPr>
        <w:t>s</w:t>
      </w:r>
      <w:r>
        <w:rPr>
          <w:shd w:val="clear" w:color="auto" w:fill="FCFCFC"/>
        </w:rPr>
        <w:t xml:space="preserve"> a RESTful API to query those historical data</w:t>
      </w:r>
      <w:r w:rsidR="009737E8">
        <w:rPr>
          <w:shd w:val="clear" w:color="auto" w:fill="FCFCFC"/>
        </w:rPr>
        <w:t>, either from the Mongo database filled by Cygnus Mongo sink, or from the Mongo STH.</w:t>
      </w:r>
    </w:p>
    <w:p w14:paraId="21496A95" w14:textId="0E029D42" w:rsidR="009737E8" w:rsidRDefault="009737E8" w:rsidP="003E7ADF">
      <w:pPr>
        <w:rPr>
          <w:shd w:val="clear" w:color="auto" w:fill="FCFCFC"/>
        </w:rPr>
      </w:pPr>
      <w:r>
        <w:rPr>
          <w:shd w:val="clear" w:color="auto" w:fill="FCFCFC"/>
        </w:rPr>
        <w:t xml:space="preserve">The provided API is very close to NGSI, but with additional parameters allowing to query rough history or aggregated history, over a period (begin and end </w:t>
      </w:r>
      <w:proofErr w:type="spellStart"/>
      <w:r>
        <w:rPr>
          <w:shd w:val="clear" w:color="auto" w:fill="FCFCFC"/>
        </w:rPr>
        <w:t>date&amp;time</w:t>
      </w:r>
      <w:proofErr w:type="spellEnd"/>
      <w:r>
        <w:rPr>
          <w:shd w:val="clear" w:color="auto" w:fill="FCFCFC"/>
        </w:rPr>
        <w:t>)</w:t>
      </w:r>
    </w:p>
    <w:p w14:paraId="31783418" w14:textId="77777777" w:rsidR="0072671F" w:rsidRDefault="0072671F" w:rsidP="0072671F">
      <w:pPr>
        <w:keepNext/>
      </w:pPr>
      <w:r>
        <w:rPr>
          <w:noProof/>
          <w:lang w:val="fr-FR" w:eastAsia="fr-FR"/>
        </w:rPr>
        <w:drawing>
          <wp:inline distT="0" distB="0" distL="0" distR="0" wp14:anchorId="406DF8E9" wp14:editId="55F2CF4C">
            <wp:extent cx="6000750" cy="545655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et data STH instruction.png"/>
                    <pic:cNvPicPr/>
                  </pic:nvPicPr>
                  <pic:blipFill>
                    <a:blip r:embed="rId140">
                      <a:extLst>
                        <a:ext uri="{28A0092B-C50C-407E-A947-70E740481C1C}">
                          <a14:useLocalDpi xmlns:a14="http://schemas.microsoft.com/office/drawing/2010/main" val="0"/>
                        </a:ext>
                      </a:extLst>
                    </a:blip>
                    <a:stretch>
                      <a:fillRect/>
                    </a:stretch>
                  </pic:blipFill>
                  <pic:spPr>
                    <a:xfrm>
                      <a:off x="0" y="0"/>
                      <a:ext cx="6000750" cy="5456555"/>
                    </a:xfrm>
                    <a:prstGeom prst="rect">
                      <a:avLst/>
                    </a:prstGeom>
                  </pic:spPr>
                </pic:pic>
              </a:graphicData>
            </a:graphic>
          </wp:inline>
        </w:drawing>
      </w:r>
    </w:p>
    <w:p w14:paraId="6B7346BF" w14:textId="245E6CC3" w:rsidR="0072671F" w:rsidRDefault="0072671F" w:rsidP="0072671F">
      <w:pPr>
        <w:pStyle w:val="Lgende"/>
      </w:pPr>
      <w:r>
        <w:t xml:space="preserve">Figure </w:t>
      </w:r>
      <w:r>
        <w:fldChar w:fldCharType="begin"/>
      </w:r>
      <w:r>
        <w:instrText xml:space="preserve"> SEQ Figure \* ARABIC </w:instrText>
      </w:r>
      <w:r>
        <w:fldChar w:fldCharType="separate"/>
      </w:r>
      <w:r w:rsidR="007C6CC7">
        <w:rPr>
          <w:noProof/>
        </w:rPr>
        <w:t>14</w:t>
      </w:r>
      <w:r>
        <w:fldChar w:fldCharType="end"/>
      </w:r>
      <w:r>
        <w:t xml:space="preserve"> : Data instruction for Comet with STH-Sink and</w:t>
      </w:r>
      <w:r>
        <w:rPr>
          <w:noProof/>
        </w:rPr>
        <w:t xml:space="preserve"> Mongo-Sink</w:t>
      </w:r>
    </w:p>
    <w:p w14:paraId="2111CD0A" w14:textId="54D1E7CD" w:rsidR="00DE6DCD" w:rsidRDefault="005D75EA" w:rsidP="003E7ADF">
      <w:pPr>
        <w:rPr>
          <w:shd w:val="clear" w:color="auto" w:fill="FCFCFC"/>
        </w:rPr>
      </w:pPr>
      <w:r>
        <w:rPr>
          <w:shd w:val="clear" w:color="auto" w:fill="FCFCFC"/>
        </w:rPr>
        <w:t xml:space="preserve">The following figure shows the place of Cygnus in the </w:t>
      </w:r>
      <w:proofErr w:type="spellStart"/>
      <w:r>
        <w:rPr>
          <w:shd w:val="clear" w:color="auto" w:fill="FCFCFC"/>
        </w:rPr>
        <w:t>Fiware</w:t>
      </w:r>
      <w:proofErr w:type="spellEnd"/>
      <w:r>
        <w:rPr>
          <w:shd w:val="clear" w:color="auto" w:fill="FCFCFC"/>
        </w:rPr>
        <w:t xml:space="preserve"> ecosystem</w:t>
      </w:r>
    </w:p>
    <w:p w14:paraId="13B68867" w14:textId="445BD6BD" w:rsidR="005D75EA" w:rsidRDefault="005D75EA" w:rsidP="003E7ADF">
      <w:pPr>
        <w:rPr>
          <w:shd w:val="clear" w:color="auto" w:fill="FCFCFC"/>
        </w:rPr>
      </w:pPr>
    </w:p>
    <w:p w14:paraId="39A9E922" w14:textId="77777777" w:rsidR="005D75EA" w:rsidRDefault="005D75EA" w:rsidP="005D75EA">
      <w:pPr>
        <w:keepNext/>
      </w:pPr>
      <w:r>
        <w:rPr>
          <w:noProof/>
          <w:shd w:val="clear" w:color="auto" w:fill="FCFCFC"/>
        </w:rPr>
        <w:drawing>
          <wp:inline distT="0" distB="0" distL="0" distR="0" wp14:anchorId="57C82157" wp14:editId="10151B9E">
            <wp:extent cx="6000750" cy="40951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ware_architecture_cygnus.png"/>
                    <pic:cNvPicPr/>
                  </pic:nvPicPr>
                  <pic:blipFill>
                    <a:blip r:embed="rId141">
                      <a:extLst>
                        <a:ext uri="{28A0092B-C50C-407E-A947-70E740481C1C}">
                          <a14:useLocalDpi xmlns:a14="http://schemas.microsoft.com/office/drawing/2010/main" val="0"/>
                        </a:ext>
                      </a:extLst>
                    </a:blip>
                    <a:stretch>
                      <a:fillRect/>
                    </a:stretch>
                  </pic:blipFill>
                  <pic:spPr>
                    <a:xfrm>
                      <a:off x="0" y="0"/>
                      <a:ext cx="6000750" cy="4095115"/>
                    </a:xfrm>
                    <a:prstGeom prst="rect">
                      <a:avLst/>
                    </a:prstGeom>
                  </pic:spPr>
                </pic:pic>
              </a:graphicData>
            </a:graphic>
          </wp:inline>
        </w:drawing>
      </w:r>
    </w:p>
    <w:p w14:paraId="1249FA50" w14:textId="6C25E4C2" w:rsidR="005D75EA" w:rsidRDefault="005D75EA" w:rsidP="005D75EA">
      <w:pPr>
        <w:pStyle w:val="Lgende"/>
        <w:rPr>
          <w:shd w:val="clear" w:color="auto" w:fill="FCFCFC"/>
        </w:rPr>
      </w:pPr>
      <w:r>
        <w:t xml:space="preserve">Figure </w:t>
      </w:r>
      <w:r>
        <w:fldChar w:fldCharType="begin"/>
      </w:r>
      <w:r>
        <w:instrText xml:space="preserve"> SEQ Figure \* ARABIC </w:instrText>
      </w:r>
      <w:r>
        <w:fldChar w:fldCharType="separate"/>
      </w:r>
      <w:r w:rsidR="007C6CC7">
        <w:rPr>
          <w:noProof/>
        </w:rPr>
        <w:t>15</w:t>
      </w:r>
      <w:r>
        <w:fldChar w:fldCharType="end"/>
      </w:r>
      <w:r>
        <w:t xml:space="preserve">: the place of Cygnus in </w:t>
      </w:r>
      <w:proofErr w:type="spellStart"/>
      <w:r>
        <w:t>Fiware</w:t>
      </w:r>
      <w:proofErr w:type="spellEnd"/>
      <w:r>
        <w:t xml:space="preserve"> architecture</w:t>
      </w:r>
    </w:p>
    <w:p w14:paraId="3BCCFE1E" w14:textId="5FE88341" w:rsidR="00DE6DCD" w:rsidRDefault="00DE6DCD" w:rsidP="003E7ADF">
      <w:pPr>
        <w:rPr>
          <w:shd w:val="clear" w:color="auto" w:fill="FCFCFC"/>
        </w:rPr>
      </w:pPr>
    </w:p>
    <w:p w14:paraId="778EBD2D" w14:textId="5B005A9A" w:rsidR="003B29DE" w:rsidRDefault="003B29DE" w:rsidP="00756CCA">
      <w:pPr>
        <w:rPr>
          <w:rFonts w:eastAsiaTheme="minorHAnsi"/>
          <w:shd w:val="clear" w:color="auto" w:fill="FCFCFC"/>
        </w:rPr>
      </w:pPr>
    </w:p>
    <w:p w14:paraId="60BD1FA4" w14:textId="77777777" w:rsidR="00A226BA" w:rsidRDefault="00A226BA" w:rsidP="00A226BA">
      <w:pPr>
        <w:pStyle w:val="Titre3"/>
      </w:pPr>
      <w:bookmarkStart w:id="291" w:name="_Toc499823596"/>
      <w:bookmarkStart w:id="292" w:name="_Toc499823734"/>
      <w:r>
        <w:t>Technical Considerations</w:t>
      </w:r>
      <w:bookmarkEnd w:id="291"/>
      <w:bookmarkEnd w:id="292"/>
    </w:p>
    <w:p w14:paraId="196D0652" w14:textId="00E82B19" w:rsidR="007B43E4" w:rsidRDefault="00767823" w:rsidP="00B600D4">
      <w:r>
        <w:t xml:space="preserve">Cygnus </w:t>
      </w:r>
      <w:r w:rsidR="007B43E4">
        <w:t>is base</w:t>
      </w:r>
      <w:r w:rsidR="005D75EA">
        <w:t>d</w:t>
      </w:r>
      <w:r w:rsidR="007B43E4">
        <w:t xml:space="preserve"> on Apache Flume</w:t>
      </w:r>
    </w:p>
    <w:p w14:paraId="55DED326" w14:textId="24DBE924" w:rsidR="0072671F" w:rsidRDefault="0072671F" w:rsidP="00B600D4">
      <w:r>
        <w:t>It receive</w:t>
      </w:r>
      <w:r w:rsidR="00ED1DC6">
        <w:t>s</w:t>
      </w:r>
      <w:r>
        <w:t xml:space="preserve"> data form the Orion context broker</w:t>
      </w:r>
      <w:r w:rsidR="006164AB">
        <w:t>, through the mean of subscriptions.</w:t>
      </w:r>
    </w:p>
    <w:p w14:paraId="0ACC5A36" w14:textId="282A4F95" w:rsidR="006164AB" w:rsidRDefault="006164AB" w:rsidP="00B600D4">
      <w:r>
        <w:t>The subscription must be provided to Orion context broker, so that each time an update occurs on the context data concerned with subscription, Orion context broker propagate the change to the subscriber (in the case Cygnus, as the receiver of the NGSI context data.</w:t>
      </w:r>
    </w:p>
    <w:p w14:paraId="7D42B4DD" w14:textId="4E055DB4" w:rsidR="00767823" w:rsidRDefault="006164AB" w:rsidP="00B600D4">
      <w:r>
        <w:t>When Cygnus receive data from Orion, it</w:t>
      </w:r>
      <w:r w:rsidR="00767823">
        <w:t xml:space="preserve"> send</w:t>
      </w:r>
      <w:r>
        <w:t>s</w:t>
      </w:r>
      <w:r w:rsidR="00767823">
        <w:t xml:space="preserve"> </w:t>
      </w:r>
      <w:r>
        <w:t>it</w:t>
      </w:r>
      <w:r w:rsidR="00767823">
        <w:t xml:space="preserve"> to a database </w:t>
      </w:r>
      <w:r>
        <w:t>such as</w:t>
      </w:r>
      <w:r w:rsidR="00767823">
        <w:t xml:space="preserve"> MongoDB or PostgreSQL</w:t>
      </w:r>
      <w:r>
        <w:t>, through a channel and a dedicated sink</w:t>
      </w:r>
      <w:r w:rsidR="00767823">
        <w:t>.</w:t>
      </w:r>
    </w:p>
    <w:p w14:paraId="3A24E017" w14:textId="6DC74567" w:rsidR="006164AB" w:rsidRDefault="006164AB" w:rsidP="00B600D4">
      <w:pPr>
        <w:rPr>
          <w:lang w:val="en-GB"/>
        </w:rPr>
      </w:pPr>
      <w:r w:rsidRPr="006164AB">
        <w:rPr>
          <w:lang w:val="en-GB"/>
        </w:rPr>
        <w:t xml:space="preserve">The </w:t>
      </w:r>
      <w:r>
        <w:rPr>
          <w:lang w:val="en-GB"/>
        </w:rPr>
        <w:t>following</w:t>
      </w:r>
      <w:r w:rsidRPr="006164AB">
        <w:rPr>
          <w:lang w:val="en-GB"/>
        </w:rPr>
        <w:t xml:space="preserve"> sinks are a</w:t>
      </w:r>
      <w:r>
        <w:rPr>
          <w:lang w:val="en-GB"/>
        </w:rPr>
        <w:t xml:space="preserve">vailable </w:t>
      </w:r>
      <w:r w:rsidR="0047663D">
        <w:rPr>
          <w:lang w:val="en-GB"/>
        </w:rPr>
        <w:t xml:space="preserve">in Cygnus </w:t>
      </w:r>
      <w:r>
        <w:rPr>
          <w:lang w:val="en-GB"/>
        </w:rPr>
        <w:t>to persist NGSI</w:t>
      </w:r>
      <w:r w:rsidR="00CC1806">
        <w:rPr>
          <w:lang w:val="en-GB"/>
        </w:rPr>
        <w:t xml:space="preserve"> context data:</w:t>
      </w:r>
    </w:p>
    <w:p w14:paraId="6C6F4322" w14:textId="77777777" w:rsidR="0047663D" w:rsidRDefault="0047663D" w:rsidP="0047663D">
      <w:pPr>
        <w:pStyle w:val="Paragraphedeliste"/>
        <w:numPr>
          <w:ilvl w:val="0"/>
          <w:numId w:val="39"/>
        </w:numPr>
      </w:pPr>
      <w:hyperlink r:id="rId142" w:history="1">
        <w:r w:rsidRPr="0047663D">
          <w:rPr>
            <w:rStyle w:val="Lienhypertexte"/>
            <w:rFonts w:ascii="Segoe UI" w:eastAsiaTheme="majorEastAsia" w:hAnsi="Segoe UI" w:cs="Segoe UI"/>
            <w:color w:val="0366D6"/>
          </w:rPr>
          <w:t>HDFS</w:t>
        </w:r>
      </w:hyperlink>
      <w:r>
        <w:t>, the </w:t>
      </w:r>
      <w:hyperlink r:id="rId143" w:history="1">
        <w:r w:rsidRPr="0047663D">
          <w:rPr>
            <w:rStyle w:val="Lienhypertexte"/>
            <w:rFonts w:ascii="Segoe UI" w:eastAsiaTheme="majorEastAsia" w:hAnsi="Segoe UI" w:cs="Segoe UI"/>
            <w:color w:val="0366D6"/>
          </w:rPr>
          <w:t>Hadoop</w:t>
        </w:r>
      </w:hyperlink>
      <w:r>
        <w:t> distributed file system.</w:t>
      </w:r>
    </w:p>
    <w:p w14:paraId="036F6C09" w14:textId="77777777" w:rsidR="0047663D" w:rsidRDefault="0047663D" w:rsidP="0047663D">
      <w:pPr>
        <w:pStyle w:val="Paragraphedeliste"/>
        <w:numPr>
          <w:ilvl w:val="0"/>
          <w:numId w:val="39"/>
        </w:numPr>
      </w:pPr>
      <w:hyperlink r:id="rId144" w:history="1">
        <w:r w:rsidRPr="0047663D">
          <w:rPr>
            <w:rStyle w:val="Lienhypertexte"/>
            <w:rFonts w:ascii="Segoe UI" w:eastAsiaTheme="majorEastAsia" w:hAnsi="Segoe UI" w:cs="Segoe UI"/>
            <w:color w:val="0366D6"/>
          </w:rPr>
          <w:t>MySQL</w:t>
        </w:r>
      </w:hyperlink>
      <w:r>
        <w:t>, the well-</w:t>
      </w:r>
      <w:proofErr w:type="spellStart"/>
      <w:r>
        <w:t>know</w:t>
      </w:r>
      <w:proofErr w:type="spellEnd"/>
      <w:r>
        <w:t xml:space="preserve"> relational database manager.</w:t>
      </w:r>
    </w:p>
    <w:p w14:paraId="64905256" w14:textId="77777777" w:rsidR="0047663D" w:rsidRDefault="0047663D" w:rsidP="0047663D">
      <w:pPr>
        <w:pStyle w:val="Paragraphedeliste"/>
        <w:numPr>
          <w:ilvl w:val="0"/>
          <w:numId w:val="39"/>
        </w:numPr>
      </w:pPr>
      <w:hyperlink r:id="rId145" w:history="1">
        <w:r w:rsidRPr="0047663D">
          <w:rPr>
            <w:rStyle w:val="Lienhypertexte"/>
            <w:rFonts w:ascii="Segoe UI" w:eastAsiaTheme="majorEastAsia" w:hAnsi="Segoe UI" w:cs="Segoe UI"/>
            <w:color w:val="0366D6"/>
          </w:rPr>
          <w:t>CKAN</w:t>
        </w:r>
      </w:hyperlink>
      <w:r>
        <w:t>, an Open Data platform.</w:t>
      </w:r>
    </w:p>
    <w:p w14:paraId="0FB38882" w14:textId="77777777" w:rsidR="0047663D" w:rsidRDefault="0047663D" w:rsidP="0047663D">
      <w:pPr>
        <w:pStyle w:val="Paragraphedeliste"/>
        <w:numPr>
          <w:ilvl w:val="0"/>
          <w:numId w:val="39"/>
        </w:numPr>
      </w:pPr>
      <w:hyperlink r:id="rId146" w:history="1">
        <w:r w:rsidRPr="0047663D">
          <w:rPr>
            <w:rStyle w:val="Lienhypertexte"/>
            <w:rFonts w:ascii="Segoe UI" w:eastAsiaTheme="majorEastAsia" w:hAnsi="Segoe UI" w:cs="Segoe UI"/>
            <w:color w:val="0366D6"/>
          </w:rPr>
          <w:t>MongoDB</w:t>
        </w:r>
      </w:hyperlink>
      <w:r>
        <w:t>, the NoSQL document-oriented database.</w:t>
      </w:r>
    </w:p>
    <w:p w14:paraId="75889FD7" w14:textId="77777777" w:rsidR="0047663D" w:rsidRDefault="0047663D" w:rsidP="0047663D">
      <w:pPr>
        <w:pStyle w:val="Paragraphedeliste"/>
        <w:numPr>
          <w:ilvl w:val="0"/>
          <w:numId w:val="39"/>
        </w:numPr>
      </w:pPr>
      <w:hyperlink r:id="rId147" w:history="1">
        <w:r w:rsidRPr="0047663D">
          <w:rPr>
            <w:rStyle w:val="Lienhypertexte"/>
            <w:rFonts w:ascii="Segoe UI" w:eastAsiaTheme="majorEastAsia" w:hAnsi="Segoe UI" w:cs="Segoe UI"/>
            <w:color w:val="0366D6"/>
          </w:rPr>
          <w:t>STH Comet</w:t>
        </w:r>
      </w:hyperlink>
      <w:r>
        <w:t>, a Short-Term Historic database built on top of MongoDB.</w:t>
      </w:r>
    </w:p>
    <w:p w14:paraId="1568F94A" w14:textId="77777777" w:rsidR="0047663D" w:rsidRDefault="0047663D" w:rsidP="0047663D">
      <w:pPr>
        <w:pStyle w:val="Paragraphedeliste"/>
        <w:numPr>
          <w:ilvl w:val="0"/>
          <w:numId w:val="39"/>
        </w:numPr>
      </w:pPr>
      <w:hyperlink r:id="rId148" w:history="1">
        <w:r w:rsidRPr="0047663D">
          <w:rPr>
            <w:rStyle w:val="Lienhypertexte"/>
            <w:rFonts w:ascii="Segoe UI" w:eastAsiaTheme="majorEastAsia" w:hAnsi="Segoe UI" w:cs="Segoe UI"/>
            <w:color w:val="0366D6"/>
          </w:rPr>
          <w:t>Kafka</w:t>
        </w:r>
      </w:hyperlink>
      <w:r>
        <w:t>, the publish-subscribe messaging broker.</w:t>
      </w:r>
    </w:p>
    <w:p w14:paraId="77303ADC" w14:textId="77777777" w:rsidR="0047663D" w:rsidRDefault="0047663D" w:rsidP="0047663D">
      <w:pPr>
        <w:pStyle w:val="Paragraphedeliste"/>
        <w:numPr>
          <w:ilvl w:val="0"/>
          <w:numId w:val="39"/>
        </w:numPr>
      </w:pPr>
      <w:hyperlink r:id="rId149" w:history="1">
        <w:r w:rsidRPr="0047663D">
          <w:rPr>
            <w:rStyle w:val="Lienhypertexte"/>
            <w:rFonts w:ascii="Segoe UI" w:eastAsiaTheme="majorEastAsia" w:hAnsi="Segoe UI" w:cs="Segoe UI"/>
            <w:color w:val="0366D6"/>
          </w:rPr>
          <w:t>DynamoDB</w:t>
        </w:r>
      </w:hyperlink>
      <w:r>
        <w:t>, a cloud-based NoSQL database by </w:t>
      </w:r>
      <w:hyperlink r:id="rId150" w:history="1">
        <w:r w:rsidRPr="0047663D">
          <w:rPr>
            <w:rStyle w:val="Lienhypertexte"/>
            <w:rFonts w:ascii="Segoe UI" w:eastAsiaTheme="majorEastAsia" w:hAnsi="Segoe UI" w:cs="Segoe UI"/>
            <w:color w:val="0366D6"/>
          </w:rPr>
          <w:t>Amazon Web Services</w:t>
        </w:r>
      </w:hyperlink>
      <w:r>
        <w:t>.</w:t>
      </w:r>
    </w:p>
    <w:p w14:paraId="104F05DB" w14:textId="77777777" w:rsidR="0047663D" w:rsidRDefault="0047663D" w:rsidP="0047663D">
      <w:pPr>
        <w:pStyle w:val="Paragraphedeliste"/>
        <w:numPr>
          <w:ilvl w:val="0"/>
          <w:numId w:val="39"/>
        </w:numPr>
      </w:pPr>
      <w:hyperlink r:id="rId151" w:history="1">
        <w:r w:rsidRPr="0047663D">
          <w:rPr>
            <w:rStyle w:val="Lienhypertexte"/>
            <w:rFonts w:ascii="Segoe UI" w:eastAsiaTheme="majorEastAsia" w:hAnsi="Segoe UI" w:cs="Segoe UI"/>
            <w:color w:val="0366D6"/>
          </w:rPr>
          <w:t>PostgreSQL</w:t>
        </w:r>
      </w:hyperlink>
      <w:r>
        <w:t>, the well-</w:t>
      </w:r>
      <w:proofErr w:type="spellStart"/>
      <w:r>
        <w:t>know</w:t>
      </w:r>
      <w:proofErr w:type="spellEnd"/>
      <w:r>
        <w:t xml:space="preserve"> relational database manager.</w:t>
      </w:r>
    </w:p>
    <w:p w14:paraId="42A066D2" w14:textId="77777777" w:rsidR="0047663D" w:rsidRDefault="0047663D" w:rsidP="0047663D">
      <w:pPr>
        <w:pStyle w:val="Paragraphedeliste"/>
        <w:numPr>
          <w:ilvl w:val="0"/>
          <w:numId w:val="39"/>
        </w:numPr>
      </w:pPr>
      <w:hyperlink r:id="rId152" w:history="1">
        <w:r w:rsidRPr="0047663D">
          <w:rPr>
            <w:rStyle w:val="Lienhypertexte"/>
            <w:rFonts w:ascii="Segoe UI" w:eastAsiaTheme="majorEastAsia" w:hAnsi="Segoe UI" w:cs="Segoe UI"/>
            <w:color w:val="0366D6"/>
          </w:rPr>
          <w:t>Carto</w:t>
        </w:r>
      </w:hyperlink>
      <w:r>
        <w:t>, the database specialized in geolocated data.</w:t>
      </w:r>
    </w:p>
    <w:p w14:paraId="3D3D47B8" w14:textId="77777777" w:rsidR="0047663D" w:rsidRPr="0047663D" w:rsidRDefault="0047663D" w:rsidP="00B600D4"/>
    <w:p w14:paraId="148FBEB0" w14:textId="77777777" w:rsidR="00CC1806" w:rsidRPr="006164AB" w:rsidRDefault="00CC1806" w:rsidP="00B600D4">
      <w:pPr>
        <w:rPr>
          <w:lang w:val="en-GB"/>
        </w:rPr>
      </w:pPr>
    </w:p>
    <w:p w14:paraId="0D4820A5" w14:textId="77777777" w:rsidR="00767823" w:rsidRPr="006164AB" w:rsidRDefault="00767823" w:rsidP="00B600D4">
      <w:pPr>
        <w:rPr>
          <w:lang w:val="en-GB"/>
        </w:rPr>
      </w:pPr>
    </w:p>
    <w:p w14:paraId="1A9ACEE2" w14:textId="3A486659" w:rsidR="000E6050" w:rsidRPr="006164AB" w:rsidRDefault="00767823" w:rsidP="00B600D4">
      <w:pPr>
        <w:rPr>
          <w:lang w:val="fr-FR"/>
        </w:rPr>
      </w:pPr>
      <w:r w:rsidRPr="006164AB">
        <w:rPr>
          <w:lang w:val="fr-FR"/>
        </w:rPr>
        <w:t xml:space="preserve">Standard </w:t>
      </w:r>
      <w:proofErr w:type="spellStart"/>
      <w:r w:rsidRPr="006164AB">
        <w:rPr>
          <w:lang w:val="fr-FR"/>
        </w:rPr>
        <w:t>Cygnus</w:t>
      </w:r>
      <w:proofErr w:type="spellEnd"/>
      <w:r w:rsidRPr="006164AB">
        <w:rPr>
          <w:lang w:val="fr-FR"/>
        </w:rPr>
        <w:t xml:space="preserve"> </w:t>
      </w:r>
      <w:proofErr w:type="spellStart"/>
      <w:r w:rsidR="00CC1806">
        <w:rPr>
          <w:lang w:val="fr-FR"/>
        </w:rPr>
        <w:t>incoming</w:t>
      </w:r>
      <w:proofErr w:type="spellEnd"/>
      <w:r w:rsidR="00CC1806">
        <w:rPr>
          <w:lang w:val="fr-FR"/>
        </w:rPr>
        <w:t xml:space="preserve"> </w:t>
      </w:r>
      <w:proofErr w:type="gramStart"/>
      <w:r w:rsidR="00746B7F" w:rsidRPr="006164AB">
        <w:rPr>
          <w:lang w:val="fr-FR"/>
        </w:rPr>
        <w:t>port:</w:t>
      </w:r>
      <w:proofErr w:type="gramEnd"/>
      <w:r w:rsidRPr="006164AB">
        <w:rPr>
          <w:lang w:val="fr-FR"/>
        </w:rPr>
        <w:t xml:space="preserve"> 5050</w:t>
      </w:r>
      <w:r w:rsidR="00EB67AE" w:rsidRPr="006164AB">
        <w:rPr>
          <w:lang w:val="fr-FR"/>
        </w:rPr>
        <w:t>/</w:t>
      </w:r>
      <w:r w:rsidRPr="006164AB">
        <w:rPr>
          <w:lang w:val="fr-FR"/>
        </w:rPr>
        <w:t>TCP</w:t>
      </w:r>
    </w:p>
    <w:p w14:paraId="3A81EEFC" w14:textId="77777777" w:rsidR="00746B7F" w:rsidRPr="006164AB" w:rsidRDefault="00746B7F" w:rsidP="00B600D4">
      <w:pPr>
        <w:rPr>
          <w:lang w:val="fr-FR"/>
        </w:rPr>
      </w:pPr>
    </w:p>
    <w:p w14:paraId="33AE3670" w14:textId="18FFEB24" w:rsidR="00746B7F" w:rsidRDefault="00746B7F" w:rsidP="00B600D4">
      <w:r>
        <w:t xml:space="preserve">Comet </w:t>
      </w:r>
      <w:r w:rsidR="00E258E2">
        <w:t>provides</w:t>
      </w:r>
      <w:r>
        <w:t xml:space="preserve"> API to </w:t>
      </w:r>
      <w:r w:rsidR="00AF43F0">
        <w:t>retrieve</w:t>
      </w:r>
      <w:r>
        <w:t xml:space="preserve"> data from </w:t>
      </w:r>
      <w:r w:rsidR="007343DF">
        <w:t xml:space="preserve">the </w:t>
      </w:r>
      <w:r w:rsidR="00AF43F0">
        <w:t>M</w:t>
      </w:r>
      <w:r>
        <w:t>ongoDB w</w:t>
      </w:r>
      <w:r w:rsidR="00A91166">
        <w:t>h</w:t>
      </w:r>
      <w:r>
        <w:t>ere data are stor</w:t>
      </w:r>
      <w:r w:rsidR="007343DF">
        <w:t>ed</w:t>
      </w:r>
      <w:r>
        <w:t xml:space="preserve"> for STH (Short Time History </w:t>
      </w:r>
      <w:r>
        <w:rPr>
          <w:rFonts w:ascii="Heiti SC" w:eastAsia="Heiti SC" w:hAnsi="Heiti SC" w:cs="Heiti SC"/>
        </w:rPr>
        <w:t xml:space="preserve">~ </w:t>
      </w:r>
      <w:r w:rsidRPr="00746B7F">
        <w:rPr>
          <w:rFonts w:eastAsia="Heiti SC"/>
        </w:rPr>
        <w:t>1 year</w:t>
      </w:r>
      <w:r>
        <w:t>)</w:t>
      </w:r>
    </w:p>
    <w:p w14:paraId="6D8ABDF7" w14:textId="77777777" w:rsidR="00746B7F" w:rsidRDefault="00746B7F" w:rsidP="00B600D4"/>
    <w:p w14:paraId="57EF2721" w14:textId="4F3F6E5D" w:rsidR="00746B7F" w:rsidRPr="00B600D4" w:rsidRDefault="00AF43F0" w:rsidP="0002146C">
      <w:r>
        <w:t>Standard</w:t>
      </w:r>
      <w:r w:rsidR="00746B7F">
        <w:t xml:space="preserve"> Comet API </w:t>
      </w:r>
      <w:r w:rsidR="00692E79">
        <w:t xml:space="preserve">incoming </w:t>
      </w:r>
      <w:r w:rsidR="00746B7F">
        <w:t xml:space="preserve">port: </w:t>
      </w:r>
      <w:r w:rsidR="00746B7F" w:rsidRPr="00746B7F">
        <w:t>8666</w:t>
      </w:r>
      <w:r w:rsidR="00E8016B">
        <w:t>/TCP</w:t>
      </w:r>
    </w:p>
    <w:p w14:paraId="4B226081" w14:textId="7FBD95E7" w:rsidR="00E8016B" w:rsidRDefault="00E8016B" w:rsidP="00B600D4"/>
    <w:p w14:paraId="7DE2C572" w14:textId="03C08EC7" w:rsidR="00E8016B" w:rsidRDefault="00E8016B" w:rsidP="00B600D4"/>
    <w:p w14:paraId="11ED991A" w14:textId="77777777" w:rsidR="0072671F" w:rsidRDefault="0072671F" w:rsidP="0072671F">
      <w:pPr>
        <w:keepNext/>
      </w:pPr>
      <w:r>
        <w:rPr>
          <w:noProof/>
          <w:shd w:val="clear" w:color="auto" w:fill="FCFCFC"/>
          <w:lang w:val="fr-FR" w:eastAsia="fr-FR"/>
        </w:rPr>
        <w:drawing>
          <wp:inline distT="0" distB="0" distL="0" distR="0" wp14:anchorId="0F1DBC4F" wp14:editId="02CDE3E4">
            <wp:extent cx="6000750" cy="535368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png"/>
                    <pic:cNvPicPr/>
                  </pic:nvPicPr>
                  <pic:blipFill>
                    <a:blip r:embed="rId153">
                      <a:extLst>
                        <a:ext uri="{28A0092B-C50C-407E-A947-70E740481C1C}">
                          <a14:useLocalDpi xmlns:a14="http://schemas.microsoft.com/office/drawing/2010/main" val="0"/>
                        </a:ext>
                      </a:extLst>
                    </a:blip>
                    <a:stretch>
                      <a:fillRect/>
                    </a:stretch>
                  </pic:blipFill>
                  <pic:spPr>
                    <a:xfrm>
                      <a:off x="0" y="0"/>
                      <a:ext cx="6000750" cy="5353685"/>
                    </a:xfrm>
                    <a:prstGeom prst="rect">
                      <a:avLst/>
                    </a:prstGeom>
                  </pic:spPr>
                </pic:pic>
              </a:graphicData>
            </a:graphic>
          </wp:inline>
        </w:drawing>
      </w:r>
    </w:p>
    <w:p w14:paraId="63174778" w14:textId="3CECECE8" w:rsidR="0072671F" w:rsidRDefault="0072671F" w:rsidP="0072671F">
      <w:pPr>
        <w:pStyle w:val="Lgende"/>
      </w:pPr>
      <w:r>
        <w:t xml:space="preserve">Figure </w:t>
      </w:r>
      <w:r>
        <w:fldChar w:fldCharType="begin"/>
      </w:r>
      <w:r>
        <w:instrText xml:space="preserve"> SEQ Figure \* ARABIC </w:instrText>
      </w:r>
      <w:r>
        <w:fldChar w:fldCharType="separate"/>
      </w:r>
      <w:r w:rsidR="007C6CC7">
        <w:rPr>
          <w:noProof/>
        </w:rPr>
        <w:t>16</w:t>
      </w:r>
      <w:r>
        <w:fldChar w:fldCharType="end"/>
      </w:r>
      <w:r>
        <w:t xml:space="preserve"> : Cygnus &amp; Comet interactions</w:t>
      </w:r>
    </w:p>
    <w:p w14:paraId="09BCA3FE" w14:textId="77777777" w:rsidR="0072671F" w:rsidRPr="00B600D4" w:rsidRDefault="0072671F" w:rsidP="00B600D4"/>
    <w:p w14:paraId="5273AF5E" w14:textId="77777777" w:rsidR="00A226BA" w:rsidRDefault="00A226BA" w:rsidP="00A226BA">
      <w:pPr>
        <w:pStyle w:val="Titre3"/>
      </w:pPr>
      <w:bookmarkStart w:id="293" w:name="_Toc499823597"/>
      <w:bookmarkStart w:id="294" w:name="_Toc499823735"/>
      <w:r>
        <w:t>Selected Product(s)</w:t>
      </w:r>
      <w:bookmarkEnd w:id="293"/>
      <w:bookmarkEnd w:id="294"/>
    </w:p>
    <w:p w14:paraId="67AEA5BB" w14:textId="457F73F0" w:rsidR="00303560" w:rsidRDefault="00692E79" w:rsidP="00303560">
      <w:r>
        <w:t>In a first step the following sink should be use:</w:t>
      </w:r>
    </w:p>
    <w:p w14:paraId="458F860B" w14:textId="587BF9D1" w:rsidR="00692E79" w:rsidRDefault="00692E79" w:rsidP="00303560">
      <w:proofErr w:type="spellStart"/>
      <w:r>
        <w:t>STHsink</w:t>
      </w:r>
      <w:proofErr w:type="spellEnd"/>
      <w:r>
        <w:t>, to store already aggregated data in the MongoDB database cluster as specific collection.</w:t>
      </w:r>
    </w:p>
    <w:p w14:paraId="2F2328F8" w14:textId="61BCD551" w:rsidR="00692E79" w:rsidRDefault="00692E79" w:rsidP="00303560">
      <w:proofErr w:type="spellStart"/>
      <w:r>
        <w:t>Mongosink</w:t>
      </w:r>
      <w:proofErr w:type="spellEnd"/>
      <w:r>
        <w:t xml:space="preserve"> to store raw context data history in the MongoDB database cluster as specific collection.</w:t>
      </w:r>
    </w:p>
    <w:p w14:paraId="245081DC" w14:textId="1116D4B0" w:rsidR="00692E79" w:rsidRDefault="00692E79" w:rsidP="00303560"/>
    <w:p w14:paraId="33EA0FC6" w14:textId="69B74C48" w:rsidR="00692E79" w:rsidRDefault="00692E79" w:rsidP="00303560">
      <w:r>
        <w:t xml:space="preserve">In a second step, either it’s considered necessary to setup an Hadoop platform and use the HDFS sink of Cygnus, but before it could be valuable to test the performance of using stampede behind MongoDB, but with data landing on the </w:t>
      </w:r>
      <w:proofErr w:type="spellStart"/>
      <w:r>
        <w:t>Citus</w:t>
      </w:r>
      <w:proofErr w:type="spellEnd"/>
      <w:r>
        <w:t xml:space="preserve"> cluster of PostgreSQL databases</w:t>
      </w:r>
      <w:r w:rsidR="0031320A">
        <w:t>.</w:t>
      </w:r>
    </w:p>
    <w:p w14:paraId="37F649E3" w14:textId="77777777" w:rsidR="00CE0793" w:rsidRDefault="00CE0793" w:rsidP="00303560"/>
    <w:p w14:paraId="1F9E4D06" w14:textId="1055363B" w:rsidR="0031320A" w:rsidRPr="00303560" w:rsidRDefault="0031320A" w:rsidP="00303560">
      <w:r>
        <w:t xml:space="preserve">By using proper </w:t>
      </w:r>
      <w:proofErr w:type="spellStart"/>
      <w:r>
        <w:t>sharding</w:t>
      </w:r>
      <w:proofErr w:type="spellEnd"/>
      <w:r w:rsidR="00CE0793">
        <w:t xml:space="preserve"> keys,</w:t>
      </w:r>
      <w:r>
        <w:t xml:space="preserve"> to partition the data history, for which </w:t>
      </w:r>
      <w:proofErr w:type="spellStart"/>
      <w:r>
        <w:t>Citus</w:t>
      </w:r>
      <w:proofErr w:type="spellEnd"/>
      <w:r>
        <w:t xml:space="preserve"> is optimized for, it is possible to wait before diving in </w:t>
      </w:r>
      <w:r w:rsidR="005D75EA">
        <w:t xml:space="preserve">the </w:t>
      </w:r>
      <w:r>
        <w:t>Hadoop ecosystem</w:t>
      </w:r>
      <w:r w:rsidR="00886A06">
        <w:t xml:space="preserve"> (HDFS, MapReduce…)</w:t>
      </w:r>
    </w:p>
    <w:p w14:paraId="3B1B8C5B" w14:textId="77777777" w:rsidR="00A226BA" w:rsidRDefault="00A226BA" w:rsidP="00A226BA">
      <w:pPr>
        <w:pStyle w:val="Titre3"/>
      </w:pPr>
      <w:bookmarkStart w:id="295" w:name="_Toc499823598"/>
      <w:bookmarkStart w:id="296" w:name="_Toc499823736"/>
      <w:r>
        <w:t>Selection Rationale</w:t>
      </w:r>
      <w:bookmarkEnd w:id="295"/>
      <w:bookmarkEnd w:id="296"/>
    </w:p>
    <w:p w14:paraId="170DBC2F" w14:textId="4F75631E" w:rsidR="00EE6499" w:rsidRDefault="00EE6499" w:rsidP="0072671F">
      <w:r>
        <w:t xml:space="preserve">Cygnus and Comet are the reference implementation of Big Data Component in </w:t>
      </w:r>
      <w:proofErr w:type="spellStart"/>
      <w:r>
        <w:t>Fiware</w:t>
      </w:r>
      <w:proofErr w:type="spellEnd"/>
      <w:r>
        <w:t xml:space="preserve"> catalog</w:t>
      </w:r>
      <w:r w:rsidR="005D75EA">
        <w:t>.</w:t>
      </w:r>
    </w:p>
    <w:p w14:paraId="5520E0C0" w14:textId="219DDD31" w:rsidR="00894070" w:rsidRDefault="00EE6499" w:rsidP="00894070">
      <w:r>
        <w:t>Cygnus</w:t>
      </w:r>
      <w:r w:rsidR="00894070">
        <w:t xml:space="preserve"> can easily send data to another </w:t>
      </w:r>
      <w:r>
        <w:t>storage</w:t>
      </w:r>
      <w:r w:rsidR="00894070">
        <w:t xml:space="preserve"> like Hadoop if ne</w:t>
      </w:r>
      <w:r>
        <w:t>eded</w:t>
      </w:r>
      <w:r w:rsidR="00894070">
        <w:t>.</w:t>
      </w:r>
    </w:p>
    <w:p w14:paraId="403B5A7F" w14:textId="77E27479" w:rsidR="0031320A" w:rsidRDefault="0031320A" w:rsidP="00894070">
      <w:r>
        <w:t>The currently provided sinks cover a large palette of choice</w:t>
      </w:r>
      <w:r w:rsidR="0001518F">
        <w:t xml:space="preserve"> for data history storage</w:t>
      </w:r>
      <w:r w:rsidR="005D75EA">
        <w:t>.</w:t>
      </w:r>
    </w:p>
    <w:p w14:paraId="459B4B08" w14:textId="3809B46B" w:rsidR="00886A06" w:rsidRDefault="00886A06" w:rsidP="00894070">
      <w:r>
        <w:t>But when it comes to the use of Hadoop, the only sink available is HDFS, where context history is stored in files</w:t>
      </w:r>
      <w:r w:rsidR="00CE0793">
        <w:t xml:space="preserve">, </w:t>
      </w:r>
    </w:p>
    <w:p w14:paraId="2EFD3603" w14:textId="6D086D2F" w:rsidR="005D75EA" w:rsidRDefault="005D75EA" w:rsidP="00894070">
      <w:r>
        <w:t xml:space="preserve">The proposal to wait before </w:t>
      </w:r>
      <w:r w:rsidR="00886A06">
        <w:t xml:space="preserve">setting up an Hadoop, doesn’t mean </w:t>
      </w:r>
      <w:r w:rsidR="00657A55">
        <w:t xml:space="preserve">it’s impossible to analyze data, and provide pertinent visualization on it, the use of the </w:t>
      </w:r>
      <w:proofErr w:type="spellStart"/>
      <w:r w:rsidR="00657A55" w:rsidRPr="009B7CC1">
        <w:rPr>
          <w:b/>
        </w:rPr>
        <w:t>Knowage</w:t>
      </w:r>
      <w:proofErr w:type="spellEnd"/>
      <w:r w:rsidR="00657A55">
        <w:t xml:space="preserve"> analytic component provides the panoply of </w:t>
      </w:r>
      <w:r w:rsidR="009B7CC1">
        <w:t>tools to access any Big Data source such as Hadoop and many NoSQL databases like MongoDB, in addition to traditional relational database like PostgreSQL, MySQL.</w:t>
      </w:r>
    </w:p>
    <w:p w14:paraId="56B152BC" w14:textId="77777777" w:rsidR="00A422C1" w:rsidRDefault="00A422C1" w:rsidP="00894070"/>
    <w:p w14:paraId="775196C9" w14:textId="06CF1E8E" w:rsidR="009B7CC1" w:rsidRDefault="009B7CC1" w:rsidP="00894070">
      <w:r>
        <w:t xml:space="preserve">In </w:t>
      </w:r>
      <w:proofErr w:type="gramStart"/>
      <w:r>
        <w:t>addition</w:t>
      </w:r>
      <w:proofErr w:type="gramEnd"/>
      <w:r>
        <w:t xml:space="preserve"> using recent modern analytics engine that works in memory such as Apache Spark, outperforms from 10 to 1000 times compared to a Hadoop MapReduce solution</w:t>
      </w:r>
      <w:r w:rsidR="00A422C1">
        <w:t xml:space="preserve"> depending on the type of </w:t>
      </w:r>
      <w:r w:rsidR="00E515F4">
        <w:t>processing</w:t>
      </w:r>
      <w:r w:rsidR="00A422C1">
        <w:t>.</w:t>
      </w:r>
    </w:p>
    <w:p w14:paraId="68005D8E" w14:textId="7F1E8DFA" w:rsidR="00A422C1" w:rsidRDefault="00A422C1" w:rsidP="00894070"/>
    <w:p w14:paraId="5239A3CF" w14:textId="77966750" w:rsidR="00A422C1" w:rsidRDefault="00A422C1" w:rsidP="00894070">
      <w:r>
        <w:t xml:space="preserve"> Moreover, Spark solution, can source the data to analyze from traditional or NoSQL databases, then if the target databases services are optimized for big data analytics such as </w:t>
      </w:r>
      <w:proofErr w:type="spellStart"/>
      <w:r>
        <w:t>Citus</w:t>
      </w:r>
      <w:proofErr w:type="spellEnd"/>
      <w:r>
        <w:t xml:space="preserve"> is, it’s double win</w:t>
      </w:r>
    </w:p>
    <w:p w14:paraId="3F95CA6F" w14:textId="77777777" w:rsidR="005D75EA" w:rsidRPr="00894070" w:rsidRDefault="005D75EA" w:rsidP="00894070"/>
    <w:p w14:paraId="2AE4456B" w14:textId="611F109F" w:rsidR="00A226BA" w:rsidRDefault="00A226BA" w:rsidP="00A226BA">
      <w:pPr>
        <w:pStyle w:val="Titre3"/>
      </w:pPr>
      <w:bookmarkStart w:id="297" w:name="_Toc499823599"/>
      <w:bookmarkStart w:id="298" w:name="_Toc499823737"/>
      <w:r>
        <w:t>Architecture Risks</w:t>
      </w:r>
      <w:bookmarkEnd w:id="297"/>
      <w:bookmarkEnd w:id="298"/>
    </w:p>
    <w:p w14:paraId="7B71C333" w14:textId="77777777" w:rsidR="00EE6499" w:rsidRDefault="007B43E4" w:rsidP="007B43E4">
      <w:r>
        <w:t xml:space="preserve">As the component to manage </w:t>
      </w:r>
      <w:r w:rsidR="00EE6499">
        <w:t>data history storage, Cygnus and Comet need to be high available.</w:t>
      </w:r>
    </w:p>
    <w:p w14:paraId="7FCD8F5B" w14:textId="0517953C" w:rsidR="007B43E4" w:rsidRPr="007B43E4" w:rsidRDefault="00EE6499" w:rsidP="007B43E4">
      <w:r>
        <w:t>As stateless component, it is easy to run several instances of the service by running several containers, it provide</w:t>
      </w:r>
      <w:r w:rsidR="00CE0793">
        <w:t>s</w:t>
      </w:r>
      <w:r>
        <w:t xml:space="preserve"> HA, but also scalability, Docker through ingress network, perform load balancing between containers of a service.</w:t>
      </w:r>
    </w:p>
    <w:p w14:paraId="1247E2DB" w14:textId="77777777" w:rsidR="00A226BA" w:rsidRPr="00A226BA" w:rsidRDefault="00A226BA" w:rsidP="00A226BA"/>
    <w:p w14:paraId="6AD69BE3" w14:textId="77777777" w:rsidR="00A226BA" w:rsidRDefault="00A226BA" w:rsidP="00A226BA">
      <w:pPr>
        <w:pStyle w:val="Titre2"/>
      </w:pPr>
      <w:bookmarkStart w:id="299" w:name="_Toc499823600"/>
      <w:bookmarkStart w:id="300" w:name="_Toc499823738"/>
      <w:proofErr w:type="spellStart"/>
      <w:r>
        <w:t>Knowage</w:t>
      </w:r>
      <w:proofErr w:type="spellEnd"/>
      <w:r>
        <w:t xml:space="preserve"> Analytics Component</w:t>
      </w:r>
      <w:bookmarkEnd w:id="299"/>
      <w:bookmarkEnd w:id="300"/>
    </w:p>
    <w:p w14:paraId="4627335F" w14:textId="77777777" w:rsidR="00A226BA" w:rsidRDefault="00A226BA" w:rsidP="00A226BA"/>
    <w:p w14:paraId="68EAB088" w14:textId="77777777" w:rsidR="00A226BA" w:rsidRDefault="00A226BA" w:rsidP="00A226BA">
      <w:pPr>
        <w:pStyle w:val="Titre3"/>
      </w:pPr>
      <w:bookmarkStart w:id="301" w:name="_Toc499823601"/>
      <w:bookmarkStart w:id="302" w:name="_Toc499823739"/>
      <w:r>
        <w:t>Component Functions</w:t>
      </w:r>
      <w:bookmarkEnd w:id="301"/>
      <w:bookmarkEnd w:id="302"/>
    </w:p>
    <w:p w14:paraId="19DC4FBE" w14:textId="729F5E79" w:rsidR="00C81F0D" w:rsidRDefault="00C81F0D" w:rsidP="00C81F0D">
      <w:proofErr w:type="spellStart"/>
      <w:r>
        <w:t>Knowage</w:t>
      </w:r>
      <w:proofErr w:type="spellEnd"/>
      <w:r>
        <w:t xml:space="preserve"> is </w:t>
      </w:r>
      <w:r w:rsidR="00D07260">
        <w:t>a</w:t>
      </w:r>
      <w:r>
        <w:t xml:space="preserve"> professional open source suite for modern business analytics over traditional sources and big data systems. </w:t>
      </w:r>
    </w:p>
    <w:p w14:paraId="26C136A2" w14:textId="724D7B61" w:rsidR="00C81F0D" w:rsidRDefault="00C81F0D" w:rsidP="00C81F0D">
      <w:proofErr w:type="spellStart"/>
      <w:r>
        <w:lastRenderedPageBreak/>
        <w:t>Knowage</w:t>
      </w:r>
      <w:proofErr w:type="spellEnd"/>
      <w:r>
        <w:t xml:space="preserve"> is the new generation of open source analytical solution, as a natural evolution of the </w:t>
      </w:r>
      <w:proofErr w:type="spellStart"/>
      <w:r>
        <w:t>well known</w:t>
      </w:r>
      <w:proofErr w:type="spellEnd"/>
      <w:r>
        <w:t xml:space="preserve"> </w:t>
      </w:r>
      <w:proofErr w:type="spellStart"/>
      <w:r>
        <w:t>SpagoBI</w:t>
      </w:r>
      <w:proofErr w:type="spellEnd"/>
      <w:r>
        <w:t>.</w:t>
      </w:r>
    </w:p>
    <w:p w14:paraId="5647990C" w14:textId="4DFC97CA" w:rsidR="00D07260" w:rsidRDefault="00D07260" w:rsidP="00C81F0D">
      <w:r>
        <w:t xml:space="preserve">The </w:t>
      </w:r>
      <w:r w:rsidR="00D50A59">
        <w:t>features of the component are:</w:t>
      </w:r>
    </w:p>
    <w:p w14:paraId="1220DAA8" w14:textId="77777777" w:rsidR="00C432A9" w:rsidRDefault="00C432A9" w:rsidP="0047663D">
      <w:pPr>
        <w:pStyle w:val="Paragraphedeliste"/>
        <w:numPr>
          <w:ilvl w:val="0"/>
          <w:numId w:val="38"/>
        </w:numPr>
      </w:pPr>
      <w:r>
        <w:t xml:space="preserve">BD (big data), to </w:t>
      </w:r>
      <w:proofErr w:type="spellStart"/>
      <w:r>
        <w:t>analyse</w:t>
      </w:r>
      <w:proofErr w:type="spellEnd"/>
      <w:r>
        <w:t xml:space="preserve"> data stored on big data clusters or NoSQL databases</w:t>
      </w:r>
    </w:p>
    <w:p w14:paraId="1171107D" w14:textId="77777777" w:rsidR="00C432A9" w:rsidRDefault="00C432A9" w:rsidP="0047663D">
      <w:pPr>
        <w:pStyle w:val="Paragraphedeliste"/>
        <w:numPr>
          <w:ilvl w:val="0"/>
          <w:numId w:val="38"/>
        </w:numPr>
      </w:pPr>
      <w:r>
        <w:t>SI (smart intelligence), the usual business intelligence on structured data, but more oriented to self-service capabilities and agile prototyping</w:t>
      </w:r>
    </w:p>
    <w:p w14:paraId="39923A64" w14:textId="77777777" w:rsidR="00C432A9" w:rsidRDefault="00C432A9" w:rsidP="0047663D">
      <w:pPr>
        <w:pStyle w:val="Paragraphedeliste"/>
        <w:numPr>
          <w:ilvl w:val="0"/>
          <w:numId w:val="38"/>
        </w:numPr>
      </w:pPr>
      <w:r>
        <w:t>ER (enterprise reporting), to produce and distribute static reports</w:t>
      </w:r>
    </w:p>
    <w:p w14:paraId="39D6E3E6" w14:textId="77777777" w:rsidR="00C432A9" w:rsidRDefault="00C432A9" w:rsidP="0047663D">
      <w:pPr>
        <w:pStyle w:val="Paragraphedeliste"/>
        <w:numPr>
          <w:ilvl w:val="0"/>
          <w:numId w:val="38"/>
        </w:numPr>
      </w:pPr>
      <w:r>
        <w:t>LI (location intelligence), to relate business data with spatial or geographical information</w:t>
      </w:r>
    </w:p>
    <w:p w14:paraId="03F1B2AB" w14:textId="77777777" w:rsidR="00C432A9" w:rsidRDefault="00C432A9" w:rsidP="0047663D">
      <w:pPr>
        <w:pStyle w:val="Paragraphedeliste"/>
        <w:numPr>
          <w:ilvl w:val="0"/>
          <w:numId w:val="38"/>
        </w:numPr>
      </w:pPr>
      <w:r>
        <w:t>PM (performance management), to manage KPIs and organize scorecards</w:t>
      </w:r>
    </w:p>
    <w:p w14:paraId="6A6001DE" w14:textId="77777777" w:rsidR="00C432A9" w:rsidRDefault="00C432A9" w:rsidP="0047663D">
      <w:pPr>
        <w:pStyle w:val="Paragraphedeliste"/>
        <w:numPr>
          <w:ilvl w:val="0"/>
          <w:numId w:val="38"/>
        </w:numPr>
      </w:pPr>
      <w:r>
        <w:t>PA (predictive analysis), for more advanced analyses</w:t>
      </w:r>
    </w:p>
    <w:p w14:paraId="7F5B7AF6" w14:textId="77777777" w:rsidR="00470B43" w:rsidRDefault="00C432A9" w:rsidP="0047663D">
      <w:pPr>
        <w:pStyle w:val="Paragraphedeliste"/>
        <w:numPr>
          <w:ilvl w:val="0"/>
          <w:numId w:val="38"/>
        </w:numPr>
      </w:pPr>
      <w:r>
        <w:t xml:space="preserve">EI (embedded intelligence), to link </w:t>
      </w:r>
      <w:proofErr w:type="spellStart"/>
      <w:r>
        <w:t>Knowage</w:t>
      </w:r>
      <w:proofErr w:type="spellEnd"/>
      <w:r>
        <w:t xml:space="preserve"> with external solutions provided by the customer or third parties.</w:t>
      </w:r>
      <w:r w:rsidR="00470B43" w:rsidRPr="00470B43">
        <w:t xml:space="preserve"> </w:t>
      </w:r>
    </w:p>
    <w:p w14:paraId="260ABCB4" w14:textId="77777777" w:rsidR="0070074A" w:rsidRDefault="0070074A" w:rsidP="00470B43"/>
    <w:p w14:paraId="2104AD5D" w14:textId="7C9CCA53" w:rsidR="00470B43" w:rsidRDefault="00470B43" w:rsidP="00470B43">
      <w:proofErr w:type="spellStart"/>
      <w:r>
        <w:t>Knowage</w:t>
      </w:r>
      <w:proofErr w:type="spellEnd"/>
      <w:r>
        <w:t xml:space="preserve"> can connect to CKAN and show the catalog of data sets in it, allows to search in it, to be able to use it (only CSV &amp; XLS data source</w:t>
      </w:r>
      <w:r w:rsidR="00DC3669">
        <w:t xml:space="preserve"> are supported</w:t>
      </w:r>
      <w:r>
        <w:t xml:space="preserve"> for the moment, other formats will be added later).</w:t>
      </w:r>
    </w:p>
    <w:p w14:paraId="2943AA1C" w14:textId="77777777" w:rsidR="0070074A" w:rsidRDefault="0070074A" w:rsidP="00470B43"/>
    <w:p w14:paraId="4B7B8421" w14:textId="56171543" w:rsidR="00470B43" w:rsidRDefault="00470B43" w:rsidP="00470B43">
      <w:proofErr w:type="spellStart"/>
      <w:r>
        <w:t>Knowage</w:t>
      </w:r>
      <w:proofErr w:type="spellEnd"/>
      <w:r>
        <w:t xml:space="preserve"> can also define an NGSI dataset (query data from the Orion Context Broker</w:t>
      </w:r>
      <w:r w:rsidR="00835563">
        <w:t>)</w:t>
      </w:r>
      <w:r w:rsidR="00DC3669">
        <w:t>.</w:t>
      </w:r>
    </w:p>
    <w:p w14:paraId="4E9797C3" w14:textId="202606B8" w:rsidR="00657A55" w:rsidRDefault="00657A55" w:rsidP="00470B43"/>
    <w:p w14:paraId="6DDC864D" w14:textId="2D5694EB" w:rsidR="00657A55" w:rsidRDefault="00657A55" w:rsidP="00470B43">
      <w:proofErr w:type="spellStart"/>
      <w:r>
        <w:t>Knowage</w:t>
      </w:r>
      <w:proofErr w:type="spellEnd"/>
      <w:r>
        <w:t xml:space="preserve"> can use common big data NoSQL databases and Hadoop based environments as data sources, </w:t>
      </w:r>
    </w:p>
    <w:p w14:paraId="6D9BBF2E" w14:textId="5FA88920" w:rsidR="00657A55" w:rsidRDefault="00657A55" w:rsidP="00470B43">
      <w:proofErr w:type="gramStart"/>
      <w:r>
        <w:t>Moreover</w:t>
      </w:r>
      <w:proofErr w:type="gramEnd"/>
      <w:r>
        <w:t xml:space="preserve"> its can be used in conjunction with Apache Spark to analyze data set from 10 to 1000 times faster than with Hadoop </w:t>
      </w:r>
      <w:proofErr w:type="spellStart"/>
      <w:r>
        <w:t>Mapreduce</w:t>
      </w:r>
      <w:proofErr w:type="spellEnd"/>
      <w:r>
        <w:t>.</w:t>
      </w:r>
    </w:p>
    <w:p w14:paraId="116FA5A3" w14:textId="77777777" w:rsidR="0070074A" w:rsidRDefault="0070074A" w:rsidP="00470B43"/>
    <w:p w14:paraId="6AB4AF7B" w14:textId="145B6648" w:rsidR="00DC3669" w:rsidRDefault="0070074A" w:rsidP="00470B43">
      <w:proofErr w:type="spellStart"/>
      <w:r w:rsidRPr="0070074A">
        <w:t>Knowage</w:t>
      </w:r>
      <w:proofErr w:type="spellEnd"/>
      <w:r w:rsidRPr="0070074A">
        <w:t xml:space="preserve"> SDK contains a </w:t>
      </w:r>
      <w:proofErr w:type="spellStart"/>
      <w:r w:rsidRPr="0070074A">
        <w:t>Javascript</w:t>
      </w:r>
      <w:proofErr w:type="spellEnd"/>
      <w:r w:rsidRPr="0070074A">
        <w:t xml:space="preserve"> API that helps users to embed parts of </w:t>
      </w:r>
      <w:proofErr w:type="spellStart"/>
      <w:r w:rsidRPr="0070074A">
        <w:t>Knowage</w:t>
      </w:r>
      <w:proofErr w:type="spellEnd"/>
      <w:r w:rsidRPr="0070074A">
        <w:t xml:space="preserve"> suite inside a web page or to retrieve information about datasets and documents.</w:t>
      </w:r>
    </w:p>
    <w:p w14:paraId="0E833643" w14:textId="77777777" w:rsidR="00A226BA" w:rsidRDefault="00A226BA" w:rsidP="00A226BA">
      <w:pPr>
        <w:pStyle w:val="Titre3"/>
      </w:pPr>
      <w:bookmarkStart w:id="303" w:name="_Toc499823602"/>
      <w:bookmarkStart w:id="304" w:name="_Toc499823740"/>
      <w:r>
        <w:t>Technical Considerations</w:t>
      </w:r>
      <w:bookmarkEnd w:id="303"/>
      <w:bookmarkEnd w:id="304"/>
    </w:p>
    <w:p w14:paraId="7112CAA0" w14:textId="11E4CB79" w:rsidR="00470B43" w:rsidRDefault="008A4243" w:rsidP="00470B43">
      <w:r>
        <w:t>The component</w:t>
      </w:r>
      <w:r w:rsidR="00470B43">
        <w:t xml:space="preserve"> will be configured to use the </w:t>
      </w:r>
      <w:proofErr w:type="spellStart"/>
      <w:r w:rsidR="00470B43">
        <w:t>Keyrock</w:t>
      </w:r>
      <w:proofErr w:type="spellEnd"/>
      <w:r w:rsidR="00470B43">
        <w:t xml:space="preserve"> IDM component for authentication.</w:t>
      </w:r>
    </w:p>
    <w:p w14:paraId="70A428E2" w14:textId="189C68E9" w:rsidR="005D421A" w:rsidRDefault="00C30750" w:rsidP="009B04DF">
      <w:proofErr w:type="spellStart"/>
      <w:r>
        <w:t>Knowage</w:t>
      </w:r>
      <w:proofErr w:type="spellEnd"/>
      <w:r>
        <w:t xml:space="preserve"> is based on Tomcat 7</w:t>
      </w:r>
      <w:r w:rsidR="005D421A">
        <w:t xml:space="preserve"> and MySQL, the </w:t>
      </w:r>
      <w:r w:rsidR="009B5380">
        <w:t>configuration will be changed to use PostgreSQL</w:t>
      </w:r>
      <w:r w:rsidR="00502E36">
        <w:t xml:space="preserve">, by changing the configuration of </w:t>
      </w:r>
      <w:r w:rsidR="002566D5">
        <w:t>hibernate ORM used in the software</w:t>
      </w:r>
      <w:r w:rsidR="00550AA5">
        <w:t>.</w:t>
      </w:r>
    </w:p>
    <w:p w14:paraId="364FC9E2" w14:textId="77777777" w:rsidR="009A0AF9" w:rsidRDefault="009A0AF9" w:rsidP="009B04DF"/>
    <w:p w14:paraId="7DC7DC74" w14:textId="28FA6603" w:rsidR="009A0AF9" w:rsidRDefault="00F96FDB" w:rsidP="009B04DF">
      <w:r>
        <w:t xml:space="preserve">Incoming port </w:t>
      </w:r>
      <w:r w:rsidR="009A0AF9" w:rsidRPr="009A0AF9">
        <w:t>default to 8080/TCP conflict with other components</w:t>
      </w:r>
      <w:r>
        <w:t xml:space="preserve"> using java application servers</w:t>
      </w:r>
    </w:p>
    <w:p w14:paraId="2F30B371" w14:textId="77777777" w:rsidR="00550AA5" w:rsidRPr="009B04DF" w:rsidRDefault="00550AA5" w:rsidP="009B04DF"/>
    <w:p w14:paraId="5AC56E8C" w14:textId="77777777" w:rsidR="00A226BA" w:rsidRDefault="00A226BA" w:rsidP="00A226BA">
      <w:pPr>
        <w:pStyle w:val="Titre3"/>
      </w:pPr>
      <w:bookmarkStart w:id="305" w:name="_Toc499823603"/>
      <w:bookmarkStart w:id="306" w:name="_Toc499823741"/>
      <w:r>
        <w:t>Selected Product(s)</w:t>
      </w:r>
      <w:bookmarkEnd w:id="305"/>
      <w:bookmarkEnd w:id="306"/>
    </w:p>
    <w:p w14:paraId="124A840D" w14:textId="037BB006" w:rsidR="008A4243" w:rsidRDefault="008A4243" w:rsidP="008A4243">
      <w:r>
        <w:t>This is the refe</w:t>
      </w:r>
      <w:r w:rsidR="0025016C">
        <w:t xml:space="preserve">rence component for data visualization and BI in </w:t>
      </w:r>
      <w:proofErr w:type="spellStart"/>
      <w:r w:rsidR="0025016C">
        <w:t>Fiware</w:t>
      </w:r>
      <w:proofErr w:type="spellEnd"/>
      <w:r w:rsidR="001B0797">
        <w:t xml:space="preserve"> catalog</w:t>
      </w:r>
    </w:p>
    <w:p w14:paraId="590C9E63" w14:textId="5687029C" w:rsidR="001B0797" w:rsidRPr="008A4243" w:rsidRDefault="001B0797" w:rsidP="008A4243">
      <w:r>
        <w:t>It replaces the previous GE</w:t>
      </w:r>
      <w:r w:rsidR="00117D81">
        <w:t xml:space="preserve">: </w:t>
      </w:r>
      <w:proofErr w:type="spellStart"/>
      <w:r w:rsidR="00117D81">
        <w:t>SpagoBI</w:t>
      </w:r>
      <w:proofErr w:type="spellEnd"/>
      <w:r w:rsidR="00F056A0">
        <w:t xml:space="preserve">, from which </w:t>
      </w:r>
      <w:proofErr w:type="spellStart"/>
      <w:r w:rsidR="001C293D">
        <w:t>Knowage</w:t>
      </w:r>
      <w:proofErr w:type="spellEnd"/>
      <w:r w:rsidR="001C293D">
        <w:t xml:space="preserve"> is an evolution</w:t>
      </w:r>
      <w:r w:rsidR="00117D81">
        <w:t>.</w:t>
      </w:r>
    </w:p>
    <w:p w14:paraId="632ED244" w14:textId="77777777" w:rsidR="00A226BA" w:rsidRDefault="00A226BA" w:rsidP="00A226BA">
      <w:pPr>
        <w:pStyle w:val="Titre3"/>
      </w:pPr>
      <w:bookmarkStart w:id="307" w:name="_Toc499823604"/>
      <w:bookmarkStart w:id="308" w:name="_Toc499823742"/>
      <w:r>
        <w:t>Selection Rationale</w:t>
      </w:r>
      <w:bookmarkEnd w:id="307"/>
      <w:bookmarkEnd w:id="308"/>
    </w:p>
    <w:p w14:paraId="3BC91898" w14:textId="7394473C" w:rsidR="001B0797" w:rsidRPr="00C359D6" w:rsidRDefault="00C359D6" w:rsidP="00C359D6">
      <w:proofErr w:type="spellStart"/>
      <w:r w:rsidRPr="00C359D6">
        <w:t>Kno</w:t>
      </w:r>
      <w:r w:rsidR="00221D3F">
        <w:t>w</w:t>
      </w:r>
      <w:r w:rsidRPr="00C359D6">
        <w:t>age</w:t>
      </w:r>
      <w:proofErr w:type="spellEnd"/>
      <w:r w:rsidRPr="00C359D6">
        <w:t xml:space="preserve"> takes part in the FIWARE community, being the reference implementation of the Data Visualization GE</w:t>
      </w:r>
    </w:p>
    <w:p w14:paraId="7D8CA15F" w14:textId="77777777" w:rsidR="00A226BA" w:rsidRDefault="00A226BA" w:rsidP="00A226BA">
      <w:pPr>
        <w:pStyle w:val="Titre3"/>
        <w:rPr>
          <w:i/>
        </w:rPr>
      </w:pPr>
      <w:bookmarkStart w:id="309" w:name="_Toc499823605"/>
      <w:bookmarkStart w:id="310" w:name="_Toc499823743"/>
      <w:r>
        <w:t>Architecture Risks</w:t>
      </w:r>
      <w:bookmarkEnd w:id="309"/>
      <w:bookmarkEnd w:id="310"/>
    </w:p>
    <w:p w14:paraId="1717AD94" w14:textId="77777777" w:rsidR="00A226BA" w:rsidRPr="00F6725F" w:rsidRDefault="00A226BA" w:rsidP="00A226BA"/>
    <w:p w14:paraId="026AC82F" w14:textId="77777777" w:rsidR="00A226BA" w:rsidRDefault="00A226BA" w:rsidP="00A226BA">
      <w:pPr>
        <w:pStyle w:val="Titre2"/>
      </w:pPr>
      <w:bookmarkStart w:id="311" w:name="_Toc499823606"/>
      <w:bookmarkStart w:id="312" w:name="_Toc499823744"/>
      <w:r>
        <w:t>CKAN Open Data Component</w:t>
      </w:r>
      <w:bookmarkEnd w:id="311"/>
      <w:bookmarkEnd w:id="312"/>
    </w:p>
    <w:p w14:paraId="558E5624" w14:textId="77777777" w:rsidR="00A226BA" w:rsidRDefault="00A226BA" w:rsidP="00A226BA"/>
    <w:p w14:paraId="508B7D38" w14:textId="77777777" w:rsidR="00A226BA" w:rsidRDefault="00A226BA" w:rsidP="00A226BA">
      <w:pPr>
        <w:pStyle w:val="Titre3"/>
        <w:rPr>
          <w:i/>
        </w:rPr>
      </w:pPr>
      <w:bookmarkStart w:id="313" w:name="_Toc499823607"/>
      <w:bookmarkStart w:id="314" w:name="_Toc499823745"/>
      <w:r>
        <w:t>Component Functions</w:t>
      </w:r>
      <w:bookmarkEnd w:id="313"/>
      <w:bookmarkEnd w:id="314"/>
    </w:p>
    <w:p w14:paraId="124FAB88" w14:textId="77777777" w:rsidR="00A226BA" w:rsidRDefault="00A226BA" w:rsidP="00A226BA">
      <w:pPr>
        <w:pStyle w:val="Titre3"/>
        <w:rPr>
          <w:i/>
        </w:rPr>
      </w:pPr>
      <w:bookmarkStart w:id="315" w:name="_Toc499823608"/>
      <w:bookmarkStart w:id="316" w:name="_Toc499823746"/>
      <w:r>
        <w:t>Technical Considerations</w:t>
      </w:r>
      <w:bookmarkEnd w:id="315"/>
      <w:bookmarkEnd w:id="316"/>
    </w:p>
    <w:p w14:paraId="15744040" w14:textId="77777777" w:rsidR="00A226BA" w:rsidRDefault="00A226BA" w:rsidP="00A226BA">
      <w:pPr>
        <w:pStyle w:val="Titre3"/>
        <w:rPr>
          <w:i/>
        </w:rPr>
      </w:pPr>
      <w:bookmarkStart w:id="317" w:name="_Toc499823609"/>
      <w:bookmarkStart w:id="318" w:name="_Toc499823747"/>
      <w:r>
        <w:t>Selected Product(s)</w:t>
      </w:r>
      <w:bookmarkEnd w:id="317"/>
      <w:bookmarkEnd w:id="318"/>
    </w:p>
    <w:p w14:paraId="27D18170" w14:textId="77777777" w:rsidR="00A226BA" w:rsidRDefault="00A226BA" w:rsidP="00A226BA">
      <w:pPr>
        <w:pStyle w:val="Titre3"/>
        <w:rPr>
          <w:i/>
        </w:rPr>
      </w:pPr>
      <w:bookmarkStart w:id="319" w:name="_Toc499823610"/>
      <w:bookmarkStart w:id="320" w:name="_Toc499823748"/>
      <w:r>
        <w:t>Selection Rationale</w:t>
      </w:r>
      <w:bookmarkEnd w:id="319"/>
      <w:bookmarkEnd w:id="320"/>
    </w:p>
    <w:p w14:paraId="2B5F6348" w14:textId="77777777" w:rsidR="00A226BA" w:rsidRDefault="00A226BA" w:rsidP="00A226BA">
      <w:pPr>
        <w:pStyle w:val="Titre3"/>
        <w:rPr>
          <w:i/>
        </w:rPr>
      </w:pPr>
      <w:bookmarkStart w:id="321" w:name="_Toc499823611"/>
      <w:bookmarkStart w:id="322" w:name="_Toc499823749"/>
      <w:r>
        <w:t>Architecture Risks</w:t>
      </w:r>
      <w:bookmarkEnd w:id="321"/>
      <w:bookmarkEnd w:id="322"/>
    </w:p>
    <w:p w14:paraId="05708079" w14:textId="77777777" w:rsidR="00A226BA" w:rsidRPr="00F6725F" w:rsidRDefault="00A226BA" w:rsidP="00A226BA"/>
    <w:p w14:paraId="47FD6817" w14:textId="78CCE8BF" w:rsidR="003069FA" w:rsidRDefault="003069FA" w:rsidP="003069FA">
      <w:pPr>
        <w:pStyle w:val="Titre2"/>
      </w:pPr>
      <w:bookmarkStart w:id="323" w:name="_Toc499823612"/>
      <w:bookmarkStart w:id="324" w:name="_Toc499823750"/>
      <w:r>
        <w:lastRenderedPageBreak/>
        <w:t xml:space="preserve">IDAS </w:t>
      </w:r>
      <w:r w:rsidR="00680523">
        <w:t xml:space="preserve">IOT </w:t>
      </w:r>
      <w:r>
        <w:t>Component</w:t>
      </w:r>
      <w:bookmarkEnd w:id="323"/>
      <w:bookmarkEnd w:id="324"/>
      <w:r w:rsidR="00017607">
        <w:t>s</w:t>
      </w:r>
    </w:p>
    <w:p w14:paraId="5F8F14CB" w14:textId="77777777" w:rsidR="003069FA" w:rsidRDefault="003069FA" w:rsidP="003069FA"/>
    <w:p w14:paraId="0F1D92CE" w14:textId="1B969711" w:rsidR="003069FA" w:rsidRDefault="003069FA" w:rsidP="003069FA">
      <w:pPr>
        <w:pStyle w:val="Titre3"/>
      </w:pPr>
      <w:bookmarkStart w:id="325" w:name="_Toc499823613"/>
      <w:bookmarkStart w:id="326" w:name="_Toc499823751"/>
      <w:r>
        <w:t>Component</w:t>
      </w:r>
      <w:r w:rsidR="009276B5">
        <w:t>s</w:t>
      </w:r>
      <w:r>
        <w:t xml:space="preserve"> Functions</w:t>
      </w:r>
      <w:bookmarkEnd w:id="325"/>
      <w:bookmarkEnd w:id="326"/>
    </w:p>
    <w:p w14:paraId="309FFB74" w14:textId="3FA7016F" w:rsidR="00BD7F0A" w:rsidRDefault="00BD7F0A" w:rsidP="00BD7F0A"/>
    <w:p w14:paraId="04EEE408" w14:textId="6F8F8503" w:rsidR="00BE7D42" w:rsidRDefault="00BE7D42" w:rsidP="00BD7F0A">
      <w:r>
        <w:t xml:space="preserve">IDAS </w:t>
      </w:r>
      <w:r w:rsidR="00CC1A1D">
        <w:t>is composed of several component</w:t>
      </w:r>
      <w:r w:rsidR="007B43E4">
        <w:t>s dedicated to IOT, these component</w:t>
      </w:r>
      <w:r w:rsidR="009276B5">
        <w:t>s</w:t>
      </w:r>
      <w:r w:rsidR="007B43E4">
        <w:t xml:space="preserve"> are responsible to ingest the data coming from the field, transform it into NGSI entities data, </w:t>
      </w:r>
      <w:r w:rsidR="009276B5">
        <w:t xml:space="preserve">and </w:t>
      </w:r>
      <w:r w:rsidR="007B43E4">
        <w:t>to update the context broker.</w:t>
      </w:r>
    </w:p>
    <w:p w14:paraId="6FAEABCE" w14:textId="77777777" w:rsidR="003E3389" w:rsidRPr="00DB16EE" w:rsidRDefault="003E3389" w:rsidP="003E3389">
      <w:pPr>
        <w:rPr>
          <w:rStyle w:val="Lienhypertexte"/>
          <w:lang w:val="en-GB"/>
        </w:rPr>
      </w:pPr>
      <w:r w:rsidRPr="00DB16EE">
        <w:rPr>
          <w:lang w:val="en-GB"/>
        </w:rPr>
        <w:t xml:space="preserve">On </w:t>
      </w:r>
      <w:proofErr w:type="spellStart"/>
      <w:r w:rsidRPr="00DB16EE">
        <w:rPr>
          <w:lang w:val="en-GB"/>
        </w:rPr>
        <w:t>Fiware</w:t>
      </w:r>
      <w:proofErr w:type="spellEnd"/>
      <w:r w:rsidRPr="00DB16EE">
        <w:rPr>
          <w:lang w:val="en-GB"/>
        </w:rPr>
        <w:t xml:space="preserve"> </w:t>
      </w:r>
      <w:proofErr w:type="spellStart"/>
      <w:r w:rsidRPr="00DB16EE">
        <w:rPr>
          <w:lang w:val="en-GB"/>
        </w:rPr>
        <w:t>Catalog</w:t>
      </w:r>
      <w:proofErr w:type="spellEnd"/>
      <w:r w:rsidRPr="00DB16EE">
        <w:rPr>
          <w:lang w:val="en-GB"/>
        </w:rPr>
        <w:t xml:space="preserve">: </w:t>
      </w:r>
      <w:hyperlink r:id="rId154" w:history="1">
        <w:r w:rsidRPr="00DB16EE">
          <w:rPr>
            <w:rStyle w:val="Lienhypertexte"/>
            <w:lang w:val="en-GB"/>
          </w:rPr>
          <w:t>IDAS</w:t>
        </w:r>
      </w:hyperlink>
    </w:p>
    <w:p w14:paraId="1B01E444" w14:textId="77777777" w:rsidR="003E3389" w:rsidRPr="005F0A31" w:rsidRDefault="003E3389" w:rsidP="003E3389">
      <w:pPr>
        <w:rPr>
          <w:lang w:val="en-GB"/>
        </w:rPr>
      </w:pPr>
      <w:r w:rsidRPr="005F0A31">
        <w:rPr>
          <w:lang w:val="en-GB"/>
        </w:rPr>
        <w:t xml:space="preserve">Documentation on the </w:t>
      </w:r>
      <w:proofErr w:type="spellStart"/>
      <w:r>
        <w:rPr>
          <w:lang w:val="en-GB"/>
        </w:rPr>
        <w:t>Fiware</w:t>
      </w:r>
      <w:proofErr w:type="spellEnd"/>
      <w:r>
        <w:rPr>
          <w:lang w:val="en-GB"/>
        </w:rPr>
        <w:t xml:space="preserve"> </w:t>
      </w:r>
      <w:r w:rsidRPr="005F0A31">
        <w:rPr>
          <w:lang w:val="en-GB"/>
        </w:rPr>
        <w:t xml:space="preserve">IOT </w:t>
      </w:r>
      <w:proofErr w:type="gramStart"/>
      <w:r w:rsidRPr="005F0A31">
        <w:rPr>
          <w:lang w:val="en-GB"/>
        </w:rPr>
        <w:t>stack :</w:t>
      </w:r>
      <w:proofErr w:type="gramEnd"/>
      <w:r w:rsidRPr="005F0A31">
        <w:rPr>
          <w:lang w:val="en-GB"/>
        </w:rPr>
        <w:t xml:space="preserve"> </w:t>
      </w:r>
      <w:hyperlink r:id="rId155" w:history="1">
        <w:r w:rsidRPr="005F0A31">
          <w:rPr>
            <w:rStyle w:val="Lienhypertexte"/>
            <w:lang w:val="en-GB"/>
          </w:rPr>
          <w:t>by Telefonica</w:t>
        </w:r>
      </w:hyperlink>
    </w:p>
    <w:p w14:paraId="329EC3DE" w14:textId="77777777" w:rsidR="003E3389" w:rsidRPr="005F0A31" w:rsidRDefault="003E3389" w:rsidP="003E3389">
      <w:pPr>
        <w:rPr>
          <w:lang w:val="en-GB"/>
        </w:rPr>
      </w:pPr>
    </w:p>
    <w:p w14:paraId="2E4D4E0A" w14:textId="61575E39" w:rsidR="009276B5" w:rsidRDefault="009276B5" w:rsidP="00BD7F0A">
      <w:r>
        <w:t>Available IOT Agents:</w:t>
      </w:r>
    </w:p>
    <w:p w14:paraId="11CFF0BE" w14:textId="6D66EB65" w:rsidR="00431C26" w:rsidRDefault="00A10D57" w:rsidP="00B56D8C">
      <w:pPr>
        <w:pStyle w:val="Paragraphedeliste"/>
        <w:numPr>
          <w:ilvl w:val="0"/>
          <w:numId w:val="43"/>
        </w:numPr>
      </w:pPr>
      <w:proofErr w:type="spellStart"/>
      <w:r>
        <w:t>Ultra</w:t>
      </w:r>
      <w:r w:rsidR="00452557">
        <w:t xml:space="preserve"> </w:t>
      </w:r>
      <w:r>
        <w:t>Light</w:t>
      </w:r>
      <w:proofErr w:type="spellEnd"/>
      <w:r w:rsidR="00CC1A1D">
        <w:t xml:space="preserve"> IOT agent</w:t>
      </w:r>
      <w:r w:rsidR="00452557">
        <w:t xml:space="preserve"> (</w:t>
      </w:r>
      <w:hyperlink r:id="rId156" w:history="1">
        <w:r w:rsidR="00452557" w:rsidRPr="001175F1">
          <w:rPr>
            <w:rStyle w:val="Lienhypertexte"/>
          </w:rPr>
          <w:t>UL2.0 IOT Agent</w:t>
        </w:r>
      </w:hyperlink>
      <w:r w:rsidR="00452557">
        <w:t xml:space="preserve">), </w:t>
      </w:r>
      <w:r>
        <w:t xml:space="preserve">is a bridge that can be used to communicate with devices. The UL2.0 </w:t>
      </w:r>
      <w:r w:rsidR="009276B5">
        <w:t xml:space="preserve">protocol </w:t>
      </w:r>
      <w:r>
        <w:t xml:space="preserve">is optimized to communicate with limited resources. </w:t>
      </w:r>
      <w:r w:rsidR="009276B5">
        <w:t xml:space="preserve">This </w:t>
      </w:r>
      <w:r w:rsidR="00CC1A1D">
        <w:t>IOT Agent</w:t>
      </w:r>
      <w:r>
        <w:t xml:space="preserve"> can bind different protocols to UL2.0 like HTTP or MQTT. </w:t>
      </w:r>
      <w:r w:rsidR="009276B5">
        <w:t>e</w:t>
      </w:r>
      <w:r w:rsidR="00431C26">
        <w:t>xample of request: “t|25” to change an attribute bind on t like “temperature”</w:t>
      </w:r>
      <w:r w:rsidR="009276B5">
        <w:t>.</w:t>
      </w:r>
    </w:p>
    <w:p w14:paraId="424EC83B" w14:textId="4D654B7B" w:rsidR="00431C26" w:rsidRDefault="00F16C30" w:rsidP="00F16C30">
      <w:pPr>
        <w:pStyle w:val="Paragraphedeliste"/>
        <w:numPr>
          <w:ilvl w:val="0"/>
          <w:numId w:val="43"/>
        </w:numPr>
      </w:pPr>
      <w:hyperlink r:id="rId157" w:history="1">
        <w:r w:rsidR="009276B5" w:rsidRPr="00F16C30">
          <w:rPr>
            <w:rStyle w:val="Lienhypertexte"/>
          </w:rPr>
          <w:t>JSON IOT Agent</w:t>
        </w:r>
      </w:hyperlink>
      <w:r w:rsidR="009276B5">
        <w:t>, can also bind different protocols like HTTP or MQTT, it allows to convert incoming device data coming as JSON to be converted to NGSI context data</w:t>
      </w:r>
      <w:r w:rsidR="00B56D8C">
        <w:t>.</w:t>
      </w:r>
    </w:p>
    <w:p w14:paraId="211FEE4B" w14:textId="7307A645" w:rsidR="00B56D8C" w:rsidRDefault="00B56D8C" w:rsidP="00B56D8C">
      <w:pPr>
        <w:pStyle w:val="Paragraphedeliste"/>
        <w:numPr>
          <w:ilvl w:val="0"/>
          <w:numId w:val="43"/>
        </w:numPr>
      </w:pPr>
      <w:proofErr w:type="spellStart"/>
      <w:r>
        <w:t>SigFox</w:t>
      </w:r>
      <w:proofErr w:type="spellEnd"/>
      <w:r>
        <w:t xml:space="preserve"> IOT Agent</w:t>
      </w:r>
      <w:r w:rsidR="00A2131D">
        <w:t xml:space="preserve">: </w:t>
      </w:r>
      <w:hyperlink r:id="rId158" w:history="1">
        <w:r w:rsidR="00A2131D" w:rsidRPr="00887470">
          <w:rPr>
            <w:rStyle w:val="Lienhypertexte"/>
          </w:rPr>
          <w:t>SIGFOX IOT Agent</w:t>
        </w:r>
      </w:hyperlink>
      <w:r w:rsidR="00A2131D">
        <w:rPr>
          <w:rStyle w:val="Lienhypertexte"/>
        </w:rPr>
        <w:t xml:space="preserve"> on github</w:t>
      </w:r>
    </w:p>
    <w:p w14:paraId="4C505858" w14:textId="1BFF2856" w:rsidR="00B56D8C" w:rsidRDefault="00B56D8C" w:rsidP="00B56D8C">
      <w:pPr>
        <w:pStyle w:val="Paragraphedeliste"/>
        <w:numPr>
          <w:ilvl w:val="0"/>
          <w:numId w:val="43"/>
        </w:numPr>
      </w:pPr>
      <w:r>
        <w:t>LWM2M IOT Agent</w:t>
      </w:r>
      <w:r w:rsidR="00A2131D">
        <w:t xml:space="preserve">: </w:t>
      </w:r>
      <w:hyperlink r:id="rId159" w:history="1">
        <w:r w:rsidR="00A2131D" w:rsidRPr="00887470">
          <w:rPr>
            <w:rStyle w:val="Lienhypertexte"/>
          </w:rPr>
          <w:t>OMA LWM2M IOT Agent</w:t>
        </w:r>
      </w:hyperlink>
    </w:p>
    <w:p w14:paraId="2AAE788A" w14:textId="77777777" w:rsidR="00A2131D" w:rsidRDefault="00A2131D" w:rsidP="00B56D8C"/>
    <w:p w14:paraId="192E14C6" w14:textId="7ED41ECC" w:rsidR="00B56D8C" w:rsidRDefault="00B56D8C" w:rsidP="00B56D8C">
      <w:r>
        <w:t>All IOT agents are based on the same architecture, provided by a core common library</w:t>
      </w:r>
      <w:r w:rsidR="003E3389">
        <w:t>:</w:t>
      </w:r>
    </w:p>
    <w:p w14:paraId="200C8E1B" w14:textId="45DB52F7" w:rsidR="003E3389" w:rsidRDefault="003E3389" w:rsidP="003E3389">
      <w:hyperlink r:id="rId160" w:history="1">
        <w:r w:rsidRPr="00887470">
          <w:rPr>
            <w:rStyle w:val="Lienhypertexte"/>
          </w:rPr>
          <w:t>IOT Agent library</w:t>
        </w:r>
        <w:r>
          <w:rPr>
            <w:rStyle w:val="Lienhypertexte"/>
          </w:rPr>
          <w:t xml:space="preserve"> used</w:t>
        </w:r>
        <w:r w:rsidRPr="00887470">
          <w:rPr>
            <w:rStyle w:val="Lienhypertexte"/>
          </w:rPr>
          <w:t xml:space="preserve"> to develop other agents</w:t>
        </w:r>
      </w:hyperlink>
    </w:p>
    <w:p w14:paraId="76474C2F" w14:textId="77777777" w:rsidR="003E3389" w:rsidRPr="00BD7F0A" w:rsidRDefault="003E3389" w:rsidP="00B56D8C"/>
    <w:p w14:paraId="2539C965" w14:textId="77777777" w:rsidR="00A10D57" w:rsidRDefault="00BD7F0A" w:rsidP="00A10D57">
      <w:pPr>
        <w:keepNext/>
      </w:pPr>
      <w:r>
        <w:rPr>
          <w:noProof/>
          <w:lang w:val="fr-FR" w:eastAsia="fr-FR"/>
        </w:rPr>
        <w:drawing>
          <wp:inline distT="0" distB="0" distL="0" distR="0" wp14:anchorId="32DAC9E4" wp14:editId="1E2DDB80">
            <wp:extent cx="5666185" cy="3898265"/>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DAS_UltraLight.png"/>
                    <pic:cNvPicPr/>
                  </pic:nvPicPr>
                  <pic:blipFill>
                    <a:blip r:embed="rId161">
                      <a:extLst>
                        <a:ext uri="{28A0092B-C50C-407E-A947-70E740481C1C}">
                          <a14:useLocalDpi xmlns:a14="http://schemas.microsoft.com/office/drawing/2010/main" val="0"/>
                        </a:ext>
                      </a:extLst>
                    </a:blip>
                    <a:stretch>
                      <a:fillRect/>
                    </a:stretch>
                  </pic:blipFill>
                  <pic:spPr>
                    <a:xfrm>
                      <a:off x="0" y="0"/>
                      <a:ext cx="5666185" cy="3898265"/>
                    </a:xfrm>
                    <a:prstGeom prst="rect">
                      <a:avLst/>
                    </a:prstGeom>
                  </pic:spPr>
                </pic:pic>
              </a:graphicData>
            </a:graphic>
          </wp:inline>
        </w:drawing>
      </w:r>
    </w:p>
    <w:p w14:paraId="4ECFF694" w14:textId="342BFB0E" w:rsidR="00D46D67" w:rsidRDefault="00A10D57" w:rsidP="00A10D57">
      <w:pPr>
        <w:pStyle w:val="Lgende"/>
      </w:pPr>
      <w:r>
        <w:t xml:space="preserve">Figure </w:t>
      </w:r>
      <w:r>
        <w:fldChar w:fldCharType="begin"/>
      </w:r>
      <w:r>
        <w:instrText xml:space="preserve"> SEQ Figure \* ARABIC </w:instrText>
      </w:r>
      <w:r>
        <w:fldChar w:fldCharType="separate"/>
      </w:r>
      <w:r w:rsidR="007C6CC7">
        <w:rPr>
          <w:noProof/>
        </w:rPr>
        <w:t>17</w:t>
      </w:r>
      <w:r>
        <w:fldChar w:fldCharType="end"/>
      </w:r>
      <w:r>
        <w:t xml:space="preserve"> : IDAS </w:t>
      </w:r>
      <w:proofErr w:type="spellStart"/>
      <w:r>
        <w:t>UltraLight</w:t>
      </w:r>
      <w:proofErr w:type="spellEnd"/>
      <w:r w:rsidR="0050130D">
        <w:t xml:space="preserve"> IOT Agent</w:t>
      </w:r>
      <w:r>
        <w:t xml:space="preserve"> interactions</w:t>
      </w:r>
    </w:p>
    <w:p w14:paraId="7C2F6147" w14:textId="01FEB71B" w:rsidR="009276B5" w:rsidRDefault="003E3389" w:rsidP="009276B5">
      <w:r>
        <w:t xml:space="preserve">All IOT agents works the same way </w:t>
      </w:r>
      <w:r w:rsidR="00A2131D">
        <w:t>as UL2.0 IOT Agent</w:t>
      </w:r>
      <w:r w:rsidR="00BA4A56">
        <w:t>.</w:t>
      </w:r>
      <w:r w:rsidR="00235E72">
        <w:t>, relying on the core library provided</w:t>
      </w:r>
      <w:r w:rsidR="00A2131D">
        <w:t>.</w:t>
      </w:r>
    </w:p>
    <w:p w14:paraId="52AC672B" w14:textId="14CD9463" w:rsidR="00235E72" w:rsidRDefault="00235E72" w:rsidP="009276B5">
      <w:r>
        <w:t>Each IOT agent provides device and service management features through a RESTful API.</w:t>
      </w:r>
    </w:p>
    <w:p w14:paraId="2DC25C47" w14:textId="5C65904D" w:rsidR="00235E72" w:rsidRDefault="00235E72" w:rsidP="009276B5">
      <w:r>
        <w:t xml:space="preserve">This management interface allows to configure the </w:t>
      </w:r>
      <w:r w:rsidR="00A9485E">
        <w:t xml:space="preserve">conversion between the device data and the NGSI entity to update in the context broker, for UL2.0 and JSON data sources, also are available LWM2M IOT agent, </w:t>
      </w:r>
      <w:proofErr w:type="spellStart"/>
      <w:r w:rsidR="00A9485E">
        <w:t>Sigfox</w:t>
      </w:r>
      <w:proofErr w:type="spellEnd"/>
      <w:r w:rsidR="00A9485E">
        <w:t xml:space="preserve"> IOT agent.</w:t>
      </w:r>
    </w:p>
    <w:p w14:paraId="7C6EC595" w14:textId="77777777" w:rsidR="00326F8C" w:rsidRDefault="00326F8C" w:rsidP="009276B5"/>
    <w:p w14:paraId="3F5DBFBA" w14:textId="36D2EE01" w:rsidR="00A9485E" w:rsidRDefault="00A9485E" w:rsidP="009276B5">
      <w:r>
        <w:t>In the case of MNCA, the existing data sources doesn’t use any of those protocols, data come either from xml, csv</w:t>
      </w:r>
      <w:r w:rsidR="00326F8C">
        <w:t xml:space="preserve"> or </w:t>
      </w:r>
      <w:r w:rsidR="00776D92">
        <w:t xml:space="preserve">even </w:t>
      </w:r>
      <w:r w:rsidR="00326F8C">
        <w:t>text files, retrieved or pushed through FTP.</w:t>
      </w:r>
    </w:p>
    <w:p w14:paraId="4E38F31A" w14:textId="5BBD7B58" w:rsidR="00326F8C" w:rsidRDefault="00326F8C" w:rsidP="009276B5">
      <w:r>
        <w:t>A few data source are updated through periodic http requests, that extract &amp; convert data before feeding the existing data warehouse.</w:t>
      </w:r>
    </w:p>
    <w:p w14:paraId="0F31C6D3" w14:textId="41C96D09" w:rsidR="00776D92" w:rsidRDefault="00776D92" w:rsidP="009276B5">
      <w:r>
        <w:t>Those data are currently inserted in the data warehouse, using an ETL step and</w:t>
      </w:r>
      <w:r w:rsidR="000B3E6E">
        <w:t>/or</w:t>
      </w:r>
      <w:r>
        <w:t xml:space="preserve"> the SCOWS </w:t>
      </w:r>
      <w:proofErr w:type="spellStart"/>
      <w:r>
        <w:t>api</w:t>
      </w:r>
      <w:proofErr w:type="spellEnd"/>
      <w:r>
        <w:t>.</w:t>
      </w:r>
    </w:p>
    <w:p w14:paraId="6768BFF8" w14:textId="768D538D" w:rsidR="000B3E6E" w:rsidRDefault="000B3E6E" w:rsidP="009276B5">
      <w:r>
        <w:t>Current data sources are:</w:t>
      </w:r>
    </w:p>
    <w:p w14:paraId="26CB3F5C" w14:textId="3D47F223" w:rsidR="000B3E6E" w:rsidRPr="009A4A99" w:rsidRDefault="004B26D1" w:rsidP="009A4A99">
      <w:pPr>
        <w:pStyle w:val="Paragraphedeliste"/>
        <w:numPr>
          <w:ilvl w:val="0"/>
          <w:numId w:val="45"/>
        </w:numPr>
        <w:rPr>
          <w:lang w:val="fr-FR"/>
        </w:rPr>
      </w:pPr>
      <w:proofErr w:type="spellStart"/>
      <w:r w:rsidRPr="009A4A99">
        <w:rPr>
          <w:lang w:val="fr-FR"/>
        </w:rPr>
        <w:t>Environment</w:t>
      </w:r>
      <w:proofErr w:type="spellEnd"/>
      <w:r w:rsidRPr="009A4A99">
        <w:rPr>
          <w:lang w:val="fr-FR"/>
        </w:rPr>
        <w:t xml:space="preserve"> data</w:t>
      </w:r>
      <w:r w:rsidR="000B3E6E" w:rsidRPr="009A4A99">
        <w:rPr>
          <w:lang w:val="fr-FR"/>
        </w:rPr>
        <w:t xml:space="preserve"> Nice </w:t>
      </w:r>
      <w:r w:rsidRPr="009A4A99">
        <w:rPr>
          <w:lang w:val="fr-FR"/>
        </w:rPr>
        <w:t>&amp;</w:t>
      </w:r>
      <w:r w:rsidR="000B3E6E" w:rsidRPr="009A4A99">
        <w:rPr>
          <w:lang w:val="fr-FR"/>
        </w:rPr>
        <w:t xml:space="preserve"> Cagnes/Mer 38 Stations</w:t>
      </w:r>
    </w:p>
    <w:p w14:paraId="5B384AC7" w14:textId="23E49384" w:rsidR="000B3E6E" w:rsidRPr="009A4A99" w:rsidRDefault="004B26D1" w:rsidP="009A4A99">
      <w:pPr>
        <w:pStyle w:val="Paragraphedeliste"/>
        <w:numPr>
          <w:ilvl w:val="0"/>
          <w:numId w:val="45"/>
        </w:numPr>
        <w:rPr>
          <w:lang w:val="fr-FR"/>
        </w:rPr>
      </w:pPr>
      <w:r w:rsidRPr="009A4A99">
        <w:rPr>
          <w:lang w:val="fr-FR"/>
        </w:rPr>
        <w:t>A</w:t>
      </w:r>
      <w:r w:rsidR="000B3E6E" w:rsidRPr="009A4A99">
        <w:rPr>
          <w:lang w:val="fr-FR"/>
        </w:rPr>
        <w:t>ir</w:t>
      </w:r>
      <w:r w:rsidRPr="009A4A99">
        <w:rPr>
          <w:lang w:val="fr-FR"/>
        </w:rPr>
        <w:t xml:space="preserve"> </w:t>
      </w:r>
      <w:proofErr w:type="spellStart"/>
      <w:r w:rsidRPr="009A4A99">
        <w:rPr>
          <w:lang w:val="fr-FR"/>
        </w:rPr>
        <w:t>quality</w:t>
      </w:r>
      <w:proofErr w:type="spellEnd"/>
      <w:r w:rsidRPr="009A4A99">
        <w:rPr>
          <w:lang w:val="fr-FR"/>
        </w:rPr>
        <w:t xml:space="preserve"> monitoring</w:t>
      </w:r>
      <w:r w:rsidR="000B3E6E" w:rsidRPr="009A4A99">
        <w:rPr>
          <w:lang w:val="fr-FR"/>
        </w:rPr>
        <w:t> 8 Stations</w:t>
      </w:r>
    </w:p>
    <w:p w14:paraId="01C90728" w14:textId="1818FEC0" w:rsidR="000B3E6E" w:rsidRPr="009A4A99" w:rsidRDefault="000B3E6E" w:rsidP="009A4A99">
      <w:pPr>
        <w:pStyle w:val="Paragraphedeliste"/>
        <w:numPr>
          <w:ilvl w:val="0"/>
          <w:numId w:val="45"/>
        </w:numPr>
        <w:rPr>
          <w:lang w:val="en-GB"/>
        </w:rPr>
      </w:pPr>
      <w:proofErr w:type="spellStart"/>
      <w:r w:rsidRPr="009A4A99">
        <w:rPr>
          <w:lang w:val="en-GB"/>
        </w:rPr>
        <w:t>Météo</w:t>
      </w:r>
      <w:proofErr w:type="spellEnd"/>
      <w:r w:rsidR="004B26D1" w:rsidRPr="009A4A99">
        <w:rPr>
          <w:lang w:val="en-GB"/>
        </w:rPr>
        <w:t xml:space="preserve"> </w:t>
      </w:r>
      <w:r w:rsidRPr="009A4A99">
        <w:rPr>
          <w:lang w:val="en-GB"/>
        </w:rPr>
        <w:t>France</w:t>
      </w:r>
      <w:r w:rsidR="004B26D1" w:rsidRPr="009A4A99">
        <w:rPr>
          <w:lang w:val="en-GB"/>
        </w:rPr>
        <w:t xml:space="preserve"> weather </w:t>
      </w:r>
      <w:proofErr w:type="gramStart"/>
      <w:r w:rsidR="004B26D1" w:rsidRPr="009A4A99">
        <w:rPr>
          <w:lang w:val="en-GB"/>
        </w:rPr>
        <w:t xml:space="preserve">forecast </w:t>
      </w:r>
      <w:r w:rsidRPr="009A4A99">
        <w:rPr>
          <w:lang w:val="en-GB"/>
        </w:rPr>
        <w:t> 17</w:t>
      </w:r>
      <w:proofErr w:type="gramEnd"/>
      <w:r w:rsidRPr="009A4A99">
        <w:rPr>
          <w:lang w:val="en-GB"/>
        </w:rPr>
        <w:t xml:space="preserve"> </w:t>
      </w:r>
      <w:r w:rsidR="004B26D1" w:rsidRPr="009A4A99">
        <w:rPr>
          <w:lang w:val="en-GB"/>
        </w:rPr>
        <w:t xml:space="preserve">forecast </w:t>
      </w:r>
      <w:r w:rsidRPr="009A4A99">
        <w:rPr>
          <w:lang w:val="en-GB"/>
        </w:rPr>
        <w:t>Stations</w:t>
      </w:r>
    </w:p>
    <w:p w14:paraId="75788C4D" w14:textId="183ED08A" w:rsidR="005260B2" w:rsidRPr="009A4A99" w:rsidRDefault="009A4A99" w:rsidP="009A4A99">
      <w:pPr>
        <w:pStyle w:val="Paragraphedeliste"/>
        <w:numPr>
          <w:ilvl w:val="0"/>
          <w:numId w:val="45"/>
        </w:numPr>
        <w:rPr>
          <w:lang w:val="en-GB"/>
        </w:rPr>
      </w:pPr>
      <w:r w:rsidRPr="009A4A99">
        <w:rPr>
          <w:lang w:val="en-GB"/>
        </w:rPr>
        <w:t xml:space="preserve">Weather </w:t>
      </w:r>
      <w:r w:rsidR="005260B2" w:rsidRPr="009A4A99">
        <w:rPr>
          <w:lang w:val="en-GB"/>
        </w:rPr>
        <w:t xml:space="preserve">Observations </w:t>
      </w:r>
      <w:r w:rsidRPr="009A4A99">
        <w:rPr>
          <w:lang w:val="en-GB"/>
        </w:rPr>
        <w:t xml:space="preserve">from </w:t>
      </w:r>
      <w:proofErr w:type="spellStart"/>
      <w:r w:rsidR="005260B2" w:rsidRPr="009A4A99">
        <w:rPr>
          <w:lang w:val="en-GB"/>
        </w:rPr>
        <w:t>Infoclimat</w:t>
      </w:r>
      <w:proofErr w:type="spellEnd"/>
      <w:r w:rsidRPr="009A4A99">
        <w:rPr>
          <w:lang w:val="en-GB"/>
        </w:rPr>
        <w:t xml:space="preserve"> </w:t>
      </w:r>
      <w:r w:rsidR="005260B2" w:rsidRPr="009A4A99">
        <w:rPr>
          <w:lang w:val="en-GB"/>
        </w:rPr>
        <w:t>4 Stations</w:t>
      </w:r>
    </w:p>
    <w:p w14:paraId="5C43108A" w14:textId="2CF9315C" w:rsidR="005260B2" w:rsidRPr="009A4A99" w:rsidRDefault="009A4A99" w:rsidP="009A4A99">
      <w:pPr>
        <w:pStyle w:val="Paragraphedeliste"/>
        <w:numPr>
          <w:ilvl w:val="0"/>
          <w:numId w:val="45"/>
        </w:numPr>
        <w:rPr>
          <w:lang w:val="en-GB"/>
        </w:rPr>
      </w:pPr>
      <w:r w:rsidRPr="009A4A99">
        <w:rPr>
          <w:lang w:val="en-GB"/>
        </w:rPr>
        <w:t xml:space="preserve">Weather </w:t>
      </w:r>
      <w:r w:rsidR="005260B2" w:rsidRPr="009A4A99">
        <w:rPr>
          <w:lang w:val="en-GB"/>
        </w:rPr>
        <w:t xml:space="preserve">Observations </w:t>
      </w:r>
      <w:proofErr w:type="spellStart"/>
      <w:r w:rsidR="005260B2" w:rsidRPr="009A4A99">
        <w:rPr>
          <w:lang w:val="en-GB"/>
        </w:rPr>
        <w:t>WeatherCompany</w:t>
      </w:r>
      <w:proofErr w:type="spellEnd"/>
      <w:r w:rsidR="005260B2" w:rsidRPr="009A4A99">
        <w:rPr>
          <w:lang w:val="en-GB"/>
        </w:rPr>
        <w:t> 12 Stations</w:t>
      </w:r>
    </w:p>
    <w:p w14:paraId="6BC88F94" w14:textId="7768D8C7" w:rsidR="005260B2" w:rsidRPr="009A4A99" w:rsidRDefault="004B26D1" w:rsidP="009A4A99">
      <w:pPr>
        <w:pStyle w:val="Paragraphedeliste"/>
        <w:numPr>
          <w:ilvl w:val="0"/>
          <w:numId w:val="45"/>
        </w:numPr>
        <w:rPr>
          <w:lang w:val="en-GB"/>
        </w:rPr>
      </w:pPr>
      <w:r w:rsidRPr="009A4A99">
        <w:rPr>
          <w:lang w:val="en-GB"/>
        </w:rPr>
        <w:t xml:space="preserve">Hydraulic Station Data </w:t>
      </w:r>
      <w:r w:rsidR="005260B2" w:rsidRPr="009A4A99">
        <w:rPr>
          <w:lang w:val="en-GB"/>
        </w:rPr>
        <w:t xml:space="preserve">- SAC </w:t>
      </w:r>
      <w:proofErr w:type="spellStart"/>
      <w:r w:rsidR="005260B2" w:rsidRPr="009A4A99">
        <w:rPr>
          <w:lang w:val="en-GB"/>
        </w:rPr>
        <w:t>Magnan</w:t>
      </w:r>
      <w:proofErr w:type="spellEnd"/>
      <w:r w:rsidR="005260B2" w:rsidRPr="009A4A99">
        <w:rPr>
          <w:lang w:val="en-GB"/>
        </w:rPr>
        <w:t> 4 Stations</w:t>
      </w:r>
      <w:r w:rsidRPr="009A4A99">
        <w:rPr>
          <w:lang w:val="en-GB"/>
        </w:rPr>
        <w:t xml:space="preserve">, </w:t>
      </w:r>
      <w:r w:rsidR="005260B2" w:rsidRPr="009A4A99">
        <w:rPr>
          <w:lang w:val="en-GB"/>
        </w:rPr>
        <w:t>SAC Paillon 13 Stations</w:t>
      </w:r>
      <w:r w:rsidRPr="009A4A99">
        <w:rPr>
          <w:lang w:val="en-GB"/>
        </w:rPr>
        <w:t>, East Mediterranean Flood Forecasting Service 11 Stations</w:t>
      </w:r>
    </w:p>
    <w:p w14:paraId="251BFDD2" w14:textId="3815BA2C" w:rsidR="004B26D1" w:rsidRPr="009A4A99" w:rsidRDefault="004B26D1" w:rsidP="009A4A99">
      <w:pPr>
        <w:pStyle w:val="Paragraphedeliste"/>
        <w:numPr>
          <w:ilvl w:val="0"/>
          <w:numId w:val="45"/>
        </w:numPr>
        <w:rPr>
          <w:lang w:val="en-GB"/>
        </w:rPr>
      </w:pPr>
      <w:r w:rsidRPr="009A4A99">
        <w:rPr>
          <w:lang w:val="en-GB"/>
        </w:rPr>
        <w:t>Statement of Voluntary Contribution Points 211 Stations</w:t>
      </w:r>
    </w:p>
    <w:p w14:paraId="6C757DD0" w14:textId="4814483E" w:rsidR="004B26D1" w:rsidRPr="009A4A99" w:rsidRDefault="004B26D1" w:rsidP="009A4A99">
      <w:pPr>
        <w:pStyle w:val="Paragraphedeliste"/>
        <w:numPr>
          <w:ilvl w:val="0"/>
          <w:numId w:val="45"/>
        </w:numPr>
        <w:rPr>
          <w:lang w:val="en-GB"/>
        </w:rPr>
      </w:pPr>
      <w:r w:rsidRPr="009A4A99">
        <w:rPr>
          <w:lang w:val="en-GB"/>
        </w:rPr>
        <w:t>Measure of urban traffic 327 Stations</w:t>
      </w:r>
    </w:p>
    <w:p w14:paraId="1936853A" w14:textId="21C1F384" w:rsidR="004B26D1" w:rsidRPr="009A4A99" w:rsidRDefault="004B26D1" w:rsidP="009A4A99">
      <w:pPr>
        <w:pStyle w:val="Paragraphedeliste"/>
        <w:numPr>
          <w:ilvl w:val="0"/>
          <w:numId w:val="45"/>
        </w:numPr>
        <w:rPr>
          <w:lang w:val="en-GB"/>
        </w:rPr>
      </w:pPr>
      <w:r w:rsidRPr="009A4A99">
        <w:rPr>
          <w:lang w:val="en-GB"/>
        </w:rPr>
        <w:t xml:space="preserve">Tourism 9 </w:t>
      </w:r>
      <w:r w:rsidR="009A4A99" w:rsidRPr="009A4A99">
        <w:rPr>
          <w:lang w:val="en-GB"/>
        </w:rPr>
        <w:t>data sets</w:t>
      </w:r>
    </w:p>
    <w:p w14:paraId="7C8D6D8C" w14:textId="405D1C0C" w:rsidR="004B26D1" w:rsidRPr="009A4A99" w:rsidRDefault="004B26D1" w:rsidP="009A4A99">
      <w:pPr>
        <w:pStyle w:val="Paragraphedeliste"/>
        <w:numPr>
          <w:ilvl w:val="0"/>
          <w:numId w:val="45"/>
        </w:numPr>
        <w:rPr>
          <w:lang w:val="en-GB"/>
        </w:rPr>
      </w:pPr>
      <w:r w:rsidRPr="009A4A99">
        <w:rPr>
          <w:lang w:val="en-GB"/>
        </w:rPr>
        <w:t xml:space="preserve">Parking 13 </w:t>
      </w:r>
      <w:proofErr w:type="spellStart"/>
      <w:r w:rsidRPr="009A4A99">
        <w:rPr>
          <w:lang w:val="en-GB"/>
        </w:rPr>
        <w:t>parkings</w:t>
      </w:r>
      <w:proofErr w:type="spellEnd"/>
    </w:p>
    <w:p w14:paraId="64DF7E84" w14:textId="411C8CFF" w:rsidR="001B0AAE" w:rsidRDefault="004B26D1" w:rsidP="009A4A99">
      <w:pPr>
        <w:pStyle w:val="Paragraphedeliste"/>
        <w:numPr>
          <w:ilvl w:val="0"/>
          <w:numId w:val="45"/>
        </w:numPr>
        <w:rPr>
          <w:lang w:val="en-GB"/>
        </w:rPr>
      </w:pPr>
      <w:r w:rsidRPr="009A4A99">
        <w:rPr>
          <w:lang w:val="en-GB"/>
        </w:rPr>
        <w:t>Transport - Tramway 28 tramways (</w:t>
      </w:r>
      <w:r w:rsidR="009A4A99" w:rsidRPr="009A4A99">
        <w:rPr>
          <w:lang w:val="en-GB"/>
        </w:rPr>
        <w:t>futures 3 times more</w:t>
      </w:r>
      <w:r w:rsidRPr="009A4A99">
        <w:rPr>
          <w:lang w:val="en-GB"/>
        </w:rPr>
        <w:t>)</w:t>
      </w:r>
    </w:p>
    <w:p w14:paraId="7F59FC5C" w14:textId="5D9B3953" w:rsidR="007E3C8F" w:rsidRDefault="007E3C8F" w:rsidP="009A4A99">
      <w:pPr>
        <w:pStyle w:val="Paragraphedeliste"/>
        <w:numPr>
          <w:ilvl w:val="0"/>
          <w:numId w:val="45"/>
        </w:numPr>
        <w:rPr>
          <w:lang w:val="en-GB"/>
        </w:rPr>
      </w:pPr>
      <w:r>
        <w:rPr>
          <w:lang w:val="en-GB"/>
        </w:rPr>
        <w:t xml:space="preserve">Forecast water metering through </w:t>
      </w:r>
      <w:proofErr w:type="spellStart"/>
      <w:r>
        <w:rPr>
          <w:lang w:val="en-GB"/>
        </w:rPr>
        <w:t>LoRa</w:t>
      </w:r>
      <w:proofErr w:type="spellEnd"/>
      <w:r>
        <w:rPr>
          <w:lang w:val="en-GB"/>
        </w:rPr>
        <w:t xml:space="preserve"> 60 000 devices</w:t>
      </w:r>
    </w:p>
    <w:p w14:paraId="207B87E6" w14:textId="77777777" w:rsidR="006C399F" w:rsidRDefault="006C399F" w:rsidP="001B0AAE">
      <w:pPr>
        <w:rPr>
          <w:lang w:val="en-GB"/>
        </w:rPr>
      </w:pPr>
      <w:r>
        <w:rPr>
          <w:lang w:val="en-GB"/>
        </w:rPr>
        <w:t xml:space="preserve">Those data sources are under study in a parallel project, the aim is to materialize NGSI representation of the different data sources, by trying to map on existing </w:t>
      </w:r>
      <w:proofErr w:type="spellStart"/>
      <w:r>
        <w:rPr>
          <w:lang w:val="en-GB"/>
        </w:rPr>
        <w:t>Fiware</w:t>
      </w:r>
      <w:proofErr w:type="spellEnd"/>
      <w:r>
        <w:rPr>
          <w:lang w:val="en-GB"/>
        </w:rPr>
        <w:t xml:space="preserve"> data models, and propose evolution to those models, when needed, through the process proposed by </w:t>
      </w:r>
      <w:proofErr w:type="spellStart"/>
      <w:r>
        <w:rPr>
          <w:lang w:val="en-GB"/>
        </w:rPr>
        <w:t>Fiware</w:t>
      </w:r>
      <w:proofErr w:type="spellEnd"/>
      <w:r>
        <w:rPr>
          <w:lang w:val="en-GB"/>
        </w:rPr>
        <w:t>.</w:t>
      </w:r>
    </w:p>
    <w:p w14:paraId="4F09BC79" w14:textId="39161DA1" w:rsidR="004B26D1" w:rsidRPr="001B0AAE" w:rsidRDefault="006C399F" w:rsidP="001B0AAE">
      <w:pPr>
        <w:rPr>
          <w:lang w:val="en-GB"/>
        </w:rPr>
      </w:pPr>
      <w:r>
        <w:rPr>
          <w:lang w:val="en-GB"/>
        </w:rPr>
        <w:t xml:space="preserve"> </w:t>
      </w:r>
      <w:r w:rsidR="004B26D1" w:rsidRPr="001B0AAE">
        <w:rPr>
          <w:lang w:val="en-GB"/>
        </w:rPr>
        <w:tab/>
      </w:r>
    </w:p>
    <w:p w14:paraId="5AACC0E7" w14:textId="4A72F3D6" w:rsidR="00326F8C" w:rsidRDefault="00326F8C" w:rsidP="009276B5">
      <w:r>
        <w:t>To be able to ingest those existing data sources</w:t>
      </w:r>
      <w:r w:rsidR="006C399F">
        <w:t xml:space="preserve"> in the new platform</w:t>
      </w:r>
      <w:r>
        <w:t>, it</w:t>
      </w:r>
      <w:r w:rsidR="006C399F">
        <w:t xml:space="preserve"> is</w:t>
      </w:r>
      <w:r>
        <w:t xml:space="preserve"> necessary to either develop some specific IOT agents, using the core library, but after reflection it has been thought better to use the JSON IOT agent behind an MQTT broker, for the communication with the context broker.</w:t>
      </w:r>
    </w:p>
    <w:p w14:paraId="37012266" w14:textId="77777777" w:rsidR="006C399F" w:rsidRDefault="006C399F" w:rsidP="009276B5"/>
    <w:p w14:paraId="21AEA9A9" w14:textId="127F700C" w:rsidR="00326F8C" w:rsidRDefault="009D79BF" w:rsidP="009276B5">
      <w:r>
        <w:t>T</w:t>
      </w:r>
      <w:r w:rsidR="00326F8C">
        <w:t xml:space="preserve">he data sources are prepared from files, or http request, </w:t>
      </w:r>
      <w:r>
        <w:t xml:space="preserve">through specific programs, </w:t>
      </w:r>
      <w:r w:rsidR="00F917B5">
        <w:t xml:space="preserve">where data is </w:t>
      </w:r>
      <w:r w:rsidR="00326F8C">
        <w:t>converted in JSON</w:t>
      </w:r>
      <w:r w:rsidR="003E113B">
        <w:t>, and published to the MQTT broker topic, on which the JSON IOT agent have subscribed.</w:t>
      </w:r>
    </w:p>
    <w:p w14:paraId="3DFA2F29" w14:textId="6FC92BEC" w:rsidR="006C399F" w:rsidRDefault="006C399F" w:rsidP="009276B5">
      <w:r>
        <w:t>The following schema shows the envisaged architecture</w:t>
      </w:r>
      <w:r w:rsidR="00A01A1B">
        <w:t xml:space="preserve"> for the data acquisition pipeline.</w:t>
      </w:r>
    </w:p>
    <w:p w14:paraId="793B3A7F" w14:textId="77777777" w:rsidR="00A2131D" w:rsidRDefault="00A2131D" w:rsidP="009276B5"/>
    <w:p w14:paraId="41320A46" w14:textId="77777777" w:rsidR="007C6CC7" w:rsidRDefault="002041F9" w:rsidP="007C6CC7">
      <w:pPr>
        <w:keepNext/>
        <w:jc w:val="center"/>
      </w:pPr>
      <w:r>
        <w:rPr>
          <w:noProof/>
        </w:rPr>
        <w:drawing>
          <wp:inline distT="0" distB="0" distL="0" distR="0" wp14:anchorId="7BD8DC45" wp14:editId="0D14B755">
            <wp:extent cx="4371975" cy="40957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NCA_IOT_data_to_JSON.png"/>
                    <pic:cNvPicPr/>
                  </pic:nvPicPr>
                  <pic:blipFill>
                    <a:blip r:embed="rId162">
                      <a:extLst>
                        <a:ext uri="{28A0092B-C50C-407E-A947-70E740481C1C}">
                          <a14:useLocalDpi xmlns:a14="http://schemas.microsoft.com/office/drawing/2010/main" val="0"/>
                        </a:ext>
                      </a:extLst>
                    </a:blip>
                    <a:stretch>
                      <a:fillRect/>
                    </a:stretch>
                  </pic:blipFill>
                  <pic:spPr>
                    <a:xfrm>
                      <a:off x="0" y="0"/>
                      <a:ext cx="4371975" cy="4095750"/>
                    </a:xfrm>
                    <a:prstGeom prst="rect">
                      <a:avLst/>
                    </a:prstGeom>
                  </pic:spPr>
                </pic:pic>
              </a:graphicData>
            </a:graphic>
          </wp:inline>
        </w:drawing>
      </w:r>
    </w:p>
    <w:p w14:paraId="4E81BF08" w14:textId="70E5FC2D" w:rsidR="00A2131D" w:rsidRDefault="007C6CC7" w:rsidP="007C6CC7">
      <w:pPr>
        <w:pStyle w:val="Lgende"/>
        <w:jc w:val="center"/>
      </w:pPr>
      <w:r>
        <w:t xml:space="preserve">Figure </w:t>
      </w:r>
      <w:r>
        <w:fldChar w:fldCharType="begin"/>
      </w:r>
      <w:r>
        <w:instrText xml:space="preserve"> SEQ Figure \* ARABIC </w:instrText>
      </w:r>
      <w:r>
        <w:fldChar w:fldCharType="separate"/>
      </w:r>
      <w:r>
        <w:rPr>
          <w:noProof/>
        </w:rPr>
        <w:t>18</w:t>
      </w:r>
      <w:r>
        <w:fldChar w:fldCharType="end"/>
      </w:r>
      <w:r>
        <w:t>: Existing data sources import overview</w:t>
      </w:r>
    </w:p>
    <w:p w14:paraId="73EDC9CD" w14:textId="0C99AA01" w:rsidR="00894D41" w:rsidRDefault="00A15E62" w:rsidP="009276B5">
      <w:r>
        <w:t>This group of modules is the object of a specific project started in par</w:t>
      </w:r>
      <w:r w:rsidR="00E03225">
        <w:t>allel</w:t>
      </w:r>
      <w:r w:rsidR="00894D41">
        <w:t>.</w:t>
      </w:r>
    </w:p>
    <w:p w14:paraId="3A6AD3C5" w14:textId="70495FF7" w:rsidR="00A15E62" w:rsidRDefault="00894D41" w:rsidP="009276B5">
      <w:r>
        <w:t xml:space="preserve">Depending on the targeted data source mode of acquisition (FTP </w:t>
      </w:r>
      <w:proofErr w:type="gramStart"/>
      <w:r>
        <w:t>get</w:t>
      </w:r>
      <w:proofErr w:type="gramEnd"/>
      <w:r>
        <w:t>, NFS file access, http get), several modules should be deployed as containers, it could be either some permanent module waiting for a file to appear in a particular directory, or a scheduled script that query the data through http or ftp</w:t>
      </w:r>
      <w:r w:rsidR="00A01A1B">
        <w:t>, before processing it</w:t>
      </w:r>
    </w:p>
    <w:p w14:paraId="09D9EA0D" w14:textId="77777777" w:rsidR="00A15E62" w:rsidRDefault="00A15E62" w:rsidP="009276B5"/>
    <w:p w14:paraId="5E64D9D6" w14:textId="6FE8C193" w:rsidR="00D4459F" w:rsidRDefault="00BA4A56" w:rsidP="009276B5">
      <w:r>
        <w:t xml:space="preserve">For the moment the following components are </w:t>
      </w:r>
      <w:r w:rsidR="00E03225">
        <w:t xml:space="preserve">still </w:t>
      </w:r>
      <w:r>
        <w:t xml:space="preserve">missing in the </w:t>
      </w:r>
      <w:proofErr w:type="spellStart"/>
      <w:r>
        <w:t>Fiware</w:t>
      </w:r>
      <w:proofErr w:type="spellEnd"/>
      <w:r>
        <w:t xml:space="preserve"> catalog:</w:t>
      </w:r>
    </w:p>
    <w:p w14:paraId="058E463F" w14:textId="5D444179" w:rsidR="00BA4A56" w:rsidRDefault="00452557" w:rsidP="00AA40AA">
      <w:pPr>
        <w:pStyle w:val="Paragraphedeliste"/>
        <w:numPr>
          <w:ilvl w:val="0"/>
          <w:numId w:val="46"/>
        </w:numPr>
      </w:pPr>
      <w:r>
        <w:t xml:space="preserve">The </w:t>
      </w:r>
      <w:r w:rsidR="00BA4A56">
        <w:t>IOT Agent Manager</w:t>
      </w:r>
      <w:r>
        <w:t xml:space="preserve">, is </w:t>
      </w:r>
      <w:r w:rsidR="00BA4A56">
        <w:t xml:space="preserve">under </w:t>
      </w:r>
      <w:r w:rsidR="00803C7A">
        <w:t xml:space="preserve">porting to Node.js </w:t>
      </w:r>
      <w:r w:rsidR="00E03225">
        <w:t>(</w:t>
      </w:r>
      <w:r w:rsidR="00803C7A">
        <w:t>scheduled</w:t>
      </w:r>
      <w:r w:rsidR="00BA4A56">
        <w:t xml:space="preserve"> for R5 release)</w:t>
      </w:r>
      <w:r w:rsidR="00E03225">
        <w:t xml:space="preserve">, should allow to manage IOT agents, through a RESTful </w:t>
      </w:r>
      <w:proofErr w:type="spellStart"/>
      <w:r w:rsidR="00E03225">
        <w:t>api</w:t>
      </w:r>
      <w:proofErr w:type="spellEnd"/>
      <w:r w:rsidR="00E03225">
        <w:t>.</w:t>
      </w:r>
    </w:p>
    <w:p w14:paraId="3E299210" w14:textId="5E4160E8" w:rsidR="00BA4A56" w:rsidRDefault="00BA4A56" w:rsidP="00AA40AA">
      <w:pPr>
        <w:pStyle w:val="Paragraphedeliste"/>
        <w:numPr>
          <w:ilvl w:val="0"/>
          <w:numId w:val="46"/>
        </w:numPr>
      </w:pPr>
      <w:r w:rsidRPr="00720EB8">
        <w:t>IoT Edge Manager</w:t>
      </w:r>
      <w:r>
        <w:t xml:space="preserve"> (forthcoming for R5</w:t>
      </w:r>
      <w:r w:rsidR="00803C7A">
        <w:t xml:space="preserve"> release</w:t>
      </w:r>
      <w:r>
        <w:t>)</w:t>
      </w:r>
      <w:r w:rsidR="00803C7A">
        <w:t xml:space="preserve"> should allow to manage some sensors network</w:t>
      </w:r>
      <w:r w:rsidR="00E03225">
        <w:t xml:space="preserve">, and communicate directly to the context broker using NGSI </w:t>
      </w:r>
      <w:proofErr w:type="spellStart"/>
      <w:r w:rsidR="00E03225">
        <w:t>api</w:t>
      </w:r>
      <w:proofErr w:type="spellEnd"/>
      <w:r w:rsidR="00803C7A">
        <w:t>.</w:t>
      </w:r>
    </w:p>
    <w:p w14:paraId="4FEA0514" w14:textId="6E313E61" w:rsidR="00803C7A" w:rsidRDefault="00803C7A" w:rsidP="00BA4A56"/>
    <w:p w14:paraId="72330D7D" w14:textId="40289320" w:rsidR="00803C7A" w:rsidRDefault="00803C7A" w:rsidP="00BA4A56">
      <w:r>
        <w:t>As seen</w:t>
      </w:r>
      <w:r w:rsidR="00AA40AA">
        <w:t xml:space="preserve"> through the document,</w:t>
      </w:r>
      <w:r>
        <w:t xml:space="preserve"> the </w:t>
      </w:r>
      <w:proofErr w:type="spellStart"/>
      <w:r>
        <w:t>Fiware</w:t>
      </w:r>
      <w:proofErr w:type="spellEnd"/>
      <w:r>
        <w:t xml:space="preserve"> platform is a </w:t>
      </w:r>
      <w:r w:rsidR="00DC17A3">
        <w:t>collection of RESTful API, characteristic of a micro service architecture.</w:t>
      </w:r>
    </w:p>
    <w:p w14:paraId="438B05BE" w14:textId="4511DC8F" w:rsidR="00DC17A3" w:rsidRDefault="00DC17A3" w:rsidP="00BA4A56">
      <w:r>
        <w:t>So</w:t>
      </w:r>
      <w:r w:rsidR="00E03225">
        <w:t>,</w:t>
      </w:r>
      <w:r>
        <w:t xml:space="preserve"> the platform is a big </w:t>
      </w:r>
      <w:proofErr w:type="spellStart"/>
      <w:r>
        <w:t>lego</w:t>
      </w:r>
      <w:proofErr w:type="spellEnd"/>
      <w:r>
        <w:t xml:space="preserve">, that </w:t>
      </w:r>
      <w:r w:rsidR="00AA40AA">
        <w:t xml:space="preserve">nevertheless </w:t>
      </w:r>
      <w:r w:rsidR="00E03225">
        <w:t xml:space="preserve">still </w:t>
      </w:r>
      <w:r>
        <w:t>needs to be assembled and exposed to users through ergonomic human-machine interface, such as a web application to manage</w:t>
      </w:r>
      <w:r w:rsidR="00A15E62">
        <w:t xml:space="preserve"> easily: services, devices, credentials, IOT Agents, context entity, and several other functions to give a</w:t>
      </w:r>
      <w:r w:rsidR="00AA40AA">
        <w:t>n easy</w:t>
      </w:r>
      <w:r w:rsidR="00A15E62">
        <w:t xml:space="preserve"> global way to manage IOT concerns like provisioning, security</w:t>
      </w:r>
    </w:p>
    <w:p w14:paraId="13B9769A" w14:textId="77777777" w:rsidR="00DC17A3" w:rsidRDefault="00DC17A3" w:rsidP="00BA4A56"/>
    <w:p w14:paraId="5BD54BF9" w14:textId="7C4E6374" w:rsidR="00BA4A56" w:rsidRDefault="00452557" w:rsidP="00BA4A56">
      <w:pPr>
        <w:rPr>
          <w:rStyle w:val="Lienhypertexte"/>
        </w:rPr>
      </w:pPr>
      <w:r>
        <w:t>T</w:t>
      </w:r>
      <w:r w:rsidR="00E03225">
        <w:t>elefonica have tried</w:t>
      </w:r>
      <w:r>
        <w:t xml:space="preserve"> </w:t>
      </w:r>
      <w:r w:rsidR="003C5C2D">
        <w:t xml:space="preserve">to </w:t>
      </w:r>
      <w:r>
        <w:t xml:space="preserve">provide </w:t>
      </w:r>
      <w:r w:rsidR="00E03225">
        <w:t xml:space="preserve">such an application </w:t>
      </w:r>
      <w:r w:rsidR="003C5C2D">
        <w:t>through</w:t>
      </w:r>
      <w:r w:rsidR="00E03225">
        <w:t xml:space="preserve"> </w:t>
      </w:r>
      <w:r>
        <w:t>a</w:t>
      </w:r>
      <w:r w:rsidR="00E03225">
        <w:t>n</w:t>
      </w:r>
      <w:r>
        <w:t xml:space="preserve"> </w:t>
      </w:r>
      <w:hyperlink r:id="rId163" w:history="1">
        <w:r w:rsidR="00BA4A56" w:rsidRPr="00E66391">
          <w:rPr>
            <w:rStyle w:val="Lienhypertexte"/>
          </w:rPr>
          <w:t xml:space="preserve">IOT Orchestrator with </w:t>
        </w:r>
        <w:r w:rsidR="003C5C2D">
          <w:rPr>
            <w:rStyle w:val="Lienhypertexte"/>
          </w:rPr>
          <w:t xml:space="preserve">a </w:t>
        </w:r>
        <w:r w:rsidR="00BA4A56" w:rsidRPr="00E66391">
          <w:rPr>
            <w:rStyle w:val="Lienhypertexte"/>
          </w:rPr>
          <w:t>portal UI</w:t>
        </w:r>
      </w:hyperlink>
    </w:p>
    <w:p w14:paraId="664A590B" w14:textId="305E5202" w:rsidR="003C5C2D" w:rsidRDefault="003C5C2D" w:rsidP="00BA4A56">
      <w:r>
        <w:t>But the portal application is not open source, and the project is not really maintained, recent changes removed the possibility to get the portal Docker image.</w:t>
      </w:r>
    </w:p>
    <w:p w14:paraId="2D7CE09C" w14:textId="06AF7986" w:rsidR="003C5C2D" w:rsidRDefault="003C5C2D" w:rsidP="00BA4A56"/>
    <w:p w14:paraId="14D5CF5E" w14:textId="02B6121C" w:rsidR="003C5C2D" w:rsidRDefault="003C5C2D" w:rsidP="00BA4A56">
      <w:r>
        <w:t xml:space="preserve">To summarize this global IOT management application </w:t>
      </w:r>
      <w:r w:rsidR="00776D92">
        <w:t>should</w:t>
      </w:r>
      <w:r>
        <w:t xml:space="preserve"> be designed and developed, taking example on the Telefonica Portal</w:t>
      </w:r>
      <w:r w:rsidR="00776D92">
        <w:t>.</w:t>
      </w:r>
    </w:p>
    <w:p w14:paraId="1DE175DE" w14:textId="0521610C" w:rsidR="00776D92" w:rsidRDefault="00776D92" w:rsidP="00BA4A56">
      <w:r>
        <w:t xml:space="preserve">A specific paragraph </w:t>
      </w:r>
    </w:p>
    <w:p w14:paraId="00511FAD" w14:textId="77777777" w:rsidR="00BA4A56" w:rsidRPr="009276B5" w:rsidRDefault="00BA4A56" w:rsidP="009276B5"/>
    <w:p w14:paraId="7C95A141" w14:textId="28424599" w:rsidR="003069FA" w:rsidRDefault="003069FA" w:rsidP="003069FA">
      <w:pPr>
        <w:pStyle w:val="Titre3"/>
      </w:pPr>
      <w:bookmarkStart w:id="327" w:name="_Toc499823614"/>
      <w:bookmarkStart w:id="328" w:name="_Toc499823752"/>
      <w:r>
        <w:t>Technical Considerations</w:t>
      </w:r>
      <w:bookmarkEnd w:id="327"/>
      <w:bookmarkEnd w:id="328"/>
    </w:p>
    <w:p w14:paraId="1174D32E" w14:textId="2A3855DC" w:rsidR="009D79BF" w:rsidRDefault="00AB3A95" w:rsidP="009D79BF">
      <w:r>
        <w:t>IOT Agents provide two main interfaces:</w:t>
      </w:r>
    </w:p>
    <w:p w14:paraId="4E42ABF1" w14:textId="450D5E93" w:rsidR="00AB3A95" w:rsidRDefault="00AB3A95" w:rsidP="009D79BF">
      <w:r>
        <w:t>A management interface</w:t>
      </w:r>
      <w:r w:rsidR="00E71E24">
        <w:t xml:space="preserve"> through RESTful API</w:t>
      </w:r>
    </w:p>
    <w:p w14:paraId="38C542E4" w14:textId="206A4C54" w:rsidR="00E71E24" w:rsidRDefault="00E71E24" w:rsidP="009D79BF">
      <w:r>
        <w:t>An interface to receive data from devices/sensors or gateway data, which support either HTTP or MQTT transport</w:t>
      </w:r>
      <w:r w:rsidR="00BA4A56">
        <w:t>.</w:t>
      </w:r>
    </w:p>
    <w:p w14:paraId="28FEEF49" w14:textId="59701A5C" w:rsidR="00776D92" w:rsidRDefault="00776D92" w:rsidP="009D79BF">
      <w:r>
        <w:t>So, each IOT agent require 2 open incoming ports.</w:t>
      </w:r>
    </w:p>
    <w:p w14:paraId="7735ECCA" w14:textId="77777777" w:rsidR="00776D92" w:rsidRDefault="00776D92" w:rsidP="009D79BF"/>
    <w:p w14:paraId="22B252CB" w14:textId="00C38EAB" w:rsidR="000C3CCB" w:rsidRDefault="000C3CCB" w:rsidP="009D79BF">
      <w:r>
        <w:t xml:space="preserve">For MQTT standard incoming ports </w:t>
      </w:r>
      <w:r w:rsidR="00C407EF">
        <w:t xml:space="preserve">of the broker </w:t>
      </w:r>
      <w:r>
        <w:t>are:</w:t>
      </w:r>
    </w:p>
    <w:p w14:paraId="609FE02A" w14:textId="77777777" w:rsidR="000C3CCB" w:rsidRDefault="000C3CCB" w:rsidP="000C3CCB">
      <w:pPr>
        <w:pStyle w:val="Paragraphedeliste"/>
        <w:numPr>
          <w:ilvl w:val="0"/>
          <w:numId w:val="44"/>
        </w:numPr>
      </w:pPr>
      <w:r w:rsidRPr="000C3CCB">
        <w:t>1883</w:t>
      </w:r>
      <w:r>
        <w:t xml:space="preserve">/TCP for unsecure communication channel, </w:t>
      </w:r>
    </w:p>
    <w:p w14:paraId="281A251E" w14:textId="20ADE8B3" w:rsidR="000C3CCB" w:rsidRPr="009D79BF" w:rsidRDefault="000C3CCB" w:rsidP="000C3CCB">
      <w:pPr>
        <w:pStyle w:val="Paragraphedeliste"/>
        <w:numPr>
          <w:ilvl w:val="0"/>
          <w:numId w:val="44"/>
        </w:numPr>
      </w:pPr>
      <w:r>
        <w:t>8883/TCP for secured SSL/TLS channel</w:t>
      </w:r>
    </w:p>
    <w:p w14:paraId="13583234" w14:textId="43F426AA" w:rsidR="003069FA" w:rsidRDefault="003069FA" w:rsidP="003069FA">
      <w:pPr>
        <w:pStyle w:val="Titre3"/>
      </w:pPr>
      <w:bookmarkStart w:id="329" w:name="_Toc499823615"/>
      <w:bookmarkStart w:id="330" w:name="_Toc499823753"/>
      <w:r>
        <w:t>Selected Product(s)</w:t>
      </w:r>
      <w:bookmarkEnd w:id="329"/>
      <w:bookmarkEnd w:id="330"/>
    </w:p>
    <w:p w14:paraId="10C7A446" w14:textId="0A2B591A" w:rsidR="009D79BF" w:rsidRDefault="009D79BF" w:rsidP="009D79BF">
      <w:r>
        <w:t>In a first step only the JSON IOT agent component will be used in a first step to ingest existing data sources into the new platform.</w:t>
      </w:r>
    </w:p>
    <w:p w14:paraId="4991B2D3" w14:textId="411EB914" w:rsidR="00BA4A56" w:rsidRDefault="00BA4A56" w:rsidP="009D79BF">
      <w:r>
        <w:t xml:space="preserve">The MQTT broker can be </w:t>
      </w:r>
      <w:proofErr w:type="spellStart"/>
      <w:r>
        <w:t>Mosquitto</w:t>
      </w:r>
      <w:proofErr w:type="spellEnd"/>
      <w:r>
        <w:t xml:space="preserve"> or any other message broker supporting MQTT, such as RabbitMQ or </w:t>
      </w:r>
      <w:proofErr w:type="spellStart"/>
      <w:r>
        <w:t>ActiveMQ</w:t>
      </w:r>
      <w:proofErr w:type="spellEnd"/>
      <w:r w:rsidR="00AA40AA">
        <w:t xml:space="preserve">, in a </w:t>
      </w:r>
      <w:proofErr w:type="spellStart"/>
      <w:r w:rsidR="00AA40AA">
        <w:t>fisrt</w:t>
      </w:r>
      <w:proofErr w:type="spellEnd"/>
      <w:r w:rsidR="00AA40AA">
        <w:t xml:space="preserve"> step </w:t>
      </w:r>
      <w:proofErr w:type="spellStart"/>
      <w:r w:rsidR="00AA40AA">
        <w:t>Mosquitto</w:t>
      </w:r>
      <w:proofErr w:type="spellEnd"/>
      <w:r w:rsidR="00AA40AA">
        <w:t xml:space="preserve"> has been chosen.</w:t>
      </w:r>
    </w:p>
    <w:p w14:paraId="52AF04F6" w14:textId="19944CA5" w:rsidR="00AA40AA" w:rsidRDefault="00AA40AA" w:rsidP="009D79BF">
      <w:r>
        <w:t xml:space="preserve">The components proposed in the IDAS part of the </w:t>
      </w:r>
      <w:proofErr w:type="spellStart"/>
      <w:r>
        <w:t>Fiware</w:t>
      </w:r>
      <w:proofErr w:type="spellEnd"/>
      <w:r>
        <w:t xml:space="preserve"> catalog are now developed with Node.js, this is the case for all the IOT agents</w:t>
      </w:r>
      <w:r w:rsidR="00D0392F">
        <w:t>.</w:t>
      </w:r>
    </w:p>
    <w:p w14:paraId="694D1C12" w14:textId="235C7912" w:rsidR="00D0392F" w:rsidRDefault="00D0392F" w:rsidP="009D79BF">
      <w:r>
        <w:t>The database used by the IDAS components is MongoDB.</w:t>
      </w:r>
    </w:p>
    <w:p w14:paraId="5768F4E3" w14:textId="77777777" w:rsidR="00D0392F" w:rsidRPr="00A2131D" w:rsidRDefault="00D0392F" w:rsidP="009D79BF"/>
    <w:p w14:paraId="087C2905" w14:textId="77777777" w:rsidR="00A2131D" w:rsidRPr="00A2131D" w:rsidRDefault="00A2131D" w:rsidP="00A2131D"/>
    <w:p w14:paraId="398AA479" w14:textId="0185B93E" w:rsidR="003069FA" w:rsidRDefault="003069FA" w:rsidP="003069FA">
      <w:pPr>
        <w:pStyle w:val="Titre3"/>
      </w:pPr>
      <w:bookmarkStart w:id="331" w:name="_Toc499823616"/>
      <w:bookmarkStart w:id="332" w:name="_Toc499823754"/>
      <w:r>
        <w:t>Selection Rationale</w:t>
      </w:r>
      <w:bookmarkEnd w:id="331"/>
      <w:bookmarkEnd w:id="332"/>
    </w:p>
    <w:p w14:paraId="0220254B" w14:textId="1444D145" w:rsidR="009D79BF" w:rsidRDefault="00354EF0" w:rsidP="009D79BF">
      <w:r>
        <w:t xml:space="preserve">The tools proposed in the </w:t>
      </w:r>
      <w:proofErr w:type="spellStart"/>
      <w:r>
        <w:t>Fiware</w:t>
      </w:r>
      <w:proofErr w:type="spellEnd"/>
      <w:r>
        <w:t xml:space="preserve"> catalog has been chosen.</w:t>
      </w:r>
    </w:p>
    <w:p w14:paraId="2F1D0DDF" w14:textId="1856A29C" w:rsidR="00354EF0" w:rsidRDefault="00354EF0" w:rsidP="009D79BF">
      <w:r>
        <w:t xml:space="preserve">Many IOT agents are already available for different transport and protocols, some are under development like an OPC UA IOT agent, </w:t>
      </w:r>
      <w:proofErr w:type="spellStart"/>
      <w:r>
        <w:t>wich</w:t>
      </w:r>
      <w:proofErr w:type="spellEnd"/>
      <w:r>
        <w:t xml:space="preserve"> open the way to connect directly SCADA or even industrial PLCs</w:t>
      </w:r>
      <w:r w:rsidR="00450AA1">
        <w:t>.</w:t>
      </w:r>
    </w:p>
    <w:p w14:paraId="4EA8FA10" w14:textId="0ED5DC07" w:rsidR="00450AA1" w:rsidRDefault="00450AA1" w:rsidP="009D79BF">
      <w:r>
        <w:t xml:space="preserve">The use of a core IOT agent library written in Node.js as the base for all others agent is a </w:t>
      </w:r>
      <w:proofErr w:type="spellStart"/>
      <w:r>
        <w:t>a</w:t>
      </w:r>
      <w:proofErr w:type="spellEnd"/>
      <w:r>
        <w:t xml:space="preserve"> good architectural choice.</w:t>
      </w:r>
    </w:p>
    <w:p w14:paraId="3D66BC5B" w14:textId="28D60D93" w:rsidR="00450AA1" w:rsidRPr="009D79BF" w:rsidRDefault="00450AA1" w:rsidP="009D79BF">
      <w:r>
        <w:t>As well as the choice of MongoDB for the data persistence.</w:t>
      </w:r>
    </w:p>
    <w:p w14:paraId="16D4768C" w14:textId="70C6E619" w:rsidR="003069FA" w:rsidRDefault="003069FA" w:rsidP="003069FA">
      <w:pPr>
        <w:pStyle w:val="Titre3"/>
      </w:pPr>
      <w:bookmarkStart w:id="333" w:name="_Toc499823617"/>
      <w:bookmarkStart w:id="334" w:name="_Toc499823755"/>
      <w:r>
        <w:t>Architecture Risks</w:t>
      </w:r>
      <w:bookmarkEnd w:id="333"/>
      <w:bookmarkEnd w:id="334"/>
    </w:p>
    <w:p w14:paraId="72AC36EA" w14:textId="04810B0A" w:rsidR="00A2131D" w:rsidRDefault="0050130D" w:rsidP="0050130D">
      <w:r>
        <w:t>IOT Agents must be deployed targeting high availability and scalability in production</w:t>
      </w:r>
      <w:r w:rsidR="00CE0793">
        <w:t xml:space="preserve">, </w:t>
      </w:r>
      <w:r w:rsidR="00A2131D">
        <w:t>t</w:t>
      </w:r>
      <w:r w:rsidR="00CE0793">
        <w:t>his</w:t>
      </w:r>
      <w:r w:rsidR="00A2131D">
        <w:t xml:space="preserve"> can be easily achieved by </w:t>
      </w:r>
      <w:r w:rsidR="00235E72">
        <w:t xml:space="preserve">adding some instance </w:t>
      </w:r>
      <w:proofErr w:type="gramStart"/>
      <w:r w:rsidR="00235E72">
        <w:t xml:space="preserve">through </w:t>
      </w:r>
      <w:r w:rsidR="00A2131D">
        <w:t>the use of</w:t>
      </w:r>
      <w:proofErr w:type="gramEnd"/>
      <w:r w:rsidR="00A2131D">
        <w:t xml:space="preserve"> </w:t>
      </w:r>
      <w:r w:rsidR="00E12BAF">
        <w:t>docker service stack file, since IOT agent</w:t>
      </w:r>
      <w:r w:rsidR="00CE0793">
        <w:t>s</w:t>
      </w:r>
      <w:r w:rsidR="00E12BAF">
        <w:t xml:space="preserve"> are stateless components.</w:t>
      </w:r>
    </w:p>
    <w:p w14:paraId="36C6B42B" w14:textId="77777777" w:rsidR="00CE0793" w:rsidRDefault="00CE0793" w:rsidP="0050130D"/>
    <w:p w14:paraId="61342114" w14:textId="0A217F06" w:rsidR="00E12BAF" w:rsidRDefault="00E12BAF" w:rsidP="0050130D">
      <w:r>
        <w:t xml:space="preserve">The </w:t>
      </w:r>
      <w:proofErr w:type="spellStart"/>
      <w:r>
        <w:t>mongoDB</w:t>
      </w:r>
      <w:proofErr w:type="spellEnd"/>
      <w:r>
        <w:t xml:space="preserve"> database they rely on</w:t>
      </w:r>
      <w:r w:rsidR="00CE0793">
        <w:t>,</w:t>
      </w:r>
      <w:r>
        <w:t xml:space="preserve"> is a cluster providing high availability and scalability as well.</w:t>
      </w:r>
    </w:p>
    <w:p w14:paraId="301EA0E9" w14:textId="77777777" w:rsidR="00CE0793" w:rsidRDefault="00CE0793" w:rsidP="0050130D"/>
    <w:p w14:paraId="2CA39484" w14:textId="45D5A4C3" w:rsidR="00E12BAF" w:rsidRDefault="00E12BAF" w:rsidP="0050130D">
      <w:r>
        <w:t xml:space="preserve">The security between the devices and the IOT agent communicating through HTTP rely on the use of an API key, that is checked by the IOT agent to accept the incoming message, the security can be enhanced </w:t>
      </w:r>
      <w:proofErr w:type="gramStart"/>
      <w:r>
        <w:t>through the use of</w:t>
      </w:r>
      <w:proofErr w:type="gramEnd"/>
      <w:r>
        <w:t xml:space="preserve"> HTTPS.</w:t>
      </w:r>
    </w:p>
    <w:p w14:paraId="703CED01" w14:textId="17BAD196" w:rsidR="00E12BAF" w:rsidRPr="0050130D" w:rsidRDefault="00E12BAF" w:rsidP="0050130D">
      <w:r>
        <w:t xml:space="preserve">When the transport is done through MQTT, </w:t>
      </w:r>
      <w:r w:rsidR="00A94FEE">
        <w:t xml:space="preserve">the secure mode </w:t>
      </w:r>
      <w:r w:rsidR="00AD12C8">
        <w:t xml:space="preserve">using SSL/TLS need to be forced to use, then </w:t>
      </w:r>
      <w:r w:rsidR="00F30A50">
        <w:t>any client</w:t>
      </w:r>
      <w:r>
        <w:t xml:space="preserve"> need</w:t>
      </w:r>
      <w:r w:rsidR="00F30A50">
        <w:t>s</w:t>
      </w:r>
      <w:r>
        <w:t xml:space="preserve"> to </w:t>
      </w:r>
      <w:r w:rsidR="00F30A50">
        <w:t>provide valid</w:t>
      </w:r>
      <w:r>
        <w:t xml:space="preserve"> credential</w:t>
      </w:r>
      <w:r w:rsidR="00F30A50">
        <w:t>s</w:t>
      </w:r>
      <w:r>
        <w:t xml:space="preserve"> to </w:t>
      </w:r>
      <w:r w:rsidR="00F30A50">
        <w:t>be authenticated and authorized</w:t>
      </w:r>
      <w:r w:rsidR="00F16C30">
        <w:t>, to</w:t>
      </w:r>
      <w:r w:rsidR="00F30A50">
        <w:t xml:space="preserve"> </w:t>
      </w:r>
      <w:r>
        <w:t>use the MQTT broker</w:t>
      </w:r>
      <w:r w:rsidR="00235E72">
        <w:t xml:space="preserve"> publish/subscribe services.</w:t>
      </w:r>
    </w:p>
    <w:p w14:paraId="6FD4A25D" w14:textId="77777777" w:rsidR="003069FA" w:rsidRPr="00F6725F" w:rsidRDefault="003069FA" w:rsidP="003069FA"/>
    <w:p w14:paraId="4B65AAE4" w14:textId="77777777" w:rsidR="003069FA" w:rsidRDefault="005F14A1" w:rsidP="003069FA">
      <w:pPr>
        <w:pStyle w:val="Titre2"/>
      </w:pPr>
      <w:r>
        <w:t xml:space="preserve"> </w:t>
      </w:r>
      <w:bookmarkStart w:id="335" w:name="_Toc499823618"/>
      <w:bookmarkStart w:id="336" w:name="_Toc499823756"/>
      <w:r w:rsidR="003069FA">
        <w:t>CEP Component</w:t>
      </w:r>
      <w:bookmarkEnd w:id="335"/>
      <w:bookmarkEnd w:id="336"/>
    </w:p>
    <w:p w14:paraId="1659D641" w14:textId="77777777" w:rsidR="003069FA" w:rsidRDefault="003069FA" w:rsidP="003069FA"/>
    <w:p w14:paraId="0F7D44E5" w14:textId="29983831" w:rsidR="003069FA" w:rsidRDefault="003069FA" w:rsidP="003069FA">
      <w:pPr>
        <w:pStyle w:val="Titre3"/>
      </w:pPr>
      <w:bookmarkStart w:id="337" w:name="_Toc499823619"/>
      <w:bookmarkStart w:id="338" w:name="_Toc499823757"/>
      <w:r>
        <w:t>Component Functions</w:t>
      </w:r>
      <w:bookmarkEnd w:id="337"/>
      <w:bookmarkEnd w:id="338"/>
    </w:p>
    <w:p w14:paraId="4FB07F00" w14:textId="3CDD7ADF" w:rsidR="00081868" w:rsidRDefault="00081868" w:rsidP="00081868">
      <w:r>
        <w:t>CEP stand for Complex Event Processing</w:t>
      </w:r>
      <w:r w:rsidR="000C3CCB">
        <w:t>, it has not been invented for IOT, but originally to automate business decision.</w:t>
      </w:r>
    </w:p>
    <w:p w14:paraId="17BF8FE3" w14:textId="77777777" w:rsidR="000C3CCB" w:rsidRPr="00081868" w:rsidRDefault="000C3CCB" w:rsidP="00081868"/>
    <w:p w14:paraId="53C8D165" w14:textId="4C6D4543" w:rsidR="003069FA" w:rsidRDefault="003069FA" w:rsidP="003069FA">
      <w:pPr>
        <w:pStyle w:val="Titre3"/>
      </w:pPr>
      <w:bookmarkStart w:id="339" w:name="_Toc499823620"/>
      <w:bookmarkStart w:id="340" w:name="_Toc499823758"/>
      <w:r>
        <w:lastRenderedPageBreak/>
        <w:t>Technical Considerations</w:t>
      </w:r>
      <w:bookmarkEnd w:id="339"/>
      <w:bookmarkEnd w:id="340"/>
    </w:p>
    <w:p w14:paraId="17070644" w14:textId="77777777" w:rsidR="000C3CCB" w:rsidRPr="000C3CCB" w:rsidRDefault="000C3CCB" w:rsidP="000C3CCB"/>
    <w:p w14:paraId="5A15DF1D" w14:textId="60FDDAC3" w:rsidR="003069FA" w:rsidRDefault="003069FA" w:rsidP="003069FA">
      <w:pPr>
        <w:pStyle w:val="Titre3"/>
      </w:pPr>
      <w:bookmarkStart w:id="341" w:name="_Toc499823621"/>
      <w:bookmarkStart w:id="342" w:name="_Toc499823759"/>
      <w:r>
        <w:t>Selected Product(s)</w:t>
      </w:r>
      <w:bookmarkEnd w:id="341"/>
      <w:bookmarkEnd w:id="342"/>
    </w:p>
    <w:p w14:paraId="05BE4F19" w14:textId="76D066F5" w:rsidR="00524CE6" w:rsidRDefault="001229F8" w:rsidP="00524CE6">
      <w:r>
        <w:t xml:space="preserve">Telefonica </w:t>
      </w:r>
      <w:proofErr w:type="spellStart"/>
      <w:r>
        <w:t>Perseo</w:t>
      </w:r>
      <w:proofErr w:type="spellEnd"/>
      <w:r>
        <w:t xml:space="preserve"> or IBM Proton</w:t>
      </w:r>
    </w:p>
    <w:p w14:paraId="340AAE6E" w14:textId="6C1E196F" w:rsidR="000C3CCB" w:rsidRPr="00524CE6" w:rsidRDefault="000C3CCB" w:rsidP="00524CE6">
      <w:r>
        <w:t xml:space="preserve">At a first glance </w:t>
      </w:r>
      <w:proofErr w:type="spellStart"/>
      <w:r>
        <w:t>Perseo</w:t>
      </w:r>
      <w:proofErr w:type="spellEnd"/>
      <w:r>
        <w:t xml:space="preserve"> is </w:t>
      </w:r>
      <w:proofErr w:type="gramStart"/>
      <w:r>
        <w:t>more simple</w:t>
      </w:r>
      <w:proofErr w:type="gramEnd"/>
      <w:r>
        <w:t xml:space="preserve"> to use and manage</w:t>
      </w:r>
    </w:p>
    <w:p w14:paraId="141D4A0F" w14:textId="111F67D6" w:rsidR="003069FA" w:rsidRDefault="003069FA" w:rsidP="003069FA">
      <w:pPr>
        <w:pStyle w:val="Titre3"/>
      </w:pPr>
      <w:bookmarkStart w:id="343" w:name="_Toc499823622"/>
      <w:bookmarkStart w:id="344" w:name="_Toc499823760"/>
      <w:r>
        <w:t>Selection Rationale</w:t>
      </w:r>
      <w:bookmarkEnd w:id="343"/>
      <w:bookmarkEnd w:id="344"/>
    </w:p>
    <w:p w14:paraId="455385A8" w14:textId="77777777" w:rsidR="00081868" w:rsidRDefault="00081868" w:rsidP="00081868">
      <w:r>
        <w:t xml:space="preserve">In </w:t>
      </w:r>
      <w:proofErr w:type="spellStart"/>
      <w:r>
        <w:t>Fiware</w:t>
      </w:r>
      <w:proofErr w:type="spellEnd"/>
      <w:r>
        <w:t xml:space="preserve"> catalog is proposed an implementation from IBM of the CEP module: </w:t>
      </w:r>
      <w:hyperlink r:id="rId164" w:history="1">
        <w:r w:rsidRPr="00EA50BF">
          <w:rPr>
            <w:rStyle w:val="Lienhypertexte"/>
          </w:rPr>
          <w:t>PROTON</w:t>
        </w:r>
      </w:hyperlink>
    </w:p>
    <w:p w14:paraId="303B4763" w14:textId="77777777" w:rsidR="00081868" w:rsidRDefault="00081868" w:rsidP="00081868">
      <w:r>
        <w:t xml:space="preserve">It </w:t>
      </w:r>
      <w:r w:rsidRPr="00EA50BF">
        <w:t>is a scalable integrated platform to support the development, deployment, and maintenance of event-driven applications</w:t>
      </w:r>
      <w:r>
        <w:t>.</w:t>
      </w:r>
    </w:p>
    <w:p w14:paraId="6D2E7422" w14:textId="77777777" w:rsidR="00081868" w:rsidRDefault="00081868" w:rsidP="00081868">
      <w:r>
        <w:t xml:space="preserve">Telefonica propose also an implementation of the CEP GE: </w:t>
      </w:r>
      <w:hyperlink r:id="rId165" w:history="1">
        <w:proofErr w:type="spellStart"/>
        <w:r w:rsidRPr="008577A5">
          <w:rPr>
            <w:rStyle w:val="Lienhypertexte"/>
          </w:rPr>
          <w:t>Perseo</w:t>
        </w:r>
        <w:proofErr w:type="spellEnd"/>
      </w:hyperlink>
      <w:r>
        <w:t>, as the CEP GE of their IOT stack</w:t>
      </w:r>
    </w:p>
    <w:p w14:paraId="2A2A2E05" w14:textId="77777777" w:rsidR="00081868" w:rsidRDefault="00081868" w:rsidP="00081868">
      <w:r>
        <w:t xml:space="preserve">As well as Orange which propose </w:t>
      </w:r>
      <w:hyperlink r:id="rId166" w:history="1">
        <w:r w:rsidRPr="00EA50BF">
          <w:rPr>
            <w:rStyle w:val="Lienhypertexte"/>
          </w:rPr>
          <w:t>Cepheus</w:t>
        </w:r>
      </w:hyperlink>
    </w:p>
    <w:p w14:paraId="2F343E6C" w14:textId="72913DC5" w:rsidR="00081868" w:rsidRDefault="00081868" w:rsidP="00081868">
      <w:r>
        <w:t xml:space="preserve">It’s composed of </w:t>
      </w:r>
      <w:r w:rsidRPr="00EA50BF">
        <w:t xml:space="preserve">a light NGSI broker </w:t>
      </w:r>
      <w:r>
        <w:t>a</w:t>
      </w:r>
      <w:r w:rsidRPr="00EA50BF">
        <w:t>nd a CEP which features a dedicated REST management API to configure real time analysis on NGSI events.</w:t>
      </w:r>
    </w:p>
    <w:p w14:paraId="48FBB344" w14:textId="074C60A5" w:rsidR="00437B0D" w:rsidRDefault="00437B0D" w:rsidP="00437B0D">
      <w:r>
        <w:t xml:space="preserve">Either </w:t>
      </w:r>
      <w:proofErr w:type="spellStart"/>
      <w:r w:rsidR="00524CE6">
        <w:t>Perseo</w:t>
      </w:r>
      <w:proofErr w:type="spellEnd"/>
      <w:r w:rsidR="00524CE6">
        <w:t xml:space="preserve"> </w:t>
      </w:r>
      <w:r>
        <w:t>and Proton</w:t>
      </w:r>
      <w:r w:rsidR="00524CE6">
        <w:t xml:space="preserve"> has been tested by </w:t>
      </w:r>
      <w:proofErr w:type="spellStart"/>
      <w:r w:rsidR="00524CE6">
        <w:t>Faycal</w:t>
      </w:r>
      <w:proofErr w:type="spellEnd"/>
      <w:r w:rsidR="00524CE6">
        <w:t xml:space="preserve"> </w:t>
      </w:r>
      <w:proofErr w:type="spellStart"/>
      <w:r w:rsidR="00524CE6">
        <w:t>Boufares</w:t>
      </w:r>
      <w:proofErr w:type="spellEnd"/>
      <w:r>
        <w:t xml:space="preserve">, it appears that Proton is richer, but more complex to apprehend than </w:t>
      </w:r>
      <w:proofErr w:type="spellStart"/>
      <w:r>
        <w:t>Perseo</w:t>
      </w:r>
      <w:proofErr w:type="spellEnd"/>
      <w:r>
        <w:t>.</w:t>
      </w:r>
    </w:p>
    <w:p w14:paraId="18245A15" w14:textId="408A93AD" w:rsidR="000C3CCB" w:rsidRDefault="000C3CCB" w:rsidP="00437B0D">
      <w:proofErr w:type="spellStart"/>
      <w:r>
        <w:t>Perseo</w:t>
      </w:r>
      <w:proofErr w:type="spellEnd"/>
      <w:r>
        <w:t xml:space="preserve"> use a MongoDB database, Proton uses files to store events configurations</w:t>
      </w:r>
    </w:p>
    <w:p w14:paraId="0B6F6525" w14:textId="35BD6565" w:rsidR="00524CE6" w:rsidRDefault="00524CE6" w:rsidP="00081868">
      <w:r>
        <w:t>.</w:t>
      </w:r>
    </w:p>
    <w:p w14:paraId="42AED1DA" w14:textId="77777777" w:rsidR="003069FA" w:rsidRDefault="003069FA" w:rsidP="003069FA">
      <w:pPr>
        <w:pStyle w:val="Titre3"/>
        <w:rPr>
          <w:i/>
        </w:rPr>
      </w:pPr>
      <w:bookmarkStart w:id="345" w:name="_Toc499823623"/>
      <w:bookmarkStart w:id="346" w:name="_Toc499823761"/>
      <w:r>
        <w:t>Architecture Risks</w:t>
      </w:r>
      <w:bookmarkEnd w:id="345"/>
      <w:bookmarkEnd w:id="346"/>
    </w:p>
    <w:p w14:paraId="47B57F12" w14:textId="3AA7FFD7" w:rsidR="003069FA" w:rsidRDefault="00BA0BA1" w:rsidP="003069FA">
      <w:proofErr w:type="spellStart"/>
      <w:r>
        <w:t>Perseo</w:t>
      </w:r>
      <w:proofErr w:type="spellEnd"/>
      <w:r>
        <w:t xml:space="preserve"> intercepts all request incoming to Orion Broker, in case of high traffic it can become a bottleneck that delay the processing of important rules.</w:t>
      </w:r>
    </w:p>
    <w:p w14:paraId="5A0EA79B" w14:textId="77777777" w:rsidR="00BA0BA1" w:rsidRPr="00F6725F" w:rsidRDefault="00BA0BA1" w:rsidP="003069FA"/>
    <w:p w14:paraId="18D8BE71" w14:textId="69766282" w:rsidR="003069FA" w:rsidRDefault="003069FA" w:rsidP="003069FA">
      <w:pPr>
        <w:pStyle w:val="Titre2"/>
      </w:pPr>
      <w:r>
        <w:t xml:space="preserve"> </w:t>
      </w:r>
      <w:bookmarkStart w:id="347" w:name="_Toc499823624"/>
      <w:bookmarkStart w:id="348" w:name="_Toc499823762"/>
      <w:r>
        <w:t>Application Mashup Component</w:t>
      </w:r>
      <w:r w:rsidR="00DB6AFC">
        <w:t>s</w:t>
      </w:r>
      <w:bookmarkEnd w:id="347"/>
      <w:bookmarkEnd w:id="348"/>
    </w:p>
    <w:p w14:paraId="4E0EB3EA" w14:textId="77777777" w:rsidR="003069FA" w:rsidRDefault="003069FA" w:rsidP="003069FA"/>
    <w:p w14:paraId="2519010F" w14:textId="562B3AF5" w:rsidR="003069FA" w:rsidRDefault="003069FA" w:rsidP="003069FA">
      <w:pPr>
        <w:pStyle w:val="Titre3"/>
      </w:pPr>
      <w:bookmarkStart w:id="349" w:name="_Toc499823625"/>
      <w:bookmarkStart w:id="350" w:name="_Toc499823763"/>
      <w:r>
        <w:t>Component Functions</w:t>
      </w:r>
      <w:bookmarkEnd w:id="349"/>
      <w:bookmarkEnd w:id="350"/>
    </w:p>
    <w:p w14:paraId="5381A11E" w14:textId="613C5C7F" w:rsidR="00695DCE" w:rsidRDefault="00695DCE" w:rsidP="00695DCE">
      <w:r>
        <w:t>Th</w:t>
      </w:r>
      <w:r w:rsidR="00BA0BA1">
        <w:t>ose</w:t>
      </w:r>
      <w:r>
        <w:t xml:space="preserve"> components </w:t>
      </w:r>
      <w:r w:rsidR="00BA0BA1">
        <w:t xml:space="preserve">allow to </w:t>
      </w:r>
      <w:r w:rsidR="00D46163">
        <w:t xml:space="preserve">design and </w:t>
      </w:r>
      <w:r w:rsidR="00BA0BA1">
        <w:t xml:space="preserve">publish dashboards and </w:t>
      </w:r>
      <w:proofErr w:type="spellStart"/>
      <w:r w:rsidR="00BA0BA1">
        <w:t>visualization</w:t>
      </w:r>
      <w:r w:rsidR="007D4D1A">
        <w:t>mashus</w:t>
      </w:r>
      <w:proofErr w:type="spellEnd"/>
      <w:r w:rsidR="00BA0BA1">
        <w:t xml:space="preserve"> about entities data from the context broker</w:t>
      </w:r>
      <w:r w:rsidR="00D46163">
        <w:t xml:space="preserve"> and the </w:t>
      </w:r>
      <w:proofErr w:type="gramStart"/>
      <w:r w:rsidR="00D46163">
        <w:t>short term</w:t>
      </w:r>
      <w:proofErr w:type="gramEnd"/>
      <w:r w:rsidR="00D46163">
        <w:t xml:space="preserve"> history</w:t>
      </w:r>
      <w:r w:rsidR="00BA0BA1">
        <w:t xml:space="preserve">, but without </w:t>
      </w:r>
      <w:r w:rsidR="00F112F0">
        <w:t xml:space="preserve">the need of programming </w:t>
      </w:r>
      <w:r w:rsidR="00D46163">
        <w:t>skills</w:t>
      </w:r>
      <w:r w:rsidR="00BA0BA1">
        <w:t>.</w:t>
      </w:r>
    </w:p>
    <w:p w14:paraId="243D23C7" w14:textId="268520A6" w:rsidR="00BA0BA1" w:rsidRPr="00695DCE" w:rsidRDefault="00F112F0" w:rsidP="00695DCE">
      <w:r>
        <w:t>The components provide simple interface to assemble in a page, configurable</w:t>
      </w:r>
      <w:r w:rsidRPr="00F112F0">
        <w:t xml:space="preserve"> </w:t>
      </w:r>
      <w:r>
        <w:t>widgets to visualize entities data.</w:t>
      </w:r>
    </w:p>
    <w:p w14:paraId="4B4A6940" w14:textId="298A34C3" w:rsidR="003069FA" w:rsidRDefault="003069FA" w:rsidP="003069FA">
      <w:pPr>
        <w:pStyle w:val="Titre3"/>
      </w:pPr>
      <w:bookmarkStart w:id="351" w:name="_Toc499823626"/>
      <w:bookmarkStart w:id="352" w:name="_Toc499823764"/>
      <w:r>
        <w:t>Technical Considerations</w:t>
      </w:r>
      <w:bookmarkEnd w:id="351"/>
      <w:bookmarkEnd w:id="352"/>
    </w:p>
    <w:p w14:paraId="6A7EFE64" w14:textId="77777777" w:rsidR="00D46163" w:rsidRDefault="000B5D10" w:rsidP="000B5D10">
      <w:proofErr w:type="spellStart"/>
      <w:r>
        <w:t>Wirecloud</w:t>
      </w:r>
      <w:proofErr w:type="spellEnd"/>
      <w:r w:rsidR="00F112F0">
        <w:t xml:space="preserve"> composed of a back-end server and a </w:t>
      </w:r>
      <w:proofErr w:type="spellStart"/>
      <w:r w:rsidR="00F112F0">
        <w:t>javascript</w:t>
      </w:r>
      <w:proofErr w:type="spellEnd"/>
      <w:r w:rsidR="00F112F0">
        <w:t xml:space="preserve"> web application, </w:t>
      </w:r>
    </w:p>
    <w:p w14:paraId="3616E17A" w14:textId="52A35B31" w:rsidR="000B5D10" w:rsidRDefault="00F112F0" w:rsidP="000B5D10">
      <w:r>
        <w:t>the back-end server uses a PostgreSQL database to persist</w:t>
      </w:r>
    </w:p>
    <w:p w14:paraId="5FEE58FD" w14:textId="77777777" w:rsidR="00D46163" w:rsidRDefault="00D46163" w:rsidP="000B5D10"/>
    <w:p w14:paraId="2C283D27" w14:textId="681D4C00" w:rsidR="000B5D10" w:rsidRPr="000B5D10" w:rsidRDefault="00BA0BA1" w:rsidP="000B5D10">
      <w:r>
        <w:t>Freeboard</w:t>
      </w:r>
      <w:r w:rsidR="00F112F0">
        <w:t xml:space="preserve"> is a simple </w:t>
      </w:r>
      <w:proofErr w:type="spellStart"/>
      <w:r w:rsidR="00F112F0">
        <w:t>javascript</w:t>
      </w:r>
      <w:proofErr w:type="spellEnd"/>
      <w:r w:rsidR="00F112F0">
        <w:t xml:space="preserve"> library that can be deployed in any web server, or even </w:t>
      </w:r>
      <w:r w:rsidR="00D46163">
        <w:t>embedded</w:t>
      </w:r>
      <w:r w:rsidR="00F112F0">
        <w:t xml:space="preserve"> in a</w:t>
      </w:r>
      <w:r w:rsidR="00D46163">
        <w:t xml:space="preserve"> larger</w:t>
      </w:r>
      <w:r w:rsidR="00F112F0">
        <w:t xml:space="preserve"> application</w:t>
      </w:r>
      <w:r w:rsidR="00D46163">
        <w:t>, as it does not provide any security, it’s the best solution. Freeboard persists dashboard in JSON files on the web server</w:t>
      </w:r>
    </w:p>
    <w:p w14:paraId="00B49D10" w14:textId="53CEA461" w:rsidR="003069FA" w:rsidRDefault="003069FA" w:rsidP="003069FA">
      <w:pPr>
        <w:pStyle w:val="Titre3"/>
      </w:pPr>
      <w:bookmarkStart w:id="353" w:name="_Toc499823627"/>
      <w:bookmarkStart w:id="354" w:name="_Toc499823765"/>
      <w:r>
        <w:t>Selected Product(s)</w:t>
      </w:r>
      <w:bookmarkEnd w:id="353"/>
      <w:bookmarkEnd w:id="354"/>
    </w:p>
    <w:p w14:paraId="223E0B2E" w14:textId="77777777" w:rsidR="00BA0BA1" w:rsidRDefault="00BA0BA1" w:rsidP="00BA0BA1">
      <w:proofErr w:type="spellStart"/>
      <w:r>
        <w:t>Wirecloud</w:t>
      </w:r>
      <w:proofErr w:type="spellEnd"/>
    </w:p>
    <w:p w14:paraId="39850756" w14:textId="7DACCCD2" w:rsidR="00BA0BA1" w:rsidRPr="00BA0BA1" w:rsidRDefault="00BA0BA1" w:rsidP="00BA0BA1">
      <w:r>
        <w:t>Freeboard</w:t>
      </w:r>
    </w:p>
    <w:p w14:paraId="2BFA1600" w14:textId="2A95521E" w:rsidR="003069FA" w:rsidRDefault="003069FA" w:rsidP="003069FA">
      <w:pPr>
        <w:pStyle w:val="Titre3"/>
      </w:pPr>
      <w:bookmarkStart w:id="355" w:name="_Toc499823628"/>
      <w:bookmarkStart w:id="356" w:name="_Toc499823766"/>
      <w:r>
        <w:t>Selection Rationale</w:t>
      </w:r>
      <w:bookmarkEnd w:id="355"/>
      <w:bookmarkEnd w:id="356"/>
    </w:p>
    <w:p w14:paraId="3D7C12EE" w14:textId="20E15666" w:rsidR="0059703B" w:rsidRPr="0059703B" w:rsidRDefault="007D4D1A" w:rsidP="0059703B">
      <w:proofErr w:type="spellStart"/>
      <w:r>
        <w:t>Wirecloud</w:t>
      </w:r>
      <w:proofErr w:type="spellEnd"/>
      <w:r>
        <w:t xml:space="preserve"> and Freeboard are the components proposed in </w:t>
      </w:r>
      <w:proofErr w:type="spellStart"/>
      <w:r>
        <w:t>Fiware</w:t>
      </w:r>
      <w:proofErr w:type="spellEnd"/>
      <w:r>
        <w:t xml:space="preserve"> catalog for mashup applications</w:t>
      </w:r>
    </w:p>
    <w:p w14:paraId="342AD7C4" w14:textId="77777777" w:rsidR="003069FA" w:rsidRDefault="003069FA" w:rsidP="003069FA">
      <w:pPr>
        <w:pStyle w:val="Titre3"/>
        <w:rPr>
          <w:i/>
        </w:rPr>
      </w:pPr>
      <w:bookmarkStart w:id="357" w:name="_Toc499823629"/>
      <w:bookmarkStart w:id="358" w:name="_Toc499823767"/>
      <w:r>
        <w:t>Architecture Risks</w:t>
      </w:r>
      <w:bookmarkEnd w:id="357"/>
      <w:bookmarkEnd w:id="358"/>
    </w:p>
    <w:p w14:paraId="6AA45068" w14:textId="77777777" w:rsidR="003069FA" w:rsidRPr="00F6725F" w:rsidRDefault="003069FA" w:rsidP="003069FA"/>
    <w:p w14:paraId="3CAD91F1" w14:textId="33C5076A" w:rsidR="003069FA" w:rsidRDefault="005F14A1" w:rsidP="003069FA">
      <w:pPr>
        <w:pStyle w:val="Titre2"/>
      </w:pPr>
      <w:r>
        <w:t xml:space="preserve"> </w:t>
      </w:r>
      <w:bookmarkStart w:id="359" w:name="_Toc499823630"/>
      <w:bookmarkStart w:id="360" w:name="_Toc499823768"/>
      <w:r w:rsidR="00FE6D47">
        <w:t>Business</w:t>
      </w:r>
      <w:r w:rsidR="003069FA">
        <w:t xml:space="preserve"> Ecosystem </w:t>
      </w:r>
      <w:r w:rsidR="0064048C">
        <w:t xml:space="preserve">GE </w:t>
      </w:r>
      <w:r w:rsidR="003069FA">
        <w:t>Component</w:t>
      </w:r>
      <w:bookmarkEnd w:id="359"/>
      <w:bookmarkEnd w:id="360"/>
      <w:r w:rsidR="0064048C">
        <w:t>s</w:t>
      </w:r>
    </w:p>
    <w:p w14:paraId="69C498C6" w14:textId="77777777" w:rsidR="003069FA" w:rsidRDefault="003069FA" w:rsidP="003069FA"/>
    <w:p w14:paraId="3625D60C" w14:textId="7BE74312" w:rsidR="003069FA" w:rsidRDefault="003069FA" w:rsidP="003069FA">
      <w:pPr>
        <w:pStyle w:val="Titre3"/>
      </w:pPr>
      <w:bookmarkStart w:id="361" w:name="_Toc499823631"/>
      <w:bookmarkStart w:id="362" w:name="_Toc499823769"/>
      <w:r>
        <w:t>Component</w:t>
      </w:r>
      <w:r w:rsidR="0064048C">
        <w:t>s</w:t>
      </w:r>
      <w:r>
        <w:t xml:space="preserve"> Functions</w:t>
      </w:r>
      <w:bookmarkEnd w:id="361"/>
      <w:bookmarkEnd w:id="362"/>
    </w:p>
    <w:p w14:paraId="47F2E8B3" w14:textId="77777777" w:rsidR="0064048C" w:rsidRDefault="0064048C" w:rsidP="00AD7AA2"/>
    <w:p w14:paraId="64915656" w14:textId="308BA8BC" w:rsidR="00AD7AA2" w:rsidRDefault="00AD7AA2" w:rsidP="00AD7AA2">
      <w:r>
        <w:t>The B</w:t>
      </w:r>
      <w:r w:rsidR="0061478F">
        <w:t>usiness</w:t>
      </w:r>
      <w:r>
        <w:t xml:space="preserve"> Ecosystem </w:t>
      </w:r>
      <w:r w:rsidR="0064048C">
        <w:t>GE</w:t>
      </w:r>
      <w:r>
        <w:t xml:space="preserve"> is composed of several modules that cover the following features:</w:t>
      </w:r>
    </w:p>
    <w:p w14:paraId="36AA0220" w14:textId="77777777" w:rsidR="00AD7AA2" w:rsidRPr="00AD7AA2" w:rsidRDefault="00AD7AA2" w:rsidP="00AD7AA2"/>
    <w:p w14:paraId="33205A25" w14:textId="77777777" w:rsidR="00AD7AA2" w:rsidRPr="0024168A" w:rsidRDefault="00AD7AA2" w:rsidP="00AD7AA2">
      <w:pPr>
        <w:rPr>
          <w:b/>
        </w:rPr>
      </w:pPr>
      <w:r w:rsidRPr="0024168A">
        <w:rPr>
          <w:b/>
        </w:rPr>
        <w:t xml:space="preserve">TM Forum </w:t>
      </w:r>
      <w:proofErr w:type="spellStart"/>
      <w:r w:rsidRPr="0024168A">
        <w:rPr>
          <w:b/>
        </w:rPr>
        <w:t>Apis</w:t>
      </w:r>
      <w:proofErr w:type="spellEnd"/>
      <w:r w:rsidRPr="0024168A">
        <w:rPr>
          <w:b/>
        </w:rPr>
        <w:t>:</w:t>
      </w:r>
    </w:p>
    <w:p w14:paraId="7B2F1315" w14:textId="77777777" w:rsidR="0061478F" w:rsidRDefault="00AD7AA2" w:rsidP="0047663D">
      <w:pPr>
        <w:pStyle w:val="Paragraphedeliste"/>
        <w:numPr>
          <w:ilvl w:val="0"/>
          <w:numId w:val="25"/>
        </w:numPr>
      </w:pPr>
      <w:r>
        <w:t>Catalog management</w:t>
      </w:r>
      <w:r w:rsidR="0061478F">
        <w:t xml:space="preserve">, </w:t>
      </w:r>
    </w:p>
    <w:p w14:paraId="57FBFE12" w14:textId="77777777" w:rsidR="0061478F" w:rsidRDefault="0061478F" w:rsidP="0047663D">
      <w:pPr>
        <w:pStyle w:val="Paragraphedeliste"/>
        <w:numPr>
          <w:ilvl w:val="0"/>
          <w:numId w:val="25"/>
        </w:numPr>
      </w:pPr>
      <w:r>
        <w:t>O</w:t>
      </w:r>
      <w:r w:rsidRPr="0061478F">
        <w:t xml:space="preserve">rdering management, </w:t>
      </w:r>
    </w:p>
    <w:p w14:paraId="794ED2AD" w14:textId="77777777" w:rsidR="0061478F" w:rsidRDefault="0061478F" w:rsidP="0047663D">
      <w:pPr>
        <w:pStyle w:val="Paragraphedeliste"/>
        <w:numPr>
          <w:ilvl w:val="0"/>
          <w:numId w:val="25"/>
        </w:numPr>
      </w:pPr>
      <w:r>
        <w:t>I</w:t>
      </w:r>
      <w:r w:rsidRPr="0061478F">
        <w:t xml:space="preserve">nventory management, </w:t>
      </w:r>
    </w:p>
    <w:p w14:paraId="5FF52464" w14:textId="77777777" w:rsidR="0061478F" w:rsidRDefault="0061478F" w:rsidP="0047663D">
      <w:pPr>
        <w:pStyle w:val="Paragraphedeliste"/>
        <w:numPr>
          <w:ilvl w:val="0"/>
          <w:numId w:val="25"/>
        </w:numPr>
      </w:pPr>
      <w:r>
        <w:t>U</w:t>
      </w:r>
      <w:r w:rsidRPr="0061478F">
        <w:t xml:space="preserve">sage management, </w:t>
      </w:r>
    </w:p>
    <w:p w14:paraId="5A81FFBF" w14:textId="77777777" w:rsidR="0061478F" w:rsidRDefault="0061478F" w:rsidP="0047663D">
      <w:pPr>
        <w:pStyle w:val="Paragraphedeliste"/>
        <w:numPr>
          <w:ilvl w:val="0"/>
          <w:numId w:val="25"/>
        </w:numPr>
      </w:pPr>
      <w:r w:rsidRPr="0061478F">
        <w:t xml:space="preserve">billing, </w:t>
      </w:r>
    </w:p>
    <w:p w14:paraId="483D200C" w14:textId="77777777" w:rsidR="0061478F" w:rsidRDefault="0061478F" w:rsidP="0047663D">
      <w:pPr>
        <w:pStyle w:val="Paragraphedeliste"/>
        <w:numPr>
          <w:ilvl w:val="0"/>
          <w:numId w:val="25"/>
        </w:numPr>
      </w:pPr>
      <w:r>
        <w:t xml:space="preserve">customer, </w:t>
      </w:r>
    </w:p>
    <w:p w14:paraId="6C034825" w14:textId="77777777" w:rsidR="00AD7AA2" w:rsidRDefault="0061478F" w:rsidP="0047663D">
      <w:pPr>
        <w:pStyle w:val="Paragraphedeliste"/>
        <w:numPr>
          <w:ilvl w:val="0"/>
          <w:numId w:val="25"/>
        </w:numPr>
      </w:pPr>
      <w:r>
        <w:t>party APIs.</w:t>
      </w:r>
    </w:p>
    <w:p w14:paraId="54F3A0D6" w14:textId="77777777" w:rsidR="0061478F" w:rsidRPr="0024168A" w:rsidRDefault="0061478F" w:rsidP="00AD7AA2">
      <w:pPr>
        <w:rPr>
          <w:b/>
        </w:rPr>
      </w:pPr>
      <w:r w:rsidRPr="0024168A">
        <w:rPr>
          <w:b/>
        </w:rPr>
        <w:t>Business Ecosystem Charging Backend:</w:t>
      </w:r>
    </w:p>
    <w:p w14:paraId="216E1314" w14:textId="77777777" w:rsidR="0061478F" w:rsidRDefault="0061478F" w:rsidP="0047663D">
      <w:pPr>
        <w:pStyle w:val="Paragraphedeliste"/>
        <w:numPr>
          <w:ilvl w:val="0"/>
          <w:numId w:val="26"/>
        </w:numPr>
      </w:pPr>
      <w:r>
        <w:t>Process</w:t>
      </w:r>
      <w:r w:rsidRPr="0061478F">
        <w:t xml:space="preserve"> the different pricing models, the accounting information, a</w:t>
      </w:r>
      <w:r>
        <w:t>nd the revenue sharing reports.</w:t>
      </w:r>
    </w:p>
    <w:p w14:paraId="16DE97DF" w14:textId="77777777" w:rsidR="0061478F" w:rsidRDefault="0061478F" w:rsidP="0047663D">
      <w:pPr>
        <w:pStyle w:val="Paragraphedeliste"/>
        <w:numPr>
          <w:ilvl w:val="0"/>
          <w:numId w:val="26"/>
        </w:numPr>
      </w:pPr>
      <w:r>
        <w:t>C</w:t>
      </w:r>
      <w:r w:rsidRPr="0061478F">
        <w:t>alculate amounts to be charged, charge customers, and pay sellers</w:t>
      </w:r>
      <w:r>
        <w:t>, using this above information</w:t>
      </w:r>
      <w:r w:rsidRPr="0061478F">
        <w:t>.</w:t>
      </w:r>
    </w:p>
    <w:p w14:paraId="747502ED" w14:textId="77777777" w:rsidR="0061478F" w:rsidRPr="0024168A" w:rsidRDefault="0061478F" w:rsidP="00AD7AA2">
      <w:pPr>
        <w:rPr>
          <w:b/>
        </w:rPr>
      </w:pPr>
      <w:r w:rsidRPr="0024168A">
        <w:rPr>
          <w:b/>
        </w:rPr>
        <w:t>Business Ecosystem Revenue Sharing Service:</w:t>
      </w:r>
    </w:p>
    <w:p w14:paraId="47FE31C9" w14:textId="77777777" w:rsidR="0061478F" w:rsidRDefault="0061478F" w:rsidP="00AD7AA2">
      <w:r>
        <w:t>Distribute</w:t>
      </w:r>
      <w:r w:rsidR="00DD5878">
        <w:t>s</w:t>
      </w:r>
      <w:r>
        <w:t xml:space="preserve"> revenues </w:t>
      </w:r>
      <w:r w:rsidRPr="0061478F">
        <w:t>originated by the usage of a given service among the involved stakeholders.</w:t>
      </w:r>
    </w:p>
    <w:p w14:paraId="7DC8D73D" w14:textId="77777777" w:rsidR="00DD5878" w:rsidRDefault="00DD5878" w:rsidP="00AD7AA2">
      <w:r>
        <w:lastRenderedPageBreak/>
        <w:t>It distributes</w:t>
      </w:r>
      <w:r w:rsidRPr="00DD5878">
        <w:t xml:space="preserve"> part of the revenue generated by a service between the Business API Ecosystem instance provider and the Service Provider(s) responsible for the service</w:t>
      </w:r>
      <w:r>
        <w:t>,</w:t>
      </w:r>
      <w:r w:rsidR="00301D1A">
        <w:t xml:space="preserve"> a service </w:t>
      </w:r>
      <w:r w:rsidR="00292C39">
        <w:t>here refer</w:t>
      </w:r>
      <w:r w:rsidR="001A4F1C">
        <w:t>s</w:t>
      </w:r>
      <w:r w:rsidR="00292C39">
        <w:t xml:space="preserve"> </w:t>
      </w:r>
      <w:r w:rsidR="00292C39" w:rsidRPr="00292C39">
        <w:t>to both final applications and backend application services</w:t>
      </w:r>
      <w:r w:rsidRPr="00DD5878">
        <w:t>.</w:t>
      </w:r>
    </w:p>
    <w:p w14:paraId="1CF63C98" w14:textId="77777777" w:rsidR="0061478F" w:rsidRPr="0024168A" w:rsidRDefault="0061478F" w:rsidP="00AD7AA2">
      <w:pPr>
        <w:rPr>
          <w:b/>
        </w:rPr>
      </w:pPr>
      <w:r w:rsidRPr="0024168A">
        <w:rPr>
          <w:b/>
        </w:rPr>
        <w:t>Business Ecosystem Logic Proxy:</w:t>
      </w:r>
    </w:p>
    <w:p w14:paraId="2D7F4965" w14:textId="77777777" w:rsidR="0061478F" w:rsidRDefault="0024168A" w:rsidP="00AD7AA2">
      <w:r>
        <w:t xml:space="preserve">Is </w:t>
      </w:r>
      <w:r w:rsidR="002B22F8" w:rsidRPr="002B22F8">
        <w:t xml:space="preserve">the endpoint for accessing the Business API </w:t>
      </w:r>
      <w:proofErr w:type="gramStart"/>
      <w:r w:rsidR="002B22F8" w:rsidRPr="002B22F8">
        <w:t>Ecosystem</w:t>
      </w:r>
      <w:r w:rsidR="001A4F1C">
        <w:t>:</w:t>
      </w:r>
      <w:proofErr w:type="gramEnd"/>
    </w:p>
    <w:p w14:paraId="072F67AF" w14:textId="77777777" w:rsidR="0061478F" w:rsidRDefault="0024168A" w:rsidP="0047663D">
      <w:pPr>
        <w:pStyle w:val="Paragraphedeliste"/>
        <w:numPr>
          <w:ilvl w:val="0"/>
          <w:numId w:val="27"/>
        </w:numPr>
      </w:pPr>
      <w:r w:rsidRPr="0024168A">
        <w:t>it orchestrates the APIs validating user requests, including authentication, authorization, and the content of the request from a business logic point of view.</w:t>
      </w:r>
    </w:p>
    <w:p w14:paraId="40A95CB2" w14:textId="77777777" w:rsidR="0024168A" w:rsidRDefault="0024168A" w:rsidP="0047663D">
      <w:pPr>
        <w:pStyle w:val="Paragraphedeliste"/>
        <w:numPr>
          <w:ilvl w:val="0"/>
          <w:numId w:val="27"/>
        </w:numPr>
      </w:pPr>
      <w:r w:rsidRPr="0024168A">
        <w:t>it serves a web portal that can be used to interact with the system.</w:t>
      </w:r>
    </w:p>
    <w:p w14:paraId="0D8157CD" w14:textId="77777777" w:rsidR="00C75DB1" w:rsidRDefault="00C75DB1" w:rsidP="00AD7AA2"/>
    <w:p w14:paraId="172B7DBE" w14:textId="77777777" w:rsidR="0064048C" w:rsidRDefault="002B11BB" w:rsidP="00AD7AA2">
      <w:r>
        <w:t xml:space="preserve">This is the </w:t>
      </w:r>
      <w:r w:rsidR="0064048C">
        <w:t xml:space="preserve">Market Place </w:t>
      </w:r>
      <w:r>
        <w:t xml:space="preserve">component </w:t>
      </w:r>
      <w:r w:rsidR="0064048C">
        <w:t xml:space="preserve">of the smart city platform, </w:t>
      </w:r>
      <w:r>
        <w:t>that allow</w:t>
      </w:r>
      <w:r w:rsidR="001B725C">
        <w:t>s</w:t>
      </w:r>
      <w:r>
        <w:t xml:space="preserve"> to monetize applications, APIs </w:t>
      </w:r>
      <w:proofErr w:type="gramStart"/>
      <w:r>
        <w:t>and also</w:t>
      </w:r>
      <w:proofErr w:type="gramEnd"/>
      <w:r>
        <w:t xml:space="preserve"> data</w:t>
      </w:r>
      <w:r w:rsidR="0064048C">
        <w:t>.</w:t>
      </w:r>
    </w:p>
    <w:p w14:paraId="30EB3402" w14:textId="77777777" w:rsidR="0064048C" w:rsidRDefault="0064048C" w:rsidP="00AD7AA2">
      <w:r>
        <w:t xml:space="preserve">Data </w:t>
      </w:r>
      <w:r w:rsidR="002B11BB">
        <w:t>that are exposed through the smart city platform</w:t>
      </w:r>
      <w:r w:rsidR="000D747A">
        <w:t xml:space="preserve"> open data component such as CKAN</w:t>
      </w:r>
      <w:r w:rsidR="00C75DB1">
        <w:t xml:space="preserve">, </w:t>
      </w:r>
    </w:p>
    <w:p w14:paraId="3C55F460" w14:textId="5ED136F2" w:rsidR="00AD7AA2" w:rsidRPr="00AD7AA2" w:rsidRDefault="0064048C" w:rsidP="00AD7AA2">
      <w:r>
        <w:t>A</w:t>
      </w:r>
      <w:r w:rsidR="00C75DB1">
        <w:t xml:space="preserve">pplications </w:t>
      </w:r>
      <w:r>
        <w:t xml:space="preserve">to monetize can </w:t>
      </w:r>
      <w:r w:rsidR="00C75DB1">
        <w:t xml:space="preserve">include: dashboards made through </w:t>
      </w:r>
      <w:proofErr w:type="spellStart"/>
      <w:r w:rsidR="00C75DB1">
        <w:t>WireCloud</w:t>
      </w:r>
      <w:proofErr w:type="spellEnd"/>
      <w:r w:rsidR="00C75DB1">
        <w:t xml:space="preserve"> or Freeboard, or any application developed using Eclipse Che</w:t>
      </w:r>
      <w:r w:rsidR="002735D2">
        <w:t xml:space="preserve"> PAAS</w:t>
      </w:r>
      <w:r w:rsidR="000D747A">
        <w:t>.</w:t>
      </w:r>
    </w:p>
    <w:p w14:paraId="488CED4D" w14:textId="77777777" w:rsidR="003069FA" w:rsidRDefault="003069FA" w:rsidP="003069FA">
      <w:pPr>
        <w:pStyle w:val="Titre3"/>
      </w:pPr>
      <w:bookmarkStart w:id="363" w:name="_Toc499823632"/>
      <w:bookmarkStart w:id="364" w:name="_Toc499823770"/>
      <w:r>
        <w:t>Technical Considerations</w:t>
      </w:r>
      <w:bookmarkEnd w:id="363"/>
      <w:bookmarkEnd w:id="364"/>
    </w:p>
    <w:p w14:paraId="6178886D" w14:textId="3AED5A0E" w:rsidR="00AD7AA2" w:rsidRDefault="00C75DB1" w:rsidP="00AD7AA2">
      <w:r>
        <w:t>The Business ecosystem GE, is composed of many components, that work together and interact with other components depending on the kind of business model needed.</w:t>
      </w:r>
    </w:p>
    <w:p w14:paraId="7C15EB32" w14:textId="12ABDB4A" w:rsidR="00C75DB1" w:rsidRDefault="00C75DB1" w:rsidP="00AD7AA2">
      <w:r>
        <w:t>The components of the GE are:</w:t>
      </w:r>
    </w:p>
    <w:p w14:paraId="68169530" w14:textId="15FCA0C2" w:rsidR="00AD7AA2" w:rsidRPr="00C75DB1" w:rsidRDefault="00AD7AA2" w:rsidP="00AD7AA2">
      <w:pPr>
        <w:rPr>
          <w:b/>
        </w:rPr>
      </w:pPr>
      <w:r w:rsidRPr="00C75DB1">
        <w:rPr>
          <w:b/>
        </w:rPr>
        <w:t>TM Forum APIs and R</w:t>
      </w:r>
      <w:r w:rsidR="0024168A" w:rsidRPr="00C75DB1">
        <w:rPr>
          <w:b/>
        </w:rPr>
        <w:t xml:space="preserve">evenue </w:t>
      </w:r>
      <w:r w:rsidRPr="00C75DB1">
        <w:rPr>
          <w:b/>
        </w:rPr>
        <w:t>S</w:t>
      </w:r>
      <w:r w:rsidR="0024168A" w:rsidRPr="00C75DB1">
        <w:rPr>
          <w:b/>
        </w:rPr>
        <w:t xml:space="preserve">haring </w:t>
      </w:r>
      <w:r w:rsidRPr="00C75DB1">
        <w:rPr>
          <w:b/>
        </w:rPr>
        <w:t>S</w:t>
      </w:r>
      <w:r w:rsidR="0024168A" w:rsidRPr="00C75DB1">
        <w:rPr>
          <w:b/>
        </w:rPr>
        <w:t>ervice</w:t>
      </w:r>
      <w:r w:rsidR="0064048C">
        <w:rPr>
          <w:b/>
        </w:rPr>
        <w:t xml:space="preserve"> (RSS)</w:t>
      </w:r>
      <w:r w:rsidRPr="00C75DB1">
        <w:rPr>
          <w:b/>
        </w:rPr>
        <w:t xml:space="preserve"> requirements</w:t>
      </w:r>
    </w:p>
    <w:p w14:paraId="4566393D" w14:textId="77777777" w:rsidR="00AD7AA2" w:rsidRDefault="00AD7AA2" w:rsidP="0047663D">
      <w:pPr>
        <w:pStyle w:val="Paragraphedeliste"/>
        <w:numPr>
          <w:ilvl w:val="0"/>
          <w:numId w:val="10"/>
        </w:numPr>
      </w:pPr>
      <w:r>
        <w:t>Java 8</w:t>
      </w:r>
    </w:p>
    <w:p w14:paraId="7DAEBB17" w14:textId="77777777" w:rsidR="00AD7AA2" w:rsidRDefault="00AD7AA2" w:rsidP="0047663D">
      <w:pPr>
        <w:pStyle w:val="Paragraphedeliste"/>
        <w:numPr>
          <w:ilvl w:val="0"/>
          <w:numId w:val="10"/>
        </w:numPr>
      </w:pPr>
      <w:r>
        <w:t>Glassfish 4.1</w:t>
      </w:r>
    </w:p>
    <w:p w14:paraId="334C4AB5" w14:textId="1E60C908" w:rsidR="00AD7AA2" w:rsidRDefault="00AD7AA2" w:rsidP="0047663D">
      <w:pPr>
        <w:pStyle w:val="Paragraphedeliste"/>
        <w:numPr>
          <w:ilvl w:val="0"/>
          <w:numId w:val="10"/>
        </w:numPr>
      </w:pPr>
      <w:r>
        <w:t>MySQL 5.5 =&gt; to replace with PostgreSQL/</w:t>
      </w:r>
      <w:proofErr w:type="spellStart"/>
      <w:r>
        <w:t>Citus</w:t>
      </w:r>
      <w:proofErr w:type="spellEnd"/>
      <w:r>
        <w:t xml:space="preserve"> </w:t>
      </w:r>
      <w:r w:rsidR="0064048C">
        <w:t>(</w:t>
      </w:r>
      <w:r>
        <w:t xml:space="preserve">or </w:t>
      </w:r>
      <w:r w:rsidR="0064048C">
        <w:t xml:space="preserve">in extreme case </w:t>
      </w:r>
      <w:r>
        <w:t xml:space="preserve">use </w:t>
      </w:r>
      <w:proofErr w:type="spellStart"/>
      <w:r>
        <w:t>Galera</w:t>
      </w:r>
      <w:proofErr w:type="spellEnd"/>
      <w:r>
        <w:t xml:space="preserve"> Cluster and MariaDB if hard to change from MySQL to PostgreSQL</w:t>
      </w:r>
      <w:r w:rsidR="0064048C">
        <w:t>)</w:t>
      </w:r>
    </w:p>
    <w:p w14:paraId="10DAC438" w14:textId="77777777" w:rsidR="00AD7AA2" w:rsidRPr="00C75DB1" w:rsidRDefault="00AD7AA2" w:rsidP="00AD7AA2">
      <w:pPr>
        <w:rPr>
          <w:b/>
        </w:rPr>
      </w:pPr>
      <w:r w:rsidRPr="00C75DB1">
        <w:rPr>
          <w:b/>
        </w:rPr>
        <w:t>Charging Backend requirements</w:t>
      </w:r>
    </w:p>
    <w:p w14:paraId="33A6503E" w14:textId="77777777" w:rsidR="00AD7AA2" w:rsidRDefault="00AD7AA2" w:rsidP="0047663D">
      <w:pPr>
        <w:pStyle w:val="Paragraphedeliste"/>
        <w:numPr>
          <w:ilvl w:val="0"/>
          <w:numId w:val="11"/>
        </w:numPr>
      </w:pPr>
      <w:r>
        <w:t>Python 2.7</w:t>
      </w:r>
    </w:p>
    <w:p w14:paraId="0E612156" w14:textId="77777777" w:rsidR="00AD7AA2" w:rsidRDefault="00AD7AA2" w:rsidP="0047663D">
      <w:pPr>
        <w:pStyle w:val="Paragraphedeliste"/>
        <w:numPr>
          <w:ilvl w:val="0"/>
          <w:numId w:val="11"/>
        </w:numPr>
      </w:pPr>
      <w:r>
        <w:t>MongoDB</w:t>
      </w:r>
    </w:p>
    <w:p w14:paraId="3F48864E" w14:textId="77777777" w:rsidR="00AD7AA2" w:rsidRDefault="00AD7AA2" w:rsidP="0047663D">
      <w:pPr>
        <w:pStyle w:val="Paragraphedeliste"/>
        <w:numPr>
          <w:ilvl w:val="0"/>
          <w:numId w:val="11"/>
        </w:numPr>
      </w:pPr>
      <w:proofErr w:type="spellStart"/>
      <w:r>
        <w:t>wkhtmltopdf</w:t>
      </w:r>
      <w:proofErr w:type="spellEnd"/>
    </w:p>
    <w:p w14:paraId="5C5542AA" w14:textId="77777777" w:rsidR="00AD7AA2" w:rsidRPr="00C75DB1" w:rsidRDefault="00AD7AA2" w:rsidP="00AD7AA2">
      <w:pPr>
        <w:rPr>
          <w:b/>
        </w:rPr>
      </w:pPr>
      <w:r w:rsidRPr="00C75DB1">
        <w:rPr>
          <w:b/>
        </w:rPr>
        <w:t>Logic Proxy requirements</w:t>
      </w:r>
    </w:p>
    <w:p w14:paraId="4DEB55EA" w14:textId="71ABAAC7" w:rsidR="00AD7AA2" w:rsidRDefault="00AD7AA2" w:rsidP="0047663D">
      <w:pPr>
        <w:pStyle w:val="Paragraphedeliste"/>
        <w:numPr>
          <w:ilvl w:val="0"/>
          <w:numId w:val="12"/>
        </w:numPr>
      </w:pPr>
      <w:r>
        <w:t>NodeJS 4.5.0+ (Including NPM)</w:t>
      </w:r>
    </w:p>
    <w:p w14:paraId="61C37B78" w14:textId="42BD83CC" w:rsidR="0064048C" w:rsidRDefault="0064048C" w:rsidP="0064048C"/>
    <w:p w14:paraId="7B75FA2E" w14:textId="4ABD8636" w:rsidR="0064048C" w:rsidRDefault="0064048C" w:rsidP="0064048C">
      <w:r>
        <w:t>Incoming Ports</w:t>
      </w:r>
    </w:p>
    <w:p w14:paraId="63D2A66C" w14:textId="61695F88" w:rsidR="0030704A" w:rsidRDefault="0030704A" w:rsidP="0064048C">
      <w:r>
        <w:t>Disk usage</w:t>
      </w:r>
    </w:p>
    <w:p w14:paraId="2282C31E" w14:textId="56B765EF" w:rsidR="0030704A" w:rsidRDefault="0030704A" w:rsidP="0064048C">
      <w:r>
        <w:t>Database sizing</w:t>
      </w:r>
    </w:p>
    <w:p w14:paraId="584BC9E6" w14:textId="77777777" w:rsidR="00AD7AA2" w:rsidRPr="00AD7AA2" w:rsidRDefault="00AD7AA2" w:rsidP="00AD7AA2"/>
    <w:p w14:paraId="6E8D58DD" w14:textId="77777777" w:rsidR="003069FA" w:rsidRDefault="003069FA" w:rsidP="003069FA">
      <w:pPr>
        <w:pStyle w:val="Titre3"/>
      </w:pPr>
      <w:bookmarkStart w:id="365" w:name="_Toc499823633"/>
      <w:bookmarkStart w:id="366" w:name="_Toc499823771"/>
      <w:r>
        <w:t>Selected Product(s)</w:t>
      </w:r>
      <w:bookmarkEnd w:id="365"/>
      <w:bookmarkEnd w:id="366"/>
    </w:p>
    <w:p w14:paraId="3F970E19" w14:textId="5C433DA5" w:rsidR="001A4F1C" w:rsidRPr="001A4F1C" w:rsidRDefault="00E16E8D" w:rsidP="001A4F1C">
      <w:r>
        <w:t xml:space="preserve">The other components </w:t>
      </w:r>
      <w:r w:rsidR="00FA04AB">
        <w:t>proposed for business management have been deprecated, in favor of TM Forum API and tools</w:t>
      </w:r>
      <w:r w:rsidR="009D790B">
        <w:t xml:space="preserve">, which are now the proposed GE in the </w:t>
      </w:r>
      <w:proofErr w:type="spellStart"/>
      <w:r w:rsidR="009D790B">
        <w:t>Fiware</w:t>
      </w:r>
      <w:proofErr w:type="spellEnd"/>
      <w:r w:rsidR="009D790B">
        <w:t xml:space="preserve"> catalog</w:t>
      </w:r>
      <w:r w:rsidR="00FA04AB">
        <w:t>.</w:t>
      </w:r>
    </w:p>
    <w:p w14:paraId="210499A5" w14:textId="77777777" w:rsidR="003069FA" w:rsidRDefault="003069FA" w:rsidP="003069FA">
      <w:pPr>
        <w:pStyle w:val="Titre3"/>
      </w:pPr>
      <w:bookmarkStart w:id="367" w:name="_Toc499823634"/>
      <w:bookmarkStart w:id="368" w:name="_Toc499823772"/>
      <w:r>
        <w:t>Selection Rationale</w:t>
      </w:r>
      <w:bookmarkEnd w:id="367"/>
      <w:bookmarkEnd w:id="368"/>
    </w:p>
    <w:p w14:paraId="48870A22" w14:textId="73B2B772" w:rsidR="001A4F1C" w:rsidRDefault="001A4F1C" w:rsidP="001A4F1C">
      <w:r>
        <w:t xml:space="preserve">This is the reference component in </w:t>
      </w:r>
      <w:proofErr w:type="spellStart"/>
      <w:r>
        <w:t>Fiware</w:t>
      </w:r>
      <w:proofErr w:type="spellEnd"/>
      <w:r>
        <w:t xml:space="preserve"> Catalog, </w:t>
      </w:r>
      <w:r w:rsidR="00313E74">
        <w:t xml:space="preserve">since the </w:t>
      </w:r>
      <w:r w:rsidR="00FA04AB">
        <w:t xml:space="preserve">collaboration between </w:t>
      </w:r>
      <w:proofErr w:type="spellStart"/>
      <w:r w:rsidR="00FA04AB">
        <w:t>Fiware</w:t>
      </w:r>
      <w:proofErr w:type="spellEnd"/>
      <w:r w:rsidR="00FA04AB">
        <w:t xml:space="preserve"> and TM Forum</w:t>
      </w:r>
      <w:r w:rsidR="009D790B">
        <w:t xml:space="preserve"> </w:t>
      </w:r>
      <w:r w:rsidR="00FA04AB">
        <w:t>have started</w:t>
      </w:r>
      <w:r w:rsidR="009D790B">
        <w:t>, the Business Ecosystem GE, has been completely reworked, and now rely on TM Forum APIs, and new components.</w:t>
      </w:r>
    </w:p>
    <w:p w14:paraId="7F9CA738" w14:textId="52CF5FAE" w:rsidR="001A4F1C" w:rsidRPr="001A4F1C" w:rsidRDefault="001A4F1C" w:rsidP="001A4F1C">
      <w:r>
        <w:t xml:space="preserve">The use of TM Forum APIs is a warranty of being able to conduct easily business relations with different </w:t>
      </w:r>
      <w:r w:rsidR="009D790B">
        <w:t>stakeholders.</w:t>
      </w:r>
    </w:p>
    <w:p w14:paraId="37C80CA0" w14:textId="77777777" w:rsidR="003069FA" w:rsidRDefault="003069FA" w:rsidP="003069FA">
      <w:pPr>
        <w:pStyle w:val="Titre3"/>
        <w:rPr>
          <w:i/>
        </w:rPr>
      </w:pPr>
      <w:bookmarkStart w:id="369" w:name="_Toc499823635"/>
      <w:bookmarkStart w:id="370" w:name="_Toc499823773"/>
      <w:r>
        <w:t>Architecture Risks</w:t>
      </w:r>
      <w:bookmarkEnd w:id="369"/>
      <w:bookmarkEnd w:id="370"/>
    </w:p>
    <w:p w14:paraId="10992494" w14:textId="6FF02E3A" w:rsidR="003069FA" w:rsidRDefault="001A4F1C" w:rsidP="003069FA">
      <w:r>
        <w:t>Is to be consider as a critical component, because it mediates the usage of all applications and their APIs.</w:t>
      </w:r>
    </w:p>
    <w:p w14:paraId="6C2A512B" w14:textId="44A7A05D" w:rsidR="0030704A" w:rsidRDefault="0030704A" w:rsidP="003069FA">
      <w:r>
        <w:t>The services need to be high available</w:t>
      </w:r>
    </w:p>
    <w:p w14:paraId="5E1CFC0F" w14:textId="77777777" w:rsidR="001A4F1C" w:rsidRPr="00F6725F" w:rsidRDefault="001A4F1C" w:rsidP="003069FA"/>
    <w:p w14:paraId="18FEB16E" w14:textId="77777777" w:rsidR="003069FA" w:rsidRDefault="003069FA" w:rsidP="003069FA">
      <w:pPr>
        <w:pStyle w:val="Titre2"/>
      </w:pPr>
      <w:r>
        <w:t xml:space="preserve"> </w:t>
      </w:r>
      <w:bookmarkStart w:id="371" w:name="_Toc499823636"/>
      <w:bookmarkStart w:id="372" w:name="_Toc499823774"/>
      <w:r w:rsidR="005F14A1">
        <w:t>Development</w:t>
      </w:r>
      <w:r>
        <w:t xml:space="preserve"> Component</w:t>
      </w:r>
      <w:r w:rsidR="005F14A1">
        <w:t>s</w:t>
      </w:r>
      <w:bookmarkEnd w:id="371"/>
      <w:bookmarkEnd w:id="372"/>
    </w:p>
    <w:p w14:paraId="7DE9849A" w14:textId="77777777" w:rsidR="003069FA" w:rsidRDefault="003069FA" w:rsidP="003069FA"/>
    <w:p w14:paraId="0290F844" w14:textId="57B1491B" w:rsidR="003069FA" w:rsidRDefault="003069FA" w:rsidP="003069FA">
      <w:pPr>
        <w:pStyle w:val="Titre3"/>
      </w:pPr>
      <w:bookmarkStart w:id="373" w:name="_Toc499823637"/>
      <w:bookmarkStart w:id="374" w:name="_Toc499823775"/>
      <w:r>
        <w:t>Component Functions</w:t>
      </w:r>
      <w:bookmarkEnd w:id="373"/>
      <w:bookmarkEnd w:id="374"/>
    </w:p>
    <w:p w14:paraId="474E6F25" w14:textId="0A1E9EB0" w:rsidR="00AC3C74" w:rsidRDefault="00AC3C74" w:rsidP="00AC3C74">
      <w:r>
        <w:t>Development IDE is Eclipse Che, it allows to develop natively Docker based applications, it should play the role of the PAAS of the MNCA Smart city platform</w:t>
      </w:r>
      <w:r w:rsidR="00BA5B9C">
        <w:t>.</w:t>
      </w:r>
    </w:p>
    <w:p w14:paraId="53BA693A" w14:textId="253A9165" w:rsidR="00BA5B9C" w:rsidRDefault="00BA5B9C" w:rsidP="00AC3C74">
      <w:r>
        <w:t>The Eclipse Che IDE provides a web based interface to developers, so that they just need to use a browser connected to the</w:t>
      </w:r>
      <w:r w:rsidR="00DF01CC">
        <w:t xml:space="preserve"> Che server</w:t>
      </w:r>
    </w:p>
    <w:p w14:paraId="76E9016B" w14:textId="77777777" w:rsidR="00BA5B9C" w:rsidRDefault="00BA5B9C" w:rsidP="00AC3C74"/>
    <w:p w14:paraId="7EAAA1A3" w14:textId="547D4281" w:rsidR="00AC3C74" w:rsidRPr="00AC3C74" w:rsidRDefault="00AC3C74" w:rsidP="00AC3C74">
      <w:r>
        <w:t xml:space="preserve">SCM and project management </w:t>
      </w:r>
      <w:r w:rsidR="00BA5B9C">
        <w:t xml:space="preserve">are managed </w:t>
      </w:r>
      <w:r>
        <w:t xml:space="preserve">with </w:t>
      </w:r>
      <w:r w:rsidR="00BA5B9C">
        <w:t xml:space="preserve">the already installed MNCA </w:t>
      </w:r>
      <w:r>
        <w:t>GitLab</w:t>
      </w:r>
    </w:p>
    <w:p w14:paraId="0E9106F9" w14:textId="72BCCEBE" w:rsidR="003069FA" w:rsidRDefault="003069FA" w:rsidP="003069FA">
      <w:pPr>
        <w:pStyle w:val="Titre3"/>
      </w:pPr>
      <w:bookmarkStart w:id="375" w:name="_Toc499823638"/>
      <w:bookmarkStart w:id="376" w:name="_Toc499823776"/>
      <w:r>
        <w:t>Technical Considerations</w:t>
      </w:r>
      <w:bookmarkEnd w:id="375"/>
      <w:bookmarkEnd w:id="376"/>
    </w:p>
    <w:p w14:paraId="50543719" w14:textId="242F5024" w:rsidR="00AC3C74" w:rsidRDefault="00143EE4" w:rsidP="00AC3C74">
      <w:pPr>
        <w:rPr>
          <w:lang w:val="en-GB"/>
        </w:rPr>
      </w:pPr>
      <w:r w:rsidRPr="00BA5B9C">
        <w:rPr>
          <w:lang w:val="en-GB"/>
        </w:rPr>
        <w:t xml:space="preserve">Eclipse Che </w:t>
      </w:r>
      <w:r w:rsidR="00BA5B9C" w:rsidRPr="00BA5B9C">
        <w:rPr>
          <w:lang w:val="en-GB"/>
        </w:rPr>
        <w:t>is a java</w:t>
      </w:r>
      <w:r w:rsidR="00BA5B9C">
        <w:rPr>
          <w:lang w:val="en-GB"/>
        </w:rPr>
        <w:t xml:space="preserve">8 (using </w:t>
      </w:r>
      <w:proofErr w:type="spellStart"/>
      <w:r w:rsidR="00BA5B9C">
        <w:rPr>
          <w:lang w:val="en-GB"/>
        </w:rPr>
        <w:t>openjdk</w:t>
      </w:r>
      <w:proofErr w:type="spellEnd"/>
      <w:r w:rsidR="00BA5B9C">
        <w:rPr>
          <w:lang w:val="en-GB"/>
        </w:rPr>
        <w:t>)</w:t>
      </w:r>
      <w:r w:rsidR="00BA5B9C" w:rsidRPr="00BA5B9C">
        <w:rPr>
          <w:lang w:val="en-GB"/>
        </w:rPr>
        <w:t xml:space="preserve"> pro</w:t>
      </w:r>
      <w:r w:rsidR="00BA5B9C">
        <w:rPr>
          <w:lang w:val="en-GB"/>
        </w:rPr>
        <w:t>gram running under Tomcat application server.</w:t>
      </w:r>
    </w:p>
    <w:p w14:paraId="46222BE3" w14:textId="3B827611" w:rsidR="00DF01CC" w:rsidRDefault="00DF01CC" w:rsidP="00AC3C74">
      <w:pPr>
        <w:rPr>
          <w:lang w:val="en-GB"/>
        </w:rPr>
      </w:pPr>
      <w:r>
        <w:rPr>
          <w:lang w:val="en-GB"/>
        </w:rPr>
        <w:t>The component can be very easily install with Docker</w:t>
      </w:r>
    </w:p>
    <w:p w14:paraId="0AB13F8E" w14:textId="563E302B" w:rsidR="00BA5B9C" w:rsidRDefault="00BA5B9C" w:rsidP="00AC3C74">
      <w:pPr>
        <w:rPr>
          <w:lang w:val="en-GB"/>
        </w:rPr>
      </w:pPr>
      <w:r>
        <w:rPr>
          <w:lang w:val="en-GB"/>
        </w:rPr>
        <w:t>The Eclipse Che server listen on 8080/TCP port (Tomcat standard)</w:t>
      </w:r>
    </w:p>
    <w:p w14:paraId="58A6A0EC" w14:textId="666B5603" w:rsidR="00BA5B9C" w:rsidRDefault="00BA5B9C" w:rsidP="00AC3C74">
      <w:pPr>
        <w:rPr>
          <w:lang w:val="en-GB"/>
        </w:rPr>
      </w:pPr>
      <w:r>
        <w:rPr>
          <w:lang w:val="en-GB"/>
        </w:rPr>
        <w:t>It also provides a RESTful API endpoint on port 8000/TCP.</w:t>
      </w:r>
    </w:p>
    <w:p w14:paraId="3AD909AA" w14:textId="567F2729" w:rsidR="00BA5B9C" w:rsidRDefault="00BA5B9C" w:rsidP="00AC3C74">
      <w:pPr>
        <w:rPr>
          <w:lang w:val="en-GB"/>
        </w:rPr>
      </w:pPr>
    </w:p>
    <w:p w14:paraId="670E2802" w14:textId="02DC59DB" w:rsidR="00BA5B9C" w:rsidRDefault="00BA5B9C" w:rsidP="00AC3C74">
      <w:pPr>
        <w:rPr>
          <w:lang w:val="en-GB"/>
        </w:rPr>
      </w:pPr>
      <w:r>
        <w:rPr>
          <w:lang w:val="en-GB"/>
        </w:rPr>
        <w:t xml:space="preserve">Eclipse Che can be used in multi-tenant mode, where users </w:t>
      </w:r>
      <w:proofErr w:type="gramStart"/>
      <w:r>
        <w:rPr>
          <w:lang w:val="en-GB"/>
        </w:rPr>
        <w:t>have to</w:t>
      </w:r>
      <w:proofErr w:type="gramEnd"/>
      <w:r>
        <w:rPr>
          <w:lang w:val="en-GB"/>
        </w:rPr>
        <w:t xml:space="preserve"> connect with credentials.</w:t>
      </w:r>
    </w:p>
    <w:p w14:paraId="5A6FD0BE" w14:textId="77777777" w:rsidR="00BA5B9C" w:rsidRDefault="00BA5B9C" w:rsidP="00AC3C74">
      <w:pPr>
        <w:rPr>
          <w:lang w:val="en-GB"/>
        </w:rPr>
      </w:pPr>
    </w:p>
    <w:p w14:paraId="07EB3AAB" w14:textId="77777777" w:rsidR="00BA5B9C" w:rsidRPr="00BA5B9C" w:rsidRDefault="00BA5B9C" w:rsidP="00AC3C74">
      <w:pPr>
        <w:rPr>
          <w:lang w:val="en-GB"/>
        </w:rPr>
      </w:pPr>
    </w:p>
    <w:p w14:paraId="6CC52FC3" w14:textId="156F52DD" w:rsidR="003069FA" w:rsidRDefault="003069FA" w:rsidP="003069FA">
      <w:pPr>
        <w:pStyle w:val="Titre3"/>
      </w:pPr>
      <w:bookmarkStart w:id="377" w:name="_Toc499823639"/>
      <w:bookmarkStart w:id="378" w:name="_Toc499823777"/>
      <w:r>
        <w:t>Selected Product(s)</w:t>
      </w:r>
      <w:bookmarkEnd w:id="377"/>
      <w:bookmarkEnd w:id="378"/>
    </w:p>
    <w:p w14:paraId="6ACA929E" w14:textId="2B528F31" w:rsidR="00143EE4" w:rsidRDefault="00143EE4" w:rsidP="00143EE4">
      <w:r>
        <w:t>Eclipse Che as the PAAS environment</w:t>
      </w:r>
    </w:p>
    <w:p w14:paraId="194C2491" w14:textId="08D04445" w:rsidR="00143EE4" w:rsidRPr="00143EE4" w:rsidRDefault="00143EE4" w:rsidP="00143EE4">
      <w:r>
        <w:t>GitLab for SCM and project management</w:t>
      </w:r>
    </w:p>
    <w:p w14:paraId="63C62A3F" w14:textId="78007EB3" w:rsidR="003069FA" w:rsidRDefault="003069FA" w:rsidP="003069FA">
      <w:pPr>
        <w:pStyle w:val="Titre3"/>
      </w:pPr>
      <w:bookmarkStart w:id="379" w:name="_Toc499823640"/>
      <w:bookmarkStart w:id="380" w:name="_Toc499823778"/>
      <w:r>
        <w:t>Selection Rationale</w:t>
      </w:r>
      <w:bookmarkEnd w:id="379"/>
      <w:bookmarkEnd w:id="380"/>
    </w:p>
    <w:p w14:paraId="1A75072D" w14:textId="15F36CE1" w:rsidR="00AC3C74" w:rsidRDefault="00AC3C74" w:rsidP="00AC3C74">
      <w:r>
        <w:t>GitLab is already in use in MNCA to manage development project and source code</w:t>
      </w:r>
      <w:r w:rsidR="00143EE4">
        <w:t>, it’s a ready to use git (SCM) with project management features, it allows to manage groups &amp; users, project &amp; issues (working tasks and bugs).</w:t>
      </w:r>
    </w:p>
    <w:p w14:paraId="12893AE3" w14:textId="77777777" w:rsidR="00143EE4" w:rsidRPr="00AC3C74" w:rsidRDefault="00143EE4" w:rsidP="00AC3C74"/>
    <w:p w14:paraId="040A2B22" w14:textId="77777777" w:rsidR="00143EE4" w:rsidRPr="00AC3C74" w:rsidRDefault="00143EE4" w:rsidP="00143EE4">
      <w:r>
        <w:t xml:space="preserve">Eclipse Che is not part of the </w:t>
      </w:r>
      <w:proofErr w:type="spellStart"/>
      <w:r>
        <w:t>Fiware</w:t>
      </w:r>
      <w:proofErr w:type="spellEnd"/>
      <w:r>
        <w:t xml:space="preserve"> Catalog, but it’s one of the most advance PAAS environment to develop Docker based applications.</w:t>
      </w:r>
    </w:p>
    <w:p w14:paraId="057A21D3" w14:textId="4E9F56CF" w:rsidR="00AC3C74" w:rsidRPr="00AC3C74" w:rsidRDefault="00AC3C74" w:rsidP="00AC3C74"/>
    <w:p w14:paraId="444FADFE" w14:textId="77777777" w:rsidR="003069FA" w:rsidRDefault="003069FA" w:rsidP="003069FA">
      <w:pPr>
        <w:pStyle w:val="Titre3"/>
        <w:rPr>
          <w:i/>
        </w:rPr>
      </w:pPr>
      <w:bookmarkStart w:id="381" w:name="_Toc499823641"/>
      <w:bookmarkStart w:id="382" w:name="_Toc499823779"/>
      <w:r>
        <w:t>Architecture Risks</w:t>
      </w:r>
      <w:bookmarkEnd w:id="381"/>
      <w:bookmarkEnd w:id="382"/>
    </w:p>
    <w:p w14:paraId="3FD2D3D2" w14:textId="77777777" w:rsidR="003069FA" w:rsidRPr="00F6725F" w:rsidRDefault="003069FA" w:rsidP="003069FA"/>
    <w:p w14:paraId="1615045F" w14:textId="77777777" w:rsidR="003069FA" w:rsidRDefault="005F14A1" w:rsidP="003069FA">
      <w:pPr>
        <w:pStyle w:val="Titre2"/>
      </w:pPr>
      <w:r>
        <w:t xml:space="preserve"> </w:t>
      </w:r>
      <w:bookmarkStart w:id="383" w:name="_Toc499823642"/>
      <w:bookmarkStart w:id="384" w:name="_Toc499823780"/>
      <w:r>
        <w:t>Monitoring</w:t>
      </w:r>
      <w:r w:rsidR="003069FA">
        <w:t xml:space="preserve"> Component</w:t>
      </w:r>
      <w:r>
        <w:t>s</w:t>
      </w:r>
      <w:bookmarkEnd w:id="383"/>
      <w:bookmarkEnd w:id="384"/>
    </w:p>
    <w:p w14:paraId="3F556543" w14:textId="77777777" w:rsidR="003069FA" w:rsidRDefault="003069FA" w:rsidP="003069FA"/>
    <w:p w14:paraId="4A1A9062" w14:textId="319FFCF2" w:rsidR="003069FA" w:rsidRDefault="003069FA" w:rsidP="003069FA">
      <w:pPr>
        <w:pStyle w:val="Titre3"/>
      </w:pPr>
      <w:bookmarkStart w:id="385" w:name="_Toc499823643"/>
      <w:bookmarkStart w:id="386" w:name="_Toc499823781"/>
      <w:r>
        <w:lastRenderedPageBreak/>
        <w:t>Component Functions</w:t>
      </w:r>
      <w:bookmarkEnd w:id="385"/>
      <w:bookmarkEnd w:id="386"/>
    </w:p>
    <w:p w14:paraId="61B79E5D" w14:textId="0219A14C" w:rsidR="00044F7F" w:rsidRDefault="00044F7F" w:rsidP="00044F7F">
      <w:r>
        <w:t xml:space="preserve">Real Time monitoring with </w:t>
      </w:r>
      <w:proofErr w:type="spellStart"/>
      <w:r>
        <w:t>Portainer</w:t>
      </w:r>
      <w:proofErr w:type="spellEnd"/>
    </w:p>
    <w:p w14:paraId="2C4D833A" w14:textId="41DACF5D" w:rsidR="00044F7F" w:rsidRPr="00044F7F" w:rsidRDefault="00044F7F" w:rsidP="00044F7F">
      <w:r>
        <w:t xml:space="preserve">Monitoring with history and notification through </w:t>
      </w:r>
      <w:proofErr w:type="spellStart"/>
      <w:r>
        <w:t>Centreon</w:t>
      </w:r>
      <w:proofErr w:type="spellEnd"/>
    </w:p>
    <w:p w14:paraId="7821DFA8" w14:textId="26586BC8" w:rsidR="003069FA" w:rsidRDefault="003069FA" w:rsidP="003069FA">
      <w:pPr>
        <w:pStyle w:val="Titre3"/>
      </w:pPr>
      <w:bookmarkStart w:id="387" w:name="_Toc499823644"/>
      <w:bookmarkStart w:id="388" w:name="_Toc499823782"/>
      <w:r>
        <w:t>Technical Considerations</w:t>
      </w:r>
      <w:bookmarkEnd w:id="387"/>
      <w:bookmarkEnd w:id="388"/>
    </w:p>
    <w:p w14:paraId="292BAAC1" w14:textId="2488340D" w:rsidR="00044F7F" w:rsidRPr="00044F7F" w:rsidRDefault="00044F7F" w:rsidP="00044F7F">
      <w:proofErr w:type="spellStart"/>
      <w:r>
        <w:t>Centreon</w:t>
      </w:r>
      <w:proofErr w:type="spellEnd"/>
      <w:r>
        <w:t xml:space="preserve"> </w:t>
      </w:r>
      <w:hyperlink r:id="rId167" w:history="1">
        <w:r w:rsidRPr="00044F7F">
          <w:rPr>
            <w:rStyle w:val="Lienhypertexte"/>
          </w:rPr>
          <w:t>Docker installation</w:t>
        </w:r>
      </w:hyperlink>
    </w:p>
    <w:p w14:paraId="468E2AFD" w14:textId="77777777" w:rsidR="003069FA" w:rsidRDefault="003069FA" w:rsidP="003069FA">
      <w:pPr>
        <w:pStyle w:val="Titre3"/>
        <w:rPr>
          <w:i/>
        </w:rPr>
      </w:pPr>
      <w:bookmarkStart w:id="389" w:name="_Toc499823645"/>
      <w:bookmarkStart w:id="390" w:name="_Toc499823783"/>
      <w:r>
        <w:t>Selected Product(s)</w:t>
      </w:r>
      <w:bookmarkEnd w:id="389"/>
      <w:bookmarkEnd w:id="390"/>
    </w:p>
    <w:p w14:paraId="57140898" w14:textId="77777777" w:rsidR="003069FA" w:rsidRDefault="003069FA" w:rsidP="003069FA">
      <w:pPr>
        <w:pStyle w:val="Titre3"/>
        <w:rPr>
          <w:i/>
        </w:rPr>
      </w:pPr>
      <w:bookmarkStart w:id="391" w:name="_Toc499823646"/>
      <w:bookmarkStart w:id="392" w:name="_Toc499823784"/>
      <w:r>
        <w:t>Selection Rationale</w:t>
      </w:r>
      <w:bookmarkEnd w:id="391"/>
      <w:bookmarkEnd w:id="392"/>
    </w:p>
    <w:p w14:paraId="369AA382" w14:textId="77777777" w:rsidR="003069FA" w:rsidRDefault="003069FA" w:rsidP="003069FA">
      <w:pPr>
        <w:pStyle w:val="Titre3"/>
        <w:rPr>
          <w:i/>
        </w:rPr>
      </w:pPr>
      <w:bookmarkStart w:id="393" w:name="_Toc499823647"/>
      <w:bookmarkStart w:id="394" w:name="_Toc499823785"/>
      <w:r>
        <w:t>Architecture Risks</w:t>
      </w:r>
      <w:bookmarkEnd w:id="393"/>
      <w:bookmarkEnd w:id="394"/>
    </w:p>
    <w:p w14:paraId="657F8878" w14:textId="77777777" w:rsidR="003069FA" w:rsidRPr="00F6725F" w:rsidRDefault="003069FA" w:rsidP="003069FA"/>
    <w:p w14:paraId="2A202EC3" w14:textId="77777777" w:rsidR="002D7C8C" w:rsidRPr="00F94E96" w:rsidRDefault="002D7C8C" w:rsidP="002D7C8C"/>
    <w:p w14:paraId="2FAEB280" w14:textId="77777777" w:rsidR="002D7C8C" w:rsidRDefault="002D7C8C" w:rsidP="002D7C8C">
      <w:pPr>
        <w:pStyle w:val="Titre1"/>
        <w:rPr>
          <w:i/>
        </w:rPr>
      </w:pPr>
      <w:bookmarkStart w:id="395" w:name="_Toc499823648"/>
      <w:bookmarkStart w:id="396" w:name="_Toc499823786"/>
      <w:r>
        <w:t>Section 4 System Construction Environment</w:t>
      </w:r>
      <w:bookmarkEnd w:id="395"/>
      <w:bookmarkEnd w:id="396"/>
    </w:p>
    <w:p w14:paraId="5C02B329" w14:textId="77777777" w:rsidR="002D7C8C" w:rsidRPr="0077092E" w:rsidRDefault="002D7C8C" w:rsidP="002D7C8C">
      <w:pPr>
        <w:rPr>
          <w:i/>
          <w:iCs/>
        </w:rPr>
      </w:pPr>
      <w:r w:rsidRPr="0077092E">
        <w:rPr>
          <w:i/>
          <w:iCs/>
        </w:rPr>
        <w:t xml:space="preserve">The </w:t>
      </w:r>
      <w:r w:rsidRPr="0077092E">
        <w:rPr>
          <w:b/>
          <w:bCs/>
          <w:i/>
          <w:iCs/>
        </w:rPr>
        <w:t xml:space="preserve">System Construction Environment </w:t>
      </w:r>
      <w:r w:rsidRPr="0077092E">
        <w:rPr>
          <w:i/>
          <w:iCs/>
        </w:rPr>
        <w:t xml:space="preserve">section details the various environments necessary to enable system construction and testing. </w:t>
      </w:r>
    </w:p>
    <w:p w14:paraId="6EA023DA" w14:textId="77777777" w:rsidR="004D4750" w:rsidRPr="0077092E" w:rsidRDefault="004D4750" w:rsidP="004D4750">
      <w:pPr>
        <w:rPr>
          <w:i/>
          <w:iCs/>
        </w:rPr>
      </w:pPr>
      <w:r w:rsidRPr="0077092E">
        <w:rPr>
          <w:i/>
          <w:iCs/>
        </w:rPr>
        <w:t>For each environment necessary for system construction (</w:t>
      </w:r>
      <w:r w:rsidRPr="0077092E">
        <w:rPr>
          <w:b/>
          <w:bCs/>
          <w:i/>
          <w:iCs/>
        </w:rPr>
        <w:t xml:space="preserve">Development, QA </w:t>
      </w:r>
      <w:r w:rsidRPr="0077092E">
        <w:rPr>
          <w:i/>
          <w:iCs/>
        </w:rPr>
        <w:t xml:space="preserve">and </w:t>
      </w:r>
      <w:r w:rsidRPr="0077092E">
        <w:rPr>
          <w:b/>
          <w:bCs/>
          <w:i/>
          <w:iCs/>
        </w:rPr>
        <w:t>Acceptance</w:t>
      </w:r>
      <w:r w:rsidRPr="0077092E">
        <w:rPr>
          <w:i/>
          <w:iCs/>
        </w:rPr>
        <w:t xml:space="preserve">), provide detailed specifications for the </w:t>
      </w:r>
      <w:r>
        <w:rPr>
          <w:b/>
          <w:bCs/>
          <w:i/>
          <w:iCs/>
        </w:rPr>
        <w:t>Environment</w:t>
      </w:r>
      <w:r w:rsidRPr="0077092E">
        <w:rPr>
          <w:b/>
          <w:bCs/>
          <w:i/>
          <w:iCs/>
        </w:rPr>
        <w:t xml:space="preserve"> </w:t>
      </w:r>
      <w:r w:rsidRPr="0077092E">
        <w:rPr>
          <w:i/>
          <w:iCs/>
        </w:rPr>
        <w:t xml:space="preserve">and </w:t>
      </w:r>
      <w:r w:rsidRPr="0077092E">
        <w:rPr>
          <w:b/>
          <w:bCs/>
          <w:i/>
          <w:iCs/>
        </w:rPr>
        <w:t xml:space="preserve">Supporting Infrastructure </w:t>
      </w:r>
      <w:r w:rsidRPr="0077092E">
        <w:rPr>
          <w:i/>
          <w:iCs/>
        </w:rPr>
        <w:t>that will be used (including hardware</w:t>
      </w:r>
      <w:ins w:id="397" w:author="Tonia Kelly" w:date="2012-01-18T17:12:00Z">
        <w:r w:rsidRPr="00472A68">
          <w:t>,</w:t>
        </w:r>
      </w:ins>
      <w:r>
        <w:t xml:space="preserve"> network </w:t>
      </w:r>
      <w:r w:rsidRPr="0077092E">
        <w:rPr>
          <w:i/>
          <w:iCs/>
        </w:rPr>
        <w:t>and operating system requirements, all necessary installed packages and tools, and needed directory structures</w:t>
      </w:r>
      <w:r w:rsidRPr="0077092E">
        <w:rPr>
          <w:b/>
          <w:bCs/>
          <w:i/>
          <w:iCs/>
        </w:rPr>
        <w:t xml:space="preserve"> </w:t>
      </w:r>
      <w:r w:rsidRPr="0077092E">
        <w:rPr>
          <w:i/>
          <w:iCs/>
        </w:rPr>
        <w:t>that will be utilized to store all construction components).</w:t>
      </w:r>
    </w:p>
    <w:p w14:paraId="108C5AFC" w14:textId="77777777" w:rsidR="002D7C8C" w:rsidRDefault="002D7C8C" w:rsidP="002D7C8C"/>
    <w:p w14:paraId="56364CE5" w14:textId="27A8973A" w:rsidR="00D86E7F" w:rsidRDefault="001B3ECD" w:rsidP="00D86E7F">
      <w:pPr>
        <w:pStyle w:val="Titre2"/>
      </w:pPr>
      <w:bookmarkStart w:id="398" w:name="_Toc499823649"/>
      <w:bookmarkStart w:id="399" w:name="_Toc499823787"/>
      <w:r>
        <w:t xml:space="preserve">Preliminary test </w:t>
      </w:r>
      <w:r w:rsidR="00D86E7F">
        <w:t>Environment</w:t>
      </w:r>
      <w:bookmarkEnd w:id="398"/>
      <w:bookmarkEnd w:id="399"/>
    </w:p>
    <w:p w14:paraId="5B75AA36" w14:textId="77777777" w:rsidR="0050130D" w:rsidRDefault="001B3ECD" w:rsidP="001B3ECD">
      <w:r>
        <w:t>A preliminary test environment has been set</w:t>
      </w:r>
      <w:r w:rsidR="00FB632D">
        <w:t>up</w:t>
      </w:r>
      <w:r w:rsidR="0050130D">
        <w:t>, based on 4 virtual machines</w:t>
      </w:r>
    </w:p>
    <w:p w14:paraId="57417DCE" w14:textId="5880FD85" w:rsidR="001B3ECD" w:rsidRDefault="0050130D" w:rsidP="001B3ECD">
      <w:r>
        <w:t>The available components are</w:t>
      </w:r>
      <w:r w:rsidR="00FB632D">
        <w:t>:</w:t>
      </w:r>
    </w:p>
    <w:p w14:paraId="49487CC4" w14:textId="430E1B9A" w:rsidR="00FB632D" w:rsidRDefault="00F54CF8" w:rsidP="0047663D">
      <w:pPr>
        <w:numPr>
          <w:ilvl w:val="0"/>
          <w:numId w:val="35"/>
        </w:numPr>
        <w:rPr>
          <w:rFonts w:ascii="Calibri" w:hAnsi="Calibri"/>
          <w:szCs w:val="22"/>
          <w:lang w:val="fr-FR"/>
        </w:rPr>
      </w:pPr>
      <w:r>
        <w:rPr>
          <w:u w:val="single"/>
        </w:rPr>
        <w:t>A</w:t>
      </w:r>
      <w:r w:rsidR="00FB632D">
        <w:rPr>
          <w:u w:val="single"/>
        </w:rPr>
        <w:t xml:space="preserve">uthentication </w:t>
      </w:r>
      <w:r>
        <w:rPr>
          <w:u w:val="single"/>
        </w:rPr>
        <w:t xml:space="preserve">portal </w:t>
      </w:r>
      <w:r w:rsidR="00FB632D">
        <w:rPr>
          <w:u w:val="single"/>
        </w:rPr>
        <w:t>Horizon:</w:t>
      </w:r>
      <w:r w:rsidR="00FB632D">
        <w:t xml:space="preserve"> </w:t>
      </w:r>
      <w:hyperlink r:id="rId168" w:history="1">
        <w:r w:rsidR="00FB632D" w:rsidRPr="00C97FB9">
          <w:rPr>
            <w:rStyle w:val="Lienhypertexte"/>
          </w:rPr>
          <w:t>iot.testnca.org:8000</w:t>
        </w:r>
      </w:hyperlink>
    </w:p>
    <w:p w14:paraId="7CE73FCB" w14:textId="4744A8BC" w:rsidR="00FB632D" w:rsidRDefault="00406474" w:rsidP="0047663D">
      <w:pPr>
        <w:numPr>
          <w:ilvl w:val="0"/>
          <w:numId w:val="35"/>
        </w:numPr>
      </w:pPr>
      <w:r>
        <w:rPr>
          <w:u w:val="single"/>
        </w:rPr>
        <w:t xml:space="preserve">Authentication </w:t>
      </w:r>
      <w:r w:rsidR="00FB632D">
        <w:rPr>
          <w:u w:val="single"/>
        </w:rPr>
        <w:t>API Keystone:</w:t>
      </w:r>
      <w:r w:rsidR="00FB632D">
        <w:t xml:space="preserve"> </w:t>
      </w:r>
      <w:hyperlink r:id="rId169" w:history="1">
        <w:r w:rsidR="00FB632D" w:rsidRPr="00C97FB9">
          <w:rPr>
            <w:rStyle w:val="Lienhypertexte"/>
          </w:rPr>
          <w:t>iot.testnca.org:5000</w:t>
        </w:r>
      </w:hyperlink>
    </w:p>
    <w:p w14:paraId="4E8751B8" w14:textId="05E8290F" w:rsidR="00FB632D" w:rsidRPr="00FB632D" w:rsidRDefault="00FB632D" w:rsidP="0047663D">
      <w:pPr>
        <w:numPr>
          <w:ilvl w:val="0"/>
          <w:numId w:val="35"/>
        </w:numPr>
        <w:rPr>
          <w:lang w:val="fr-FR"/>
        </w:rPr>
      </w:pPr>
      <w:r w:rsidRPr="00FB632D">
        <w:rPr>
          <w:u w:val="single"/>
          <w:lang w:val="fr-FR"/>
        </w:rPr>
        <w:t>Sécurisation de l’API ORION via PEP-</w:t>
      </w:r>
      <w:proofErr w:type="gramStart"/>
      <w:r w:rsidRPr="00FB632D">
        <w:rPr>
          <w:u w:val="single"/>
          <w:lang w:val="fr-FR"/>
        </w:rPr>
        <w:t>Proxy:</w:t>
      </w:r>
      <w:proofErr w:type="gramEnd"/>
      <w:r w:rsidRPr="00FB632D">
        <w:rPr>
          <w:lang w:val="fr-FR"/>
        </w:rPr>
        <w:t xml:space="preserve"> </w:t>
      </w:r>
      <w:hyperlink r:id="rId170" w:history="1">
        <w:r w:rsidRPr="00A7354F">
          <w:rPr>
            <w:rStyle w:val="Lienhypertexte"/>
            <w:lang w:val="fr-FR"/>
          </w:rPr>
          <w:t>iot.testnca.org:8081</w:t>
        </w:r>
      </w:hyperlink>
    </w:p>
    <w:p w14:paraId="642517B7" w14:textId="2A56B077" w:rsidR="00820A85" w:rsidRPr="0048061E" w:rsidRDefault="00820A85" w:rsidP="0047663D">
      <w:pPr>
        <w:numPr>
          <w:ilvl w:val="0"/>
          <w:numId w:val="35"/>
        </w:numPr>
        <w:rPr>
          <w:rFonts w:ascii="Calibri" w:hAnsi="Calibri"/>
          <w:b/>
          <w:bCs/>
          <w:szCs w:val="22"/>
          <w:lang w:val="en-GB"/>
        </w:rPr>
      </w:pPr>
      <w:r>
        <w:rPr>
          <w:u w:val="single"/>
        </w:rPr>
        <w:t xml:space="preserve">API Orion Context </w:t>
      </w:r>
      <w:r w:rsidR="00460AC2">
        <w:rPr>
          <w:u w:val="single"/>
        </w:rPr>
        <w:t>Bro</w:t>
      </w:r>
      <w:r>
        <w:rPr>
          <w:u w:val="single"/>
        </w:rPr>
        <w:t>ker:</w:t>
      </w:r>
      <w:r>
        <w:t xml:space="preserve"> </w:t>
      </w:r>
      <w:hyperlink r:id="rId171" w:history="1">
        <w:r w:rsidRPr="00C97FB9">
          <w:rPr>
            <w:rStyle w:val="Lienhypertexte"/>
          </w:rPr>
          <w:t>iot.testnca.org:1026</w:t>
        </w:r>
      </w:hyperlink>
    </w:p>
    <w:p w14:paraId="7E0BB639" w14:textId="0E9ADF40" w:rsidR="00820A85" w:rsidRPr="002A6751" w:rsidRDefault="00820A85" w:rsidP="0047663D">
      <w:pPr>
        <w:numPr>
          <w:ilvl w:val="0"/>
          <w:numId w:val="35"/>
        </w:numPr>
        <w:rPr>
          <w:i/>
          <w:iCs/>
          <w:lang w:val="en-GB"/>
        </w:rPr>
      </w:pPr>
      <w:r w:rsidRPr="002A6751">
        <w:rPr>
          <w:u w:val="single"/>
          <w:lang w:val="en-GB"/>
        </w:rPr>
        <w:t xml:space="preserve">API IDAS http </w:t>
      </w:r>
      <w:proofErr w:type="spellStart"/>
      <w:r w:rsidRPr="002A6751">
        <w:rPr>
          <w:u w:val="single"/>
          <w:lang w:val="en-GB"/>
        </w:rPr>
        <w:t>UltraLight</w:t>
      </w:r>
      <w:proofErr w:type="spellEnd"/>
      <w:r w:rsidRPr="002A6751">
        <w:rPr>
          <w:u w:val="single"/>
          <w:lang w:val="en-GB"/>
        </w:rPr>
        <w:t>:</w:t>
      </w:r>
      <w:r w:rsidRPr="002A6751">
        <w:rPr>
          <w:lang w:val="en-GB"/>
        </w:rPr>
        <w:t xml:space="preserve"> </w:t>
      </w:r>
      <w:hyperlink r:id="rId172" w:history="1">
        <w:r w:rsidRPr="00C97FB9">
          <w:rPr>
            <w:rStyle w:val="Lienhypertexte"/>
            <w:lang w:val="en-GB"/>
          </w:rPr>
          <w:t>iot.testnca.org:4041</w:t>
        </w:r>
      </w:hyperlink>
      <w:r w:rsidRPr="002A6751">
        <w:rPr>
          <w:b/>
          <w:bCs/>
          <w:lang w:val="en-GB"/>
        </w:rPr>
        <w:t xml:space="preserve"> </w:t>
      </w:r>
      <w:r w:rsidRPr="002A6751">
        <w:rPr>
          <w:i/>
          <w:iCs/>
          <w:lang w:val="en-GB"/>
        </w:rPr>
        <w:t>(Service/Device Creation)</w:t>
      </w:r>
      <w:r w:rsidRPr="002A6751">
        <w:rPr>
          <w:lang w:val="en-GB"/>
        </w:rPr>
        <w:t xml:space="preserve"> </w:t>
      </w:r>
      <w:r w:rsidRPr="002A6751">
        <w:rPr>
          <w:color w:val="0070C0"/>
          <w:lang w:val="en-GB"/>
        </w:rPr>
        <w:t xml:space="preserve"> </w:t>
      </w:r>
      <w:hyperlink r:id="rId173" w:history="1">
        <w:r w:rsidRPr="00C97FB9">
          <w:rPr>
            <w:rStyle w:val="Lienhypertexte"/>
            <w:lang w:val="en-GB"/>
          </w:rPr>
          <w:t>iot.testnca.org:7896</w:t>
        </w:r>
      </w:hyperlink>
      <w:r w:rsidRPr="002A6751">
        <w:rPr>
          <w:b/>
          <w:bCs/>
          <w:lang w:val="en-GB"/>
        </w:rPr>
        <w:t xml:space="preserve"> </w:t>
      </w:r>
      <w:r w:rsidRPr="002A6751">
        <w:rPr>
          <w:i/>
          <w:iCs/>
          <w:lang w:val="en-GB"/>
        </w:rPr>
        <w:t>(http UL2.0</w:t>
      </w:r>
      <w:r w:rsidR="002A6751" w:rsidRPr="002A6751">
        <w:rPr>
          <w:i/>
          <w:iCs/>
          <w:lang w:val="en-GB"/>
        </w:rPr>
        <w:t xml:space="preserve"> for </w:t>
      </w:r>
      <w:r w:rsidR="002A6751">
        <w:rPr>
          <w:i/>
          <w:iCs/>
          <w:lang w:val="en-GB"/>
        </w:rPr>
        <w:t>data update</w:t>
      </w:r>
      <w:r w:rsidRPr="002A6751">
        <w:rPr>
          <w:i/>
          <w:iCs/>
          <w:lang w:val="en-GB"/>
        </w:rPr>
        <w:t>)</w:t>
      </w:r>
    </w:p>
    <w:p w14:paraId="225A9462" w14:textId="320DE968" w:rsidR="00820A85" w:rsidRPr="00C925F4" w:rsidRDefault="00820A85" w:rsidP="0047663D">
      <w:pPr>
        <w:numPr>
          <w:ilvl w:val="0"/>
          <w:numId w:val="35"/>
        </w:numPr>
        <w:rPr>
          <w:lang w:val="en-GB"/>
        </w:rPr>
      </w:pPr>
      <w:r w:rsidRPr="00C925F4">
        <w:rPr>
          <w:u w:val="single"/>
          <w:lang w:val="en-GB"/>
        </w:rPr>
        <w:t>MongoDB</w:t>
      </w:r>
      <w:r w:rsidR="00C97FB9">
        <w:rPr>
          <w:u w:val="single"/>
          <w:lang w:val="en-GB"/>
        </w:rPr>
        <w:t xml:space="preserve"> (3 containers)</w:t>
      </w:r>
      <w:r w:rsidRPr="00C925F4">
        <w:rPr>
          <w:u w:val="single"/>
          <w:lang w:val="en-GB"/>
        </w:rPr>
        <w:t>:</w:t>
      </w:r>
      <w:r w:rsidRPr="00C925F4">
        <w:rPr>
          <w:lang w:val="en-GB"/>
        </w:rPr>
        <w:t xml:space="preserve"> </w:t>
      </w:r>
      <w:hyperlink r:id="rId174" w:history="1">
        <w:r w:rsidRPr="00C97FB9">
          <w:rPr>
            <w:rStyle w:val="Lienhypertexte"/>
            <w:lang w:val="en-GB"/>
          </w:rPr>
          <w:t>iot.testn</w:t>
        </w:r>
        <w:r w:rsidRPr="00C97FB9">
          <w:rPr>
            <w:rStyle w:val="Lienhypertexte"/>
            <w:lang w:val="en-GB"/>
          </w:rPr>
          <w:t>c</w:t>
        </w:r>
        <w:r w:rsidRPr="00C97FB9">
          <w:rPr>
            <w:rStyle w:val="Lienhypertexte"/>
            <w:lang w:val="en-GB"/>
          </w:rPr>
          <w:t>a.org:2</w:t>
        </w:r>
        <w:r w:rsidRPr="00C97FB9">
          <w:rPr>
            <w:rStyle w:val="Lienhypertexte"/>
            <w:lang w:val="en-GB"/>
          </w:rPr>
          <w:t>7</w:t>
        </w:r>
        <w:r w:rsidRPr="00C97FB9">
          <w:rPr>
            <w:rStyle w:val="Lienhypertexte"/>
            <w:lang w:val="en-GB"/>
          </w:rPr>
          <w:t>017</w:t>
        </w:r>
      </w:hyperlink>
      <w:r w:rsidRPr="00C925F4">
        <w:rPr>
          <w:b/>
          <w:bCs/>
          <w:lang w:val="en-GB"/>
        </w:rPr>
        <w:t xml:space="preserve">, </w:t>
      </w:r>
      <w:r w:rsidRPr="00C925F4">
        <w:rPr>
          <w:b/>
          <w:bCs/>
          <w:color w:val="0070C0"/>
          <w:lang w:val="en-GB"/>
        </w:rPr>
        <w:t>iot.testnca.org:27018</w:t>
      </w:r>
      <w:r w:rsidRPr="00C925F4">
        <w:rPr>
          <w:b/>
          <w:bCs/>
          <w:lang w:val="en-GB"/>
        </w:rPr>
        <w:t xml:space="preserve">, </w:t>
      </w:r>
      <w:r w:rsidRPr="00C925F4">
        <w:rPr>
          <w:b/>
          <w:bCs/>
          <w:color w:val="0070C0"/>
          <w:lang w:val="en-GB"/>
        </w:rPr>
        <w:t>iot.testnca.org:27019</w:t>
      </w:r>
    </w:p>
    <w:p w14:paraId="130C1301" w14:textId="61951F3C" w:rsidR="001861C3" w:rsidRDefault="001861C3" w:rsidP="0047663D">
      <w:pPr>
        <w:numPr>
          <w:ilvl w:val="0"/>
          <w:numId w:val="35"/>
        </w:numPr>
      </w:pPr>
      <w:r w:rsidRPr="003A54A3">
        <w:rPr>
          <w:u w:val="single"/>
        </w:rPr>
        <w:t>CKAN</w:t>
      </w:r>
      <w:r w:rsidR="00C925F4" w:rsidRPr="003A54A3">
        <w:rPr>
          <w:u w:val="single"/>
        </w:rPr>
        <w:t xml:space="preserve"> </w:t>
      </w:r>
      <w:proofErr w:type="spellStart"/>
      <w:r w:rsidR="00C925F4" w:rsidRPr="003A54A3">
        <w:rPr>
          <w:u w:val="single"/>
        </w:rPr>
        <w:t>Opendata</w:t>
      </w:r>
      <w:proofErr w:type="spellEnd"/>
      <w:r w:rsidR="00C925F4" w:rsidRPr="003A54A3">
        <w:rPr>
          <w:u w:val="single"/>
        </w:rPr>
        <w:t xml:space="preserve"> Portal:</w:t>
      </w:r>
      <w:r>
        <w:t xml:space="preserve"> </w:t>
      </w:r>
      <w:hyperlink r:id="rId175" w:history="1">
        <w:r w:rsidRPr="00C97FB9">
          <w:rPr>
            <w:rStyle w:val="Lienhypertexte"/>
          </w:rPr>
          <w:t>iot.testnca.org:8002</w:t>
        </w:r>
      </w:hyperlink>
    </w:p>
    <w:p w14:paraId="4642CE87" w14:textId="3F8C19DF" w:rsidR="001861C3" w:rsidRPr="00602012" w:rsidRDefault="001861C3" w:rsidP="0047663D">
      <w:pPr>
        <w:numPr>
          <w:ilvl w:val="0"/>
          <w:numId w:val="35"/>
        </w:numPr>
        <w:rPr>
          <w:b/>
          <w:bCs/>
          <w:lang w:val="fr-FR"/>
        </w:rPr>
      </w:pPr>
      <w:r w:rsidRPr="001861C3">
        <w:rPr>
          <w:u w:val="single"/>
          <w:lang w:val="fr-FR"/>
        </w:rPr>
        <w:t xml:space="preserve">Wiki Documentaire </w:t>
      </w:r>
      <w:proofErr w:type="spellStart"/>
      <w:proofErr w:type="gramStart"/>
      <w:r w:rsidRPr="001861C3">
        <w:rPr>
          <w:u w:val="single"/>
          <w:lang w:val="fr-FR"/>
        </w:rPr>
        <w:t>Dokuwiki</w:t>
      </w:r>
      <w:proofErr w:type="spellEnd"/>
      <w:r w:rsidRPr="001861C3">
        <w:rPr>
          <w:u w:val="single"/>
          <w:lang w:val="fr-FR"/>
        </w:rPr>
        <w:t>:</w:t>
      </w:r>
      <w:proofErr w:type="gramEnd"/>
      <w:r w:rsidRPr="001861C3">
        <w:rPr>
          <w:lang w:val="fr-FR"/>
        </w:rPr>
        <w:t xml:space="preserve"> </w:t>
      </w:r>
      <w:hyperlink r:id="rId176" w:history="1">
        <w:r w:rsidRPr="0029545B">
          <w:rPr>
            <w:rStyle w:val="Lienhypertexte"/>
            <w:lang w:val="fr-FR"/>
          </w:rPr>
          <w:t>iot.testnca.</w:t>
        </w:r>
        <w:r w:rsidRPr="0029545B">
          <w:rPr>
            <w:rStyle w:val="Lienhypertexte"/>
            <w:lang w:val="fr-FR"/>
          </w:rPr>
          <w:t>o</w:t>
        </w:r>
        <w:r w:rsidRPr="0029545B">
          <w:rPr>
            <w:rStyle w:val="Lienhypertexte"/>
            <w:lang w:val="fr-FR"/>
          </w:rPr>
          <w:t>rg:8003</w:t>
        </w:r>
      </w:hyperlink>
    </w:p>
    <w:p w14:paraId="4BCF2131" w14:textId="50BC261B" w:rsidR="00CB220C" w:rsidRPr="00CB220C" w:rsidRDefault="00602012" w:rsidP="0047663D">
      <w:pPr>
        <w:numPr>
          <w:ilvl w:val="0"/>
          <w:numId w:val="35"/>
        </w:numPr>
        <w:rPr>
          <w:lang w:val="en-GB"/>
        </w:rPr>
      </w:pPr>
      <w:r w:rsidRPr="00CB220C">
        <w:rPr>
          <w:u w:val="single"/>
          <w:lang w:val="en-GB"/>
        </w:rPr>
        <w:t xml:space="preserve">A </w:t>
      </w:r>
      <w:proofErr w:type="spellStart"/>
      <w:r w:rsidRPr="00CB220C">
        <w:rPr>
          <w:u w:val="single"/>
          <w:lang w:val="en-GB"/>
        </w:rPr>
        <w:t>portainer</w:t>
      </w:r>
      <w:proofErr w:type="spellEnd"/>
      <w:r w:rsidRPr="00CB220C">
        <w:rPr>
          <w:u w:val="single"/>
          <w:lang w:val="en-GB"/>
        </w:rPr>
        <w:t xml:space="preserve"> </w:t>
      </w:r>
      <w:r w:rsidR="003962B3" w:rsidRPr="00CB220C">
        <w:rPr>
          <w:u w:val="single"/>
          <w:lang w:val="en-GB"/>
        </w:rPr>
        <w:t>is also available:</w:t>
      </w:r>
      <w:r w:rsidR="003962B3" w:rsidRPr="00CB220C">
        <w:rPr>
          <w:b/>
          <w:bCs/>
          <w:lang w:val="en-GB"/>
        </w:rPr>
        <w:t xml:space="preserve"> </w:t>
      </w:r>
      <w:hyperlink r:id="rId177" w:history="1">
        <w:r w:rsidR="003962B3" w:rsidRPr="00C97FB9">
          <w:rPr>
            <w:rStyle w:val="Lienhypertexte"/>
            <w:lang w:val="en-GB"/>
          </w:rPr>
          <w:t>iot.testnca.org:9000</w:t>
        </w:r>
      </w:hyperlink>
    </w:p>
    <w:p w14:paraId="6D7432B0" w14:textId="2A529C2F" w:rsidR="0067166C" w:rsidRPr="00E97AD3" w:rsidRDefault="0067166C" w:rsidP="0047663D">
      <w:pPr>
        <w:numPr>
          <w:ilvl w:val="0"/>
          <w:numId w:val="35"/>
        </w:numPr>
        <w:rPr>
          <w:lang w:val="en-GB"/>
        </w:rPr>
      </w:pPr>
      <w:r w:rsidRPr="00CB220C">
        <w:rPr>
          <w:lang w:val="en-GB"/>
        </w:rPr>
        <w:t xml:space="preserve">A </w:t>
      </w:r>
      <w:r w:rsidR="00017A1F" w:rsidRPr="00CB220C">
        <w:rPr>
          <w:lang w:val="en-GB"/>
        </w:rPr>
        <w:t>D</w:t>
      </w:r>
      <w:r w:rsidRPr="00CB220C">
        <w:rPr>
          <w:lang w:val="en-GB"/>
        </w:rPr>
        <w:t>ocker registry has been installed</w:t>
      </w:r>
      <w:r w:rsidR="00017A1F" w:rsidRPr="00CB220C">
        <w:rPr>
          <w:lang w:val="en-GB"/>
        </w:rPr>
        <w:t xml:space="preserve">: </w:t>
      </w:r>
      <w:r w:rsidR="00017A1F" w:rsidRPr="00CB220C">
        <w:rPr>
          <w:b/>
          <w:bCs/>
          <w:color w:val="0070C0"/>
          <w:lang w:val="en-GB"/>
        </w:rPr>
        <w:t>registry.nicecotedazur.org:5000</w:t>
      </w:r>
      <w:r w:rsidR="00E97AD3">
        <w:rPr>
          <w:b/>
          <w:bCs/>
          <w:color w:val="0070C0"/>
          <w:lang w:val="en-GB"/>
        </w:rPr>
        <w:t xml:space="preserve"> </w:t>
      </w:r>
      <w:r w:rsidR="00E97AD3" w:rsidRPr="00E97AD3">
        <w:rPr>
          <w:bCs/>
          <w:lang w:val="en-GB"/>
        </w:rPr>
        <w:t>(</w:t>
      </w:r>
      <w:proofErr w:type="spellStart"/>
      <w:proofErr w:type="gramStart"/>
      <w:r w:rsidR="00E97AD3" w:rsidRPr="00E97AD3">
        <w:rPr>
          <w:bCs/>
          <w:lang w:val="en-GB"/>
        </w:rPr>
        <w:t>portus</w:t>
      </w:r>
      <w:proofErr w:type="spellEnd"/>
      <w:r w:rsidR="00E97AD3" w:rsidRPr="00E97AD3">
        <w:rPr>
          <w:bCs/>
          <w:lang w:val="en-GB"/>
        </w:rPr>
        <w:t xml:space="preserve"> ?</w:t>
      </w:r>
      <w:proofErr w:type="gramEnd"/>
      <w:r w:rsidR="00E97AD3" w:rsidRPr="00E97AD3">
        <w:rPr>
          <w:bCs/>
          <w:lang w:val="en-GB"/>
        </w:rPr>
        <w:t>)</w:t>
      </w:r>
    </w:p>
    <w:p w14:paraId="3227C313" w14:textId="04C36A41" w:rsidR="000D747A" w:rsidRPr="00CB220C" w:rsidRDefault="000D747A" w:rsidP="0047663D">
      <w:pPr>
        <w:numPr>
          <w:ilvl w:val="0"/>
          <w:numId w:val="35"/>
        </w:numPr>
        <w:rPr>
          <w:lang w:val="en-GB"/>
        </w:rPr>
      </w:pPr>
      <w:r>
        <w:rPr>
          <w:lang w:val="en-GB"/>
        </w:rPr>
        <w:t xml:space="preserve">An Eclipse Che has been installed in test: </w:t>
      </w:r>
      <w:hyperlink r:id="rId178" w:history="1">
        <w:r w:rsidRPr="00C97FB9">
          <w:rPr>
            <w:rStyle w:val="Lienhypertexte"/>
            <w:lang w:val="en-GB"/>
          </w:rPr>
          <w:t>iot.testnca.org:8080</w:t>
        </w:r>
      </w:hyperlink>
      <w:r>
        <w:rPr>
          <w:lang w:val="en-GB"/>
        </w:rPr>
        <w:t xml:space="preserve"> (</w:t>
      </w:r>
      <w:proofErr w:type="spellStart"/>
      <w:r>
        <w:rPr>
          <w:lang w:val="en-GB"/>
        </w:rPr>
        <w:t>url</w:t>
      </w:r>
      <w:proofErr w:type="spellEnd"/>
      <w:r>
        <w:rPr>
          <w:lang w:val="en-GB"/>
        </w:rPr>
        <w:t xml:space="preserve"> to provide che.nicecotedazur.org?</w:t>
      </w:r>
      <w:r w:rsidR="00B530C6">
        <w:rPr>
          <w:lang w:val="en-GB"/>
        </w:rPr>
        <w:t xml:space="preserve"> </w:t>
      </w:r>
      <w:proofErr w:type="gramStart"/>
      <w:r>
        <w:rPr>
          <w:lang w:val="en-GB"/>
        </w:rPr>
        <w:t>;O</w:t>
      </w:r>
      <w:proofErr w:type="gramEnd"/>
      <w:r>
        <w:rPr>
          <w:lang w:val="en-GB"/>
        </w:rPr>
        <w:t>)</w:t>
      </w:r>
    </w:p>
    <w:p w14:paraId="2C983EC7" w14:textId="7EAE18A9" w:rsidR="007B0D86" w:rsidRDefault="007B0D86" w:rsidP="007B0D86">
      <w:pPr>
        <w:pStyle w:val="Titre2"/>
      </w:pPr>
      <w:bookmarkStart w:id="400" w:name="_Toc499823652"/>
      <w:bookmarkStart w:id="401" w:name="_Toc499823790"/>
      <w:bookmarkStart w:id="402" w:name="_Toc499823650"/>
      <w:bookmarkStart w:id="403" w:name="_Toc499823788"/>
      <w:r>
        <w:t xml:space="preserve">Global </w:t>
      </w:r>
      <w:bookmarkEnd w:id="402"/>
      <w:bookmarkEnd w:id="403"/>
      <w:r w:rsidR="000D747A">
        <w:t xml:space="preserve">system </w:t>
      </w:r>
      <w:r w:rsidR="00227FE3">
        <w:t>vision</w:t>
      </w:r>
    </w:p>
    <w:p w14:paraId="2993F1FB" w14:textId="77777777" w:rsidR="00227FE3" w:rsidRPr="00227FE3" w:rsidRDefault="00227FE3" w:rsidP="00227FE3"/>
    <w:p w14:paraId="7A29D6DE" w14:textId="39AA1827" w:rsidR="007B0D86" w:rsidRDefault="00227FE3" w:rsidP="007B0D86">
      <w:r>
        <w:t xml:space="preserve">The targeted </w:t>
      </w:r>
      <w:r w:rsidR="000D747A">
        <w:t xml:space="preserve">global </w:t>
      </w:r>
      <w:r>
        <w:t xml:space="preserve">system should offer several environments to cover the whole life cycle of software from development, </w:t>
      </w:r>
      <w:r w:rsidR="000D747A">
        <w:t xml:space="preserve">to </w:t>
      </w:r>
      <w:r>
        <w:t>QA</w:t>
      </w:r>
      <w:r w:rsidR="000D747A">
        <w:t>, and then</w:t>
      </w:r>
      <w:r>
        <w:t xml:space="preserve"> to production</w:t>
      </w:r>
    </w:p>
    <w:p w14:paraId="08B6AB86" w14:textId="1E7F8B66" w:rsidR="00227FE3" w:rsidRDefault="00227FE3" w:rsidP="007B0D86"/>
    <w:p w14:paraId="07269E9C" w14:textId="77777777" w:rsidR="00FC3DB1" w:rsidRDefault="00227FE3" w:rsidP="00FC3DB1">
      <w:pPr>
        <w:keepNext/>
      </w:pPr>
      <w:r>
        <w:rPr>
          <w:noProof/>
        </w:rPr>
        <w:drawing>
          <wp:inline distT="0" distB="0" distL="0" distR="0" wp14:anchorId="29FEA8F5" wp14:editId="59D06E13">
            <wp:extent cx="6000750" cy="45929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NCA_fiware_dev-qa-prod-view.png"/>
                    <pic:cNvPicPr/>
                  </pic:nvPicPr>
                  <pic:blipFill>
                    <a:blip r:embed="rId179">
                      <a:extLst>
                        <a:ext uri="{28A0092B-C50C-407E-A947-70E740481C1C}">
                          <a14:useLocalDpi xmlns:a14="http://schemas.microsoft.com/office/drawing/2010/main" val="0"/>
                        </a:ext>
                      </a:extLst>
                    </a:blip>
                    <a:stretch>
                      <a:fillRect/>
                    </a:stretch>
                  </pic:blipFill>
                  <pic:spPr>
                    <a:xfrm>
                      <a:off x="0" y="0"/>
                      <a:ext cx="6000750" cy="4592955"/>
                    </a:xfrm>
                    <a:prstGeom prst="rect">
                      <a:avLst/>
                    </a:prstGeom>
                  </pic:spPr>
                </pic:pic>
              </a:graphicData>
            </a:graphic>
          </wp:inline>
        </w:drawing>
      </w:r>
    </w:p>
    <w:p w14:paraId="1E139801" w14:textId="7E16FE61" w:rsidR="00227FE3" w:rsidRDefault="00FC3DB1" w:rsidP="00FC3DB1">
      <w:pPr>
        <w:pStyle w:val="Lgende"/>
      </w:pPr>
      <w:r>
        <w:t xml:space="preserve">Figure </w:t>
      </w:r>
      <w:r>
        <w:fldChar w:fldCharType="begin"/>
      </w:r>
      <w:r>
        <w:instrText xml:space="preserve"> SEQ Figure \* ARABIC </w:instrText>
      </w:r>
      <w:r>
        <w:fldChar w:fldCharType="separate"/>
      </w:r>
      <w:r w:rsidR="007C6CC7">
        <w:rPr>
          <w:noProof/>
        </w:rPr>
        <w:t>19</w:t>
      </w:r>
      <w:r>
        <w:fldChar w:fldCharType="end"/>
      </w:r>
      <w:r>
        <w:t xml:space="preserve">: global environment </w:t>
      </w:r>
      <w:r w:rsidR="009B074F">
        <w:t xml:space="preserve">logical big </w:t>
      </w:r>
      <w:r>
        <w:t>picture</w:t>
      </w:r>
    </w:p>
    <w:p w14:paraId="5C23CAB9" w14:textId="77777777" w:rsidR="00227FE3" w:rsidRPr="00AF3A1C" w:rsidRDefault="00227FE3" w:rsidP="007B0D86"/>
    <w:p w14:paraId="48192792" w14:textId="77777777" w:rsidR="007B0D86" w:rsidRDefault="007B0D86" w:rsidP="007B0D86">
      <w:pPr>
        <w:pStyle w:val="Titre2"/>
        <w:rPr>
          <w:i/>
          <w:caps/>
        </w:rPr>
      </w:pPr>
      <w:r>
        <w:rPr>
          <w:caps/>
        </w:rPr>
        <w:t>D</w:t>
      </w:r>
      <w:r>
        <w:t>evelopment Environment</w:t>
      </w:r>
    </w:p>
    <w:p w14:paraId="7D2665BE" w14:textId="77777777" w:rsidR="009B074F" w:rsidRDefault="009B074F" w:rsidP="009B074F">
      <w:pPr>
        <w:pStyle w:val="Titre3"/>
      </w:pPr>
      <w:r>
        <w:t>Developer Workstation Configuration</w:t>
      </w:r>
    </w:p>
    <w:p w14:paraId="451A2FD8" w14:textId="77777777" w:rsidR="009B074F" w:rsidRPr="00AF3A1C" w:rsidRDefault="009B074F" w:rsidP="009B074F"/>
    <w:p w14:paraId="44EFA0CC" w14:textId="1DEEBEB4" w:rsidR="009B074F" w:rsidRPr="00AF3A1C" w:rsidRDefault="009B074F" w:rsidP="009B074F">
      <w:r>
        <w:t>By using natively Docker to develop applications with eclipse Che, developers have only to use a web browser to perform their work, they should have access to the associated GitLab to push the code</w:t>
      </w:r>
    </w:p>
    <w:p w14:paraId="1E1A242F" w14:textId="0670942F" w:rsidR="002D7C8C" w:rsidRDefault="002D7C8C" w:rsidP="002D7C8C">
      <w:pPr>
        <w:pStyle w:val="Titre3"/>
      </w:pPr>
      <w:r>
        <w:t>Supporting Development Infrastructure Configuration</w:t>
      </w:r>
      <w:bookmarkEnd w:id="400"/>
      <w:bookmarkEnd w:id="401"/>
    </w:p>
    <w:p w14:paraId="122105FA" w14:textId="77777777" w:rsidR="000D747A" w:rsidRDefault="009B074F" w:rsidP="009B074F">
      <w:r>
        <w:t>Development infrastructure should be composed of at least 3 nodes, one in each data center</w:t>
      </w:r>
      <w:r w:rsidR="000D747A">
        <w:t>.</w:t>
      </w:r>
    </w:p>
    <w:p w14:paraId="27F17CB5" w14:textId="6E3FBE42" w:rsidR="009B074F" w:rsidRDefault="000D747A" w:rsidP="009B074F">
      <w:r>
        <w:t>Adding nodes in case of need to scale-up the capacity is very easy</w:t>
      </w:r>
      <w:r w:rsidR="009B074F">
        <w:t xml:space="preserve"> </w:t>
      </w:r>
      <w:r>
        <w:t>with swarm.</w:t>
      </w:r>
    </w:p>
    <w:p w14:paraId="1E72DBB8" w14:textId="5FC25CAD" w:rsidR="000D747A" w:rsidRPr="009B074F" w:rsidRDefault="000D747A" w:rsidP="009B074F">
      <w:r>
        <w:t>The main supporting component for development is Eclipse Che</w:t>
      </w:r>
    </w:p>
    <w:p w14:paraId="6BEAE9A0" w14:textId="77777777" w:rsidR="002D7C8C" w:rsidRDefault="002D7C8C" w:rsidP="002D7C8C">
      <w:pPr>
        <w:pStyle w:val="Titre2"/>
        <w:rPr>
          <w:i/>
          <w:caps/>
        </w:rPr>
      </w:pPr>
      <w:bookmarkStart w:id="404" w:name="_Toc499823653"/>
      <w:bookmarkStart w:id="405" w:name="_Toc499823791"/>
      <w:r>
        <w:t>QA Environment</w:t>
      </w:r>
      <w:bookmarkEnd w:id="404"/>
      <w:bookmarkEnd w:id="405"/>
    </w:p>
    <w:p w14:paraId="2E119510" w14:textId="77777777" w:rsidR="002D7C8C" w:rsidRDefault="002D7C8C" w:rsidP="002D7C8C">
      <w:pPr>
        <w:pStyle w:val="Titre3"/>
        <w:rPr>
          <w:i/>
        </w:rPr>
      </w:pPr>
      <w:bookmarkStart w:id="406" w:name="_Toc499823654"/>
      <w:bookmarkStart w:id="407" w:name="_Toc499823792"/>
      <w:r>
        <w:t xml:space="preserve">QA </w:t>
      </w:r>
      <w:r w:rsidR="00472A68">
        <w:t>environment</w:t>
      </w:r>
      <w:r>
        <w:t xml:space="preserve"> Configuration</w:t>
      </w:r>
      <w:bookmarkEnd w:id="406"/>
      <w:bookmarkEnd w:id="407"/>
    </w:p>
    <w:p w14:paraId="73905D0D" w14:textId="77777777" w:rsidR="002D7C8C" w:rsidRDefault="002D7C8C" w:rsidP="002D7C8C">
      <w:pPr>
        <w:pStyle w:val="Titre3"/>
        <w:rPr>
          <w:i/>
          <w:caps/>
        </w:rPr>
      </w:pPr>
      <w:bookmarkStart w:id="408" w:name="_Toc499823655"/>
      <w:bookmarkStart w:id="409" w:name="_Toc499823793"/>
      <w:r>
        <w:t>Supporting QA Infrastructure Configuration</w:t>
      </w:r>
      <w:bookmarkEnd w:id="408"/>
      <w:bookmarkEnd w:id="409"/>
    </w:p>
    <w:p w14:paraId="044EBE8D" w14:textId="77777777" w:rsidR="002D7C8C" w:rsidRDefault="002D7C8C" w:rsidP="002D7C8C">
      <w:pPr>
        <w:pStyle w:val="Corpsdetexte3"/>
        <w:spacing w:before="120" w:after="120"/>
        <w:ind w:left="720"/>
        <w:rPr>
          <w:rFonts w:cs="Tahoma"/>
          <w:b/>
          <w:i w:val="0"/>
          <w:caps/>
          <w:sz w:val="24"/>
        </w:rPr>
      </w:pPr>
    </w:p>
    <w:p w14:paraId="5BF0E064" w14:textId="77777777" w:rsidR="002D7C8C" w:rsidRDefault="002D7C8C" w:rsidP="002D7C8C">
      <w:pPr>
        <w:pStyle w:val="Titre2"/>
      </w:pPr>
      <w:bookmarkStart w:id="410" w:name="_Toc499823656"/>
      <w:bookmarkStart w:id="411" w:name="_Toc499823794"/>
      <w:r>
        <w:t>Acceptance Environment</w:t>
      </w:r>
      <w:bookmarkEnd w:id="410"/>
      <w:bookmarkEnd w:id="411"/>
    </w:p>
    <w:p w14:paraId="42DD4CDF" w14:textId="77777777" w:rsidR="002D7C8C" w:rsidRPr="0077092E" w:rsidRDefault="002D7C8C" w:rsidP="002D7C8C"/>
    <w:p w14:paraId="3EDADA1C" w14:textId="77777777" w:rsidR="002D7C8C" w:rsidRDefault="002D7C8C" w:rsidP="002D7C8C">
      <w:pPr>
        <w:pStyle w:val="Titre3"/>
        <w:rPr>
          <w:i/>
        </w:rPr>
      </w:pPr>
      <w:bookmarkStart w:id="412" w:name="_Toc499823657"/>
      <w:bookmarkStart w:id="413" w:name="_Toc499823795"/>
      <w:r>
        <w:lastRenderedPageBreak/>
        <w:t xml:space="preserve">Acceptance </w:t>
      </w:r>
      <w:r w:rsidR="00472A68">
        <w:t>environment</w:t>
      </w:r>
      <w:r>
        <w:t xml:space="preserve"> Configuration</w:t>
      </w:r>
      <w:bookmarkEnd w:id="412"/>
      <w:bookmarkEnd w:id="413"/>
    </w:p>
    <w:p w14:paraId="6CEE2881" w14:textId="77777777" w:rsidR="002D7C8C" w:rsidRDefault="002D7C8C" w:rsidP="002D7C8C">
      <w:pPr>
        <w:pStyle w:val="Titre3"/>
        <w:rPr>
          <w:i/>
          <w:caps/>
        </w:rPr>
      </w:pPr>
      <w:bookmarkStart w:id="414" w:name="_Toc499823658"/>
      <w:bookmarkStart w:id="415" w:name="_Toc499823796"/>
      <w:r>
        <w:t>Supporting Acceptance Infrastructure Configuration</w:t>
      </w:r>
      <w:bookmarkEnd w:id="414"/>
      <w:bookmarkEnd w:id="415"/>
    </w:p>
    <w:p w14:paraId="0794CFE2" w14:textId="77777777" w:rsidR="002D7C8C" w:rsidRDefault="002D7C8C" w:rsidP="002D7C8C"/>
    <w:p w14:paraId="72F7BDAE" w14:textId="77777777" w:rsidR="002D7C8C" w:rsidRDefault="002D7C8C" w:rsidP="002D7C8C">
      <w:pPr>
        <w:ind w:firstLine="90"/>
      </w:pPr>
    </w:p>
    <w:bookmarkEnd w:id="6"/>
    <w:bookmarkEnd w:id="7"/>
    <w:p w14:paraId="2534BF56" w14:textId="77777777" w:rsidR="002D7C8C" w:rsidRDefault="002D7C8C" w:rsidP="002D7C8C"/>
    <w:p w14:paraId="739D1B48" w14:textId="77777777" w:rsidR="00EB2EBF" w:rsidRDefault="00EB2EBF"/>
    <w:sectPr w:rsidR="00EB2EBF" w:rsidSect="00D20A54">
      <w:headerReference w:type="default" r:id="rId180"/>
      <w:pgSz w:w="12240" w:h="15840"/>
      <w:pgMar w:top="830" w:right="990" w:bottom="851" w:left="1800" w:header="42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3687AD" w14:textId="77777777" w:rsidR="00DF01CC" w:rsidRDefault="00DF01CC" w:rsidP="00EB13B0">
      <w:r>
        <w:separator/>
      </w:r>
    </w:p>
  </w:endnote>
  <w:endnote w:type="continuationSeparator" w:id="0">
    <w:p w14:paraId="755E3BA2" w14:textId="77777777" w:rsidR="00DF01CC" w:rsidRDefault="00DF01CC" w:rsidP="00EB13B0">
      <w:r>
        <w:continuationSeparator/>
      </w:r>
    </w:p>
  </w:endnote>
  <w:endnote w:type="continuationNotice" w:id="1">
    <w:p w14:paraId="3AE908B4" w14:textId="77777777" w:rsidR="00DF01CC" w:rsidRDefault="00DF01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iti SC">
    <w:altName w:val="Microsoft YaHei"/>
    <w:charset w:val="86"/>
    <w:family w:val="auto"/>
    <w:pitch w:val="variable"/>
    <w:sig w:usb0="8000002F" w:usb1="080E004A" w:usb2="00000010" w:usb3="00000000" w:csb0="003E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8821"/>
      <w:docPartObj>
        <w:docPartGallery w:val="Page Numbers (Bottom of Page)"/>
        <w:docPartUnique/>
      </w:docPartObj>
    </w:sdtPr>
    <w:sdtContent>
      <w:sdt>
        <w:sdtPr>
          <w:id w:val="18898849"/>
          <w:docPartObj>
            <w:docPartGallery w:val="Page Numbers (Top of Page)"/>
            <w:docPartUnique/>
          </w:docPartObj>
        </w:sdtPr>
        <w:sdtContent>
          <w:p w14:paraId="5044C14F" w14:textId="5E2FF887" w:rsidR="00DF01CC" w:rsidRPr="00047FCC" w:rsidRDefault="00DF01CC" w:rsidP="00AD2CAB">
            <w:pPr>
              <w:pStyle w:val="Pieddepage"/>
            </w:pPr>
            <w:r>
              <w:t xml:space="preserve">MNCA </w:t>
            </w:r>
            <w:proofErr w:type="spellStart"/>
            <w:r>
              <w:t>Fiware</w:t>
            </w:r>
            <w:proofErr w:type="spellEnd"/>
            <w:r>
              <w:t xml:space="preserve"> Project</w:t>
            </w:r>
            <w:r w:rsidRPr="00E81EA0">
              <w:rPr>
                <w:rFonts w:ascii="Arial Narrow" w:hAnsi="Arial Narrow"/>
              </w:rPr>
              <w:tab/>
              <w:t xml:space="preserve">Page </w:t>
            </w:r>
            <w:r w:rsidRPr="00E81EA0">
              <w:rPr>
                <w:rFonts w:ascii="Arial Narrow" w:hAnsi="Arial Narrow"/>
              </w:rPr>
              <w:fldChar w:fldCharType="begin"/>
            </w:r>
            <w:r w:rsidRPr="00E81EA0">
              <w:rPr>
                <w:rFonts w:ascii="Arial Narrow" w:hAnsi="Arial Narrow"/>
              </w:rPr>
              <w:instrText xml:space="preserve"> PAGE </w:instrText>
            </w:r>
            <w:r w:rsidRPr="00E81EA0">
              <w:rPr>
                <w:rFonts w:ascii="Arial Narrow" w:hAnsi="Arial Narrow"/>
              </w:rPr>
              <w:fldChar w:fldCharType="separate"/>
            </w:r>
            <w:r w:rsidR="002E41D3">
              <w:rPr>
                <w:rFonts w:ascii="Arial Narrow" w:hAnsi="Arial Narrow"/>
                <w:noProof/>
              </w:rPr>
              <w:t>34</w:t>
            </w:r>
            <w:r w:rsidRPr="00E81EA0">
              <w:rPr>
                <w:rFonts w:ascii="Arial Narrow" w:hAnsi="Arial Narrow"/>
              </w:rPr>
              <w:fldChar w:fldCharType="end"/>
            </w:r>
            <w:r w:rsidRPr="00E81EA0">
              <w:rPr>
                <w:rFonts w:ascii="Arial Narrow" w:hAnsi="Arial Narrow"/>
              </w:rPr>
              <w:t xml:space="preserve"> of </w:t>
            </w:r>
            <w:r w:rsidRPr="00E81EA0">
              <w:rPr>
                <w:rFonts w:ascii="Arial Narrow" w:hAnsi="Arial Narrow"/>
              </w:rPr>
              <w:fldChar w:fldCharType="begin"/>
            </w:r>
            <w:r w:rsidRPr="00E81EA0">
              <w:rPr>
                <w:rFonts w:ascii="Arial Narrow" w:hAnsi="Arial Narrow"/>
              </w:rPr>
              <w:instrText xml:space="preserve"> NUMPAGES  </w:instrText>
            </w:r>
            <w:r w:rsidRPr="00E81EA0">
              <w:rPr>
                <w:rFonts w:ascii="Arial Narrow" w:hAnsi="Arial Narrow"/>
              </w:rPr>
              <w:fldChar w:fldCharType="separate"/>
            </w:r>
            <w:r w:rsidR="002E41D3">
              <w:rPr>
                <w:rFonts w:ascii="Arial Narrow" w:hAnsi="Arial Narrow"/>
                <w:noProof/>
              </w:rPr>
              <w:t>50</w:t>
            </w:r>
            <w:r w:rsidRPr="00E81EA0">
              <w:rPr>
                <w:rFonts w:ascii="Arial Narrow" w:hAnsi="Arial Narrow"/>
              </w:rPr>
              <w:fldChar w:fldCharType="end"/>
            </w:r>
          </w:p>
        </w:sdtContent>
      </w:sdt>
    </w:sdtContent>
  </w:sdt>
  <w:p w14:paraId="78B8E570" w14:textId="77777777" w:rsidR="00DF01CC" w:rsidRDefault="00DF01C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B86E3E" w14:textId="77777777" w:rsidR="00DF01CC" w:rsidRDefault="00DF01CC" w:rsidP="00EB13B0">
      <w:r>
        <w:separator/>
      </w:r>
    </w:p>
  </w:footnote>
  <w:footnote w:type="continuationSeparator" w:id="0">
    <w:p w14:paraId="0248B60C" w14:textId="77777777" w:rsidR="00DF01CC" w:rsidRDefault="00DF01CC" w:rsidP="00EB13B0">
      <w:r>
        <w:continuationSeparator/>
      </w:r>
    </w:p>
  </w:footnote>
  <w:footnote w:type="continuationNotice" w:id="1">
    <w:p w14:paraId="5A8EE31B" w14:textId="77777777" w:rsidR="00DF01CC" w:rsidRDefault="00DF01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1AD32" w14:textId="77777777" w:rsidR="00DF01CC" w:rsidRPr="00290F3A" w:rsidRDefault="00DF01CC" w:rsidP="00AD2CAB">
    <w:pPr>
      <w:pStyle w:val="PDMContentHeader"/>
    </w:pPr>
    <w:r>
      <w:rPr>
        <w:noProof/>
        <w:lang w:val="fr-FR" w:eastAsia="fr-FR"/>
      </w:rPr>
      <w:drawing>
        <wp:anchor distT="0" distB="0" distL="114300" distR="114300" simplePos="0" relativeHeight="251658240" behindDoc="0" locked="0" layoutInCell="1" allowOverlap="1">
          <wp:simplePos x="0" y="0"/>
          <wp:positionH relativeFrom="margin">
            <wp:posOffset>-901700</wp:posOffset>
          </wp:positionH>
          <wp:positionV relativeFrom="paragraph">
            <wp:posOffset>-279400</wp:posOffset>
          </wp:positionV>
          <wp:extent cx="419100" cy="30571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713"/>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58241" behindDoc="0" locked="0" layoutInCell="1" allowOverlap="1">
          <wp:simplePos x="0" y="0"/>
          <wp:positionH relativeFrom="column">
            <wp:posOffset>5840730</wp:posOffset>
          </wp:positionH>
          <wp:positionV relativeFrom="paragraph">
            <wp:posOffset>-298450</wp:posOffset>
          </wp:positionV>
          <wp:extent cx="563033" cy="177800"/>
          <wp:effectExtent l="0" t="0" r="889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 xml:space="preserve">DSI </w:t>
    </w:r>
    <w:proofErr w:type="spellStart"/>
    <w:r>
      <w:t>Métropole</w:t>
    </w:r>
    <w:proofErr w:type="spellEnd"/>
    <w:r>
      <w:t xml:space="preserve"> Nice Côte d’Azur</w:t>
    </w:r>
    <w:r w:rsidRPr="00290F3A">
      <w:tab/>
    </w:r>
    <w:r w:rsidRPr="00290F3A">
      <w:tab/>
    </w:r>
    <w:sdt>
      <w:sdtPr>
        <w:alias w:val="Title"/>
        <w:id w:val="13536791"/>
        <w:dataBinding w:prefixMappings="xmlns:ns0='http://purl.org/dc/elements/1.1/' xmlns:ns1='http://schemas.openxmlformats.org/package/2006/metadata/core-properties' " w:xpath="/ns1:coreProperties[1]/ns0:title[1]" w:storeItemID="{6C3C8BC8-F283-45AE-878A-BAB7291924A1}"/>
        <w:text/>
      </w:sdtPr>
      <w:sdtContent>
        <w:r>
          <w:t xml:space="preserve">MNCA IOT </w:t>
        </w:r>
        <w:proofErr w:type="spellStart"/>
        <w:r>
          <w:t>SmartCity</w:t>
        </w:r>
        <w:proofErr w:type="spellEnd"/>
        <w:r>
          <w:t xml:space="preserve"> Technical Architecture</w:t>
        </w:r>
      </w:sdtContent>
    </w:sdt>
    <w:r>
      <w:t xml:space="preserve"> </w:t>
    </w:r>
    <w:r>
      <w:br/>
      <w:t>IOT Smart City Platform</w:t>
    </w:r>
    <w:r w:rsidRPr="00290F3A">
      <w:tab/>
    </w:r>
    <w:r w:rsidRPr="00290F3A">
      <w:tab/>
    </w:r>
    <w:r>
      <w:t>draft 20/09/2017</w:t>
    </w:r>
  </w:p>
  <w:p w14:paraId="6CBE19A0" w14:textId="77777777" w:rsidR="00DF01CC" w:rsidRPr="00093AF2" w:rsidRDefault="00DF01CC" w:rsidP="00AD2CAB">
    <w:pPr>
      <w:pStyle w:val="PDMContentHeader"/>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2C582" w14:textId="77777777" w:rsidR="00DF01CC" w:rsidRPr="00290F3A" w:rsidRDefault="00DF01CC" w:rsidP="00F772CF">
    <w:pPr>
      <w:pStyle w:val="PDMContentHeader"/>
    </w:pPr>
    <w:r w:rsidRPr="003501B1">
      <w:rPr>
        <w:noProof/>
        <w:lang w:val="fr-FR" w:eastAsia="fr-FR"/>
      </w:rPr>
      <w:drawing>
        <wp:anchor distT="0" distB="0" distL="114300" distR="114300" simplePos="0" relativeHeight="251658242" behindDoc="0" locked="0" layoutInCell="1" allowOverlap="1" wp14:anchorId="5767B6A9" wp14:editId="40D7598C">
          <wp:simplePos x="0" y="0"/>
          <wp:positionH relativeFrom="margin">
            <wp:posOffset>-914400</wp:posOffset>
          </wp:positionH>
          <wp:positionV relativeFrom="paragraph">
            <wp:posOffset>-158750</wp:posOffset>
          </wp:positionV>
          <wp:extent cx="419100" cy="305435"/>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435"/>
                  </a:xfrm>
                  <a:prstGeom prst="rect">
                    <a:avLst/>
                  </a:prstGeom>
                </pic:spPr>
              </pic:pic>
            </a:graphicData>
          </a:graphic>
          <wp14:sizeRelH relativeFrom="margin">
            <wp14:pctWidth>0</wp14:pctWidth>
          </wp14:sizeRelH>
          <wp14:sizeRelV relativeFrom="margin">
            <wp14:pctHeight>0</wp14:pctHeight>
          </wp14:sizeRelV>
        </wp:anchor>
      </w:drawing>
    </w:r>
    <w:r w:rsidRPr="003501B1">
      <w:rPr>
        <w:noProof/>
        <w:lang w:val="fr-FR" w:eastAsia="fr-FR"/>
      </w:rPr>
      <w:drawing>
        <wp:anchor distT="0" distB="0" distL="114300" distR="114300" simplePos="0" relativeHeight="251658243" behindDoc="0" locked="0" layoutInCell="1" allowOverlap="1" wp14:anchorId="45B6EC1A" wp14:editId="158C6A81">
          <wp:simplePos x="0" y="0"/>
          <wp:positionH relativeFrom="column">
            <wp:posOffset>5828030</wp:posOffset>
          </wp:positionH>
          <wp:positionV relativeFrom="paragraph">
            <wp:posOffset>-177800</wp:posOffset>
          </wp:positionV>
          <wp:extent cx="563033" cy="177800"/>
          <wp:effectExtent l="0" t="0" r="889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 xml:space="preserve">DSI </w:t>
    </w:r>
    <w:proofErr w:type="spellStart"/>
    <w:r>
      <w:t>Métropole</w:t>
    </w:r>
    <w:proofErr w:type="spellEnd"/>
    <w:r>
      <w:t xml:space="preserve"> Nice Côte d’Azur</w:t>
    </w:r>
    <w:r w:rsidRPr="00290F3A">
      <w:tab/>
    </w:r>
    <w:r w:rsidRPr="00290F3A">
      <w:tab/>
    </w:r>
    <w:sdt>
      <w:sdtPr>
        <w:alias w:val="Title"/>
        <w:id w:val="1734734141"/>
        <w:dataBinding w:prefixMappings="xmlns:ns0='http://purl.org/dc/elements/1.1/' xmlns:ns1='http://schemas.openxmlformats.org/package/2006/metadata/core-properties' " w:xpath="/ns1:coreProperties[1]/ns0:title[1]" w:storeItemID="{6C3C8BC8-F283-45AE-878A-BAB7291924A1}"/>
        <w:text/>
      </w:sdtPr>
      <w:sdtContent>
        <w:r>
          <w:t xml:space="preserve">MNCA IOT </w:t>
        </w:r>
        <w:proofErr w:type="spellStart"/>
        <w:r>
          <w:t>SmartCity</w:t>
        </w:r>
        <w:proofErr w:type="spellEnd"/>
        <w:r>
          <w:t xml:space="preserve"> Technical Architecture</w:t>
        </w:r>
      </w:sdtContent>
    </w:sdt>
    <w:r>
      <w:t xml:space="preserve"> </w:t>
    </w:r>
    <w:r>
      <w:br/>
      <w:t>IOT Smart City Platform</w:t>
    </w:r>
    <w:r w:rsidRPr="00290F3A">
      <w:tab/>
    </w:r>
    <w:r w:rsidRPr="00290F3A">
      <w:tab/>
    </w:r>
    <w:r>
      <w:t>draft 20/09/2017</w:t>
    </w:r>
  </w:p>
  <w:p w14:paraId="738FF6D9" w14:textId="77777777" w:rsidR="00DF01CC" w:rsidRPr="00F772CF" w:rsidRDefault="00DF01CC" w:rsidP="00F772CF">
    <w:pPr>
      <w:pStyle w:val="PDMContent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D5D5F"/>
    <w:multiLevelType w:val="multilevel"/>
    <w:tmpl w:val="A6EC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F5962"/>
    <w:multiLevelType w:val="hybridMultilevel"/>
    <w:tmpl w:val="A91AD3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7A123D"/>
    <w:multiLevelType w:val="hybridMultilevel"/>
    <w:tmpl w:val="D8CEE8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422731"/>
    <w:multiLevelType w:val="hybridMultilevel"/>
    <w:tmpl w:val="5ACA5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720CBA"/>
    <w:multiLevelType w:val="hybridMultilevel"/>
    <w:tmpl w:val="D01AF0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110EDC"/>
    <w:multiLevelType w:val="hybridMultilevel"/>
    <w:tmpl w:val="71820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C931CFE"/>
    <w:multiLevelType w:val="hybridMultilevel"/>
    <w:tmpl w:val="CAF6C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9C521E"/>
    <w:multiLevelType w:val="hybridMultilevel"/>
    <w:tmpl w:val="100615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2C7D14"/>
    <w:multiLevelType w:val="hybridMultilevel"/>
    <w:tmpl w:val="6D12DD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7A1E87"/>
    <w:multiLevelType w:val="hybridMultilevel"/>
    <w:tmpl w:val="9A648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B0C5B98"/>
    <w:multiLevelType w:val="hybridMultilevel"/>
    <w:tmpl w:val="3F10A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FF3EB2"/>
    <w:multiLevelType w:val="hybridMultilevel"/>
    <w:tmpl w:val="F05CB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2097893"/>
    <w:multiLevelType w:val="hybridMultilevel"/>
    <w:tmpl w:val="0232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6F94F2E"/>
    <w:multiLevelType w:val="hybridMultilevel"/>
    <w:tmpl w:val="A05A2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0A3969"/>
    <w:multiLevelType w:val="hybridMultilevel"/>
    <w:tmpl w:val="3AECC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BDA0465"/>
    <w:multiLevelType w:val="hybridMultilevel"/>
    <w:tmpl w:val="DB4A2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F260E87"/>
    <w:multiLevelType w:val="hybridMultilevel"/>
    <w:tmpl w:val="1CEABF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03A4D77"/>
    <w:multiLevelType w:val="multilevel"/>
    <w:tmpl w:val="D41003E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1004"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8" w15:restartNumberingAfterBreak="0">
    <w:nsid w:val="30847C0C"/>
    <w:multiLevelType w:val="hybridMultilevel"/>
    <w:tmpl w:val="4F306F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3EB7051"/>
    <w:multiLevelType w:val="multilevel"/>
    <w:tmpl w:val="5664D5E0"/>
    <w:lvl w:ilvl="0">
      <w:start w:val="2"/>
      <w:numFmt w:val="decimal"/>
      <w:lvlText w:val="%1"/>
      <w:lvlJc w:val="left"/>
      <w:pPr>
        <w:ind w:left="360" w:hanging="36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800" w:hanging="1800"/>
      </w:pPr>
      <w:rPr>
        <w:rFonts w:hint="default"/>
        <w:i w:val="0"/>
      </w:rPr>
    </w:lvl>
    <w:lvl w:ilvl="6">
      <w:start w:val="1"/>
      <w:numFmt w:val="decimal"/>
      <w:lvlText w:val="%1.%2.%3.%4.%5.%6.%7"/>
      <w:lvlJc w:val="left"/>
      <w:pPr>
        <w:ind w:left="2160" w:hanging="216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520" w:hanging="2520"/>
      </w:pPr>
      <w:rPr>
        <w:rFonts w:hint="default"/>
        <w:i w:val="0"/>
      </w:rPr>
    </w:lvl>
  </w:abstractNum>
  <w:abstractNum w:abstractNumId="20" w15:restartNumberingAfterBreak="0">
    <w:nsid w:val="345A2CE0"/>
    <w:multiLevelType w:val="hybridMultilevel"/>
    <w:tmpl w:val="6D8053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67C72F9"/>
    <w:multiLevelType w:val="hybridMultilevel"/>
    <w:tmpl w:val="92787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7E63CC9"/>
    <w:multiLevelType w:val="hybridMultilevel"/>
    <w:tmpl w:val="44CE2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B404D23"/>
    <w:multiLevelType w:val="hybridMultilevel"/>
    <w:tmpl w:val="FE76A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D053456"/>
    <w:multiLevelType w:val="hybridMultilevel"/>
    <w:tmpl w:val="1EACF0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2690A7E"/>
    <w:multiLevelType w:val="hybridMultilevel"/>
    <w:tmpl w:val="8D847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A01DC0"/>
    <w:multiLevelType w:val="multilevel"/>
    <w:tmpl w:val="0128A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A1679C6"/>
    <w:multiLevelType w:val="hybridMultilevel"/>
    <w:tmpl w:val="0D086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A613532"/>
    <w:multiLevelType w:val="hybridMultilevel"/>
    <w:tmpl w:val="00981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DB612B4"/>
    <w:multiLevelType w:val="hybridMultilevel"/>
    <w:tmpl w:val="4C304B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EDD4337"/>
    <w:multiLevelType w:val="hybridMultilevel"/>
    <w:tmpl w:val="CE32C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53C273C"/>
    <w:multiLevelType w:val="hybridMultilevel"/>
    <w:tmpl w:val="AB4AA3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6A702EE"/>
    <w:multiLevelType w:val="hybridMultilevel"/>
    <w:tmpl w:val="30E070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B785889"/>
    <w:multiLevelType w:val="hybridMultilevel"/>
    <w:tmpl w:val="8F38F3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D6B0A60"/>
    <w:multiLevelType w:val="hybridMultilevel"/>
    <w:tmpl w:val="883A7D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081085D"/>
    <w:multiLevelType w:val="hybridMultilevel"/>
    <w:tmpl w:val="FCEEC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16350B1"/>
    <w:multiLevelType w:val="hybridMultilevel"/>
    <w:tmpl w:val="CF8CEA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7" w15:restartNumberingAfterBreak="0">
    <w:nsid w:val="63F91D3B"/>
    <w:multiLevelType w:val="hybridMultilevel"/>
    <w:tmpl w:val="5302D2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FC36AB5"/>
    <w:multiLevelType w:val="hybridMultilevel"/>
    <w:tmpl w:val="DA745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0EF5F25"/>
    <w:multiLevelType w:val="hybridMultilevel"/>
    <w:tmpl w:val="B85E9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6D63658"/>
    <w:multiLevelType w:val="hybridMultilevel"/>
    <w:tmpl w:val="0AC0AE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6EB6E90"/>
    <w:multiLevelType w:val="hybridMultilevel"/>
    <w:tmpl w:val="96ACEF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CA7C01"/>
    <w:multiLevelType w:val="hybridMultilevel"/>
    <w:tmpl w:val="9BD017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9CF4631"/>
    <w:multiLevelType w:val="hybridMultilevel"/>
    <w:tmpl w:val="876E212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4" w15:restartNumberingAfterBreak="0">
    <w:nsid w:val="79F915CC"/>
    <w:multiLevelType w:val="hybridMultilevel"/>
    <w:tmpl w:val="E0883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B913906"/>
    <w:multiLevelType w:val="hybridMultilevel"/>
    <w:tmpl w:val="AFACD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1"/>
  </w:num>
  <w:num w:numId="2">
    <w:abstractNumId w:val="19"/>
  </w:num>
  <w:num w:numId="3">
    <w:abstractNumId w:val="6"/>
  </w:num>
  <w:num w:numId="4">
    <w:abstractNumId w:val="8"/>
  </w:num>
  <w:num w:numId="5">
    <w:abstractNumId w:val="35"/>
  </w:num>
  <w:num w:numId="6">
    <w:abstractNumId w:val="21"/>
  </w:num>
  <w:num w:numId="7">
    <w:abstractNumId w:val="14"/>
  </w:num>
  <w:num w:numId="8">
    <w:abstractNumId w:val="5"/>
  </w:num>
  <w:num w:numId="9">
    <w:abstractNumId w:val="17"/>
  </w:num>
  <w:num w:numId="10">
    <w:abstractNumId w:val="23"/>
  </w:num>
  <w:num w:numId="11">
    <w:abstractNumId w:val="12"/>
  </w:num>
  <w:num w:numId="12">
    <w:abstractNumId w:val="32"/>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num>
  <w:num w:numId="15">
    <w:abstractNumId w:val="11"/>
  </w:num>
  <w:num w:numId="16">
    <w:abstractNumId w:val="17"/>
  </w:num>
  <w:num w:numId="17">
    <w:abstractNumId w:val="17"/>
  </w:num>
  <w:num w:numId="18">
    <w:abstractNumId w:val="33"/>
  </w:num>
  <w:num w:numId="19">
    <w:abstractNumId w:val="27"/>
  </w:num>
  <w:num w:numId="20">
    <w:abstractNumId w:val="38"/>
  </w:num>
  <w:num w:numId="21">
    <w:abstractNumId w:val="15"/>
  </w:num>
  <w:num w:numId="22">
    <w:abstractNumId w:val="1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3"/>
  </w:num>
  <w:num w:numId="25">
    <w:abstractNumId w:val="44"/>
  </w:num>
  <w:num w:numId="26">
    <w:abstractNumId w:val="45"/>
  </w:num>
  <w:num w:numId="27">
    <w:abstractNumId w:val="13"/>
  </w:num>
  <w:num w:numId="28">
    <w:abstractNumId w:val="4"/>
  </w:num>
  <w:num w:numId="29">
    <w:abstractNumId w:val="9"/>
  </w:num>
  <w:num w:numId="30">
    <w:abstractNumId w:val="30"/>
  </w:num>
  <w:num w:numId="31">
    <w:abstractNumId w:val="43"/>
  </w:num>
  <w:num w:numId="32">
    <w:abstractNumId w:val="42"/>
  </w:num>
  <w:num w:numId="33">
    <w:abstractNumId w:val="31"/>
  </w:num>
  <w:num w:numId="34">
    <w:abstractNumId w:val="28"/>
  </w:num>
  <w:num w:numId="35">
    <w:abstractNumId w:val="36"/>
  </w:num>
  <w:num w:numId="36">
    <w:abstractNumId w:val="29"/>
  </w:num>
  <w:num w:numId="37">
    <w:abstractNumId w:val="2"/>
  </w:num>
  <w:num w:numId="38">
    <w:abstractNumId w:val="10"/>
  </w:num>
  <w:num w:numId="39">
    <w:abstractNumId w:val="20"/>
  </w:num>
  <w:num w:numId="40">
    <w:abstractNumId w:val="40"/>
  </w:num>
  <w:num w:numId="41">
    <w:abstractNumId w:val="0"/>
  </w:num>
  <w:num w:numId="42">
    <w:abstractNumId w:val="7"/>
  </w:num>
  <w:num w:numId="43">
    <w:abstractNumId w:val="25"/>
  </w:num>
  <w:num w:numId="44">
    <w:abstractNumId w:val="37"/>
  </w:num>
  <w:num w:numId="45">
    <w:abstractNumId w:val="18"/>
  </w:num>
  <w:num w:numId="46">
    <w:abstractNumId w:val="34"/>
  </w:num>
  <w:num w:numId="47">
    <w:abstractNumId w:val="26"/>
  </w:num>
  <w:num w:numId="48">
    <w:abstractNumId w:val="16"/>
  </w:num>
  <w:num w:numId="49">
    <w:abstractNumId w:val="39"/>
  </w:num>
  <w:num w:numId="50">
    <w:abstractNumId w:val="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D95"/>
    <w:rsid w:val="0000053D"/>
    <w:rsid w:val="000013BA"/>
    <w:rsid w:val="000069E1"/>
    <w:rsid w:val="000123B6"/>
    <w:rsid w:val="00013C0B"/>
    <w:rsid w:val="00013E0B"/>
    <w:rsid w:val="00014B9D"/>
    <w:rsid w:val="0001518F"/>
    <w:rsid w:val="0001581B"/>
    <w:rsid w:val="00015DD1"/>
    <w:rsid w:val="00016E2B"/>
    <w:rsid w:val="00017607"/>
    <w:rsid w:val="00017A1F"/>
    <w:rsid w:val="0002146C"/>
    <w:rsid w:val="0003058E"/>
    <w:rsid w:val="00031F83"/>
    <w:rsid w:val="00032B68"/>
    <w:rsid w:val="00034802"/>
    <w:rsid w:val="00034E14"/>
    <w:rsid w:val="00040A88"/>
    <w:rsid w:val="00044F7F"/>
    <w:rsid w:val="0004533E"/>
    <w:rsid w:val="00057A47"/>
    <w:rsid w:val="00060547"/>
    <w:rsid w:val="00060BDB"/>
    <w:rsid w:val="00060EEC"/>
    <w:rsid w:val="000621EE"/>
    <w:rsid w:val="000633F4"/>
    <w:rsid w:val="00064CC9"/>
    <w:rsid w:val="00065157"/>
    <w:rsid w:val="00066145"/>
    <w:rsid w:val="00071768"/>
    <w:rsid w:val="000732DC"/>
    <w:rsid w:val="000751FC"/>
    <w:rsid w:val="00075C69"/>
    <w:rsid w:val="00077931"/>
    <w:rsid w:val="0008019D"/>
    <w:rsid w:val="00080DF0"/>
    <w:rsid w:val="00081868"/>
    <w:rsid w:val="00083264"/>
    <w:rsid w:val="00083659"/>
    <w:rsid w:val="00084870"/>
    <w:rsid w:val="00084DF0"/>
    <w:rsid w:val="000856F1"/>
    <w:rsid w:val="00085EF7"/>
    <w:rsid w:val="000865C5"/>
    <w:rsid w:val="00087BE5"/>
    <w:rsid w:val="00090207"/>
    <w:rsid w:val="00090977"/>
    <w:rsid w:val="00096455"/>
    <w:rsid w:val="00097B48"/>
    <w:rsid w:val="000A3BC8"/>
    <w:rsid w:val="000A5D84"/>
    <w:rsid w:val="000A5DC3"/>
    <w:rsid w:val="000A7261"/>
    <w:rsid w:val="000A7C4C"/>
    <w:rsid w:val="000B0375"/>
    <w:rsid w:val="000B1714"/>
    <w:rsid w:val="000B3162"/>
    <w:rsid w:val="000B3E6E"/>
    <w:rsid w:val="000B52C2"/>
    <w:rsid w:val="000B5CD1"/>
    <w:rsid w:val="000B5D10"/>
    <w:rsid w:val="000B6113"/>
    <w:rsid w:val="000B653A"/>
    <w:rsid w:val="000C3CCB"/>
    <w:rsid w:val="000C416E"/>
    <w:rsid w:val="000C572F"/>
    <w:rsid w:val="000C6ED2"/>
    <w:rsid w:val="000D037A"/>
    <w:rsid w:val="000D3A62"/>
    <w:rsid w:val="000D621F"/>
    <w:rsid w:val="000D747A"/>
    <w:rsid w:val="000D7803"/>
    <w:rsid w:val="000E00B9"/>
    <w:rsid w:val="000E0B28"/>
    <w:rsid w:val="000E243F"/>
    <w:rsid w:val="000E3304"/>
    <w:rsid w:val="000E3FCF"/>
    <w:rsid w:val="000E6050"/>
    <w:rsid w:val="000E7672"/>
    <w:rsid w:val="000F1B81"/>
    <w:rsid w:val="000F242C"/>
    <w:rsid w:val="000F4D77"/>
    <w:rsid w:val="000F770D"/>
    <w:rsid w:val="001018BF"/>
    <w:rsid w:val="00103D03"/>
    <w:rsid w:val="0010413E"/>
    <w:rsid w:val="001115BF"/>
    <w:rsid w:val="001157B7"/>
    <w:rsid w:val="001175F1"/>
    <w:rsid w:val="00117D81"/>
    <w:rsid w:val="001229F8"/>
    <w:rsid w:val="00123AF1"/>
    <w:rsid w:val="00127CCF"/>
    <w:rsid w:val="00131C91"/>
    <w:rsid w:val="001326E2"/>
    <w:rsid w:val="001407EB"/>
    <w:rsid w:val="00141A13"/>
    <w:rsid w:val="00141AE2"/>
    <w:rsid w:val="001434D5"/>
    <w:rsid w:val="00143EE4"/>
    <w:rsid w:val="00144281"/>
    <w:rsid w:val="00144DA2"/>
    <w:rsid w:val="00145132"/>
    <w:rsid w:val="0015010A"/>
    <w:rsid w:val="0015058F"/>
    <w:rsid w:val="00150A36"/>
    <w:rsid w:val="001537AF"/>
    <w:rsid w:val="00154B07"/>
    <w:rsid w:val="00163A68"/>
    <w:rsid w:val="00164F41"/>
    <w:rsid w:val="00170B82"/>
    <w:rsid w:val="00170C4F"/>
    <w:rsid w:val="0017161A"/>
    <w:rsid w:val="00172D1C"/>
    <w:rsid w:val="00172EE5"/>
    <w:rsid w:val="00177247"/>
    <w:rsid w:val="00180EFE"/>
    <w:rsid w:val="00184779"/>
    <w:rsid w:val="001861C3"/>
    <w:rsid w:val="00186569"/>
    <w:rsid w:val="00187499"/>
    <w:rsid w:val="00191FD2"/>
    <w:rsid w:val="00192051"/>
    <w:rsid w:val="0019448D"/>
    <w:rsid w:val="001A234C"/>
    <w:rsid w:val="001A31F8"/>
    <w:rsid w:val="001A49CD"/>
    <w:rsid w:val="001A4F1C"/>
    <w:rsid w:val="001A6D31"/>
    <w:rsid w:val="001B0797"/>
    <w:rsid w:val="001B0AAE"/>
    <w:rsid w:val="001B1699"/>
    <w:rsid w:val="001B3ECD"/>
    <w:rsid w:val="001B5C39"/>
    <w:rsid w:val="001B6C4D"/>
    <w:rsid w:val="001B725C"/>
    <w:rsid w:val="001B766D"/>
    <w:rsid w:val="001B7DF1"/>
    <w:rsid w:val="001C0017"/>
    <w:rsid w:val="001C04DA"/>
    <w:rsid w:val="001C293D"/>
    <w:rsid w:val="001C2D5C"/>
    <w:rsid w:val="001C4F32"/>
    <w:rsid w:val="001C54F4"/>
    <w:rsid w:val="001C6ED4"/>
    <w:rsid w:val="001D4C7E"/>
    <w:rsid w:val="001D5F12"/>
    <w:rsid w:val="001D7890"/>
    <w:rsid w:val="001E32A3"/>
    <w:rsid w:val="001E6822"/>
    <w:rsid w:val="001E784A"/>
    <w:rsid w:val="001F3004"/>
    <w:rsid w:val="001F3B63"/>
    <w:rsid w:val="001F40F3"/>
    <w:rsid w:val="001F58F9"/>
    <w:rsid w:val="001F75AA"/>
    <w:rsid w:val="001F7747"/>
    <w:rsid w:val="002041F9"/>
    <w:rsid w:val="002045E4"/>
    <w:rsid w:val="002071C2"/>
    <w:rsid w:val="00210DB4"/>
    <w:rsid w:val="00212CCB"/>
    <w:rsid w:val="00215855"/>
    <w:rsid w:val="0022010B"/>
    <w:rsid w:val="00221D3F"/>
    <w:rsid w:val="002220E6"/>
    <w:rsid w:val="00222F92"/>
    <w:rsid w:val="00227233"/>
    <w:rsid w:val="00227482"/>
    <w:rsid w:val="00227FE3"/>
    <w:rsid w:val="00230AE8"/>
    <w:rsid w:val="002328C0"/>
    <w:rsid w:val="002328C2"/>
    <w:rsid w:val="002357E1"/>
    <w:rsid w:val="00235E72"/>
    <w:rsid w:val="002409F4"/>
    <w:rsid w:val="0024168A"/>
    <w:rsid w:val="00245191"/>
    <w:rsid w:val="00247855"/>
    <w:rsid w:val="0025016C"/>
    <w:rsid w:val="00250854"/>
    <w:rsid w:val="00250A09"/>
    <w:rsid w:val="00250BFD"/>
    <w:rsid w:val="00253FC4"/>
    <w:rsid w:val="00254F0F"/>
    <w:rsid w:val="002566D5"/>
    <w:rsid w:val="00257354"/>
    <w:rsid w:val="002619EF"/>
    <w:rsid w:val="00261FE0"/>
    <w:rsid w:val="00263B7B"/>
    <w:rsid w:val="002650C8"/>
    <w:rsid w:val="002701BE"/>
    <w:rsid w:val="002715BD"/>
    <w:rsid w:val="002735D2"/>
    <w:rsid w:val="00276FED"/>
    <w:rsid w:val="00281831"/>
    <w:rsid w:val="00282BFA"/>
    <w:rsid w:val="0028341D"/>
    <w:rsid w:val="00284EA7"/>
    <w:rsid w:val="002866B5"/>
    <w:rsid w:val="0028696C"/>
    <w:rsid w:val="00286A49"/>
    <w:rsid w:val="00287AFB"/>
    <w:rsid w:val="0029240D"/>
    <w:rsid w:val="00292C39"/>
    <w:rsid w:val="00293E95"/>
    <w:rsid w:val="0029545B"/>
    <w:rsid w:val="002964F3"/>
    <w:rsid w:val="002967F6"/>
    <w:rsid w:val="00296A85"/>
    <w:rsid w:val="00297DF5"/>
    <w:rsid w:val="002A0357"/>
    <w:rsid w:val="002A1F2E"/>
    <w:rsid w:val="002A6751"/>
    <w:rsid w:val="002B11BB"/>
    <w:rsid w:val="002B22F8"/>
    <w:rsid w:val="002B26F8"/>
    <w:rsid w:val="002B3B56"/>
    <w:rsid w:val="002B4E0C"/>
    <w:rsid w:val="002B5678"/>
    <w:rsid w:val="002B6662"/>
    <w:rsid w:val="002C35E4"/>
    <w:rsid w:val="002C3CB2"/>
    <w:rsid w:val="002C425E"/>
    <w:rsid w:val="002C5B66"/>
    <w:rsid w:val="002C62DA"/>
    <w:rsid w:val="002D0A1A"/>
    <w:rsid w:val="002D2930"/>
    <w:rsid w:val="002D2DF7"/>
    <w:rsid w:val="002D7531"/>
    <w:rsid w:val="002D7C8C"/>
    <w:rsid w:val="002E41D3"/>
    <w:rsid w:val="002E5997"/>
    <w:rsid w:val="002E6579"/>
    <w:rsid w:val="002E76B6"/>
    <w:rsid w:val="002F05C0"/>
    <w:rsid w:val="002F0A1F"/>
    <w:rsid w:val="002F126F"/>
    <w:rsid w:val="002F279C"/>
    <w:rsid w:val="002F3448"/>
    <w:rsid w:val="002F38CF"/>
    <w:rsid w:val="002F4F61"/>
    <w:rsid w:val="002F540F"/>
    <w:rsid w:val="0030123B"/>
    <w:rsid w:val="003012DC"/>
    <w:rsid w:val="00301D1A"/>
    <w:rsid w:val="00302734"/>
    <w:rsid w:val="00303560"/>
    <w:rsid w:val="003035ED"/>
    <w:rsid w:val="00304000"/>
    <w:rsid w:val="003069FA"/>
    <w:rsid w:val="0030704A"/>
    <w:rsid w:val="003073C4"/>
    <w:rsid w:val="00307B45"/>
    <w:rsid w:val="0031320A"/>
    <w:rsid w:val="00313E74"/>
    <w:rsid w:val="00317641"/>
    <w:rsid w:val="00317AF9"/>
    <w:rsid w:val="003207C2"/>
    <w:rsid w:val="00321279"/>
    <w:rsid w:val="00321E68"/>
    <w:rsid w:val="0032241D"/>
    <w:rsid w:val="00324E7C"/>
    <w:rsid w:val="003254A6"/>
    <w:rsid w:val="00326B4B"/>
    <w:rsid w:val="00326F8C"/>
    <w:rsid w:val="00334E22"/>
    <w:rsid w:val="0033747C"/>
    <w:rsid w:val="00340E31"/>
    <w:rsid w:val="00341382"/>
    <w:rsid w:val="0034191E"/>
    <w:rsid w:val="00341FCA"/>
    <w:rsid w:val="00345094"/>
    <w:rsid w:val="0034729F"/>
    <w:rsid w:val="003476C3"/>
    <w:rsid w:val="003501B1"/>
    <w:rsid w:val="00350728"/>
    <w:rsid w:val="00351AA8"/>
    <w:rsid w:val="00352E18"/>
    <w:rsid w:val="00354EF0"/>
    <w:rsid w:val="003561AB"/>
    <w:rsid w:val="00357707"/>
    <w:rsid w:val="00357F0F"/>
    <w:rsid w:val="0036086A"/>
    <w:rsid w:val="0036158F"/>
    <w:rsid w:val="00361F8D"/>
    <w:rsid w:val="0036320B"/>
    <w:rsid w:val="003641C7"/>
    <w:rsid w:val="0036528F"/>
    <w:rsid w:val="0037146F"/>
    <w:rsid w:val="00373C65"/>
    <w:rsid w:val="00374885"/>
    <w:rsid w:val="00374AC6"/>
    <w:rsid w:val="00376CD1"/>
    <w:rsid w:val="00384B07"/>
    <w:rsid w:val="00393BC9"/>
    <w:rsid w:val="0039457C"/>
    <w:rsid w:val="003962B3"/>
    <w:rsid w:val="003971A9"/>
    <w:rsid w:val="003A0672"/>
    <w:rsid w:val="003A0C0C"/>
    <w:rsid w:val="003A0FA7"/>
    <w:rsid w:val="003A23D8"/>
    <w:rsid w:val="003A54A3"/>
    <w:rsid w:val="003B1C4B"/>
    <w:rsid w:val="003B29DE"/>
    <w:rsid w:val="003B380D"/>
    <w:rsid w:val="003B66BD"/>
    <w:rsid w:val="003B6B5E"/>
    <w:rsid w:val="003C2C4F"/>
    <w:rsid w:val="003C5C2D"/>
    <w:rsid w:val="003C66ED"/>
    <w:rsid w:val="003C7240"/>
    <w:rsid w:val="003C7C86"/>
    <w:rsid w:val="003E032A"/>
    <w:rsid w:val="003E068C"/>
    <w:rsid w:val="003E113B"/>
    <w:rsid w:val="003E334C"/>
    <w:rsid w:val="003E3389"/>
    <w:rsid w:val="003E37E1"/>
    <w:rsid w:val="003E4AC6"/>
    <w:rsid w:val="003E4FFE"/>
    <w:rsid w:val="003E5199"/>
    <w:rsid w:val="003E7ADF"/>
    <w:rsid w:val="003F3997"/>
    <w:rsid w:val="003F6F49"/>
    <w:rsid w:val="003F7740"/>
    <w:rsid w:val="00401CFC"/>
    <w:rsid w:val="00404E01"/>
    <w:rsid w:val="00405B81"/>
    <w:rsid w:val="00406474"/>
    <w:rsid w:val="004069CD"/>
    <w:rsid w:val="00407CFA"/>
    <w:rsid w:val="00410691"/>
    <w:rsid w:val="00411412"/>
    <w:rsid w:val="00412D0B"/>
    <w:rsid w:val="0041407D"/>
    <w:rsid w:val="00415629"/>
    <w:rsid w:val="00416418"/>
    <w:rsid w:val="0041707F"/>
    <w:rsid w:val="004211D5"/>
    <w:rsid w:val="0042372D"/>
    <w:rsid w:val="00426071"/>
    <w:rsid w:val="00430036"/>
    <w:rsid w:val="004301E2"/>
    <w:rsid w:val="004307FB"/>
    <w:rsid w:val="004314AA"/>
    <w:rsid w:val="00431C26"/>
    <w:rsid w:val="00433746"/>
    <w:rsid w:val="00434B3B"/>
    <w:rsid w:val="00437B0D"/>
    <w:rsid w:val="004436A4"/>
    <w:rsid w:val="004446E8"/>
    <w:rsid w:val="00445E62"/>
    <w:rsid w:val="004460BA"/>
    <w:rsid w:val="00450AA1"/>
    <w:rsid w:val="00452557"/>
    <w:rsid w:val="00452EB1"/>
    <w:rsid w:val="0045468D"/>
    <w:rsid w:val="00460AC2"/>
    <w:rsid w:val="0046388E"/>
    <w:rsid w:val="00465627"/>
    <w:rsid w:val="00466560"/>
    <w:rsid w:val="0047022A"/>
    <w:rsid w:val="004708F2"/>
    <w:rsid w:val="00470B43"/>
    <w:rsid w:val="004715DA"/>
    <w:rsid w:val="00472A68"/>
    <w:rsid w:val="00474965"/>
    <w:rsid w:val="00474B4D"/>
    <w:rsid w:val="0047663D"/>
    <w:rsid w:val="0048061E"/>
    <w:rsid w:val="00480874"/>
    <w:rsid w:val="004846AF"/>
    <w:rsid w:val="004877B2"/>
    <w:rsid w:val="00490594"/>
    <w:rsid w:val="00490A85"/>
    <w:rsid w:val="004931D2"/>
    <w:rsid w:val="004931F8"/>
    <w:rsid w:val="00493E6E"/>
    <w:rsid w:val="004A0A5C"/>
    <w:rsid w:val="004A17DB"/>
    <w:rsid w:val="004A40F3"/>
    <w:rsid w:val="004A5762"/>
    <w:rsid w:val="004B0A7C"/>
    <w:rsid w:val="004B20BA"/>
    <w:rsid w:val="004B26D1"/>
    <w:rsid w:val="004B2A01"/>
    <w:rsid w:val="004B3015"/>
    <w:rsid w:val="004B7CB8"/>
    <w:rsid w:val="004C57CA"/>
    <w:rsid w:val="004C61CF"/>
    <w:rsid w:val="004C7719"/>
    <w:rsid w:val="004D1807"/>
    <w:rsid w:val="004D239E"/>
    <w:rsid w:val="004D264A"/>
    <w:rsid w:val="004D4750"/>
    <w:rsid w:val="004D7DE3"/>
    <w:rsid w:val="004E2DDB"/>
    <w:rsid w:val="004E2F11"/>
    <w:rsid w:val="004E528F"/>
    <w:rsid w:val="004E6DFC"/>
    <w:rsid w:val="004F08C4"/>
    <w:rsid w:val="004F409D"/>
    <w:rsid w:val="004F61CC"/>
    <w:rsid w:val="004F6F26"/>
    <w:rsid w:val="004F76AF"/>
    <w:rsid w:val="004F78E6"/>
    <w:rsid w:val="0050130D"/>
    <w:rsid w:val="00502E36"/>
    <w:rsid w:val="00503A88"/>
    <w:rsid w:val="00504F07"/>
    <w:rsid w:val="00507D75"/>
    <w:rsid w:val="00510571"/>
    <w:rsid w:val="00510F02"/>
    <w:rsid w:val="00517BD2"/>
    <w:rsid w:val="00520029"/>
    <w:rsid w:val="005228E1"/>
    <w:rsid w:val="00523B07"/>
    <w:rsid w:val="00523B11"/>
    <w:rsid w:val="00523DA1"/>
    <w:rsid w:val="00524CE6"/>
    <w:rsid w:val="005260B2"/>
    <w:rsid w:val="00526498"/>
    <w:rsid w:val="005303D8"/>
    <w:rsid w:val="005322D8"/>
    <w:rsid w:val="00532B76"/>
    <w:rsid w:val="0053393D"/>
    <w:rsid w:val="00534C38"/>
    <w:rsid w:val="0053563E"/>
    <w:rsid w:val="00540EA1"/>
    <w:rsid w:val="0054227E"/>
    <w:rsid w:val="00542C35"/>
    <w:rsid w:val="00546F38"/>
    <w:rsid w:val="00550AA5"/>
    <w:rsid w:val="00551D23"/>
    <w:rsid w:val="0055379A"/>
    <w:rsid w:val="005537A7"/>
    <w:rsid w:val="00554FB3"/>
    <w:rsid w:val="00555815"/>
    <w:rsid w:val="00556806"/>
    <w:rsid w:val="005573BA"/>
    <w:rsid w:val="005575DA"/>
    <w:rsid w:val="0055791B"/>
    <w:rsid w:val="00561C24"/>
    <w:rsid w:val="00565FA5"/>
    <w:rsid w:val="005673F3"/>
    <w:rsid w:val="00567801"/>
    <w:rsid w:val="00574052"/>
    <w:rsid w:val="00585DF2"/>
    <w:rsid w:val="0059003A"/>
    <w:rsid w:val="00590C1A"/>
    <w:rsid w:val="00594361"/>
    <w:rsid w:val="00594659"/>
    <w:rsid w:val="00595CC5"/>
    <w:rsid w:val="0059703B"/>
    <w:rsid w:val="005A4820"/>
    <w:rsid w:val="005A52CA"/>
    <w:rsid w:val="005A5F03"/>
    <w:rsid w:val="005A634F"/>
    <w:rsid w:val="005A7175"/>
    <w:rsid w:val="005B1E61"/>
    <w:rsid w:val="005B2A20"/>
    <w:rsid w:val="005B2D11"/>
    <w:rsid w:val="005B2E7B"/>
    <w:rsid w:val="005B3E51"/>
    <w:rsid w:val="005B5738"/>
    <w:rsid w:val="005B610C"/>
    <w:rsid w:val="005B6ECA"/>
    <w:rsid w:val="005B7AB8"/>
    <w:rsid w:val="005B7B3E"/>
    <w:rsid w:val="005C02F2"/>
    <w:rsid w:val="005C1948"/>
    <w:rsid w:val="005C1F1F"/>
    <w:rsid w:val="005C2F1E"/>
    <w:rsid w:val="005C3B8D"/>
    <w:rsid w:val="005C47C2"/>
    <w:rsid w:val="005C4808"/>
    <w:rsid w:val="005C529B"/>
    <w:rsid w:val="005C5D21"/>
    <w:rsid w:val="005D0454"/>
    <w:rsid w:val="005D1E54"/>
    <w:rsid w:val="005D421A"/>
    <w:rsid w:val="005D4ED7"/>
    <w:rsid w:val="005D6683"/>
    <w:rsid w:val="005D6BD6"/>
    <w:rsid w:val="005D72BB"/>
    <w:rsid w:val="005D75EA"/>
    <w:rsid w:val="005D79BF"/>
    <w:rsid w:val="005D7D7E"/>
    <w:rsid w:val="005E1B46"/>
    <w:rsid w:val="005E2EB5"/>
    <w:rsid w:val="005E3EF7"/>
    <w:rsid w:val="005E4E2D"/>
    <w:rsid w:val="005E7E91"/>
    <w:rsid w:val="005E7EEC"/>
    <w:rsid w:val="005E7F17"/>
    <w:rsid w:val="005F0A31"/>
    <w:rsid w:val="005F14A1"/>
    <w:rsid w:val="005F2C3F"/>
    <w:rsid w:val="005F3097"/>
    <w:rsid w:val="005F3150"/>
    <w:rsid w:val="005F671E"/>
    <w:rsid w:val="005F7A83"/>
    <w:rsid w:val="005F7EFC"/>
    <w:rsid w:val="00601751"/>
    <w:rsid w:val="00602012"/>
    <w:rsid w:val="006028DD"/>
    <w:rsid w:val="00604526"/>
    <w:rsid w:val="006045D8"/>
    <w:rsid w:val="00611214"/>
    <w:rsid w:val="006112A6"/>
    <w:rsid w:val="00612FC5"/>
    <w:rsid w:val="00613119"/>
    <w:rsid w:val="0061478F"/>
    <w:rsid w:val="006164AB"/>
    <w:rsid w:val="00625A55"/>
    <w:rsid w:val="00627283"/>
    <w:rsid w:val="006333E5"/>
    <w:rsid w:val="00633C73"/>
    <w:rsid w:val="0064048C"/>
    <w:rsid w:val="00641BB8"/>
    <w:rsid w:val="00641DF3"/>
    <w:rsid w:val="006424D1"/>
    <w:rsid w:val="00642733"/>
    <w:rsid w:val="006428E2"/>
    <w:rsid w:val="00646EA9"/>
    <w:rsid w:val="00647F6C"/>
    <w:rsid w:val="00647FE5"/>
    <w:rsid w:val="00651EB6"/>
    <w:rsid w:val="006553F9"/>
    <w:rsid w:val="00657A55"/>
    <w:rsid w:val="006607A7"/>
    <w:rsid w:val="00662EA4"/>
    <w:rsid w:val="006709C5"/>
    <w:rsid w:val="0067166C"/>
    <w:rsid w:val="00673C00"/>
    <w:rsid w:val="006774E3"/>
    <w:rsid w:val="006776BC"/>
    <w:rsid w:val="00677ED6"/>
    <w:rsid w:val="00680523"/>
    <w:rsid w:val="00680CF3"/>
    <w:rsid w:val="00683969"/>
    <w:rsid w:val="00690ED8"/>
    <w:rsid w:val="00692729"/>
    <w:rsid w:val="00692D17"/>
    <w:rsid w:val="00692E79"/>
    <w:rsid w:val="00695DCE"/>
    <w:rsid w:val="00695EDD"/>
    <w:rsid w:val="00697998"/>
    <w:rsid w:val="00697A16"/>
    <w:rsid w:val="006A0547"/>
    <w:rsid w:val="006A05A5"/>
    <w:rsid w:val="006A0FFD"/>
    <w:rsid w:val="006A56B0"/>
    <w:rsid w:val="006A5945"/>
    <w:rsid w:val="006A6105"/>
    <w:rsid w:val="006B02C4"/>
    <w:rsid w:val="006B0831"/>
    <w:rsid w:val="006B1939"/>
    <w:rsid w:val="006B2658"/>
    <w:rsid w:val="006B692B"/>
    <w:rsid w:val="006C399F"/>
    <w:rsid w:val="006C44FD"/>
    <w:rsid w:val="006C6123"/>
    <w:rsid w:val="006C7321"/>
    <w:rsid w:val="006C7E47"/>
    <w:rsid w:val="006D0972"/>
    <w:rsid w:val="006D346F"/>
    <w:rsid w:val="006D5B84"/>
    <w:rsid w:val="006D638B"/>
    <w:rsid w:val="006E1904"/>
    <w:rsid w:val="006E1B74"/>
    <w:rsid w:val="006E6038"/>
    <w:rsid w:val="006E7247"/>
    <w:rsid w:val="006E75D4"/>
    <w:rsid w:val="006F31CE"/>
    <w:rsid w:val="006F3556"/>
    <w:rsid w:val="006F3DC5"/>
    <w:rsid w:val="006F4D91"/>
    <w:rsid w:val="006F57A7"/>
    <w:rsid w:val="006F6545"/>
    <w:rsid w:val="006F6764"/>
    <w:rsid w:val="006F7CF2"/>
    <w:rsid w:val="0070074A"/>
    <w:rsid w:val="0070091F"/>
    <w:rsid w:val="00702318"/>
    <w:rsid w:val="00703F00"/>
    <w:rsid w:val="007048E0"/>
    <w:rsid w:val="00704950"/>
    <w:rsid w:val="007058B9"/>
    <w:rsid w:val="00711E3E"/>
    <w:rsid w:val="007122A3"/>
    <w:rsid w:val="00714ACC"/>
    <w:rsid w:val="00714CD0"/>
    <w:rsid w:val="00716977"/>
    <w:rsid w:val="007172B0"/>
    <w:rsid w:val="00720569"/>
    <w:rsid w:val="00720EB8"/>
    <w:rsid w:val="00721383"/>
    <w:rsid w:val="00722406"/>
    <w:rsid w:val="0072251B"/>
    <w:rsid w:val="00722A07"/>
    <w:rsid w:val="00723111"/>
    <w:rsid w:val="007259A4"/>
    <w:rsid w:val="00725FF3"/>
    <w:rsid w:val="0072671F"/>
    <w:rsid w:val="007277E4"/>
    <w:rsid w:val="00727AB5"/>
    <w:rsid w:val="0073026C"/>
    <w:rsid w:val="007329E3"/>
    <w:rsid w:val="007343DF"/>
    <w:rsid w:val="00735C95"/>
    <w:rsid w:val="007428C4"/>
    <w:rsid w:val="00742BA1"/>
    <w:rsid w:val="007431E6"/>
    <w:rsid w:val="00744F92"/>
    <w:rsid w:val="007460E6"/>
    <w:rsid w:val="00746B7F"/>
    <w:rsid w:val="0075111C"/>
    <w:rsid w:val="00751A5B"/>
    <w:rsid w:val="00752BB3"/>
    <w:rsid w:val="007542E4"/>
    <w:rsid w:val="00754AEF"/>
    <w:rsid w:val="0075566F"/>
    <w:rsid w:val="00755A2E"/>
    <w:rsid w:val="00756471"/>
    <w:rsid w:val="00756CCA"/>
    <w:rsid w:val="007600F0"/>
    <w:rsid w:val="00763751"/>
    <w:rsid w:val="00765758"/>
    <w:rsid w:val="00765830"/>
    <w:rsid w:val="00767823"/>
    <w:rsid w:val="00770522"/>
    <w:rsid w:val="00773D95"/>
    <w:rsid w:val="00774913"/>
    <w:rsid w:val="00775797"/>
    <w:rsid w:val="00776D92"/>
    <w:rsid w:val="0077716C"/>
    <w:rsid w:val="00777D2F"/>
    <w:rsid w:val="007869EB"/>
    <w:rsid w:val="007909D3"/>
    <w:rsid w:val="00792C32"/>
    <w:rsid w:val="00793D77"/>
    <w:rsid w:val="00796707"/>
    <w:rsid w:val="00796E62"/>
    <w:rsid w:val="00797B40"/>
    <w:rsid w:val="007A0B0A"/>
    <w:rsid w:val="007A0F06"/>
    <w:rsid w:val="007A1243"/>
    <w:rsid w:val="007A5047"/>
    <w:rsid w:val="007A5B26"/>
    <w:rsid w:val="007A7E28"/>
    <w:rsid w:val="007B0D86"/>
    <w:rsid w:val="007B1333"/>
    <w:rsid w:val="007B336D"/>
    <w:rsid w:val="007B43E4"/>
    <w:rsid w:val="007C2925"/>
    <w:rsid w:val="007C5549"/>
    <w:rsid w:val="007C6CC7"/>
    <w:rsid w:val="007C7B36"/>
    <w:rsid w:val="007D0319"/>
    <w:rsid w:val="007D0616"/>
    <w:rsid w:val="007D2CC4"/>
    <w:rsid w:val="007D4D1A"/>
    <w:rsid w:val="007E118D"/>
    <w:rsid w:val="007E2597"/>
    <w:rsid w:val="007E2BF9"/>
    <w:rsid w:val="007E3C8F"/>
    <w:rsid w:val="007E6766"/>
    <w:rsid w:val="007E7867"/>
    <w:rsid w:val="007F143D"/>
    <w:rsid w:val="007F310D"/>
    <w:rsid w:val="007F3D9C"/>
    <w:rsid w:val="007F425B"/>
    <w:rsid w:val="007F4B0F"/>
    <w:rsid w:val="007F5BE3"/>
    <w:rsid w:val="007F5D9D"/>
    <w:rsid w:val="007F7FF2"/>
    <w:rsid w:val="0080007B"/>
    <w:rsid w:val="008005E6"/>
    <w:rsid w:val="00800872"/>
    <w:rsid w:val="008010CB"/>
    <w:rsid w:val="00803C7A"/>
    <w:rsid w:val="00805211"/>
    <w:rsid w:val="00815DF9"/>
    <w:rsid w:val="008163B9"/>
    <w:rsid w:val="00820A85"/>
    <w:rsid w:val="0082187B"/>
    <w:rsid w:val="00823768"/>
    <w:rsid w:val="008239EB"/>
    <w:rsid w:val="008261C1"/>
    <w:rsid w:val="00826277"/>
    <w:rsid w:val="00827DE0"/>
    <w:rsid w:val="0083266D"/>
    <w:rsid w:val="00833288"/>
    <w:rsid w:val="00833F76"/>
    <w:rsid w:val="00835563"/>
    <w:rsid w:val="0083786C"/>
    <w:rsid w:val="00850B3D"/>
    <w:rsid w:val="0085199E"/>
    <w:rsid w:val="008577A5"/>
    <w:rsid w:val="00861419"/>
    <w:rsid w:val="008638BB"/>
    <w:rsid w:val="0086499D"/>
    <w:rsid w:val="00864B5C"/>
    <w:rsid w:val="008673C6"/>
    <w:rsid w:val="00871BE1"/>
    <w:rsid w:val="00876C36"/>
    <w:rsid w:val="00880CC3"/>
    <w:rsid w:val="00880E86"/>
    <w:rsid w:val="00882328"/>
    <w:rsid w:val="0088393E"/>
    <w:rsid w:val="008847AF"/>
    <w:rsid w:val="00886A06"/>
    <w:rsid w:val="00887470"/>
    <w:rsid w:val="00891D08"/>
    <w:rsid w:val="00892268"/>
    <w:rsid w:val="0089264C"/>
    <w:rsid w:val="00894070"/>
    <w:rsid w:val="0089494C"/>
    <w:rsid w:val="00894D41"/>
    <w:rsid w:val="008956A1"/>
    <w:rsid w:val="008979F8"/>
    <w:rsid w:val="008A4243"/>
    <w:rsid w:val="008A584F"/>
    <w:rsid w:val="008B0BD5"/>
    <w:rsid w:val="008B3E10"/>
    <w:rsid w:val="008B4CD6"/>
    <w:rsid w:val="008C1B1A"/>
    <w:rsid w:val="008C4424"/>
    <w:rsid w:val="008C4E70"/>
    <w:rsid w:val="008C5419"/>
    <w:rsid w:val="008D0AAB"/>
    <w:rsid w:val="008D2470"/>
    <w:rsid w:val="008E0EF8"/>
    <w:rsid w:val="008E3DC8"/>
    <w:rsid w:val="008E532F"/>
    <w:rsid w:val="008E63FD"/>
    <w:rsid w:val="008E6CE1"/>
    <w:rsid w:val="008E7D35"/>
    <w:rsid w:val="008F4289"/>
    <w:rsid w:val="0090058A"/>
    <w:rsid w:val="0090174F"/>
    <w:rsid w:val="009118F2"/>
    <w:rsid w:val="009139B3"/>
    <w:rsid w:val="00914615"/>
    <w:rsid w:val="00914BC9"/>
    <w:rsid w:val="009161DF"/>
    <w:rsid w:val="00917057"/>
    <w:rsid w:val="00920841"/>
    <w:rsid w:val="00921C8C"/>
    <w:rsid w:val="009276B5"/>
    <w:rsid w:val="00931878"/>
    <w:rsid w:val="00934270"/>
    <w:rsid w:val="00935465"/>
    <w:rsid w:val="00937745"/>
    <w:rsid w:val="0094348C"/>
    <w:rsid w:val="00943F11"/>
    <w:rsid w:val="00945258"/>
    <w:rsid w:val="00945877"/>
    <w:rsid w:val="00951A6B"/>
    <w:rsid w:val="00952297"/>
    <w:rsid w:val="00953716"/>
    <w:rsid w:val="00953FD8"/>
    <w:rsid w:val="00957301"/>
    <w:rsid w:val="009579E9"/>
    <w:rsid w:val="009601E0"/>
    <w:rsid w:val="00960C61"/>
    <w:rsid w:val="00960C90"/>
    <w:rsid w:val="0096191B"/>
    <w:rsid w:val="009633CD"/>
    <w:rsid w:val="009660E9"/>
    <w:rsid w:val="009663B7"/>
    <w:rsid w:val="00972ABF"/>
    <w:rsid w:val="009737E8"/>
    <w:rsid w:val="00974508"/>
    <w:rsid w:val="00974BB1"/>
    <w:rsid w:val="009761B3"/>
    <w:rsid w:val="00976CAF"/>
    <w:rsid w:val="00981E72"/>
    <w:rsid w:val="00994DC8"/>
    <w:rsid w:val="00995542"/>
    <w:rsid w:val="00995991"/>
    <w:rsid w:val="00995D47"/>
    <w:rsid w:val="009A01D2"/>
    <w:rsid w:val="009A0AF9"/>
    <w:rsid w:val="009A13A6"/>
    <w:rsid w:val="009A1436"/>
    <w:rsid w:val="009A2BD2"/>
    <w:rsid w:val="009A318E"/>
    <w:rsid w:val="009A3684"/>
    <w:rsid w:val="009A3889"/>
    <w:rsid w:val="009A38D3"/>
    <w:rsid w:val="009A4A99"/>
    <w:rsid w:val="009B028E"/>
    <w:rsid w:val="009B04DF"/>
    <w:rsid w:val="009B074F"/>
    <w:rsid w:val="009B1FD6"/>
    <w:rsid w:val="009B3161"/>
    <w:rsid w:val="009B46DA"/>
    <w:rsid w:val="009B4BCE"/>
    <w:rsid w:val="009B5380"/>
    <w:rsid w:val="009B6B36"/>
    <w:rsid w:val="009B6F4A"/>
    <w:rsid w:val="009B7CC1"/>
    <w:rsid w:val="009C01BE"/>
    <w:rsid w:val="009C21B2"/>
    <w:rsid w:val="009C31C1"/>
    <w:rsid w:val="009D3A3B"/>
    <w:rsid w:val="009D5B66"/>
    <w:rsid w:val="009D790B"/>
    <w:rsid w:val="009D79BF"/>
    <w:rsid w:val="009D7CA7"/>
    <w:rsid w:val="009E07FD"/>
    <w:rsid w:val="009E29FD"/>
    <w:rsid w:val="009E4E34"/>
    <w:rsid w:val="009E6205"/>
    <w:rsid w:val="009F0ADC"/>
    <w:rsid w:val="009F237E"/>
    <w:rsid w:val="009F466E"/>
    <w:rsid w:val="009F516B"/>
    <w:rsid w:val="009F5B56"/>
    <w:rsid w:val="009F676C"/>
    <w:rsid w:val="009F7318"/>
    <w:rsid w:val="009F74E3"/>
    <w:rsid w:val="00A014EB"/>
    <w:rsid w:val="00A01A1B"/>
    <w:rsid w:val="00A03C77"/>
    <w:rsid w:val="00A0444D"/>
    <w:rsid w:val="00A047E4"/>
    <w:rsid w:val="00A10899"/>
    <w:rsid w:val="00A10D57"/>
    <w:rsid w:val="00A120CF"/>
    <w:rsid w:val="00A12F71"/>
    <w:rsid w:val="00A15E62"/>
    <w:rsid w:val="00A1763D"/>
    <w:rsid w:val="00A2131D"/>
    <w:rsid w:val="00A21C2B"/>
    <w:rsid w:val="00A22071"/>
    <w:rsid w:val="00A226BA"/>
    <w:rsid w:val="00A239C1"/>
    <w:rsid w:val="00A24EC1"/>
    <w:rsid w:val="00A37A37"/>
    <w:rsid w:val="00A37FBE"/>
    <w:rsid w:val="00A422C1"/>
    <w:rsid w:val="00A4247F"/>
    <w:rsid w:val="00A45295"/>
    <w:rsid w:val="00A47B74"/>
    <w:rsid w:val="00A50AA2"/>
    <w:rsid w:val="00A52CD3"/>
    <w:rsid w:val="00A5418E"/>
    <w:rsid w:val="00A56167"/>
    <w:rsid w:val="00A65C7C"/>
    <w:rsid w:val="00A72038"/>
    <w:rsid w:val="00A7296C"/>
    <w:rsid w:val="00A7354F"/>
    <w:rsid w:val="00A75425"/>
    <w:rsid w:val="00A75BD9"/>
    <w:rsid w:val="00A76846"/>
    <w:rsid w:val="00A80F41"/>
    <w:rsid w:val="00A8337A"/>
    <w:rsid w:val="00A836C2"/>
    <w:rsid w:val="00A85345"/>
    <w:rsid w:val="00A8726B"/>
    <w:rsid w:val="00A8729F"/>
    <w:rsid w:val="00A907EA"/>
    <w:rsid w:val="00A91166"/>
    <w:rsid w:val="00A941F4"/>
    <w:rsid w:val="00A9485E"/>
    <w:rsid w:val="00A94FEE"/>
    <w:rsid w:val="00A97AB5"/>
    <w:rsid w:val="00A97AE8"/>
    <w:rsid w:val="00AA034F"/>
    <w:rsid w:val="00AA3216"/>
    <w:rsid w:val="00AA40AA"/>
    <w:rsid w:val="00AA7D00"/>
    <w:rsid w:val="00AB02C8"/>
    <w:rsid w:val="00AB1648"/>
    <w:rsid w:val="00AB269D"/>
    <w:rsid w:val="00AB3A95"/>
    <w:rsid w:val="00AB5139"/>
    <w:rsid w:val="00AB649B"/>
    <w:rsid w:val="00AC0918"/>
    <w:rsid w:val="00AC1403"/>
    <w:rsid w:val="00AC148F"/>
    <w:rsid w:val="00AC3C74"/>
    <w:rsid w:val="00AC5977"/>
    <w:rsid w:val="00AC6CAC"/>
    <w:rsid w:val="00AD12C8"/>
    <w:rsid w:val="00AD1466"/>
    <w:rsid w:val="00AD1DA5"/>
    <w:rsid w:val="00AD2CAB"/>
    <w:rsid w:val="00AD3A05"/>
    <w:rsid w:val="00AD7AA2"/>
    <w:rsid w:val="00AD7C9C"/>
    <w:rsid w:val="00AE0F6E"/>
    <w:rsid w:val="00AE397A"/>
    <w:rsid w:val="00AE43D8"/>
    <w:rsid w:val="00AE447B"/>
    <w:rsid w:val="00AF254D"/>
    <w:rsid w:val="00AF2CB1"/>
    <w:rsid w:val="00AF3430"/>
    <w:rsid w:val="00AF3A1C"/>
    <w:rsid w:val="00AF421B"/>
    <w:rsid w:val="00AF43F0"/>
    <w:rsid w:val="00AF4781"/>
    <w:rsid w:val="00AF773A"/>
    <w:rsid w:val="00B03B0E"/>
    <w:rsid w:val="00B1453B"/>
    <w:rsid w:val="00B151DE"/>
    <w:rsid w:val="00B20650"/>
    <w:rsid w:val="00B20730"/>
    <w:rsid w:val="00B215F6"/>
    <w:rsid w:val="00B21781"/>
    <w:rsid w:val="00B23AB4"/>
    <w:rsid w:val="00B23CFC"/>
    <w:rsid w:val="00B25919"/>
    <w:rsid w:val="00B27D5D"/>
    <w:rsid w:val="00B317EE"/>
    <w:rsid w:val="00B31FAB"/>
    <w:rsid w:val="00B4038E"/>
    <w:rsid w:val="00B40B66"/>
    <w:rsid w:val="00B43D6C"/>
    <w:rsid w:val="00B45DD6"/>
    <w:rsid w:val="00B530C6"/>
    <w:rsid w:val="00B535D8"/>
    <w:rsid w:val="00B53BF4"/>
    <w:rsid w:val="00B56D8C"/>
    <w:rsid w:val="00B574D4"/>
    <w:rsid w:val="00B600D4"/>
    <w:rsid w:val="00B63CED"/>
    <w:rsid w:val="00B65BE1"/>
    <w:rsid w:val="00B70B43"/>
    <w:rsid w:val="00B70EBD"/>
    <w:rsid w:val="00B726B5"/>
    <w:rsid w:val="00B77801"/>
    <w:rsid w:val="00B8039C"/>
    <w:rsid w:val="00B8065D"/>
    <w:rsid w:val="00B8241B"/>
    <w:rsid w:val="00B828E3"/>
    <w:rsid w:val="00B8554E"/>
    <w:rsid w:val="00B8572C"/>
    <w:rsid w:val="00B86B6D"/>
    <w:rsid w:val="00B86FE2"/>
    <w:rsid w:val="00B871BD"/>
    <w:rsid w:val="00B96EDF"/>
    <w:rsid w:val="00BA0BA1"/>
    <w:rsid w:val="00BA3870"/>
    <w:rsid w:val="00BA4A56"/>
    <w:rsid w:val="00BA5B9C"/>
    <w:rsid w:val="00BA5DDE"/>
    <w:rsid w:val="00BA77D8"/>
    <w:rsid w:val="00BB0291"/>
    <w:rsid w:val="00BB1910"/>
    <w:rsid w:val="00BB4156"/>
    <w:rsid w:val="00BB4F47"/>
    <w:rsid w:val="00BC118F"/>
    <w:rsid w:val="00BC3F50"/>
    <w:rsid w:val="00BC3F5A"/>
    <w:rsid w:val="00BC5A9F"/>
    <w:rsid w:val="00BC7641"/>
    <w:rsid w:val="00BD6FA6"/>
    <w:rsid w:val="00BD7F0A"/>
    <w:rsid w:val="00BE1FC0"/>
    <w:rsid w:val="00BE2683"/>
    <w:rsid w:val="00BE46F2"/>
    <w:rsid w:val="00BE49D1"/>
    <w:rsid w:val="00BE7D42"/>
    <w:rsid w:val="00BF22AC"/>
    <w:rsid w:val="00C00BE1"/>
    <w:rsid w:val="00C026FD"/>
    <w:rsid w:val="00C02E7E"/>
    <w:rsid w:val="00C10E9C"/>
    <w:rsid w:val="00C15F96"/>
    <w:rsid w:val="00C17488"/>
    <w:rsid w:val="00C2052F"/>
    <w:rsid w:val="00C2495A"/>
    <w:rsid w:val="00C26DCF"/>
    <w:rsid w:val="00C30179"/>
    <w:rsid w:val="00C30750"/>
    <w:rsid w:val="00C30D27"/>
    <w:rsid w:val="00C33229"/>
    <w:rsid w:val="00C359D6"/>
    <w:rsid w:val="00C35A46"/>
    <w:rsid w:val="00C407EF"/>
    <w:rsid w:val="00C40839"/>
    <w:rsid w:val="00C42C28"/>
    <w:rsid w:val="00C432A9"/>
    <w:rsid w:val="00C445B2"/>
    <w:rsid w:val="00C44809"/>
    <w:rsid w:val="00C4570E"/>
    <w:rsid w:val="00C46660"/>
    <w:rsid w:val="00C50D20"/>
    <w:rsid w:val="00C51AF6"/>
    <w:rsid w:val="00C52115"/>
    <w:rsid w:val="00C55442"/>
    <w:rsid w:val="00C57E06"/>
    <w:rsid w:val="00C64B2E"/>
    <w:rsid w:val="00C6568C"/>
    <w:rsid w:val="00C7350C"/>
    <w:rsid w:val="00C739AA"/>
    <w:rsid w:val="00C73CFA"/>
    <w:rsid w:val="00C75DB1"/>
    <w:rsid w:val="00C7691C"/>
    <w:rsid w:val="00C811BE"/>
    <w:rsid w:val="00C815D1"/>
    <w:rsid w:val="00C81F0D"/>
    <w:rsid w:val="00C8208E"/>
    <w:rsid w:val="00C83797"/>
    <w:rsid w:val="00C842D6"/>
    <w:rsid w:val="00C84F8F"/>
    <w:rsid w:val="00C8634C"/>
    <w:rsid w:val="00C86A32"/>
    <w:rsid w:val="00C87333"/>
    <w:rsid w:val="00C91743"/>
    <w:rsid w:val="00C91847"/>
    <w:rsid w:val="00C925F4"/>
    <w:rsid w:val="00C93277"/>
    <w:rsid w:val="00C949C2"/>
    <w:rsid w:val="00C9675D"/>
    <w:rsid w:val="00C97FB9"/>
    <w:rsid w:val="00CA09C8"/>
    <w:rsid w:val="00CA110A"/>
    <w:rsid w:val="00CA52A3"/>
    <w:rsid w:val="00CA53BF"/>
    <w:rsid w:val="00CA6402"/>
    <w:rsid w:val="00CB220C"/>
    <w:rsid w:val="00CB280B"/>
    <w:rsid w:val="00CB4C24"/>
    <w:rsid w:val="00CC1806"/>
    <w:rsid w:val="00CC1A1D"/>
    <w:rsid w:val="00CC2067"/>
    <w:rsid w:val="00CC237C"/>
    <w:rsid w:val="00CC42AB"/>
    <w:rsid w:val="00CC4BA0"/>
    <w:rsid w:val="00CC5285"/>
    <w:rsid w:val="00CC6521"/>
    <w:rsid w:val="00CD2DD9"/>
    <w:rsid w:val="00CD56A0"/>
    <w:rsid w:val="00CD6AFA"/>
    <w:rsid w:val="00CE0217"/>
    <w:rsid w:val="00CE0793"/>
    <w:rsid w:val="00CE1668"/>
    <w:rsid w:val="00CE2510"/>
    <w:rsid w:val="00CF6314"/>
    <w:rsid w:val="00D00494"/>
    <w:rsid w:val="00D005C4"/>
    <w:rsid w:val="00D00CE4"/>
    <w:rsid w:val="00D0392F"/>
    <w:rsid w:val="00D03C68"/>
    <w:rsid w:val="00D07260"/>
    <w:rsid w:val="00D079E4"/>
    <w:rsid w:val="00D10440"/>
    <w:rsid w:val="00D1066A"/>
    <w:rsid w:val="00D125D7"/>
    <w:rsid w:val="00D12B44"/>
    <w:rsid w:val="00D12D91"/>
    <w:rsid w:val="00D13D53"/>
    <w:rsid w:val="00D20588"/>
    <w:rsid w:val="00D207C3"/>
    <w:rsid w:val="00D20A54"/>
    <w:rsid w:val="00D216AD"/>
    <w:rsid w:val="00D22CD7"/>
    <w:rsid w:val="00D25739"/>
    <w:rsid w:val="00D26005"/>
    <w:rsid w:val="00D260D6"/>
    <w:rsid w:val="00D33243"/>
    <w:rsid w:val="00D34B7C"/>
    <w:rsid w:val="00D3596A"/>
    <w:rsid w:val="00D35DAA"/>
    <w:rsid w:val="00D36D19"/>
    <w:rsid w:val="00D37C34"/>
    <w:rsid w:val="00D41DAA"/>
    <w:rsid w:val="00D42D5B"/>
    <w:rsid w:val="00D432EC"/>
    <w:rsid w:val="00D44027"/>
    <w:rsid w:val="00D4459F"/>
    <w:rsid w:val="00D46163"/>
    <w:rsid w:val="00D46D67"/>
    <w:rsid w:val="00D47423"/>
    <w:rsid w:val="00D50A59"/>
    <w:rsid w:val="00D51DBA"/>
    <w:rsid w:val="00D52596"/>
    <w:rsid w:val="00D5313A"/>
    <w:rsid w:val="00D53896"/>
    <w:rsid w:val="00D5504A"/>
    <w:rsid w:val="00D550F1"/>
    <w:rsid w:val="00D55299"/>
    <w:rsid w:val="00D56871"/>
    <w:rsid w:val="00D61434"/>
    <w:rsid w:val="00D6208A"/>
    <w:rsid w:val="00D62CD2"/>
    <w:rsid w:val="00D66082"/>
    <w:rsid w:val="00D67108"/>
    <w:rsid w:val="00D72124"/>
    <w:rsid w:val="00D751DC"/>
    <w:rsid w:val="00D86E7F"/>
    <w:rsid w:val="00D914E7"/>
    <w:rsid w:val="00D933DD"/>
    <w:rsid w:val="00D95EAC"/>
    <w:rsid w:val="00DA1F35"/>
    <w:rsid w:val="00DA2A84"/>
    <w:rsid w:val="00DA33B1"/>
    <w:rsid w:val="00DA4214"/>
    <w:rsid w:val="00DA5B8D"/>
    <w:rsid w:val="00DB16EE"/>
    <w:rsid w:val="00DB214A"/>
    <w:rsid w:val="00DB280D"/>
    <w:rsid w:val="00DB3545"/>
    <w:rsid w:val="00DB51BF"/>
    <w:rsid w:val="00DB58EA"/>
    <w:rsid w:val="00DB6AFC"/>
    <w:rsid w:val="00DB7149"/>
    <w:rsid w:val="00DC14F6"/>
    <w:rsid w:val="00DC17A3"/>
    <w:rsid w:val="00DC1A66"/>
    <w:rsid w:val="00DC2DD0"/>
    <w:rsid w:val="00DC3669"/>
    <w:rsid w:val="00DD200C"/>
    <w:rsid w:val="00DD2480"/>
    <w:rsid w:val="00DD3E81"/>
    <w:rsid w:val="00DD494C"/>
    <w:rsid w:val="00DD5878"/>
    <w:rsid w:val="00DD6D91"/>
    <w:rsid w:val="00DE0B5F"/>
    <w:rsid w:val="00DE0D33"/>
    <w:rsid w:val="00DE2546"/>
    <w:rsid w:val="00DE6DCD"/>
    <w:rsid w:val="00DF01CC"/>
    <w:rsid w:val="00DF0958"/>
    <w:rsid w:val="00DF0D60"/>
    <w:rsid w:val="00DF153D"/>
    <w:rsid w:val="00DF2A0F"/>
    <w:rsid w:val="00DF655D"/>
    <w:rsid w:val="00DF6FFB"/>
    <w:rsid w:val="00E03225"/>
    <w:rsid w:val="00E0327C"/>
    <w:rsid w:val="00E03667"/>
    <w:rsid w:val="00E10122"/>
    <w:rsid w:val="00E10A85"/>
    <w:rsid w:val="00E12BAF"/>
    <w:rsid w:val="00E13566"/>
    <w:rsid w:val="00E16E8D"/>
    <w:rsid w:val="00E17B35"/>
    <w:rsid w:val="00E17CB3"/>
    <w:rsid w:val="00E205AA"/>
    <w:rsid w:val="00E227A3"/>
    <w:rsid w:val="00E2346D"/>
    <w:rsid w:val="00E23F4C"/>
    <w:rsid w:val="00E24227"/>
    <w:rsid w:val="00E24D2D"/>
    <w:rsid w:val="00E258E2"/>
    <w:rsid w:val="00E26A3A"/>
    <w:rsid w:val="00E30F60"/>
    <w:rsid w:val="00E31060"/>
    <w:rsid w:val="00E32A61"/>
    <w:rsid w:val="00E3379A"/>
    <w:rsid w:val="00E33ED8"/>
    <w:rsid w:val="00E34568"/>
    <w:rsid w:val="00E434B9"/>
    <w:rsid w:val="00E4448D"/>
    <w:rsid w:val="00E46BB4"/>
    <w:rsid w:val="00E476D2"/>
    <w:rsid w:val="00E47CE4"/>
    <w:rsid w:val="00E505BD"/>
    <w:rsid w:val="00E515F4"/>
    <w:rsid w:val="00E51A9F"/>
    <w:rsid w:val="00E52D76"/>
    <w:rsid w:val="00E540AE"/>
    <w:rsid w:val="00E5451B"/>
    <w:rsid w:val="00E55DC2"/>
    <w:rsid w:val="00E61E09"/>
    <w:rsid w:val="00E6431F"/>
    <w:rsid w:val="00E66391"/>
    <w:rsid w:val="00E66E24"/>
    <w:rsid w:val="00E702E7"/>
    <w:rsid w:val="00E70F96"/>
    <w:rsid w:val="00E71E24"/>
    <w:rsid w:val="00E73E6A"/>
    <w:rsid w:val="00E7584F"/>
    <w:rsid w:val="00E75A9E"/>
    <w:rsid w:val="00E76486"/>
    <w:rsid w:val="00E8016B"/>
    <w:rsid w:val="00E83CEF"/>
    <w:rsid w:val="00E8420C"/>
    <w:rsid w:val="00E85A68"/>
    <w:rsid w:val="00E8609B"/>
    <w:rsid w:val="00E86E39"/>
    <w:rsid w:val="00E873BA"/>
    <w:rsid w:val="00E90DD4"/>
    <w:rsid w:val="00E90F7D"/>
    <w:rsid w:val="00E91661"/>
    <w:rsid w:val="00E92D07"/>
    <w:rsid w:val="00E95EED"/>
    <w:rsid w:val="00E96912"/>
    <w:rsid w:val="00E97AD3"/>
    <w:rsid w:val="00EA069C"/>
    <w:rsid w:val="00EA2B43"/>
    <w:rsid w:val="00EA2B5F"/>
    <w:rsid w:val="00EA2F63"/>
    <w:rsid w:val="00EA50BF"/>
    <w:rsid w:val="00EA7075"/>
    <w:rsid w:val="00EB13B0"/>
    <w:rsid w:val="00EB2EBF"/>
    <w:rsid w:val="00EB304C"/>
    <w:rsid w:val="00EB379C"/>
    <w:rsid w:val="00EB401F"/>
    <w:rsid w:val="00EB4392"/>
    <w:rsid w:val="00EB67AE"/>
    <w:rsid w:val="00EB6C56"/>
    <w:rsid w:val="00EC0F86"/>
    <w:rsid w:val="00EC2338"/>
    <w:rsid w:val="00EC4678"/>
    <w:rsid w:val="00EC508D"/>
    <w:rsid w:val="00ED16AD"/>
    <w:rsid w:val="00ED18C0"/>
    <w:rsid w:val="00ED1DC6"/>
    <w:rsid w:val="00ED23C9"/>
    <w:rsid w:val="00ED5E3E"/>
    <w:rsid w:val="00ED6B01"/>
    <w:rsid w:val="00ED6C66"/>
    <w:rsid w:val="00ED7967"/>
    <w:rsid w:val="00EE28BB"/>
    <w:rsid w:val="00EE6499"/>
    <w:rsid w:val="00EE7335"/>
    <w:rsid w:val="00EE7836"/>
    <w:rsid w:val="00EF03E5"/>
    <w:rsid w:val="00EF2620"/>
    <w:rsid w:val="00EF2D7B"/>
    <w:rsid w:val="00EF30E2"/>
    <w:rsid w:val="00EF438B"/>
    <w:rsid w:val="00EF4C1F"/>
    <w:rsid w:val="00EF5CF8"/>
    <w:rsid w:val="00EF7141"/>
    <w:rsid w:val="00F056A0"/>
    <w:rsid w:val="00F06249"/>
    <w:rsid w:val="00F073AE"/>
    <w:rsid w:val="00F07517"/>
    <w:rsid w:val="00F112F0"/>
    <w:rsid w:val="00F11413"/>
    <w:rsid w:val="00F13551"/>
    <w:rsid w:val="00F16C30"/>
    <w:rsid w:val="00F2159B"/>
    <w:rsid w:val="00F2163C"/>
    <w:rsid w:val="00F22ABC"/>
    <w:rsid w:val="00F22F65"/>
    <w:rsid w:val="00F24211"/>
    <w:rsid w:val="00F25A7F"/>
    <w:rsid w:val="00F26E8E"/>
    <w:rsid w:val="00F2715F"/>
    <w:rsid w:val="00F27925"/>
    <w:rsid w:val="00F30A50"/>
    <w:rsid w:val="00F40757"/>
    <w:rsid w:val="00F4253A"/>
    <w:rsid w:val="00F42631"/>
    <w:rsid w:val="00F42BF5"/>
    <w:rsid w:val="00F5025D"/>
    <w:rsid w:val="00F53596"/>
    <w:rsid w:val="00F53BA0"/>
    <w:rsid w:val="00F545E1"/>
    <w:rsid w:val="00F54CF8"/>
    <w:rsid w:val="00F5504D"/>
    <w:rsid w:val="00F577C1"/>
    <w:rsid w:val="00F57CB5"/>
    <w:rsid w:val="00F62359"/>
    <w:rsid w:val="00F6725F"/>
    <w:rsid w:val="00F67A69"/>
    <w:rsid w:val="00F748F9"/>
    <w:rsid w:val="00F752D2"/>
    <w:rsid w:val="00F753AB"/>
    <w:rsid w:val="00F75CC2"/>
    <w:rsid w:val="00F772CF"/>
    <w:rsid w:val="00F83FBE"/>
    <w:rsid w:val="00F87120"/>
    <w:rsid w:val="00F90B8F"/>
    <w:rsid w:val="00F90E7E"/>
    <w:rsid w:val="00F917B5"/>
    <w:rsid w:val="00F955BE"/>
    <w:rsid w:val="00F959F6"/>
    <w:rsid w:val="00F96FDB"/>
    <w:rsid w:val="00FA04AB"/>
    <w:rsid w:val="00FA531B"/>
    <w:rsid w:val="00FA6C43"/>
    <w:rsid w:val="00FA7B54"/>
    <w:rsid w:val="00FB32AC"/>
    <w:rsid w:val="00FB55C6"/>
    <w:rsid w:val="00FB632D"/>
    <w:rsid w:val="00FC09A0"/>
    <w:rsid w:val="00FC1592"/>
    <w:rsid w:val="00FC159F"/>
    <w:rsid w:val="00FC1CF1"/>
    <w:rsid w:val="00FC3DB1"/>
    <w:rsid w:val="00FC6E4E"/>
    <w:rsid w:val="00FD1840"/>
    <w:rsid w:val="00FD458D"/>
    <w:rsid w:val="00FD5E45"/>
    <w:rsid w:val="00FE0C9F"/>
    <w:rsid w:val="00FE6CCB"/>
    <w:rsid w:val="00FE6D47"/>
    <w:rsid w:val="00FE7EFD"/>
    <w:rsid w:val="00FF02D5"/>
    <w:rsid w:val="00FF155F"/>
    <w:rsid w:val="00FF182F"/>
    <w:rsid w:val="00FF18AF"/>
    <w:rsid w:val="00FF2E41"/>
    <w:rsid w:val="00FF32B0"/>
    <w:rsid w:val="00FF4F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EAA450F"/>
  <w15:chartTrackingRefBased/>
  <w15:docId w15:val="{9E38354A-FAD7-4603-9BC9-AA1D695C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7C8C"/>
    <w:pPr>
      <w:spacing w:after="0" w:line="240" w:lineRule="auto"/>
    </w:pPr>
    <w:rPr>
      <w:rFonts w:ascii="Arial" w:eastAsia="Times New Roman" w:hAnsi="Arial" w:cs="Times New Roman"/>
      <w:sz w:val="20"/>
      <w:szCs w:val="24"/>
      <w:lang w:val="en-US"/>
    </w:rPr>
  </w:style>
  <w:style w:type="paragraph" w:styleId="Titre1">
    <w:name w:val="heading 1"/>
    <w:basedOn w:val="Normal"/>
    <w:next w:val="Normal"/>
    <w:link w:val="Titre1Car"/>
    <w:qFormat/>
    <w:rsid w:val="002D7C8C"/>
    <w:pPr>
      <w:keepNext/>
      <w:numPr>
        <w:numId w:val="9"/>
      </w:numPr>
      <w:spacing w:before="240" w:after="60"/>
      <w:outlineLvl w:val="0"/>
    </w:pPr>
    <w:rPr>
      <w:rFonts w:cs="Arial"/>
      <w:b/>
      <w:bCs/>
      <w:kern w:val="32"/>
      <w:sz w:val="32"/>
      <w:szCs w:val="32"/>
    </w:rPr>
  </w:style>
  <w:style w:type="paragraph" w:styleId="Titre2">
    <w:name w:val="heading 2"/>
    <w:basedOn w:val="Normal"/>
    <w:next w:val="Normal"/>
    <w:link w:val="Titre2Car"/>
    <w:uiPriority w:val="9"/>
    <w:unhideWhenUsed/>
    <w:qFormat/>
    <w:rsid w:val="002D7C8C"/>
    <w:pPr>
      <w:keepNext/>
      <w:keepLines/>
      <w:numPr>
        <w:ilvl w:val="1"/>
        <w:numId w:val="9"/>
      </w:numPr>
      <w:spacing w:before="200"/>
      <w:outlineLvl w:val="1"/>
    </w:pPr>
    <w:rPr>
      <w:rFonts w:eastAsiaTheme="majorEastAsia" w:cstheme="majorBidi"/>
      <w:b/>
      <w:bCs/>
      <w:sz w:val="28"/>
      <w:szCs w:val="26"/>
    </w:rPr>
  </w:style>
  <w:style w:type="paragraph" w:styleId="Titre3">
    <w:name w:val="heading 3"/>
    <w:basedOn w:val="Normal"/>
    <w:next w:val="Normal"/>
    <w:link w:val="Titre3Car"/>
    <w:uiPriority w:val="9"/>
    <w:unhideWhenUsed/>
    <w:qFormat/>
    <w:rsid w:val="002D7C8C"/>
    <w:pPr>
      <w:keepNext/>
      <w:keepLines/>
      <w:numPr>
        <w:ilvl w:val="2"/>
        <w:numId w:val="9"/>
      </w:numPr>
      <w:spacing w:before="200"/>
      <w:outlineLvl w:val="2"/>
    </w:pPr>
    <w:rPr>
      <w:rFonts w:eastAsiaTheme="majorEastAsia" w:cstheme="majorBidi"/>
      <w:b/>
      <w:bCs/>
      <w:sz w:val="24"/>
    </w:rPr>
  </w:style>
  <w:style w:type="paragraph" w:styleId="Titre4">
    <w:name w:val="heading 4"/>
    <w:basedOn w:val="Normal"/>
    <w:next w:val="Normal"/>
    <w:link w:val="Titre4Car"/>
    <w:uiPriority w:val="9"/>
    <w:unhideWhenUsed/>
    <w:qFormat/>
    <w:rsid w:val="00B871BD"/>
    <w:pPr>
      <w:keepNext/>
      <w:keepLines/>
      <w:numPr>
        <w:ilvl w:val="3"/>
        <w:numId w:val="9"/>
      </w:numPr>
      <w:spacing w:before="40"/>
      <w:outlineLvl w:val="3"/>
    </w:pPr>
    <w:rPr>
      <w:rFonts w:asciiTheme="majorHAnsi" w:eastAsiaTheme="majorEastAsia" w:hAnsiTheme="majorHAnsi" w:cstheme="majorBidi"/>
      <w:i/>
      <w:iCs/>
      <w:color w:val="2F5496" w:themeColor="accent1" w:themeShade="BF"/>
      <w:sz w:val="24"/>
    </w:rPr>
  </w:style>
  <w:style w:type="paragraph" w:styleId="Titre5">
    <w:name w:val="heading 5"/>
    <w:basedOn w:val="Normal"/>
    <w:next w:val="Normal"/>
    <w:link w:val="Titre5Car"/>
    <w:uiPriority w:val="9"/>
    <w:semiHidden/>
    <w:unhideWhenUsed/>
    <w:qFormat/>
    <w:rsid w:val="00641BB8"/>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41BB8"/>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41BB8"/>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41BB8"/>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41BB8"/>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2D7C8C"/>
    <w:rPr>
      <w:rFonts w:ascii="Arial" w:eastAsia="Times New Roman" w:hAnsi="Arial" w:cs="Arial"/>
      <w:b/>
      <w:bCs/>
      <w:kern w:val="32"/>
      <w:sz w:val="32"/>
      <w:szCs w:val="32"/>
      <w:lang w:val="en-US"/>
    </w:rPr>
  </w:style>
  <w:style w:type="character" w:customStyle="1" w:styleId="Titre2Car">
    <w:name w:val="Titre 2 Car"/>
    <w:basedOn w:val="Policepardfaut"/>
    <w:link w:val="Titre2"/>
    <w:uiPriority w:val="9"/>
    <w:rsid w:val="002D7C8C"/>
    <w:rPr>
      <w:rFonts w:ascii="Arial" w:eastAsiaTheme="majorEastAsia" w:hAnsi="Arial" w:cstheme="majorBidi"/>
      <w:b/>
      <w:bCs/>
      <w:sz w:val="28"/>
      <w:szCs w:val="26"/>
      <w:lang w:val="en-US"/>
    </w:rPr>
  </w:style>
  <w:style w:type="character" w:customStyle="1" w:styleId="Titre3Car">
    <w:name w:val="Titre 3 Car"/>
    <w:basedOn w:val="Policepardfaut"/>
    <w:link w:val="Titre3"/>
    <w:uiPriority w:val="9"/>
    <w:rsid w:val="002D7C8C"/>
    <w:rPr>
      <w:rFonts w:ascii="Arial" w:eastAsiaTheme="majorEastAsia" w:hAnsi="Arial" w:cstheme="majorBidi"/>
      <w:b/>
      <w:bCs/>
      <w:sz w:val="24"/>
      <w:szCs w:val="24"/>
      <w:lang w:val="en-US"/>
    </w:rPr>
  </w:style>
  <w:style w:type="character" w:customStyle="1" w:styleId="Titre4Car">
    <w:name w:val="Titre 4 Car"/>
    <w:basedOn w:val="Policepardfaut"/>
    <w:link w:val="Titre4"/>
    <w:uiPriority w:val="9"/>
    <w:rsid w:val="00B871BD"/>
    <w:rPr>
      <w:rFonts w:asciiTheme="majorHAnsi" w:eastAsiaTheme="majorEastAsia" w:hAnsiTheme="majorHAnsi" w:cstheme="majorBidi"/>
      <w:i/>
      <w:iCs/>
      <w:color w:val="2F5496" w:themeColor="accent1" w:themeShade="BF"/>
      <w:sz w:val="24"/>
      <w:szCs w:val="24"/>
      <w:lang w:val="en-US"/>
    </w:rPr>
  </w:style>
  <w:style w:type="character" w:customStyle="1" w:styleId="Titre5Car">
    <w:name w:val="Titre 5 Car"/>
    <w:basedOn w:val="Policepardfaut"/>
    <w:link w:val="Titre5"/>
    <w:uiPriority w:val="9"/>
    <w:semiHidden/>
    <w:rsid w:val="00641BB8"/>
    <w:rPr>
      <w:rFonts w:asciiTheme="majorHAnsi" w:eastAsiaTheme="majorEastAsia" w:hAnsiTheme="majorHAnsi" w:cstheme="majorBidi"/>
      <w:color w:val="2F5496" w:themeColor="accent1" w:themeShade="BF"/>
      <w:sz w:val="20"/>
      <w:szCs w:val="24"/>
      <w:lang w:val="en-US"/>
    </w:rPr>
  </w:style>
  <w:style w:type="character" w:customStyle="1" w:styleId="Titre6Car">
    <w:name w:val="Titre 6 Car"/>
    <w:basedOn w:val="Policepardfaut"/>
    <w:link w:val="Titre6"/>
    <w:uiPriority w:val="9"/>
    <w:semiHidden/>
    <w:rsid w:val="00641BB8"/>
    <w:rPr>
      <w:rFonts w:asciiTheme="majorHAnsi" w:eastAsiaTheme="majorEastAsia" w:hAnsiTheme="majorHAnsi" w:cstheme="majorBidi"/>
      <w:color w:val="1F3763" w:themeColor="accent1" w:themeShade="7F"/>
      <w:sz w:val="20"/>
      <w:szCs w:val="24"/>
      <w:lang w:val="en-US"/>
    </w:rPr>
  </w:style>
  <w:style w:type="character" w:customStyle="1" w:styleId="Titre7Car">
    <w:name w:val="Titre 7 Car"/>
    <w:basedOn w:val="Policepardfaut"/>
    <w:link w:val="Titre7"/>
    <w:uiPriority w:val="9"/>
    <w:semiHidden/>
    <w:rsid w:val="00641BB8"/>
    <w:rPr>
      <w:rFonts w:asciiTheme="majorHAnsi" w:eastAsiaTheme="majorEastAsia" w:hAnsiTheme="majorHAnsi" w:cstheme="majorBidi"/>
      <w:i/>
      <w:iCs/>
      <w:color w:val="1F3763" w:themeColor="accent1" w:themeShade="7F"/>
      <w:sz w:val="20"/>
      <w:szCs w:val="24"/>
      <w:lang w:val="en-US"/>
    </w:rPr>
  </w:style>
  <w:style w:type="character" w:customStyle="1" w:styleId="Titre8Car">
    <w:name w:val="Titre 8 Car"/>
    <w:basedOn w:val="Policepardfaut"/>
    <w:link w:val="Titre8"/>
    <w:uiPriority w:val="9"/>
    <w:semiHidden/>
    <w:rsid w:val="00641BB8"/>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641BB8"/>
    <w:rPr>
      <w:rFonts w:asciiTheme="majorHAnsi" w:eastAsiaTheme="majorEastAsia" w:hAnsiTheme="majorHAnsi" w:cstheme="majorBidi"/>
      <w:i/>
      <w:iCs/>
      <w:color w:val="272727" w:themeColor="text1" w:themeTint="D8"/>
      <w:sz w:val="21"/>
      <w:szCs w:val="21"/>
      <w:lang w:val="en-US"/>
    </w:rPr>
  </w:style>
  <w:style w:type="paragraph" w:styleId="En-tte">
    <w:name w:val="header"/>
    <w:basedOn w:val="Normal"/>
    <w:link w:val="En-tteCar"/>
    <w:semiHidden/>
    <w:rsid w:val="002D7C8C"/>
    <w:pPr>
      <w:tabs>
        <w:tab w:val="center" w:pos="4320"/>
        <w:tab w:val="right" w:pos="8640"/>
      </w:tabs>
    </w:pPr>
  </w:style>
  <w:style w:type="character" w:customStyle="1" w:styleId="En-tteCar">
    <w:name w:val="En-tête Car"/>
    <w:basedOn w:val="Policepardfaut"/>
    <w:link w:val="En-tte"/>
    <w:semiHidden/>
    <w:rsid w:val="002D7C8C"/>
    <w:rPr>
      <w:rFonts w:ascii="Arial" w:eastAsia="Times New Roman" w:hAnsi="Arial" w:cs="Times New Roman"/>
      <w:sz w:val="20"/>
      <w:szCs w:val="24"/>
      <w:lang w:val="en-US"/>
    </w:rPr>
  </w:style>
  <w:style w:type="paragraph" w:styleId="Corpsdetexte3">
    <w:name w:val="Body Text 3"/>
    <w:basedOn w:val="Normal"/>
    <w:link w:val="Corpsdetexte3Car"/>
    <w:semiHidden/>
    <w:rsid w:val="002D7C8C"/>
    <w:rPr>
      <w:i/>
      <w:iCs/>
      <w:color w:val="000000"/>
      <w:sz w:val="18"/>
    </w:rPr>
  </w:style>
  <w:style w:type="character" w:customStyle="1" w:styleId="Corpsdetexte3Car">
    <w:name w:val="Corps de texte 3 Car"/>
    <w:basedOn w:val="Policepardfaut"/>
    <w:link w:val="Corpsdetexte3"/>
    <w:semiHidden/>
    <w:rsid w:val="002D7C8C"/>
    <w:rPr>
      <w:rFonts w:ascii="Arial" w:eastAsia="Times New Roman" w:hAnsi="Arial" w:cs="Times New Roman"/>
      <w:i/>
      <w:iCs/>
      <w:color w:val="000000"/>
      <w:sz w:val="18"/>
      <w:szCs w:val="24"/>
      <w:lang w:val="en-US"/>
    </w:rPr>
  </w:style>
  <w:style w:type="paragraph" w:styleId="TM1">
    <w:name w:val="toc 1"/>
    <w:basedOn w:val="Normal"/>
    <w:next w:val="Normal"/>
    <w:autoRedefine/>
    <w:uiPriority w:val="39"/>
    <w:rsid w:val="002D7C8C"/>
    <w:pPr>
      <w:tabs>
        <w:tab w:val="right" w:leader="dot" w:pos="8630"/>
      </w:tabs>
      <w:spacing w:before="120" w:after="120"/>
      <w:jc w:val="center"/>
    </w:pPr>
    <w:rPr>
      <w:rFonts w:cs="Tahoma"/>
      <w:b/>
      <w:caps/>
      <w:sz w:val="24"/>
      <w:szCs w:val="20"/>
    </w:rPr>
  </w:style>
  <w:style w:type="paragraph" w:styleId="Pieddepage">
    <w:name w:val="footer"/>
    <w:basedOn w:val="Normal"/>
    <w:link w:val="PieddepageCar"/>
    <w:uiPriority w:val="99"/>
    <w:unhideWhenUsed/>
    <w:rsid w:val="002D7C8C"/>
    <w:pPr>
      <w:tabs>
        <w:tab w:val="center" w:pos="4680"/>
        <w:tab w:val="right" w:pos="9360"/>
      </w:tabs>
    </w:pPr>
  </w:style>
  <w:style w:type="character" w:customStyle="1" w:styleId="PieddepageCar">
    <w:name w:val="Pied de page Car"/>
    <w:basedOn w:val="Policepardfaut"/>
    <w:link w:val="Pieddepage"/>
    <w:uiPriority w:val="99"/>
    <w:rsid w:val="002D7C8C"/>
    <w:rPr>
      <w:rFonts w:ascii="Arial" w:eastAsia="Times New Roman" w:hAnsi="Arial" w:cs="Times New Roman"/>
      <w:sz w:val="20"/>
      <w:szCs w:val="24"/>
      <w:lang w:val="en-US"/>
    </w:rPr>
  </w:style>
  <w:style w:type="paragraph" w:customStyle="1" w:styleId="Z-cvr-docinfo">
    <w:name w:val="Z-cvr-docinfo"/>
    <w:basedOn w:val="Normal"/>
    <w:rsid w:val="002D7C8C"/>
    <w:pPr>
      <w:tabs>
        <w:tab w:val="center" w:pos="4680"/>
        <w:tab w:val="right" w:pos="9360"/>
      </w:tabs>
      <w:spacing w:before="1280" w:after="100" w:afterAutospacing="1"/>
      <w:jc w:val="right"/>
    </w:pPr>
    <w:rPr>
      <w:rFonts w:ascii="Arial Narrow" w:hAnsi="Arial Narrow" w:cs="Arial"/>
      <w:bCs/>
      <w:sz w:val="28"/>
    </w:rPr>
  </w:style>
  <w:style w:type="paragraph" w:customStyle="1" w:styleId="Z-cvr-Title">
    <w:name w:val="Z-cvr-Title"/>
    <w:basedOn w:val="Normal"/>
    <w:rsid w:val="002D7C8C"/>
    <w:pPr>
      <w:tabs>
        <w:tab w:val="center" w:pos="4680"/>
        <w:tab w:val="right" w:pos="9360"/>
      </w:tabs>
      <w:spacing w:before="1560"/>
      <w:jc w:val="right"/>
    </w:pPr>
    <w:rPr>
      <w:rFonts w:ascii="Arial Black" w:hAnsi="Arial Black" w:cs="Arial"/>
      <w:bCs/>
      <w:sz w:val="68"/>
    </w:rPr>
  </w:style>
  <w:style w:type="paragraph" w:customStyle="1" w:styleId="Z-cvr-SubTitle">
    <w:name w:val="Z-cvr-SubTitle"/>
    <w:basedOn w:val="Z-cvr-Title"/>
    <w:rsid w:val="002D7C8C"/>
    <w:pPr>
      <w:spacing w:before="120"/>
    </w:pPr>
    <w:rPr>
      <w:rFonts w:ascii="Arial" w:hAnsi="Arial"/>
      <w:color w:val="B40000"/>
      <w:sz w:val="56"/>
    </w:rPr>
  </w:style>
  <w:style w:type="character" w:styleId="Textedelespacerserv">
    <w:name w:val="Placeholder Text"/>
    <w:basedOn w:val="Policepardfaut"/>
    <w:uiPriority w:val="99"/>
    <w:semiHidden/>
    <w:rsid w:val="002D7C8C"/>
    <w:rPr>
      <w:color w:val="808080"/>
    </w:rPr>
  </w:style>
  <w:style w:type="paragraph" w:customStyle="1" w:styleId="FDOTTemplateHeader1">
    <w:name w:val="FDOT Template Header 1"/>
    <w:basedOn w:val="En-tte"/>
    <w:link w:val="FDOTTemplateHeader1Char"/>
    <w:qFormat/>
    <w:rsid w:val="002D7C8C"/>
    <w:pPr>
      <w:pBdr>
        <w:bottom w:val="dotted" w:sz="4" w:space="3" w:color="B40000"/>
      </w:pBdr>
      <w:tabs>
        <w:tab w:val="clear" w:pos="4320"/>
        <w:tab w:val="clear" w:pos="8640"/>
        <w:tab w:val="center" w:pos="4680"/>
        <w:tab w:val="right" w:pos="9360"/>
      </w:tabs>
      <w:spacing w:after="200" w:line="276" w:lineRule="auto"/>
      <w:jc w:val="right"/>
    </w:pPr>
    <w:rPr>
      <w:rFonts w:asciiTheme="minorHAnsi" w:eastAsiaTheme="minorEastAsia" w:hAnsiTheme="minorHAnsi" w:cstheme="minorBidi"/>
      <w:color w:val="FF0000"/>
      <w:sz w:val="22"/>
      <w:szCs w:val="22"/>
    </w:rPr>
  </w:style>
  <w:style w:type="character" w:customStyle="1" w:styleId="FDOTTemplateHeader1Char">
    <w:name w:val="FDOT Template Header 1 Char"/>
    <w:basedOn w:val="Policepardfaut"/>
    <w:link w:val="FDOTTemplateHeader1"/>
    <w:rsid w:val="002D7C8C"/>
    <w:rPr>
      <w:rFonts w:eastAsiaTheme="minorEastAsia"/>
      <w:color w:val="FF0000"/>
      <w:lang w:val="en-US"/>
    </w:rPr>
  </w:style>
  <w:style w:type="paragraph" w:styleId="En-ttedetabledesmatires">
    <w:name w:val="TOC Heading"/>
    <w:basedOn w:val="Titre1"/>
    <w:next w:val="Normal"/>
    <w:uiPriority w:val="39"/>
    <w:unhideWhenUsed/>
    <w:qFormat/>
    <w:rsid w:val="002D7C8C"/>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M2">
    <w:name w:val="toc 2"/>
    <w:basedOn w:val="Normal"/>
    <w:next w:val="Normal"/>
    <w:autoRedefine/>
    <w:uiPriority w:val="39"/>
    <w:unhideWhenUsed/>
    <w:rsid w:val="002D7C8C"/>
    <w:pPr>
      <w:spacing w:after="100"/>
      <w:ind w:left="200"/>
    </w:pPr>
  </w:style>
  <w:style w:type="paragraph" w:styleId="TM3">
    <w:name w:val="toc 3"/>
    <w:basedOn w:val="Normal"/>
    <w:next w:val="Normal"/>
    <w:autoRedefine/>
    <w:uiPriority w:val="39"/>
    <w:unhideWhenUsed/>
    <w:rsid w:val="002D7C8C"/>
    <w:pPr>
      <w:spacing w:after="100"/>
      <w:ind w:left="400"/>
    </w:pPr>
  </w:style>
  <w:style w:type="character" w:styleId="Lienhypertexte">
    <w:name w:val="Hyperlink"/>
    <w:basedOn w:val="Policepardfaut"/>
    <w:uiPriority w:val="99"/>
    <w:unhideWhenUsed/>
    <w:rsid w:val="002D7C8C"/>
    <w:rPr>
      <w:color w:val="0563C1" w:themeColor="hyperlink"/>
      <w:u w:val="single"/>
    </w:rPr>
  </w:style>
  <w:style w:type="paragraph" w:customStyle="1" w:styleId="Z-FooterNote">
    <w:name w:val="Z-FooterNote"/>
    <w:basedOn w:val="Normal"/>
    <w:rsid w:val="002D7C8C"/>
    <w:pPr>
      <w:tabs>
        <w:tab w:val="center" w:pos="4680"/>
        <w:tab w:val="right" w:pos="9360"/>
      </w:tabs>
      <w:spacing w:after="120"/>
      <w:jc w:val="right"/>
    </w:pPr>
    <w:rPr>
      <w:rFonts w:cs="Arial"/>
      <w:color w:val="B40000"/>
    </w:rPr>
  </w:style>
  <w:style w:type="paragraph" w:customStyle="1" w:styleId="PDMTemplateHeader2">
    <w:name w:val="PDM Template Header 2"/>
    <w:basedOn w:val="Normal"/>
    <w:link w:val="PDMTemplateHeader2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TemplateHeader2Char">
    <w:name w:val="PDM Template Header 2 Char"/>
    <w:basedOn w:val="Policepardfaut"/>
    <w:link w:val="PDMTemplateHeader2"/>
    <w:rsid w:val="002D7C8C"/>
    <w:rPr>
      <w:lang w:val="en-US"/>
    </w:rPr>
  </w:style>
  <w:style w:type="paragraph" w:customStyle="1" w:styleId="PDMContentHeader">
    <w:name w:val="PDM Content Header"/>
    <w:basedOn w:val="Normal"/>
    <w:link w:val="PDMContentHeader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ContentHeaderChar">
    <w:name w:val="PDM Content Header Char"/>
    <w:basedOn w:val="Policepardfaut"/>
    <w:link w:val="PDMContentHeader"/>
    <w:rsid w:val="002D7C8C"/>
    <w:rPr>
      <w:lang w:val="en-US"/>
    </w:rPr>
  </w:style>
  <w:style w:type="paragraph" w:styleId="NormalWeb">
    <w:name w:val="Normal (Web)"/>
    <w:basedOn w:val="Normal"/>
    <w:uiPriority w:val="99"/>
    <w:semiHidden/>
    <w:unhideWhenUsed/>
    <w:rsid w:val="002D7C8C"/>
    <w:pPr>
      <w:spacing w:before="100" w:beforeAutospacing="1" w:after="100" w:afterAutospacing="1"/>
    </w:pPr>
    <w:rPr>
      <w:rFonts w:ascii="Times New Roman" w:eastAsiaTheme="minorEastAsia" w:hAnsi="Times New Roman"/>
      <w:sz w:val="24"/>
      <w:lang w:val="fr-FR" w:eastAsia="fr-FR"/>
    </w:rPr>
  </w:style>
  <w:style w:type="paragraph" w:styleId="Paragraphedeliste">
    <w:name w:val="List Paragraph"/>
    <w:basedOn w:val="Normal"/>
    <w:uiPriority w:val="34"/>
    <w:qFormat/>
    <w:rsid w:val="003035ED"/>
    <w:pPr>
      <w:ind w:left="720"/>
      <w:contextualSpacing/>
    </w:pPr>
  </w:style>
  <w:style w:type="paragraph" w:styleId="Lgende">
    <w:name w:val="caption"/>
    <w:basedOn w:val="Normal"/>
    <w:next w:val="Normal"/>
    <w:uiPriority w:val="35"/>
    <w:unhideWhenUsed/>
    <w:qFormat/>
    <w:rsid w:val="00D20A54"/>
    <w:pPr>
      <w:spacing w:after="200"/>
    </w:pPr>
    <w:rPr>
      <w:i/>
      <w:iCs/>
      <w:color w:val="44546A" w:themeColor="text2"/>
      <w:sz w:val="18"/>
      <w:szCs w:val="18"/>
    </w:rPr>
  </w:style>
  <w:style w:type="character" w:styleId="Mentionnonrsolue">
    <w:name w:val="Unresolved Mention"/>
    <w:basedOn w:val="Policepardfaut"/>
    <w:uiPriority w:val="99"/>
    <w:semiHidden/>
    <w:unhideWhenUsed/>
    <w:rsid w:val="007A0B0A"/>
    <w:rPr>
      <w:color w:val="808080"/>
      <w:shd w:val="clear" w:color="auto" w:fill="E6E6E6"/>
    </w:rPr>
  </w:style>
  <w:style w:type="character" w:styleId="Lienhypertextesuivivisit">
    <w:name w:val="FollowedHyperlink"/>
    <w:basedOn w:val="Policepardfaut"/>
    <w:uiPriority w:val="99"/>
    <w:semiHidden/>
    <w:unhideWhenUsed/>
    <w:rsid w:val="00172EE5"/>
    <w:rPr>
      <w:color w:val="954F72" w:themeColor="followedHyperlink"/>
      <w:u w:val="single"/>
    </w:rPr>
  </w:style>
  <w:style w:type="paragraph" w:styleId="TM4">
    <w:name w:val="toc 4"/>
    <w:basedOn w:val="Normal"/>
    <w:next w:val="Normal"/>
    <w:autoRedefine/>
    <w:uiPriority w:val="39"/>
    <w:unhideWhenUsed/>
    <w:rsid w:val="003971A9"/>
    <w:pPr>
      <w:spacing w:after="100" w:line="259" w:lineRule="auto"/>
      <w:ind w:left="660"/>
    </w:pPr>
    <w:rPr>
      <w:rFonts w:asciiTheme="minorHAnsi" w:eastAsiaTheme="minorEastAsia" w:hAnsiTheme="minorHAnsi" w:cstheme="minorBidi"/>
      <w:sz w:val="22"/>
      <w:szCs w:val="22"/>
      <w:lang w:val="fr-FR" w:eastAsia="fr-FR"/>
    </w:rPr>
  </w:style>
  <w:style w:type="paragraph" w:styleId="TM5">
    <w:name w:val="toc 5"/>
    <w:basedOn w:val="Normal"/>
    <w:next w:val="Normal"/>
    <w:autoRedefine/>
    <w:uiPriority w:val="39"/>
    <w:unhideWhenUsed/>
    <w:rsid w:val="003971A9"/>
    <w:pPr>
      <w:spacing w:after="100" w:line="259" w:lineRule="auto"/>
      <w:ind w:left="880"/>
    </w:pPr>
    <w:rPr>
      <w:rFonts w:asciiTheme="minorHAnsi" w:eastAsiaTheme="minorEastAsia" w:hAnsiTheme="minorHAnsi" w:cstheme="minorBidi"/>
      <w:sz w:val="22"/>
      <w:szCs w:val="22"/>
      <w:lang w:val="fr-FR" w:eastAsia="fr-FR"/>
    </w:rPr>
  </w:style>
  <w:style w:type="paragraph" w:styleId="TM6">
    <w:name w:val="toc 6"/>
    <w:basedOn w:val="Normal"/>
    <w:next w:val="Normal"/>
    <w:autoRedefine/>
    <w:uiPriority w:val="39"/>
    <w:unhideWhenUsed/>
    <w:rsid w:val="003971A9"/>
    <w:pPr>
      <w:spacing w:after="100" w:line="259" w:lineRule="auto"/>
      <w:ind w:left="1100"/>
    </w:pPr>
    <w:rPr>
      <w:rFonts w:asciiTheme="minorHAnsi" w:eastAsiaTheme="minorEastAsia" w:hAnsiTheme="minorHAnsi" w:cstheme="minorBidi"/>
      <w:sz w:val="22"/>
      <w:szCs w:val="22"/>
      <w:lang w:val="fr-FR" w:eastAsia="fr-FR"/>
    </w:rPr>
  </w:style>
  <w:style w:type="paragraph" w:styleId="TM7">
    <w:name w:val="toc 7"/>
    <w:basedOn w:val="Normal"/>
    <w:next w:val="Normal"/>
    <w:autoRedefine/>
    <w:uiPriority w:val="39"/>
    <w:unhideWhenUsed/>
    <w:rsid w:val="003971A9"/>
    <w:pPr>
      <w:spacing w:after="100" w:line="259" w:lineRule="auto"/>
      <w:ind w:left="1320"/>
    </w:pPr>
    <w:rPr>
      <w:rFonts w:asciiTheme="minorHAnsi" w:eastAsiaTheme="minorEastAsia" w:hAnsiTheme="minorHAnsi" w:cstheme="minorBidi"/>
      <w:sz w:val="22"/>
      <w:szCs w:val="22"/>
      <w:lang w:val="fr-FR" w:eastAsia="fr-FR"/>
    </w:rPr>
  </w:style>
  <w:style w:type="paragraph" w:styleId="TM8">
    <w:name w:val="toc 8"/>
    <w:basedOn w:val="Normal"/>
    <w:next w:val="Normal"/>
    <w:autoRedefine/>
    <w:uiPriority w:val="39"/>
    <w:unhideWhenUsed/>
    <w:rsid w:val="003971A9"/>
    <w:pPr>
      <w:spacing w:after="100" w:line="259" w:lineRule="auto"/>
      <w:ind w:left="1540"/>
    </w:pPr>
    <w:rPr>
      <w:rFonts w:asciiTheme="minorHAnsi" w:eastAsiaTheme="minorEastAsia" w:hAnsiTheme="minorHAnsi" w:cstheme="minorBidi"/>
      <w:sz w:val="22"/>
      <w:szCs w:val="22"/>
      <w:lang w:val="fr-FR" w:eastAsia="fr-FR"/>
    </w:rPr>
  </w:style>
  <w:style w:type="paragraph" w:styleId="TM9">
    <w:name w:val="toc 9"/>
    <w:basedOn w:val="Normal"/>
    <w:next w:val="Normal"/>
    <w:autoRedefine/>
    <w:uiPriority w:val="39"/>
    <w:unhideWhenUsed/>
    <w:rsid w:val="003971A9"/>
    <w:pPr>
      <w:spacing w:after="100" w:line="259" w:lineRule="auto"/>
      <w:ind w:left="1760"/>
    </w:pPr>
    <w:rPr>
      <w:rFonts w:asciiTheme="minorHAnsi" w:eastAsiaTheme="minorEastAsia" w:hAnsiTheme="minorHAnsi" w:cstheme="minorBidi"/>
      <w:sz w:val="22"/>
      <w:szCs w:val="22"/>
      <w:lang w:val="fr-FR" w:eastAsia="fr-FR"/>
    </w:rPr>
  </w:style>
  <w:style w:type="character" w:customStyle="1" w:styleId="Mentionnonrsolue1">
    <w:name w:val="Mention non résolue1"/>
    <w:basedOn w:val="Policepardfaut"/>
    <w:uiPriority w:val="99"/>
    <w:semiHidden/>
    <w:unhideWhenUsed/>
    <w:rsid w:val="007E2BF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48688">
      <w:bodyDiv w:val="1"/>
      <w:marLeft w:val="0"/>
      <w:marRight w:val="0"/>
      <w:marTop w:val="0"/>
      <w:marBottom w:val="0"/>
      <w:divBdr>
        <w:top w:val="none" w:sz="0" w:space="0" w:color="auto"/>
        <w:left w:val="none" w:sz="0" w:space="0" w:color="auto"/>
        <w:bottom w:val="none" w:sz="0" w:space="0" w:color="auto"/>
        <w:right w:val="none" w:sz="0" w:space="0" w:color="auto"/>
      </w:divBdr>
    </w:div>
    <w:div w:id="97919593">
      <w:bodyDiv w:val="1"/>
      <w:marLeft w:val="0"/>
      <w:marRight w:val="0"/>
      <w:marTop w:val="0"/>
      <w:marBottom w:val="0"/>
      <w:divBdr>
        <w:top w:val="none" w:sz="0" w:space="0" w:color="auto"/>
        <w:left w:val="none" w:sz="0" w:space="0" w:color="auto"/>
        <w:bottom w:val="none" w:sz="0" w:space="0" w:color="auto"/>
        <w:right w:val="none" w:sz="0" w:space="0" w:color="auto"/>
      </w:divBdr>
    </w:div>
    <w:div w:id="149450306">
      <w:bodyDiv w:val="1"/>
      <w:marLeft w:val="0"/>
      <w:marRight w:val="0"/>
      <w:marTop w:val="0"/>
      <w:marBottom w:val="0"/>
      <w:divBdr>
        <w:top w:val="none" w:sz="0" w:space="0" w:color="auto"/>
        <w:left w:val="none" w:sz="0" w:space="0" w:color="auto"/>
        <w:bottom w:val="none" w:sz="0" w:space="0" w:color="auto"/>
        <w:right w:val="none" w:sz="0" w:space="0" w:color="auto"/>
      </w:divBdr>
    </w:div>
    <w:div w:id="242298328">
      <w:bodyDiv w:val="1"/>
      <w:marLeft w:val="0"/>
      <w:marRight w:val="0"/>
      <w:marTop w:val="0"/>
      <w:marBottom w:val="0"/>
      <w:divBdr>
        <w:top w:val="none" w:sz="0" w:space="0" w:color="auto"/>
        <w:left w:val="none" w:sz="0" w:space="0" w:color="auto"/>
        <w:bottom w:val="none" w:sz="0" w:space="0" w:color="auto"/>
        <w:right w:val="none" w:sz="0" w:space="0" w:color="auto"/>
      </w:divBdr>
    </w:div>
    <w:div w:id="636764534">
      <w:bodyDiv w:val="1"/>
      <w:marLeft w:val="0"/>
      <w:marRight w:val="0"/>
      <w:marTop w:val="0"/>
      <w:marBottom w:val="0"/>
      <w:divBdr>
        <w:top w:val="none" w:sz="0" w:space="0" w:color="auto"/>
        <w:left w:val="none" w:sz="0" w:space="0" w:color="auto"/>
        <w:bottom w:val="none" w:sz="0" w:space="0" w:color="auto"/>
        <w:right w:val="none" w:sz="0" w:space="0" w:color="auto"/>
      </w:divBdr>
    </w:div>
    <w:div w:id="862551232">
      <w:bodyDiv w:val="1"/>
      <w:marLeft w:val="0"/>
      <w:marRight w:val="0"/>
      <w:marTop w:val="0"/>
      <w:marBottom w:val="0"/>
      <w:divBdr>
        <w:top w:val="none" w:sz="0" w:space="0" w:color="auto"/>
        <w:left w:val="none" w:sz="0" w:space="0" w:color="auto"/>
        <w:bottom w:val="none" w:sz="0" w:space="0" w:color="auto"/>
        <w:right w:val="none" w:sz="0" w:space="0" w:color="auto"/>
      </w:divBdr>
    </w:div>
    <w:div w:id="917517948">
      <w:bodyDiv w:val="1"/>
      <w:marLeft w:val="0"/>
      <w:marRight w:val="0"/>
      <w:marTop w:val="0"/>
      <w:marBottom w:val="0"/>
      <w:divBdr>
        <w:top w:val="none" w:sz="0" w:space="0" w:color="auto"/>
        <w:left w:val="none" w:sz="0" w:space="0" w:color="auto"/>
        <w:bottom w:val="none" w:sz="0" w:space="0" w:color="auto"/>
        <w:right w:val="none" w:sz="0" w:space="0" w:color="auto"/>
      </w:divBdr>
    </w:div>
    <w:div w:id="1090782293">
      <w:bodyDiv w:val="1"/>
      <w:marLeft w:val="0"/>
      <w:marRight w:val="0"/>
      <w:marTop w:val="0"/>
      <w:marBottom w:val="0"/>
      <w:divBdr>
        <w:top w:val="none" w:sz="0" w:space="0" w:color="auto"/>
        <w:left w:val="none" w:sz="0" w:space="0" w:color="auto"/>
        <w:bottom w:val="none" w:sz="0" w:space="0" w:color="auto"/>
        <w:right w:val="none" w:sz="0" w:space="0" w:color="auto"/>
      </w:divBdr>
    </w:div>
    <w:div w:id="1127771993">
      <w:bodyDiv w:val="1"/>
      <w:marLeft w:val="0"/>
      <w:marRight w:val="0"/>
      <w:marTop w:val="0"/>
      <w:marBottom w:val="0"/>
      <w:divBdr>
        <w:top w:val="none" w:sz="0" w:space="0" w:color="auto"/>
        <w:left w:val="none" w:sz="0" w:space="0" w:color="auto"/>
        <w:bottom w:val="none" w:sz="0" w:space="0" w:color="auto"/>
        <w:right w:val="none" w:sz="0" w:space="0" w:color="auto"/>
      </w:divBdr>
    </w:div>
    <w:div w:id="1549730075">
      <w:bodyDiv w:val="1"/>
      <w:marLeft w:val="0"/>
      <w:marRight w:val="0"/>
      <w:marTop w:val="0"/>
      <w:marBottom w:val="0"/>
      <w:divBdr>
        <w:top w:val="none" w:sz="0" w:space="0" w:color="auto"/>
        <w:left w:val="none" w:sz="0" w:space="0" w:color="auto"/>
        <w:bottom w:val="none" w:sz="0" w:space="0" w:color="auto"/>
        <w:right w:val="none" w:sz="0" w:space="0" w:color="auto"/>
      </w:divBdr>
    </w:div>
    <w:div w:id="1703050205">
      <w:bodyDiv w:val="1"/>
      <w:marLeft w:val="0"/>
      <w:marRight w:val="0"/>
      <w:marTop w:val="0"/>
      <w:marBottom w:val="0"/>
      <w:divBdr>
        <w:top w:val="none" w:sz="0" w:space="0" w:color="auto"/>
        <w:left w:val="none" w:sz="0" w:space="0" w:color="auto"/>
        <w:bottom w:val="none" w:sz="0" w:space="0" w:color="auto"/>
        <w:right w:val="none" w:sz="0" w:space="0" w:color="auto"/>
      </w:divBdr>
    </w:div>
    <w:div w:id="192711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orge.fiware.org/plugins/mediawiki/wiki/fiware/index.php/FIWARE.OpenSpecification.Security.PEP_Proxy_Generic_Enabler" TargetMode="External"/><Relationship Id="rId21" Type="http://schemas.openxmlformats.org/officeDocument/2006/relationships/hyperlink" Target="http://fiware.github.io/context.Orion/api/v2/stable/" TargetMode="External"/><Relationship Id="rId42" Type="http://schemas.openxmlformats.org/officeDocument/2006/relationships/hyperlink" Target="http://puma.io/" TargetMode="External"/><Relationship Id="rId63" Type="http://schemas.openxmlformats.org/officeDocument/2006/relationships/hyperlink" Target="http://fiware-cosmos.readthedocs.io/en/latest/" TargetMode="External"/><Relationship Id="rId84" Type="http://schemas.openxmlformats.org/officeDocument/2006/relationships/hyperlink" Target="https://catalogue.fiware.org/enablers/application-mashup-wirecloud" TargetMode="External"/><Relationship Id="rId138" Type="http://schemas.openxmlformats.org/officeDocument/2006/relationships/hyperlink" Target="https://github.com/telefonicaid/fiware-cosmos/blob/master/cosmos-tidoop-api" TargetMode="External"/><Relationship Id="rId159" Type="http://schemas.openxmlformats.org/officeDocument/2006/relationships/hyperlink" Target="https://github.com/telefonicaid/lightweightm2m-iotagent" TargetMode="External"/><Relationship Id="rId170" Type="http://schemas.openxmlformats.org/officeDocument/2006/relationships/hyperlink" Target="http://iot.testnca.org:8081" TargetMode="External"/><Relationship Id="rId107" Type="http://schemas.openxmlformats.org/officeDocument/2006/relationships/hyperlink" Target="https://www.opensuse.org/" TargetMode="External"/><Relationship Id="rId11" Type="http://schemas.openxmlformats.org/officeDocument/2006/relationships/header" Target="header1.xml"/><Relationship Id="rId32" Type="http://schemas.openxmlformats.org/officeDocument/2006/relationships/hyperlink" Target="https://www.vmware.com/fr/products/openstack.html" TargetMode="External"/><Relationship Id="rId53" Type="http://schemas.openxmlformats.org/officeDocument/2006/relationships/hyperlink" Target="https://fiware-orion.readthedocs.io/en/master/admin/rush/index.html" TargetMode="External"/><Relationship Id="rId74" Type="http://schemas.openxmlformats.org/officeDocument/2006/relationships/hyperlink" Target="https://github.com/telefonicaid/sigfox-iotagent" TargetMode="External"/><Relationship Id="rId128" Type="http://schemas.openxmlformats.org/officeDocument/2006/relationships/hyperlink" Target="https://www.torodb.com/stampede/" TargetMode="External"/><Relationship Id="rId149" Type="http://schemas.openxmlformats.org/officeDocument/2006/relationships/hyperlink" Target="https://aws.amazon.com/dynamodb/" TargetMode="External"/><Relationship Id="rId5" Type="http://schemas.openxmlformats.org/officeDocument/2006/relationships/webSettings" Target="webSettings.xml"/><Relationship Id="rId95" Type="http://schemas.openxmlformats.org/officeDocument/2006/relationships/hyperlink" Target="https://github.com/portainer/portainer/blob/develop/README.md" TargetMode="External"/><Relationship Id="rId160" Type="http://schemas.openxmlformats.org/officeDocument/2006/relationships/hyperlink" Target="https://github.com/telefonicaid/iotagent-node-lib" TargetMode="External"/><Relationship Id="rId181" Type="http://schemas.openxmlformats.org/officeDocument/2006/relationships/fontTable" Target="fontTable.xml"/><Relationship Id="rId22" Type="http://schemas.openxmlformats.org/officeDocument/2006/relationships/hyperlink" Target="https://www.docker.com/" TargetMode="External"/><Relationship Id="rId43" Type="http://schemas.openxmlformats.org/officeDocument/2006/relationships/hyperlink" Target="https://docs.docker.com/registry/deploying/" TargetMode="External"/><Relationship Id="rId64" Type="http://schemas.openxmlformats.org/officeDocument/2006/relationships/hyperlink" Target="http://forge.fiware.org/plugins/mediawiki/wiki/fiware/index.php/FIWARE.ArchitectureDescription.Data.BigData" TargetMode="External"/><Relationship Id="rId118" Type="http://schemas.openxmlformats.org/officeDocument/2006/relationships/hyperlink" Target="http://catalogue.fiware.org/enablers/pep-proxy-wilma" TargetMode="External"/><Relationship Id="rId139" Type="http://schemas.openxmlformats.org/officeDocument/2006/relationships/hyperlink" Target="https://github.com/telefonicaid/fiware-cosmos/blob/master/cosmos-proxy" TargetMode="External"/><Relationship Id="rId85" Type="http://schemas.openxmlformats.org/officeDocument/2006/relationships/hyperlink" Target="https://wirecloud.readthedocs.io/en/stable/" TargetMode="External"/><Relationship Id="rId150" Type="http://schemas.openxmlformats.org/officeDocument/2006/relationships/hyperlink" Target="https://aws.amazon.com/" TargetMode="External"/><Relationship Id="rId171" Type="http://schemas.openxmlformats.org/officeDocument/2006/relationships/hyperlink" Target="http://iot.testnca.org:1026" TargetMode="External"/><Relationship Id="rId12" Type="http://schemas.openxmlformats.org/officeDocument/2006/relationships/footer" Target="footer1.xml"/><Relationship Id="rId33" Type="http://schemas.openxmlformats.org/officeDocument/2006/relationships/image" Target="media/image11.png"/><Relationship Id="rId108" Type="http://schemas.openxmlformats.org/officeDocument/2006/relationships/hyperlink" Target="https://docs.gitlab.com/ee/administration/container_registry.html" TargetMode="External"/><Relationship Id="rId129" Type="http://schemas.openxmlformats.org/officeDocument/2006/relationships/hyperlink" Target="https://citusdata.github.io/cstore_fdw/" TargetMode="External"/><Relationship Id="rId54" Type="http://schemas.openxmlformats.org/officeDocument/2006/relationships/hyperlink" Target="https://github.com/telefonicaid/Rush" TargetMode="External"/><Relationship Id="rId75" Type="http://schemas.openxmlformats.org/officeDocument/2006/relationships/hyperlink" Target="https://github.com/telefonicaid/iotagent-node-lib" TargetMode="External"/><Relationship Id="rId96" Type="http://schemas.openxmlformats.org/officeDocument/2006/relationships/hyperlink" Target="https://www.centreon.com/" TargetMode="External"/><Relationship Id="rId140" Type="http://schemas.openxmlformats.org/officeDocument/2006/relationships/image" Target="media/image19.png"/><Relationship Id="rId161" Type="http://schemas.openxmlformats.org/officeDocument/2006/relationships/image" Target="media/image22.png"/><Relationship Id="rId182" Type="http://schemas.openxmlformats.org/officeDocument/2006/relationships/glossaryDocument" Target="glossary/document.xml"/><Relationship Id="rId6" Type="http://schemas.openxmlformats.org/officeDocument/2006/relationships/footnotes" Target="footnotes.xml"/><Relationship Id="rId23" Type="http://schemas.openxmlformats.org/officeDocument/2006/relationships/hyperlink" Target="https://docs.docker.com/" TargetMode="External"/><Relationship Id="rId119" Type="http://schemas.openxmlformats.org/officeDocument/2006/relationships/hyperlink" Target="https://github.com/telefonicaid/fiware-pep-steelskin" TargetMode="External"/><Relationship Id="rId44" Type="http://schemas.openxmlformats.org/officeDocument/2006/relationships/hyperlink" Target="https://github.com/SUSE/Portus/blob/master/examples/compose/docker-compose.yml" TargetMode="External"/><Relationship Id="rId60" Type="http://schemas.openxmlformats.org/officeDocument/2006/relationships/hyperlink" Target="http://galeracluster.com/products/" TargetMode="External"/><Relationship Id="rId65" Type="http://schemas.openxmlformats.org/officeDocument/2006/relationships/hyperlink" Target="https://catalogue.fiware.org/enablers/data-visualization-knowage" TargetMode="External"/><Relationship Id="rId81" Type="http://schemas.openxmlformats.org/officeDocument/2006/relationships/hyperlink" Target="https://en.wikipedia.org/wiki/OPC_Unified_Architecture" TargetMode="External"/><Relationship Id="rId86" Type="http://schemas.openxmlformats.org/officeDocument/2006/relationships/hyperlink" Target="https://github.com/Freeboard/freeboard" TargetMode="External"/><Relationship Id="rId130" Type="http://schemas.openxmlformats.org/officeDocument/2006/relationships/image" Target="media/image18.png"/><Relationship Id="rId135" Type="http://schemas.openxmlformats.org/officeDocument/2006/relationships/hyperlink" Target="https://github.com/telefonicaid/fiware-cosmos/blob/master/cosmos-auth" TargetMode="External"/><Relationship Id="rId151" Type="http://schemas.openxmlformats.org/officeDocument/2006/relationships/hyperlink" Target="http://www.postgresql.org/" TargetMode="External"/><Relationship Id="rId156" Type="http://schemas.openxmlformats.org/officeDocument/2006/relationships/hyperlink" Target="https://github.com/telefonicaid/iotagent-ul" TargetMode="External"/><Relationship Id="rId177" Type="http://schemas.openxmlformats.org/officeDocument/2006/relationships/hyperlink" Target="http://iot.testnca.org:9000" TargetMode="External"/><Relationship Id="rId172" Type="http://schemas.openxmlformats.org/officeDocument/2006/relationships/hyperlink" Target="http://iot.testnca.org:4041" TargetMode="External"/><Relationship Id="rId13" Type="http://schemas.openxmlformats.org/officeDocument/2006/relationships/image" Target="media/image6.png"/><Relationship Id="rId18" Type="http://schemas.openxmlformats.org/officeDocument/2006/relationships/hyperlink" Target="https://en.wikipedia.org/wiki/SOAP" TargetMode="External"/><Relationship Id="rId39" Type="http://schemas.openxmlformats.org/officeDocument/2006/relationships/hyperlink" Target="https://github.com/fiware/dataModels" TargetMode="External"/><Relationship Id="rId109" Type="http://schemas.openxmlformats.org/officeDocument/2006/relationships/hyperlink" Target="http://rancher.com/" TargetMode="External"/><Relationship Id="rId34" Type="http://schemas.openxmlformats.org/officeDocument/2006/relationships/hyperlink" Target="https://blog.docker.com/2017/02/docker-secrets-management/" TargetMode="External"/><Relationship Id="rId50" Type="http://schemas.openxmlformats.org/officeDocument/2006/relationships/hyperlink" Target="https://catalogue.fiware.org/enablers/publishsubscribe-context-broker-orion-context-broker" TargetMode="External"/><Relationship Id="rId55" Type="http://schemas.openxmlformats.org/officeDocument/2006/relationships/hyperlink" Target="https://github.com/Geonovum/sospilot/tree/master/src/fiware/docker/orionrush" TargetMode="External"/><Relationship Id="rId76" Type="http://schemas.openxmlformats.org/officeDocument/2006/relationships/hyperlink" Target="https://github.com/telefonicaid/orchestrator" TargetMode="External"/><Relationship Id="rId97" Type="http://schemas.openxmlformats.org/officeDocument/2006/relationships/hyperlink" Target="https://www.consul.io/" TargetMode="External"/><Relationship Id="rId104" Type="http://schemas.openxmlformats.org/officeDocument/2006/relationships/hyperlink" Target="http://port.us.org/features/2_LDAP-support.html" TargetMode="External"/><Relationship Id="rId120" Type="http://schemas.openxmlformats.org/officeDocument/2006/relationships/hyperlink" Target="https://fiware-orion.readthedocs.io/en/develop/user/security/index.html" TargetMode="External"/><Relationship Id="rId125" Type="http://schemas.openxmlformats.org/officeDocument/2006/relationships/hyperlink" Target="https://www.mongodb.com/" TargetMode="External"/><Relationship Id="rId141" Type="http://schemas.openxmlformats.org/officeDocument/2006/relationships/image" Target="media/image20.png"/><Relationship Id="rId146" Type="http://schemas.openxmlformats.org/officeDocument/2006/relationships/hyperlink" Target="https://www.mongodb.org/" TargetMode="External"/><Relationship Id="rId167" Type="http://schemas.openxmlformats.org/officeDocument/2006/relationships/hyperlink" Target="https://github.com/julienmathis/centreon-docker" TargetMode="External"/><Relationship Id="rId7" Type="http://schemas.openxmlformats.org/officeDocument/2006/relationships/endnotes" Target="endnotes.xml"/><Relationship Id="rId71" Type="http://schemas.openxmlformats.org/officeDocument/2006/relationships/hyperlink" Target="https://fiware-iot-stack.readthedocs.io/en/latest/" TargetMode="External"/><Relationship Id="rId92" Type="http://schemas.openxmlformats.org/officeDocument/2006/relationships/hyperlink" Target="https://fusionforge.org/" TargetMode="External"/><Relationship Id="rId162" Type="http://schemas.openxmlformats.org/officeDocument/2006/relationships/image" Target="media/image23.png"/><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docs.docker.com/engine/swarm/" TargetMode="External"/><Relationship Id="rId40" Type="http://schemas.openxmlformats.org/officeDocument/2006/relationships/hyperlink" Target="https://ico.org.uk/media/for-organisations/documents/1546/data-controllers-and-data-processors-dp-guidance.pdf" TargetMode="External"/><Relationship Id="rId45" Type="http://schemas.openxmlformats.org/officeDocument/2006/relationships/hyperlink" Target="http://rancher.com/" TargetMode="External"/><Relationship Id="rId66" Type="http://schemas.openxmlformats.org/officeDocument/2006/relationships/hyperlink" Target="http://knowage.readthedocs.io/en/latest/" TargetMode="External"/><Relationship Id="rId87" Type="http://schemas.openxmlformats.org/officeDocument/2006/relationships/hyperlink" Target="https://www.fiware.org/2015/07/13/fiware-orion-data-source-now-available-for-freeboard/" TargetMode="External"/><Relationship Id="rId110" Type="http://schemas.openxmlformats.org/officeDocument/2006/relationships/image" Target="media/image13.png"/><Relationship Id="rId115" Type="http://schemas.openxmlformats.org/officeDocument/2006/relationships/image" Target="media/image16.png"/><Relationship Id="rId131" Type="http://schemas.openxmlformats.org/officeDocument/2006/relationships/hyperlink" Target="https://wiki.postgresql.org/wiki/Clustering" TargetMode="External"/><Relationship Id="rId136" Type="http://schemas.openxmlformats.org/officeDocument/2006/relationships/hyperlink" Target="https://github.com/telefonicaid/fiware-cosmos/blob/master/cosmos-gui" TargetMode="External"/><Relationship Id="rId157" Type="http://schemas.openxmlformats.org/officeDocument/2006/relationships/hyperlink" Target="https://github.com/telefonicaid/iotagent-json" TargetMode="External"/><Relationship Id="rId178" Type="http://schemas.openxmlformats.org/officeDocument/2006/relationships/hyperlink" Target="http://iot.testnca.org:8080" TargetMode="External"/><Relationship Id="rId61" Type="http://schemas.openxmlformats.org/officeDocument/2006/relationships/hyperlink" Target="https://mariadb.com/kb/en/library/galera-cluster/" TargetMode="External"/><Relationship Id="rId82" Type="http://schemas.openxmlformats.org/officeDocument/2006/relationships/hyperlink" Target="https://github.com/BEinCPPS/idas-opcua-agent" TargetMode="External"/><Relationship Id="rId152" Type="http://schemas.openxmlformats.org/officeDocument/2006/relationships/hyperlink" Target="https://carto.com/" TargetMode="External"/><Relationship Id="rId173" Type="http://schemas.openxmlformats.org/officeDocument/2006/relationships/hyperlink" Target="http://iot.testnca.org:7896" TargetMode="External"/><Relationship Id="rId19" Type="http://schemas.openxmlformats.org/officeDocument/2006/relationships/hyperlink" Target="http://www.openmobilealliance.org/release/NGSI/" TargetMode="External"/><Relationship Id="rId14" Type="http://schemas.openxmlformats.org/officeDocument/2006/relationships/hyperlink" Target="https://www.fiware.org/" TargetMode="External"/><Relationship Id="rId30" Type="http://schemas.openxmlformats.org/officeDocument/2006/relationships/image" Target="media/image10.png"/><Relationship Id="rId35" Type="http://schemas.openxmlformats.org/officeDocument/2006/relationships/hyperlink" Target="https://mariadb.org/" TargetMode="External"/><Relationship Id="rId56" Type="http://schemas.openxmlformats.org/officeDocument/2006/relationships/hyperlink" Target="https://www.mongodb.com/" TargetMode="External"/><Relationship Id="rId77" Type="http://schemas.openxmlformats.org/officeDocument/2006/relationships/hyperlink" Target="http://mosquitto.org/" TargetMode="External"/><Relationship Id="rId100" Type="http://schemas.openxmlformats.org/officeDocument/2006/relationships/hyperlink" Target="https://catalogue.fiware.org/enablers/poi-data-provider" TargetMode="External"/><Relationship Id="rId105" Type="http://schemas.openxmlformats.org/officeDocument/2006/relationships/hyperlink" Target="https://github.com/SUSE/Portus/blob/master/examples/compose/docker-compose.yml" TargetMode="External"/><Relationship Id="rId126" Type="http://schemas.openxmlformats.org/officeDocument/2006/relationships/hyperlink" Target="https://docs.mongodb.com/manual/core/wiredtiger/" TargetMode="External"/><Relationship Id="rId147" Type="http://schemas.openxmlformats.org/officeDocument/2006/relationships/hyperlink" Target="https://github.com/telefonicaid/IoT-STH" TargetMode="External"/><Relationship Id="rId168" Type="http://schemas.openxmlformats.org/officeDocument/2006/relationships/hyperlink" Target="http://iot.testnca.org:8000" TargetMode="External"/><Relationship Id="rId8" Type="http://schemas.openxmlformats.org/officeDocument/2006/relationships/image" Target="media/image1.png"/><Relationship Id="rId51" Type="http://schemas.openxmlformats.org/officeDocument/2006/relationships/hyperlink" Target="https://fiware-orion.readthedocs.io/en/master/" TargetMode="External"/><Relationship Id="rId72" Type="http://schemas.openxmlformats.org/officeDocument/2006/relationships/hyperlink" Target="https://github.com/telefonicaid/iotagent-ul" TargetMode="External"/><Relationship Id="rId93" Type="http://schemas.openxmlformats.org/officeDocument/2006/relationships/hyperlink" Target="https://www.eclipse.org/che/" TargetMode="External"/><Relationship Id="rId98" Type="http://schemas.openxmlformats.org/officeDocument/2006/relationships/hyperlink" Target="https://documentation.centreon.com/docs/centreon-auto-discovery/en/latest/" TargetMode="External"/><Relationship Id="rId121" Type="http://schemas.openxmlformats.org/officeDocument/2006/relationships/hyperlink" Target="https://fiware-orion.readthedocs.io/en/master/admin/rush/index.html" TargetMode="External"/><Relationship Id="rId142" Type="http://schemas.openxmlformats.org/officeDocument/2006/relationships/hyperlink" Target="http://hadoop.apache.org/docs/current/hadoop-project-dist/hadoop-hdfs/HdfsUserGuide.html" TargetMode="External"/><Relationship Id="rId163" Type="http://schemas.openxmlformats.org/officeDocument/2006/relationships/hyperlink" Target="https://github.com/telefonicaid/orchestrator"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s://catalogue.fiware.org/enablers/identity-management-keyrock" TargetMode="External"/><Relationship Id="rId67" Type="http://schemas.openxmlformats.org/officeDocument/2006/relationships/hyperlink" Target="https://catalogue.fiware.org/enablers/ckan" TargetMode="External"/><Relationship Id="rId116" Type="http://schemas.openxmlformats.org/officeDocument/2006/relationships/image" Target="media/image17.png"/><Relationship Id="rId137" Type="http://schemas.openxmlformats.org/officeDocument/2006/relationships/hyperlink" Target="https://github.com/telefonicaid/fiware-cosmos/blob/master/cosmos-hive-auth-provider" TargetMode="External"/><Relationship Id="rId158" Type="http://schemas.openxmlformats.org/officeDocument/2006/relationships/hyperlink" Target="https://github.com/telefonicaid/sigfox-iotagent" TargetMode="External"/><Relationship Id="rId20" Type="http://schemas.openxmlformats.org/officeDocument/2006/relationships/hyperlink" Target="https://forge.fiware.org/plugins/mediawiki/wiki/fiware/index.php/NGSI-9/NGSI-10_information_model" TargetMode="External"/><Relationship Id="rId41" Type="http://schemas.openxmlformats.org/officeDocument/2006/relationships/hyperlink" Target="http://port.us.org/" TargetMode="External"/><Relationship Id="rId62" Type="http://schemas.openxmlformats.org/officeDocument/2006/relationships/hyperlink" Target="https://catalogue.fiware.org/enablers/bigdata-analysis-cosmos" TargetMode="External"/><Relationship Id="rId83" Type="http://schemas.openxmlformats.org/officeDocument/2006/relationships/hyperlink" Target="https://catalogue.fiware.org/enablers/complex-event-processing-cep-proactive-technology-online" TargetMode="External"/><Relationship Id="rId88" Type="http://schemas.openxmlformats.org/officeDocument/2006/relationships/hyperlink" Target="https://github.com/telefonicaid/fiware-connectors/tree/master/FreeBoard-Orion-Plugin" TargetMode="External"/><Relationship Id="rId111" Type="http://schemas.openxmlformats.org/officeDocument/2006/relationships/image" Target="media/image14.png"/><Relationship Id="rId132" Type="http://schemas.openxmlformats.org/officeDocument/2006/relationships/hyperlink" Target="https://www.postgres-xl.org/" TargetMode="External"/><Relationship Id="rId153" Type="http://schemas.openxmlformats.org/officeDocument/2006/relationships/image" Target="media/image21.png"/><Relationship Id="rId174" Type="http://schemas.openxmlformats.org/officeDocument/2006/relationships/hyperlink" Target="http://iot.testnca.org:27017" TargetMode="External"/><Relationship Id="rId179" Type="http://schemas.openxmlformats.org/officeDocument/2006/relationships/image" Target="media/image24.png"/><Relationship Id="rId15" Type="http://schemas.openxmlformats.org/officeDocument/2006/relationships/hyperlink" Target="http://www.openmobilealliance.org/" TargetMode="External"/><Relationship Id="rId36" Type="http://schemas.openxmlformats.org/officeDocument/2006/relationships/hyperlink" Target="https://flocker.readthedocs.io/en/latest/supported/index.html" TargetMode="External"/><Relationship Id="rId57" Type="http://schemas.openxmlformats.org/officeDocument/2006/relationships/hyperlink" Target="https://www.postgresql.org/" TargetMode="External"/><Relationship Id="rId106" Type="http://schemas.openxmlformats.org/officeDocument/2006/relationships/hyperlink" Target="http://docs.gitlab.com/ce/user/project/container_registry.html" TargetMode="External"/><Relationship Id="rId127" Type="http://schemas.openxmlformats.org/officeDocument/2006/relationships/hyperlink" Target="http://www.wiredtiger.com/" TargetMode="External"/><Relationship Id="rId10" Type="http://schemas.openxmlformats.org/officeDocument/2006/relationships/image" Target="media/image3.png"/><Relationship Id="rId31" Type="http://schemas.openxmlformats.org/officeDocument/2006/relationships/hyperlink" Target="https://thenewstack.io/docker-fully-embraces-kubernetes/" TargetMode="External"/><Relationship Id="rId52" Type="http://schemas.openxmlformats.org/officeDocument/2006/relationships/image" Target="media/image12.jpg"/><Relationship Id="rId73" Type="http://schemas.openxmlformats.org/officeDocument/2006/relationships/hyperlink" Target="https://github.com/telefonicaid/lightweightm2m-iotagent" TargetMode="External"/><Relationship Id="rId78" Type="http://schemas.openxmlformats.org/officeDocument/2006/relationships/hyperlink" Target="https://github.com/telefonicaid/iotagent-manager" TargetMode="External"/><Relationship Id="rId94" Type="http://schemas.openxmlformats.org/officeDocument/2006/relationships/hyperlink" Target="https://portainer.io/" TargetMode="External"/><Relationship Id="rId99" Type="http://schemas.openxmlformats.org/officeDocument/2006/relationships/hyperlink" Target="https://github.com/Centreon-Community/centreon-discovery" TargetMode="External"/><Relationship Id="rId101" Type="http://schemas.openxmlformats.org/officeDocument/2006/relationships/hyperlink" Target="https://catalogue.fiware.org/enablers/gis-data-provider-geoserver3d" TargetMode="External"/><Relationship Id="rId122" Type="http://schemas.openxmlformats.org/officeDocument/2006/relationships/hyperlink" Target="https://github.com/telefonicaid/Rush" TargetMode="External"/><Relationship Id="rId143" Type="http://schemas.openxmlformats.org/officeDocument/2006/relationships/hyperlink" Target="http://hadoop.apache.org/" TargetMode="External"/><Relationship Id="rId148" Type="http://schemas.openxmlformats.org/officeDocument/2006/relationships/hyperlink" Target="http://kafka.apache.org/" TargetMode="External"/><Relationship Id="rId164" Type="http://schemas.openxmlformats.org/officeDocument/2006/relationships/hyperlink" Target="https://catalogue.fiware.org/enablers/complex-event-processing-cep-proactive-technology-online" TargetMode="External"/><Relationship Id="rId169" Type="http://schemas.openxmlformats.org/officeDocument/2006/relationships/hyperlink" Target="http://iot.testnca.org:5000"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eader" Target="header2.xml"/><Relationship Id="rId26" Type="http://schemas.openxmlformats.org/officeDocument/2006/relationships/image" Target="media/image8.png"/><Relationship Id="rId47" Type="http://schemas.openxmlformats.org/officeDocument/2006/relationships/hyperlink" Target="https://catalogue.fiware.org/enablers/authorization-pdp-authzforce" TargetMode="External"/><Relationship Id="rId68" Type="http://schemas.openxmlformats.org/officeDocument/2006/relationships/hyperlink" Target="https://github.com/okfn/docker-fiware-ckan" TargetMode="External"/><Relationship Id="rId89" Type="http://schemas.openxmlformats.org/officeDocument/2006/relationships/hyperlink" Target="https://freeboard.io/" TargetMode="External"/><Relationship Id="rId112" Type="http://schemas.openxmlformats.org/officeDocument/2006/relationships/image" Target="media/image15.png"/><Relationship Id="rId133" Type="http://schemas.openxmlformats.org/officeDocument/2006/relationships/hyperlink" Target="http://catalogue.fiware.org/enablers/bigdata-analysis-cosmos" TargetMode="External"/><Relationship Id="rId154" Type="http://schemas.openxmlformats.org/officeDocument/2006/relationships/hyperlink" Target="https://catalogue.fiware.org/enablers/backend-device-management-idas" TargetMode="External"/><Relationship Id="rId175" Type="http://schemas.openxmlformats.org/officeDocument/2006/relationships/hyperlink" Target="http://iot.testnca.org:8002" TargetMode="External"/><Relationship Id="rId16" Type="http://schemas.openxmlformats.org/officeDocument/2006/relationships/hyperlink" Target="https://www.tmforum.org/" TargetMode="External"/><Relationship Id="rId37" Type="http://schemas.openxmlformats.org/officeDocument/2006/relationships/hyperlink" Target="http://rexray.readthedocs.io/en/stable/user-guide/storage-providers/" TargetMode="External"/><Relationship Id="rId58" Type="http://schemas.openxmlformats.org/officeDocument/2006/relationships/hyperlink" Target="https://www.citusdata.com/product/community" TargetMode="External"/><Relationship Id="rId79" Type="http://schemas.openxmlformats.org/officeDocument/2006/relationships/hyperlink" Target="https://github.com/telefonicaid" TargetMode="External"/><Relationship Id="rId102" Type="http://schemas.openxmlformats.org/officeDocument/2006/relationships/hyperlink" Target="http://gisdataprovider.readthedocs.io/en/latest/index.html" TargetMode="External"/><Relationship Id="rId123" Type="http://schemas.openxmlformats.org/officeDocument/2006/relationships/hyperlink" Target="https://github.com/Geonovum/sospilot/tree/master/src/fiware/docker/orionrush" TargetMode="External"/><Relationship Id="rId144" Type="http://schemas.openxmlformats.org/officeDocument/2006/relationships/hyperlink" Target="https://www.mysql.com/" TargetMode="External"/><Relationship Id="rId90" Type="http://schemas.openxmlformats.org/officeDocument/2006/relationships/hyperlink" Target="https://catalogue.fiware.org/enablers/business-api-ecosystem-biz-ecosystem-ri" TargetMode="External"/><Relationship Id="rId165" Type="http://schemas.openxmlformats.org/officeDocument/2006/relationships/hyperlink" Target="http://fiware-iot-stack.readthedocs.io/en/latest/cep/" TargetMode="External"/><Relationship Id="rId27" Type="http://schemas.openxmlformats.org/officeDocument/2006/relationships/hyperlink" Target="https://www.fiware.org/" TargetMode="External"/><Relationship Id="rId48" Type="http://schemas.openxmlformats.org/officeDocument/2006/relationships/hyperlink" Target="https://catalogue.fiware.org/enablers/pep-proxy-wilma" TargetMode="External"/><Relationship Id="rId69" Type="http://schemas.openxmlformats.org/officeDocument/2006/relationships/hyperlink" Target="http://docs.ckan.org/en/ckan-2.3.5/maintaining/installing/install-using-docker.html" TargetMode="External"/><Relationship Id="rId113" Type="http://schemas.openxmlformats.org/officeDocument/2006/relationships/hyperlink" Target="https://docs.openstack.org/keystone/pike/admin/identity-integrate-with-ldap.html" TargetMode="External"/><Relationship Id="rId134" Type="http://schemas.openxmlformats.org/officeDocument/2006/relationships/hyperlink" Target="https://github.com/telefonicaid/fiware-cosmos/blob/master/cosmos-admin" TargetMode="External"/><Relationship Id="rId80" Type="http://schemas.openxmlformats.org/officeDocument/2006/relationships/hyperlink" Target="https://github.com/telefonicaid/orchestrator" TargetMode="External"/><Relationship Id="rId155" Type="http://schemas.openxmlformats.org/officeDocument/2006/relationships/hyperlink" Target="https://fiware-iot-stack.readthedocs.io/en/latest/" TargetMode="External"/><Relationship Id="rId176" Type="http://schemas.openxmlformats.org/officeDocument/2006/relationships/hyperlink" Target="http://iot.testnca.org:8003" TargetMode="External"/><Relationship Id="rId17" Type="http://schemas.openxmlformats.org/officeDocument/2006/relationships/hyperlink" Target="https://en.wikipedia.org/wiki/Representational_state_transfer" TargetMode="External"/><Relationship Id="rId38" Type="http://schemas.openxmlformats.org/officeDocument/2006/relationships/hyperlink" Target="https://www.fiware.org/data-models/" TargetMode="External"/><Relationship Id="rId59" Type="http://schemas.openxmlformats.org/officeDocument/2006/relationships/hyperlink" Target="https://www.postgresql.org/docs/9.6/static/warm-standby.html" TargetMode="External"/><Relationship Id="rId103" Type="http://schemas.openxmlformats.org/officeDocument/2006/relationships/hyperlink" Target="https://github.com/SUSE/Portus" TargetMode="External"/><Relationship Id="rId124" Type="http://schemas.openxmlformats.org/officeDocument/2006/relationships/hyperlink" Target="http://fiware-orion.readthedocs.io/en/1.4.1/admin/perf_tuning/index.html" TargetMode="External"/><Relationship Id="rId70" Type="http://schemas.openxmlformats.org/officeDocument/2006/relationships/hyperlink" Target="https://catalogue.fiware.org/enablers/backend-device-management-idas" TargetMode="External"/><Relationship Id="rId91" Type="http://schemas.openxmlformats.org/officeDocument/2006/relationships/hyperlink" Target="http://business-api-ecosystem.readthedocs.io/en/latest/" TargetMode="External"/><Relationship Id="rId145" Type="http://schemas.openxmlformats.org/officeDocument/2006/relationships/hyperlink" Target="http://ckan.org/" TargetMode="External"/><Relationship Id="rId166" Type="http://schemas.openxmlformats.org/officeDocument/2006/relationships/hyperlink" Target="https://catalogue.fiware.org/enablers/iot-data-edge-consolidation-ge-cepheus" TargetMode="External"/><Relationship Id="rId1" Type="http://schemas.openxmlformats.org/officeDocument/2006/relationships/customXml" Target="../customXml/item1.xml"/><Relationship Id="rId28" Type="http://schemas.openxmlformats.org/officeDocument/2006/relationships/hyperlink" Target="https://catalogue.fiware.org/" TargetMode="External"/><Relationship Id="rId49" Type="http://schemas.openxmlformats.org/officeDocument/2006/relationships/hyperlink" Target="http://fiware.github.io/context.Orion/api/v2/stable/" TargetMode="External"/><Relationship Id="rId114" Type="http://schemas.openxmlformats.org/officeDocument/2006/relationships/hyperlink" Target="https://wiki.openstack.org/wiki/HowtoIntegrateKeystonewithA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24BE6814DB459FAE85EEB2B17D04E9"/>
        <w:category>
          <w:name w:val="Général"/>
          <w:gallery w:val="placeholder"/>
        </w:category>
        <w:types>
          <w:type w:val="bbPlcHdr"/>
        </w:types>
        <w:behaviors>
          <w:behavior w:val="content"/>
        </w:behaviors>
        <w:guid w:val="{3834F111-50B7-4CB5-BFD9-069382565E29}"/>
      </w:docPartPr>
      <w:docPartBody>
        <w:p w:rsidR="00557654" w:rsidRDefault="00130EA3" w:rsidP="00130EA3">
          <w:pPr>
            <w:pStyle w:val="6924BE6814DB459FAE85EEB2B17D04E9"/>
          </w:pPr>
          <w:r w:rsidRPr="005B6788">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iti SC">
    <w:altName w:val="Microsoft YaHei"/>
    <w:charset w:val="86"/>
    <w:family w:val="auto"/>
    <w:pitch w:val="variable"/>
    <w:sig w:usb0="8000002F" w:usb1="080E004A" w:usb2="00000010" w:usb3="00000000" w:csb0="003E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EA3"/>
    <w:rsid w:val="000953E5"/>
    <w:rsid w:val="00130EA3"/>
    <w:rsid w:val="00277174"/>
    <w:rsid w:val="002957B0"/>
    <w:rsid w:val="002A7D09"/>
    <w:rsid w:val="002D1658"/>
    <w:rsid w:val="003773C1"/>
    <w:rsid w:val="00557654"/>
    <w:rsid w:val="007601D3"/>
    <w:rsid w:val="00A6211A"/>
    <w:rsid w:val="00B509C6"/>
    <w:rsid w:val="00E5324E"/>
    <w:rsid w:val="00ED0F8B"/>
    <w:rsid w:val="00EE704C"/>
    <w:rsid w:val="00EF5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2547603"/>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30EA3"/>
    <w:rPr>
      <w:color w:val="808080"/>
    </w:rPr>
  </w:style>
  <w:style w:type="paragraph" w:customStyle="1" w:styleId="2DB3B7EE6F6E425690B9535C75C017AE">
    <w:name w:val="2DB3B7EE6F6E425690B9535C75C017AE"/>
    <w:rsid w:val="00130EA3"/>
  </w:style>
  <w:style w:type="paragraph" w:customStyle="1" w:styleId="6924BE6814DB459FAE85EEB2B17D04E9">
    <w:name w:val="6924BE6814DB459FAE85EEB2B17D04E9"/>
    <w:rsid w:val="00130EA3"/>
  </w:style>
  <w:style w:type="paragraph" w:customStyle="1" w:styleId="47E810656BAD46939576BC4BF3A54D02">
    <w:name w:val="47E810656BAD46939576BC4BF3A54D02"/>
    <w:rsid w:val="00130EA3"/>
  </w:style>
  <w:style w:type="paragraph" w:customStyle="1" w:styleId="C828DDB2C10C4BF9917E07C02EB1189F">
    <w:name w:val="C828DDB2C10C4BF9917E07C02EB1189F"/>
    <w:rsid w:val="00130EA3"/>
  </w:style>
  <w:style w:type="paragraph" w:customStyle="1" w:styleId="81FDDD5207664E83AC82B77ECC2A65BB">
    <w:name w:val="81FDDD5207664E83AC82B77ECC2A65BB"/>
    <w:rsid w:val="00130EA3"/>
  </w:style>
  <w:style w:type="paragraph" w:customStyle="1" w:styleId="4E78589894C84803B641896A6AF07829">
    <w:name w:val="4E78589894C84803B641896A6AF07829"/>
    <w:rsid w:val="00130E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3ECFF-512A-4362-BF0E-42C30B20F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66234</TotalTime>
  <Pages>50</Pages>
  <Words>17644</Words>
  <Characters>97047</Characters>
  <Application>Microsoft Office Word</Application>
  <DocSecurity>0</DocSecurity>
  <Lines>808</Lines>
  <Paragraphs>228</Paragraphs>
  <ScaleCrop>false</ScaleCrop>
  <HeadingPairs>
    <vt:vector size="2" baseType="variant">
      <vt:variant>
        <vt:lpstr>Titre</vt:lpstr>
      </vt:variant>
      <vt:variant>
        <vt:i4>1</vt:i4>
      </vt:variant>
    </vt:vector>
  </HeadingPairs>
  <TitlesOfParts>
    <vt:vector size="1" baseType="lpstr">
      <vt:lpstr>MNCA IOT SmartCity Technical Architecture</vt:lpstr>
    </vt:vector>
  </TitlesOfParts>
  <Company/>
  <LinksUpToDate>false</LinksUpToDate>
  <CharactersWithSpaces>114463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MNCA IOT SmartCity Technical Architecture</dc:title>
  <dc:subject/>
  <dc:creator>Alain Galdemas</dc:creator>
  <cp:keywords/>
  <dc:description/>
  <cp:lastModifiedBy>Alain Galdemas</cp:lastModifiedBy>
  <cp:revision>734</cp:revision>
  <dcterms:created xsi:type="dcterms:W3CDTF">2017-09-20T09:03:00Z</dcterms:created>
  <dcterms:modified xsi:type="dcterms:W3CDTF">2017-12-04T15:13:00Z</dcterms:modified>
</cp:coreProperties>
</file>