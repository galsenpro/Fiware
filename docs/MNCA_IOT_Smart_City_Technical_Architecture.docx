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B64DC" w14:textId="77777777" w:rsidR="002D7C8C" w:rsidRDefault="00250854" w:rsidP="00250854">
      <w:pPr>
        <w:tabs>
          <w:tab w:val="center" w:pos="4680"/>
          <w:tab w:val="left" w:pos="7985"/>
          <w:tab w:val="right" w:pos="9360"/>
        </w:tabs>
        <w:jc w:val="center"/>
        <w:rPr>
          <w:rFonts w:ascii="Arial Black" w:hAnsi="Arial Black" w:cs="Arial"/>
          <w:b/>
          <w:sz w:val="36"/>
          <w:szCs w:val="36"/>
        </w:rPr>
      </w:pPr>
      <w:bookmarkStart w:id="0" w:name="_Toc443724868"/>
      <w:r>
        <w:rPr>
          <w:rFonts w:ascii="Arial Bold" w:hAnsi="Arial Bold" w:cs="Arial"/>
          <w:b/>
          <w:noProof/>
          <w:sz w:val="30"/>
          <w:szCs w:val="36"/>
          <w:lang w:val="fr-FR" w:eastAsia="fr-FR"/>
        </w:rPr>
        <w:drawing>
          <wp:anchor distT="0" distB="0" distL="114300" distR="114300" simplePos="0" relativeHeight="251658240" behindDoc="0" locked="0" layoutInCell="1" allowOverlap="1">
            <wp:simplePos x="0" y="0"/>
            <wp:positionH relativeFrom="column">
              <wp:posOffset>158750</wp:posOffset>
            </wp:positionH>
            <wp:positionV relativeFrom="paragraph">
              <wp:posOffset>908050</wp:posOffset>
            </wp:positionV>
            <wp:extent cx="4027170" cy="1066800"/>
            <wp:effectExtent l="0" t="0" r="0" b="0"/>
            <wp:wrapThrough wrapText="bothSides">
              <wp:wrapPolygon edited="0">
                <wp:start x="12159" y="2314"/>
                <wp:lineTo x="6437" y="6171"/>
                <wp:lineTo x="920" y="8871"/>
                <wp:lineTo x="715" y="10414"/>
                <wp:lineTo x="511" y="16586"/>
                <wp:lineTo x="1941" y="16971"/>
                <wp:lineTo x="9400" y="20443"/>
                <wp:lineTo x="9911" y="20443"/>
                <wp:lineTo x="21048" y="16200"/>
                <wp:lineTo x="21150" y="14271"/>
                <wp:lineTo x="20537" y="11957"/>
                <wp:lineTo x="19209" y="9257"/>
                <wp:lineTo x="19413" y="5400"/>
                <wp:lineTo x="18085" y="3857"/>
                <wp:lineTo x="12874" y="2314"/>
                <wp:lineTo x="12159" y="2314"/>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ureka_smart_c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7170" cy="1066800"/>
                    </a:xfrm>
                    <a:prstGeom prst="rect">
                      <a:avLst/>
                    </a:prstGeom>
                  </pic:spPr>
                </pic:pic>
              </a:graphicData>
            </a:graphic>
            <wp14:sizeRelH relativeFrom="page">
              <wp14:pctWidth>0</wp14:pctWidth>
            </wp14:sizeRelH>
            <wp14:sizeRelV relativeFrom="page">
              <wp14:pctHeight>0</wp14:pctHeight>
            </wp14:sizeRelV>
          </wp:anchor>
        </w:drawing>
      </w:r>
      <w:sdt>
        <w:sdtPr>
          <w:rPr>
            <w:rFonts w:ascii="Arial Black" w:hAnsi="Arial Black" w:cs="Arial"/>
            <w:b/>
            <w:sz w:val="36"/>
            <w:szCs w:val="36"/>
          </w:rPr>
          <w:alias w:val="Title"/>
          <w:id w:val="27061591"/>
          <w:placeholder>
            <w:docPart w:val="6924BE6814DB459FAE85EEB2B17D04E9"/>
          </w:placeholder>
          <w:dataBinding w:prefixMappings="xmlns:ns0='http://purl.org/dc/elements/1.1/' xmlns:ns1='http://schemas.openxmlformats.org/package/2006/metadata/core-properties' " w:xpath="/ns1:coreProperties[1]/ns0:title[1]" w:storeItemID="{6C3C8BC8-F283-45AE-878A-BAB7291924A1}"/>
          <w:text/>
        </w:sdtPr>
        <w:sdtContent>
          <w:r>
            <w:rPr>
              <w:rFonts w:ascii="Arial Black" w:hAnsi="Arial Black" w:cs="Arial"/>
              <w:b/>
              <w:sz w:val="36"/>
              <w:szCs w:val="36"/>
            </w:rPr>
            <w:t xml:space="preserve">MNCA IOT </w:t>
          </w:r>
          <w:proofErr w:type="spellStart"/>
          <w:r>
            <w:rPr>
              <w:rFonts w:ascii="Arial Black" w:hAnsi="Arial Black" w:cs="Arial"/>
              <w:b/>
              <w:sz w:val="36"/>
              <w:szCs w:val="36"/>
            </w:rPr>
            <w:t>SmartC</w:t>
          </w:r>
          <w:r w:rsidR="00540EA1">
            <w:rPr>
              <w:rFonts w:ascii="Arial Black" w:hAnsi="Arial Black" w:cs="Arial"/>
              <w:b/>
              <w:sz w:val="36"/>
              <w:szCs w:val="36"/>
            </w:rPr>
            <w:t>ity</w:t>
          </w:r>
          <w:proofErr w:type="spellEnd"/>
          <w:r w:rsidR="00540EA1">
            <w:rPr>
              <w:rFonts w:ascii="Arial Black" w:hAnsi="Arial Black" w:cs="Arial"/>
              <w:b/>
              <w:sz w:val="36"/>
              <w:szCs w:val="36"/>
            </w:rPr>
            <w:t xml:space="preserve"> Technical Architecture</w:t>
          </w:r>
        </w:sdtContent>
      </w:sdt>
    </w:p>
    <w:p w14:paraId="7AF910C7" w14:textId="77777777" w:rsidR="00E8609B"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sectPr w:rsidR="00E8609B">
          <w:pgSz w:w="12240" w:h="15840"/>
          <w:pgMar w:top="1440" w:right="1440" w:bottom="1440" w:left="1440" w:header="720" w:footer="360" w:gutter="0"/>
          <w:pgNumType w:fmt="lowerRoman" w:start="1"/>
          <w:cols w:space="720"/>
        </w:sectPr>
      </w:pPr>
    </w:p>
    <w:p w14:paraId="40059FB9" w14:textId="77777777" w:rsidR="00E8609B" w:rsidRPr="00281338"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pPr>
      <w:r>
        <w:rPr>
          <w:rFonts w:ascii="Arial Black" w:hAnsi="Arial Black" w:cs="Arial"/>
          <w:b/>
          <w:noProof/>
          <w:sz w:val="36"/>
          <w:szCs w:val="36"/>
          <w:lang w:val="fr-FR" w:eastAsia="fr-FR"/>
        </w:rPr>
        <w:drawing>
          <wp:inline distT="0" distB="0" distL="0" distR="0">
            <wp:extent cx="1562100" cy="15243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nca.png"/>
                    <pic:cNvPicPr/>
                  </pic:nvPicPr>
                  <pic:blipFill rotWithShape="1">
                    <a:blip r:embed="rId9" cstate="print">
                      <a:extLst>
                        <a:ext uri="{28A0092B-C50C-407E-A947-70E740481C1C}">
                          <a14:useLocalDpi xmlns:a14="http://schemas.microsoft.com/office/drawing/2010/main" val="0"/>
                        </a:ext>
                      </a:extLst>
                    </a:blip>
                    <a:srcRect l="12732" r="12515"/>
                    <a:stretch/>
                  </pic:blipFill>
                  <pic:spPr bwMode="auto">
                    <a:xfrm>
                      <a:off x="0" y="0"/>
                      <a:ext cx="1580567" cy="1542356"/>
                    </a:xfrm>
                    <a:prstGeom prst="rect">
                      <a:avLst/>
                    </a:prstGeom>
                    <a:ln>
                      <a:noFill/>
                    </a:ln>
                    <a:extLst>
                      <a:ext uri="{53640926-AAD7-44D8-BBD7-CCE9431645EC}">
                        <a14:shadowObscured xmlns:a14="http://schemas.microsoft.com/office/drawing/2010/main"/>
                      </a:ext>
                    </a:extLst>
                  </pic:spPr>
                </pic:pic>
              </a:graphicData>
            </a:graphic>
          </wp:inline>
        </w:drawing>
      </w:r>
    </w:p>
    <w:p w14:paraId="32CD58BF" w14:textId="77777777" w:rsidR="00E8609B" w:rsidRDefault="004A5762" w:rsidP="00250854">
      <w:pPr>
        <w:tabs>
          <w:tab w:val="center" w:pos="4680"/>
          <w:tab w:val="right" w:pos="9360"/>
        </w:tabs>
        <w:spacing w:before="1440"/>
        <w:rPr>
          <w:rFonts w:ascii="Arial Bold" w:hAnsi="Arial Bold" w:cs="Arial"/>
          <w:b/>
          <w:sz w:val="30"/>
          <w:szCs w:val="36"/>
          <w:lang w:val="fr-FR"/>
        </w:rPr>
      </w:pPr>
      <w:r>
        <w:rPr>
          <w:rFonts w:ascii="Arial Bold" w:hAnsi="Arial Bold" w:cs="Arial"/>
          <w:b/>
          <w:noProof/>
          <w:sz w:val="30"/>
          <w:szCs w:val="36"/>
          <w:lang w:val="fr-FR" w:eastAsia="fr-FR"/>
        </w:rPr>
        <w:drawing>
          <wp:anchor distT="0" distB="0" distL="114300" distR="114300" simplePos="0" relativeHeight="251658241" behindDoc="0" locked="0" layoutInCell="1" allowOverlap="1">
            <wp:simplePos x="0" y="0"/>
            <wp:positionH relativeFrom="column">
              <wp:posOffset>-1327150</wp:posOffset>
            </wp:positionH>
            <wp:positionV relativeFrom="paragraph">
              <wp:posOffset>89535</wp:posOffset>
            </wp:positionV>
            <wp:extent cx="2743200" cy="888365"/>
            <wp:effectExtent l="0" t="0" r="0" b="0"/>
            <wp:wrapThrough wrapText="bothSides">
              <wp:wrapPolygon edited="0">
                <wp:start x="3000" y="3706"/>
                <wp:lineTo x="1950" y="6021"/>
                <wp:lineTo x="750" y="10190"/>
                <wp:lineTo x="750" y="16212"/>
                <wp:lineTo x="3000" y="18064"/>
                <wp:lineTo x="7650" y="18991"/>
                <wp:lineTo x="15600" y="18991"/>
                <wp:lineTo x="20100" y="18064"/>
                <wp:lineTo x="20850" y="17138"/>
                <wp:lineTo x="20550" y="3706"/>
                <wp:lineTo x="3000" y="3706"/>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ware-Sin-fon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888365"/>
                    </a:xfrm>
                    <a:prstGeom prst="rect">
                      <a:avLst/>
                    </a:prstGeom>
                  </pic:spPr>
                </pic:pic>
              </a:graphicData>
            </a:graphic>
          </wp:anchor>
        </w:drawing>
      </w:r>
    </w:p>
    <w:p w14:paraId="0AD25761" w14:textId="77777777" w:rsidR="004A5762" w:rsidRDefault="004A5762" w:rsidP="00250854">
      <w:pPr>
        <w:tabs>
          <w:tab w:val="center" w:pos="4680"/>
          <w:tab w:val="right" w:pos="9360"/>
        </w:tabs>
        <w:spacing w:before="1440"/>
        <w:rPr>
          <w:rFonts w:ascii="Arial Bold" w:hAnsi="Arial Bold" w:cs="Arial"/>
          <w:b/>
          <w:sz w:val="30"/>
          <w:szCs w:val="36"/>
          <w:lang w:val="fr-FR"/>
        </w:rPr>
        <w:sectPr w:rsidR="004A5762" w:rsidSect="00E8609B">
          <w:type w:val="continuous"/>
          <w:pgSz w:w="12240" w:h="15840"/>
          <w:pgMar w:top="1440" w:right="1440" w:bottom="1440" w:left="1440" w:header="720" w:footer="360" w:gutter="0"/>
          <w:pgNumType w:fmt="lowerRoman" w:start="1"/>
          <w:cols w:num="2" w:space="720"/>
        </w:sectPr>
      </w:pPr>
    </w:p>
    <w:p w14:paraId="426EDC5C" w14:textId="77777777" w:rsidR="002D7C8C" w:rsidRPr="00E8609B" w:rsidRDefault="002D7C8C" w:rsidP="00250854">
      <w:pPr>
        <w:tabs>
          <w:tab w:val="center" w:pos="4680"/>
          <w:tab w:val="right" w:pos="9360"/>
        </w:tabs>
        <w:spacing w:before="1440"/>
        <w:jc w:val="center"/>
        <w:rPr>
          <w:rFonts w:ascii="Arial Bold" w:hAnsi="Arial Bold" w:cs="Arial"/>
          <w:b/>
          <w:sz w:val="30"/>
          <w:szCs w:val="36"/>
          <w:lang w:val="fr-FR"/>
        </w:rPr>
      </w:pPr>
      <w:r w:rsidRPr="00E8609B">
        <w:rPr>
          <w:rFonts w:ascii="Arial Bold" w:hAnsi="Arial Bold" w:cs="Arial"/>
          <w:b/>
          <w:sz w:val="30"/>
          <w:szCs w:val="36"/>
          <w:lang w:val="fr-FR"/>
        </w:rPr>
        <w:t>DSI Métropole Nice Côte d’Azur</w:t>
      </w:r>
    </w:p>
    <w:p w14:paraId="32089123" w14:textId="77777777" w:rsidR="002D7C8C" w:rsidRPr="00281338" w:rsidRDefault="002D7C8C" w:rsidP="002D7C8C">
      <w:pPr>
        <w:keepNext/>
        <w:tabs>
          <w:tab w:val="left" w:pos="1800"/>
          <w:tab w:val="center" w:pos="4680"/>
          <w:tab w:val="right" w:pos="9360"/>
        </w:tabs>
        <w:spacing w:after="240"/>
        <w:jc w:val="center"/>
        <w:outlineLvl w:val="3"/>
        <w:rPr>
          <w:rFonts w:ascii="Arial Black" w:hAnsi="Arial Black" w:cs="Arial"/>
          <w:b/>
          <w:bCs/>
          <w:sz w:val="44"/>
          <w:szCs w:val="36"/>
        </w:rPr>
      </w:pPr>
      <w:r>
        <w:rPr>
          <w:rFonts w:ascii="Arial Black" w:hAnsi="Arial Black" w:cs="Arial"/>
          <w:b/>
          <w:bCs/>
          <w:sz w:val="44"/>
          <w:szCs w:val="36"/>
        </w:rPr>
        <w:t>IOT &amp; Smart City Platform</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D7C8C" w:rsidRPr="00281338" w14:paraId="0AF134FB" w14:textId="77777777" w:rsidTr="00AD2CAB">
        <w:trPr>
          <w:trHeight w:val="144"/>
          <w:jc w:val="center"/>
        </w:trPr>
        <w:tc>
          <w:tcPr>
            <w:tcW w:w="3060" w:type="dxa"/>
            <w:hideMark/>
          </w:tcPr>
          <w:p w14:paraId="0DB4ABC8" w14:textId="77777777" w:rsidR="002D7C8C" w:rsidRPr="00281338" w:rsidRDefault="002D7C8C" w:rsidP="00AD2CAB">
            <w:pPr>
              <w:spacing w:after="200" w:line="300" w:lineRule="exact"/>
              <w:jc w:val="center"/>
            </w:pPr>
            <w:r w:rsidRPr="00281338">
              <w:t xml:space="preserve">VERSION: </w:t>
            </w:r>
            <w:r>
              <w:t>draft</w:t>
            </w:r>
          </w:p>
        </w:tc>
        <w:tc>
          <w:tcPr>
            <w:tcW w:w="3420" w:type="dxa"/>
            <w:hideMark/>
          </w:tcPr>
          <w:p w14:paraId="672ED6BE" w14:textId="77777777" w:rsidR="002D7C8C" w:rsidRPr="00281338" w:rsidRDefault="002D7C8C" w:rsidP="00AD2CAB">
            <w:pPr>
              <w:spacing w:after="200" w:line="300" w:lineRule="exact"/>
              <w:jc w:val="center"/>
            </w:pPr>
            <w:r w:rsidRPr="00281338">
              <w:t xml:space="preserve">REVISION DATE: </w:t>
            </w:r>
            <w:r w:rsidR="00FF2E41">
              <w:t>02/11</w:t>
            </w:r>
            <w:r>
              <w:t>/2017</w:t>
            </w:r>
          </w:p>
        </w:tc>
      </w:tr>
    </w:tbl>
    <w:p w14:paraId="628A419F" w14:textId="77777777" w:rsidR="002D7C8C" w:rsidRPr="00281338" w:rsidRDefault="002D7C8C" w:rsidP="002D7C8C">
      <w:pPr>
        <w:spacing w:after="200" w:line="300" w:lineRule="exact"/>
      </w:pPr>
      <w:r w:rsidRPr="00281338">
        <w:rPr>
          <w:iCs/>
        </w:rPr>
        <w:t xml:space="preserve">Approval of the </w:t>
      </w:r>
      <w:r>
        <w:rPr>
          <w:iCs/>
        </w:rPr>
        <w:t>Technical Architecture</w:t>
      </w:r>
      <w:r w:rsidRPr="00281338">
        <w:rPr>
          <w:iCs/>
        </w:rPr>
        <w:t xml:space="preserve"> indicates an understanding of the purpose and content described in this deliverable. By signing this deliverable, </w:t>
      </w:r>
      <w:proofErr w:type="gramStart"/>
      <w:r w:rsidRPr="00281338">
        <w:rPr>
          <w:iCs/>
        </w:rPr>
        <w:t>each individual</w:t>
      </w:r>
      <w:proofErr w:type="gramEnd"/>
      <w:r w:rsidRPr="00281338">
        <w:rPr>
          <w:iCs/>
        </w:rPr>
        <w:t xml:space="preserve">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75"/>
        <w:gridCol w:w="2655"/>
        <w:gridCol w:w="3150"/>
        <w:gridCol w:w="1530"/>
      </w:tblGrid>
      <w:tr w:rsidR="002D7C8C" w:rsidRPr="00281338" w14:paraId="1380DC0F"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E6E6E6"/>
            <w:hideMark/>
          </w:tcPr>
          <w:p w14:paraId="6D0452B1" w14:textId="77777777" w:rsidR="002D7C8C" w:rsidRPr="00281338" w:rsidRDefault="002D7C8C" w:rsidP="00AD2CAB">
            <w:pPr>
              <w:spacing w:line="220" w:lineRule="exact"/>
              <w:rPr>
                <w:b/>
                <w:bCs/>
                <w:sz w:val="16"/>
              </w:rPr>
            </w:pPr>
            <w:r w:rsidRPr="00281338">
              <w:rPr>
                <w:b/>
                <w:bCs/>
                <w:sz w:val="16"/>
              </w:rPr>
              <w:t>Approver Name</w:t>
            </w:r>
          </w:p>
        </w:tc>
        <w:tc>
          <w:tcPr>
            <w:tcW w:w="2655" w:type="dxa"/>
            <w:tcBorders>
              <w:top w:val="single" w:sz="4" w:space="0" w:color="999999"/>
              <w:left w:val="single" w:sz="4" w:space="0" w:color="999999"/>
              <w:bottom w:val="single" w:sz="4" w:space="0" w:color="999999"/>
              <w:right w:val="single" w:sz="4" w:space="0" w:color="999999"/>
            </w:tcBorders>
            <w:shd w:val="clear" w:color="auto" w:fill="E6E6E6"/>
            <w:hideMark/>
          </w:tcPr>
          <w:p w14:paraId="59E539A6" w14:textId="77777777" w:rsidR="002D7C8C" w:rsidRPr="00281338" w:rsidRDefault="002D7C8C" w:rsidP="00AD2CAB">
            <w:pPr>
              <w:spacing w:line="220" w:lineRule="exact"/>
              <w:rPr>
                <w:b/>
                <w:bCs/>
                <w:sz w:val="16"/>
              </w:rPr>
            </w:pPr>
            <w:r w:rsidRPr="00281338">
              <w:rPr>
                <w:b/>
                <w:bCs/>
                <w:sz w:val="16"/>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14:paraId="49E17E21" w14:textId="77777777" w:rsidR="002D7C8C" w:rsidRPr="00281338" w:rsidRDefault="002D7C8C" w:rsidP="00AD2CAB">
            <w:pPr>
              <w:spacing w:line="220" w:lineRule="exact"/>
              <w:rPr>
                <w:b/>
                <w:bCs/>
                <w:sz w:val="16"/>
              </w:rPr>
            </w:pPr>
            <w:r w:rsidRPr="00281338">
              <w:rPr>
                <w:b/>
                <w:bCs/>
                <w:sz w:val="16"/>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14:paraId="6AB0963F" w14:textId="77777777" w:rsidR="002D7C8C" w:rsidRPr="00281338" w:rsidRDefault="002D7C8C" w:rsidP="00AD2CAB">
            <w:pPr>
              <w:spacing w:line="220" w:lineRule="exact"/>
              <w:rPr>
                <w:b/>
                <w:bCs/>
                <w:sz w:val="16"/>
              </w:rPr>
            </w:pPr>
            <w:r w:rsidRPr="00281338">
              <w:rPr>
                <w:b/>
                <w:bCs/>
                <w:sz w:val="16"/>
              </w:rPr>
              <w:t>Date</w:t>
            </w:r>
          </w:p>
        </w:tc>
      </w:tr>
      <w:tr w:rsidR="002D7C8C" w:rsidRPr="00281338" w14:paraId="1E79CF10"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5186F7E0" w14:textId="77777777" w:rsidR="002D7C8C" w:rsidRPr="00281338" w:rsidRDefault="00BA5DDE" w:rsidP="00AD2CAB">
            <w:pPr>
              <w:spacing w:line="220" w:lineRule="exact"/>
              <w:rPr>
                <w:sz w:val="18"/>
              </w:rPr>
            </w:pPr>
            <w:r>
              <w:rPr>
                <w:sz w:val="18"/>
              </w:rPr>
              <w:t>Stéphane Roux</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41E030B4" w14:textId="77777777" w:rsidR="002D7C8C" w:rsidRPr="00281338" w:rsidRDefault="00BA5DDE" w:rsidP="00AD2CAB">
            <w:pPr>
              <w:spacing w:line="220" w:lineRule="exact"/>
              <w:rPr>
                <w:sz w:val="18"/>
              </w:rPr>
            </w:pPr>
            <w:r w:rsidRPr="00BA5DDE">
              <w:rPr>
                <w:sz w:val="18"/>
              </w:rPr>
              <w:t>ICT Quality Assurance Engineer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0B94B8C"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6F9411BF" w14:textId="77777777" w:rsidR="002D7C8C" w:rsidRPr="00281338" w:rsidRDefault="002D7C8C" w:rsidP="00AD2CAB">
            <w:pPr>
              <w:spacing w:line="220" w:lineRule="exact"/>
              <w:rPr>
                <w:sz w:val="18"/>
              </w:rPr>
            </w:pPr>
          </w:p>
        </w:tc>
      </w:tr>
      <w:tr w:rsidR="002D7C8C" w:rsidRPr="00281338" w14:paraId="4130C095"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42096A42" w14:textId="77777777" w:rsidR="002D7C8C" w:rsidRPr="00281338" w:rsidRDefault="00BA5DDE" w:rsidP="00AD2CAB">
            <w:pPr>
              <w:spacing w:line="220" w:lineRule="exact"/>
              <w:rPr>
                <w:sz w:val="18"/>
              </w:rPr>
            </w:pPr>
            <w:r>
              <w:rPr>
                <w:sz w:val="18"/>
              </w:rPr>
              <w:t>Lionel Chaudanson</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7E3E50D2" w14:textId="77777777" w:rsidR="002D7C8C" w:rsidRPr="00281338" w:rsidRDefault="00BA5DDE" w:rsidP="00AD2CAB">
            <w:pPr>
              <w:spacing w:line="220" w:lineRule="exact"/>
              <w:rPr>
                <w:sz w:val="18"/>
              </w:rPr>
            </w:pPr>
            <w:proofErr w:type="spellStart"/>
            <w:r w:rsidRPr="00BA5DDE">
              <w:rPr>
                <w:sz w:val="18"/>
              </w:rPr>
              <w:t>Responsable</w:t>
            </w:r>
            <w:proofErr w:type="spellEnd"/>
            <w:r w:rsidRPr="00BA5DDE">
              <w:rPr>
                <w:sz w:val="18"/>
              </w:rPr>
              <w:t xml:space="preserve"> technique, IOT &amp; Smart City</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37AF893E"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6430DA3A" w14:textId="77777777" w:rsidR="002D7C8C" w:rsidRPr="00281338" w:rsidRDefault="002D7C8C" w:rsidP="00AD2CAB">
            <w:pPr>
              <w:spacing w:line="220" w:lineRule="exact"/>
              <w:rPr>
                <w:sz w:val="18"/>
              </w:rPr>
            </w:pPr>
          </w:p>
        </w:tc>
      </w:tr>
      <w:tr w:rsidR="002D7C8C" w:rsidRPr="00281338" w14:paraId="6D26C320"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0658E1FC" w14:textId="77777777" w:rsidR="002D7C8C" w:rsidRPr="00281338" w:rsidRDefault="007A5047" w:rsidP="00AD2CAB">
            <w:pPr>
              <w:spacing w:line="220" w:lineRule="exact"/>
              <w:rPr>
                <w:sz w:val="18"/>
              </w:rPr>
            </w:pPr>
            <w:r>
              <w:rPr>
                <w:sz w:val="18"/>
              </w:rPr>
              <w:t xml:space="preserve">Serge </w:t>
            </w:r>
            <w:proofErr w:type="spellStart"/>
            <w:r>
              <w:rPr>
                <w:sz w:val="18"/>
              </w:rPr>
              <w:t>Massiera</w:t>
            </w:r>
            <w:proofErr w:type="spellEnd"/>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1AE22976" w14:textId="77777777" w:rsidR="002D7C8C" w:rsidRPr="00281338" w:rsidRDefault="007A5047" w:rsidP="00AD2CAB">
            <w:pPr>
              <w:spacing w:line="220" w:lineRule="exact"/>
              <w:rPr>
                <w:sz w:val="18"/>
              </w:rPr>
            </w:pPr>
            <w:r w:rsidRPr="007A5047">
              <w:rPr>
                <w:sz w:val="18"/>
              </w:rPr>
              <w:t xml:space="preserve">Directeur des </w:t>
            </w:r>
            <w:proofErr w:type="spellStart"/>
            <w:r w:rsidRPr="007A5047">
              <w:rPr>
                <w:sz w:val="18"/>
              </w:rPr>
              <w:t>Systèmes</w:t>
            </w:r>
            <w:proofErr w:type="spellEnd"/>
            <w:r w:rsidRPr="007A5047">
              <w:rPr>
                <w:sz w:val="18"/>
              </w:rPr>
              <w:t xml:space="preserve"> </w:t>
            </w:r>
            <w:proofErr w:type="spellStart"/>
            <w:r w:rsidRPr="007A5047">
              <w:rPr>
                <w:sz w:val="18"/>
              </w:rPr>
              <w:t>d'Information</w:t>
            </w:r>
            <w:proofErr w:type="spellEnd"/>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715D4E15"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23898101" w14:textId="77777777" w:rsidR="002D7C8C" w:rsidRPr="00281338" w:rsidRDefault="002D7C8C" w:rsidP="00AD2CAB">
            <w:pPr>
              <w:spacing w:line="220" w:lineRule="exact"/>
              <w:rPr>
                <w:sz w:val="18"/>
              </w:rPr>
            </w:pPr>
          </w:p>
        </w:tc>
      </w:tr>
      <w:tr w:rsidR="002D7C8C" w:rsidRPr="00281338" w14:paraId="21291369"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03189292" w14:textId="77777777"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60BBACE6" w14:textId="77777777"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1AE4E6CD"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5A76F886" w14:textId="77777777" w:rsidR="002D7C8C" w:rsidRPr="00281338" w:rsidRDefault="002D7C8C" w:rsidP="00AD2CAB">
            <w:pPr>
              <w:spacing w:line="220" w:lineRule="exact"/>
              <w:rPr>
                <w:sz w:val="18"/>
              </w:rPr>
            </w:pPr>
          </w:p>
        </w:tc>
      </w:tr>
      <w:tr w:rsidR="002D7C8C" w:rsidRPr="00281338" w14:paraId="093B9E0C"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3FDA57BF" w14:textId="77777777"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3665017F" w14:textId="77777777"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BF72712"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33A2D7C0" w14:textId="77777777" w:rsidR="002D7C8C" w:rsidRPr="00281338" w:rsidRDefault="002D7C8C" w:rsidP="00AD2CAB">
            <w:pPr>
              <w:spacing w:line="220" w:lineRule="exact"/>
              <w:rPr>
                <w:sz w:val="18"/>
              </w:rPr>
            </w:pPr>
          </w:p>
        </w:tc>
      </w:tr>
    </w:tbl>
    <w:p w14:paraId="4F2AD5CD" w14:textId="77777777" w:rsidR="002D7C8C" w:rsidRPr="00281338" w:rsidRDefault="002D7C8C" w:rsidP="002D7C8C">
      <w:pPr>
        <w:sectPr w:rsidR="002D7C8C" w:rsidRPr="00281338" w:rsidSect="00E8609B">
          <w:type w:val="continuous"/>
          <w:pgSz w:w="12240" w:h="15840"/>
          <w:pgMar w:top="1440" w:right="1440" w:bottom="1440" w:left="1440" w:header="720" w:footer="360" w:gutter="0"/>
          <w:pgNumType w:fmt="lowerRoman" w:start="1"/>
          <w:cols w:space="720"/>
        </w:sectPr>
      </w:pPr>
    </w:p>
    <w:sdt>
      <w:sdtPr>
        <w:rPr>
          <w:rFonts w:cs="Times New Roman"/>
          <w:b w:val="0"/>
          <w:bCs/>
          <w:caps w:val="0"/>
          <w:sz w:val="20"/>
          <w:szCs w:val="24"/>
        </w:rPr>
        <w:id w:val="27061575"/>
        <w:docPartObj>
          <w:docPartGallery w:val="Table of Contents"/>
          <w:docPartUnique/>
        </w:docPartObj>
      </w:sdtPr>
      <w:sdtEndPr>
        <w:rPr>
          <w:bCs w:val="0"/>
        </w:rPr>
      </w:sdtEndPr>
      <w:sdtContent>
        <w:p w14:paraId="416B212D" w14:textId="7A810541" w:rsidR="00FF51D2" w:rsidRDefault="002D7C8C">
          <w:pPr>
            <w:pStyle w:val="TM1"/>
            <w:tabs>
              <w:tab w:val="left" w:pos="660"/>
            </w:tabs>
            <w:rPr>
              <w:rFonts w:asciiTheme="minorHAnsi" w:eastAsiaTheme="minorEastAsia" w:hAnsiTheme="minorHAnsi" w:cstheme="minorBidi"/>
              <w:b w:val="0"/>
              <w:caps w:val="0"/>
              <w:noProof/>
              <w:sz w:val="22"/>
              <w:szCs w:val="22"/>
              <w:lang w:val="fr-FR" w:eastAsia="fr-FR"/>
            </w:rPr>
          </w:pPr>
          <w:r>
            <w:fldChar w:fldCharType="begin"/>
          </w:r>
          <w:r>
            <w:instrText xml:space="preserve"> TOC \o "1-3" \h \z \u </w:instrText>
          </w:r>
          <w:r>
            <w:fldChar w:fldCharType="separate"/>
          </w:r>
          <w:hyperlink w:anchor="_Toc500837464" w:history="1">
            <w:r w:rsidR="00FF51D2" w:rsidRPr="00D62B1F">
              <w:rPr>
                <w:rStyle w:val="Lienhypertexte"/>
                <w:noProof/>
              </w:rPr>
              <w:t>1</w:t>
            </w:r>
            <w:r w:rsidR="00FF51D2">
              <w:rPr>
                <w:rFonts w:asciiTheme="minorHAnsi" w:eastAsiaTheme="minorEastAsia" w:hAnsiTheme="minorHAnsi" w:cstheme="minorBidi"/>
                <w:b w:val="0"/>
                <w:caps w:val="0"/>
                <w:noProof/>
                <w:sz w:val="22"/>
                <w:szCs w:val="22"/>
                <w:lang w:val="fr-FR" w:eastAsia="fr-FR"/>
              </w:rPr>
              <w:tab/>
            </w:r>
            <w:r w:rsidR="00FF51D2" w:rsidRPr="00D62B1F">
              <w:rPr>
                <w:rStyle w:val="Lienhypertexte"/>
                <w:noProof/>
              </w:rPr>
              <w:t>Section 1 DOCUMENT SCOPE</w:t>
            </w:r>
            <w:r w:rsidR="00FF51D2">
              <w:rPr>
                <w:noProof/>
                <w:webHidden/>
              </w:rPr>
              <w:tab/>
            </w:r>
            <w:r w:rsidR="00FF51D2">
              <w:rPr>
                <w:noProof/>
                <w:webHidden/>
              </w:rPr>
              <w:fldChar w:fldCharType="begin"/>
            </w:r>
            <w:r w:rsidR="00FF51D2">
              <w:rPr>
                <w:noProof/>
                <w:webHidden/>
              </w:rPr>
              <w:instrText xml:space="preserve"> PAGEREF _Toc500837464 \h </w:instrText>
            </w:r>
            <w:r w:rsidR="00FF51D2">
              <w:rPr>
                <w:noProof/>
                <w:webHidden/>
              </w:rPr>
            </w:r>
            <w:r w:rsidR="00FF51D2">
              <w:rPr>
                <w:noProof/>
                <w:webHidden/>
              </w:rPr>
              <w:fldChar w:fldCharType="separate"/>
            </w:r>
            <w:r w:rsidR="00FF51D2">
              <w:rPr>
                <w:noProof/>
                <w:webHidden/>
              </w:rPr>
              <w:t>6</w:t>
            </w:r>
            <w:r w:rsidR="00FF51D2">
              <w:rPr>
                <w:noProof/>
                <w:webHidden/>
              </w:rPr>
              <w:fldChar w:fldCharType="end"/>
            </w:r>
          </w:hyperlink>
        </w:p>
        <w:p w14:paraId="45E49BDB" w14:textId="6E9AD92D"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465" w:history="1">
            <w:r w:rsidRPr="00D62B1F">
              <w:rPr>
                <w:rStyle w:val="Lienhypertexte"/>
                <w:noProof/>
              </w:rPr>
              <w:t>1.1</w:t>
            </w:r>
            <w:r>
              <w:rPr>
                <w:rFonts w:asciiTheme="minorHAnsi" w:eastAsiaTheme="minorEastAsia" w:hAnsiTheme="minorHAnsi" w:cstheme="minorBidi"/>
                <w:noProof/>
                <w:sz w:val="22"/>
                <w:szCs w:val="22"/>
                <w:lang w:val="fr-FR" w:eastAsia="fr-FR"/>
              </w:rPr>
              <w:tab/>
            </w:r>
            <w:r w:rsidRPr="00D62B1F">
              <w:rPr>
                <w:rStyle w:val="Lienhypertexte"/>
                <w:noProof/>
              </w:rPr>
              <w:t>Context</w:t>
            </w:r>
            <w:r>
              <w:rPr>
                <w:noProof/>
                <w:webHidden/>
              </w:rPr>
              <w:tab/>
            </w:r>
            <w:r>
              <w:rPr>
                <w:noProof/>
                <w:webHidden/>
              </w:rPr>
              <w:fldChar w:fldCharType="begin"/>
            </w:r>
            <w:r>
              <w:rPr>
                <w:noProof/>
                <w:webHidden/>
              </w:rPr>
              <w:instrText xml:space="preserve"> PAGEREF _Toc500837465 \h </w:instrText>
            </w:r>
            <w:r>
              <w:rPr>
                <w:noProof/>
                <w:webHidden/>
              </w:rPr>
            </w:r>
            <w:r>
              <w:rPr>
                <w:noProof/>
                <w:webHidden/>
              </w:rPr>
              <w:fldChar w:fldCharType="separate"/>
            </w:r>
            <w:r>
              <w:rPr>
                <w:noProof/>
                <w:webHidden/>
              </w:rPr>
              <w:t>6</w:t>
            </w:r>
            <w:r>
              <w:rPr>
                <w:noProof/>
                <w:webHidden/>
              </w:rPr>
              <w:fldChar w:fldCharType="end"/>
            </w:r>
          </w:hyperlink>
        </w:p>
        <w:p w14:paraId="6E3BF899" w14:textId="3E09FD30"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466" w:history="1">
            <w:r w:rsidRPr="00D62B1F">
              <w:rPr>
                <w:rStyle w:val="Lienhypertexte"/>
                <w:noProof/>
              </w:rPr>
              <w:t>1.2</w:t>
            </w:r>
            <w:r>
              <w:rPr>
                <w:rFonts w:asciiTheme="minorHAnsi" w:eastAsiaTheme="minorEastAsia" w:hAnsiTheme="minorHAnsi" w:cstheme="minorBidi"/>
                <w:noProof/>
                <w:sz w:val="22"/>
                <w:szCs w:val="22"/>
                <w:lang w:val="fr-FR" w:eastAsia="fr-FR"/>
              </w:rPr>
              <w:tab/>
            </w:r>
            <w:r w:rsidRPr="00D62B1F">
              <w:rPr>
                <w:rStyle w:val="Lienhypertexte"/>
                <w:noProof/>
              </w:rPr>
              <w:t>Glossary</w:t>
            </w:r>
            <w:r>
              <w:rPr>
                <w:noProof/>
                <w:webHidden/>
              </w:rPr>
              <w:tab/>
            </w:r>
            <w:r>
              <w:rPr>
                <w:noProof/>
                <w:webHidden/>
              </w:rPr>
              <w:fldChar w:fldCharType="begin"/>
            </w:r>
            <w:r>
              <w:rPr>
                <w:noProof/>
                <w:webHidden/>
              </w:rPr>
              <w:instrText xml:space="preserve"> PAGEREF _Toc500837466 \h </w:instrText>
            </w:r>
            <w:r>
              <w:rPr>
                <w:noProof/>
                <w:webHidden/>
              </w:rPr>
            </w:r>
            <w:r>
              <w:rPr>
                <w:noProof/>
                <w:webHidden/>
              </w:rPr>
              <w:fldChar w:fldCharType="separate"/>
            </w:r>
            <w:r>
              <w:rPr>
                <w:noProof/>
                <w:webHidden/>
              </w:rPr>
              <w:t>8</w:t>
            </w:r>
            <w:r>
              <w:rPr>
                <w:noProof/>
                <w:webHidden/>
              </w:rPr>
              <w:fldChar w:fldCharType="end"/>
            </w:r>
          </w:hyperlink>
        </w:p>
        <w:p w14:paraId="0DBCEFD5" w14:textId="48E7FC67" w:rsidR="00FF51D2" w:rsidRDefault="00FF51D2">
          <w:pPr>
            <w:pStyle w:val="TM1"/>
            <w:tabs>
              <w:tab w:val="left" w:pos="660"/>
            </w:tabs>
            <w:rPr>
              <w:rFonts w:asciiTheme="minorHAnsi" w:eastAsiaTheme="minorEastAsia" w:hAnsiTheme="minorHAnsi" w:cstheme="minorBidi"/>
              <w:b w:val="0"/>
              <w:caps w:val="0"/>
              <w:noProof/>
              <w:sz w:val="22"/>
              <w:szCs w:val="22"/>
              <w:lang w:val="fr-FR" w:eastAsia="fr-FR"/>
            </w:rPr>
          </w:pPr>
          <w:hyperlink w:anchor="_Toc500837467" w:history="1">
            <w:r w:rsidRPr="00D62B1F">
              <w:rPr>
                <w:rStyle w:val="Lienhypertexte"/>
                <w:noProof/>
                <w:lang w:val="en-GB"/>
              </w:rPr>
              <w:t>2</w:t>
            </w:r>
            <w:r>
              <w:rPr>
                <w:rFonts w:asciiTheme="minorHAnsi" w:eastAsiaTheme="minorEastAsia" w:hAnsiTheme="minorHAnsi" w:cstheme="minorBidi"/>
                <w:b w:val="0"/>
                <w:caps w:val="0"/>
                <w:noProof/>
                <w:sz w:val="22"/>
                <w:szCs w:val="22"/>
                <w:lang w:val="fr-FR" w:eastAsia="fr-FR"/>
              </w:rPr>
              <w:tab/>
            </w:r>
            <w:r w:rsidRPr="00D62B1F">
              <w:rPr>
                <w:rStyle w:val="Lienhypertexte"/>
                <w:noProof/>
              </w:rPr>
              <w:t>Section 2 OVERALL TECHNICAL ARCHITECTURE</w:t>
            </w:r>
            <w:r>
              <w:rPr>
                <w:noProof/>
                <w:webHidden/>
              </w:rPr>
              <w:tab/>
            </w:r>
            <w:r>
              <w:rPr>
                <w:noProof/>
                <w:webHidden/>
              </w:rPr>
              <w:fldChar w:fldCharType="begin"/>
            </w:r>
            <w:r>
              <w:rPr>
                <w:noProof/>
                <w:webHidden/>
              </w:rPr>
              <w:instrText xml:space="preserve"> PAGEREF _Toc500837467 \h </w:instrText>
            </w:r>
            <w:r>
              <w:rPr>
                <w:noProof/>
                <w:webHidden/>
              </w:rPr>
            </w:r>
            <w:r>
              <w:rPr>
                <w:noProof/>
                <w:webHidden/>
              </w:rPr>
              <w:fldChar w:fldCharType="separate"/>
            </w:r>
            <w:r>
              <w:rPr>
                <w:noProof/>
                <w:webHidden/>
              </w:rPr>
              <w:t>9</w:t>
            </w:r>
            <w:r>
              <w:rPr>
                <w:noProof/>
                <w:webHidden/>
              </w:rPr>
              <w:fldChar w:fldCharType="end"/>
            </w:r>
          </w:hyperlink>
        </w:p>
        <w:p w14:paraId="244987BC" w14:textId="017F33AB" w:rsidR="00FF51D2" w:rsidRDefault="00FF51D2">
          <w:pPr>
            <w:pStyle w:val="TM2"/>
            <w:tabs>
              <w:tab w:val="right" w:leader="dot" w:pos="9530"/>
            </w:tabs>
            <w:rPr>
              <w:rFonts w:asciiTheme="minorHAnsi" w:eastAsiaTheme="minorEastAsia" w:hAnsiTheme="minorHAnsi" w:cstheme="minorBidi"/>
              <w:noProof/>
              <w:sz w:val="22"/>
              <w:szCs w:val="22"/>
              <w:lang w:val="fr-FR" w:eastAsia="fr-FR"/>
            </w:rPr>
          </w:pPr>
          <w:hyperlink w:anchor="_Toc500837468" w:history="1">
            <w:r w:rsidRPr="00D62B1F">
              <w:rPr>
                <w:rStyle w:val="Lienhypertexte"/>
                <w:noProof/>
              </w:rPr>
              <w:t>2.1 System Architecture Context Diagram</w:t>
            </w:r>
            <w:r>
              <w:rPr>
                <w:noProof/>
                <w:webHidden/>
              </w:rPr>
              <w:tab/>
            </w:r>
            <w:r>
              <w:rPr>
                <w:noProof/>
                <w:webHidden/>
              </w:rPr>
              <w:fldChar w:fldCharType="begin"/>
            </w:r>
            <w:r>
              <w:rPr>
                <w:noProof/>
                <w:webHidden/>
              </w:rPr>
              <w:instrText xml:space="preserve"> PAGEREF _Toc500837468 \h </w:instrText>
            </w:r>
            <w:r>
              <w:rPr>
                <w:noProof/>
                <w:webHidden/>
              </w:rPr>
            </w:r>
            <w:r>
              <w:rPr>
                <w:noProof/>
                <w:webHidden/>
              </w:rPr>
              <w:fldChar w:fldCharType="separate"/>
            </w:r>
            <w:r>
              <w:rPr>
                <w:noProof/>
                <w:webHidden/>
              </w:rPr>
              <w:t>9</w:t>
            </w:r>
            <w:r>
              <w:rPr>
                <w:noProof/>
                <w:webHidden/>
              </w:rPr>
              <w:fldChar w:fldCharType="end"/>
            </w:r>
          </w:hyperlink>
        </w:p>
        <w:p w14:paraId="33E90A78" w14:textId="485D19E2"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469" w:history="1">
            <w:r w:rsidRPr="00D62B1F">
              <w:rPr>
                <w:rStyle w:val="Lienhypertexte"/>
                <w:noProof/>
              </w:rPr>
              <w:t>2.2</w:t>
            </w:r>
            <w:r>
              <w:rPr>
                <w:rFonts w:asciiTheme="minorHAnsi" w:eastAsiaTheme="minorEastAsia" w:hAnsiTheme="minorHAnsi" w:cstheme="minorBidi"/>
                <w:noProof/>
                <w:sz w:val="22"/>
                <w:szCs w:val="22"/>
                <w:lang w:val="fr-FR" w:eastAsia="fr-FR"/>
              </w:rPr>
              <w:tab/>
            </w:r>
            <w:r w:rsidRPr="00D62B1F">
              <w:rPr>
                <w:rStyle w:val="Lienhypertexte"/>
                <w:noProof/>
              </w:rPr>
              <w:t>System Architecture Model</w:t>
            </w:r>
            <w:r>
              <w:rPr>
                <w:noProof/>
                <w:webHidden/>
              </w:rPr>
              <w:tab/>
            </w:r>
            <w:r>
              <w:rPr>
                <w:noProof/>
                <w:webHidden/>
              </w:rPr>
              <w:fldChar w:fldCharType="begin"/>
            </w:r>
            <w:r>
              <w:rPr>
                <w:noProof/>
                <w:webHidden/>
              </w:rPr>
              <w:instrText xml:space="preserve"> PAGEREF _Toc500837469 \h </w:instrText>
            </w:r>
            <w:r>
              <w:rPr>
                <w:noProof/>
                <w:webHidden/>
              </w:rPr>
            </w:r>
            <w:r>
              <w:rPr>
                <w:noProof/>
                <w:webHidden/>
              </w:rPr>
              <w:fldChar w:fldCharType="separate"/>
            </w:r>
            <w:r>
              <w:rPr>
                <w:noProof/>
                <w:webHidden/>
              </w:rPr>
              <w:t>13</w:t>
            </w:r>
            <w:r>
              <w:rPr>
                <w:noProof/>
                <w:webHidden/>
              </w:rPr>
              <w:fldChar w:fldCharType="end"/>
            </w:r>
          </w:hyperlink>
        </w:p>
        <w:p w14:paraId="0E4368E6" w14:textId="7F94F3C1" w:rsidR="00FF51D2" w:rsidRDefault="00FF51D2">
          <w:pPr>
            <w:pStyle w:val="TM3"/>
            <w:tabs>
              <w:tab w:val="right" w:leader="dot" w:pos="9530"/>
            </w:tabs>
            <w:rPr>
              <w:rFonts w:asciiTheme="minorHAnsi" w:eastAsiaTheme="minorEastAsia" w:hAnsiTheme="minorHAnsi" w:cstheme="minorBidi"/>
              <w:noProof/>
              <w:sz w:val="22"/>
              <w:szCs w:val="22"/>
              <w:lang w:val="fr-FR" w:eastAsia="fr-FR"/>
            </w:rPr>
          </w:pPr>
          <w:hyperlink w:anchor="_Toc500837470" w:history="1">
            <w:r w:rsidRPr="00D62B1F">
              <w:rPr>
                <w:rStyle w:val="Lienhypertexte"/>
                <w:noProof/>
              </w:rPr>
              <w:t>2.2.1 Overall Architectural Considerations</w:t>
            </w:r>
            <w:r>
              <w:rPr>
                <w:noProof/>
                <w:webHidden/>
              </w:rPr>
              <w:tab/>
            </w:r>
            <w:r>
              <w:rPr>
                <w:noProof/>
                <w:webHidden/>
              </w:rPr>
              <w:fldChar w:fldCharType="begin"/>
            </w:r>
            <w:r>
              <w:rPr>
                <w:noProof/>
                <w:webHidden/>
              </w:rPr>
              <w:instrText xml:space="preserve"> PAGEREF _Toc500837470 \h </w:instrText>
            </w:r>
            <w:r>
              <w:rPr>
                <w:noProof/>
                <w:webHidden/>
              </w:rPr>
            </w:r>
            <w:r>
              <w:rPr>
                <w:noProof/>
                <w:webHidden/>
              </w:rPr>
              <w:fldChar w:fldCharType="separate"/>
            </w:r>
            <w:r>
              <w:rPr>
                <w:noProof/>
                <w:webHidden/>
              </w:rPr>
              <w:t>15</w:t>
            </w:r>
            <w:r>
              <w:rPr>
                <w:noProof/>
                <w:webHidden/>
              </w:rPr>
              <w:fldChar w:fldCharType="end"/>
            </w:r>
          </w:hyperlink>
        </w:p>
        <w:p w14:paraId="4B1C0816" w14:textId="1FE8A136"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475" w:history="1">
            <w:r w:rsidRPr="00D62B1F">
              <w:rPr>
                <w:rStyle w:val="Lienhypertexte"/>
                <w:noProof/>
              </w:rPr>
              <w:t>2.3</w:t>
            </w:r>
            <w:r>
              <w:rPr>
                <w:rFonts w:asciiTheme="minorHAnsi" w:eastAsiaTheme="minorEastAsia" w:hAnsiTheme="minorHAnsi" w:cstheme="minorBidi"/>
                <w:noProof/>
                <w:sz w:val="22"/>
                <w:szCs w:val="22"/>
                <w:lang w:val="fr-FR" w:eastAsia="fr-FR"/>
              </w:rPr>
              <w:tab/>
            </w:r>
            <w:r w:rsidRPr="00D62B1F">
              <w:rPr>
                <w:rStyle w:val="Lienhypertexte"/>
                <w:noProof/>
              </w:rPr>
              <w:t>System Architecture Component Definitions</w:t>
            </w:r>
            <w:r>
              <w:rPr>
                <w:noProof/>
                <w:webHidden/>
              </w:rPr>
              <w:tab/>
            </w:r>
            <w:r>
              <w:rPr>
                <w:noProof/>
                <w:webHidden/>
              </w:rPr>
              <w:fldChar w:fldCharType="begin"/>
            </w:r>
            <w:r>
              <w:rPr>
                <w:noProof/>
                <w:webHidden/>
              </w:rPr>
              <w:instrText xml:space="preserve"> PAGEREF _Toc500837475 \h </w:instrText>
            </w:r>
            <w:r>
              <w:rPr>
                <w:noProof/>
                <w:webHidden/>
              </w:rPr>
            </w:r>
            <w:r>
              <w:rPr>
                <w:noProof/>
                <w:webHidden/>
              </w:rPr>
              <w:fldChar w:fldCharType="separate"/>
            </w:r>
            <w:r>
              <w:rPr>
                <w:noProof/>
                <w:webHidden/>
              </w:rPr>
              <w:t>18</w:t>
            </w:r>
            <w:r>
              <w:rPr>
                <w:noProof/>
                <w:webHidden/>
              </w:rPr>
              <w:fldChar w:fldCharType="end"/>
            </w:r>
          </w:hyperlink>
        </w:p>
        <w:p w14:paraId="0D6F073E" w14:textId="1963DFD9"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476" w:history="1">
            <w:r w:rsidRPr="00D62B1F">
              <w:rPr>
                <w:rStyle w:val="Lienhypertexte"/>
                <w:noProof/>
              </w:rPr>
              <w:t>2.3.1</w:t>
            </w:r>
            <w:r>
              <w:rPr>
                <w:rFonts w:asciiTheme="minorHAnsi" w:eastAsiaTheme="minorEastAsia" w:hAnsiTheme="minorHAnsi" w:cstheme="minorBidi"/>
                <w:noProof/>
                <w:sz w:val="22"/>
                <w:szCs w:val="22"/>
                <w:lang w:val="fr-FR" w:eastAsia="fr-FR"/>
              </w:rPr>
              <w:tab/>
            </w:r>
            <w:r w:rsidRPr="00D62B1F">
              <w:rPr>
                <w:rStyle w:val="Lienhypertexte"/>
                <w:noProof/>
              </w:rPr>
              <w:t>Docker Images Management Components</w:t>
            </w:r>
            <w:r>
              <w:rPr>
                <w:noProof/>
                <w:webHidden/>
              </w:rPr>
              <w:tab/>
            </w:r>
            <w:r>
              <w:rPr>
                <w:noProof/>
                <w:webHidden/>
              </w:rPr>
              <w:fldChar w:fldCharType="begin"/>
            </w:r>
            <w:r>
              <w:rPr>
                <w:noProof/>
                <w:webHidden/>
              </w:rPr>
              <w:instrText xml:space="preserve"> PAGEREF _Toc500837476 \h </w:instrText>
            </w:r>
            <w:r>
              <w:rPr>
                <w:noProof/>
                <w:webHidden/>
              </w:rPr>
            </w:r>
            <w:r>
              <w:rPr>
                <w:noProof/>
                <w:webHidden/>
              </w:rPr>
              <w:fldChar w:fldCharType="separate"/>
            </w:r>
            <w:r>
              <w:rPr>
                <w:noProof/>
                <w:webHidden/>
              </w:rPr>
              <w:t>18</w:t>
            </w:r>
            <w:r>
              <w:rPr>
                <w:noProof/>
                <w:webHidden/>
              </w:rPr>
              <w:fldChar w:fldCharType="end"/>
            </w:r>
          </w:hyperlink>
        </w:p>
        <w:p w14:paraId="7775816E" w14:textId="65CD19C0"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477" w:history="1">
            <w:r w:rsidRPr="00D62B1F">
              <w:rPr>
                <w:rStyle w:val="Lienhypertexte"/>
                <w:noProof/>
              </w:rPr>
              <w:t>2.3.2</w:t>
            </w:r>
            <w:r>
              <w:rPr>
                <w:rFonts w:asciiTheme="minorHAnsi" w:eastAsiaTheme="minorEastAsia" w:hAnsiTheme="minorHAnsi" w:cstheme="minorBidi"/>
                <w:noProof/>
                <w:sz w:val="22"/>
                <w:szCs w:val="22"/>
                <w:lang w:val="fr-FR" w:eastAsia="fr-FR"/>
              </w:rPr>
              <w:tab/>
            </w:r>
            <w:r w:rsidRPr="00D62B1F">
              <w:rPr>
                <w:rStyle w:val="Lienhypertexte"/>
                <w:noProof/>
              </w:rPr>
              <w:t>Docker Swarm Management Component</w:t>
            </w:r>
            <w:r>
              <w:rPr>
                <w:noProof/>
                <w:webHidden/>
              </w:rPr>
              <w:tab/>
            </w:r>
            <w:r>
              <w:rPr>
                <w:noProof/>
                <w:webHidden/>
              </w:rPr>
              <w:fldChar w:fldCharType="begin"/>
            </w:r>
            <w:r>
              <w:rPr>
                <w:noProof/>
                <w:webHidden/>
              </w:rPr>
              <w:instrText xml:space="preserve"> PAGEREF _Toc500837477 \h </w:instrText>
            </w:r>
            <w:r>
              <w:rPr>
                <w:noProof/>
                <w:webHidden/>
              </w:rPr>
            </w:r>
            <w:r>
              <w:rPr>
                <w:noProof/>
                <w:webHidden/>
              </w:rPr>
              <w:fldChar w:fldCharType="separate"/>
            </w:r>
            <w:r>
              <w:rPr>
                <w:noProof/>
                <w:webHidden/>
              </w:rPr>
              <w:t>19</w:t>
            </w:r>
            <w:r>
              <w:rPr>
                <w:noProof/>
                <w:webHidden/>
              </w:rPr>
              <w:fldChar w:fldCharType="end"/>
            </w:r>
          </w:hyperlink>
        </w:p>
        <w:p w14:paraId="71F343BB" w14:textId="156B8773"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478" w:history="1">
            <w:r w:rsidRPr="00D62B1F">
              <w:rPr>
                <w:rStyle w:val="Lienhypertexte"/>
                <w:noProof/>
              </w:rPr>
              <w:t>2.3.3</w:t>
            </w:r>
            <w:r>
              <w:rPr>
                <w:rFonts w:asciiTheme="minorHAnsi" w:eastAsiaTheme="minorEastAsia" w:hAnsiTheme="minorHAnsi" w:cstheme="minorBidi"/>
                <w:noProof/>
                <w:sz w:val="22"/>
                <w:szCs w:val="22"/>
                <w:lang w:val="fr-FR" w:eastAsia="fr-FR"/>
              </w:rPr>
              <w:tab/>
            </w:r>
            <w:r w:rsidRPr="00D62B1F">
              <w:rPr>
                <w:rStyle w:val="Lienhypertexte"/>
                <w:noProof/>
              </w:rPr>
              <w:t>Security Component IDM GE</w:t>
            </w:r>
            <w:r>
              <w:rPr>
                <w:noProof/>
                <w:webHidden/>
              </w:rPr>
              <w:tab/>
            </w:r>
            <w:r>
              <w:rPr>
                <w:noProof/>
                <w:webHidden/>
              </w:rPr>
              <w:fldChar w:fldCharType="begin"/>
            </w:r>
            <w:r>
              <w:rPr>
                <w:noProof/>
                <w:webHidden/>
              </w:rPr>
              <w:instrText xml:space="preserve"> PAGEREF _Toc500837478 \h </w:instrText>
            </w:r>
            <w:r>
              <w:rPr>
                <w:noProof/>
                <w:webHidden/>
              </w:rPr>
            </w:r>
            <w:r>
              <w:rPr>
                <w:noProof/>
                <w:webHidden/>
              </w:rPr>
              <w:fldChar w:fldCharType="separate"/>
            </w:r>
            <w:r>
              <w:rPr>
                <w:noProof/>
                <w:webHidden/>
              </w:rPr>
              <w:t>19</w:t>
            </w:r>
            <w:r>
              <w:rPr>
                <w:noProof/>
                <w:webHidden/>
              </w:rPr>
              <w:fldChar w:fldCharType="end"/>
            </w:r>
          </w:hyperlink>
        </w:p>
        <w:p w14:paraId="1C7A56FF" w14:textId="6F587451"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479" w:history="1">
            <w:r w:rsidRPr="00D62B1F">
              <w:rPr>
                <w:rStyle w:val="Lienhypertexte"/>
                <w:noProof/>
              </w:rPr>
              <w:t>2.3.4</w:t>
            </w:r>
            <w:r>
              <w:rPr>
                <w:rFonts w:asciiTheme="minorHAnsi" w:eastAsiaTheme="minorEastAsia" w:hAnsiTheme="minorHAnsi" w:cstheme="minorBidi"/>
                <w:noProof/>
                <w:sz w:val="22"/>
                <w:szCs w:val="22"/>
                <w:lang w:val="fr-FR" w:eastAsia="fr-FR"/>
              </w:rPr>
              <w:tab/>
            </w:r>
            <w:r w:rsidRPr="00D62B1F">
              <w:rPr>
                <w:rStyle w:val="Lienhypertexte"/>
                <w:noProof/>
              </w:rPr>
              <w:t>Orion Context Broker Component</w:t>
            </w:r>
            <w:r>
              <w:rPr>
                <w:noProof/>
                <w:webHidden/>
              </w:rPr>
              <w:tab/>
            </w:r>
            <w:r>
              <w:rPr>
                <w:noProof/>
                <w:webHidden/>
              </w:rPr>
              <w:fldChar w:fldCharType="begin"/>
            </w:r>
            <w:r>
              <w:rPr>
                <w:noProof/>
                <w:webHidden/>
              </w:rPr>
              <w:instrText xml:space="preserve"> PAGEREF _Toc500837479 \h </w:instrText>
            </w:r>
            <w:r>
              <w:rPr>
                <w:noProof/>
                <w:webHidden/>
              </w:rPr>
            </w:r>
            <w:r>
              <w:rPr>
                <w:noProof/>
                <w:webHidden/>
              </w:rPr>
              <w:fldChar w:fldCharType="separate"/>
            </w:r>
            <w:r>
              <w:rPr>
                <w:noProof/>
                <w:webHidden/>
              </w:rPr>
              <w:t>20</w:t>
            </w:r>
            <w:r>
              <w:rPr>
                <w:noProof/>
                <w:webHidden/>
              </w:rPr>
              <w:fldChar w:fldCharType="end"/>
            </w:r>
          </w:hyperlink>
        </w:p>
        <w:p w14:paraId="1C682412" w14:textId="75975058"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480" w:history="1">
            <w:r w:rsidRPr="00D62B1F">
              <w:rPr>
                <w:rStyle w:val="Lienhypertexte"/>
                <w:noProof/>
              </w:rPr>
              <w:t>2.3.5</w:t>
            </w:r>
            <w:r>
              <w:rPr>
                <w:rFonts w:asciiTheme="minorHAnsi" w:eastAsiaTheme="minorEastAsia" w:hAnsiTheme="minorHAnsi" w:cstheme="minorBidi"/>
                <w:noProof/>
                <w:sz w:val="22"/>
                <w:szCs w:val="22"/>
                <w:lang w:val="fr-FR" w:eastAsia="fr-FR"/>
              </w:rPr>
              <w:tab/>
            </w:r>
            <w:r w:rsidRPr="00D62B1F">
              <w:rPr>
                <w:rStyle w:val="Lienhypertexte"/>
                <w:noProof/>
              </w:rPr>
              <w:t>MongoDB Cluster Component</w:t>
            </w:r>
            <w:r>
              <w:rPr>
                <w:noProof/>
                <w:webHidden/>
              </w:rPr>
              <w:tab/>
            </w:r>
            <w:r>
              <w:rPr>
                <w:noProof/>
                <w:webHidden/>
              </w:rPr>
              <w:fldChar w:fldCharType="begin"/>
            </w:r>
            <w:r>
              <w:rPr>
                <w:noProof/>
                <w:webHidden/>
              </w:rPr>
              <w:instrText xml:space="preserve"> PAGEREF _Toc500837480 \h </w:instrText>
            </w:r>
            <w:r>
              <w:rPr>
                <w:noProof/>
                <w:webHidden/>
              </w:rPr>
            </w:r>
            <w:r>
              <w:rPr>
                <w:noProof/>
                <w:webHidden/>
              </w:rPr>
              <w:fldChar w:fldCharType="separate"/>
            </w:r>
            <w:r>
              <w:rPr>
                <w:noProof/>
                <w:webHidden/>
              </w:rPr>
              <w:t>20</w:t>
            </w:r>
            <w:r>
              <w:rPr>
                <w:noProof/>
                <w:webHidden/>
              </w:rPr>
              <w:fldChar w:fldCharType="end"/>
            </w:r>
          </w:hyperlink>
        </w:p>
        <w:p w14:paraId="623C7930" w14:textId="5B102EAB"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481" w:history="1">
            <w:r w:rsidRPr="00D62B1F">
              <w:rPr>
                <w:rStyle w:val="Lienhypertexte"/>
                <w:noProof/>
              </w:rPr>
              <w:t>2.3.6</w:t>
            </w:r>
            <w:r>
              <w:rPr>
                <w:rFonts w:asciiTheme="minorHAnsi" w:eastAsiaTheme="minorEastAsia" w:hAnsiTheme="minorHAnsi" w:cstheme="minorBidi"/>
                <w:noProof/>
                <w:sz w:val="22"/>
                <w:szCs w:val="22"/>
                <w:lang w:val="fr-FR" w:eastAsia="fr-FR"/>
              </w:rPr>
              <w:tab/>
            </w:r>
            <w:r w:rsidRPr="00D62B1F">
              <w:rPr>
                <w:rStyle w:val="Lienhypertexte"/>
                <w:noProof/>
              </w:rPr>
              <w:t>Citus/PostgreSQL Cluster Component</w:t>
            </w:r>
            <w:r>
              <w:rPr>
                <w:noProof/>
                <w:webHidden/>
              </w:rPr>
              <w:tab/>
            </w:r>
            <w:r>
              <w:rPr>
                <w:noProof/>
                <w:webHidden/>
              </w:rPr>
              <w:fldChar w:fldCharType="begin"/>
            </w:r>
            <w:r>
              <w:rPr>
                <w:noProof/>
                <w:webHidden/>
              </w:rPr>
              <w:instrText xml:space="preserve"> PAGEREF _Toc500837481 \h </w:instrText>
            </w:r>
            <w:r>
              <w:rPr>
                <w:noProof/>
                <w:webHidden/>
              </w:rPr>
            </w:r>
            <w:r>
              <w:rPr>
                <w:noProof/>
                <w:webHidden/>
              </w:rPr>
              <w:fldChar w:fldCharType="separate"/>
            </w:r>
            <w:r>
              <w:rPr>
                <w:noProof/>
                <w:webHidden/>
              </w:rPr>
              <w:t>20</w:t>
            </w:r>
            <w:r>
              <w:rPr>
                <w:noProof/>
                <w:webHidden/>
              </w:rPr>
              <w:fldChar w:fldCharType="end"/>
            </w:r>
          </w:hyperlink>
        </w:p>
        <w:p w14:paraId="45021E8C" w14:textId="11E9615A"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482" w:history="1">
            <w:r w:rsidRPr="00D62B1F">
              <w:rPr>
                <w:rStyle w:val="Lienhypertexte"/>
                <w:noProof/>
              </w:rPr>
              <w:t>2.3.7</w:t>
            </w:r>
            <w:r>
              <w:rPr>
                <w:rFonts w:asciiTheme="minorHAnsi" w:eastAsiaTheme="minorEastAsia" w:hAnsiTheme="minorHAnsi" w:cstheme="minorBidi"/>
                <w:noProof/>
                <w:sz w:val="22"/>
                <w:szCs w:val="22"/>
                <w:lang w:val="fr-FR" w:eastAsia="fr-FR"/>
              </w:rPr>
              <w:tab/>
            </w:r>
            <w:r w:rsidRPr="00D62B1F">
              <w:rPr>
                <w:rStyle w:val="Lienhypertexte"/>
                <w:noProof/>
              </w:rPr>
              <w:t>Galera/MySQL Cluster Component</w:t>
            </w:r>
            <w:r>
              <w:rPr>
                <w:noProof/>
                <w:webHidden/>
              </w:rPr>
              <w:tab/>
            </w:r>
            <w:r>
              <w:rPr>
                <w:noProof/>
                <w:webHidden/>
              </w:rPr>
              <w:fldChar w:fldCharType="begin"/>
            </w:r>
            <w:r>
              <w:rPr>
                <w:noProof/>
                <w:webHidden/>
              </w:rPr>
              <w:instrText xml:space="preserve"> PAGEREF _Toc500837482 \h </w:instrText>
            </w:r>
            <w:r>
              <w:rPr>
                <w:noProof/>
                <w:webHidden/>
              </w:rPr>
            </w:r>
            <w:r>
              <w:rPr>
                <w:noProof/>
                <w:webHidden/>
              </w:rPr>
              <w:fldChar w:fldCharType="separate"/>
            </w:r>
            <w:r>
              <w:rPr>
                <w:noProof/>
                <w:webHidden/>
              </w:rPr>
              <w:t>21</w:t>
            </w:r>
            <w:r>
              <w:rPr>
                <w:noProof/>
                <w:webHidden/>
              </w:rPr>
              <w:fldChar w:fldCharType="end"/>
            </w:r>
          </w:hyperlink>
        </w:p>
        <w:p w14:paraId="7D5AC137" w14:textId="6202DB13"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483" w:history="1">
            <w:r w:rsidRPr="00D62B1F">
              <w:rPr>
                <w:rStyle w:val="Lienhypertexte"/>
                <w:noProof/>
              </w:rPr>
              <w:t>2.3.8</w:t>
            </w:r>
            <w:r>
              <w:rPr>
                <w:rFonts w:asciiTheme="minorHAnsi" w:eastAsiaTheme="minorEastAsia" w:hAnsiTheme="minorHAnsi" w:cstheme="minorBidi"/>
                <w:noProof/>
                <w:sz w:val="22"/>
                <w:szCs w:val="22"/>
                <w:lang w:val="fr-FR" w:eastAsia="fr-FR"/>
              </w:rPr>
              <w:tab/>
            </w:r>
            <w:r w:rsidRPr="00D62B1F">
              <w:rPr>
                <w:rStyle w:val="Lienhypertexte"/>
                <w:noProof/>
              </w:rPr>
              <w:t>Cosmos Big Data Component</w:t>
            </w:r>
            <w:r>
              <w:rPr>
                <w:noProof/>
                <w:webHidden/>
              </w:rPr>
              <w:tab/>
            </w:r>
            <w:r>
              <w:rPr>
                <w:noProof/>
                <w:webHidden/>
              </w:rPr>
              <w:fldChar w:fldCharType="begin"/>
            </w:r>
            <w:r>
              <w:rPr>
                <w:noProof/>
                <w:webHidden/>
              </w:rPr>
              <w:instrText xml:space="preserve"> PAGEREF _Toc500837483 \h </w:instrText>
            </w:r>
            <w:r>
              <w:rPr>
                <w:noProof/>
                <w:webHidden/>
              </w:rPr>
            </w:r>
            <w:r>
              <w:rPr>
                <w:noProof/>
                <w:webHidden/>
              </w:rPr>
              <w:fldChar w:fldCharType="separate"/>
            </w:r>
            <w:r>
              <w:rPr>
                <w:noProof/>
                <w:webHidden/>
              </w:rPr>
              <w:t>21</w:t>
            </w:r>
            <w:r>
              <w:rPr>
                <w:noProof/>
                <w:webHidden/>
              </w:rPr>
              <w:fldChar w:fldCharType="end"/>
            </w:r>
          </w:hyperlink>
        </w:p>
        <w:p w14:paraId="1DB34B73" w14:textId="5B8EF7E6"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484" w:history="1">
            <w:r w:rsidRPr="00D62B1F">
              <w:rPr>
                <w:rStyle w:val="Lienhypertexte"/>
                <w:noProof/>
              </w:rPr>
              <w:t>2.3.9</w:t>
            </w:r>
            <w:r>
              <w:rPr>
                <w:rFonts w:asciiTheme="minorHAnsi" w:eastAsiaTheme="minorEastAsia" w:hAnsiTheme="minorHAnsi" w:cstheme="minorBidi"/>
                <w:noProof/>
                <w:sz w:val="22"/>
                <w:szCs w:val="22"/>
                <w:lang w:val="fr-FR" w:eastAsia="fr-FR"/>
              </w:rPr>
              <w:tab/>
            </w:r>
            <w:r w:rsidRPr="00D62B1F">
              <w:rPr>
                <w:rStyle w:val="Lienhypertexte"/>
                <w:noProof/>
              </w:rPr>
              <w:t>Knowage Analytics Component</w:t>
            </w:r>
            <w:r>
              <w:rPr>
                <w:noProof/>
                <w:webHidden/>
              </w:rPr>
              <w:tab/>
            </w:r>
            <w:r>
              <w:rPr>
                <w:noProof/>
                <w:webHidden/>
              </w:rPr>
              <w:fldChar w:fldCharType="begin"/>
            </w:r>
            <w:r>
              <w:rPr>
                <w:noProof/>
                <w:webHidden/>
              </w:rPr>
              <w:instrText xml:space="preserve"> PAGEREF _Toc500837484 \h </w:instrText>
            </w:r>
            <w:r>
              <w:rPr>
                <w:noProof/>
                <w:webHidden/>
              </w:rPr>
            </w:r>
            <w:r>
              <w:rPr>
                <w:noProof/>
                <w:webHidden/>
              </w:rPr>
              <w:fldChar w:fldCharType="separate"/>
            </w:r>
            <w:r>
              <w:rPr>
                <w:noProof/>
                <w:webHidden/>
              </w:rPr>
              <w:t>22</w:t>
            </w:r>
            <w:r>
              <w:rPr>
                <w:noProof/>
                <w:webHidden/>
              </w:rPr>
              <w:fldChar w:fldCharType="end"/>
            </w:r>
          </w:hyperlink>
        </w:p>
        <w:p w14:paraId="026246FC" w14:textId="47E19604"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485" w:history="1">
            <w:r w:rsidRPr="00D62B1F">
              <w:rPr>
                <w:rStyle w:val="Lienhypertexte"/>
                <w:noProof/>
              </w:rPr>
              <w:t>2.3.10</w:t>
            </w:r>
            <w:r>
              <w:rPr>
                <w:rFonts w:asciiTheme="minorHAnsi" w:eastAsiaTheme="minorEastAsia" w:hAnsiTheme="minorHAnsi" w:cstheme="minorBidi"/>
                <w:noProof/>
                <w:sz w:val="22"/>
                <w:szCs w:val="22"/>
                <w:lang w:val="fr-FR" w:eastAsia="fr-FR"/>
              </w:rPr>
              <w:tab/>
            </w:r>
            <w:r w:rsidRPr="00D62B1F">
              <w:rPr>
                <w:rStyle w:val="Lienhypertexte"/>
                <w:noProof/>
              </w:rPr>
              <w:t>CKAN Open Data Component</w:t>
            </w:r>
            <w:r>
              <w:rPr>
                <w:noProof/>
                <w:webHidden/>
              </w:rPr>
              <w:tab/>
            </w:r>
            <w:r>
              <w:rPr>
                <w:noProof/>
                <w:webHidden/>
              </w:rPr>
              <w:fldChar w:fldCharType="begin"/>
            </w:r>
            <w:r>
              <w:rPr>
                <w:noProof/>
                <w:webHidden/>
              </w:rPr>
              <w:instrText xml:space="preserve"> PAGEREF _Toc500837485 \h </w:instrText>
            </w:r>
            <w:r>
              <w:rPr>
                <w:noProof/>
                <w:webHidden/>
              </w:rPr>
            </w:r>
            <w:r>
              <w:rPr>
                <w:noProof/>
                <w:webHidden/>
              </w:rPr>
              <w:fldChar w:fldCharType="separate"/>
            </w:r>
            <w:r>
              <w:rPr>
                <w:noProof/>
                <w:webHidden/>
              </w:rPr>
              <w:t>22</w:t>
            </w:r>
            <w:r>
              <w:rPr>
                <w:noProof/>
                <w:webHidden/>
              </w:rPr>
              <w:fldChar w:fldCharType="end"/>
            </w:r>
          </w:hyperlink>
        </w:p>
        <w:p w14:paraId="0F49DA9C" w14:textId="17386D78"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486" w:history="1">
            <w:r w:rsidRPr="00D62B1F">
              <w:rPr>
                <w:rStyle w:val="Lienhypertexte"/>
                <w:noProof/>
              </w:rPr>
              <w:t>2.3.11</w:t>
            </w:r>
            <w:r>
              <w:rPr>
                <w:rFonts w:asciiTheme="minorHAnsi" w:eastAsiaTheme="minorEastAsia" w:hAnsiTheme="minorHAnsi" w:cstheme="minorBidi"/>
                <w:noProof/>
                <w:sz w:val="22"/>
                <w:szCs w:val="22"/>
                <w:lang w:val="fr-FR" w:eastAsia="fr-FR"/>
              </w:rPr>
              <w:tab/>
            </w:r>
            <w:r w:rsidRPr="00D62B1F">
              <w:rPr>
                <w:rStyle w:val="Lienhypertexte"/>
                <w:noProof/>
              </w:rPr>
              <w:t>IDAS IOT Components</w:t>
            </w:r>
            <w:r>
              <w:rPr>
                <w:noProof/>
                <w:webHidden/>
              </w:rPr>
              <w:tab/>
            </w:r>
            <w:r>
              <w:rPr>
                <w:noProof/>
                <w:webHidden/>
              </w:rPr>
              <w:fldChar w:fldCharType="begin"/>
            </w:r>
            <w:r>
              <w:rPr>
                <w:noProof/>
                <w:webHidden/>
              </w:rPr>
              <w:instrText xml:space="preserve"> PAGEREF _Toc500837486 \h </w:instrText>
            </w:r>
            <w:r>
              <w:rPr>
                <w:noProof/>
                <w:webHidden/>
              </w:rPr>
            </w:r>
            <w:r>
              <w:rPr>
                <w:noProof/>
                <w:webHidden/>
              </w:rPr>
              <w:fldChar w:fldCharType="separate"/>
            </w:r>
            <w:r>
              <w:rPr>
                <w:noProof/>
                <w:webHidden/>
              </w:rPr>
              <w:t>23</w:t>
            </w:r>
            <w:r>
              <w:rPr>
                <w:noProof/>
                <w:webHidden/>
              </w:rPr>
              <w:fldChar w:fldCharType="end"/>
            </w:r>
          </w:hyperlink>
        </w:p>
        <w:p w14:paraId="1F545AD5" w14:textId="0247917F"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487" w:history="1">
            <w:r w:rsidRPr="00D62B1F">
              <w:rPr>
                <w:rStyle w:val="Lienhypertexte"/>
                <w:noProof/>
              </w:rPr>
              <w:t>2.3.12</w:t>
            </w:r>
            <w:r>
              <w:rPr>
                <w:rFonts w:asciiTheme="minorHAnsi" w:eastAsiaTheme="minorEastAsia" w:hAnsiTheme="minorHAnsi" w:cstheme="minorBidi"/>
                <w:noProof/>
                <w:sz w:val="22"/>
                <w:szCs w:val="22"/>
                <w:lang w:val="fr-FR" w:eastAsia="fr-FR"/>
              </w:rPr>
              <w:tab/>
            </w:r>
            <w:r w:rsidRPr="00D62B1F">
              <w:rPr>
                <w:rStyle w:val="Lienhypertexte"/>
                <w:noProof/>
              </w:rPr>
              <w:t>IOT Broker Component</w:t>
            </w:r>
            <w:r>
              <w:rPr>
                <w:noProof/>
                <w:webHidden/>
              </w:rPr>
              <w:tab/>
            </w:r>
            <w:r>
              <w:rPr>
                <w:noProof/>
                <w:webHidden/>
              </w:rPr>
              <w:fldChar w:fldCharType="begin"/>
            </w:r>
            <w:r>
              <w:rPr>
                <w:noProof/>
                <w:webHidden/>
              </w:rPr>
              <w:instrText xml:space="preserve"> PAGEREF _Toc500837487 \h </w:instrText>
            </w:r>
            <w:r>
              <w:rPr>
                <w:noProof/>
                <w:webHidden/>
              </w:rPr>
            </w:r>
            <w:r>
              <w:rPr>
                <w:noProof/>
                <w:webHidden/>
              </w:rPr>
              <w:fldChar w:fldCharType="separate"/>
            </w:r>
            <w:r>
              <w:rPr>
                <w:noProof/>
                <w:webHidden/>
              </w:rPr>
              <w:t>24</w:t>
            </w:r>
            <w:r>
              <w:rPr>
                <w:noProof/>
                <w:webHidden/>
              </w:rPr>
              <w:fldChar w:fldCharType="end"/>
            </w:r>
          </w:hyperlink>
        </w:p>
        <w:p w14:paraId="022D64CA" w14:textId="2AC203F8"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488" w:history="1">
            <w:r w:rsidRPr="00D62B1F">
              <w:rPr>
                <w:rStyle w:val="Lienhypertexte"/>
                <w:noProof/>
              </w:rPr>
              <w:t>2.3.13</w:t>
            </w:r>
            <w:r>
              <w:rPr>
                <w:rFonts w:asciiTheme="minorHAnsi" w:eastAsiaTheme="minorEastAsia" w:hAnsiTheme="minorHAnsi" w:cstheme="minorBidi"/>
                <w:noProof/>
                <w:sz w:val="22"/>
                <w:szCs w:val="22"/>
                <w:lang w:val="fr-FR" w:eastAsia="fr-FR"/>
              </w:rPr>
              <w:tab/>
            </w:r>
            <w:r w:rsidRPr="00D62B1F">
              <w:rPr>
                <w:rStyle w:val="Lienhypertexte"/>
                <w:noProof/>
              </w:rPr>
              <w:t>IOT Discovery Component</w:t>
            </w:r>
            <w:r>
              <w:rPr>
                <w:noProof/>
                <w:webHidden/>
              </w:rPr>
              <w:tab/>
            </w:r>
            <w:r>
              <w:rPr>
                <w:noProof/>
                <w:webHidden/>
              </w:rPr>
              <w:fldChar w:fldCharType="begin"/>
            </w:r>
            <w:r>
              <w:rPr>
                <w:noProof/>
                <w:webHidden/>
              </w:rPr>
              <w:instrText xml:space="preserve"> PAGEREF _Toc500837488 \h </w:instrText>
            </w:r>
            <w:r>
              <w:rPr>
                <w:noProof/>
                <w:webHidden/>
              </w:rPr>
            </w:r>
            <w:r>
              <w:rPr>
                <w:noProof/>
                <w:webHidden/>
              </w:rPr>
              <w:fldChar w:fldCharType="separate"/>
            </w:r>
            <w:r>
              <w:rPr>
                <w:noProof/>
                <w:webHidden/>
              </w:rPr>
              <w:t>24</w:t>
            </w:r>
            <w:r>
              <w:rPr>
                <w:noProof/>
                <w:webHidden/>
              </w:rPr>
              <w:fldChar w:fldCharType="end"/>
            </w:r>
          </w:hyperlink>
        </w:p>
        <w:p w14:paraId="228050D5" w14:textId="2A5706A9"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489" w:history="1">
            <w:r w:rsidRPr="00D62B1F">
              <w:rPr>
                <w:rStyle w:val="Lienhypertexte"/>
                <w:noProof/>
              </w:rPr>
              <w:t>2.3.14</w:t>
            </w:r>
            <w:r>
              <w:rPr>
                <w:rFonts w:asciiTheme="minorHAnsi" w:eastAsiaTheme="minorEastAsia" w:hAnsiTheme="minorHAnsi" w:cstheme="minorBidi"/>
                <w:noProof/>
                <w:sz w:val="22"/>
                <w:szCs w:val="22"/>
                <w:lang w:val="fr-FR" w:eastAsia="fr-FR"/>
              </w:rPr>
              <w:tab/>
            </w:r>
            <w:r w:rsidRPr="00D62B1F">
              <w:rPr>
                <w:rStyle w:val="Lienhypertexte"/>
                <w:noProof/>
              </w:rPr>
              <w:t>CEP Component</w:t>
            </w:r>
            <w:r>
              <w:rPr>
                <w:noProof/>
                <w:webHidden/>
              </w:rPr>
              <w:tab/>
            </w:r>
            <w:r>
              <w:rPr>
                <w:noProof/>
                <w:webHidden/>
              </w:rPr>
              <w:fldChar w:fldCharType="begin"/>
            </w:r>
            <w:r>
              <w:rPr>
                <w:noProof/>
                <w:webHidden/>
              </w:rPr>
              <w:instrText xml:space="preserve"> PAGEREF _Toc500837489 \h </w:instrText>
            </w:r>
            <w:r>
              <w:rPr>
                <w:noProof/>
                <w:webHidden/>
              </w:rPr>
            </w:r>
            <w:r>
              <w:rPr>
                <w:noProof/>
                <w:webHidden/>
              </w:rPr>
              <w:fldChar w:fldCharType="separate"/>
            </w:r>
            <w:r>
              <w:rPr>
                <w:noProof/>
                <w:webHidden/>
              </w:rPr>
              <w:t>24</w:t>
            </w:r>
            <w:r>
              <w:rPr>
                <w:noProof/>
                <w:webHidden/>
              </w:rPr>
              <w:fldChar w:fldCharType="end"/>
            </w:r>
          </w:hyperlink>
        </w:p>
        <w:p w14:paraId="2FA9BEBE" w14:textId="033298F1"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490" w:history="1">
            <w:r w:rsidRPr="00D62B1F">
              <w:rPr>
                <w:rStyle w:val="Lienhypertexte"/>
                <w:noProof/>
              </w:rPr>
              <w:t>2.3.15</w:t>
            </w:r>
            <w:r>
              <w:rPr>
                <w:rFonts w:asciiTheme="minorHAnsi" w:eastAsiaTheme="minorEastAsia" w:hAnsiTheme="minorHAnsi" w:cstheme="minorBidi"/>
                <w:noProof/>
                <w:sz w:val="22"/>
                <w:szCs w:val="22"/>
                <w:lang w:val="fr-FR" w:eastAsia="fr-FR"/>
              </w:rPr>
              <w:tab/>
            </w:r>
            <w:r w:rsidRPr="00D62B1F">
              <w:rPr>
                <w:rStyle w:val="Lienhypertexte"/>
                <w:noProof/>
              </w:rPr>
              <w:t>Application Mashup Components</w:t>
            </w:r>
            <w:r>
              <w:rPr>
                <w:noProof/>
                <w:webHidden/>
              </w:rPr>
              <w:tab/>
            </w:r>
            <w:r>
              <w:rPr>
                <w:noProof/>
                <w:webHidden/>
              </w:rPr>
              <w:fldChar w:fldCharType="begin"/>
            </w:r>
            <w:r>
              <w:rPr>
                <w:noProof/>
                <w:webHidden/>
              </w:rPr>
              <w:instrText xml:space="preserve"> PAGEREF _Toc500837490 \h </w:instrText>
            </w:r>
            <w:r>
              <w:rPr>
                <w:noProof/>
                <w:webHidden/>
              </w:rPr>
            </w:r>
            <w:r>
              <w:rPr>
                <w:noProof/>
                <w:webHidden/>
              </w:rPr>
              <w:fldChar w:fldCharType="separate"/>
            </w:r>
            <w:r>
              <w:rPr>
                <w:noProof/>
                <w:webHidden/>
              </w:rPr>
              <w:t>24</w:t>
            </w:r>
            <w:r>
              <w:rPr>
                <w:noProof/>
                <w:webHidden/>
              </w:rPr>
              <w:fldChar w:fldCharType="end"/>
            </w:r>
          </w:hyperlink>
        </w:p>
        <w:p w14:paraId="1E0754D2" w14:textId="66E55F4D"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491" w:history="1">
            <w:r w:rsidRPr="00D62B1F">
              <w:rPr>
                <w:rStyle w:val="Lienhypertexte"/>
                <w:noProof/>
              </w:rPr>
              <w:t>2.3.16</w:t>
            </w:r>
            <w:r>
              <w:rPr>
                <w:rFonts w:asciiTheme="minorHAnsi" w:eastAsiaTheme="minorEastAsia" w:hAnsiTheme="minorHAnsi" w:cstheme="minorBidi"/>
                <w:noProof/>
                <w:sz w:val="22"/>
                <w:szCs w:val="22"/>
                <w:lang w:val="fr-FR" w:eastAsia="fr-FR"/>
              </w:rPr>
              <w:tab/>
            </w:r>
            <w:r w:rsidRPr="00D62B1F">
              <w:rPr>
                <w:rStyle w:val="Lienhypertexte"/>
                <w:noProof/>
              </w:rPr>
              <w:t>Business Ecosystem Component</w:t>
            </w:r>
            <w:r>
              <w:rPr>
                <w:noProof/>
                <w:webHidden/>
              </w:rPr>
              <w:tab/>
            </w:r>
            <w:r>
              <w:rPr>
                <w:noProof/>
                <w:webHidden/>
              </w:rPr>
              <w:fldChar w:fldCharType="begin"/>
            </w:r>
            <w:r>
              <w:rPr>
                <w:noProof/>
                <w:webHidden/>
              </w:rPr>
              <w:instrText xml:space="preserve"> PAGEREF _Toc500837491 \h </w:instrText>
            </w:r>
            <w:r>
              <w:rPr>
                <w:noProof/>
                <w:webHidden/>
              </w:rPr>
            </w:r>
            <w:r>
              <w:rPr>
                <w:noProof/>
                <w:webHidden/>
              </w:rPr>
              <w:fldChar w:fldCharType="separate"/>
            </w:r>
            <w:r>
              <w:rPr>
                <w:noProof/>
                <w:webHidden/>
              </w:rPr>
              <w:t>25</w:t>
            </w:r>
            <w:r>
              <w:rPr>
                <w:noProof/>
                <w:webHidden/>
              </w:rPr>
              <w:fldChar w:fldCharType="end"/>
            </w:r>
          </w:hyperlink>
        </w:p>
        <w:p w14:paraId="1A4DAEF1" w14:textId="1E766856"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492" w:history="1">
            <w:r w:rsidRPr="00D62B1F">
              <w:rPr>
                <w:rStyle w:val="Lienhypertexte"/>
                <w:noProof/>
              </w:rPr>
              <w:t>2.3.17</w:t>
            </w:r>
            <w:r>
              <w:rPr>
                <w:rFonts w:asciiTheme="minorHAnsi" w:eastAsiaTheme="minorEastAsia" w:hAnsiTheme="minorHAnsi" w:cstheme="minorBidi"/>
                <w:noProof/>
                <w:sz w:val="22"/>
                <w:szCs w:val="22"/>
                <w:lang w:val="fr-FR" w:eastAsia="fr-FR"/>
              </w:rPr>
              <w:tab/>
            </w:r>
            <w:r w:rsidRPr="00D62B1F">
              <w:rPr>
                <w:rStyle w:val="Lienhypertexte"/>
                <w:noProof/>
              </w:rPr>
              <w:t>Development Components</w:t>
            </w:r>
            <w:r>
              <w:rPr>
                <w:noProof/>
                <w:webHidden/>
              </w:rPr>
              <w:tab/>
            </w:r>
            <w:r>
              <w:rPr>
                <w:noProof/>
                <w:webHidden/>
              </w:rPr>
              <w:fldChar w:fldCharType="begin"/>
            </w:r>
            <w:r>
              <w:rPr>
                <w:noProof/>
                <w:webHidden/>
              </w:rPr>
              <w:instrText xml:space="preserve"> PAGEREF _Toc500837492 \h </w:instrText>
            </w:r>
            <w:r>
              <w:rPr>
                <w:noProof/>
                <w:webHidden/>
              </w:rPr>
            </w:r>
            <w:r>
              <w:rPr>
                <w:noProof/>
                <w:webHidden/>
              </w:rPr>
              <w:fldChar w:fldCharType="separate"/>
            </w:r>
            <w:r>
              <w:rPr>
                <w:noProof/>
                <w:webHidden/>
              </w:rPr>
              <w:t>26</w:t>
            </w:r>
            <w:r>
              <w:rPr>
                <w:noProof/>
                <w:webHidden/>
              </w:rPr>
              <w:fldChar w:fldCharType="end"/>
            </w:r>
          </w:hyperlink>
        </w:p>
        <w:p w14:paraId="313D254C" w14:textId="102562DF"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493" w:history="1">
            <w:r w:rsidRPr="00D62B1F">
              <w:rPr>
                <w:rStyle w:val="Lienhypertexte"/>
                <w:noProof/>
              </w:rPr>
              <w:t>2.3.18</w:t>
            </w:r>
            <w:r>
              <w:rPr>
                <w:rFonts w:asciiTheme="minorHAnsi" w:eastAsiaTheme="minorEastAsia" w:hAnsiTheme="minorHAnsi" w:cstheme="minorBidi"/>
                <w:noProof/>
                <w:sz w:val="22"/>
                <w:szCs w:val="22"/>
                <w:lang w:val="fr-FR" w:eastAsia="fr-FR"/>
              </w:rPr>
              <w:tab/>
            </w:r>
            <w:r w:rsidRPr="00D62B1F">
              <w:rPr>
                <w:rStyle w:val="Lienhypertexte"/>
                <w:noProof/>
              </w:rPr>
              <w:t>Monitoring Components</w:t>
            </w:r>
            <w:r>
              <w:rPr>
                <w:noProof/>
                <w:webHidden/>
              </w:rPr>
              <w:tab/>
            </w:r>
            <w:r>
              <w:rPr>
                <w:noProof/>
                <w:webHidden/>
              </w:rPr>
              <w:fldChar w:fldCharType="begin"/>
            </w:r>
            <w:r>
              <w:rPr>
                <w:noProof/>
                <w:webHidden/>
              </w:rPr>
              <w:instrText xml:space="preserve"> PAGEREF _Toc500837493 \h </w:instrText>
            </w:r>
            <w:r>
              <w:rPr>
                <w:noProof/>
                <w:webHidden/>
              </w:rPr>
            </w:r>
            <w:r>
              <w:rPr>
                <w:noProof/>
                <w:webHidden/>
              </w:rPr>
              <w:fldChar w:fldCharType="separate"/>
            </w:r>
            <w:r>
              <w:rPr>
                <w:noProof/>
                <w:webHidden/>
              </w:rPr>
              <w:t>26</w:t>
            </w:r>
            <w:r>
              <w:rPr>
                <w:noProof/>
                <w:webHidden/>
              </w:rPr>
              <w:fldChar w:fldCharType="end"/>
            </w:r>
          </w:hyperlink>
        </w:p>
        <w:p w14:paraId="11CCB4F8" w14:textId="4ED6AD29"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494" w:history="1">
            <w:r w:rsidRPr="00D62B1F">
              <w:rPr>
                <w:rStyle w:val="Lienhypertexte"/>
                <w:noProof/>
              </w:rPr>
              <w:t>2.3.19</w:t>
            </w:r>
            <w:r>
              <w:rPr>
                <w:rFonts w:asciiTheme="minorHAnsi" w:eastAsiaTheme="minorEastAsia" w:hAnsiTheme="minorHAnsi" w:cstheme="minorBidi"/>
                <w:noProof/>
                <w:sz w:val="22"/>
                <w:szCs w:val="22"/>
                <w:lang w:val="fr-FR" w:eastAsia="fr-FR"/>
              </w:rPr>
              <w:tab/>
            </w:r>
            <w:r w:rsidRPr="00D62B1F">
              <w:rPr>
                <w:rStyle w:val="Lienhypertexte"/>
                <w:noProof/>
              </w:rPr>
              <w:t>Poi Data Provider Component</w:t>
            </w:r>
            <w:r>
              <w:rPr>
                <w:noProof/>
                <w:webHidden/>
              </w:rPr>
              <w:tab/>
            </w:r>
            <w:r>
              <w:rPr>
                <w:noProof/>
                <w:webHidden/>
              </w:rPr>
              <w:fldChar w:fldCharType="begin"/>
            </w:r>
            <w:r>
              <w:rPr>
                <w:noProof/>
                <w:webHidden/>
              </w:rPr>
              <w:instrText xml:space="preserve"> PAGEREF _Toc500837494 \h </w:instrText>
            </w:r>
            <w:r>
              <w:rPr>
                <w:noProof/>
                <w:webHidden/>
              </w:rPr>
            </w:r>
            <w:r>
              <w:rPr>
                <w:noProof/>
                <w:webHidden/>
              </w:rPr>
              <w:fldChar w:fldCharType="separate"/>
            </w:r>
            <w:r>
              <w:rPr>
                <w:noProof/>
                <w:webHidden/>
              </w:rPr>
              <w:t>27</w:t>
            </w:r>
            <w:r>
              <w:rPr>
                <w:noProof/>
                <w:webHidden/>
              </w:rPr>
              <w:fldChar w:fldCharType="end"/>
            </w:r>
          </w:hyperlink>
        </w:p>
        <w:p w14:paraId="75475832" w14:textId="41669CC9"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495" w:history="1">
            <w:r w:rsidRPr="00D62B1F">
              <w:rPr>
                <w:rStyle w:val="Lienhypertexte"/>
                <w:noProof/>
              </w:rPr>
              <w:t>2.3.20</w:t>
            </w:r>
            <w:r>
              <w:rPr>
                <w:rFonts w:asciiTheme="minorHAnsi" w:eastAsiaTheme="minorEastAsia" w:hAnsiTheme="minorHAnsi" w:cstheme="minorBidi"/>
                <w:noProof/>
                <w:sz w:val="22"/>
                <w:szCs w:val="22"/>
                <w:lang w:val="fr-FR" w:eastAsia="fr-FR"/>
              </w:rPr>
              <w:tab/>
            </w:r>
            <w:r w:rsidRPr="00D62B1F">
              <w:rPr>
                <w:rStyle w:val="Lienhypertexte"/>
                <w:noProof/>
              </w:rPr>
              <w:t>GIS Data Provider Component</w:t>
            </w:r>
            <w:r>
              <w:rPr>
                <w:noProof/>
                <w:webHidden/>
              </w:rPr>
              <w:tab/>
            </w:r>
            <w:r>
              <w:rPr>
                <w:noProof/>
                <w:webHidden/>
              </w:rPr>
              <w:fldChar w:fldCharType="begin"/>
            </w:r>
            <w:r>
              <w:rPr>
                <w:noProof/>
                <w:webHidden/>
              </w:rPr>
              <w:instrText xml:space="preserve"> PAGEREF _Toc500837495 \h </w:instrText>
            </w:r>
            <w:r>
              <w:rPr>
                <w:noProof/>
                <w:webHidden/>
              </w:rPr>
            </w:r>
            <w:r>
              <w:rPr>
                <w:noProof/>
                <w:webHidden/>
              </w:rPr>
              <w:fldChar w:fldCharType="separate"/>
            </w:r>
            <w:r>
              <w:rPr>
                <w:noProof/>
                <w:webHidden/>
              </w:rPr>
              <w:t>27</w:t>
            </w:r>
            <w:r>
              <w:rPr>
                <w:noProof/>
                <w:webHidden/>
              </w:rPr>
              <w:fldChar w:fldCharType="end"/>
            </w:r>
          </w:hyperlink>
        </w:p>
        <w:p w14:paraId="4D0F68A7" w14:textId="6D950E36"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496" w:history="1">
            <w:r w:rsidRPr="00D62B1F">
              <w:rPr>
                <w:rStyle w:val="Lienhypertexte"/>
                <w:noProof/>
              </w:rPr>
              <w:t>2.3.21</w:t>
            </w:r>
            <w:r>
              <w:rPr>
                <w:rFonts w:asciiTheme="minorHAnsi" w:eastAsiaTheme="minorEastAsia" w:hAnsiTheme="minorHAnsi" w:cstheme="minorBidi"/>
                <w:noProof/>
                <w:sz w:val="22"/>
                <w:szCs w:val="22"/>
                <w:lang w:val="fr-FR" w:eastAsia="fr-FR"/>
              </w:rPr>
              <w:tab/>
            </w:r>
            <w:r w:rsidRPr="00D62B1F">
              <w:rPr>
                <w:rStyle w:val="Lienhypertexte"/>
                <w:noProof/>
              </w:rPr>
              <w:t>Load Balancing Component</w:t>
            </w:r>
            <w:r>
              <w:rPr>
                <w:noProof/>
                <w:webHidden/>
              </w:rPr>
              <w:tab/>
            </w:r>
            <w:r>
              <w:rPr>
                <w:noProof/>
                <w:webHidden/>
              </w:rPr>
              <w:fldChar w:fldCharType="begin"/>
            </w:r>
            <w:r>
              <w:rPr>
                <w:noProof/>
                <w:webHidden/>
              </w:rPr>
              <w:instrText xml:space="preserve"> PAGEREF _Toc500837496 \h </w:instrText>
            </w:r>
            <w:r>
              <w:rPr>
                <w:noProof/>
                <w:webHidden/>
              </w:rPr>
            </w:r>
            <w:r>
              <w:rPr>
                <w:noProof/>
                <w:webHidden/>
              </w:rPr>
              <w:fldChar w:fldCharType="separate"/>
            </w:r>
            <w:r>
              <w:rPr>
                <w:noProof/>
                <w:webHidden/>
              </w:rPr>
              <w:t>28</w:t>
            </w:r>
            <w:r>
              <w:rPr>
                <w:noProof/>
                <w:webHidden/>
              </w:rPr>
              <w:fldChar w:fldCharType="end"/>
            </w:r>
          </w:hyperlink>
        </w:p>
        <w:p w14:paraId="632EBD7C" w14:textId="4A201E18" w:rsidR="00FF51D2" w:rsidRDefault="00FF51D2">
          <w:pPr>
            <w:pStyle w:val="TM1"/>
            <w:tabs>
              <w:tab w:val="left" w:pos="660"/>
            </w:tabs>
            <w:rPr>
              <w:rFonts w:asciiTheme="minorHAnsi" w:eastAsiaTheme="minorEastAsia" w:hAnsiTheme="minorHAnsi" w:cstheme="minorBidi"/>
              <w:b w:val="0"/>
              <w:caps w:val="0"/>
              <w:noProof/>
              <w:sz w:val="22"/>
              <w:szCs w:val="22"/>
              <w:lang w:val="fr-FR" w:eastAsia="fr-FR"/>
            </w:rPr>
          </w:pPr>
          <w:hyperlink w:anchor="_Toc500837497" w:history="1">
            <w:r w:rsidRPr="00D62B1F">
              <w:rPr>
                <w:rStyle w:val="Lienhypertexte"/>
                <w:noProof/>
              </w:rPr>
              <w:t>3</w:t>
            </w:r>
            <w:r>
              <w:rPr>
                <w:rFonts w:asciiTheme="minorHAnsi" w:eastAsiaTheme="minorEastAsia" w:hAnsiTheme="minorHAnsi" w:cstheme="minorBidi"/>
                <w:b w:val="0"/>
                <w:caps w:val="0"/>
                <w:noProof/>
                <w:sz w:val="22"/>
                <w:szCs w:val="22"/>
                <w:lang w:val="fr-FR" w:eastAsia="fr-FR"/>
              </w:rPr>
              <w:tab/>
            </w:r>
            <w:r w:rsidRPr="00D62B1F">
              <w:rPr>
                <w:rStyle w:val="Lienhypertexte"/>
                <w:noProof/>
              </w:rPr>
              <w:t>Section 3 SYSTEM ARCHITECTURE DESIGN</w:t>
            </w:r>
            <w:r>
              <w:rPr>
                <w:noProof/>
                <w:webHidden/>
              </w:rPr>
              <w:tab/>
            </w:r>
            <w:r>
              <w:rPr>
                <w:noProof/>
                <w:webHidden/>
              </w:rPr>
              <w:fldChar w:fldCharType="begin"/>
            </w:r>
            <w:r>
              <w:rPr>
                <w:noProof/>
                <w:webHidden/>
              </w:rPr>
              <w:instrText xml:space="preserve"> PAGEREF _Toc500837497 \h </w:instrText>
            </w:r>
            <w:r>
              <w:rPr>
                <w:noProof/>
                <w:webHidden/>
              </w:rPr>
            </w:r>
            <w:r>
              <w:rPr>
                <w:noProof/>
                <w:webHidden/>
              </w:rPr>
              <w:fldChar w:fldCharType="separate"/>
            </w:r>
            <w:r>
              <w:rPr>
                <w:noProof/>
                <w:webHidden/>
              </w:rPr>
              <w:t>28</w:t>
            </w:r>
            <w:r>
              <w:rPr>
                <w:noProof/>
                <w:webHidden/>
              </w:rPr>
              <w:fldChar w:fldCharType="end"/>
            </w:r>
          </w:hyperlink>
        </w:p>
        <w:p w14:paraId="132830B1" w14:textId="13DEFB13"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498" w:history="1">
            <w:r w:rsidRPr="00D62B1F">
              <w:rPr>
                <w:rStyle w:val="Lienhypertexte"/>
                <w:noProof/>
              </w:rPr>
              <w:t>3.1</w:t>
            </w:r>
            <w:r>
              <w:rPr>
                <w:rFonts w:asciiTheme="minorHAnsi" w:eastAsiaTheme="minorEastAsia" w:hAnsiTheme="minorHAnsi" w:cstheme="minorBidi"/>
                <w:noProof/>
                <w:sz w:val="22"/>
                <w:szCs w:val="22"/>
                <w:lang w:val="fr-FR" w:eastAsia="fr-FR"/>
              </w:rPr>
              <w:tab/>
            </w:r>
            <w:r w:rsidRPr="00D62B1F">
              <w:rPr>
                <w:rStyle w:val="Lienhypertexte"/>
                <w:noProof/>
              </w:rPr>
              <w:t>Docker Images Management Component</w:t>
            </w:r>
            <w:r>
              <w:rPr>
                <w:noProof/>
                <w:webHidden/>
              </w:rPr>
              <w:tab/>
            </w:r>
            <w:r>
              <w:rPr>
                <w:noProof/>
                <w:webHidden/>
              </w:rPr>
              <w:fldChar w:fldCharType="begin"/>
            </w:r>
            <w:r>
              <w:rPr>
                <w:noProof/>
                <w:webHidden/>
              </w:rPr>
              <w:instrText xml:space="preserve"> PAGEREF _Toc500837498 \h </w:instrText>
            </w:r>
            <w:r>
              <w:rPr>
                <w:noProof/>
                <w:webHidden/>
              </w:rPr>
            </w:r>
            <w:r>
              <w:rPr>
                <w:noProof/>
                <w:webHidden/>
              </w:rPr>
              <w:fldChar w:fldCharType="separate"/>
            </w:r>
            <w:r>
              <w:rPr>
                <w:noProof/>
                <w:webHidden/>
              </w:rPr>
              <w:t>28</w:t>
            </w:r>
            <w:r>
              <w:rPr>
                <w:noProof/>
                <w:webHidden/>
              </w:rPr>
              <w:fldChar w:fldCharType="end"/>
            </w:r>
          </w:hyperlink>
        </w:p>
        <w:p w14:paraId="07E0A655" w14:textId="2412BB04"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499" w:history="1">
            <w:r w:rsidRPr="00D62B1F">
              <w:rPr>
                <w:rStyle w:val="Lienhypertexte"/>
                <w:noProof/>
              </w:rPr>
              <w:t>3.1.1</w:t>
            </w:r>
            <w:r>
              <w:rPr>
                <w:rFonts w:asciiTheme="minorHAnsi" w:eastAsiaTheme="minorEastAsia" w:hAnsiTheme="minorHAnsi" w:cstheme="minorBidi"/>
                <w:noProof/>
                <w:sz w:val="22"/>
                <w:szCs w:val="22"/>
                <w:lang w:val="fr-FR" w:eastAsia="fr-FR"/>
              </w:rPr>
              <w:tab/>
            </w:r>
            <w:r w:rsidRPr="00D62B1F">
              <w:rPr>
                <w:rStyle w:val="Lienhypertexte"/>
                <w:noProof/>
              </w:rPr>
              <w:t>Component Functions</w:t>
            </w:r>
            <w:r>
              <w:rPr>
                <w:noProof/>
                <w:webHidden/>
              </w:rPr>
              <w:tab/>
            </w:r>
            <w:r>
              <w:rPr>
                <w:noProof/>
                <w:webHidden/>
              </w:rPr>
              <w:fldChar w:fldCharType="begin"/>
            </w:r>
            <w:r>
              <w:rPr>
                <w:noProof/>
                <w:webHidden/>
              </w:rPr>
              <w:instrText xml:space="preserve"> PAGEREF _Toc500837499 \h </w:instrText>
            </w:r>
            <w:r>
              <w:rPr>
                <w:noProof/>
                <w:webHidden/>
              </w:rPr>
            </w:r>
            <w:r>
              <w:rPr>
                <w:noProof/>
                <w:webHidden/>
              </w:rPr>
              <w:fldChar w:fldCharType="separate"/>
            </w:r>
            <w:r>
              <w:rPr>
                <w:noProof/>
                <w:webHidden/>
              </w:rPr>
              <w:t>28</w:t>
            </w:r>
            <w:r>
              <w:rPr>
                <w:noProof/>
                <w:webHidden/>
              </w:rPr>
              <w:fldChar w:fldCharType="end"/>
            </w:r>
          </w:hyperlink>
        </w:p>
        <w:p w14:paraId="5059CEEA" w14:textId="397B1B9C"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00" w:history="1">
            <w:r w:rsidRPr="00D62B1F">
              <w:rPr>
                <w:rStyle w:val="Lienhypertexte"/>
                <w:noProof/>
              </w:rPr>
              <w:t>3.1.2</w:t>
            </w:r>
            <w:r>
              <w:rPr>
                <w:rFonts w:asciiTheme="minorHAnsi" w:eastAsiaTheme="minorEastAsia" w:hAnsiTheme="minorHAnsi" w:cstheme="minorBidi"/>
                <w:noProof/>
                <w:sz w:val="22"/>
                <w:szCs w:val="22"/>
                <w:lang w:val="fr-FR" w:eastAsia="fr-FR"/>
              </w:rPr>
              <w:tab/>
            </w:r>
            <w:r w:rsidRPr="00D62B1F">
              <w:rPr>
                <w:rStyle w:val="Lienhypertexte"/>
                <w:noProof/>
              </w:rPr>
              <w:t>Technical Considerations</w:t>
            </w:r>
            <w:r>
              <w:rPr>
                <w:noProof/>
                <w:webHidden/>
              </w:rPr>
              <w:tab/>
            </w:r>
            <w:r>
              <w:rPr>
                <w:noProof/>
                <w:webHidden/>
              </w:rPr>
              <w:fldChar w:fldCharType="begin"/>
            </w:r>
            <w:r>
              <w:rPr>
                <w:noProof/>
                <w:webHidden/>
              </w:rPr>
              <w:instrText xml:space="preserve"> PAGEREF _Toc500837500 \h </w:instrText>
            </w:r>
            <w:r>
              <w:rPr>
                <w:noProof/>
                <w:webHidden/>
              </w:rPr>
            </w:r>
            <w:r>
              <w:rPr>
                <w:noProof/>
                <w:webHidden/>
              </w:rPr>
              <w:fldChar w:fldCharType="separate"/>
            </w:r>
            <w:r>
              <w:rPr>
                <w:noProof/>
                <w:webHidden/>
              </w:rPr>
              <w:t>29</w:t>
            </w:r>
            <w:r>
              <w:rPr>
                <w:noProof/>
                <w:webHidden/>
              </w:rPr>
              <w:fldChar w:fldCharType="end"/>
            </w:r>
          </w:hyperlink>
        </w:p>
        <w:p w14:paraId="2063BE27" w14:textId="1908489C"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01" w:history="1">
            <w:r w:rsidRPr="00D62B1F">
              <w:rPr>
                <w:rStyle w:val="Lienhypertexte"/>
                <w:noProof/>
              </w:rPr>
              <w:t>3.1.3</w:t>
            </w:r>
            <w:r>
              <w:rPr>
                <w:rFonts w:asciiTheme="minorHAnsi" w:eastAsiaTheme="minorEastAsia" w:hAnsiTheme="minorHAnsi" w:cstheme="minorBidi"/>
                <w:noProof/>
                <w:sz w:val="22"/>
                <w:szCs w:val="22"/>
                <w:lang w:val="fr-FR" w:eastAsia="fr-FR"/>
              </w:rPr>
              <w:tab/>
            </w:r>
            <w:r w:rsidRPr="00D62B1F">
              <w:rPr>
                <w:rStyle w:val="Lienhypertexte"/>
                <w:noProof/>
              </w:rPr>
              <w:t>Selected Product(s)</w:t>
            </w:r>
            <w:r>
              <w:rPr>
                <w:noProof/>
                <w:webHidden/>
              </w:rPr>
              <w:tab/>
            </w:r>
            <w:r>
              <w:rPr>
                <w:noProof/>
                <w:webHidden/>
              </w:rPr>
              <w:fldChar w:fldCharType="begin"/>
            </w:r>
            <w:r>
              <w:rPr>
                <w:noProof/>
                <w:webHidden/>
              </w:rPr>
              <w:instrText xml:space="preserve"> PAGEREF _Toc500837501 \h </w:instrText>
            </w:r>
            <w:r>
              <w:rPr>
                <w:noProof/>
                <w:webHidden/>
              </w:rPr>
            </w:r>
            <w:r>
              <w:rPr>
                <w:noProof/>
                <w:webHidden/>
              </w:rPr>
              <w:fldChar w:fldCharType="separate"/>
            </w:r>
            <w:r>
              <w:rPr>
                <w:noProof/>
                <w:webHidden/>
              </w:rPr>
              <w:t>29</w:t>
            </w:r>
            <w:r>
              <w:rPr>
                <w:noProof/>
                <w:webHidden/>
              </w:rPr>
              <w:fldChar w:fldCharType="end"/>
            </w:r>
          </w:hyperlink>
        </w:p>
        <w:p w14:paraId="2D829B29" w14:textId="24A86725"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02" w:history="1">
            <w:r w:rsidRPr="00D62B1F">
              <w:rPr>
                <w:rStyle w:val="Lienhypertexte"/>
                <w:noProof/>
              </w:rPr>
              <w:t>3.1.4</w:t>
            </w:r>
            <w:r>
              <w:rPr>
                <w:rFonts w:asciiTheme="minorHAnsi" w:eastAsiaTheme="minorEastAsia" w:hAnsiTheme="minorHAnsi" w:cstheme="minorBidi"/>
                <w:noProof/>
                <w:sz w:val="22"/>
                <w:szCs w:val="22"/>
                <w:lang w:val="fr-FR" w:eastAsia="fr-FR"/>
              </w:rPr>
              <w:tab/>
            </w:r>
            <w:r w:rsidRPr="00D62B1F">
              <w:rPr>
                <w:rStyle w:val="Lienhypertexte"/>
                <w:noProof/>
              </w:rPr>
              <w:t>Selection Rationale</w:t>
            </w:r>
            <w:r>
              <w:rPr>
                <w:noProof/>
                <w:webHidden/>
              </w:rPr>
              <w:tab/>
            </w:r>
            <w:r>
              <w:rPr>
                <w:noProof/>
                <w:webHidden/>
              </w:rPr>
              <w:fldChar w:fldCharType="begin"/>
            </w:r>
            <w:r>
              <w:rPr>
                <w:noProof/>
                <w:webHidden/>
              </w:rPr>
              <w:instrText xml:space="preserve"> PAGEREF _Toc500837502 \h </w:instrText>
            </w:r>
            <w:r>
              <w:rPr>
                <w:noProof/>
                <w:webHidden/>
              </w:rPr>
            </w:r>
            <w:r>
              <w:rPr>
                <w:noProof/>
                <w:webHidden/>
              </w:rPr>
              <w:fldChar w:fldCharType="separate"/>
            </w:r>
            <w:r>
              <w:rPr>
                <w:noProof/>
                <w:webHidden/>
              </w:rPr>
              <w:t>29</w:t>
            </w:r>
            <w:r>
              <w:rPr>
                <w:noProof/>
                <w:webHidden/>
              </w:rPr>
              <w:fldChar w:fldCharType="end"/>
            </w:r>
          </w:hyperlink>
        </w:p>
        <w:p w14:paraId="06874831" w14:textId="5804696A"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03" w:history="1">
            <w:r w:rsidRPr="00D62B1F">
              <w:rPr>
                <w:rStyle w:val="Lienhypertexte"/>
                <w:noProof/>
              </w:rPr>
              <w:t>3.1.5</w:t>
            </w:r>
            <w:r>
              <w:rPr>
                <w:rFonts w:asciiTheme="minorHAnsi" w:eastAsiaTheme="minorEastAsia" w:hAnsiTheme="minorHAnsi" w:cstheme="minorBidi"/>
                <w:noProof/>
                <w:sz w:val="22"/>
                <w:szCs w:val="22"/>
                <w:lang w:val="fr-FR" w:eastAsia="fr-FR"/>
              </w:rPr>
              <w:tab/>
            </w:r>
            <w:r w:rsidRPr="00D62B1F">
              <w:rPr>
                <w:rStyle w:val="Lienhypertexte"/>
                <w:noProof/>
              </w:rPr>
              <w:t>Architecture Risks</w:t>
            </w:r>
            <w:r>
              <w:rPr>
                <w:noProof/>
                <w:webHidden/>
              </w:rPr>
              <w:tab/>
            </w:r>
            <w:r>
              <w:rPr>
                <w:noProof/>
                <w:webHidden/>
              </w:rPr>
              <w:fldChar w:fldCharType="begin"/>
            </w:r>
            <w:r>
              <w:rPr>
                <w:noProof/>
                <w:webHidden/>
              </w:rPr>
              <w:instrText xml:space="preserve"> PAGEREF _Toc500837503 \h </w:instrText>
            </w:r>
            <w:r>
              <w:rPr>
                <w:noProof/>
                <w:webHidden/>
              </w:rPr>
            </w:r>
            <w:r>
              <w:rPr>
                <w:noProof/>
                <w:webHidden/>
              </w:rPr>
              <w:fldChar w:fldCharType="separate"/>
            </w:r>
            <w:r>
              <w:rPr>
                <w:noProof/>
                <w:webHidden/>
              </w:rPr>
              <w:t>29</w:t>
            </w:r>
            <w:r>
              <w:rPr>
                <w:noProof/>
                <w:webHidden/>
              </w:rPr>
              <w:fldChar w:fldCharType="end"/>
            </w:r>
          </w:hyperlink>
        </w:p>
        <w:p w14:paraId="0EE9408B" w14:textId="3D507974"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504" w:history="1">
            <w:r w:rsidRPr="00D62B1F">
              <w:rPr>
                <w:rStyle w:val="Lienhypertexte"/>
                <w:noProof/>
              </w:rPr>
              <w:t>3.2</w:t>
            </w:r>
            <w:r>
              <w:rPr>
                <w:rFonts w:asciiTheme="minorHAnsi" w:eastAsiaTheme="minorEastAsia" w:hAnsiTheme="minorHAnsi" w:cstheme="minorBidi"/>
                <w:noProof/>
                <w:sz w:val="22"/>
                <w:szCs w:val="22"/>
                <w:lang w:val="fr-FR" w:eastAsia="fr-FR"/>
              </w:rPr>
              <w:tab/>
            </w:r>
            <w:r w:rsidRPr="00D62B1F">
              <w:rPr>
                <w:rStyle w:val="Lienhypertexte"/>
                <w:noProof/>
              </w:rPr>
              <w:t>Docker Swarm Manager Component</w:t>
            </w:r>
            <w:r>
              <w:rPr>
                <w:noProof/>
                <w:webHidden/>
              </w:rPr>
              <w:tab/>
            </w:r>
            <w:r>
              <w:rPr>
                <w:noProof/>
                <w:webHidden/>
              </w:rPr>
              <w:fldChar w:fldCharType="begin"/>
            </w:r>
            <w:r>
              <w:rPr>
                <w:noProof/>
                <w:webHidden/>
              </w:rPr>
              <w:instrText xml:space="preserve"> PAGEREF _Toc500837504 \h </w:instrText>
            </w:r>
            <w:r>
              <w:rPr>
                <w:noProof/>
                <w:webHidden/>
              </w:rPr>
            </w:r>
            <w:r>
              <w:rPr>
                <w:noProof/>
                <w:webHidden/>
              </w:rPr>
              <w:fldChar w:fldCharType="separate"/>
            </w:r>
            <w:r>
              <w:rPr>
                <w:noProof/>
                <w:webHidden/>
              </w:rPr>
              <w:t>29</w:t>
            </w:r>
            <w:r>
              <w:rPr>
                <w:noProof/>
                <w:webHidden/>
              </w:rPr>
              <w:fldChar w:fldCharType="end"/>
            </w:r>
          </w:hyperlink>
        </w:p>
        <w:p w14:paraId="255DC593" w14:textId="2411747F"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05" w:history="1">
            <w:r w:rsidRPr="00D62B1F">
              <w:rPr>
                <w:rStyle w:val="Lienhypertexte"/>
                <w:noProof/>
              </w:rPr>
              <w:t>3.2.1</w:t>
            </w:r>
            <w:r>
              <w:rPr>
                <w:rFonts w:asciiTheme="minorHAnsi" w:eastAsiaTheme="minorEastAsia" w:hAnsiTheme="minorHAnsi" w:cstheme="minorBidi"/>
                <w:noProof/>
                <w:sz w:val="22"/>
                <w:szCs w:val="22"/>
                <w:lang w:val="fr-FR" w:eastAsia="fr-FR"/>
              </w:rPr>
              <w:tab/>
            </w:r>
            <w:r w:rsidRPr="00D62B1F">
              <w:rPr>
                <w:rStyle w:val="Lienhypertexte"/>
                <w:noProof/>
              </w:rPr>
              <w:t>Component Functions</w:t>
            </w:r>
            <w:r>
              <w:rPr>
                <w:noProof/>
                <w:webHidden/>
              </w:rPr>
              <w:tab/>
            </w:r>
            <w:r>
              <w:rPr>
                <w:noProof/>
                <w:webHidden/>
              </w:rPr>
              <w:fldChar w:fldCharType="begin"/>
            </w:r>
            <w:r>
              <w:rPr>
                <w:noProof/>
                <w:webHidden/>
              </w:rPr>
              <w:instrText xml:space="preserve"> PAGEREF _Toc500837505 \h </w:instrText>
            </w:r>
            <w:r>
              <w:rPr>
                <w:noProof/>
                <w:webHidden/>
              </w:rPr>
            </w:r>
            <w:r>
              <w:rPr>
                <w:noProof/>
                <w:webHidden/>
              </w:rPr>
              <w:fldChar w:fldCharType="separate"/>
            </w:r>
            <w:r>
              <w:rPr>
                <w:noProof/>
                <w:webHidden/>
              </w:rPr>
              <w:t>29</w:t>
            </w:r>
            <w:r>
              <w:rPr>
                <w:noProof/>
                <w:webHidden/>
              </w:rPr>
              <w:fldChar w:fldCharType="end"/>
            </w:r>
          </w:hyperlink>
        </w:p>
        <w:p w14:paraId="19717145" w14:textId="6CF537BE"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06" w:history="1">
            <w:r w:rsidRPr="00D62B1F">
              <w:rPr>
                <w:rStyle w:val="Lienhypertexte"/>
                <w:noProof/>
              </w:rPr>
              <w:t>3.2.2</w:t>
            </w:r>
            <w:r>
              <w:rPr>
                <w:rFonts w:asciiTheme="minorHAnsi" w:eastAsiaTheme="minorEastAsia" w:hAnsiTheme="minorHAnsi" w:cstheme="minorBidi"/>
                <w:noProof/>
                <w:sz w:val="22"/>
                <w:szCs w:val="22"/>
                <w:lang w:val="fr-FR" w:eastAsia="fr-FR"/>
              </w:rPr>
              <w:tab/>
            </w:r>
            <w:r w:rsidRPr="00D62B1F">
              <w:rPr>
                <w:rStyle w:val="Lienhypertexte"/>
                <w:noProof/>
              </w:rPr>
              <w:t>Technical Considerations</w:t>
            </w:r>
            <w:r>
              <w:rPr>
                <w:noProof/>
                <w:webHidden/>
              </w:rPr>
              <w:tab/>
            </w:r>
            <w:r>
              <w:rPr>
                <w:noProof/>
                <w:webHidden/>
              </w:rPr>
              <w:fldChar w:fldCharType="begin"/>
            </w:r>
            <w:r>
              <w:rPr>
                <w:noProof/>
                <w:webHidden/>
              </w:rPr>
              <w:instrText xml:space="preserve"> PAGEREF _Toc500837506 \h </w:instrText>
            </w:r>
            <w:r>
              <w:rPr>
                <w:noProof/>
                <w:webHidden/>
              </w:rPr>
            </w:r>
            <w:r>
              <w:rPr>
                <w:noProof/>
                <w:webHidden/>
              </w:rPr>
              <w:fldChar w:fldCharType="separate"/>
            </w:r>
            <w:r>
              <w:rPr>
                <w:noProof/>
                <w:webHidden/>
              </w:rPr>
              <w:t>30</w:t>
            </w:r>
            <w:r>
              <w:rPr>
                <w:noProof/>
                <w:webHidden/>
              </w:rPr>
              <w:fldChar w:fldCharType="end"/>
            </w:r>
          </w:hyperlink>
        </w:p>
        <w:p w14:paraId="301327E1" w14:textId="60629E6E"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07" w:history="1">
            <w:r w:rsidRPr="00D62B1F">
              <w:rPr>
                <w:rStyle w:val="Lienhypertexte"/>
                <w:noProof/>
              </w:rPr>
              <w:t>3.2.3</w:t>
            </w:r>
            <w:r>
              <w:rPr>
                <w:rFonts w:asciiTheme="minorHAnsi" w:eastAsiaTheme="minorEastAsia" w:hAnsiTheme="minorHAnsi" w:cstheme="minorBidi"/>
                <w:noProof/>
                <w:sz w:val="22"/>
                <w:szCs w:val="22"/>
                <w:lang w:val="fr-FR" w:eastAsia="fr-FR"/>
              </w:rPr>
              <w:tab/>
            </w:r>
            <w:r w:rsidRPr="00D62B1F">
              <w:rPr>
                <w:rStyle w:val="Lienhypertexte"/>
                <w:noProof/>
              </w:rPr>
              <w:t>Selected Product(s)</w:t>
            </w:r>
            <w:r>
              <w:rPr>
                <w:noProof/>
                <w:webHidden/>
              </w:rPr>
              <w:tab/>
            </w:r>
            <w:r>
              <w:rPr>
                <w:noProof/>
                <w:webHidden/>
              </w:rPr>
              <w:fldChar w:fldCharType="begin"/>
            </w:r>
            <w:r>
              <w:rPr>
                <w:noProof/>
                <w:webHidden/>
              </w:rPr>
              <w:instrText xml:space="preserve"> PAGEREF _Toc500837507 \h </w:instrText>
            </w:r>
            <w:r>
              <w:rPr>
                <w:noProof/>
                <w:webHidden/>
              </w:rPr>
            </w:r>
            <w:r>
              <w:rPr>
                <w:noProof/>
                <w:webHidden/>
              </w:rPr>
              <w:fldChar w:fldCharType="separate"/>
            </w:r>
            <w:r>
              <w:rPr>
                <w:noProof/>
                <w:webHidden/>
              </w:rPr>
              <w:t>30</w:t>
            </w:r>
            <w:r>
              <w:rPr>
                <w:noProof/>
                <w:webHidden/>
              </w:rPr>
              <w:fldChar w:fldCharType="end"/>
            </w:r>
          </w:hyperlink>
        </w:p>
        <w:p w14:paraId="69EDA4F9" w14:textId="7A2451A5"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08" w:history="1">
            <w:r w:rsidRPr="00D62B1F">
              <w:rPr>
                <w:rStyle w:val="Lienhypertexte"/>
                <w:noProof/>
              </w:rPr>
              <w:t>3.2.4</w:t>
            </w:r>
            <w:r>
              <w:rPr>
                <w:rFonts w:asciiTheme="minorHAnsi" w:eastAsiaTheme="minorEastAsia" w:hAnsiTheme="minorHAnsi" w:cstheme="minorBidi"/>
                <w:noProof/>
                <w:sz w:val="22"/>
                <w:szCs w:val="22"/>
                <w:lang w:val="fr-FR" w:eastAsia="fr-FR"/>
              </w:rPr>
              <w:tab/>
            </w:r>
            <w:r w:rsidRPr="00D62B1F">
              <w:rPr>
                <w:rStyle w:val="Lienhypertexte"/>
                <w:noProof/>
              </w:rPr>
              <w:t>Selection Rationale</w:t>
            </w:r>
            <w:r>
              <w:rPr>
                <w:noProof/>
                <w:webHidden/>
              </w:rPr>
              <w:tab/>
            </w:r>
            <w:r>
              <w:rPr>
                <w:noProof/>
                <w:webHidden/>
              </w:rPr>
              <w:fldChar w:fldCharType="begin"/>
            </w:r>
            <w:r>
              <w:rPr>
                <w:noProof/>
                <w:webHidden/>
              </w:rPr>
              <w:instrText xml:space="preserve"> PAGEREF _Toc500837508 \h </w:instrText>
            </w:r>
            <w:r>
              <w:rPr>
                <w:noProof/>
                <w:webHidden/>
              </w:rPr>
            </w:r>
            <w:r>
              <w:rPr>
                <w:noProof/>
                <w:webHidden/>
              </w:rPr>
              <w:fldChar w:fldCharType="separate"/>
            </w:r>
            <w:r>
              <w:rPr>
                <w:noProof/>
                <w:webHidden/>
              </w:rPr>
              <w:t>31</w:t>
            </w:r>
            <w:r>
              <w:rPr>
                <w:noProof/>
                <w:webHidden/>
              </w:rPr>
              <w:fldChar w:fldCharType="end"/>
            </w:r>
          </w:hyperlink>
        </w:p>
        <w:p w14:paraId="5CDED42C" w14:textId="25EFB414"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09" w:history="1">
            <w:r w:rsidRPr="00D62B1F">
              <w:rPr>
                <w:rStyle w:val="Lienhypertexte"/>
                <w:noProof/>
              </w:rPr>
              <w:t>3.2.5</w:t>
            </w:r>
            <w:r>
              <w:rPr>
                <w:rFonts w:asciiTheme="minorHAnsi" w:eastAsiaTheme="minorEastAsia" w:hAnsiTheme="minorHAnsi" w:cstheme="minorBidi"/>
                <w:noProof/>
                <w:sz w:val="22"/>
                <w:szCs w:val="22"/>
                <w:lang w:val="fr-FR" w:eastAsia="fr-FR"/>
              </w:rPr>
              <w:tab/>
            </w:r>
            <w:r w:rsidRPr="00D62B1F">
              <w:rPr>
                <w:rStyle w:val="Lienhypertexte"/>
                <w:noProof/>
              </w:rPr>
              <w:t>Architecture Risks</w:t>
            </w:r>
            <w:r>
              <w:rPr>
                <w:noProof/>
                <w:webHidden/>
              </w:rPr>
              <w:tab/>
            </w:r>
            <w:r>
              <w:rPr>
                <w:noProof/>
                <w:webHidden/>
              </w:rPr>
              <w:fldChar w:fldCharType="begin"/>
            </w:r>
            <w:r>
              <w:rPr>
                <w:noProof/>
                <w:webHidden/>
              </w:rPr>
              <w:instrText xml:space="preserve"> PAGEREF _Toc500837509 \h </w:instrText>
            </w:r>
            <w:r>
              <w:rPr>
                <w:noProof/>
                <w:webHidden/>
              </w:rPr>
            </w:r>
            <w:r>
              <w:rPr>
                <w:noProof/>
                <w:webHidden/>
              </w:rPr>
              <w:fldChar w:fldCharType="separate"/>
            </w:r>
            <w:r>
              <w:rPr>
                <w:noProof/>
                <w:webHidden/>
              </w:rPr>
              <w:t>31</w:t>
            </w:r>
            <w:r>
              <w:rPr>
                <w:noProof/>
                <w:webHidden/>
              </w:rPr>
              <w:fldChar w:fldCharType="end"/>
            </w:r>
          </w:hyperlink>
        </w:p>
        <w:p w14:paraId="6B7E9584" w14:textId="5B71DA18"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510" w:history="1">
            <w:r w:rsidRPr="00D62B1F">
              <w:rPr>
                <w:rStyle w:val="Lienhypertexte"/>
                <w:noProof/>
              </w:rPr>
              <w:t>3.3</w:t>
            </w:r>
            <w:r>
              <w:rPr>
                <w:rFonts w:asciiTheme="minorHAnsi" w:eastAsiaTheme="minorEastAsia" w:hAnsiTheme="minorHAnsi" w:cstheme="minorBidi"/>
                <w:noProof/>
                <w:sz w:val="22"/>
                <w:szCs w:val="22"/>
                <w:lang w:val="fr-FR" w:eastAsia="fr-FR"/>
              </w:rPr>
              <w:tab/>
            </w:r>
            <w:r w:rsidRPr="00D62B1F">
              <w:rPr>
                <w:rStyle w:val="Lienhypertexte"/>
                <w:noProof/>
              </w:rPr>
              <w:t>Security Component IDM GE</w:t>
            </w:r>
            <w:r>
              <w:rPr>
                <w:noProof/>
                <w:webHidden/>
              </w:rPr>
              <w:tab/>
            </w:r>
            <w:r>
              <w:rPr>
                <w:noProof/>
                <w:webHidden/>
              </w:rPr>
              <w:fldChar w:fldCharType="begin"/>
            </w:r>
            <w:r>
              <w:rPr>
                <w:noProof/>
                <w:webHidden/>
              </w:rPr>
              <w:instrText xml:space="preserve"> PAGEREF _Toc500837510 \h </w:instrText>
            </w:r>
            <w:r>
              <w:rPr>
                <w:noProof/>
                <w:webHidden/>
              </w:rPr>
            </w:r>
            <w:r>
              <w:rPr>
                <w:noProof/>
                <w:webHidden/>
              </w:rPr>
              <w:fldChar w:fldCharType="separate"/>
            </w:r>
            <w:r>
              <w:rPr>
                <w:noProof/>
                <w:webHidden/>
              </w:rPr>
              <w:t>31</w:t>
            </w:r>
            <w:r>
              <w:rPr>
                <w:noProof/>
                <w:webHidden/>
              </w:rPr>
              <w:fldChar w:fldCharType="end"/>
            </w:r>
          </w:hyperlink>
        </w:p>
        <w:p w14:paraId="723ADA9E" w14:textId="2187E4A7"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11" w:history="1">
            <w:r w:rsidRPr="00D62B1F">
              <w:rPr>
                <w:rStyle w:val="Lienhypertexte"/>
                <w:noProof/>
              </w:rPr>
              <w:t>3.3.1</w:t>
            </w:r>
            <w:r>
              <w:rPr>
                <w:rFonts w:asciiTheme="minorHAnsi" w:eastAsiaTheme="minorEastAsia" w:hAnsiTheme="minorHAnsi" w:cstheme="minorBidi"/>
                <w:noProof/>
                <w:sz w:val="22"/>
                <w:szCs w:val="22"/>
                <w:lang w:val="fr-FR" w:eastAsia="fr-FR"/>
              </w:rPr>
              <w:tab/>
            </w:r>
            <w:r w:rsidRPr="00D62B1F">
              <w:rPr>
                <w:rStyle w:val="Lienhypertexte"/>
                <w:noProof/>
              </w:rPr>
              <w:t>Component Functions</w:t>
            </w:r>
            <w:r>
              <w:rPr>
                <w:noProof/>
                <w:webHidden/>
              </w:rPr>
              <w:tab/>
            </w:r>
            <w:r>
              <w:rPr>
                <w:noProof/>
                <w:webHidden/>
              </w:rPr>
              <w:fldChar w:fldCharType="begin"/>
            </w:r>
            <w:r>
              <w:rPr>
                <w:noProof/>
                <w:webHidden/>
              </w:rPr>
              <w:instrText xml:space="preserve"> PAGEREF _Toc500837511 \h </w:instrText>
            </w:r>
            <w:r>
              <w:rPr>
                <w:noProof/>
                <w:webHidden/>
              </w:rPr>
            </w:r>
            <w:r>
              <w:rPr>
                <w:noProof/>
                <w:webHidden/>
              </w:rPr>
              <w:fldChar w:fldCharType="separate"/>
            </w:r>
            <w:r>
              <w:rPr>
                <w:noProof/>
                <w:webHidden/>
              </w:rPr>
              <w:t>31</w:t>
            </w:r>
            <w:r>
              <w:rPr>
                <w:noProof/>
                <w:webHidden/>
              </w:rPr>
              <w:fldChar w:fldCharType="end"/>
            </w:r>
          </w:hyperlink>
        </w:p>
        <w:p w14:paraId="56E1CE5E" w14:textId="48B0C1E8"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12" w:history="1">
            <w:r w:rsidRPr="00D62B1F">
              <w:rPr>
                <w:rStyle w:val="Lienhypertexte"/>
                <w:noProof/>
              </w:rPr>
              <w:t>3.3.2</w:t>
            </w:r>
            <w:r>
              <w:rPr>
                <w:rFonts w:asciiTheme="minorHAnsi" w:eastAsiaTheme="minorEastAsia" w:hAnsiTheme="minorHAnsi" w:cstheme="minorBidi"/>
                <w:noProof/>
                <w:sz w:val="22"/>
                <w:szCs w:val="22"/>
                <w:lang w:val="fr-FR" w:eastAsia="fr-FR"/>
              </w:rPr>
              <w:tab/>
            </w:r>
            <w:r w:rsidRPr="00D62B1F">
              <w:rPr>
                <w:rStyle w:val="Lienhypertexte"/>
                <w:noProof/>
              </w:rPr>
              <w:t>Technical Considerations</w:t>
            </w:r>
            <w:r>
              <w:rPr>
                <w:noProof/>
                <w:webHidden/>
              </w:rPr>
              <w:tab/>
            </w:r>
            <w:r>
              <w:rPr>
                <w:noProof/>
                <w:webHidden/>
              </w:rPr>
              <w:fldChar w:fldCharType="begin"/>
            </w:r>
            <w:r>
              <w:rPr>
                <w:noProof/>
                <w:webHidden/>
              </w:rPr>
              <w:instrText xml:space="preserve"> PAGEREF _Toc500837512 \h </w:instrText>
            </w:r>
            <w:r>
              <w:rPr>
                <w:noProof/>
                <w:webHidden/>
              </w:rPr>
            </w:r>
            <w:r>
              <w:rPr>
                <w:noProof/>
                <w:webHidden/>
              </w:rPr>
              <w:fldChar w:fldCharType="separate"/>
            </w:r>
            <w:r>
              <w:rPr>
                <w:noProof/>
                <w:webHidden/>
              </w:rPr>
              <w:t>33</w:t>
            </w:r>
            <w:r>
              <w:rPr>
                <w:noProof/>
                <w:webHidden/>
              </w:rPr>
              <w:fldChar w:fldCharType="end"/>
            </w:r>
          </w:hyperlink>
        </w:p>
        <w:p w14:paraId="2FB6C670" w14:textId="23936A9E"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13" w:history="1">
            <w:r w:rsidRPr="00D62B1F">
              <w:rPr>
                <w:rStyle w:val="Lienhypertexte"/>
                <w:noProof/>
              </w:rPr>
              <w:t>3.3.3</w:t>
            </w:r>
            <w:r>
              <w:rPr>
                <w:rFonts w:asciiTheme="minorHAnsi" w:eastAsiaTheme="minorEastAsia" w:hAnsiTheme="minorHAnsi" w:cstheme="minorBidi"/>
                <w:noProof/>
                <w:sz w:val="22"/>
                <w:szCs w:val="22"/>
                <w:lang w:val="fr-FR" w:eastAsia="fr-FR"/>
              </w:rPr>
              <w:tab/>
            </w:r>
            <w:r w:rsidRPr="00D62B1F">
              <w:rPr>
                <w:rStyle w:val="Lienhypertexte"/>
                <w:noProof/>
              </w:rPr>
              <w:t>Selected Product(s)</w:t>
            </w:r>
            <w:r>
              <w:rPr>
                <w:noProof/>
                <w:webHidden/>
              </w:rPr>
              <w:tab/>
            </w:r>
            <w:r>
              <w:rPr>
                <w:noProof/>
                <w:webHidden/>
              </w:rPr>
              <w:fldChar w:fldCharType="begin"/>
            </w:r>
            <w:r>
              <w:rPr>
                <w:noProof/>
                <w:webHidden/>
              </w:rPr>
              <w:instrText xml:space="preserve"> PAGEREF _Toc500837513 \h </w:instrText>
            </w:r>
            <w:r>
              <w:rPr>
                <w:noProof/>
                <w:webHidden/>
              </w:rPr>
            </w:r>
            <w:r>
              <w:rPr>
                <w:noProof/>
                <w:webHidden/>
              </w:rPr>
              <w:fldChar w:fldCharType="separate"/>
            </w:r>
            <w:r>
              <w:rPr>
                <w:noProof/>
                <w:webHidden/>
              </w:rPr>
              <w:t>33</w:t>
            </w:r>
            <w:r>
              <w:rPr>
                <w:noProof/>
                <w:webHidden/>
              </w:rPr>
              <w:fldChar w:fldCharType="end"/>
            </w:r>
          </w:hyperlink>
        </w:p>
        <w:p w14:paraId="11E78BCF" w14:textId="0B7D9773"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14" w:history="1">
            <w:r w:rsidRPr="00D62B1F">
              <w:rPr>
                <w:rStyle w:val="Lienhypertexte"/>
                <w:noProof/>
              </w:rPr>
              <w:t>3.3.4</w:t>
            </w:r>
            <w:r>
              <w:rPr>
                <w:rFonts w:asciiTheme="minorHAnsi" w:eastAsiaTheme="minorEastAsia" w:hAnsiTheme="minorHAnsi" w:cstheme="minorBidi"/>
                <w:noProof/>
                <w:sz w:val="22"/>
                <w:szCs w:val="22"/>
                <w:lang w:val="fr-FR" w:eastAsia="fr-FR"/>
              </w:rPr>
              <w:tab/>
            </w:r>
            <w:r w:rsidRPr="00D62B1F">
              <w:rPr>
                <w:rStyle w:val="Lienhypertexte"/>
                <w:noProof/>
              </w:rPr>
              <w:t>Selection Rationale</w:t>
            </w:r>
            <w:r>
              <w:rPr>
                <w:noProof/>
                <w:webHidden/>
              </w:rPr>
              <w:tab/>
            </w:r>
            <w:r>
              <w:rPr>
                <w:noProof/>
                <w:webHidden/>
              </w:rPr>
              <w:fldChar w:fldCharType="begin"/>
            </w:r>
            <w:r>
              <w:rPr>
                <w:noProof/>
                <w:webHidden/>
              </w:rPr>
              <w:instrText xml:space="preserve"> PAGEREF _Toc500837514 \h </w:instrText>
            </w:r>
            <w:r>
              <w:rPr>
                <w:noProof/>
                <w:webHidden/>
              </w:rPr>
            </w:r>
            <w:r>
              <w:rPr>
                <w:noProof/>
                <w:webHidden/>
              </w:rPr>
              <w:fldChar w:fldCharType="separate"/>
            </w:r>
            <w:r>
              <w:rPr>
                <w:noProof/>
                <w:webHidden/>
              </w:rPr>
              <w:t>33</w:t>
            </w:r>
            <w:r>
              <w:rPr>
                <w:noProof/>
                <w:webHidden/>
              </w:rPr>
              <w:fldChar w:fldCharType="end"/>
            </w:r>
          </w:hyperlink>
        </w:p>
        <w:p w14:paraId="7AEB44DC" w14:textId="37F12B07"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15" w:history="1">
            <w:r w:rsidRPr="00D62B1F">
              <w:rPr>
                <w:rStyle w:val="Lienhypertexte"/>
                <w:noProof/>
              </w:rPr>
              <w:t>3.3.5</w:t>
            </w:r>
            <w:r>
              <w:rPr>
                <w:rFonts w:asciiTheme="minorHAnsi" w:eastAsiaTheme="minorEastAsia" w:hAnsiTheme="minorHAnsi" w:cstheme="minorBidi"/>
                <w:noProof/>
                <w:sz w:val="22"/>
                <w:szCs w:val="22"/>
                <w:lang w:val="fr-FR" w:eastAsia="fr-FR"/>
              </w:rPr>
              <w:tab/>
            </w:r>
            <w:r w:rsidRPr="00D62B1F">
              <w:rPr>
                <w:rStyle w:val="Lienhypertexte"/>
                <w:noProof/>
              </w:rPr>
              <w:t>Architecture Risks</w:t>
            </w:r>
            <w:r>
              <w:rPr>
                <w:noProof/>
                <w:webHidden/>
              </w:rPr>
              <w:tab/>
            </w:r>
            <w:r>
              <w:rPr>
                <w:noProof/>
                <w:webHidden/>
              </w:rPr>
              <w:fldChar w:fldCharType="begin"/>
            </w:r>
            <w:r>
              <w:rPr>
                <w:noProof/>
                <w:webHidden/>
              </w:rPr>
              <w:instrText xml:space="preserve"> PAGEREF _Toc500837515 \h </w:instrText>
            </w:r>
            <w:r>
              <w:rPr>
                <w:noProof/>
                <w:webHidden/>
              </w:rPr>
            </w:r>
            <w:r>
              <w:rPr>
                <w:noProof/>
                <w:webHidden/>
              </w:rPr>
              <w:fldChar w:fldCharType="separate"/>
            </w:r>
            <w:r>
              <w:rPr>
                <w:noProof/>
                <w:webHidden/>
              </w:rPr>
              <w:t>33</w:t>
            </w:r>
            <w:r>
              <w:rPr>
                <w:noProof/>
                <w:webHidden/>
              </w:rPr>
              <w:fldChar w:fldCharType="end"/>
            </w:r>
          </w:hyperlink>
        </w:p>
        <w:p w14:paraId="2EBDA2C2" w14:textId="22FA0FF5"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516" w:history="1">
            <w:r w:rsidRPr="00D62B1F">
              <w:rPr>
                <w:rStyle w:val="Lienhypertexte"/>
                <w:noProof/>
              </w:rPr>
              <w:t>3.4</w:t>
            </w:r>
            <w:r>
              <w:rPr>
                <w:rFonts w:asciiTheme="minorHAnsi" w:eastAsiaTheme="minorEastAsia" w:hAnsiTheme="minorHAnsi" w:cstheme="minorBidi"/>
                <w:noProof/>
                <w:sz w:val="22"/>
                <w:szCs w:val="22"/>
                <w:lang w:val="fr-FR" w:eastAsia="fr-FR"/>
              </w:rPr>
              <w:tab/>
            </w:r>
            <w:r w:rsidRPr="00D62B1F">
              <w:rPr>
                <w:rStyle w:val="Lienhypertexte"/>
                <w:noProof/>
              </w:rPr>
              <w:t>Orion Context Broker Component</w:t>
            </w:r>
            <w:r>
              <w:rPr>
                <w:noProof/>
                <w:webHidden/>
              </w:rPr>
              <w:tab/>
            </w:r>
            <w:r>
              <w:rPr>
                <w:noProof/>
                <w:webHidden/>
              </w:rPr>
              <w:fldChar w:fldCharType="begin"/>
            </w:r>
            <w:r>
              <w:rPr>
                <w:noProof/>
                <w:webHidden/>
              </w:rPr>
              <w:instrText xml:space="preserve"> PAGEREF _Toc500837516 \h </w:instrText>
            </w:r>
            <w:r>
              <w:rPr>
                <w:noProof/>
                <w:webHidden/>
              </w:rPr>
            </w:r>
            <w:r>
              <w:rPr>
                <w:noProof/>
                <w:webHidden/>
              </w:rPr>
              <w:fldChar w:fldCharType="separate"/>
            </w:r>
            <w:r>
              <w:rPr>
                <w:noProof/>
                <w:webHidden/>
              </w:rPr>
              <w:t>34</w:t>
            </w:r>
            <w:r>
              <w:rPr>
                <w:noProof/>
                <w:webHidden/>
              </w:rPr>
              <w:fldChar w:fldCharType="end"/>
            </w:r>
          </w:hyperlink>
        </w:p>
        <w:p w14:paraId="3C19C99D" w14:textId="2644C5F3"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17" w:history="1">
            <w:r w:rsidRPr="00D62B1F">
              <w:rPr>
                <w:rStyle w:val="Lienhypertexte"/>
                <w:noProof/>
              </w:rPr>
              <w:t>3.4.1</w:t>
            </w:r>
            <w:r>
              <w:rPr>
                <w:rFonts w:asciiTheme="minorHAnsi" w:eastAsiaTheme="minorEastAsia" w:hAnsiTheme="minorHAnsi" w:cstheme="minorBidi"/>
                <w:noProof/>
                <w:sz w:val="22"/>
                <w:szCs w:val="22"/>
                <w:lang w:val="fr-FR" w:eastAsia="fr-FR"/>
              </w:rPr>
              <w:tab/>
            </w:r>
            <w:r w:rsidRPr="00D62B1F">
              <w:rPr>
                <w:rStyle w:val="Lienhypertexte"/>
                <w:noProof/>
              </w:rPr>
              <w:t>Component Functions</w:t>
            </w:r>
            <w:r>
              <w:rPr>
                <w:noProof/>
                <w:webHidden/>
              </w:rPr>
              <w:tab/>
            </w:r>
            <w:r>
              <w:rPr>
                <w:noProof/>
                <w:webHidden/>
              </w:rPr>
              <w:fldChar w:fldCharType="begin"/>
            </w:r>
            <w:r>
              <w:rPr>
                <w:noProof/>
                <w:webHidden/>
              </w:rPr>
              <w:instrText xml:space="preserve"> PAGEREF _Toc500837517 \h </w:instrText>
            </w:r>
            <w:r>
              <w:rPr>
                <w:noProof/>
                <w:webHidden/>
              </w:rPr>
            </w:r>
            <w:r>
              <w:rPr>
                <w:noProof/>
                <w:webHidden/>
              </w:rPr>
              <w:fldChar w:fldCharType="separate"/>
            </w:r>
            <w:r>
              <w:rPr>
                <w:noProof/>
                <w:webHidden/>
              </w:rPr>
              <w:t>34</w:t>
            </w:r>
            <w:r>
              <w:rPr>
                <w:noProof/>
                <w:webHidden/>
              </w:rPr>
              <w:fldChar w:fldCharType="end"/>
            </w:r>
          </w:hyperlink>
        </w:p>
        <w:p w14:paraId="44585D68" w14:textId="7C6C656D"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18" w:history="1">
            <w:r w:rsidRPr="00D62B1F">
              <w:rPr>
                <w:rStyle w:val="Lienhypertexte"/>
                <w:noProof/>
              </w:rPr>
              <w:t>3.4.2</w:t>
            </w:r>
            <w:r>
              <w:rPr>
                <w:rFonts w:asciiTheme="minorHAnsi" w:eastAsiaTheme="minorEastAsia" w:hAnsiTheme="minorHAnsi" w:cstheme="minorBidi"/>
                <w:noProof/>
                <w:sz w:val="22"/>
                <w:szCs w:val="22"/>
                <w:lang w:val="fr-FR" w:eastAsia="fr-FR"/>
              </w:rPr>
              <w:tab/>
            </w:r>
            <w:r w:rsidRPr="00D62B1F">
              <w:rPr>
                <w:rStyle w:val="Lienhypertexte"/>
                <w:noProof/>
              </w:rPr>
              <w:t>Technical Considerations</w:t>
            </w:r>
            <w:r>
              <w:rPr>
                <w:noProof/>
                <w:webHidden/>
              </w:rPr>
              <w:tab/>
            </w:r>
            <w:r>
              <w:rPr>
                <w:noProof/>
                <w:webHidden/>
              </w:rPr>
              <w:fldChar w:fldCharType="begin"/>
            </w:r>
            <w:r>
              <w:rPr>
                <w:noProof/>
                <w:webHidden/>
              </w:rPr>
              <w:instrText xml:space="preserve"> PAGEREF _Toc500837518 \h </w:instrText>
            </w:r>
            <w:r>
              <w:rPr>
                <w:noProof/>
                <w:webHidden/>
              </w:rPr>
            </w:r>
            <w:r>
              <w:rPr>
                <w:noProof/>
                <w:webHidden/>
              </w:rPr>
              <w:fldChar w:fldCharType="separate"/>
            </w:r>
            <w:r>
              <w:rPr>
                <w:noProof/>
                <w:webHidden/>
              </w:rPr>
              <w:t>34</w:t>
            </w:r>
            <w:r>
              <w:rPr>
                <w:noProof/>
                <w:webHidden/>
              </w:rPr>
              <w:fldChar w:fldCharType="end"/>
            </w:r>
          </w:hyperlink>
        </w:p>
        <w:p w14:paraId="0D0442AA" w14:textId="1002349D"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19" w:history="1">
            <w:r w:rsidRPr="00D62B1F">
              <w:rPr>
                <w:rStyle w:val="Lienhypertexte"/>
                <w:noProof/>
              </w:rPr>
              <w:t>3.4.3</w:t>
            </w:r>
            <w:r>
              <w:rPr>
                <w:rFonts w:asciiTheme="minorHAnsi" w:eastAsiaTheme="minorEastAsia" w:hAnsiTheme="minorHAnsi" w:cstheme="minorBidi"/>
                <w:noProof/>
                <w:sz w:val="22"/>
                <w:szCs w:val="22"/>
                <w:lang w:val="fr-FR" w:eastAsia="fr-FR"/>
              </w:rPr>
              <w:tab/>
            </w:r>
            <w:r w:rsidRPr="00D62B1F">
              <w:rPr>
                <w:rStyle w:val="Lienhypertexte"/>
                <w:noProof/>
              </w:rPr>
              <w:t>Selected Product(s)</w:t>
            </w:r>
            <w:r>
              <w:rPr>
                <w:noProof/>
                <w:webHidden/>
              </w:rPr>
              <w:tab/>
            </w:r>
            <w:r>
              <w:rPr>
                <w:noProof/>
                <w:webHidden/>
              </w:rPr>
              <w:fldChar w:fldCharType="begin"/>
            </w:r>
            <w:r>
              <w:rPr>
                <w:noProof/>
                <w:webHidden/>
              </w:rPr>
              <w:instrText xml:space="preserve"> PAGEREF _Toc500837519 \h </w:instrText>
            </w:r>
            <w:r>
              <w:rPr>
                <w:noProof/>
                <w:webHidden/>
              </w:rPr>
            </w:r>
            <w:r>
              <w:rPr>
                <w:noProof/>
                <w:webHidden/>
              </w:rPr>
              <w:fldChar w:fldCharType="separate"/>
            </w:r>
            <w:r>
              <w:rPr>
                <w:noProof/>
                <w:webHidden/>
              </w:rPr>
              <w:t>35</w:t>
            </w:r>
            <w:r>
              <w:rPr>
                <w:noProof/>
                <w:webHidden/>
              </w:rPr>
              <w:fldChar w:fldCharType="end"/>
            </w:r>
          </w:hyperlink>
        </w:p>
        <w:p w14:paraId="777E2C1A" w14:textId="21505A15"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20" w:history="1">
            <w:r w:rsidRPr="00D62B1F">
              <w:rPr>
                <w:rStyle w:val="Lienhypertexte"/>
                <w:noProof/>
              </w:rPr>
              <w:t>3.4.4</w:t>
            </w:r>
            <w:r>
              <w:rPr>
                <w:rFonts w:asciiTheme="minorHAnsi" w:eastAsiaTheme="minorEastAsia" w:hAnsiTheme="minorHAnsi" w:cstheme="minorBidi"/>
                <w:noProof/>
                <w:sz w:val="22"/>
                <w:szCs w:val="22"/>
                <w:lang w:val="fr-FR" w:eastAsia="fr-FR"/>
              </w:rPr>
              <w:tab/>
            </w:r>
            <w:r w:rsidRPr="00D62B1F">
              <w:rPr>
                <w:rStyle w:val="Lienhypertexte"/>
                <w:noProof/>
              </w:rPr>
              <w:t>Selection Rationale</w:t>
            </w:r>
            <w:r>
              <w:rPr>
                <w:noProof/>
                <w:webHidden/>
              </w:rPr>
              <w:tab/>
            </w:r>
            <w:r>
              <w:rPr>
                <w:noProof/>
                <w:webHidden/>
              </w:rPr>
              <w:fldChar w:fldCharType="begin"/>
            </w:r>
            <w:r>
              <w:rPr>
                <w:noProof/>
                <w:webHidden/>
              </w:rPr>
              <w:instrText xml:space="preserve"> PAGEREF _Toc500837520 \h </w:instrText>
            </w:r>
            <w:r>
              <w:rPr>
                <w:noProof/>
                <w:webHidden/>
              </w:rPr>
            </w:r>
            <w:r>
              <w:rPr>
                <w:noProof/>
                <w:webHidden/>
              </w:rPr>
              <w:fldChar w:fldCharType="separate"/>
            </w:r>
            <w:r>
              <w:rPr>
                <w:noProof/>
                <w:webHidden/>
              </w:rPr>
              <w:t>35</w:t>
            </w:r>
            <w:r>
              <w:rPr>
                <w:noProof/>
                <w:webHidden/>
              </w:rPr>
              <w:fldChar w:fldCharType="end"/>
            </w:r>
          </w:hyperlink>
        </w:p>
        <w:p w14:paraId="3E6ED210" w14:textId="74DF8068"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21" w:history="1">
            <w:r w:rsidRPr="00D62B1F">
              <w:rPr>
                <w:rStyle w:val="Lienhypertexte"/>
                <w:noProof/>
              </w:rPr>
              <w:t>3.4.5</w:t>
            </w:r>
            <w:r>
              <w:rPr>
                <w:rFonts w:asciiTheme="minorHAnsi" w:eastAsiaTheme="minorEastAsia" w:hAnsiTheme="minorHAnsi" w:cstheme="minorBidi"/>
                <w:noProof/>
                <w:sz w:val="22"/>
                <w:szCs w:val="22"/>
                <w:lang w:val="fr-FR" w:eastAsia="fr-FR"/>
              </w:rPr>
              <w:tab/>
            </w:r>
            <w:r w:rsidRPr="00D62B1F">
              <w:rPr>
                <w:rStyle w:val="Lienhypertexte"/>
                <w:noProof/>
              </w:rPr>
              <w:t>Architecture Risks</w:t>
            </w:r>
            <w:r>
              <w:rPr>
                <w:noProof/>
                <w:webHidden/>
              </w:rPr>
              <w:tab/>
            </w:r>
            <w:r>
              <w:rPr>
                <w:noProof/>
                <w:webHidden/>
              </w:rPr>
              <w:fldChar w:fldCharType="begin"/>
            </w:r>
            <w:r>
              <w:rPr>
                <w:noProof/>
                <w:webHidden/>
              </w:rPr>
              <w:instrText xml:space="preserve"> PAGEREF _Toc500837521 \h </w:instrText>
            </w:r>
            <w:r>
              <w:rPr>
                <w:noProof/>
                <w:webHidden/>
              </w:rPr>
            </w:r>
            <w:r>
              <w:rPr>
                <w:noProof/>
                <w:webHidden/>
              </w:rPr>
              <w:fldChar w:fldCharType="separate"/>
            </w:r>
            <w:r>
              <w:rPr>
                <w:noProof/>
                <w:webHidden/>
              </w:rPr>
              <w:t>36</w:t>
            </w:r>
            <w:r>
              <w:rPr>
                <w:noProof/>
                <w:webHidden/>
              </w:rPr>
              <w:fldChar w:fldCharType="end"/>
            </w:r>
          </w:hyperlink>
        </w:p>
        <w:p w14:paraId="3C7D89F4" w14:textId="215F98BB"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522" w:history="1">
            <w:r w:rsidRPr="00D62B1F">
              <w:rPr>
                <w:rStyle w:val="Lienhypertexte"/>
                <w:noProof/>
              </w:rPr>
              <w:t>3.5</w:t>
            </w:r>
            <w:r>
              <w:rPr>
                <w:rFonts w:asciiTheme="minorHAnsi" w:eastAsiaTheme="minorEastAsia" w:hAnsiTheme="minorHAnsi" w:cstheme="minorBidi"/>
                <w:noProof/>
                <w:sz w:val="22"/>
                <w:szCs w:val="22"/>
                <w:lang w:val="fr-FR" w:eastAsia="fr-FR"/>
              </w:rPr>
              <w:tab/>
            </w:r>
            <w:r w:rsidRPr="00D62B1F">
              <w:rPr>
                <w:rStyle w:val="Lienhypertexte"/>
                <w:noProof/>
              </w:rPr>
              <w:t>MongoDB Component</w:t>
            </w:r>
            <w:r>
              <w:rPr>
                <w:noProof/>
                <w:webHidden/>
              </w:rPr>
              <w:tab/>
            </w:r>
            <w:r>
              <w:rPr>
                <w:noProof/>
                <w:webHidden/>
              </w:rPr>
              <w:fldChar w:fldCharType="begin"/>
            </w:r>
            <w:r>
              <w:rPr>
                <w:noProof/>
                <w:webHidden/>
              </w:rPr>
              <w:instrText xml:space="preserve"> PAGEREF _Toc500837522 \h </w:instrText>
            </w:r>
            <w:r>
              <w:rPr>
                <w:noProof/>
                <w:webHidden/>
              </w:rPr>
            </w:r>
            <w:r>
              <w:rPr>
                <w:noProof/>
                <w:webHidden/>
              </w:rPr>
              <w:fldChar w:fldCharType="separate"/>
            </w:r>
            <w:r>
              <w:rPr>
                <w:noProof/>
                <w:webHidden/>
              </w:rPr>
              <w:t>36</w:t>
            </w:r>
            <w:r>
              <w:rPr>
                <w:noProof/>
                <w:webHidden/>
              </w:rPr>
              <w:fldChar w:fldCharType="end"/>
            </w:r>
          </w:hyperlink>
        </w:p>
        <w:p w14:paraId="37221CD3" w14:textId="5FD0F693"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23" w:history="1">
            <w:r w:rsidRPr="00D62B1F">
              <w:rPr>
                <w:rStyle w:val="Lienhypertexte"/>
                <w:noProof/>
              </w:rPr>
              <w:t>3.5.1</w:t>
            </w:r>
            <w:r>
              <w:rPr>
                <w:rFonts w:asciiTheme="minorHAnsi" w:eastAsiaTheme="minorEastAsia" w:hAnsiTheme="minorHAnsi" w:cstheme="minorBidi"/>
                <w:noProof/>
                <w:sz w:val="22"/>
                <w:szCs w:val="22"/>
                <w:lang w:val="fr-FR" w:eastAsia="fr-FR"/>
              </w:rPr>
              <w:tab/>
            </w:r>
            <w:r w:rsidRPr="00D62B1F">
              <w:rPr>
                <w:rStyle w:val="Lienhypertexte"/>
                <w:noProof/>
              </w:rPr>
              <w:t>Component Functions</w:t>
            </w:r>
            <w:r>
              <w:rPr>
                <w:noProof/>
                <w:webHidden/>
              </w:rPr>
              <w:tab/>
            </w:r>
            <w:r>
              <w:rPr>
                <w:noProof/>
                <w:webHidden/>
              </w:rPr>
              <w:fldChar w:fldCharType="begin"/>
            </w:r>
            <w:r>
              <w:rPr>
                <w:noProof/>
                <w:webHidden/>
              </w:rPr>
              <w:instrText xml:space="preserve"> PAGEREF _Toc500837523 \h </w:instrText>
            </w:r>
            <w:r>
              <w:rPr>
                <w:noProof/>
                <w:webHidden/>
              </w:rPr>
            </w:r>
            <w:r>
              <w:rPr>
                <w:noProof/>
                <w:webHidden/>
              </w:rPr>
              <w:fldChar w:fldCharType="separate"/>
            </w:r>
            <w:r>
              <w:rPr>
                <w:noProof/>
                <w:webHidden/>
              </w:rPr>
              <w:t>36</w:t>
            </w:r>
            <w:r>
              <w:rPr>
                <w:noProof/>
                <w:webHidden/>
              </w:rPr>
              <w:fldChar w:fldCharType="end"/>
            </w:r>
          </w:hyperlink>
        </w:p>
        <w:p w14:paraId="32B8938F" w14:textId="61E2CF9A"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24" w:history="1">
            <w:r w:rsidRPr="00D62B1F">
              <w:rPr>
                <w:rStyle w:val="Lienhypertexte"/>
                <w:noProof/>
              </w:rPr>
              <w:t>3.5.2</w:t>
            </w:r>
            <w:r>
              <w:rPr>
                <w:rFonts w:asciiTheme="minorHAnsi" w:eastAsiaTheme="minorEastAsia" w:hAnsiTheme="minorHAnsi" w:cstheme="minorBidi"/>
                <w:noProof/>
                <w:sz w:val="22"/>
                <w:szCs w:val="22"/>
                <w:lang w:val="fr-FR" w:eastAsia="fr-FR"/>
              </w:rPr>
              <w:tab/>
            </w:r>
            <w:r w:rsidRPr="00D62B1F">
              <w:rPr>
                <w:rStyle w:val="Lienhypertexte"/>
                <w:noProof/>
              </w:rPr>
              <w:t>Technical Considerations</w:t>
            </w:r>
            <w:r>
              <w:rPr>
                <w:noProof/>
                <w:webHidden/>
              </w:rPr>
              <w:tab/>
            </w:r>
            <w:r>
              <w:rPr>
                <w:noProof/>
                <w:webHidden/>
              </w:rPr>
              <w:fldChar w:fldCharType="begin"/>
            </w:r>
            <w:r>
              <w:rPr>
                <w:noProof/>
                <w:webHidden/>
              </w:rPr>
              <w:instrText xml:space="preserve"> PAGEREF _Toc500837524 \h </w:instrText>
            </w:r>
            <w:r>
              <w:rPr>
                <w:noProof/>
                <w:webHidden/>
              </w:rPr>
            </w:r>
            <w:r>
              <w:rPr>
                <w:noProof/>
                <w:webHidden/>
              </w:rPr>
              <w:fldChar w:fldCharType="separate"/>
            </w:r>
            <w:r>
              <w:rPr>
                <w:noProof/>
                <w:webHidden/>
              </w:rPr>
              <w:t>36</w:t>
            </w:r>
            <w:r>
              <w:rPr>
                <w:noProof/>
                <w:webHidden/>
              </w:rPr>
              <w:fldChar w:fldCharType="end"/>
            </w:r>
          </w:hyperlink>
        </w:p>
        <w:p w14:paraId="6E01A4AC" w14:textId="2AE56FE4"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25" w:history="1">
            <w:r w:rsidRPr="00D62B1F">
              <w:rPr>
                <w:rStyle w:val="Lienhypertexte"/>
                <w:noProof/>
              </w:rPr>
              <w:t>3.5.3</w:t>
            </w:r>
            <w:r>
              <w:rPr>
                <w:rFonts w:asciiTheme="minorHAnsi" w:eastAsiaTheme="minorEastAsia" w:hAnsiTheme="minorHAnsi" w:cstheme="minorBidi"/>
                <w:noProof/>
                <w:sz w:val="22"/>
                <w:szCs w:val="22"/>
                <w:lang w:val="fr-FR" w:eastAsia="fr-FR"/>
              </w:rPr>
              <w:tab/>
            </w:r>
            <w:r w:rsidRPr="00D62B1F">
              <w:rPr>
                <w:rStyle w:val="Lienhypertexte"/>
                <w:noProof/>
              </w:rPr>
              <w:t>Selected Product(s)</w:t>
            </w:r>
            <w:r>
              <w:rPr>
                <w:noProof/>
                <w:webHidden/>
              </w:rPr>
              <w:tab/>
            </w:r>
            <w:r>
              <w:rPr>
                <w:noProof/>
                <w:webHidden/>
              </w:rPr>
              <w:fldChar w:fldCharType="begin"/>
            </w:r>
            <w:r>
              <w:rPr>
                <w:noProof/>
                <w:webHidden/>
              </w:rPr>
              <w:instrText xml:space="preserve"> PAGEREF _Toc500837525 \h </w:instrText>
            </w:r>
            <w:r>
              <w:rPr>
                <w:noProof/>
                <w:webHidden/>
              </w:rPr>
            </w:r>
            <w:r>
              <w:rPr>
                <w:noProof/>
                <w:webHidden/>
              </w:rPr>
              <w:fldChar w:fldCharType="separate"/>
            </w:r>
            <w:r>
              <w:rPr>
                <w:noProof/>
                <w:webHidden/>
              </w:rPr>
              <w:t>37</w:t>
            </w:r>
            <w:r>
              <w:rPr>
                <w:noProof/>
                <w:webHidden/>
              </w:rPr>
              <w:fldChar w:fldCharType="end"/>
            </w:r>
          </w:hyperlink>
        </w:p>
        <w:p w14:paraId="50173E83" w14:textId="6095590D"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26" w:history="1">
            <w:r w:rsidRPr="00D62B1F">
              <w:rPr>
                <w:rStyle w:val="Lienhypertexte"/>
                <w:noProof/>
              </w:rPr>
              <w:t>3.5.4</w:t>
            </w:r>
            <w:r>
              <w:rPr>
                <w:rFonts w:asciiTheme="minorHAnsi" w:eastAsiaTheme="minorEastAsia" w:hAnsiTheme="minorHAnsi" w:cstheme="minorBidi"/>
                <w:noProof/>
                <w:sz w:val="22"/>
                <w:szCs w:val="22"/>
                <w:lang w:val="fr-FR" w:eastAsia="fr-FR"/>
              </w:rPr>
              <w:tab/>
            </w:r>
            <w:r w:rsidRPr="00D62B1F">
              <w:rPr>
                <w:rStyle w:val="Lienhypertexte"/>
                <w:noProof/>
              </w:rPr>
              <w:t>Selection Rationale</w:t>
            </w:r>
            <w:r>
              <w:rPr>
                <w:noProof/>
                <w:webHidden/>
              </w:rPr>
              <w:tab/>
            </w:r>
            <w:r>
              <w:rPr>
                <w:noProof/>
                <w:webHidden/>
              </w:rPr>
              <w:fldChar w:fldCharType="begin"/>
            </w:r>
            <w:r>
              <w:rPr>
                <w:noProof/>
                <w:webHidden/>
              </w:rPr>
              <w:instrText xml:space="preserve"> PAGEREF _Toc500837526 \h </w:instrText>
            </w:r>
            <w:r>
              <w:rPr>
                <w:noProof/>
                <w:webHidden/>
              </w:rPr>
            </w:r>
            <w:r>
              <w:rPr>
                <w:noProof/>
                <w:webHidden/>
              </w:rPr>
              <w:fldChar w:fldCharType="separate"/>
            </w:r>
            <w:r>
              <w:rPr>
                <w:noProof/>
                <w:webHidden/>
              </w:rPr>
              <w:t>37</w:t>
            </w:r>
            <w:r>
              <w:rPr>
                <w:noProof/>
                <w:webHidden/>
              </w:rPr>
              <w:fldChar w:fldCharType="end"/>
            </w:r>
          </w:hyperlink>
        </w:p>
        <w:p w14:paraId="26C61450" w14:textId="5EF17127"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27" w:history="1">
            <w:r w:rsidRPr="00D62B1F">
              <w:rPr>
                <w:rStyle w:val="Lienhypertexte"/>
                <w:noProof/>
              </w:rPr>
              <w:t>3.5.5</w:t>
            </w:r>
            <w:r>
              <w:rPr>
                <w:rFonts w:asciiTheme="minorHAnsi" w:eastAsiaTheme="minorEastAsia" w:hAnsiTheme="minorHAnsi" w:cstheme="minorBidi"/>
                <w:noProof/>
                <w:sz w:val="22"/>
                <w:szCs w:val="22"/>
                <w:lang w:val="fr-FR" w:eastAsia="fr-FR"/>
              </w:rPr>
              <w:tab/>
            </w:r>
            <w:r w:rsidRPr="00D62B1F">
              <w:rPr>
                <w:rStyle w:val="Lienhypertexte"/>
                <w:noProof/>
              </w:rPr>
              <w:t>Architecture Risks</w:t>
            </w:r>
            <w:r>
              <w:rPr>
                <w:noProof/>
                <w:webHidden/>
              </w:rPr>
              <w:tab/>
            </w:r>
            <w:r>
              <w:rPr>
                <w:noProof/>
                <w:webHidden/>
              </w:rPr>
              <w:fldChar w:fldCharType="begin"/>
            </w:r>
            <w:r>
              <w:rPr>
                <w:noProof/>
                <w:webHidden/>
              </w:rPr>
              <w:instrText xml:space="preserve"> PAGEREF _Toc500837527 \h </w:instrText>
            </w:r>
            <w:r>
              <w:rPr>
                <w:noProof/>
                <w:webHidden/>
              </w:rPr>
            </w:r>
            <w:r>
              <w:rPr>
                <w:noProof/>
                <w:webHidden/>
              </w:rPr>
              <w:fldChar w:fldCharType="separate"/>
            </w:r>
            <w:r>
              <w:rPr>
                <w:noProof/>
                <w:webHidden/>
              </w:rPr>
              <w:t>37</w:t>
            </w:r>
            <w:r>
              <w:rPr>
                <w:noProof/>
                <w:webHidden/>
              </w:rPr>
              <w:fldChar w:fldCharType="end"/>
            </w:r>
          </w:hyperlink>
        </w:p>
        <w:p w14:paraId="18060A0C" w14:textId="60FB995A"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528" w:history="1">
            <w:r w:rsidRPr="00D62B1F">
              <w:rPr>
                <w:rStyle w:val="Lienhypertexte"/>
                <w:noProof/>
              </w:rPr>
              <w:t>3.6</w:t>
            </w:r>
            <w:r>
              <w:rPr>
                <w:rFonts w:asciiTheme="minorHAnsi" w:eastAsiaTheme="minorEastAsia" w:hAnsiTheme="minorHAnsi" w:cstheme="minorBidi"/>
                <w:noProof/>
                <w:sz w:val="22"/>
                <w:szCs w:val="22"/>
                <w:lang w:val="fr-FR" w:eastAsia="fr-FR"/>
              </w:rPr>
              <w:tab/>
            </w:r>
            <w:r w:rsidRPr="00D62B1F">
              <w:rPr>
                <w:rStyle w:val="Lienhypertexte"/>
                <w:noProof/>
              </w:rPr>
              <w:t>Citus/PostgreSQL cluster Component</w:t>
            </w:r>
            <w:r>
              <w:rPr>
                <w:noProof/>
                <w:webHidden/>
              </w:rPr>
              <w:tab/>
            </w:r>
            <w:r>
              <w:rPr>
                <w:noProof/>
                <w:webHidden/>
              </w:rPr>
              <w:fldChar w:fldCharType="begin"/>
            </w:r>
            <w:r>
              <w:rPr>
                <w:noProof/>
                <w:webHidden/>
              </w:rPr>
              <w:instrText xml:space="preserve"> PAGEREF _Toc500837528 \h </w:instrText>
            </w:r>
            <w:r>
              <w:rPr>
                <w:noProof/>
                <w:webHidden/>
              </w:rPr>
            </w:r>
            <w:r>
              <w:rPr>
                <w:noProof/>
                <w:webHidden/>
              </w:rPr>
              <w:fldChar w:fldCharType="separate"/>
            </w:r>
            <w:r>
              <w:rPr>
                <w:noProof/>
                <w:webHidden/>
              </w:rPr>
              <w:t>37</w:t>
            </w:r>
            <w:r>
              <w:rPr>
                <w:noProof/>
                <w:webHidden/>
              </w:rPr>
              <w:fldChar w:fldCharType="end"/>
            </w:r>
          </w:hyperlink>
        </w:p>
        <w:p w14:paraId="3ABC1EB0" w14:textId="3D30EEDF"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29" w:history="1">
            <w:r w:rsidRPr="00D62B1F">
              <w:rPr>
                <w:rStyle w:val="Lienhypertexte"/>
                <w:noProof/>
              </w:rPr>
              <w:t>3.6.1</w:t>
            </w:r>
            <w:r>
              <w:rPr>
                <w:rFonts w:asciiTheme="minorHAnsi" w:eastAsiaTheme="minorEastAsia" w:hAnsiTheme="minorHAnsi" w:cstheme="minorBidi"/>
                <w:noProof/>
                <w:sz w:val="22"/>
                <w:szCs w:val="22"/>
                <w:lang w:val="fr-FR" w:eastAsia="fr-FR"/>
              </w:rPr>
              <w:tab/>
            </w:r>
            <w:r w:rsidRPr="00D62B1F">
              <w:rPr>
                <w:rStyle w:val="Lienhypertexte"/>
                <w:noProof/>
              </w:rPr>
              <w:t>Component Functions</w:t>
            </w:r>
            <w:r>
              <w:rPr>
                <w:noProof/>
                <w:webHidden/>
              </w:rPr>
              <w:tab/>
            </w:r>
            <w:r>
              <w:rPr>
                <w:noProof/>
                <w:webHidden/>
              </w:rPr>
              <w:fldChar w:fldCharType="begin"/>
            </w:r>
            <w:r>
              <w:rPr>
                <w:noProof/>
                <w:webHidden/>
              </w:rPr>
              <w:instrText xml:space="preserve"> PAGEREF _Toc500837529 \h </w:instrText>
            </w:r>
            <w:r>
              <w:rPr>
                <w:noProof/>
                <w:webHidden/>
              </w:rPr>
            </w:r>
            <w:r>
              <w:rPr>
                <w:noProof/>
                <w:webHidden/>
              </w:rPr>
              <w:fldChar w:fldCharType="separate"/>
            </w:r>
            <w:r>
              <w:rPr>
                <w:noProof/>
                <w:webHidden/>
              </w:rPr>
              <w:t>37</w:t>
            </w:r>
            <w:r>
              <w:rPr>
                <w:noProof/>
                <w:webHidden/>
              </w:rPr>
              <w:fldChar w:fldCharType="end"/>
            </w:r>
          </w:hyperlink>
        </w:p>
        <w:p w14:paraId="5DF225D8" w14:textId="444298A7"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30" w:history="1">
            <w:r w:rsidRPr="00D62B1F">
              <w:rPr>
                <w:rStyle w:val="Lienhypertexte"/>
                <w:noProof/>
              </w:rPr>
              <w:t>3.6.2</w:t>
            </w:r>
            <w:r>
              <w:rPr>
                <w:rFonts w:asciiTheme="minorHAnsi" w:eastAsiaTheme="minorEastAsia" w:hAnsiTheme="minorHAnsi" w:cstheme="minorBidi"/>
                <w:noProof/>
                <w:sz w:val="22"/>
                <w:szCs w:val="22"/>
                <w:lang w:val="fr-FR" w:eastAsia="fr-FR"/>
              </w:rPr>
              <w:tab/>
            </w:r>
            <w:r w:rsidRPr="00D62B1F">
              <w:rPr>
                <w:rStyle w:val="Lienhypertexte"/>
                <w:noProof/>
              </w:rPr>
              <w:t>Technical Considerations</w:t>
            </w:r>
            <w:r>
              <w:rPr>
                <w:noProof/>
                <w:webHidden/>
              </w:rPr>
              <w:tab/>
            </w:r>
            <w:r>
              <w:rPr>
                <w:noProof/>
                <w:webHidden/>
              </w:rPr>
              <w:fldChar w:fldCharType="begin"/>
            </w:r>
            <w:r>
              <w:rPr>
                <w:noProof/>
                <w:webHidden/>
              </w:rPr>
              <w:instrText xml:space="preserve"> PAGEREF _Toc500837530 \h </w:instrText>
            </w:r>
            <w:r>
              <w:rPr>
                <w:noProof/>
                <w:webHidden/>
              </w:rPr>
            </w:r>
            <w:r>
              <w:rPr>
                <w:noProof/>
                <w:webHidden/>
              </w:rPr>
              <w:fldChar w:fldCharType="separate"/>
            </w:r>
            <w:r>
              <w:rPr>
                <w:noProof/>
                <w:webHidden/>
              </w:rPr>
              <w:t>37</w:t>
            </w:r>
            <w:r>
              <w:rPr>
                <w:noProof/>
                <w:webHidden/>
              </w:rPr>
              <w:fldChar w:fldCharType="end"/>
            </w:r>
          </w:hyperlink>
        </w:p>
        <w:p w14:paraId="2DA2BC7E" w14:textId="17D0A70F"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31" w:history="1">
            <w:r w:rsidRPr="00D62B1F">
              <w:rPr>
                <w:rStyle w:val="Lienhypertexte"/>
                <w:noProof/>
              </w:rPr>
              <w:t>3.6.3</w:t>
            </w:r>
            <w:r>
              <w:rPr>
                <w:rFonts w:asciiTheme="minorHAnsi" w:eastAsiaTheme="minorEastAsia" w:hAnsiTheme="minorHAnsi" w:cstheme="minorBidi"/>
                <w:noProof/>
                <w:sz w:val="22"/>
                <w:szCs w:val="22"/>
                <w:lang w:val="fr-FR" w:eastAsia="fr-FR"/>
              </w:rPr>
              <w:tab/>
            </w:r>
            <w:r w:rsidRPr="00D62B1F">
              <w:rPr>
                <w:rStyle w:val="Lienhypertexte"/>
                <w:noProof/>
              </w:rPr>
              <w:t>Selected Product(s)</w:t>
            </w:r>
            <w:r>
              <w:rPr>
                <w:noProof/>
                <w:webHidden/>
              </w:rPr>
              <w:tab/>
            </w:r>
            <w:r>
              <w:rPr>
                <w:noProof/>
                <w:webHidden/>
              </w:rPr>
              <w:fldChar w:fldCharType="begin"/>
            </w:r>
            <w:r>
              <w:rPr>
                <w:noProof/>
                <w:webHidden/>
              </w:rPr>
              <w:instrText xml:space="preserve"> PAGEREF _Toc500837531 \h </w:instrText>
            </w:r>
            <w:r>
              <w:rPr>
                <w:noProof/>
                <w:webHidden/>
              </w:rPr>
            </w:r>
            <w:r>
              <w:rPr>
                <w:noProof/>
                <w:webHidden/>
              </w:rPr>
              <w:fldChar w:fldCharType="separate"/>
            </w:r>
            <w:r>
              <w:rPr>
                <w:noProof/>
                <w:webHidden/>
              </w:rPr>
              <w:t>38</w:t>
            </w:r>
            <w:r>
              <w:rPr>
                <w:noProof/>
                <w:webHidden/>
              </w:rPr>
              <w:fldChar w:fldCharType="end"/>
            </w:r>
          </w:hyperlink>
        </w:p>
        <w:p w14:paraId="5725EC43" w14:textId="5C1253E8"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32" w:history="1">
            <w:r w:rsidRPr="00D62B1F">
              <w:rPr>
                <w:rStyle w:val="Lienhypertexte"/>
                <w:noProof/>
              </w:rPr>
              <w:t>3.6.4</w:t>
            </w:r>
            <w:r>
              <w:rPr>
                <w:rFonts w:asciiTheme="minorHAnsi" w:eastAsiaTheme="minorEastAsia" w:hAnsiTheme="minorHAnsi" w:cstheme="minorBidi"/>
                <w:noProof/>
                <w:sz w:val="22"/>
                <w:szCs w:val="22"/>
                <w:lang w:val="fr-FR" w:eastAsia="fr-FR"/>
              </w:rPr>
              <w:tab/>
            </w:r>
            <w:r w:rsidRPr="00D62B1F">
              <w:rPr>
                <w:rStyle w:val="Lienhypertexte"/>
                <w:noProof/>
              </w:rPr>
              <w:t>Selection Rationale</w:t>
            </w:r>
            <w:r>
              <w:rPr>
                <w:noProof/>
                <w:webHidden/>
              </w:rPr>
              <w:tab/>
            </w:r>
            <w:r>
              <w:rPr>
                <w:noProof/>
                <w:webHidden/>
              </w:rPr>
              <w:fldChar w:fldCharType="begin"/>
            </w:r>
            <w:r>
              <w:rPr>
                <w:noProof/>
                <w:webHidden/>
              </w:rPr>
              <w:instrText xml:space="preserve"> PAGEREF _Toc500837532 \h </w:instrText>
            </w:r>
            <w:r>
              <w:rPr>
                <w:noProof/>
                <w:webHidden/>
              </w:rPr>
            </w:r>
            <w:r>
              <w:rPr>
                <w:noProof/>
                <w:webHidden/>
              </w:rPr>
              <w:fldChar w:fldCharType="separate"/>
            </w:r>
            <w:r>
              <w:rPr>
                <w:noProof/>
                <w:webHidden/>
              </w:rPr>
              <w:t>38</w:t>
            </w:r>
            <w:r>
              <w:rPr>
                <w:noProof/>
                <w:webHidden/>
              </w:rPr>
              <w:fldChar w:fldCharType="end"/>
            </w:r>
          </w:hyperlink>
        </w:p>
        <w:p w14:paraId="64E5B2E9" w14:textId="427F2CE6"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33" w:history="1">
            <w:r w:rsidRPr="00D62B1F">
              <w:rPr>
                <w:rStyle w:val="Lienhypertexte"/>
                <w:noProof/>
              </w:rPr>
              <w:t>3.6.5</w:t>
            </w:r>
            <w:r>
              <w:rPr>
                <w:rFonts w:asciiTheme="minorHAnsi" w:eastAsiaTheme="minorEastAsia" w:hAnsiTheme="minorHAnsi" w:cstheme="minorBidi"/>
                <w:noProof/>
                <w:sz w:val="22"/>
                <w:szCs w:val="22"/>
                <w:lang w:val="fr-FR" w:eastAsia="fr-FR"/>
              </w:rPr>
              <w:tab/>
            </w:r>
            <w:r w:rsidRPr="00D62B1F">
              <w:rPr>
                <w:rStyle w:val="Lienhypertexte"/>
                <w:noProof/>
              </w:rPr>
              <w:t>Architecture Risks</w:t>
            </w:r>
            <w:r>
              <w:rPr>
                <w:noProof/>
                <w:webHidden/>
              </w:rPr>
              <w:tab/>
            </w:r>
            <w:r>
              <w:rPr>
                <w:noProof/>
                <w:webHidden/>
              </w:rPr>
              <w:fldChar w:fldCharType="begin"/>
            </w:r>
            <w:r>
              <w:rPr>
                <w:noProof/>
                <w:webHidden/>
              </w:rPr>
              <w:instrText xml:space="preserve"> PAGEREF _Toc500837533 \h </w:instrText>
            </w:r>
            <w:r>
              <w:rPr>
                <w:noProof/>
                <w:webHidden/>
              </w:rPr>
            </w:r>
            <w:r>
              <w:rPr>
                <w:noProof/>
                <w:webHidden/>
              </w:rPr>
              <w:fldChar w:fldCharType="separate"/>
            </w:r>
            <w:r>
              <w:rPr>
                <w:noProof/>
                <w:webHidden/>
              </w:rPr>
              <w:t>38</w:t>
            </w:r>
            <w:r>
              <w:rPr>
                <w:noProof/>
                <w:webHidden/>
              </w:rPr>
              <w:fldChar w:fldCharType="end"/>
            </w:r>
          </w:hyperlink>
        </w:p>
        <w:p w14:paraId="5B0D760D" w14:textId="7E3D0C38"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534" w:history="1">
            <w:r w:rsidRPr="00D62B1F">
              <w:rPr>
                <w:rStyle w:val="Lienhypertexte"/>
                <w:noProof/>
              </w:rPr>
              <w:t>3.7</w:t>
            </w:r>
            <w:r>
              <w:rPr>
                <w:rFonts w:asciiTheme="minorHAnsi" w:eastAsiaTheme="minorEastAsia" w:hAnsiTheme="minorHAnsi" w:cstheme="minorBidi"/>
                <w:noProof/>
                <w:sz w:val="22"/>
                <w:szCs w:val="22"/>
                <w:lang w:val="fr-FR" w:eastAsia="fr-FR"/>
              </w:rPr>
              <w:tab/>
            </w:r>
            <w:r w:rsidRPr="00D62B1F">
              <w:rPr>
                <w:rStyle w:val="Lienhypertexte"/>
                <w:noProof/>
              </w:rPr>
              <w:t>Galera/MySQL cluster Component</w:t>
            </w:r>
            <w:r>
              <w:rPr>
                <w:noProof/>
                <w:webHidden/>
              </w:rPr>
              <w:tab/>
            </w:r>
            <w:r>
              <w:rPr>
                <w:noProof/>
                <w:webHidden/>
              </w:rPr>
              <w:fldChar w:fldCharType="begin"/>
            </w:r>
            <w:r>
              <w:rPr>
                <w:noProof/>
                <w:webHidden/>
              </w:rPr>
              <w:instrText xml:space="preserve"> PAGEREF _Toc500837534 \h </w:instrText>
            </w:r>
            <w:r>
              <w:rPr>
                <w:noProof/>
                <w:webHidden/>
              </w:rPr>
            </w:r>
            <w:r>
              <w:rPr>
                <w:noProof/>
                <w:webHidden/>
              </w:rPr>
              <w:fldChar w:fldCharType="separate"/>
            </w:r>
            <w:r>
              <w:rPr>
                <w:noProof/>
                <w:webHidden/>
              </w:rPr>
              <w:t>39</w:t>
            </w:r>
            <w:r>
              <w:rPr>
                <w:noProof/>
                <w:webHidden/>
              </w:rPr>
              <w:fldChar w:fldCharType="end"/>
            </w:r>
          </w:hyperlink>
        </w:p>
        <w:p w14:paraId="2E76AFA8" w14:textId="371100A2"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35" w:history="1">
            <w:r w:rsidRPr="00D62B1F">
              <w:rPr>
                <w:rStyle w:val="Lienhypertexte"/>
                <w:noProof/>
              </w:rPr>
              <w:t>3.7.1</w:t>
            </w:r>
            <w:r>
              <w:rPr>
                <w:rFonts w:asciiTheme="minorHAnsi" w:eastAsiaTheme="minorEastAsia" w:hAnsiTheme="minorHAnsi" w:cstheme="minorBidi"/>
                <w:noProof/>
                <w:sz w:val="22"/>
                <w:szCs w:val="22"/>
                <w:lang w:val="fr-FR" w:eastAsia="fr-FR"/>
              </w:rPr>
              <w:tab/>
            </w:r>
            <w:r w:rsidRPr="00D62B1F">
              <w:rPr>
                <w:rStyle w:val="Lienhypertexte"/>
                <w:noProof/>
              </w:rPr>
              <w:t>Component Functions</w:t>
            </w:r>
            <w:r>
              <w:rPr>
                <w:noProof/>
                <w:webHidden/>
              </w:rPr>
              <w:tab/>
            </w:r>
            <w:r>
              <w:rPr>
                <w:noProof/>
                <w:webHidden/>
              </w:rPr>
              <w:fldChar w:fldCharType="begin"/>
            </w:r>
            <w:r>
              <w:rPr>
                <w:noProof/>
                <w:webHidden/>
              </w:rPr>
              <w:instrText xml:space="preserve"> PAGEREF _Toc500837535 \h </w:instrText>
            </w:r>
            <w:r>
              <w:rPr>
                <w:noProof/>
                <w:webHidden/>
              </w:rPr>
            </w:r>
            <w:r>
              <w:rPr>
                <w:noProof/>
                <w:webHidden/>
              </w:rPr>
              <w:fldChar w:fldCharType="separate"/>
            </w:r>
            <w:r>
              <w:rPr>
                <w:noProof/>
                <w:webHidden/>
              </w:rPr>
              <w:t>39</w:t>
            </w:r>
            <w:r>
              <w:rPr>
                <w:noProof/>
                <w:webHidden/>
              </w:rPr>
              <w:fldChar w:fldCharType="end"/>
            </w:r>
          </w:hyperlink>
        </w:p>
        <w:p w14:paraId="1A3D9F31" w14:textId="3704412F"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36" w:history="1">
            <w:r w:rsidRPr="00D62B1F">
              <w:rPr>
                <w:rStyle w:val="Lienhypertexte"/>
                <w:noProof/>
              </w:rPr>
              <w:t>3.7.2</w:t>
            </w:r>
            <w:r>
              <w:rPr>
                <w:rFonts w:asciiTheme="minorHAnsi" w:eastAsiaTheme="minorEastAsia" w:hAnsiTheme="minorHAnsi" w:cstheme="minorBidi"/>
                <w:noProof/>
                <w:sz w:val="22"/>
                <w:szCs w:val="22"/>
                <w:lang w:val="fr-FR" w:eastAsia="fr-FR"/>
              </w:rPr>
              <w:tab/>
            </w:r>
            <w:r w:rsidRPr="00D62B1F">
              <w:rPr>
                <w:rStyle w:val="Lienhypertexte"/>
                <w:noProof/>
              </w:rPr>
              <w:t>Technical Considerations</w:t>
            </w:r>
            <w:r>
              <w:rPr>
                <w:noProof/>
                <w:webHidden/>
              </w:rPr>
              <w:tab/>
            </w:r>
            <w:r>
              <w:rPr>
                <w:noProof/>
                <w:webHidden/>
              </w:rPr>
              <w:fldChar w:fldCharType="begin"/>
            </w:r>
            <w:r>
              <w:rPr>
                <w:noProof/>
                <w:webHidden/>
              </w:rPr>
              <w:instrText xml:space="preserve"> PAGEREF _Toc500837536 \h </w:instrText>
            </w:r>
            <w:r>
              <w:rPr>
                <w:noProof/>
                <w:webHidden/>
              </w:rPr>
            </w:r>
            <w:r>
              <w:rPr>
                <w:noProof/>
                <w:webHidden/>
              </w:rPr>
              <w:fldChar w:fldCharType="separate"/>
            </w:r>
            <w:r>
              <w:rPr>
                <w:noProof/>
                <w:webHidden/>
              </w:rPr>
              <w:t>39</w:t>
            </w:r>
            <w:r>
              <w:rPr>
                <w:noProof/>
                <w:webHidden/>
              </w:rPr>
              <w:fldChar w:fldCharType="end"/>
            </w:r>
          </w:hyperlink>
        </w:p>
        <w:p w14:paraId="4910E880" w14:textId="4DF042F0"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37" w:history="1">
            <w:r w:rsidRPr="00D62B1F">
              <w:rPr>
                <w:rStyle w:val="Lienhypertexte"/>
                <w:noProof/>
              </w:rPr>
              <w:t>3.7.3</w:t>
            </w:r>
            <w:r>
              <w:rPr>
                <w:rFonts w:asciiTheme="minorHAnsi" w:eastAsiaTheme="minorEastAsia" w:hAnsiTheme="minorHAnsi" w:cstheme="minorBidi"/>
                <w:noProof/>
                <w:sz w:val="22"/>
                <w:szCs w:val="22"/>
                <w:lang w:val="fr-FR" w:eastAsia="fr-FR"/>
              </w:rPr>
              <w:tab/>
            </w:r>
            <w:r w:rsidRPr="00D62B1F">
              <w:rPr>
                <w:rStyle w:val="Lienhypertexte"/>
                <w:noProof/>
              </w:rPr>
              <w:t>Selected Product(s)</w:t>
            </w:r>
            <w:r>
              <w:rPr>
                <w:noProof/>
                <w:webHidden/>
              </w:rPr>
              <w:tab/>
            </w:r>
            <w:r>
              <w:rPr>
                <w:noProof/>
                <w:webHidden/>
              </w:rPr>
              <w:fldChar w:fldCharType="begin"/>
            </w:r>
            <w:r>
              <w:rPr>
                <w:noProof/>
                <w:webHidden/>
              </w:rPr>
              <w:instrText xml:space="preserve"> PAGEREF _Toc500837537 \h </w:instrText>
            </w:r>
            <w:r>
              <w:rPr>
                <w:noProof/>
                <w:webHidden/>
              </w:rPr>
            </w:r>
            <w:r>
              <w:rPr>
                <w:noProof/>
                <w:webHidden/>
              </w:rPr>
              <w:fldChar w:fldCharType="separate"/>
            </w:r>
            <w:r>
              <w:rPr>
                <w:noProof/>
                <w:webHidden/>
              </w:rPr>
              <w:t>39</w:t>
            </w:r>
            <w:r>
              <w:rPr>
                <w:noProof/>
                <w:webHidden/>
              </w:rPr>
              <w:fldChar w:fldCharType="end"/>
            </w:r>
          </w:hyperlink>
        </w:p>
        <w:p w14:paraId="28B45E34" w14:textId="0507F4DB"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38" w:history="1">
            <w:r w:rsidRPr="00D62B1F">
              <w:rPr>
                <w:rStyle w:val="Lienhypertexte"/>
                <w:noProof/>
              </w:rPr>
              <w:t>3.7.4</w:t>
            </w:r>
            <w:r>
              <w:rPr>
                <w:rFonts w:asciiTheme="minorHAnsi" w:eastAsiaTheme="minorEastAsia" w:hAnsiTheme="minorHAnsi" w:cstheme="minorBidi"/>
                <w:noProof/>
                <w:sz w:val="22"/>
                <w:szCs w:val="22"/>
                <w:lang w:val="fr-FR" w:eastAsia="fr-FR"/>
              </w:rPr>
              <w:tab/>
            </w:r>
            <w:r w:rsidRPr="00D62B1F">
              <w:rPr>
                <w:rStyle w:val="Lienhypertexte"/>
                <w:noProof/>
              </w:rPr>
              <w:t>Selection Rationale</w:t>
            </w:r>
            <w:r>
              <w:rPr>
                <w:noProof/>
                <w:webHidden/>
              </w:rPr>
              <w:tab/>
            </w:r>
            <w:r>
              <w:rPr>
                <w:noProof/>
                <w:webHidden/>
              </w:rPr>
              <w:fldChar w:fldCharType="begin"/>
            </w:r>
            <w:r>
              <w:rPr>
                <w:noProof/>
                <w:webHidden/>
              </w:rPr>
              <w:instrText xml:space="preserve"> PAGEREF _Toc500837538 \h </w:instrText>
            </w:r>
            <w:r>
              <w:rPr>
                <w:noProof/>
                <w:webHidden/>
              </w:rPr>
            </w:r>
            <w:r>
              <w:rPr>
                <w:noProof/>
                <w:webHidden/>
              </w:rPr>
              <w:fldChar w:fldCharType="separate"/>
            </w:r>
            <w:r>
              <w:rPr>
                <w:noProof/>
                <w:webHidden/>
              </w:rPr>
              <w:t>39</w:t>
            </w:r>
            <w:r>
              <w:rPr>
                <w:noProof/>
                <w:webHidden/>
              </w:rPr>
              <w:fldChar w:fldCharType="end"/>
            </w:r>
          </w:hyperlink>
        </w:p>
        <w:p w14:paraId="2A8EB35B" w14:textId="4E6C61D5"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39" w:history="1">
            <w:r w:rsidRPr="00D62B1F">
              <w:rPr>
                <w:rStyle w:val="Lienhypertexte"/>
                <w:noProof/>
              </w:rPr>
              <w:t>3.7.5</w:t>
            </w:r>
            <w:r>
              <w:rPr>
                <w:rFonts w:asciiTheme="minorHAnsi" w:eastAsiaTheme="minorEastAsia" w:hAnsiTheme="minorHAnsi" w:cstheme="minorBidi"/>
                <w:noProof/>
                <w:sz w:val="22"/>
                <w:szCs w:val="22"/>
                <w:lang w:val="fr-FR" w:eastAsia="fr-FR"/>
              </w:rPr>
              <w:tab/>
            </w:r>
            <w:r w:rsidRPr="00D62B1F">
              <w:rPr>
                <w:rStyle w:val="Lienhypertexte"/>
                <w:noProof/>
              </w:rPr>
              <w:t>Architecture Risks</w:t>
            </w:r>
            <w:r>
              <w:rPr>
                <w:noProof/>
                <w:webHidden/>
              </w:rPr>
              <w:tab/>
            </w:r>
            <w:r>
              <w:rPr>
                <w:noProof/>
                <w:webHidden/>
              </w:rPr>
              <w:fldChar w:fldCharType="begin"/>
            </w:r>
            <w:r>
              <w:rPr>
                <w:noProof/>
                <w:webHidden/>
              </w:rPr>
              <w:instrText xml:space="preserve"> PAGEREF _Toc500837539 \h </w:instrText>
            </w:r>
            <w:r>
              <w:rPr>
                <w:noProof/>
                <w:webHidden/>
              </w:rPr>
            </w:r>
            <w:r>
              <w:rPr>
                <w:noProof/>
                <w:webHidden/>
              </w:rPr>
              <w:fldChar w:fldCharType="separate"/>
            </w:r>
            <w:r>
              <w:rPr>
                <w:noProof/>
                <w:webHidden/>
              </w:rPr>
              <w:t>39</w:t>
            </w:r>
            <w:r>
              <w:rPr>
                <w:noProof/>
                <w:webHidden/>
              </w:rPr>
              <w:fldChar w:fldCharType="end"/>
            </w:r>
          </w:hyperlink>
        </w:p>
        <w:p w14:paraId="3F8361F5" w14:textId="1F30EB38"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540" w:history="1">
            <w:r w:rsidRPr="00D62B1F">
              <w:rPr>
                <w:rStyle w:val="Lienhypertexte"/>
                <w:noProof/>
              </w:rPr>
              <w:t>3.8</w:t>
            </w:r>
            <w:r>
              <w:rPr>
                <w:rFonts w:asciiTheme="minorHAnsi" w:eastAsiaTheme="minorEastAsia" w:hAnsiTheme="minorHAnsi" w:cstheme="minorBidi"/>
                <w:noProof/>
                <w:sz w:val="22"/>
                <w:szCs w:val="22"/>
                <w:lang w:val="fr-FR" w:eastAsia="fr-FR"/>
              </w:rPr>
              <w:tab/>
            </w:r>
            <w:r w:rsidRPr="00D62B1F">
              <w:rPr>
                <w:rStyle w:val="Lienhypertexte"/>
                <w:noProof/>
              </w:rPr>
              <w:t>Cosmos Big Data Components, Cygnus &amp; Comet</w:t>
            </w:r>
            <w:r>
              <w:rPr>
                <w:noProof/>
                <w:webHidden/>
              </w:rPr>
              <w:tab/>
            </w:r>
            <w:r>
              <w:rPr>
                <w:noProof/>
                <w:webHidden/>
              </w:rPr>
              <w:fldChar w:fldCharType="begin"/>
            </w:r>
            <w:r>
              <w:rPr>
                <w:noProof/>
                <w:webHidden/>
              </w:rPr>
              <w:instrText xml:space="preserve"> PAGEREF _Toc500837540 \h </w:instrText>
            </w:r>
            <w:r>
              <w:rPr>
                <w:noProof/>
                <w:webHidden/>
              </w:rPr>
            </w:r>
            <w:r>
              <w:rPr>
                <w:noProof/>
                <w:webHidden/>
              </w:rPr>
              <w:fldChar w:fldCharType="separate"/>
            </w:r>
            <w:r>
              <w:rPr>
                <w:noProof/>
                <w:webHidden/>
              </w:rPr>
              <w:t>39</w:t>
            </w:r>
            <w:r>
              <w:rPr>
                <w:noProof/>
                <w:webHidden/>
              </w:rPr>
              <w:fldChar w:fldCharType="end"/>
            </w:r>
          </w:hyperlink>
        </w:p>
        <w:p w14:paraId="2E51BAD0" w14:textId="140CF445"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41" w:history="1">
            <w:r w:rsidRPr="00D62B1F">
              <w:rPr>
                <w:rStyle w:val="Lienhypertexte"/>
                <w:noProof/>
              </w:rPr>
              <w:t>3.8.1</w:t>
            </w:r>
            <w:r>
              <w:rPr>
                <w:rFonts w:asciiTheme="minorHAnsi" w:eastAsiaTheme="minorEastAsia" w:hAnsiTheme="minorHAnsi" w:cstheme="minorBidi"/>
                <w:noProof/>
                <w:sz w:val="22"/>
                <w:szCs w:val="22"/>
                <w:lang w:val="fr-FR" w:eastAsia="fr-FR"/>
              </w:rPr>
              <w:tab/>
            </w:r>
            <w:r w:rsidRPr="00D62B1F">
              <w:rPr>
                <w:rStyle w:val="Lienhypertexte"/>
                <w:noProof/>
              </w:rPr>
              <w:t>Component Functions</w:t>
            </w:r>
            <w:r>
              <w:rPr>
                <w:noProof/>
                <w:webHidden/>
              </w:rPr>
              <w:tab/>
            </w:r>
            <w:r>
              <w:rPr>
                <w:noProof/>
                <w:webHidden/>
              </w:rPr>
              <w:fldChar w:fldCharType="begin"/>
            </w:r>
            <w:r>
              <w:rPr>
                <w:noProof/>
                <w:webHidden/>
              </w:rPr>
              <w:instrText xml:space="preserve"> PAGEREF _Toc500837541 \h </w:instrText>
            </w:r>
            <w:r>
              <w:rPr>
                <w:noProof/>
                <w:webHidden/>
              </w:rPr>
            </w:r>
            <w:r>
              <w:rPr>
                <w:noProof/>
                <w:webHidden/>
              </w:rPr>
              <w:fldChar w:fldCharType="separate"/>
            </w:r>
            <w:r>
              <w:rPr>
                <w:noProof/>
                <w:webHidden/>
              </w:rPr>
              <w:t>39</w:t>
            </w:r>
            <w:r>
              <w:rPr>
                <w:noProof/>
                <w:webHidden/>
              </w:rPr>
              <w:fldChar w:fldCharType="end"/>
            </w:r>
          </w:hyperlink>
        </w:p>
        <w:p w14:paraId="107889FE" w14:textId="53D82CD8"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42" w:history="1">
            <w:r w:rsidRPr="00D62B1F">
              <w:rPr>
                <w:rStyle w:val="Lienhypertexte"/>
                <w:noProof/>
              </w:rPr>
              <w:t>3.8.2</w:t>
            </w:r>
            <w:r>
              <w:rPr>
                <w:rFonts w:asciiTheme="minorHAnsi" w:eastAsiaTheme="minorEastAsia" w:hAnsiTheme="minorHAnsi" w:cstheme="minorBidi"/>
                <w:noProof/>
                <w:sz w:val="22"/>
                <w:szCs w:val="22"/>
                <w:lang w:val="fr-FR" w:eastAsia="fr-FR"/>
              </w:rPr>
              <w:tab/>
            </w:r>
            <w:r w:rsidRPr="00D62B1F">
              <w:rPr>
                <w:rStyle w:val="Lienhypertexte"/>
                <w:noProof/>
              </w:rPr>
              <w:t>Technical Considerations</w:t>
            </w:r>
            <w:r>
              <w:rPr>
                <w:noProof/>
                <w:webHidden/>
              </w:rPr>
              <w:tab/>
            </w:r>
            <w:r>
              <w:rPr>
                <w:noProof/>
                <w:webHidden/>
              </w:rPr>
              <w:fldChar w:fldCharType="begin"/>
            </w:r>
            <w:r>
              <w:rPr>
                <w:noProof/>
                <w:webHidden/>
              </w:rPr>
              <w:instrText xml:space="preserve"> PAGEREF _Toc500837542 \h </w:instrText>
            </w:r>
            <w:r>
              <w:rPr>
                <w:noProof/>
                <w:webHidden/>
              </w:rPr>
            </w:r>
            <w:r>
              <w:rPr>
                <w:noProof/>
                <w:webHidden/>
              </w:rPr>
              <w:fldChar w:fldCharType="separate"/>
            </w:r>
            <w:r>
              <w:rPr>
                <w:noProof/>
                <w:webHidden/>
              </w:rPr>
              <w:t>42</w:t>
            </w:r>
            <w:r>
              <w:rPr>
                <w:noProof/>
                <w:webHidden/>
              </w:rPr>
              <w:fldChar w:fldCharType="end"/>
            </w:r>
          </w:hyperlink>
        </w:p>
        <w:p w14:paraId="7B52933C" w14:textId="5EBBB93C"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43" w:history="1">
            <w:r w:rsidRPr="00D62B1F">
              <w:rPr>
                <w:rStyle w:val="Lienhypertexte"/>
                <w:noProof/>
              </w:rPr>
              <w:t>3.8.3</w:t>
            </w:r>
            <w:r>
              <w:rPr>
                <w:rFonts w:asciiTheme="minorHAnsi" w:eastAsiaTheme="minorEastAsia" w:hAnsiTheme="minorHAnsi" w:cstheme="minorBidi"/>
                <w:noProof/>
                <w:sz w:val="22"/>
                <w:szCs w:val="22"/>
                <w:lang w:val="fr-FR" w:eastAsia="fr-FR"/>
              </w:rPr>
              <w:tab/>
            </w:r>
            <w:r w:rsidRPr="00D62B1F">
              <w:rPr>
                <w:rStyle w:val="Lienhypertexte"/>
                <w:noProof/>
              </w:rPr>
              <w:t>Selected Product(s)</w:t>
            </w:r>
            <w:r>
              <w:rPr>
                <w:noProof/>
                <w:webHidden/>
              </w:rPr>
              <w:tab/>
            </w:r>
            <w:r>
              <w:rPr>
                <w:noProof/>
                <w:webHidden/>
              </w:rPr>
              <w:fldChar w:fldCharType="begin"/>
            </w:r>
            <w:r>
              <w:rPr>
                <w:noProof/>
                <w:webHidden/>
              </w:rPr>
              <w:instrText xml:space="preserve"> PAGEREF _Toc500837543 \h </w:instrText>
            </w:r>
            <w:r>
              <w:rPr>
                <w:noProof/>
                <w:webHidden/>
              </w:rPr>
            </w:r>
            <w:r>
              <w:rPr>
                <w:noProof/>
                <w:webHidden/>
              </w:rPr>
              <w:fldChar w:fldCharType="separate"/>
            </w:r>
            <w:r>
              <w:rPr>
                <w:noProof/>
                <w:webHidden/>
              </w:rPr>
              <w:t>43</w:t>
            </w:r>
            <w:r>
              <w:rPr>
                <w:noProof/>
                <w:webHidden/>
              </w:rPr>
              <w:fldChar w:fldCharType="end"/>
            </w:r>
          </w:hyperlink>
        </w:p>
        <w:p w14:paraId="29E76D51" w14:textId="5AA2F038"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44" w:history="1">
            <w:r w:rsidRPr="00D62B1F">
              <w:rPr>
                <w:rStyle w:val="Lienhypertexte"/>
                <w:noProof/>
              </w:rPr>
              <w:t>3.8.4</w:t>
            </w:r>
            <w:r>
              <w:rPr>
                <w:rFonts w:asciiTheme="minorHAnsi" w:eastAsiaTheme="minorEastAsia" w:hAnsiTheme="minorHAnsi" w:cstheme="minorBidi"/>
                <w:noProof/>
                <w:sz w:val="22"/>
                <w:szCs w:val="22"/>
                <w:lang w:val="fr-FR" w:eastAsia="fr-FR"/>
              </w:rPr>
              <w:tab/>
            </w:r>
            <w:r w:rsidRPr="00D62B1F">
              <w:rPr>
                <w:rStyle w:val="Lienhypertexte"/>
                <w:noProof/>
              </w:rPr>
              <w:t>Selection Rationale</w:t>
            </w:r>
            <w:r>
              <w:rPr>
                <w:noProof/>
                <w:webHidden/>
              </w:rPr>
              <w:tab/>
            </w:r>
            <w:r>
              <w:rPr>
                <w:noProof/>
                <w:webHidden/>
              </w:rPr>
              <w:fldChar w:fldCharType="begin"/>
            </w:r>
            <w:r>
              <w:rPr>
                <w:noProof/>
                <w:webHidden/>
              </w:rPr>
              <w:instrText xml:space="preserve"> PAGEREF _Toc500837544 \h </w:instrText>
            </w:r>
            <w:r>
              <w:rPr>
                <w:noProof/>
                <w:webHidden/>
              </w:rPr>
            </w:r>
            <w:r>
              <w:rPr>
                <w:noProof/>
                <w:webHidden/>
              </w:rPr>
              <w:fldChar w:fldCharType="separate"/>
            </w:r>
            <w:r>
              <w:rPr>
                <w:noProof/>
                <w:webHidden/>
              </w:rPr>
              <w:t>43</w:t>
            </w:r>
            <w:r>
              <w:rPr>
                <w:noProof/>
                <w:webHidden/>
              </w:rPr>
              <w:fldChar w:fldCharType="end"/>
            </w:r>
          </w:hyperlink>
        </w:p>
        <w:p w14:paraId="2E599478" w14:textId="728ADD41"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45" w:history="1">
            <w:r w:rsidRPr="00D62B1F">
              <w:rPr>
                <w:rStyle w:val="Lienhypertexte"/>
                <w:noProof/>
              </w:rPr>
              <w:t>3.8.5</w:t>
            </w:r>
            <w:r>
              <w:rPr>
                <w:rFonts w:asciiTheme="minorHAnsi" w:eastAsiaTheme="minorEastAsia" w:hAnsiTheme="minorHAnsi" w:cstheme="minorBidi"/>
                <w:noProof/>
                <w:sz w:val="22"/>
                <w:szCs w:val="22"/>
                <w:lang w:val="fr-FR" w:eastAsia="fr-FR"/>
              </w:rPr>
              <w:tab/>
            </w:r>
            <w:r w:rsidRPr="00D62B1F">
              <w:rPr>
                <w:rStyle w:val="Lienhypertexte"/>
                <w:noProof/>
              </w:rPr>
              <w:t>Architecture Risks</w:t>
            </w:r>
            <w:r>
              <w:rPr>
                <w:noProof/>
                <w:webHidden/>
              </w:rPr>
              <w:tab/>
            </w:r>
            <w:r>
              <w:rPr>
                <w:noProof/>
                <w:webHidden/>
              </w:rPr>
              <w:fldChar w:fldCharType="begin"/>
            </w:r>
            <w:r>
              <w:rPr>
                <w:noProof/>
                <w:webHidden/>
              </w:rPr>
              <w:instrText xml:space="preserve"> PAGEREF _Toc500837545 \h </w:instrText>
            </w:r>
            <w:r>
              <w:rPr>
                <w:noProof/>
                <w:webHidden/>
              </w:rPr>
            </w:r>
            <w:r>
              <w:rPr>
                <w:noProof/>
                <w:webHidden/>
              </w:rPr>
              <w:fldChar w:fldCharType="separate"/>
            </w:r>
            <w:r>
              <w:rPr>
                <w:noProof/>
                <w:webHidden/>
              </w:rPr>
              <w:t>44</w:t>
            </w:r>
            <w:r>
              <w:rPr>
                <w:noProof/>
                <w:webHidden/>
              </w:rPr>
              <w:fldChar w:fldCharType="end"/>
            </w:r>
          </w:hyperlink>
        </w:p>
        <w:p w14:paraId="3DA1837B" w14:textId="49E66235"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546" w:history="1">
            <w:r w:rsidRPr="00D62B1F">
              <w:rPr>
                <w:rStyle w:val="Lienhypertexte"/>
                <w:noProof/>
              </w:rPr>
              <w:t>3.9</w:t>
            </w:r>
            <w:r>
              <w:rPr>
                <w:rFonts w:asciiTheme="minorHAnsi" w:eastAsiaTheme="minorEastAsia" w:hAnsiTheme="minorHAnsi" w:cstheme="minorBidi"/>
                <w:noProof/>
                <w:sz w:val="22"/>
                <w:szCs w:val="22"/>
                <w:lang w:val="fr-FR" w:eastAsia="fr-FR"/>
              </w:rPr>
              <w:tab/>
            </w:r>
            <w:r w:rsidRPr="00D62B1F">
              <w:rPr>
                <w:rStyle w:val="Lienhypertexte"/>
                <w:noProof/>
              </w:rPr>
              <w:t>Knowage Analytics Component</w:t>
            </w:r>
            <w:r>
              <w:rPr>
                <w:noProof/>
                <w:webHidden/>
              </w:rPr>
              <w:tab/>
            </w:r>
            <w:r>
              <w:rPr>
                <w:noProof/>
                <w:webHidden/>
              </w:rPr>
              <w:fldChar w:fldCharType="begin"/>
            </w:r>
            <w:r>
              <w:rPr>
                <w:noProof/>
                <w:webHidden/>
              </w:rPr>
              <w:instrText xml:space="preserve"> PAGEREF _Toc500837546 \h </w:instrText>
            </w:r>
            <w:r>
              <w:rPr>
                <w:noProof/>
                <w:webHidden/>
              </w:rPr>
            </w:r>
            <w:r>
              <w:rPr>
                <w:noProof/>
                <w:webHidden/>
              </w:rPr>
              <w:fldChar w:fldCharType="separate"/>
            </w:r>
            <w:r>
              <w:rPr>
                <w:noProof/>
                <w:webHidden/>
              </w:rPr>
              <w:t>44</w:t>
            </w:r>
            <w:r>
              <w:rPr>
                <w:noProof/>
                <w:webHidden/>
              </w:rPr>
              <w:fldChar w:fldCharType="end"/>
            </w:r>
          </w:hyperlink>
        </w:p>
        <w:p w14:paraId="783DCEE3" w14:textId="1D781959"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47" w:history="1">
            <w:r w:rsidRPr="00D62B1F">
              <w:rPr>
                <w:rStyle w:val="Lienhypertexte"/>
                <w:noProof/>
              </w:rPr>
              <w:t>3.9.1</w:t>
            </w:r>
            <w:r>
              <w:rPr>
                <w:rFonts w:asciiTheme="minorHAnsi" w:eastAsiaTheme="minorEastAsia" w:hAnsiTheme="minorHAnsi" w:cstheme="minorBidi"/>
                <w:noProof/>
                <w:sz w:val="22"/>
                <w:szCs w:val="22"/>
                <w:lang w:val="fr-FR" w:eastAsia="fr-FR"/>
              </w:rPr>
              <w:tab/>
            </w:r>
            <w:r w:rsidRPr="00D62B1F">
              <w:rPr>
                <w:rStyle w:val="Lienhypertexte"/>
                <w:noProof/>
              </w:rPr>
              <w:t>Component Functions</w:t>
            </w:r>
            <w:r>
              <w:rPr>
                <w:noProof/>
                <w:webHidden/>
              </w:rPr>
              <w:tab/>
            </w:r>
            <w:r>
              <w:rPr>
                <w:noProof/>
                <w:webHidden/>
              </w:rPr>
              <w:fldChar w:fldCharType="begin"/>
            </w:r>
            <w:r>
              <w:rPr>
                <w:noProof/>
                <w:webHidden/>
              </w:rPr>
              <w:instrText xml:space="preserve"> PAGEREF _Toc500837547 \h </w:instrText>
            </w:r>
            <w:r>
              <w:rPr>
                <w:noProof/>
                <w:webHidden/>
              </w:rPr>
            </w:r>
            <w:r>
              <w:rPr>
                <w:noProof/>
                <w:webHidden/>
              </w:rPr>
              <w:fldChar w:fldCharType="separate"/>
            </w:r>
            <w:r>
              <w:rPr>
                <w:noProof/>
                <w:webHidden/>
              </w:rPr>
              <w:t>44</w:t>
            </w:r>
            <w:r>
              <w:rPr>
                <w:noProof/>
                <w:webHidden/>
              </w:rPr>
              <w:fldChar w:fldCharType="end"/>
            </w:r>
          </w:hyperlink>
        </w:p>
        <w:p w14:paraId="7636C60F" w14:textId="6F6A75A7"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48" w:history="1">
            <w:r w:rsidRPr="00D62B1F">
              <w:rPr>
                <w:rStyle w:val="Lienhypertexte"/>
                <w:noProof/>
              </w:rPr>
              <w:t>3.9.2</w:t>
            </w:r>
            <w:r>
              <w:rPr>
                <w:rFonts w:asciiTheme="minorHAnsi" w:eastAsiaTheme="minorEastAsia" w:hAnsiTheme="minorHAnsi" w:cstheme="minorBidi"/>
                <w:noProof/>
                <w:sz w:val="22"/>
                <w:szCs w:val="22"/>
                <w:lang w:val="fr-FR" w:eastAsia="fr-FR"/>
              </w:rPr>
              <w:tab/>
            </w:r>
            <w:r w:rsidRPr="00D62B1F">
              <w:rPr>
                <w:rStyle w:val="Lienhypertexte"/>
                <w:noProof/>
              </w:rPr>
              <w:t>Technical Considerations</w:t>
            </w:r>
            <w:r>
              <w:rPr>
                <w:noProof/>
                <w:webHidden/>
              </w:rPr>
              <w:tab/>
            </w:r>
            <w:r>
              <w:rPr>
                <w:noProof/>
                <w:webHidden/>
              </w:rPr>
              <w:fldChar w:fldCharType="begin"/>
            </w:r>
            <w:r>
              <w:rPr>
                <w:noProof/>
                <w:webHidden/>
              </w:rPr>
              <w:instrText xml:space="preserve"> PAGEREF _Toc500837548 \h </w:instrText>
            </w:r>
            <w:r>
              <w:rPr>
                <w:noProof/>
                <w:webHidden/>
              </w:rPr>
            </w:r>
            <w:r>
              <w:rPr>
                <w:noProof/>
                <w:webHidden/>
              </w:rPr>
              <w:fldChar w:fldCharType="separate"/>
            </w:r>
            <w:r>
              <w:rPr>
                <w:noProof/>
                <w:webHidden/>
              </w:rPr>
              <w:t>45</w:t>
            </w:r>
            <w:r>
              <w:rPr>
                <w:noProof/>
                <w:webHidden/>
              </w:rPr>
              <w:fldChar w:fldCharType="end"/>
            </w:r>
          </w:hyperlink>
        </w:p>
        <w:p w14:paraId="2E59275C" w14:textId="774528C9"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49" w:history="1">
            <w:r w:rsidRPr="00D62B1F">
              <w:rPr>
                <w:rStyle w:val="Lienhypertexte"/>
                <w:noProof/>
              </w:rPr>
              <w:t>3.9.3</w:t>
            </w:r>
            <w:r>
              <w:rPr>
                <w:rFonts w:asciiTheme="minorHAnsi" w:eastAsiaTheme="minorEastAsia" w:hAnsiTheme="minorHAnsi" w:cstheme="minorBidi"/>
                <w:noProof/>
                <w:sz w:val="22"/>
                <w:szCs w:val="22"/>
                <w:lang w:val="fr-FR" w:eastAsia="fr-FR"/>
              </w:rPr>
              <w:tab/>
            </w:r>
            <w:r w:rsidRPr="00D62B1F">
              <w:rPr>
                <w:rStyle w:val="Lienhypertexte"/>
                <w:noProof/>
              </w:rPr>
              <w:t>Selected Product(s)</w:t>
            </w:r>
            <w:r>
              <w:rPr>
                <w:noProof/>
                <w:webHidden/>
              </w:rPr>
              <w:tab/>
            </w:r>
            <w:r>
              <w:rPr>
                <w:noProof/>
                <w:webHidden/>
              </w:rPr>
              <w:fldChar w:fldCharType="begin"/>
            </w:r>
            <w:r>
              <w:rPr>
                <w:noProof/>
                <w:webHidden/>
              </w:rPr>
              <w:instrText xml:space="preserve"> PAGEREF _Toc500837549 \h </w:instrText>
            </w:r>
            <w:r>
              <w:rPr>
                <w:noProof/>
                <w:webHidden/>
              </w:rPr>
            </w:r>
            <w:r>
              <w:rPr>
                <w:noProof/>
                <w:webHidden/>
              </w:rPr>
              <w:fldChar w:fldCharType="separate"/>
            </w:r>
            <w:r>
              <w:rPr>
                <w:noProof/>
                <w:webHidden/>
              </w:rPr>
              <w:t>45</w:t>
            </w:r>
            <w:r>
              <w:rPr>
                <w:noProof/>
                <w:webHidden/>
              </w:rPr>
              <w:fldChar w:fldCharType="end"/>
            </w:r>
          </w:hyperlink>
        </w:p>
        <w:p w14:paraId="2D47BC48" w14:textId="4C5CA252"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50" w:history="1">
            <w:r w:rsidRPr="00D62B1F">
              <w:rPr>
                <w:rStyle w:val="Lienhypertexte"/>
                <w:noProof/>
              </w:rPr>
              <w:t>3.9.4</w:t>
            </w:r>
            <w:r>
              <w:rPr>
                <w:rFonts w:asciiTheme="minorHAnsi" w:eastAsiaTheme="minorEastAsia" w:hAnsiTheme="minorHAnsi" w:cstheme="minorBidi"/>
                <w:noProof/>
                <w:sz w:val="22"/>
                <w:szCs w:val="22"/>
                <w:lang w:val="fr-FR" w:eastAsia="fr-FR"/>
              </w:rPr>
              <w:tab/>
            </w:r>
            <w:r w:rsidRPr="00D62B1F">
              <w:rPr>
                <w:rStyle w:val="Lienhypertexte"/>
                <w:noProof/>
              </w:rPr>
              <w:t>Selection Rationale</w:t>
            </w:r>
            <w:r>
              <w:rPr>
                <w:noProof/>
                <w:webHidden/>
              </w:rPr>
              <w:tab/>
            </w:r>
            <w:r>
              <w:rPr>
                <w:noProof/>
                <w:webHidden/>
              </w:rPr>
              <w:fldChar w:fldCharType="begin"/>
            </w:r>
            <w:r>
              <w:rPr>
                <w:noProof/>
                <w:webHidden/>
              </w:rPr>
              <w:instrText xml:space="preserve"> PAGEREF _Toc500837550 \h </w:instrText>
            </w:r>
            <w:r>
              <w:rPr>
                <w:noProof/>
                <w:webHidden/>
              </w:rPr>
            </w:r>
            <w:r>
              <w:rPr>
                <w:noProof/>
                <w:webHidden/>
              </w:rPr>
              <w:fldChar w:fldCharType="separate"/>
            </w:r>
            <w:r>
              <w:rPr>
                <w:noProof/>
                <w:webHidden/>
              </w:rPr>
              <w:t>45</w:t>
            </w:r>
            <w:r>
              <w:rPr>
                <w:noProof/>
                <w:webHidden/>
              </w:rPr>
              <w:fldChar w:fldCharType="end"/>
            </w:r>
          </w:hyperlink>
        </w:p>
        <w:p w14:paraId="340ED10D" w14:textId="022A0E35"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51" w:history="1">
            <w:r w:rsidRPr="00D62B1F">
              <w:rPr>
                <w:rStyle w:val="Lienhypertexte"/>
                <w:noProof/>
              </w:rPr>
              <w:t>3.9.5</w:t>
            </w:r>
            <w:r>
              <w:rPr>
                <w:rFonts w:asciiTheme="minorHAnsi" w:eastAsiaTheme="minorEastAsia" w:hAnsiTheme="minorHAnsi" w:cstheme="minorBidi"/>
                <w:noProof/>
                <w:sz w:val="22"/>
                <w:szCs w:val="22"/>
                <w:lang w:val="fr-FR" w:eastAsia="fr-FR"/>
              </w:rPr>
              <w:tab/>
            </w:r>
            <w:r w:rsidRPr="00D62B1F">
              <w:rPr>
                <w:rStyle w:val="Lienhypertexte"/>
                <w:noProof/>
              </w:rPr>
              <w:t>Architecture Risks</w:t>
            </w:r>
            <w:r>
              <w:rPr>
                <w:noProof/>
                <w:webHidden/>
              </w:rPr>
              <w:tab/>
            </w:r>
            <w:r>
              <w:rPr>
                <w:noProof/>
                <w:webHidden/>
              </w:rPr>
              <w:fldChar w:fldCharType="begin"/>
            </w:r>
            <w:r>
              <w:rPr>
                <w:noProof/>
                <w:webHidden/>
              </w:rPr>
              <w:instrText xml:space="preserve"> PAGEREF _Toc500837551 \h </w:instrText>
            </w:r>
            <w:r>
              <w:rPr>
                <w:noProof/>
                <w:webHidden/>
              </w:rPr>
            </w:r>
            <w:r>
              <w:rPr>
                <w:noProof/>
                <w:webHidden/>
              </w:rPr>
              <w:fldChar w:fldCharType="separate"/>
            </w:r>
            <w:r>
              <w:rPr>
                <w:noProof/>
                <w:webHidden/>
              </w:rPr>
              <w:t>45</w:t>
            </w:r>
            <w:r>
              <w:rPr>
                <w:noProof/>
                <w:webHidden/>
              </w:rPr>
              <w:fldChar w:fldCharType="end"/>
            </w:r>
          </w:hyperlink>
        </w:p>
        <w:p w14:paraId="3776B0B9" w14:textId="164DCEEC"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552" w:history="1">
            <w:r w:rsidRPr="00D62B1F">
              <w:rPr>
                <w:rStyle w:val="Lienhypertexte"/>
                <w:noProof/>
              </w:rPr>
              <w:t>3.10</w:t>
            </w:r>
            <w:r>
              <w:rPr>
                <w:rFonts w:asciiTheme="minorHAnsi" w:eastAsiaTheme="minorEastAsia" w:hAnsiTheme="minorHAnsi" w:cstheme="minorBidi"/>
                <w:noProof/>
                <w:sz w:val="22"/>
                <w:szCs w:val="22"/>
                <w:lang w:val="fr-FR" w:eastAsia="fr-FR"/>
              </w:rPr>
              <w:tab/>
            </w:r>
            <w:r w:rsidRPr="00D62B1F">
              <w:rPr>
                <w:rStyle w:val="Lienhypertexte"/>
                <w:noProof/>
              </w:rPr>
              <w:t>CKAN Open Data Component</w:t>
            </w:r>
            <w:r>
              <w:rPr>
                <w:noProof/>
                <w:webHidden/>
              </w:rPr>
              <w:tab/>
            </w:r>
            <w:r>
              <w:rPr>
                <w:noProof/>
                <w:webHidden/>
              </w:rPr>
              <w:fldChar w:fldCharType="begin"/>
            </w:r>
            <w:r>
              <w:rPr>
                <w:noProof/>
                <w:webHidden/>
              </w:rPr>
              <w:instrText xml:space="preserve"> PAGEREF _Toc500837552 \h </w:instrText>
            </w:r>
            <w:r>
              <w:rPr>
                <w:noProof/>
                <w:webHidden/>
              </w:rPr>
            </w:r>
            <w:r>
              <w:rPr>
                <w:noProof/>
                <w:webHidden/>
              </w:rPr>
              <w:fldChar w:fldCharType="separate"/>
            </w:r>
            <w:r>
              <w:rPr>
                <w:noProof/>
                <w:webHidden/>
              </w:rPr>
              <w:t>45</w:t>
            </w:r>
            <w:r>
              <w:rPr>
                <w:noProof/>
                <w:webHidden/>
              </w:rPr>
              <w:fldChar w:fldCharType="end"/>
            </w:r>
          </w:hyperlink>
        </w:p>
        <w:p w14:paraId="5F666A3E" w14:textId="5512D8BD"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53" w:history="1">
            <w:r w:rsidRPr="00D62B1F">
              <w:rPr>
                <w:rStyle w:val="Lienhypertexte"/>
                <w:noProof/>
              </w:rPr>
              <w:t>3.10.1</w:t>
            </w:r>
            <w:r>
              <w:rPr>
                <w:rFonts w:asciiTheme="minorHAnsi" w:eastAsiaTheme="minorEastAsia" w:hAnsiTheme="minorHAnsi" w:cstheme="minorBidi"/>
                <w:noProof/>
                <w:sz w:val="22"/>
                <w:szCs w:val="22"/>
                <w:lang w:val="fr-FR" w:eastAsia="fr-FR"/>
              </w:rPr>
              <w:tab/>
            </w:r>
            <w:r w:rsidRPr="00D62B1F">
              <w:rPr>
                <w:rStyle w:val="Lienhypertexte"/>
                <w:noProof/>
              </w:rPr>
              <w:t>Component Functions</w:t>
            </w:r>
            <w:r>
              <w:rPr>
                <w:noProof/>
                <w:webHidden/>
              </w:rPr>
              <w:tab/>
            </w:r>
            <w:r>
              <w:rPr>
                <w:noProof/>
                <w:webHidden/>
              </w:rPr>
              <w:fldChar w:fldCharType="begin"/>
            </w:r>
            <w:r>
              <w:rPr>
                <w:noProof/>
                <w:webHidden/>
              </w:rPr>
              <w:instrText xml:space="preserve"> PAGEREF _Toc500837553 \h </w:instrText>
            </w:r>
            <w:r>
              <w:rPr>
                <w:noProof/>
                <w:webHidden/>
              </w:rPr>
            </w:r>
            <w:r>
              <w:rPr>
                <w:noProof/>
                <w:webHidden/>
              </w:rPr>
              <w:fldChar w:fldCharType="separate"/>
            </w:r>
            <w:r>
              <w:rPr>
                <w:noProof/>
                <w:webHidden/>
              </w:rPr>
              <w:t>45</w:t>
            </w:r>
            <w:r>
              <w:rPr>
                <w:noProof/>
                <w:webHidden/>
              </w:rPr>
              <w:fldChar w:fldCharType="end"/>
            </w:r>
          </w:hyperlink>
        </w:p>
        <w:p w14:paraId="7706BFD6" w14:textId="4B83EA9E"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54" w:history="1">
            <w:r w:rsidRPr="00D62B1F">
              <w:rPr>
                <w:rStyle w:val="Lienhypertexte"/>
                <w:noProof/>
              </w:rPr>
              <w:t>3.10.2</w:t>
            </w:r>
            <w:r>
              <w:rPr>
                <w:rFonts w:asciiTheme="minorHAnsi" w:eastAsiaTheme="minorEastAsia" w:hAnsiTheme="minorHAnsi" w:cstheme="minorBidi"/>
                <w:noProof/>
                <w:sz w:val="22"/>
                <w:szCs w:val="22"/>
                <w:lang w:val="fr-FR" w:eastAsia="fr-FR"/>
              </w:rPr>
              <w:tab/>
            </w:r>
            <w:r w:rsidRPr="00D62B1F">
              <w:rPr>
                <w:rStyle w:val="Lienhypertexte"/>
                <w:noProof/>
              </w:rPr>
              <w:t>Technical Considerations</w:t>
            </w:r>
            <w:r>
              <w:rPr>
                <w:noProof/>
                <w:webHidden/>
              </w:rPr>
              <w:tab/>
            </w:r>
            <w:r>
              <w:rPr>
                <w:noProof/>
                <w:webHidden/>
              </w:rPr>
              <w:fldChar w:fldCharType="begin"/>
            </w:r>
            <w:r>
              <w:rPr>
                <w:noProof/>
                <w:webHidden/>
              </w:rPr>
              <w:instrText xml:space="preserve"> PAGEREF _Toc500837554 \h </w:instrText>
            </w:r>
            <w:r>
              <w:rPr>
                <w:noProof/>
                <w:webHidden/>
              </w:rPr>
            </w:r>
            <w:r>
              <w:rPr>
                <w:noProof/>
                <w:webHidden/>
              </w:rPr>
              <w:fldChar w:fldCharType="separate"/>
            </w:r>
            <w:r>
              <w:rPr>
                <w:noProof/>
                <w:webHidden/>
              </w:rPr>
              <w:t>45</w:t>
            </w:r>
            <w:r>
              <w:rPr>
                <w:noProof/>
                <w:webHidden/>
              </w:rPr>
              <w:fldChar w:fldCharType="end"/>
            </w:r>
          </w:hyperlink>
        </w:p>
        <w:p w14:paraId="58FA637C" w14:textId="2F0E7790"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55" w:history="1">
            <w:r w:rsidRPr="00D62B1F">
              <w:rPr>
                <w:rStyle w:val="Lienhypertexte"/>
                <w:noProof/>
              </w:rPr>
              <w:t>3.10.3</w:t>
            </w:r>
            <w:r>
              <w:rPr>
                <w:rFonts w:asciiTheme="minorHAnsi" w:eastAsiaTheme="minorEastAsia" w:hAnsiTheme="minorHAnsi" w:cstheme="minorBidi"/>
                <w:noProof/>
                <w:sz w:val="22"/>
                <w:szCs w:val="22"/>
                <w:lang w:val="fr-FR" w:eastAsia="fr-FR"/>
              </w:rPr>
              <w:tab/>
            </w:r>
            <w:r w:rsidRPr="00D62B1F">
              <w:rPr>
                <w:rStyle w:val="Lienhypertexte"/>
                <w:noProof/>
              </w:rPr>
              <w:t>Selected Product(s)</w:t>
            </w:r>
            <w:r>
              <w:rPr>
                <w:noProof/>
                <w:webHidden/>
              </w:rPr>
              <w:tab/>
            </w:r>
            <w:r>
              <w:rPr>
                <w:noProof/>
                <w:webHidden/>
              </w:rPr>
              <w:fldChar w:fldCharType="begin"/>
            </w:r>
            <w:r>
              <w:rPr>
                <w:noProof/>
                <w:webHidden/>
              </w:rPr>
              <w:instrText xml:space="preserve"> PAGEREF _Toc500837555 \h </w:instrText>
            </w:r>
            <w:r>
              <w:rPr>
                <w:noProof/>
                <w:webHidden/>
              </w:rPr>
            </w:r>
            <w:r>
              <w:rPr>
                <w:noProof/>
                <w:webHidden/>
              </w:rPr>
              <w:fldChar w:fldCharType="separate"/>
            </w:r>
            <w:r>
              <w:rPr>
                <w:noProof/>
                <w:webHidden/>
              </w:rPr>
              <w:t>45</w:t>
            </w:r>
            <w:r>
              <w:rPr>
                <w:noProof/>
                <w:webHidden/>
              </w:rPr>
              <w:fldChar w:fldCharType="end"/>
            </w:r>
          </w:hyperlink>
        </w:p>
        <w:p w14:paraId="18C777DF" w14:textId="4DDE7568"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56" w:history="1">
            <w:r w:rsidRPr="00D62B1F">
              <w:rPr>
                <w:rStyle w:val="Lienhypertexte"/>
                <w:noProof/>
              </w:rPr>
              <w:t>3.10.4</w:t>
            </w:r>
            <w:r>
              <w:rPr>
                <w:rFonts w:asciiTheme="minorHAnsi" w:eastAsiaTheme="minorEastAsia" w:hAnsiTheme="minorHAnsi" w:cstheme="minorBidi"/>
                <w:noProof/>
                <w:sz w:val="22"/>
                <w:szCs w:val="22"/>
                <w:lang w:val="fr-FR" w:eastAsia="fr-FR"/>
              </w:rPr>
              <w:tab/>
            </w:r>
            <w:r w:rsidRPr="00D62B1F">
              <w:rPr>
                <w:rStyle w:val="Lienhypertexte"/>
                <w:noProof/>
              </w:rPr>
              <w:t>Selection Rationale</w:t>
            </w:r>
            <w:r>
              <w:rPr>
                <w:noProof/>
                <w:webHidden/>
              </w:rPr>
              <w:tab/>
            </w:r>
            <w:r>
              <w:rPr>
                <w:noProof/>
                <w:webHidden/>
              </w:rPr>
              <w:fldChar w:fldCharType="begin"/>
            </w:r>
            <w:r>
              <w:rPr>
                <w:noProof/>
                <w:webHidden/>
              </w:rPr>
              <w:instrText xml:space="preserve"> PAGEREF _Toc500837556 \h </w:instrText>
            </w:r>
            <w:r>
              <w:rPr>
                <w:noProof/>
                <w:webHidden/>
              </w:rPr>
            </w:r>
            <w:r>
              <w:rPr>
                <w:noProof/>
                <w:webHidden/>
              </w:rPr>
              <w:fldChar w:fldCharType="separate"/>
            </w:r>
            <w:r>
              <w:rPr>
                <w:noProof/>
                <w:webHidden/>
              </w:rPr>
              <w:t>45</w:t>
            </w:r>
            <w:r>
              <w:rPr>
                <w:noProof/>
                <w:webHidden/>
              </w:rPr>
              <w:fldChar w:fldCharType="end"/>
            </w:r>
          </w:hyperlink>
        </w:p>
        <w:p w14:paraId="374E6819" w14:textId="7D0AE75B"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57" w:history="1">
            <w:r w:rsidRPr="00D62B1F">
              <w:rPr>
                <w:rStyle w:val="Lienhypertexte"/>
                <w:noProof/>
              </w:rPr>
              <w:t>3.10.5</w:t>
            </w:r>
            <w:r>
              <w:rPr>
                <w:rFonts w:asciiTheme="minorHAnsi" w:eastAsiaTheme="minorEastAsia" w:hAnsiTheme="minorHAnsi" w:cstheme="minorBidi"/>
                <w:noProof/>
                <w:sz w:val="22"/>
                <w:szCs w:val="22"/>
                <w:lang w:val="fr-FR" w:eastAsia="fr-FR"/>
              </w:rPr>
              <w:tab/>
            </w:r>
            <w:r w:rsidRPr="00D62B1F">
              <w:rPr>
                <w:rStyle w:val="Lienhypertexte"/>
                <w:noProof/>
              </w:rPr>
              <w:t>Architecture Risks</w:t>
            </w:r>
            <w:r>
              <w:rPr>
                <w:noProof/>
                <w:webHidden/>
              </w:rPr>
              <w:tab/>
            </w:r>
            <w:r>
              <w:rPr>
                <w:noProof/>
                <w:webHidden/>
              </w:rPr>
              <w:fldChar w:fldCharType="begin"/>
            </w:r>
            <w:r>
              <w:rPr>
                <w:noProof/>
                <w:webHidden/>
              </w:rPr>
              <w:instrText xml:space="preserve"> PAGEREF _Toc500837557 \h </w:instrText>
            </w:r>
            <w:r>
              <w:rPr>
                <w:noProof/>
                <w:webHidden/>
              </w:rPr>
            </w:r>
            <w:r>
              <w:rPr>
                <w:noProof/>
                <w:webHidden/>
              </w:rPr>
              <w:fldChar w:fldCharType="separate"/>
            </w:r>
            <w:r>
              <w:rPr>
                <w:noProof/>
                <w:webHidden/>
              </w:rPr>
              <w:t>45</w:t>
            </w:r>
            <w:r>
              <w:rPr>
                <w:noProof/>
                <w:webHidden/>
              </w:rPr>
              <w:fldChar w:fldCharType="end"/>
            </w:r>
          </w:hyperlink>
        </w:p>
        <w:p w14:paraId="55FC68DD" w14:textId="1E3E2AD7"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558" w:history="1">
            <w:r w:rsidRPr="00D62B1F">
              <w:rPr>
                <w:rStyle w:val="Lienhypertexte"/>
                <w:noProof/>
              </w:rPr>
              <w:t>3.11</w:t>
            </w:r>
            <w:r>
              <w:rPr>
                <w:rFonts w:asciiTheme="minorHAnsi" w:eastAsiaTheme="minorEastAsia" w:hAnsiTheme="minorHAnsi" w:cstheme="minorBidi"/>
                <w:noProof/>
                <w:sz w:val="22"/>
                <w:szCs w:val="22"/>
                <w:lang w:val="fr-FR" w:eastAsia="fr-FR"/>
              </w:rPr>
              <w:tab/>
            </w:r>
            <w:r w:rsidRPr="00D62B1F">
              <w:rPr>
                <w:rStyle w:val="Lienhypertexte"/>
                <w:noProof/>
              </w:rPr>
              <w:t>IDAS IOT Components</w:t>
            </w:r>
            <w:r>
              <w:rPr>
                <w:noProof/>
                <w:webHidden/>
              </w:rPr>
              <w:tab/>
            </w:r>
            <w:r>
              <w:rPr>
                <w:noProof/>
                <w:webHidden/>
              </w:rPr>
              <w:fldChar w:fldCharType="begin"/>
            </w:r>
            <w:r>
              <w:rPr>
                <w:noProof/>
                <w:webHidden/>
              </w:rPr>
              <w:instrText xml:space="preserve"> PAGEREF _Toc500837558 \h </w:instrText>
            </w:r>
            <w:r>
              <w:rPr>
                <w:noProof/>
                <w:webHidden/>
              </w:rPr>
            </w:r>
            <w:r>
              <w:rPr>
                <w:noProof/>
                <w:webHidden/>
              </w:rPr>
              <w:fldChar w:fldCharType="separate"/>
            </w:r>
            <w:r>
              <w:rPr>
                <w:noProof/>
                <w:webHidden/>
              </w:rPr>
              <w:t>45</w:t>
            </w:r>
            <w:r>
              <w:rPr>
                <w:noProof/>
                <w:webHidden/>
              </w:rPr>
              <w:fldChar w:fldCharType="end"/>
            </w:r>
          </w:hyperlink>
        </w:p>
        <w:p w14:paraId="4F4FC1B2" w14:textId="0876DA0F"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59" w:history="1">
            <w:r w:rsidRPr="00D62B1F">
              <w:rPr>
                <w:rStyle w:val="Lienhypertexte"/>
                <w:noProof/>
              </w:rPr>
              <w:t>3.11.1</w:t>
            </w:r>
            <w:r>
              <w:rPr>
                <w:rFonts w:asciiTheme="minorHAnsi" w:eastAsiaTheme="minorEastAsia" w:hAnsiTheme="minorHAnsi" w:cstheme="minorBidi"/>
                <w:noProof/>
                <w:sz w:val="22"/>
                <w:szCs w:val="22"/>
                <w:lang w:val="fr-FR" w:eastAsia="fr-FR"/>
              </w:rPr>
              <w:tab/>
            </w:r>
            <w:r w:rsidRPr="00D62B1F">
              <w:rPr>
                <w:rStyle w:val="Lienhypertexte"/>
                <w:noProof/>
              </w:rPr>
              <w:t>Components Functions</w:t>
            </w:r>
            <w:r>
              <w:rPr>
                <w:noProof/>
                <w:webHidden/>
              </w:rPr>
              <w:tab/>
            </w:r>
            <w:r>
              <w:rPr>
                <w:noProof/>
                <w:webHidden/>
              </w:rPr>
              <w:fldChar w:fldCharType="begin"/>
            </w:r>
            <w:r>
              <w:rPr>
                <w:noProof/>
                <w:webHidden/>
              </w:rPr>
              <w:instrText xml:space="preserve"> PAGEREF _Toc500837559 \h </w:instrText>
            </w:r>
            <w:r>
              <w:rPr>
                <w:noProof/>
                <w:webHidden/>
              </w:rPr>
            </w:r>
            <w:r>
              <w:rPr>
                <w:noProof/>
                <w:webHidden/>
              </w:rPr>
              <w:fldChar w:fldCharType="separate"/>
            </w:r>
            <w:r>
              <w:rPr>
                <w:noProof/>
                <w:webHidden/>
              </w:rPr>
              <w:t>45</w:t>
            </w:r>
            <w:r>
              <w:rPr>
                <w:noProof/>
                <w:webHidden/>
              </w:rPr>
              <w:fldChar w:fldCharType="end"/>
            </w:r>
          </w:hyperlink>
        </w:p>
        <w:p w14:paraId="41C6BA95" w14:textId="2DA86540"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60" w:history="1">
            <w:r w:rsidRPr="00D62B1F">
              <w:rPr>
                <w:rStyle w:val="Lienhypertexte"/>
                <w:noProof/>
              </w:rPr>
              <w:t>3.11.2</w:t>
            </w:r>
            <w:r>
              <w:rPr>
                <w:rFonts w:asciiTheme="minorHAnsi" w:eastAsiaTheme="minorEastAsia" w:hAnsiTheme="minorHAnsi" w:cstheme="minorBidi"/>
                <w:noProof/>
                <w:sz w:val="22"/>
                <w:szCs w:val="22"/>
                <w:lang w:val="fr-FR" w:eastAsia="fr-FR"/>
              </w:rPr>
              <w:tab/>
            </w:r>
            <w:r w:rsidRPr="00D62B1F">
              <w:rPr>
                <w:rStyle w:val="Lienhypertexte"/>
                <w:noProof/>
              </w:rPr>
              <w:t>Technical Considerations</w:t>
            </w:r>
            <w:r>
              <w:rPr>
                <w:noProof/>
                <w:webHidden/>
              </w:rPr>
              <w:tab/>
            </w:r>
            <w:r>
              <w:rPr>
                <w:noProof/>
                <w:webHidden/>
              </w:rPr>
              <w:fldChar w:fldCharType="begin"/>
            </w:r>
            <w:r>
              <w:rPr>
                <w:noProof/>
                <w:webHidden/>
              </w:rPr>
              <w:instrText xml:space="preserve"> PAGEREF _Toc500837560 \h </w:instrText>
            </w:r>
            <w:r>
              <w:rPr>
                <w:noProof/>
                <w:webHidden/>
              </w:rPr>
            </w:r>
            <w:r>
              <w:rPr>
                <w:noProof/>
                <w:webHidden/>
              </w:rPr>
              <w:fldChar w:fldCharType="separate"/>
            </w:r>
            <w:r>
              <w:rPr>
                <w:noProof/>
                <w:webHidden/>
              </w:rPr>
              <w:t>48</w:t>
            </w:r>
            <w:r>
              <w:rPr>
                <w:noProof/>
                <w:webHidden/>
              </w:rPr>
              <w:fldChar w:fldCharType="end"/>
            </w:r>
          </w:hyperlink>
        </w:p>
        <w:p w14:paraId="7FF0B5B3" w14:textId="2B96C5B2"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61" w:history="1">
            <w:r w:rsidRPr="00D62B1F">
              <w:rPr>
                <w:rStyle w:val="Lienhypertexte"/>
                <w:noProof/>
              </w:rPr>
              <w:t>3.11.3</w:t>
            </w:r>
            <w:r>
              <w:rPr>
                <w:rFonts w:asciiTheme="minorHAnsi" w:eastAsiaTheme="minorEastAsia" w:hAnsiTheme="minorHAnsi" w:cstheme="minorBidi"/>
                <w:noProof/>
                <w:sz w:val="22"/>
                <w:szCs w:val="22"/>
                <w:lang w:val="fr-FR" w:eastAsia="fr-FR"/>
              </w:rPr>
              <w:tab/>
            </w:r>
            <w:r w:rsidRPr="00D62B1F">
              <w:rPr>
                <w:rStyle w:val="Lienhypertexte"/>
                <w:noProof/>
              </w:rPr>
              <w:t>Selected Product(s)</w:t>
            </w:r>
            <w:r>
              <w:rPr>
                <w:noProof/>
                <w:webHidden/>
              </w:rPr>
              <w:tab/>
            </w:r>
            <w:r>
              <w:rPr>
                <w:noProof/>
                <w:webHidden/>
              </w:rPr>
              <w:fldChar w:fldCharType="begin"/>
            </w:r>
            <w:r>
              <w:rPr>
                <w:noProof/>
                <w:webHidden/>
              </w:rPr>
              <w:instrText xml:space="preserve"> PAGEREF _Toc500837561 \h </w:instrText>
            </w:r>
            <w:r>
              <w:rPr>
                <w:noProof/>
                <w:webHidden/>
              </w:rPr>
            </w:r>
            <w:r>
              <w:rPr>
                <w:noProof/>
                <w:webHidden/>
              </w:rPr>
              <w:fldChar w:fldCharType="separate"/>
            </w:r>
            <w:r>
              <w:rPr>
                <w:noProof/>
                <w:webHidden/>
              </w:rPr>
              <w:t>48</w:t>
            </w:r>
            <w:r>
              <w:rPr>
                <w:noProof/>
                <w:webHidden/>
              </w:rPr>
              <w:fldChar w:fldCharType="end"/>
            </w:r>
          </w:hyperlink>
        </w:p>
        <w:p w14:paraId="5077907C" w14:textId="246E54D4"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62" w:history="1">
            <w:r w:rsidRPr="00D62B1F">
              <w:rPr>
                <w:rStyle w:val="Lienhypertexte"/>
                <w:noProof/>
              </w:rPr>
              <w:t>3.11.4</w:t>
            </w:r>
            <w:r>
              <w:rPr>
                <w:rFonts w:asciiTheme="minorHAnsi" w:eastAsiaTheme="minorEastAsia" w:hAnsiTheme="minorHAnsi" w:cstheme="minorBidi"/>
                <w:noProof/>
                <w:sz w:val="22"/>
                <w:szCs w:val="22"/>
                <w:lang w:val="fr-FR" w:eastAsia="fr-FR"/>
              </w:rPr>
              <w:tab/>
            </w:r>
            <w:r w:rsidRPr="00D62B1F">
              <w:rPr>
                <w:rStyle w:val="Lienhypertexte"/>
                <w:noProof/>
              </w:rPr>
              <w:t>Selection Rationale</w:t>
            </w:r>
            <w:r>
              <w:rPr>
                <w:noProof/>
                <w:webHidden/>
              </w:rPr>
              <w:tab/>
            </w:r>
            <w:r>
              <w:rPr>
                <w:noProof/>
                <w:webHidden/>
              </w:rPr>
              <w:fldChar w:fldCharType="begin"/>
            </w:r>
            <w:r>
              <w:rPr>
                <w:noProof/>
                <w:webHidden/>
              </w:rPr>
              <w:instrText xml:space="preserve"> PAGEREF _Toc500837562 \h </w:instrText>
            </w:r>
            <w:r>
              <w:rPr>
                <w:noProof/>
                <w:webHidden/>
              </w:rPr>
            </w:r>
            <w:r>
              <w:rPr>
                <w:noProof/>
                <w:webHidden/>
              </w:rPr>
              <w:fldChar w:fldCharType="separate"/>
            </w:r>
            <w:r>
              <w:rPr>
                <w:noProof/>
                <w:webHidden/>
              </w:rPr>
              <w:t>48</w:t>
            </w:r>
            <w:r>
              <w:rPr>
                <w:noProof/>
                <w:webHidden/>
              </w:rPr>
              <w:fldChar w:fldCharType="end"/>
            </w:r>
          </w:hyperlink>
        </w:p>
        <w:p w14:paraId="15EEB3A6" w14:textId="4534810A"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63" w:history="1">
            <w:r w:rsidRPr="00D62B1F">
              <w:rPr>
                <w:rStyle w:val="Lienhypertexte"/>
                <w:noProof/>
              </w:rPr>
              <w:t>3.11.5</w:t>
            </w:r>
            <w:r>
              <w:rPr>
                <w:rFonts w:asciiTheme="minorHAnsi" w:eastAsiaTheme="minorEastAsia" w:hAnsiTheme="minorHAnsi" w:cstheme="minorBidi"/>
                <w:noProof/>
                <w:sz w:val="22"/>
                <w:szCs w:val="22"/>
                <w:lang w:val="fr-FR" w:eastAsia="fr-FR"/>
              </w:rPr>
              <w:tab/>
            </w:r>
            <w:r w:rsidRPr="00D62B1F">
              <w:rPr>
                <w:rStyle w:val="Lienhypertexte"/>
                <w:noProof/>
              </w:rPr>
              <w:t>Architecture Risks</w:t>
            </w:r>
            <w:r>
              <w:rPr>
                <w:noProof/>
                <w:webHidden/>
              </w:rPr>
              <w:tab/>
            </w:r>
            <w:r>
              <w:rPr>
                <w:noProof/>
                <w:webHidden/>
              </w:rPr>
              <w:fldChar w:fldCharType="begin"/>
            </w:r>
            <w:r>
              <w:rPr>
                <w:noProof/>
                <w:webHidden/>
              </w:rPr>
              <w:instrText xml:space="preserve"> PAGEREF _Toc500837563 \h </w:instrText>
            </w:r>
            <w:r>
              <w:rPr>
                <w:noProof/>
                <w:webHidden/>
              </w:rPr>
            </w:r>
            <w:r>
              <w:rPr>
                <w:noProof/>
                <w:webHidden/>
              </w:rPr>
              <w:fldChar w:fldCharType="separate"/>
            </w:r>
            <w:r>
              <w:rPr>
                <w:noProof/>
                <w:webHidden/>
              </w:rPr>
              <w:t>49</w:t>
            </w:r>
            <w:r>
              <w:rPr>
                <w:noProof/>
                <w:webHidden/>
              </w:rPr>
              <w:fldChar w:fldCharType="end"/>
            </w:r>
          </w:hyperlink>
        </w:p>
        <w:p w14:paraId="016EAF8A" w14:textId="033CAE3A"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564" w:history="1">
            <w:r w:rsidRPr="00D62B1F">
              <w:rPr>
                <w:rStyle w:val="Lienhypertexte"/>
                <w:noProof/>
              </w:rPr>
              <w:t>3.12</w:t>
            </w:r>
            <w:r>
              <w:rPr>
                <w:rFonts w:asciiTheme="minorHAnsi" w:eastAsiaTheme="minorEastAsia" w:hAnsiTheme="minorHAnsi" w:cstheme="minorBidi"/>
                <w:noProof/>
                <w:sz w:val="22"/>
                <w:szCs w:val="22"/>
                <w:lang w:val="fr-FR" w:eastAsia="fr-FR"/>
              </w:rPr>
              <w:tab/>
            </w:r>
            <w:r w:rsidRPr="00D62B1F">
              <w:rPr>
                <w:rStyle w:val="Lienhypertexte"/>
                <w:noProof/>
              </w:rPr>
              <w:t>CEP Component</w:t>
            </w:r>
            <w:r>
              <w:rPr>
                <w:noProof/>
                <w:webHidden/>
              </w:rPr>
              <w:tab/>
            </w:r>
            <w:r>
              <w:rPr>
                <w:noProof/>
                <w:webHidden/>
              </w:rPr>
              <w:fldChar w:fldCharType="begin"/>
            </w:r>
            <w:r>
              <w:rPr>
                <w:noProof/>
                <w:webHidden/>
              </w:rPr>
              <w:instrText xml:space="preserve"> PAGEREF _Toc500837564 \h </w:instrText>
            </w:r>
            <w:r>
              <w:rPr>
                <w:noProof/>
                <w:webHidden/>
              </w:rPr>
            </w:r>
            <w:r>
              <w:rPr>
                <w:noProof/>
                <w:webHidden/>
              </w:rPr>
              <w:fldChar w:fldCharType="separate"/>
            </w:r>
            <w:r>
              <w:rPr>
                <w:noProof/>
                <w:webHidden/>
              </w:rPr>
              <w:t>49</w:t>
            </w:r>
            <w:r>
              <w:rPr>
                <w:noProof/>
                <w:webHidden/>
              </w:rPr>
              <w:fldChar w:fldCharType="end"/>
            </w:r>
          </w:hyperlink>
        </w:p>
        <w:p w14:paraId="0E50F882" w14:textId="379D919C"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65" w:history="1">
            <w:r w:rsidRPr="00D62B1F">
              <w:rPr>
                <w:rStyle w:val="Lienhypertexte"/>
                <w:noProof/>
              </w:rPr>
              <w:t>3.12.1</w:t>
            </w:r>
            <w:r>
              <w:rPr>
                <w:rFonts w:asciiTheme="minorHAnsi" w:eastAsiaTheme="minorEastAsia" w:hAnsiTheme="minorHAnsi" w:cstheme="minorBidi"/>
                <w:noProof/>
                <w:sz w:val="22"/>
                <w:szCs w:val="22"/>
                <w:lang w:val="fr-FR" w:eastAsia="fr-FR"/>
              </w:rPr>
              <w:tab/>
            </w:r>
            <w:r w:rsidRPr="00D62B1F">
              <w:rPr>
                <w:rStyle w:val="Lienhypertexte"/>
                <w:noProof/>
              </w:rPr>
              <w:t>Component Functions</w:t>
            </w:r>
            <w:r>
              <w:rPr>
                <w:noProof/>
                <w:webHidden/>
              </w:rPr>
              <w:tab/>
            </w:r>
            <w:r>
              <w:rPr>
                <w:noProof/>
                <w:webHidden/>
              </w:rPr>
              <w:fldChar w:fldCharType="begin"/>
            </w:r>
            <w:r>
              <w:rPr>
                <w:noProof/>
                <w:webHidden/>
              </w:rPr>
              <w:instrText xml:space="preserve"> PAGEREF _Toc500837565 \h </w:instrText>
            </w:r>
            <w:r>
              <w:rPr>
                <w:noProof/>
                <w:webHidden/>
              </w:rPr>
            </w:r>
            <w:r>
              <w:rPr>
                <w:noProof/>
                <w:webHidden/>
              </w:rPr>
              <w:fldChar w:fldCharType="separate"/>
            </w:r>
            <w:r>
              <w:rPr>
                <w:noProof/>
                <w:webHidden/>
              </w:rPr>
              <w:t>49</w:t>
            </w:r>
            <w:r>
              <w:rPr>
                <w:noProof/>
                <w:webHidden/>
              </w:rPr>
              <w:fldChar w:fldCharType="end"/>
            </w:r>
          </w:hyperlink>
        </w:p>
        <w:p w14:paraId="535A4F9E" w14:textId="5FAB778F"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66" w:history="1">
            <w:r w:rsidRPr="00D62B1F">
              <w:rPr>
                <w:rStyle w:val="Lienhypertexte"/>
                <w:noProof/>
              </w:rPr>
              <w:t>3.12.2</w:t>
            </w:r>
            <w:r>
              <w:rPr>
                <w:rFonts w:asciiTheme="minorHAnsi" w:eastAsiaTheme="minorEastAsia" w:hAnsiTheme="minorHAnsi" w:cstheme="minorBidi"/>
                <w:noProof/>
                <w:sz w:val="22"/>
                <w:szCs w:val="22"/>
                <w:lang w:val="fr-FR" w:eastAsia="fr-FR"/>
              </w:rPr>
              <w:tab/>
            </w:r>
            <w:r w:rsidRPr="00D62B1F">
              <w:rPr>
                <w:rStyle w:val="Lienhypertexte"/>
                <w:noProof/>
              </w:rPr>
              <w:t>Technical Considerations</w:t>
            </w:r>
            <w:r>
              <w:rPr>
                <w:noProof/>
                <w:webHidden/>
              </w:rPr>
              <w:tab/>
            </w:r>
            <w:r>
              <w:rPr>
                <w:noProof/>
                <w:webHidden/>
              </w:rPr>
              <w:fldChar w:fldCharType="begin"/>
            </w:r>
            <w:r>
              <w:rPr>
                <w:noProof/>
                <w:webHidden/>
              </w:rPr>
              <w:instrText xml:space="preserve"> PAGEREF _Toc500837566 \h </w:instrText>
            </w:r>
            <w:r>
              <w:rPr>
                <w:noProof/>
                <w:webHidden/>
              </w:rPr>
            </w:r>
            <w:r>
              <w:rPr>
                <w:noProof/>
                <w:webHidden/>
              </w:rPr>
              <w:fldChar w:fldCharType="separate"/>
            </w:r>
            <w:r>
              <w:rPr>
                <w:noProof/>
                <w:webHidden/>
              </w:rPr>
              <w:t>49</w:t>
            </w:r>
            <w:r>
              <w:rPr>
                <w:noProof/>
                <w:webHidden/>
              </w:rPr>
              <w:fldChar w:fldCharType="end"/>
            </w:r>
          </w:hyperlink>
        </w:p>
        <w:p w14:paraId="4AAD552D" w14:textId="61BE1C47"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67" w:history="1">
            <w:r w:rsidRPr="00D62B1F">
              <w:rPr>
                <w:rStyle w:val="Lienhypertexte"/>
                <w:noProof/>
              </w:rPr>
              <w:t>3.12.3</w:t>
            </w:r>
            <w:r>
              <w:rPr>
                <w:rFonts w:asciiTheme="minorHAnsi" w:eastAsiaTheme="minorEastAsia" w:hAnsiTheme="minorHAnsi" w:cstheme="minorBidi"/>
                <w:noProof/>
                <w:sz w:val="22"/>
                <w:szCs w:val="22"/>
                <w:lang w:val="fr-FR" w:eastAsia="fr-FR"/>
              </w:rPr>
              <w:tab/>
            </w:r>
            <w:r w:rsidRPr="00D62B1F">
              <w:rPr>
                <w:rStyle w:val="Lienhypertexte"/>
                <w:noProof/>
              </w:rPr>
              <w:t>Selected Product(s)</w:t>
            </w:r>
            <w:r>
              <w:rPr>
                <w:noProof/>
                <w:webHidden/>
              </w:rPr>
              <w:tab/>
            </w:r>
            <w:r>
              <w:rPr>
                <w:noProof/>
                <w:webHidden/>
              </w:rPr>
              <w:fldChar w:fldCharType="begin"/>
            </w:r>
            <w:r>
              <w:rPr>
                <w:noProof/>
                <w:webHidden/>
              </w:rPr>
              <w:instrText xml:space="preserve"> PAGEREF _Toc500837567 \h </w:instrText>
            </w:r>
            <w:r>
              <w:rPr>
                <w:noProof/>
                <w:webHidden/>
              </w:rPr>
            </w:r>
            <w:r>
              <w:rPr>
                <w:noProof/>
                <w:webHidden/>
              </w:rPr>
              <w:fldChar w:fldCharType="separate"/>
            </w:r>
            <w:r>
              <w:rPr>
                <w:noProof/>
                <w:webHidden/>
              </w:rPr>
              <w:t>49</w:t>
            </w:r>
            <w:r>
              <w:rPr>
                <w:noProof/>
                <w:webHidden/>
              </w:rPr>
              <w:fldChar w:fldCharType="end"/>
            </w:r>
          </w:hyperlink>
        </w:p>
        <w:p w14:paraId="76A96960" w14:textId="1229557B"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68" w:history="1">
            <w:r w:rsidRPr="00D62B1F">
              <w:rPr>
                <w:rStyle w:val="Lienhypertexte"/>
                <w:noProof/>
              </w:rPr>
              <w:t>3.12.4</w:t>
            </w:r>
            <w:r>
              <w:rPr>
                <w:rFonts w:asciiTheme="minorHAnsi" w:eastAsiaTheme="minorEastAsia" w:hAnsiTheme="minorHAnsi" w:cstheme="minorBidi"/>
                <w:noProof/>
                <w:sz w:val="22"/>
                <w:szCs w:val="22"/>
                <w:lang w:val="fr-FR" w:eastAsia="fr-FR"/>
              </w:rPr>
              <w:tab/>
            </w:r>
            <w:r w:rsidRPr="00D62B1F">
              <w:rPr>
                <w:rStyle w:val="Lienhypertexte"/>
                <w:noProof/>
              </w:rPr>
              <w:t>Selection Rationale</w:t>
            </w:r>
            <w:r>
              <w:rPr>
                <w:noProof/>
                <w:webHidden/>
              </w:rPr>
              <w:tab/>
            </w:r>
            <w:r>
              <w:rPr>
                <w:noProof/>
                <w:webHidden/>
              </w:rPr>
              <w:fldChar w:fldCharType="begin"/>
            </w:r>
            <w:r>
              <w:rPr>
                <w:noProof/>
                <w:webHidden/>
              </w:rPr>
              <w:instrText xml:space="preserve"> PAGEREF _Toc500837568 \h </w:instrText>
            </w:r>
            <w:r>
              <w:rPr>
                <w:noProof/>
                <w:webHidden/>
              </w:rPr>
            </w:r>
            <w:r>
              <w:rPr>
                <w:noProof/>
                <w:webHidden/>
              </w:rPr>
              <w:fldChar w:fldCharType="separate"/>
            </w:r>
            <w:r>
              <w:rPr>
                <w:noProof/>
                <w:webHidden/>
              </w:rPr>
              <w:t>49</w:t>
            </w:r>
            <w:r>
              <w:rPr>
                <w:noProof/>
                <w:webHidden/>
              </w:rPr>
              <w:fldChar w:fldCharType="end"/>
            </w:r>
          </w:hyperlink>
        </w:p>
        <w:p w14:paraId="5C3C7365" w14:textId="11019B02"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69" w:history="1">
            <w:r w:rsidRPr="00D62B1F">
              <w:rPr>
                <w:rStyle w:val="Lienhypertexte"/>
                <w:noProof/>
              </w:rPr>
              <w:t>3.12.5</w:t>
            </w:r>
            <w:r>
              <w:rPr>
                <w:rFonts w:asciiTheme="minorHAnsi" w:eastAsiaTheme="minorEastAsia" w:hAnsiTheme="minorHAnsi" w:cstheme="minorBidi"/>
                <w:noProof/>
                <w:sz w:val="22"/>
                <w:szCs w:val="22"/>
                <w:lang w:val="fr-FR" w:eastAsia="fr-FR"/>
              </w:rPr>
              <w:tab/>
            </w:r>
            <w:r w:rsidRPr="00D62B1F">
              <w:rPr>
                <w:rStyle w:val="Lienhypertexte"/>
                <w:noProof/>
              </w:rPr>
              <w:t>Architecture Risks</w:t>
            </w:r>
            <w:r>
              <w:rPr>
                <w:noProof/>
                <w:webHidden/>
              </w:rPr>
              <w:tab/>
            </w:r>
            <w:r>
              <w:rPr>
                <w:noProof/>
                <w:webHidden/>
              </w:rPr>
              <w:fldChar w:fldCharType="begin"/>
            </w:r>
            <w:r>
              <w:rPr>
                <w:noProof/>
                <w:webHidden/>
              </w:rPr>
              <w:instrText xml:space="preserve"> PAGEREF _Toc500837569 \h </w:instrText>
            </w:r>
            <w:r>
              <w:rPr>
                <w:noProof/>
                <w:webHidden/>
              </w:rPr>
            </w:r>
            <w:r>
              <w:rPr>
                <w:noProof/>
                <w:webHidden/>
              </w:rPr>
              <w:fldChar w:fldCharType="separate"/>
            </w:r>
            <w:r>
              <w:rPr>
                <w:noProof/>
                <w:webHidden/>
              </w:rPr>
              <w:t>49</w:t>
            </w:r>
            <w:r>
              <w:rPr>
                <w:noProof/>
                <w:webHidden/>
              </w:rPr>
              <w:fldChar w:fldCharType="end"/>
            </w:r>
          </w:hyperlink>
        </w:p>
        <w:p w14:paraId="1623DCB6" w14:textId="50BB090A"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570" w:history="1">
            <w:r w:rsidRPr="00D62B1F">
              <w:rPr>
                <w:rStyle w:val="Lienhypertexte"/>
                <w:noProof/>
              </w:rPr>
              <w:t>3.13</w:t>
            </w:r>
            <w:r>
              <w:rPr>
                <w:rFonts w:asciiTheme="minorHAnsi" w:eastAsiaTheme="minorEastAsia" w:hAnsiTheme="minorHAnsi" w:cstheme="minorBidi"/>
                <w:noProof/>
                <w:sz w:val="22"/>
                <w:szCs w:val="22"/>
                <w:lang w:val="fr-FR" w:eastAsia="fr-FR"/>
              </w:rPr>
              <w:tab/>
            </w:r>
            <w:r w:rsidRPr="00D62B1F">
              <w:rPr>
                <w:rStyle w:val="Lienhypertexte"/>
                <w:noProof/>
              </w:rPr>
              <w:t>Application Mashup Components</w:t>
            </w:r>
            <w:r>
              <w:rPr>
                <w:noProof/>
                <w:webHidden/>
              </w:rPr>
              <w:tab/>
            </w:r>
            <w:r>
              <w:rPr>
                <w:noProof/>
                <w:webHidden/>
              </w:rPr>
              <w:fldChar w:fldCharType="begin"/>
            </w:r>
            <w:r>
              <w:rPr>
                <w:noProof/>
                <w:webHidden/>
              </w:rPr>
              <w:instrText xml:space="preserve"> PAGEREF _Toc500837570 \h </w:instrText>
            </w:r>
            <w:r>
              <w:rPr>
                <w:noProof/>
                <w:webHidden/>
              </w:rPr>
            </w:r>
            <w:r>
              <w:rPr>
                <w:noProof/>
                <w:webHidden/>
              </w:rPr>
              <w:fldChar w:fldCharType="separate"/>
            </w:r>
            <w:r>
              <w:rPr>
                <w:noProof/>
                <w:webHidden/>
              </w:rPr>
              <w:t>49</w:t>
            </w:r>
            <w:r>
              <w:rPr>
                <w:noProof/>
                <w:webHidden/>
              </w:rPr>
              <w:fldChar w:fldCharType="end"/>
            </w:r>
          </w:hyperlink>
        </w:p>
        <w:p w14:paraId="78D6DE9F" w14:textId="39279393"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71" w:history="1">
            <w:r w:rsidRPr="00D62B1F">
              <w:rPr>
                <w:rStyle w:val="Lienhypertexte"/>
                <w:noProof/>
              </w:rPr>
              <w:t>3.13.1</w:t>
            </w:r>
            <w:r>
              <w:rPr>
                <w:rFonts w:asciiTheme="minorHAnsi" w:eastAsiaTheme="minorEastAsia" w:hAnsiTheme="minorHAnsi" w:cstheme="minorBidi"/>
                <w:noProof/>
                <w:sz w:val="22"/>
                <w:szCs w:val="22"/>
                <w:lang w:val="fr-FR" w:eastAsia="fr-FR"/>
              </w:rPr>
              <w:tab/>
            </w:r>
            <w:r w:rsidRPr="00D62B1F">
              <w:rPr>
                <w:rStyle w:val="Lienhypertexte"/>
                <w:noProof/>
              </w:rPr>
              <w:t>Component Functions</w:t>
            </w:r>
            <w:r>
              <w:rPr>
                <w:noProof/>
                <w:webHidden/>
              </w:rPr>
              <w:tab/>
            </w:r>
            <w:r>
              <w:rPr>
                <w:noProof/>
                <w:webHidden/>
              </w:rPr>
              <w:fldChar w:fldCharType="begin"/>
            </w:r>
            <w:r>
              <w:rPr>
                <w:noProof/>
                <w:webHidden/>
              </w:rPr>
              <w:instrText xml:space="preserve"> PAGEREF _Toc500837571 \h </w:instrText>
            </w:r>
            <w:r>
              <w:rPr>
                <w:noProof/>
                <w:webHidden/>
              </w:rPr>
            </w:r>
            <w:r>
              <w:rPr>
                <w:noProof/>
                <w:webHidden/>
              </w:rPr>
              <w:fldChar w:fldCharType="separate"/>
            </w:r>
            <w:r>
              <w:rPr>
                <w:noProof/>
                <w:webHidden/>
              </w:rPr>
              <w:t>50</w:t>
            </w:r>
            <w:r>
              <w:rPr>
                <w:noProof/>
                <w:webHidden/>
              </w:rPr>
              <w:fldChar w:fldCharType="end"/>
            </w:r>
          </w:hyperlink>
        </w:p>
        <w:p w14:paraId="662775EA" w14:textId="51D6DE16"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72" w:history="1">
            <w:r w:rsidRPr="00D62B1F">
              <w:rPr>
                <w:rStyle w:val="Lienhypertexte"/>
                <w:noProof/>
              </w:rPr>
              <w:t>3.13.2</w:t>
            </w:r>
            <w:r>
              <w:rPr>
                <w:rFonts w:asciiTheme="minorHAnsi" w:eastAsiaTheme="minorEastAsia" w:hAnsiTheme="minorHAnsi" w:cstheme="minorBidi"/>
                <w:noProof/>
                <w:sz w:val="22"/>
                <w:szCs w:val="22"/>
                <w:lang w:val="fr-FR" w:eastAsia="fr-FR"/>
              </w:rPr>
              <w:tab/>
            </w:r>
            <w:r w:rsidRPr="00D62B1F">
              <w:rPr>
                <w:rStyle w:val="Lienhypertexte"/>
                <w:noProof/>
              </w:rPr>
              <w:t>Technical Considerations</w:t>
            </w:r>
            <w:r>
              <w:rPr>
                <w:noProof/>
                <w:webHidden/>
              </w:rPr>
              <w:tab/>
            </w:r>
            <w:r>
              <w:rPr>
                <w:noProof/>
                <w:webHidden/>
              </w:rPr>
              <w:fldChar w:fldCharType="begin"/>
            </w:r>
            <w:r>
              <w:rPr>
                <w:noProof/>
                <w:webHidden/>
              </w:rPr>
              <w:instrText xml:space="preserve"> PAGEREF _Toc500837572 \h </w:instrText>
            </w:r>
            <w:r>
              <w:rPr>
                <w:noProof/>
                <w:webHidden/>
              </w:rPr>
            </w:r>
            <w:r>
              <w:rPr>
                <w:noProof/>
                <w:webHidden/>
              </w:rPr>
              <w:fldChar w:fldCharType="separate"/>
            </w:r>
            <w:r>
              <w:rPr>
                <w:noProof/>
                <w:webHidden/>
              </w:rPr>
              <w:t>50</w:t>
            </w:r>
            <w:r>
              <w:rPr>
                <w:noProof/>
                <w:webHidden/>
              </w:rPr>
              <w:fldChar w:fldCharType="end"/>
            </w:r>
          </w:hyperlink>
        </w:p>
        <w:p w14:paraId="12E39177" w14:textId="1B798B00"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73" w:history="1">
            <w:r w:rsidRPr="00D62B1F">
              <w:rPr>
                <w:rStyle w:val="Lienhypertexte"/>
                <w:noProof/>
              </w:rPr>
              <w:t>3.13.3</w:t>
            </w:r>
            <w:r>
              <w:rPr>
                <w:rFonts w:asciiTheme="minorHAnsi" w:eastAsiaTheme="minorEastAsia" w:hAnsiTheme="minorHAnsi" w:cstheme="minorBidi"/>
                <w:noProof/>
                <w:sz w:val="22"/>
                <w:szCs w:val="22"/>
                <w:lang w:val="fr-FR" w:eastAsia="fr-FR"/>
              </w:rPr>
              <w:tab/>
            </w:r>
            <w:r w:rsidRPr="00D62B1F">
              <w:rPr>
                <w:rStyle w:val="Lienhypertexte"/>
                <w:noProof/>
              </w:rPr>
              <w:t>Selected Product(s)</w:t>
            </w:r>
            <w:r>
              <w:rPr>
                <w:noProof/>
                <w:webHidden/>
              </w:rPr>
              <w:tab/>
            </w:r>
            <w:r>
              <w:rPr>
                <w:noProof/>
                <w:webHidden/>
              </w:rPr>
              <w:fldChar w:fldCharType="begin"/>
            </w:r>
            <w:r>
              <w:rPr>
                <w:noProof/>
                <w:webHidden/>
              </w:rPr>
              <w:instrText xml:space="preserve"> PAGEREF _Toc500837573 \h </w:instrText>
            </w:r>
            <w:r>
              <w:rPr>
                <w:noProof/>
                <w:webHidden/>
              </w:rPr>
            </w:r>
            <w:r>
              <w:rPr>
                <w:noProof/>
                <w:webHidden/>
              </w:rPr>
              <w:fldChar w:fldCharType="separate"/>
            </w:r>
            <w:r>
              <w:rPr>
                <w:noProof/>
                <w:webHidden/>
              </w:rPr>
              <w:t>50</w:t>
            </w:r>
            <w:r>
              <w:rPr>
                <w:noProof/>
                <w:webHidden/>
              </w:rPr>
              <w:fldChar w:fldCharType="end"/>
            </w:r>
          </w:hyperlink>
        </w:p>
        <w:p w14:paraId="3F503495" w14:textId="19E68F52"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74" w:history="1">
            <w:r w:rsidRPr="00D62B1F">
              <w:rPr>
                <w:rStyle w:val="Lienhypertexte"/>
                <w:noProof/>
              </w:rPr>
              <w:t>3.13.4</w:t>
            </w:r>
            <w:r>
              <w:rPr>
                <w:rFonts w:asciiTheme="minorHAnsi" w:eastAsiaTheme="minorEastAsia" w:hAnsiTheme="minorHAnsi" w:cstheme="minorBidi"/>
                <w:noProof/>
                <w:sz w:val="22"/>
                <w:szCs w:val="22"/>
                <w:lang w:val="fr-FR" w:eastAsia="fr-FR"/>
              </w:rPr>
              <w:tab/>
            </w:r>
            <w:r w:rsidRPr="00D62B1F">
              <w:rPr>
                <w:rStyle w:val="Lienhypertexte"/>
                <w:noProof/>
              </w:rPr>
              <w:t>Selection Rationale</w:t>
            </w:r>
            <w:r>
              <w:rPr>
                <w:noProof/>
                <w:webHidden/>
              </w:rPr>
              <w:tab/>
            </w:r>
            <w:r>
              <w:rPr>
                <w:noProof/>
                <w:webHidden/>
              </w:rPr>
              <w:fldChar w:fldCharType="begin"/>
            </w:r>
            <w:r>
              <w:rPr>
                <w:noProof/>
                <w:webHidden/>
              </w:rPr>
              <w:instrText xml:space="preserve"> PAGEREF _Toc500837574 \h </w:instrText>
            </w:r>
            <w:r>
              <w:rPr>
                <w:noProof/>
                <w:webHidden/>
              </w:rPr>
            </w:r>
            <w:r>
              <w:rPr>
                <w:noProof/>
                <w:webHidden/>
              </w:rPr>
              <w:fldChar w:fldCharType="separate"/>
            </w:r>
            <w:r>
              <w:rPr>
                <w:noProof/>
                <w:webHidden/>
              </w:rPr>
              <w:t>51</w:t>
            </w:r>
            <w:r>
              <w:rPr>
                <w:noProof/>
                <w:webHidden/>
              </w:rPr>
              <w:fldChar w:fldCharType="end"/>
            </w:r>
          </w:hyperlink>
        </w:p>
        <w:p w14:paraId="02FE145F" w14:textId="5DBC1904"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75" w:history="1">
            <w:r w:rsidRPr="00D62B1F">
              <w:rPr>
                <w:rStyle w:val="Lienhypertexte"/>
                <w:noProof/>
              </w:rPr>
              <w:t>3.13.5</w:t>
            </w:r>
            <w:r>
              <w:rPr>
                <w:rFonts w:asciiTheme="minorHAnsi" w:eastAsiaTheme="minorEastAsia" w:hAnsiTheme="minorHAnsi" w:cstheme="minorBidi"/>
                <w:noProof/>
                <w:sz w:val="22"/>
                <w:szCs w:val="22"/>
                <w:lang w:val="fr-FR" w:eastAsia="fr-FR"/>
              </w:rPr>
              <w:tab/>
            </w:r>
            <w:r w:rsidRPr="00D62B1F">
              <w:rPr>
                <w:rStyle w:val="Lienhypertexte"/>
                <w:noProof/>
              </w:rPr>
              <w:t>Architecture Risks</w:t>
            </w:r>
            <w:r>
              <w:rPr>
                <w:noProof/>
                <w:webHidden/>
              </w:rPr>
              <w:tab/>
            </w:r>
            <w:r>
              <w:rPr>
                <w:noProof/>
                <w:webHidden/>
              </w:rPr>
              <w:fldChar w:fldCharType="begin"/>
            </w:r>
            <w:r>
              <w:rPr>
                <w:noProof/>
                <w:webHidden/>
              </w:rPr>
              <w:instrText xml:space="preserve"> PAGEREF _Toc500837575 \h </w:instrText>
            </w:r>
            <w:r>
              <w:rPr>
                <w:noProof/>
                <w:webHidden/>
              </w:rPr>
            </w:r>
            <w:r>
              <w:rPr>
                <w:noProof/>
                <w:webHidden/>
              </w:rPr>
              <w:fldChar w:fldCharType="separate"/>
            </w:r>
            <w:r>
              <w:rPr>
                <w:noProof/>
                <w:webHidden/>
              </w:rPr>
              <w:t>51</w:t>
            </w:r>
            <w:r>
              <w:rPr>
                <w:noProof/>
                <w:webHidden/>
              </w:rPr>
              <w:fldChar w:fldCharType="end"/>
            </w:r>
          </w:hyperlink>
        </w:p>
        <w:p w14:paraId="686024A0" w14:textId="445B8993"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576" w:history="1">
            <w:r w:rsidRPr="00D62B1F">
              <w:rPr>
                <w:rStyle w:val="Lienhypertexte"/>
                <w:noProof/>
              </w:rPr>
              <w:t>3.14</w:t>
            </w:r>
            <w:r>
              <w:rPr>
                <w:rFonts w:asciiTheme="minorHAnsi" w:eastAsiaTheme="minorEastAsia" w:hAnsiTheme="minorHAnsi" w:cstheme="minorBidi"/>
                <w:noProof/>
                <w:sz w:val="22"/>
                <w:szCs w:val="22"/>
                <w:lang w:val="fr-FR" w:eastAsia="fr-FR"/>
              </w:rPr>
              <w:tab/>
            </w:r>
            <w:r w:rsidRPr="00D62B1F">
              <w:rPr>
                <w:rStyle w:val="Lienhypertexte"/>
                <w:noProof/>
              </w:rPr>
              <w:t>Business Ecosystem GE Components</w:t>
            </w:r>
            <w:r>
              <w:rPr>
                <w:noProof/>
                <w:webHidden/>
              </w:rPr>
              <w:tab/>
            </w:r>
            <w:r>
              <w:rPr>
                <w:noProof/>
                <w:webHidden/>
              </w:rPr>
              <w:fldChar w:fldCharType="begin"/>
            </w:r>
            <w:r>
              <w:rPr>
                <w:noProof/>
                <w:webHidden/>
              </w:rPr>
              <w:instrText xml:space="preserve"> PAGEREF _Toc500837576 \h </w:instrText>
            </w:r>
            <w:r>
              <w:rPr>
                <w:noProof/>
                <w:webHidden/>
              </w:rPr>
            </w:r>
            <w:r>
              <w:rPr>
                <w:noProof/>
                <w:webHidden/>
              </w:rPr>
              <w:fldChar w:fldCharType="separate"/>
            </w:r>
            <w:r>
              <w:rPr>
                <w:noProof/>
                <w:webHidden/>
              </w:rPr>
              <w:t>52</w:t>
            </w:r>
            <w:r>
              <w:rPr>
                <w:noProof/>
                <w:webHidden/>
              </w:rPr>
              <w:fldChar w:fldCharType="end"/>
            </w:r>
          </w:hyperlink>
        </w:p>
        <w:p w14:paraId="4B69FD19" w14:textId="3E0F83A9"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77" w:history="1">
            <w:r w:rsidRPr="00D62B1F">
              <w:rPr>
                <w:rStyle w:val="Lienhypertexte"/>
                <w:noProof/>
              </w:rPr>
              <w:t>3.14.1</w:t>
            </w:r>
            <w:r>
              <w:rPr>
                <w:rFonts w:asciiTheme="minorHAnsi" w:eastAsiaTheme="minorEastAsia" w:hAnsiTheme="minorHAnsi" w:cstheme="minorBidi"/>
                <w:noProof/>
                <w:sz w:val="22"/>
                <w:szCs w:val="22"/>
                <w:lang w:val="fr-FR" w:eastAsia="fr-FR"/>
              </w:rPr>
              <w:tab/>
            </w:r>
            <w:r w:rsidRPr="00D62B1F">
              <w:rPr>
                <w:rStyle w:val="Lienhypertexte"/>
                <w:noProof/>
              </w:rPr>
              <w:t>Components Functions</w:t>
            </w:r>
            <w:r>
              <w:rPr>
                <w:noProof/>
                <w:webHidden/>
              </w:rPr>
              <w:tab/>
            </w:r>
            <w:r>
              <w:rPr>
                <w:noProof/>
                <w:webHidden/>
              </w:rPr>
              <w:fldChar w:fldCharType="begin"/>
            </w:r>
            <w:r>
              <w:rPr>
                <w:noProof/>
                <w:webHidden/>
              </w:rPr>
              <w:instrText xml:space="preserve"> PAGEREF _Toc500837577 \h </w:instrText>
            </w:r>
            <w:r>
              <w:rPr>
                <w:noProof/>
                <w:webHidden/>
              </w:rPr>
            </w:r>
            <w:r>
              <w:rPr>
                <w:noProof/>
                <w:webHidden/>
              </w:rPr>
              <w:fldChar w:fldCharType="separate"/>
            </w:r>
            <w:r>
              <w:rPr>
                <w:noProof/>
                <w:webHidden/>
              </w:rPr>
              <w:t>52</w:t>
            </w:r>
            <w:r>
              <w:rPr>
                <w:noProof/>
                <w:webHidden/>
              </w:rPr>
              <w:fldChar w:fldCharType="end"/>
            </w:r>
          </w:hyperlink>
        </w:p>
        <w:p w14:paraId="3C1F72F0" w14:textId="67FDDB4B"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78" w:history="1">
            <w:r w:rsidRPr="00D62B1F">
              <w:rPr>
                <w:rStyle w:val="Lienhypertexte"/>
                <w:noProof/>
              </w:rPr>
              <w:t>3.14.2</w:t>
            </w:r>
            <w:r>
              <w:rPr>
                <w:rFonts w:asciiTheme="minorHAnsi" w:eastAsiaTheme="minorEastAsia" w:hAnsiTheme="minorHAnsi" w:cstheme="minorBidi"/>
                <w:noProof/>
                <w:sz w:val="22"/>
                <w:szCs w:val="22"/>
                <w:lang w:val="fr-FR" w:eastAsia="fr-FR"/>
              </w:rPr>
              <w:tab/>
            </w:r>
            <w:r w:rsidRPr="00D62B1F">
              <w:rPr>
                <w:rStyle w:val="Lienhypertexte"/>
                <w:noProof/>
              </w:rPr>
              <w:t>Technical Considerations</w:t>
            </w:r>
            <w:r>
              <w:rPr>
                <w:noProof/>
                <w:webHidden/>
              </w:rPr>
              <w:tab/>
            </w:r>
            <w:r>
              <w:rPr>
                <w:noProof/>
                <w:webHidden/>
              </w:rPr>
              <w:fldChar w:fldCharType="begin"/>
            </w:r>
            <w:r>
              <w:rPr>
                <w:noProof/>
                <w:webHidden/>
              </w:rPr>
              <w:instrText xml:space="preserve"> PAGEREF _Toc500837578 \h </w:instrText>
            </w:r>
            <w:r>
              <w:rPr>
                <w:noProof/>
                <w:webHidden/>
              </w:rPr>
            </w:r>
            <w:r>
              <w:rPr>
                <w:noProof/>
                <w:webHidden/>
              </w:rPr>
              <w:fldChar w:fldCharType="separate"/>
            </w:r>
            <w:r>
              <w:rPr>
                <w:noProof/>
                <w:webHidden/>
              </w:rPr>
              <w:t>53</w:t>
            </w:r>
            <w:r>
              <w:rPr>
                <w:noProof/>
                <w:webHidden/>
              </w:rPr>
              <w:fldChar w:fldCharType="end"/>
            </w:r>
          </w:hyperlink>
        </w:p>
        <w:p w14:paraId="1D892646" w14:textId="5EC3EA56"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79" w:history="1">
            <w:r w:rsidRPr="00D62B1F">
              <w:rPr>
                <w:rStyle w:val="Lienhypertexte"/>
                <w:noProof/>
              </w:rPr>
              <w:t>3.14.3</w:t>
            </w:r>
            <w:r>
              <w:rPr>
                <w:rFonts w:asciiTheme="minorHAnsi" w:eastAsiaTheme="minorEastAsia" w:hAnsiTheme="minorHAnsi" w:cstheme="minorBidi"/>
                <w:noProof/>
                <w:sz w:val="22"/>
                <w:szCs w:val="22"/>
                <w:lang w:val="fr-FR" w:eastAsia="fr-FR"/>
              </w:rPr>
              <w:tab/>
            </w:r>
            <w:r w:rsidRPr="00D62B1F">
              <w:rPr>
                <w:rStyle w:val="Lienhypertexte"/>
                <w:noProof/>
              </w:rPr>
              <w:t>Selected Product(s)</w:t>
            </w:r>
            <w:r>
              <w:rPr>
                <w:noProof/>
                <w:webHidden/>
              </w:rPr>
              <w:tab/>
            </w:r>
            <w:r>
              <w:rPr>
                <w:noProof/>
                <w:webHidden/>
              </w:rPr>
              <w:fldChar w:fldCharType="begin"/>
            </w:r>
            <w:r>
              <w:rPr>
                <w:noProof/>
                <w:webHidden/>
              </w:rPr>
              <w:instrText xml:space="preserve"> PAGEREF _Toc500837579 \h </w:instrText>
            </w:r>
            <w:r>
              <w:rPr>
                <w:noProof/>
                <w:webHidden/>
              </w:rPr>
            </w:r>
            <w:r>
              <w:rPr>
                <w:noProof/>
                <w:webHidden/>
              </w:rPr>
              <w:fldChar w:fldCharType="separate"/>
            </w:r>
            <w:r>
              <w:rPr>
                <w:noProof/>
                <w:webHidden/>
              </w:rPr>
              <w:t>53</w:t>
            </w:r>
            <w:r>
              <w:rPr>
                <w:noProof/>
                <w:webHidden/>
              </w:rPr>
              <w:fldChar w:fldCharType="end"/>
            </w:r>
          </w:hyperlink>
        </w:p>
        <w:p w14:paraId="318E110A" w14:textId="40DF4C6F"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80" w:history="1">
            <w:r w:rsidRPr="00D62B1F">
              <w:rPr>
                <w:rStyle w:val="Lienhypertexte"/>
                <w:noProof/>
              </w:rPr>
              <w:t>3.14.4</w:t>
            </w:r>
            <w:r>
              <w:rPr>
                <w:rFonts w:asciiTheme="minorHAnsi" w:eastAsiaTheme="minorEastAsia" w:hAnsiTheme="minorHAnsi" w:cstheme="minorBidi"/>
                <w:noProof/>
                <w:sz w:val="22"/>
                <w:szCs w:val="22"/>
                <w:lang w:val="fr-FR" w:eastAsia="fr-FR"/>
              </w:rPr>
              <w:tab/>
            </w:r>
            <w:r w:rsidRPr="00D62B1F">
              <w:rPr>
                <w:rStyle w:val="Lienhypertexte"/>
                <w:noProof/>
              </w:rPr>
              <w:t>Selection Rationale</w:t>
            </w:r>
            <w:r>
              <w:rPr>
                <w:noProof/>
                <w:webHidden/>
              </w:rPr>
              <w:tab/>
            </w:r>
            <w:r>
              <w:rPr>
                <w:noProof/>
                <w:webHidden/>
              </w:rPr>
              <w:fldChar w:fldCharType="begin"/>
            </w:r>
            <w:r>
              <w:rPr>
                <w:noProof/>
                <w:webHidden/>
              </w:rPr>
              <w:instrText xml:space="preserve"> PAGEREF _Toc500837580 \h </w:instrText>
            </w:r>
            <w:r>
              <w:rPr>
                <w:noProof/>
                <w:webHidden/>
              </w:rPr>
            </w:r>
            <w:r>
              <w:rPr>
                <w:noProof/>
                <w:webHidden/>
              </w:rPr>
              <w:fldChar w:fldCharType="separate"/>
            </w:r>
            <w:r>
              <w:rPr>
                <w:noProof/>
                <w:webHidden/>
              </w:rPr>
              <w:t>53</w:t>
            </w:r>
            <w:r>
              <w:rPr>
                <w:noProof/>
                <w:webHidden/>
              </w:rPr>
              <w:fldChar w:fldCharType="end"/>
            </w:r>
          </w:hyperlink>
        </w:p>
        <w:p w14:paraId="32307CA8" w14:textId="7C85F64C"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81" w:history="1">
            <w:r w:rsidRPr="00D62B1F">
              <w:rPr>
                <w:rStyle w:val="Lienhypertexte"/>
                <w:noProof/>
              </w:rPr>
              <w:t>3.14.5</w:t>
            </w:r>
            <w:r>
              <w:rPr>
                <w:rFonts w:asciiTheme="minorHAnsi" w:eastAsiaTheme="minorEastAsia" w:hAnsiTheme="minorHAnsi" w:cstheme="minorBidi"/>
                <w:noProof/>
                <w:sz w:val="22"/>
                <w:szCs w:val="22"/>
                <w:lang w:val="fr-FR" w:eastAsia="fr-FR"/>
              </w:rPr>
              <w:tab/>
            </w:r>
            <w:r w:rsidRPr="00D62B1F">
              <w:rPr>
                <w:rStyle w:val="Lienhypertexte"/>
                <w:noProof/>
              </w:rPr>
              <w:t>Architecture Risks</w:t>
            </w:r>
            <w:r>
              <w:rPr>
                <w:noProof/>
                <w:webHidden/>
              </w:rPr>
              <w:tab/>
            </w:r>
            <w:r>
              <w:rPr>
                <w:noProof/>
                <w:webHidden/>
              </w:rPr>
              <w:fldChar w:fldCharType="begin"/>
            </w:r>
            <w:r>
              <w:rPr>
                <w:noProof/>
                <w:webHidden/>
              </w:rPr>
              <w:instrText xml:space="preserve"> PAGEREF _Toc500837581 \h </w:instrText>
            </w:r>
            <w:r>
              <w:rPr>
                <w:noProof/>
                <w:webHidden/>
              </w:rPr>
            </w:r>
            <w:r>
              <w:rPr>
                <w:noProof/>
                <w:webHidden/>
              </w:rPr>
              <w:fldChar w:fldCharType="separate"/>
            </w:r>
            <w:r>
              <w:rPr>
                <w:noProof/>
                <w:webHidden/>
              </w:rPr>
              <w:t>53</w:t>
            </w:r>
            <w:r>
              <w:rPr>
                <w:noProof/>
                <w:webHidden/>
              </w:rPr>
              <w:fldChar w:fldCharType="end"/>
            </w:r>
          </w:hyperlink>
        </w:p>
        <w:p w14:paraId="092B1293" w14:textId="69C5042B"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582" w:history="1">
            <w:r w:rsidRPr="00D62B1F">
              <w:rPr>
                <w:rStyle w:val="Lienhypertexte"/>
                <w:noProof/>
              </w:rPr>
              <w:t>3.15</w:t>
            </w:r>
            <w:r>
              <w:rPr>
                <w:rFonts w:asciiTheme="minorHAnsi" w:eastAsiaTheme="minorEastAsia" w:hAnsiTheme="minorHAnsi" w:cstheme="minorBidi"/>
                <w:noProof/>
                <w:sz w:val="22"/>
                <w:szCs w:val="22"/>
                <w:lang w:val="fr-FR" w:eastAsia="fr-FR"/>
              </w:rPr>
              <w:tab/>
            </w:r>
            <w:r w:rsidRPr="00D62B1F">
              <w:rPr>
                <w:rStyle w:val="Lienhypertexte"/>
                <w:noProof/>
              </w:rPr>
              <w:t>Development Components</w:t>
            </w:r>
            <w:r>
              <w:rPr>
                <w:noProof/>
                <w:webHidden/>
              </w:rPr>
              <w:tab/>
            </w:r>
            <w:r>
              <w:rPr>
                <w:noProof/>
                <w:webHidden/>
              </w:rPr>
              <w:fldChar w:fldCharType="begin"/>
            </w:r>
            <w:r>
              <w:rPr>
                <w:noProof/>
                <w:webHidden/>
              </w:rPr>
              <w:instrText xml:space="preserve"> PAGEREF _Toc500837582 \h </w:instrText>
            </w:r>
            <w:r>
              <w:rPr>
                <w:noProof/>
                <w:webHidden/>
              </w:rPr>
            </w:r>
            <w:r>
              <w:rPr>
                <w:noProof/>
                <w:webHidden/>
              </w:rPr>
              <w:fldChar w:fldCharType="separate"/>
            </w:r>
            <w:r>
              <w:rPr>
                <w:noProof/>
                <w:webHidden/>
              </w:rPr>
              <w:t>53</w:t>
            </w:r>
            <w:r>
              <w:rPr>
                <w:noProof/>
                <w:webHidden/>
              </w:rPr>
              <w:fldChar w:fldCharType="end"/>
            </w:r>
          </w:hyperlink>
        </w:p>
        <w:p w14:paraId="54744733" w14:textId="4C34D4F6"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83" w:history="1">
            <w:r w:rsidRPr="00D62B1F">
              <w:rPr>
                <w:rStyle w:val="Lienhypertexte"/>
                <w:noProof/>
              </w:rPr>
              <w:t>3.15.1</w:t>
            </w:r>
            <w:r>
              <w:rPr>
                <w:rFonts w:asciiTheme="minorHAnsi" w:eastAsiaTheme="minorEastAsia" w:hAnsiTheme="minorHAnsi" w:cstheme="minorBidi"/>
                <w:noProof/>
                <w:sz w:val="22"/>
                <w:szCs w:val="22"/>
                <w:lang w:val="fr-FR" w:eastAsia="fr-FR"/>
              </w:rPr>
              <w:tab/>
            </w:r>
            <w:r w:rsidRPr="00D62B1F">
              <w:rPr>
                <w:rStyle w:val="Lienhypertexte"/>
                <w:noProof/>
              </w:rPr>
              <w:t>Component Functions</w:t>
            </w:r>
            <w:r>
              <w:rPr>
                <w:noProof/>
                <w:webHidden/>
              </w:rPr>
              <w:tab/>
            </w:r>
            <w:r>
              <w:rPr>
                <w:noProof/>
                <w:webHidden/>
              </w:rPr>
              <w:fldChar w:fldCharType="begin"/>
            </w:r>
            <w:r>
              <w:rPr>
                <w:noProof/>
                <w:webHidden/>
              </w:rPr>
              <w:instrText xml:space="preserve"> PAGEREF _Toc500837583 \h </w:instrText>
            </w:r>
            <w:r>
              <w:rPr>
                <w:noProof/>
                <w:webHidden/>
              </w:rPr>
            </w:r>
            <w:r>
              <w:rPr>
                <w:noProof/>
                <w:webHidden/>
              </w:rPr>
              <w:fldChar w:fldCharType="separate"/>
            </w:r>
            <w:r>
              <w:rPr>
                <w:noProof/>
                <w:webHidden/>
              </w:rPr>
              <w:t>53</w:t>
            </w:r>
            <w:r>
              <w:rPr>
                <w:noProof/>
                <w:webHidden/>
              </w:rPr>
              <w:fldChar w:fldCharType="end"/>
            </w:r>
          </w:hyperlink>
        </w:p>
        <w:p w14:paraId="0BDC5968" w14:textId="741DD4C6"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84" w:history="1">
            <w:r w:rsidRPr="00D62B1F">
              <w:rPr>
                <w:rStyle w:val="Lienhypertexte"/>
                <w:noProof/>
              </w:rPr>
              <w:t>3.15.2</w:t>
            </w:r>
            <w:r>
              <w:rPr>
                <w:rFonts w:asciiTheme="minorHAnsi" w:eastAsiaTheme="minorEastAsia" w:hAnsiTheme="minorHAnsi" w:cstheme="minorBidi"/>
                <w:noProof/>
                <w:sz w:val="22"/>
                <w:szCs w:val="22"/>
                <w:lang w:val="fr-FR" w:eastAsia="fr-FR"/>
              </w:rPr>
              <w:tab/>
            </w:r>
            <w:r w:rsidRPr="00D62B1F">
              <w:rPr>
                <w:rStyle w:val="Lienhypertexte"/>
                <w:noProof/>
              </w:rPr>
              <w:t>Technical Considerations</w:t>
            </w:r>
            <w:r>
              <w:rPr>
                <w:noProof/>
                <w:webHidden/>
              </w:rPr>
              <w:tab/>
            </w:r>
            <w:r>
              <w:rPr>
                <w:noProof/>
                <w:webHidden/>
              </w:rPr>
              <w:fldChar w:fldCharType="begin"/>
            </w:r>
            <w:r>
              <w:rPr>
                <w:noProof/>
                <w:webHidden/>
              </w:rPr>
              <w:instrText xml:space="preserve"> PAGEREF _Toc500837584 \h </w:instrText>
            </w:r>
            <w:r>
              <w:rPr>
                <w:noProof/>
                <w:webHidden/>
              </w:rPr>
            </w:r>
            <w:r>
              <w:rPr>
                <w:noProof/>
                <w:webHidden/>
              </w:rPr>
              <w:fldChar w:fldCharType="separate"/>
            </w:r>
            <w:r>
              <w:rPr>
                <w:noProof/>
                <w:webHidden/>
              </w:rPr>
              <w:t>53</w:t>
            </w:r>
            <w:r>
              <w:rPr>
                <w:noProof/>
                <w:webHidden/>
              </w:rPr>
              <w:fldChar w:fldCharType="end"/>
            </w:r>
          </w:hyperlink>
        </w:p>
        <w:p w14:paraId="1F5E9126" w14:textId="3A4254FE"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85" w:history="1">
            <w:r w:rsidRPr="00D62B1F">
              <w:rPr>
                <w:rStyle w:val="Lienhypertexte"/>
                <w:noProof/>
              </w:rPr>
              <w:t>3.15.3</w:t>
            </w:r>
            <w:r>
              <w:rPr>
                <w:rFonts w:asciiTheme="minorHAnsi" w:eastAsiaTheme="minorEastAsia" w:hAnsiTheme="minorHAnsi" w:cstheme="minorBidi"/>
                <w:noProof/>
                <w:sz w:val="22"/>
                <w:szCs w:val="22"/>
                <w:lang w:val="fr-FR" w:eastAsia="fr-FR"/>
              </w:rPr>
              <w:tab/>
            </w:r>
            <w:r w:rsidRPr="00D62B1F">
              <w:rPr>
                <w:rStyle w:val="Lienhypertexte"/>
                <w:noProof/>
              </w:rPr>
              <w:t>Selected Product(s)</w:t>
            </w:r>
            <w:r>
              <w:rPr>
                <w:noProof/>
                <w:webHidden/>
              </w:rPr>
              <w:tab/>
            </w:r>
            <w:r>
              <w:rPr>
                <w:noProof/>
                <w:webHidden/>
              </w:rPr>
              <w:fldChar w:fldCharType="begin"/>
            </w:r>
            <w:r>
              <w:rPr>
                <w:noProof/>
                <w:webHidden/>
              </w:rPr>
              <w:instrText xml:space="preserve"> PAGEREF _Toc500837585 \h </w:instrText>
            </w:r>
            <w:r>
              <w:rPr>
                <w:noProof/>
                <w:webHidden/>
              </w:rPr>
            </w:r>
            <w:r>
              <w:rPr>
                <w:noProof/>
                <w:webHidden/>
              </w:rPr>
              <w:fldChar w:fldCharType="separate"/>
            </w:r>
            <w:r>
              <w:rPr>
                <w:noProof/>
                <w:webHidden/>
              </w:rPr>
              <w:t>54</w:t>
            </w:r>
            <w:r>
              <w:rPr>
                <w:noProof/>
                <w:webHidden/>
              </w:rPr>
              <w:fldChar w:fldCharType="end"/>
            </w:r>
          </w:hyperlink>
        </w:p>
        <w:p w14:paraId="09F31249" w14:textId="714D34C2"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86" w:history="1">
            <w:r w:rsidRPr="00D62B1F">
              <w:rPr>
                <w:rStyle w:val="Lienhypertexte"/>
                <w:noProof/>
              </w:rPr>
              <w:t>3.15.4</w:t>
            </w:r>
            <w:r>
              <w:rPr>
                <w:rFonts w:asciiTheme="minorHAnsi" w:eastAsiaTheme="minorEastAsia" w:hAnsiTheme="minorHAnsi" w:cstheme="minorBidi"/>
                <w:noProof/>
                <w:sz w:val="22"/>
                <w:szCs w:val="22"/>
                <w:lang w:val="fr-FR" w:eastAsia="fr-FR"/>
              </w:rPr>
              <w:tab/>
            </w:r>
            <w:r w:rsidRPr="00D62B1F">
              <w:rPr>
                <w:rStyle w:val="Lienhypertexte"/>
                <w:noProof/>
              </w:rPr>
              <w:t>Selection Rationale</w:t>
            </w:r>
            <w:r>
              <w:rPr>
                <w:noProof/>
                <w:webHidden/>
              </w:rPr>
              <w:tab/>
            </w:r>
            <w:r>
              <w:rPr>
                <w:noProof/>
                <w:webHidden/>
              </w:rPr>
              <w:fldChar w:fldCharType="begin"/>
            </w:r>
            <w:r>
              <w:rPr>
                <w:noProof/>
                <w:webHidden/>
              </w:rPr>
              <w:instrText xml:space="preserve"> PAGEREF _Toc500837586 \h </w:instrText>
            </w:r>
            <w:r>
              <w:rPr>
                <w:noProof/>
                <w:webHidden/>
              </w:rPr>
            </w:r>
            <w:r>
              <w:rPr>
                <w:noProof/>
                <w:webHidden/>
              </w:rPr>
              <w:fldChar w:fldCharType="separate"/>
            </w:r>
            <w:r>
              <w:rPr>
                <w:noProof/>
                <w:webHidden/>
              </w:rPr>
              <w:t>54</w:t>
            </w:r>
            <w:r>
              <w:rPr>
                <w:noProof/>
                <w:webHidden/>
              </w:rPr>
              <w:fldChar w:fldCharType="end"/>
            </w:r>
          </w:hyperlink>
        </w:p>
        <w:p w14:paraId="4D1125D4" w14:textId="6B3D8197"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87" w:history="1">
            <w:r w:rsidRPr="00D62B1F">
              <w:rPr>
                <w:rStyle w:val="Lienhypertexte"/>
                <w:noProof/>
              </w:rPr>
              <w:t>3.15.5</w:t>
            </w:r>
            <w:r>
              <w:rPr>
                <w:rFonts w:asciiTheme="minorHAnsi" w:eastAsiaTheme="minorEastAsia" w:hAnsiTheme="minorHAnsi" w:cstheme="minorBidi"/>
                <w:noProof/>
                <w:sz w:val="22"/>
                <w:szCs w:val="22"/>
                <w:lang w:val="fr-FR" w:eastAsia="fr-FR"/>
              </w:rPr>
              <w:tab/>
            </w:r>
            <w:r w:rsidRPr="00D62B1F">
              <w:rPr>
                <w:rStyle w:val="Lienhypertexte"/>
                <w:noProof/>
              </w:rPr>
              <w:t>Architecture Risks</w:t>
            </w:r>
            <w:r>
              <w:rPr>
                <w:noProof/>
                <w:webHidden/>
              </w:rPr>
              <w:tab/>
            </w:r>
            <w:r>
              <w:rPr>
                <w:noProof/>
                <w:webHidden/>
              </w:rPr>
              <w:fldChar w:fldCharType="begin"/>
            </w:r>
            <w:r>
              <w:rPr>
                <w:noProof/>
                <w:webHidden/>
              </w:rPr>
              <w:instrText xml:space="preserve"> PAGEREF _Toc500837587 \h </w:instrText>
            </w:r>
            <w:r>
              <w:rPr>
                <w:noProof/>
                <w:webHidden/>
              </w:rPr>
            </w:r>
            <w:r>
              <w:rPr>
                <w:noProof/>
                <w:webHidden/>
              </w:rPr>
              <w:fldChar w:fldCharType="separate"/>
            </w:r>
            <w:r>
              <w:rPr>
                <w:noProof/>
                <w:webHidden/>
              </w:rPr>
              <w:t>54</w:t>
            </w:r>
            <w:r>
              <w:rPr>
                <w:noProof/>
                <w:webHidden/>
              </w:rPr>
              <w:fldChar w:fldCharType="end"/>
            </w:r>
          </w:hyperlink>
        </w:p>
        <w:p w14:paraId="25E50F68" w14:textId="36D93BAA"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588" w:history="1">
            <w:r w:rsidRPr="00D62B1F">
              <w:rPr>
                <w:rStyle w:val="Lienhypertexte"/>
                <w:noProof/>
              </w:rPr>
              <w:t>3.16</w:t>
            </w:r>
            <w:r>
              <w:rPr>
                <w:rFonts w:asciiTheme="minorHAnsi" w:eastAsiaTheme="minorEastAsia" w:hAnsiTheme="minorHAnsi" w:cstheme="minorBidi"/>
                <w:noProof/>
                <w:sz w:val="22"/>
                <w:szCs w:val="22"/>
                <w:lang w:val="fr-FR" w:eastAsia="fr-FR"/>
              </w:rPr>
              <w:tab/>
            </w:r>
            <w:r w:rsidRPr="00D62B1F">
              <w:rPr>
                <w:rStyle w:val="Lienhypertexte"/>
                <w:noProof/>
              </w:rPr>
              <w:t>Monitoring Components</w:t>
            </w:r>
            <w:r>
              <w:rPr>
                <w:noProof/>
                <w:webHidden/>
              </w:rPr>
              <w:tab/>
            </w:r>
            <w:r>
              <w:rPr>
                <w:noProof/>
                <w:webHidden/>
              </w:rPr>
              <w:fldChar w:fldCharType="begin"/>
            </w:r>
            <w:r>
              <w:rPr>
                <w:noProof/>
                <w:webHidden/>
              </w:rPr>
              <w:instrText xml:space="preserve"> PAGEREF _Toc500837588 \h </w:instrText>
            </w:r>
            <w:r>
              <w:rPr>
                <w:noProof/>
                <w:webHidden/>
              </w:rPr>
            </w:r>
            <w:r>
              <w:rPr>
                <w:noProof/>
                <w:webHidden/>
              </w:rPr>
              <w:fldChar w:fldCharType="separate"/>
            </w:r>
            <w:r>
              <w:rPr>
                <w:noProof/>
                <w:webHidden/>
              </w:rPr>
              <w:t>54</w:t>
            </w:r>
            <w:r>
              <w:rPr>
                <w:noProof/>
                <w:webHidden/>
              </w:rPr>
              <w:fldChar w:fldCharType="end"/>
            </w:r>
          </w:hyperlink>
        </w:p>
        <w:p w14:paraId="5F8CD701" w14:textId="03A6DC2E"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89" w:history="1">
            <w:r w:rsidRPr="00D62B1F">
              <w:rPr>
                <w:rStyle w:val="Lienhypertexte"/>
                <w:noProof/>
              </w:rPr>
              <w:t>3.16.1</w:t>
            </w:r>
            <w:r>
              <w:rPr>
                <w:rFonts w:asciiTheme="minorHAnsi" w:eastAsiaTheme="minorEastAsia" w:hAnsiTheme="minorHAnsi" w:cstheme="minorBidi"/>
                <w:noProof/>
                <w:sz w:val="22"/>
                <w:szCs w:val="22"/>
                <w:lang w:val="fr-FR" w:eastAsia="fr-FR"/>
              </w:rPr>
              <w:tab/>
            </w:r>
            <w:r w:rsidRPr="00D62B1F">
              <w:rPr>
                <w:rStyle w:val="Lienhypertexte"/>
                <w:noProof/>
              </w:rPr>
              <w:t>Component Functions</w:t>
            </w:r>
            <w:r>
              <w:rPr>
                <w:noProof/>
                <w:webHidden/>
              </w:rPr>
              <w:tab/>
            </w:r>
            <w:r>
              <w:rPr>
                <w:noProof/>
                <w:webHidden/>
              </w:rPr>
              <w:fldChar w:fldCharType="begin"/>
            </w:r>
            <w:r>
              <w:rPr>
                <w:noProof/>
                <w:webHidden/>
              </w:rPr>
              <w:instrText xml:space="preserve"> PAGEREF _Toc500837589 \h </w:instrText>
            </w:r>
            <w:r>
              <w:rPr>
                <w:noProof/>
                <w:webHidden/>
              </w:rPr>
            </w:r>
            <w:r>
              <w:rPr>
                <w:noProof/>
                <w:webHidden/>
              </w:rPr>
              <w:fldChar w:fldCharType="separate"/>
            </w:r>
            <w:r>
              <w:rPr>
                <w:noProof/>
                <w:webHidden/>
              </w:rPr>
              <w:t>54</w:t>
            </w:r>
            <w:r>
              <w:rPr>
                <w:noProof/>
                <w:webHidden/>
              </w:rPr>
              <w:fldChar w:fldCharType="end"/>
            </w:r>
          </w:hyperlink>
        </w:p>
        <w:p w14:paraId="3921337B" w14:textId="6701AB08"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90" w:history="1">
            <w:r w:rsidRPr="00D62B1F">
              <w:rPr>
                <w:rStyle w:val="Lienhypertexte"/>
                <w:noProof/>
              </w:rPr>
              <w:t>3.16.2</w:t>
            </w:r>
            <w:r>
              <w:rPr>
                <w:rFonts w:asciiTheme="minorHAnsi" w:eastAsiaTheme="minorEastAsia" w:hAnsiTheme="minorHAnsi" w:cstheme="minorBidi"/>
                <w:noProof/>
                <w:sz w:val="22"/>
                <w:szCs w:val="22"/>
                <w:lang w:val="fr-FR" w:eastAsia="fr-FR"/>
              </w:rPr>
              <w:tab/>
            </w:r>
            <w:r w:rsidRPr="00D62B1F">
              <w:rPr>
                <w:rStyle w:val="Lienhypertexte"/>
                <w:noProof/>
              </w:rPr>
              <w:t>Technical Considerations</w:t>
            </w:r>
            <w:r>
              <w:rPr>
                <w:noProof/>
                <w:webHidden/>
              </w:rPr>
              <w:tab/>
            </w:r>
            <w:r>
              <w:rPr>
                <w:noProof/>
                <w:webHidden/>
              </w:rPr>
              <w:fldChar w:fldCharType="begin"/>
            </w:r>
            <w:r>
              <w:rPr>
                <w:noProof/>
                <w:webHidden/>
              </w:rPr>
              <w:instrText xml:space="preserve"> PAGEREF _Toc500837590 \h </w:instrText>
            </w:r>
            <w:r>
              <w:rPr>
                <w:noProof/>
                <w:webHidden/>
              </w:rPr>
            </w:r>
            <w:r>
              <w:rPr>
                <w:noProof/>
                <w:webHidden/>
              </w:rPr>
              <w:fldChar w:fldCharType="separate"/>
            </w:r>
            <w:r>
              <w:rPr>
                <w:noProof/>
                <w:webHidden/>
              </w:rPr>
              <w:t>54</w:t>
            </w:r>
            <w:r>
              <w:rPr>
                <w:noProof/>
                <w:webHidden/>
              </w:rPr>
              <w:fldChar w:fldCharType="end"/>
            </w:r>
          </w:hyperlink>
        </w:p>
        <w:p w14:paraId="49C0C1A9" w14:textId="3E53919B"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91" w:history="1">
            <w:r w:rsidRPr="00D62B1F">
              <w:rPr>
                <w:rStyle w:val="Lienhypertexte"/>
                <w:noProof/>
              </w:rPr>
              <w:t>3.16.3</w:t>
            </w:r>
            <w:r>
              <w:rPr>
                <w:rFonts w:asciiTheme="minorHAnsi" w:eastAsiaTheme="minorEastAsia" w:hAnsiTheme="minorHAnsi" w:cstheme="minorBidi"/>
                <w:noProof/>
                <w:sz w:val="22"/>
                <w:szCs w:val="22"/>
                <w:lang w:val="fr-FR" w:eastAsia="fr-FR"/>
              </w:rPr>
              <w:tab/>
            </w:r>
            <w:r w:rsidRPr="00D62B1F">
              <w:rPr>
                <w:rStyle w:val="Lienhypertexte"/>
                <w:noProof/>
              </w:rPr>
              <w:t>Selected Product(s)</w:t>
            </w:r>
            <w:r>
              <w:rPr>
                <w:noProof/>
                <w:webHidden/>
              </w:rPr>
              <w:tab/>
            </w:r>
            <w:r>
              <w:rPr>
                <w:noProof/>
                <w:webHidden/>
              </w:rPr>
              <w:fldChar w:fldCharType="begin"/>
            </w:r>
            <w:r>
              <w:rPr>
                <w:noProof/>
                <w:webHidden/>
              </w:rPr>
              <w:instrText xml:space="preserve"> PAGEREF _Toc500837591 \h </w:instrText>
            </w:r>
            <w:r>
              <w:rPr>
                <w:noProof/>
                <w:webHidden/>
              </w:rPr>
            </w:r>
            <w:r>
              <w:rPr>
                <w:noProof/>
                <w:webHidden/>
              </w:rPr>
              <w:fldChar w:fldCharType="separate"/>
            </w:r>
            <w:r>
              <w:rPr>
                <w:noProof/>
                <w:webHidden/>
              </w:rPr>
              <w:t>54</w:t>
            </w:r>
            <w:r>
              <w:rPr>
                <w:noProof/>
                <w:webHidden/>
              </w:rPr>
              <w:fldChar w:fldCharType="end"/>
            </w:r>
          </w:hyperlink>
        </w:p>
        <w:p w14:paraId="02D25148" w14:textId="2C7FD6E2"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92" w:history="1">
            <w:r w:rsidRPr="00D62B1F">
              <w:rPr>
                <w:rStyle w:val="Lienhypertexte"/>
                <w:noProof/>
              </w:rPr>
              <w:t>3.16.4</w:t>
            </w:r>
            <w:r>
              <w:rPr>
                <w:rFonts w:asciiTheme="minorHAnsi" w:eastAsiaTheme="minorEastAsia" w:hAnsiTheme="minorHAnsi" w:cstheme="minorBidi"/>
                <w:noProof/>
                <w:sz w:val="22"/>
                <w:szCs w:val="22"/>
                <w:lang w:val="fr-FR" w:eastAsia="fr-FR"/>
              </w:rPr>
              <w:tab/>
            </w:r>
            <w:r w:rsidRPr="00D62B1F">
              <w:rPr>
                <w:rStyle w:val="Lienhypertexte"/>
                <w:noProof/>
              </w:rPr>
              <w:t>Selection Rationale</w:t>
            </w:r>
            <w:r>
              <w:rPr>
                <w:noProof/>
                <w:webHidden/>
              </w:rPr>
              <w:tab/>
            </w:r>
            <w:r>
              <w:rPr>
                <w:noProof/>
                <w:webHidden/>
              </w:rPr>
              <w:fldChar w:fldCharType="begin"/>
            </w:r>
            <w:r>
              <w:rPr>
                <w:noProof/>
                <w:webHidden/>
              </w:rPr>
              <w:instrText xml:space="preserve"> PAGEREF _Toc500837592 \h </w:instrText>
            </w:r>
            <w:r>
              <w:rPr>
                <w:noProof/>
                <w:webHidden/>
              </w:rPr>
            </w:r>
            <w:r>
              <w:rPr>
                <w:noProof/>
                <w:webHidden/>
              </w:rPr>
              <w:fldChar w:fldCharType="separate"/>
            </w:r>
            <w:r>
              <w:rPr>
                <w:noProof/>
                <w:webHidden/>
              </w:rPr>
              <w:t>55</w:t>
            </w:r>
            <w:r>
              <w:rPr>
                <w:noProof/>
                <w:webHidden/>
              </w:rPr>
              <w:fldChar w:fldCharType="end"/>
            </w:r>
          </w:hyperlink>
        </w:p>
        <w:p w14:paraId="5984E550" w14:textId="27178280" w:rsidR="00FF51D2" w:rsidRDefault="00FF51D2">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0837593" w:history="1">
            <w:r w:rsidRPr="00D62B1F">
              <w:rPr>
                <w:rStyle w:val="Lienhypertexte"/>
                <w:noProof/>
              </w:rPr>
              <w:t>3.16.5</w:t>
            </w:r>
            <w:r>
              <w:rPr>
                <w:rFonts w:asciiTheme="minorHAnsi" w:eastAsiaTheme="minorEastAsia" w:hAnsiTheme="minorHAnsi" w:cstheme="minorBidi"/>
                <w:noProof/>
                <w:sz w:val="22"/>
                <w:szCs w:val="22"/>
                <w:lang w:val="fr-FR" w:eastAsia="fr-FR"/>
              </w:rPr>
              <w:tab/>
            </w:r>
            <w:r w:rsidRPr="00D62B1F">
              <w:rPr>
                <w:rStyle w:val="Lienhypertexte"/>
                <w:noProof/>
              </w:rPr>
              <w:t>Architecture Risks</w:t>
            </w:r>
            <w:r>
              <w:rPr>
                <w:noProof/>
                <w:webHidden/>
              </w:rPr>
              <w:tab/>
            </w:r>
            <w:r>
              <w:rPr>
                <w:noProof/>
                <w:webHidden/>
              </w:rPr>
              <w:fldChar w:fldCharType="begin"/>
            </w:r>
            <w:r>
              <w:rPr>
                <w:noProof/>
                <w:webHidden/>
              </w:rPr>
              <w:instrText xml:space="preserve"> PAGEREF _Toc500837593 \h </w:instrText>
            </w:r>
            <w:r>
              <w:rPr>
                <w:noProof/>
                <w:webHidden/>
              </w:rPr>
            </w:r>
            <w:r>
              <w:rPr>
                <w:noProof/>
                <w:webHidden/>
              </w:rPr>
              <w:fldChar w:fldCharType="separate"/>
            </w:r>
            <w:r>
              <w:rPr>
                <w:noProof/>
                <w:webHidden/>
              </w:rPr>
              <w:t>55</w:t>
            </w:r>
            <w:r>
              <w:rPr>
                <w:noProof/>
                <w:webHidden/>
              </w:rPr>
              <w:fldChar w:fldCharType="end"/>
            </w:r>
          </w:hyperlink>
        </w:p>
        <w:p w14:paraId="5A5E03B5" w14:textId="0E6442A6" w:rsidR="00FF51D2" w:rsidRDefault="00FF51D2">
          <w:pPr>
            <w:pStyle w:val="TM1"/>
            <w:tabs>
              <w:tab w:val="left" w:pos="660"/>
            </w:tabs>
            <w:rPr>
              <w:rFonts w:asciiTheme="minorHAnsi" w:eastAsiaTheme="minorEastAsia" w:hAnsiTheme="minorHAnsi" w:cstheme="minorBidi"/>
              <w:b w:val="0"/>
              <w:caps w:val="0"/>
              <w:noProof/>
              <w:sz w:val="22"/>
              <w:szCs w:val="22"/>
              <w:lang w:val="fr-FR" w:eastAsia="fr-FR"/>
            </w:rPr>
          </w:pPr>
          <w:hyperlink w:anchor="_Toc500837594" w:history="1">
            <w:r w:rsidRPr="00D62B1F">
              <w:rPr>
                <w:rStyle w:val="Lienhypertexte"/>
                <w:noProof/>
              </w:rPr>
              <w:t>4</w:t>
            </w:r>
            <w:r>
              <w:rPr>
                <w:rFonts w:asciiTheme="minorHAnsi" w:eastAsiaTheme="minorEastAsia" w:hAnsiTheme="minorHAnsi" w:cstheme="minorBidi"/>
                <w:b w:val="0"/>
                <w:caps w:val="0"/>
                <w:noProof/>
                <w:sz w:val="22"/>
                <w:szCs w:val="22"/>
                <w:lang w:val="fr-FR" w:eastAsia="fr-FR"/>
              </w:rPr>
              <w:tab/>
            </w:r>
            <w:r w:rsidRPr="00D62B1F">
              <w:rPr>
                <w:rStyle w:val="Lienhypertexte"/>
                <w:noProof/>
              </w:rPr>
              <w:t>Section 4 System Construction Environment</w:t>
            </w:r>
            <w:r>
              <w:rPr>
                <w:noProof/>
                <w:webHidden/>
              </w:rPr>
              <w:tab/>
            </w:r>
            <w:r>
              <w:rPr>
                <w:noProof/>
                <w:webHidden/>
              </w:rPr>
              <w:fldChar w:fldCharType="begin"/>
            </w:r>
            <w:r>
              <w:rPr>
                <w:noProof/>
                <w:webHidden/>
              </w:rPr>
              <w:instrText xml:space="preserve"> PAGEREF _Toc500837594 \h </w:instrText>
            </w:r>
            <w:r>
              <w:rPr>
                <w:noProof/>
                <w:webHidden/>
              </w:rPr>
            </w:r>
            <w:r>
              <w:rPr>
                <w:noProof/>
                <w:webHidden/>
              </w:rPr>
              <w:fldChar w:fldCharType="separate"/>
            </w:r>
            <w:r>
              <w:rPr>
                <w:noProof/>
                <w:webHidden/>
              </w:rPr>
              <w:t>55</w:t>
            </w:r>
            <w:r>
              <w:rPr>
                <w:noProof/>
                <w:webHidden/>
              </w:rPr>
              <w:fldChar w:fldCharType="end"/>
            </w:r>
          </w:hyperlink>
        </w:p>
        <w:p w14:paraId="63C118D5" w14:textId="23FDC907"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595" w:history="1">
            <w:r w:rsidRPr="00D62B1F">
              <w:rPr>
                <w:rStyle w:val="Lienhypertexte"/>
                <w:noProof/>
              </w:rPr>
              <w:t>4.1</w:t>
            </w:r>
            <w:r>
              <w:rPr>
                <w:rFonts w:asciiTheme="minorHAnsi" w:eastAsiaTheme="minorEastAsia" w:hAnsiTheme="minorHAnsi" w:cstheme="minorBidi"/>
                <w:noProof/>
                <w:sz w:val="22"/>
                <w:szCs w:val="22"/>
                <w:lang w:val="fr-FR" w:eastAsia="fr-FR"/>
              </w:rPr>
              <w:tab/>
            </w:r>
            <w:r w:rsidRPr="00D62B1F">
              <w:rPr>
                <w:rStyle w:val="Lienhypertexte"/>
                <w:noProof/>
              </w:rPr>
              <w:t>Preliminary test Environment</w:t>
            </w:r>
            <w:r>
              <w:rPr>
                <w:noProof/>
                <w:webHidden/>
              </w:rPr>
              <w:tab/>
            </w:r>
            <w:r>
              <w:rPr>
                <w:noProof/>
                <w:webHidden/>
              </w:rPr>
              <w:fldChar w:fldCharType="begin"/>
            </w:r>
            <w:r>
              <w:rPr>
                <w:noProof/>
                <w:webHidden/>
              </w:rPr>
              <w:instrText xml:space="preserve"> PAGEREF _Toc500837595 \h </w:instrText>
            </w:r>
            <w:r>
              <w:rPr>
                <w:noProof/>
                <w:webHidden/>
              </w:rPr>
            </w:r>
            <w:r>
              <w:rPr>
                <w:noProof/>
                <w:webHidden/>
              </w:rPr>
              <w:fldChar w:fldCharType="separate"/>
            </w:r>
            <w:r>
              <w:rPr>
                <w:noProof/>
                <w:webHidden/>
              </w:rPr>
              <w:t>55</w:t>
            </w:r>
            <w:r>
              <w:rPr>
                <w:noProof/>
                <w:webHidden/>
              </w:rPr>
              <w:fldChar w:fldCharType="end"/>
            </w:r>
          </w:hyperlink>
        </w:p>
        <w:p w14:paraId="01E29AAB" w14:textId="0F62605E"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596" w:history="1">
            <w:r w:rsidRPr="00D62B1F">
              <w:rPr>
                <w:rStyle w:val="Lienhypertexte"/>
                <w:noProof/>
              </w:rPr>
              <w:t>4.2</w:t>
            </w:r>
            <w:r>
              <w:rPr>
                <w:rFonts w:asciiTheme="minorHAnsi" w:eastAsiaTheme="minorEastAsia" w:hAnsiTheme="minorHAnsi" w:cstheme="minorBidi"/>
                <w:noProof/>
                <w:sz w:val="22"/>
                <w:szCs w:val="22"/>
                <w:lang w:val="fr-FR" w:eastAsia="fr-FR"/>
              </w:rPr>
              <w:tab/>
            </w:r>
            <w:r w:rsidRPr="00D62B1F">
              <w:rPr>
                <w:rStyle w:val="Lienhypertexte"/>
                <w:noProof/>
              </w:rPr>
              <w:t>Global system vision</w:t>
            </w:r>
            <w:r>
              <w:rPr>
                <w:noProof/>
                <w:webHidden/>
              </w:rPr>
              <w:tab/>
            </w:r>
            <w:r>
              <w:rPr>
                <w:noProof/>
                <w:webHidden/>
              </w:rPr>
              <w:fldChar w:fldCharType="begin"/>
            </w:r>
            <w:r>
              <w:rPr>
                <w:noProof/>
                <w:webHidden/>
              </w:rPr>
              <w:instrText xml:space="preserve"> PAGEREF _Toc500837596 \h </w:instrText>
            </w:r>
            <w:r>
              <w:rPr>
                <w:noProof/>
                <w:webHidden/>
              </w:rPr>
            </w:r>
            <w:r>
              <w:rPr>
                <w:noProof/>
                <w:webHidden/>
              </w:rPr>
              <w:fldChar w:fldCharType="separate"/>
            </w:r>
            <w:r>
              <w:rPr>
                <w:noProof/>
                <w:webHidden/>
              </w:rPr>
              <w:t>55</w:t>
            </w:r>
            <w:r>
              <w:rPr>
                <w:noProof/>
                <w:webHidden/>
              </w:rPr>
              <w:fldChar w:fldCharType="end"/>
            </w:r>
          </w:hyperlink>
        </w:p>
        <w:p w14:paraId="6D544C30" w14:textId="1C427459"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597" w:history="1">
            <w:r w:rsidRPr="00D62B1F">
              <w:rPr>
                <w:rStyle w:val="Lienhypertexte"/>
                <w:noProof/>
              </w:rPr>
              <w:t>4.3</w:t>
            </w:r>
            <w:r>
              <w:rPr>
                <w:rFonts w:asciiTheme="minorHAnsi" w:eastAsiaTheme="minorEastAsia" w:hAnsiTheme="minorHAnsi" w:cstheme="minorBidi"/>
                <w:noProof/>
                <w:sz w:val="22"/>
                <w:szCs w:val="22"/>
                <w:lang w:val="fr-FR" w:eastAsia="fr-FR"/>
              </w:rPr>
              <w:tab/>
            </w:r>
            <w:r w:rsidRPr="00D62B1F">
              <w:rPr>
                <w:rStyle w:val="Lienhypertexte"/>
                <w:noProof/>
              </w:rPr>
              <w:t>Development Environment</w:t>
            </w:r>
            <w:r>
              <w:rPr>
                <w:noProof/>
                <w:webHidden/>
              </w:rPr>
              <w:tab/>
            </w:r>
            <w:r>
              <w:rPr>
                <w:noProof/>
                <w:webHidden/>
              </w:rPr>
              <w:fldChar w:fldCharType="begin"/>
            </w:r>
            <w:r>
              <w:rPr>
                <w:noProof/>
                <w:webHidden/>
              </w:rPr>
              <w:instrText xml:space="preserve"> PAGEREF _Toc500837597 \h </w:instrText>
            </w:r>
            <w:r>
              <w:rPr>
                <w:noProof/>
                <w:webHidden/>
              </w:rPr>
            </w:r>
            <w:r>
              <w:rPr>
                <w:noProof/>
                <w:webHidden/>
              </w:rPr>
              <w:fldChar w:fldCharType="separate"/>
            </w:r>
            <w:r>
              <w:rPr>
                <w:noProof/>
                <w:webHidden/>
              </w:rPr>
              <w:t>56</w:t>
            </w:r>
            <w:r>
              <w:rPr>
                <w:noProof/>
                <w:webHidden/>
              </w:rPr>
              <w:fldChar w:fldCharType="end"/>
            </w:r>
          </w:hyperlink>
        </w:p>
        <w:p w14:paraId="55FBC4E0" w14:textId="0871DEC6"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98" w:history="1">
            <w:r w:rsidRPr="00D62B1F">
              <w:rPr>
                <w:rStyle w:val="Lienhypertexte"/>
                <w:noProof/>
              </w:rPr>
              <w:t>4.3.1</w:t>
            </w:r>
            <w:r>
              <w:rPr>
                <w:rFonts w:asciiTheme="minorHAnsi" w:eastAsiaTheme="minorEastAsia" w:hAnsiTheme="minorHAnsi" w:cstheme="minorBidi"/>
                <w:noProof/>
                <w:sz w:val="22"/>
                <w:szCs w:val="22"/>
                <w:lang w:val="fr-FR" w:eastAsia="fr-FR"/>
              </w:rPr>
              <w:tab/>
            </w:r>
            <w:r w:rsidRPr="00D62B1F">
              <w:rPr>
                <w:rStyle w:val="Lienhypertexte"/>
                <w:noProof/>
              </w:rPr>
              <w:t>Developer Workstation Configuration</w:t>
            </w:r>
            <w:r>
              <w:rPr>
                <w:noProof/>
                <w:webHidden/>
              </w:rPr>
              <w:tab/>
            </w:r>
            <w:r>
              <w:rPr>
                <w:noProof/>
                <w:webHidden/>
              </w:rPr>
              <w:fldChar w:fldCharType="begin"/>
            </w:r>
            <w:r>
              <w:rPr>
                <w:noProof/>
                <w:webHidden/>
              </w:rPr>
              <w:instrText xml:space="preserve"> PAGEREF _Toc500837598 \h </w:instrText>
            </w:r>
            <w:r>
              <w:rPr>
                <w:noProof/>
                <w:webHidden/>
              </w:rPr>
            </w:r>
            <w:r>
              <w:rPr>
                <w:noProof/>
                <w:webHidden/>
              </w:rPr>
              <w:fldChar w:fldCharType="separate"/>
            </w:r>
            <w:r>
              <w:rPr>
                <w:noProof/>
                <w:webHidden/>
              </w:rPr>
              <w:t>56</w:t>
            </w:r>
            <w:r>
              <w:rPr>
                <w:noProof/>
                <w:webHidden/>
              </w:rPr>
              <w:fldChar w:fldCharType="end"/>
            </w:r>
          </w:hyperlink>
        </w:p>
        <w:p w14:paraId="36BCA476" w14:textId="11ECBC51"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599" w:history="1">
            <w:r w:rsidRPr="00D62B1F">
              <w:rPr>
                <w:rStyle w:val="Lienhypertexte"/>
                <w:noProof/>
              </w:rPr>
              <w:t>4.3.2</w:t>
            </w:r>
            <w:r>
              <w:rPr>
                <w:rFonts w:asciiTheme="minorHAnsi" w:eastAsiaTheme="minorEastAsia" w:hAnsiTheme="minorHAnsi" w:cstheme="minorBidi"/>
                <w:noProof/>
                <w:sz w:val="22"/>
                <w:szCs w:val="22"/>
                <w:lang w:val="fr-FR" w:eastAsia="fr-FR"/>
              </w:rPr>
              <w:tab/>
            </w:r>
            <w:r w:rsidRPr="00D62B1F">
              <w:rPr>
                <w:rStyle w:val="Lienhypertexte"/>
                <w:noProof/>
              </w:rPr>
              <w:t>Supporting Development Infrastructure Configuration</w:t>
            </w:r>
            <w:r>
              <w:rPr>
                <w:noProof/>
                <w:webHidden/>
              </w:rPr>
              <w:tab/>
            </w:r>
            <w:r>
              <w:rPr>
                <w:noProof/>
                <w:webHidden/>
              </w:rPr>
              <w:fldChar w:fldCharType="begin"/>
            </w:r>
            <w:r>
              <w:rPr>
                <w:noProof/>
                <w:webHidden/>
              </w:rPr>
              <w:instrText xml:space="preserve"> PAGEREF _Toc500837599 \h </w:instrText>
            </w:r>
            <w:r>
              <w:rPr>
                <w:noProof/>
                <w:webHidden/>
              </w:rPr>
            </w:r>
            <w:r>
              <w:rPr>
                <w:noProof/>
                <w:webHidden/>
              </w:rPr>
              <w:fldChar w:fldCharType="separate"/>
            </w:r>
            <w:r>
              <w:rPr>
                <w:noProof/>
                <w:webHidden/>
              </w:rPr>
              <w:t>56</w:t>
            </w:r>
            <w:r>
              <w:rPr>
                <w:noProof/>
                <w:webHidden/>
              </w:rPr>
              <w:fldChar w:fldCharType="end"/>
            </w:r>
          </w:hyperlink>
        </w:p>
        <w:p w14:paraId="7DFE0999" w14:textId="1DE434B0"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600" w:history="1">
            <w:r w:rsidRPr="00D62B1F">
              <w:rPr>
                <w:rStyle w:val="Lienhypertexte"/>
                <w:noProof/>
              </w:rPr>
              <w:t>4.4</w:t>
            </w:r>
            <w:r>
              <w:rPr>
                <w:rFonts w:asciiTheme="minorHAnsi" w:eastAsiaTheme="minorEastAsia" w:hAnsiTheme="minorHAnsi" w:cstheme="minorBidi"/>
                <w:noProof/>
                <w:sz w:val="22"/>
                <w:szCs w:val="22"/>
                <w:lang w:val="fr-FR" w:eastAsia="fr-FR"/>
              </w:rPr>
              <w:tab/>
            </w:r>
            <w:r w:rsidRPr="00D62B1F">
              <w:rPr>
                <w:rStyle w:val="Lienhypertexte"/>
                <w:noProof/>
              </w:rPr>
              <w:t>QA Environment</w:t>
            </w:r>
            <w:r>
              <w:rPr>
                <w:noProof/>
                <w:webHidden/>
              </w:rPr>
              <w:tab/>
            </w:r>
            <w:r>
              <w:rPr>
                <w:noProof/>
                <w:webHidden/>
              </w:rPr>
              <w:fldChar w:fldCharType="begin"/>
            </w:r>
            <w:r>
              <w:rPr>
                <w:noProof/>
                <w:webHidden/>
              </w:rPr>
              <w:instrText xml:space="preserve"> PAGEREF _Toc500837600 \h </w:instrText>
            </w:r>
            <w:r>
              <w:rPr>
                <w:noProof/>
                <w:webHidden/>
              </w:rPr>
            </w:r>
            <w:r>
              <w:rPr>
                <w:noProof/>
                <w:webHidden/>
              </w:rPr>
              <w:fldChar w:fldCharType="separate"/>
            </w:r>
            <w:r>
              <w:rPr>
                <w:noProof/>
                <w:webHidden/>
              </w:rPr>
              <w:t>56</w:t>
            </w:r>
            <w:r>
              <w:rPr>
                <w:noProof/>
                <w:webHidden/>
              </w:rPr>
              <w:fldChar w:fldCharType="end"/>
            </w:r>
          </w:hyperlink>
        </w:p>
        <w:p w14:paraId="15C31E68" w14:textId="1C1ECA59"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601" w:history="1">
            <w:r w:rsidRPr="00D62B1F">
              <w:rPr>
                <w:rStyle w:val="Lienhypertexte"/>
                <w:noProof/>
              </w:rPr>
              <w:t>4.4.1</w:t>
            </w:r>
            <w:r>
              <w:rPr>
                <w:rFonts w:asciiTheme="minorHAnsi" w:eastAsiaTheme="minorEastAsia" w:hAnsiTheme="minorHAnsi" w:cstheme="minorBidi"/>
                <w:noProof/>
                <w:sz w:val="22"/>
                <w:szCs w:val="22"/>
                <w:lang w:val="fr-FR" w:eastAsia="fr-FR"/>
              </w:rPr>
              <w:tab/>
            </w:r>
            <w:r w:rsidRPr="00D62B1F">
              <w:rPr>
                <w:rStyle w:val="Lienhypertexte"/>
                <w:noProof/>
              </w:rPr>
              <w:t>QA environment Configuration</w:t>
            </w:r>
            <w:r>
              <w:rPr>
                <w:noProof/>
                <w:webHidden/>
              </w:rPr>
              <w:tab/>
            </w:r>
            <w:r>
              <w:rPr>
                <w:noProof/>
                <w:webHidden/>
              </w:rPr>
              <w:fldChar w:fldCharType="begin"/>
            </w:r>
            <w:r>
              <w:rPr>
                <w:noProof/>
                <w:webHidden/>
              </w:rPr>
              <w:instrText xml:space="preserve"> PAGEREF _Toc500837601 \h </w:instrText>
            </w:r>
            <w:r>
              <w:rPr>
                <w:noProof/>
                <w:webHidden/>
              </w:rPr>
            </w:r>
            <w:r>
              <w:rPr>
                <w:noProof/>
                <w:webHidden/>
              </w:rPr>
              <w:fldChar w:fldCharType="separate"/>
            </w:r>
            <w:r>
              <w:rPr>
                <w:noProof/>
                <w:webHidden/>
              </w:rPr>
              <w:t>56</w:t>
            </w:r>
            <w:r>
              <w:rPr>
                <w:noProof/>
                <w:webHidden/>
              </w:rPr>
              <w:fldChar w:fldCharType="end"/>
            </w:r>
          </w:hyperlink>
        </w:p>
        <w:p w14:paraId="79723DF1" w14:textId="7FDED5D5"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602" w:history="1">
            <w:r w:rsidRPr="00D62B1F">
              <w:rPr>
                <w:rStyle w:val="Lienhypertexte"/>
                <w:noProof/>
              </w:rPr>
              <w:t>4.4.2</w:t>
            </w:r>
            <w:r>
              <w:rPr>
                <w:rFonts w:asciiTheme="minorHAnsi" w:eastAsiaTheme="minorEastAsia" w:hAnsiTheme="minorHAnsi" w:cstheme="minorBidi"/>
                <w:noProof/>
                <w:sz w:val="22"/>
                <w:szCs w:val="22"/>
                <w:lang w:val="fr-FR" w:eastAsia="fr-FR"/>
              </w:rPr>
              <w:tab/>
            </w:r>
            <w:r w:rsidRPr="00D62B1F">
              <w:rPr>
                <w:rStyle w:val="Lienhypertexte"/>
                <w:noProof/>
              </w:rPr>
              <w:t>Supporting QA Infrastructure Configuration</w:t>
            </w:r>
            <w:r>
              <w:rPr>
                <w:noProof/>
                <w:webHidden/>
              </w:rPr>
              <w:tab/>
            </w:r>
            <w:r>
              <w:rPr>
                <w:noProof/>
                <w:webHidden/>
              </w:rPr>
              <w:fldChar w:fldCharType="begin"/>
            </w:r>
            <w:r>
              <w:rPr>
                <w:noProof/>
                <w:webHidden/>
              </w:rPr>
              <w:instrText xml:space="preserve"> PAGEREF _Toc500837602 \h </w:instrText>
            </w:r>
            <w:r>
              <w:rPr>
                <w:noProof/>
                <w:webHidden/>
              </w:rPr>
            </w:r>
            <w:r>
              <w:rPr>
                <w:noProof/>
                <w:webHidden/>
              </w:rPr>
              <w:fldChar w:fldCharType="separate"/>
            </w:r>
            <w:r>
              <w:rPr>
                <w:noProof/>
                <w:webHidden/>
              </w:rPr>
              <w:t>56</w:t>
            </w:r>
            <w:r>
              <w:rPr>
                <w:noProof/>
                <w:webHidden/>
              </w:rPr>
              <w:fldChar w:fldCharType="end"/>
            </w:r>
          </w:hyperlink>
        </w:p>
        <w:p w14:paraId="2EBF2F4D" w14:textId="6BEEB653" w:rsidR="00FF51D2" w:rsidRDefault="00FF51D2">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0837603" w:history="1">
            <w:r w:rsidRPr="00D62B1F">
              <w:rPr>
                <w:rStyle w:val="Lienhypertexte"/>
                <w:noProof/>
              </w:rPr>
              <w:t>4.5</w:t>
            </w:r>
            <w:r>
              <w:rPr>
                <w:rFonts w:asciiTheme="minorHAnsi" w:eastAsiaTheme="minorEastAsia" w:hAnsiTheme="minorHAnsi" w:cstheme="minorBidi"/>
                <w:noProof/>
                <w:sz w:val="22"/>
                <w:szCs w:val="22"/>
                <w:lang w:val="fr-FR" w:eastAsia="fr-FR"/>
              </w:rPr>
              <w:tab/>
            </w:r>
            <w:r w:rsidRPr="00D62B1F">
              <w:rPr>
                <w:rStyle w:val="Lienhypertexte"/>
                <w:noProof/>
              </w:rPr>
              <w:t>Production Environment</w:t>
            </w:r>
            <w:r>
              <w:rPr>
                <w:noProof/>
                <w:webHidden/>
              </w:rPr>
              <w:tab/>
            </w:r>
            <w:r>
              <w:rPr>
                <w:noProof/>
                <w:webHidden/>
              </w:rPr>
              <w:fldChar w:fldCharType="begin"/>
            </w:r>
            <w:r>
              <w:rPr>
                <w:noProof/>
                <w:webHidden/>
              </w:rPr>
              <w:instrText xml:space="preserve"> PAGEREF _Toc500837603 \h </w:instrText>
            </w:r>
            <w:r>
              <w:rPr>
                <w:noProof/>
                <w:webHidden/>
              </w:rPr>
            </w:r>
            <w:r>
              <w:rPr>
                <w:noProof/>
                <w:webHidden/>
              </w:rPr>
              <w:fldChar w:fldCharType="separate"/>
            </w:r>
            <w:r>
              <w:rPr>
                <w:noProof/>
                <w:webHidden/>
              </w:rPr>
              <w:t>57</w:t>
            </w:r>
            <w:r>
              <w:rPr>
                <w:noProof/>
                <w:webHidden/>
              </w:rPr>
              <w:fldChar w:fldCharType="end"/>
            </w:r>
          </w:hyperlink>
        </w:p>
        <w:p w14:paraId="77867469" w14:textId="124AB497"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604" w:history="1">
            <w:r w:rsidRPr="00D62B1F">
              <w:rPr>
                <w:rStyle w:val="Lienhypertexte"/>
                <w:noProof/>
              </w:rPr>
              <w:t>4.5.1</w:t>
            </w:r>
            <w:r>
              <w:rPr>
                <w:rFonts w:asciiTheme="minorHAnsi" w:eastAsiaTheme="minorEastAsia" w:hAnsiTheme="minorHAnsi" w:cstheme="minorBidi"/>
                <w:noProof/>
                <w:sz w:val="22"/>
                <w:szCs w:val="22"/>
                <w:lang w:val="fr-FR" w:eastAsia="fr-FR"/>
              </w:rPr>
              <w:tab/>
            </w:r>
            <w:r w:rsidRPr="00D62B1F">
              <w:rPr>
                <w:rStyle w:val="Lienhypertexte"/>
                <w:noProof/>
              </w:rPr>
              <w:t>Production environment Configuration</w:t>
            </w:r>
            <w:r>
              <w:rPr>
                <w:noProof/>
                <w:webHidden/>
              </w:rPr>
              <w:tab/>
            </w:r>
            <w:r>
              <w:rPr>
                <w:noProof/>
                <w:webHidden/>
              </w:rPr>
              <w:fldChar w:fldCharType="begin"/>
            </w:r>
            <w:r>
              <w:rPr>
                <w:noProof/>
                <w:webHidden/>
              </w:rPr>
              <w:instrText xml:space="preserve"> PAGEREF _Toc500837604 \h </w:instrText>
            </w:r>
            <w:r>
              <w:rPr>
                <w:noProof/>
                <w:webHidden/>
              </w:rPr>
            </w:r>
            <w:r>
              <w:rPr>
                <w:noProof/>
                <w:webHidden/>
              </w:rPr>
              <w:fldChar w:fldCharType="separate"/>
            </w:r>
            <w:r>
              <w:rPr>
                <w:noProof/>
                <w:webHidden/>
              </w:rPr>
              <w:t>57</w:t>
            </w:r>
            <w:r>
              <w:rPr>
                <w:noProof/>
                <w:webHidden/>
              </w:rPr>
              <w:fldChar w:fldCharType="end"/>
            </w:r>
          </w:hyperlink>
        </w:p>
        <w:p w14:paraId="7C2CDF5F" w14:textId="3D02DB31" w:rsidR="00FF51D2" w:rsidRDefault="00FF51D2">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0837605" w:history="1">
            <w:r w:rsidRPr="00D62B1F">
              <w:rPr>
                <w:rStyle w:val="Lienhypertexte"/>
                <w:noProof/>
              </w:rPr>
              <w:t>4.5.2</w:t>
            </w:r>
            <w:r>
              <w:rPr>
                <w:rFonts w:asciiTheme="minorHAnsi" w:eastAsiaTheme="minorEastAsia" w:hAnsiTheme="minorHAnsi" w:cstheme="minorBidi"/>
                <w:noProof/>
                <w:sz w:val="22"/>
                <w:szCs w:val="22"/>
                <w:lang w:val="fr-FR" w:eastAsia="fr-FR"/>
              </w:rPr>
              <w:tab/>
            </w:r>
            <w:r w:rsidRPr="00D62B1F">
              <w:rPr>
                <w:rStyle w:val="Lienhypertexte"/>
                <w:noProof/>
              </w:rPr>
              <w:t>Supporting Production Infrastructure Configuration</w:t>
            </w:r>
            <w:r>
              <w:rPr>
                <w:noProof/>
                <w:webHidden/>
              </w:rPr>
              <w:tab/>
            </w:r>
            <w:r>
              <w:rPr>
                <w:noProof/>
                <w:webHidden/>
              </w:rPr>
              <w:fldChar w:fldCharType="begin"/>
            </w:r>
            <w:r>
              <w:rPr>
                <w:noProof/>
                <w:webHidden/>
              </w:rPr>
              <w:instrText xml:space="preserve"> PAGEREF _Toc500837605 \h </w:instrText>
            </w:r>
            <w:r>
              <w:rPr>
                <w:noProof/>
                <w:webHidden/>
              </w:rPr>
            </w:r>
            <w:r>
              <w:rPr>
                <w:noProof/>
                <w:webHidden/>
              </w:rPr>
              <w:fldChar w:fldCharType="separate"/>
            </w:r>
            <w:r>
              <w:rPr>
                <w:noProof/>
                <w:webHidden/>
              </w:rPr>
              <w:t>57</w:t>
            </w:r>
            <w:r>
              <w:rPr>
                <w:noProof/>
                <w:webHidden/>
              </w:rPr>
              <w:fldChar w:fldCharType="end"/>
            </w:r>
          </w:hyperlink>
        </w:p>
        <w:p w14:paraId="53C9482C" w14:textId="62D5DC23" w:rsidR="002D7C8C" w:rsidRDefault="002D7C8C" w:rsidP="002D7C8C">
          <w:r>
            <w:fldChar w:fldCharType="end"/>
          </w:r>
        </w:p>
      </w:sdtContent>
    </w:sdt>
    <w:p w14:paraId="6BE28FC8" w14:textId="77777777" w:rsidR="002D7C8C" w:rsidRDefault="002D7C8C" w:rsidP="002D7C8C">
      <w:pPr>
        <w:keepNext/>
        <w:ind w:left="720"/>
      </w:pPr>
    </w:p>
    <w:p w14:paraId="6846EF8C" w14:textId="77777777" w:rsidR="002D7C8C" w:rsidRDefault="002D7C8C" w:rsidP="002D7C8C">
      <w:pPr>
        <w:keepNext/>
        <w:ind w:left="720"/>
        <w:sectPr w:rsidR="002D7C8C" w:rsidSect="00AD2CAB">
          <w:headerReference w:type="default" r:id="rId11"/>
          <w:footerReference w:type="default" r:id="rId12"/>
          <w:pgSz w:w="12240" w:h="15840"/>
          <w:pgMar w:top="1440" w:right="900" w:bottom="1440" w:left="1800" w:header="720" w:footer="720" w:gutter="0"/>
          <w:cols w:space="720"/>
          <w:docGrid w:linePitch="360"/>
        </w:sectPr>
      </w:pPr>
    </w:p>
    <w:p w14:paraId="0460C36D" w14:textId="77777777" w:rsidR="002D7C8C" w:rsidRDefault="002D7C8C" w:rsidP="002D7C8C">
      <w:pPr>
        <w:keepNext/>
        <w:ind w:left="720"/>
      </w:pPr>
    </w:p>
    <w:p w14:paraId="0F35DFDA" w14:textId="77777777" w:rsidR="002D7C8C" w:rsidRPr="00E90DD4" w:rsidRDefault="002D7C8C" w:rsidP="0047663D">
      <w:pPr>
        <w:pStyle w:val="Titre1"/>
        <w:numPr>
          <w:ilvl w:val="0"/>
          <w:numId w:val="13"/>
        </w:numPr>
      </w:pPr>
      <w:bookmarkStart w:id="1" w:name="_Toc443813170"/>
      <w:bookmarkStart w:id="2" w:name="_Toc490368956"/>
      <w:bookmarkStart w:id="3" w:name="_Toc25640886"/>
      <w:bookmarkStart w:id="4" w:name="_Toc499823521"/>
      <w:bookmarkStart w:id="5" w:name="_Toc500837464"/>
      <w:bookmarkEnd w:id="0"/>
      <w:r w:rsidRPr="00E90DD4">
        <w:t>Section 1 DOCUMENT SCOPE</w:t>
      </w:r>
      <w:bookmarkStart w:id="6" w:name="_Toc443813173"/>
      <w:bookmarkStart w:id="7" w:name="_Toc490368959"/>
      <w:bookmarkEnd w:id="1"/>
      <w:bookmarkEnd w:id="2"/>
      <w:bookmarkEnd w:id="3"/>
      <w:bookmarkEnd w:id="4"/>
      <w:bookmarkEnd w:id="5"/>
    </w:p>
    <w:p w14:paraId="20D96AF7" w14:textId="77777777" w:rsidR="00C2495A" w:rsidRDefault="00C2495A" w:rsidP="00C2495A">
      <w:pPr>
        <w:pStyle w:val="Titre2"/>
      </w:pPr>
      <w:bookmarkStart w:id="8" w:name="_Toc499823522"/>
      <w:bookmarkStart w:id="9" w:name="_Toc500837465"/>
      <w:r>
        <w:t>Context</w:t>
      </w:r>
      <w:bookmarkEnd w:id="8"/>
      <w:bookmarkEnd w:id="9"/>
    </w:p>
    <w:p w14:paraId="4FE9451F" w14:textId="77777777" w:rsidR="002D7C8C" w:rsidRPr="0077092E" w:rsidRDefault="002D7C8C" w:rsidP="002D7C8C">
      <w:pPr>
        <w:rPr>
          <w:i/>
          <w:iCs/>
        </w:rPr>
      </w:pPr>
      <w:r w:rsidRPr="0077092E">
        <w:rPr>
          <w:b/>
          <w:i/>
          <w:iCs/>
        </w:rPr>
        <w:t xml:space="preserve">Document Scope </w:t>
      </w:r>
      <w:r w:rsidRPr="0077092E">
        <w:rPr>
          <w:i/>
          <w:iCs/>
        </w:rPr>
        <w:t>describes the context and the goals of this document in a narrative.</w:t>
      </w:r>
    </w:p>
    <w:p w14:paraId="200DA7F0" w14:textId="77777777" w:rsidR="005C1948" w:rsidRDefault="005C1948" w:rsidP="002D7C8C"/>
    <w:p w14:paraId="430D835D" w14:textId="1AAAA877" w:rsidR="003035ED" w:rsidRDefault="002D7C8C" w:rsidP="002D7C8C">
      <w:r w:rsidRPr="0077092E">
        <w:t xml:space="preserve">This document describes the Technical </w:t>
      </w:r>
      <w:r w:rsidR="000D3A62">
        <w:t>Architecture of the IOT Smart City Platform</w:t>
      </w:r>
      <w:r w:rsidR="003035ED">
        <w:t xml:space="preserve"> that:</w:t>
      </w:r>
    </w:p>
    <w:p w14:paraId="78755D19" w14:textId="77777777" w:rsidR="007E118D" w:rsidRDefault="002D7C8C" w:rsidP="0047663D">
      <w:pPr>
        <w:pStyle w:val="Paragraphedeliste"/>
        <w:numPr>
          <w:ilvl w:val="0"/>
          <w:numId w:val="4"/>
        </w:numPr>
      </w:pPr>
      <w:r w:rsidRPr="0077092E">
        <w:t>satisfies business requirements as documen</w:t>
      </w:r>
      <w:r w:rsidR="003035ED">
        <w:t>ted in the r</w:t>
      </w:r>
      <w:r w:rsidR="00D25739">
        <w:t>oadmap</w:t>
      </w:r>
      <w:r w:rsidR="003035ED">
        <w:t xml:space="preserve"> (ref to provide)</w:t>
      </w:r>
      <w:r w:rsidR="007E118D">
        <w:t xml:space="preserve">, </w:t>
      </w:r>
    </w:p>
    <w:p w14:paraId="498191E0" w14:textId="77777777" w:rsidR="002D7C8C" w:rsidRDefault="002D7C8C" w:rsidP="0047663D">
      <w:pPr>
        <w:pStyle w:val="Paragraphedeliste"/>
        <w:numPr>
          <w:ilvl w:val="0"/>
          <w:numId w:val="4"/>
        </w:numPr>
      </w:pPr>
      <w:r w:rsidRPr="0077092E">
        <w:t>satisfies technical, operational and transitiona</w:t>
      </w:r>
      <w:r w:rsidR="00D25739">
        <w:t>l requirements</w:t>
      </w:r>
      <w:r w:rsidRPr="0077092E">
        <w:t>.</w:t>
      </w:r>
    </w:p>
    <w:p w14:paraId="204B4A0C" w14:textId="0BA502A9" w:rsidR="00594361" w:rsidRDefault="00594361" w:rsidP="002B11BB"/>
    <w:p w14:paraId="6B89A32E" w14:textId="27CB5DBB" w:rsidR="00594361" w:rsidRDefault="00594361" w:rsidP="00594361">
      <w:r>
        <w:t xml:space="preserve">New technologies, particularly digital technologies, allow the development of new services and new uses for improving the quality of life </w:t>
      </w:r>
      <w:r w:rsidR="00A941F4">
        <w:t>in the respect the environment</w:t>
      </w:r>
      <w:r w:rsidR="00690ED8">
        <w:t xml:space="preserve"> in </w:t>
      </w:r>
      <w:r w:rsidR="008163B9">
        <w:t>today’s metropolis</w:t>
      </w:r>
      <w:r w:rsidR="00A941F4">
        <w:t>.</w:t>
      </w:r>
    </w:p>
    <w:p w14:paraId="2E804EE7" w14:textId="2217ACE4" w:rsidR="00A941F4" w:rsidRDefault="00A941F4" w:rsidP="00594361">
      <w:r>
        <w:t>With the advent of IOT</w:t>
      </w:r>
      <w:r w:rsidR="008163B9">
        <w:t>, Big data and AI</w:t>
      </w:r>
      <w:r>
        <w:t>, the concept of smart city can come to reality</w:t>
      </w:r>
      <w:r w:rsidR="008163B9">
        <w:t>.</w:t>
      </w:r>
      <w:r>
        <w:t xml:space="preserve"> </w:t>
      </w:r>
    </w:p>
    <w:p w14:paraId="086C6F82" w14:textId="77777777" w:rsidR="00594361" w:rsidRDefault="00594361" w:rsidP="00594361"/>
    <w:p w14:paraId="1A58575A" w14:textId="24E008B6" w:rsidR="00594361" w:rsidRDefault="00594361" w:rsidP="00594361">
      <w:r>
        <w:t xml:space="preserve">To anticipate these paradigm shifts, the metropolis of Nice launched in 2008 under the leadership of </w:t>
      </w:r>
      <w:proofErr w:type="spellStart"/>
      <w:r>
        <w:t>Mr</w:t>
      </w:r>
      <w:proofErr w:type="spellEnd"/>
      <w:r>
        <w:t xml:space="preserve"> </w:t>
      </w:r>
      <w:proofErr w:type="spellStart"/>
      <w:r>
        <w:t>Estrosi</w:t>
      </w:r>
      <w:proofErr w:type="spellEnd"/>
      <w:r>
        <w:t>, an initiative multichannel scale that aims to achieve the digital transformation of th</w:t>
      </w:r>
      <w:r w:rsidR="00A941F4">
        <w:t>e territory in the PACA region.</w:t>
      </w:r>
    </w:p>
    <w:p w14:paraId="41BAFEE4" w14:textId="77777777" w:rsidR="00A941F4" w:rsidRDefault="00A941F4" w:rsidP="00594361"/>
    <w:p w14:paraId="0AAED52F" w14:textId="33D4DE56" w:rsidR="00594361" w:rsidRDefault="00594361" w:rsidP="00594361">
      <w:r>
        <w:t>The main idea behind this major initiative lies in the establishment of complex synergies between local authorities, the university (Research and education) and economic actors (industry and start-ups).</w:t>
      </w:r>
    </w:p>
    <w:p w14:paraId="086258BF" w14:textId="77777777" w:rsidR="00594361" w:rsidRDefault="00594361" w:rsidP="00594361"/>
    <w:p w14:paraId="6D1422AF" w14:textId="59B8CE3E" w:rsidR="00594361" w:rsidRDefault="00594361" w:rsidP="00594361">
      <w:r>
        <w:t xml:space="preserve">These synergies are intended to develop the best technologies and uses them more successful in the service </w:t>
      </w:r>
      <w:r w:rsidR="005C1948">
        <w:t>to citizens</w:t>
      </w:r>
      <w:r>
        <w:t xml:space="preserve">. </w:t>
      </w:r>
    </w:p>
    <w:p w14:paraId="28A1E4D7" w14:textId="1A06C97F" w:rsidR="00594361" w:rsidRDefault="00594361" w:rsidP="00594361">
      <w:r>
        <w:t>Indeed, advanced technologies and the use intelligent interest data should allow today</w:t>
      </w:r>
      <w:r w:rsidR="005C1948">
        <w:t>,</w:t>
      </w:r>
      <w:r>
        <w:t xml:space="preserve"> to improve the quality of living, well-being and the functioning of the urban unit in the constraints of sustainable development.</w:t>
      </w:r>
    </w:p>
    <w:p w14:paraId="2E5C0214" w14:textId="79C4168A" w:rsidR="00594361" w:rsidRDefault="00594361" w:rsidP="00594361">
      <w:r>
        <w:t>The challenge for the Nice metropolis is also to maintain control of these while promoting economic spin-offs and job creation.</w:t>
      </w:r>
    </w:p>
    <w:p w14:paraId="72A19614" w14:textId="77777777" w:rsidR="00594361" w:rsidRDefault="00594361" w:rsidP="00594361"/>
    <w:p w14:paraId="1BCCCF58" w14:textId="77777777" w:rsidR="00594361" w:rsidRDefault="00594361" w:rsidP="00594361">
      <w:r>
        <w:t xml:space="preserve">The recent obtaining of the label IDEX (January 2016) ideally positions the metropolis of Nice and the Côte d'Azur University (UCA) in the national pole of excellence and therefore European. </w:t>
      </w:r>
    </w:p>
    <w:p w14:paraId="2B567ACD" w14:textId="77777777" w:rsidR="00594361" w:rsidRDefault="00594361" w:rsidP="00594361"/>
    <w:p w14:paraId="210E5515" w14:textId="1843D37D" w:rsidR="00594361" w:rsidRDefault="00594361" w:rsidP="00594361">
      <w:r>
        <w:t xml:space="preserve">The IDEX and the Nice metropolis have chosen to strengthen, </w:t>
      </w:r>
      <w:proofErr w:type="gramStart"/>
      <w:r>
        <w:t>in particular three</w:t>
      </w:r>
      <w:proofErr w:type="gramEnd"/>
      <w:r>
        <w:t xml:space="preserve"> complementary axes: smart-city, health / silver economy and telco / electronics.</w:t>
      </w:r>
    </w:p>
    <w:p w14:paraId="56E937DB" w14:textId="77777777" w:rsidR="00594361" w:rsidRDefault="00594361" w:rsidP="00594361"/>
    <w:p w14:paraId="3DE2D5D4" w14:textId="0F2699DC" w:rsidR="00594361" w:rsidRDefault="00594361" w:rsidP="00594361">
      <w:r>
        <w:t>These cutting-edge technological and societal initiatives are part of an organization</w:t>
      </w:r>
    </w:p>
    <w:p w14:paraId="4231FFA1" w14:textId="77777777" w:rsidR="00594361" w:rsidRDefault="00594361" w:rsidP="00594361">
      <w:r>
        <w:t>rationality of the territory:</w:t>
      </w:r>
    </w:p>
    <w:p w14:paraId="1328A69F" w14:textId="2F717F1C" w:rsidR="00594361" w:rsidRDefault="00594361" w:rsidP="0047663D">
      <w:pPr>
        <w:pStyle w:val="Paragraphedeliste"/>
        <w:numPr>
          <w:ilvl w:val="0"/>
          <w:numId w:val="30"/>
        </w:numPr>
      </w:pPr>
      <w:r>
        <w:t>The plain of Var for Eco-Valley / smart-city</w:t>
      </w:r>
    </w:p>
    <w:p w14:paraId="198CE127" w14:textId="797121AC" w:rsidR="00594361" w:rsidRDefault="00594361" w:rsidP="0047663D">
      <w:pPr>
        <w:pStyle w:val="Paragraphedeliste"/>
        <w:numPr>
          <w:ilvl w:val="0"/>
          <w:numId w:val="30"/>
        </w:numPr>
      </w:pPr>
      <w:r>
        <w:t>Pasteur area for health / silver economy</w:t>
      </w:r>
    </w:p>
    <w:p w14:paraId="4CA66245" w14:textId="4EED5871" w:rsidR="00594361" w:rsidRDefault="007E2597" w:rsidP="0047663D">
      <w:pPr>
        <w:pStyle w:val="Paragraphedeliste"/>
        <w:numPr>
          <w:ilvl w:val="0"/>
          <w:numId w:val="30"/>
        </w:numPr>
      </w:pPr>
      <w:r>
        <w:t>Sophia-</w:t>
      </w:r>
      <w:r w:rsidR="00594361">
        <w:t>Antipolis for electronics / Telco</w:t>
      </w:r>
      <w:r w:rsidR="0008019D">
        <w:t xml:space="preserve"> / Pharmaceutical /</w:t>
      </w:r>
    </w:p>
    <w:p w14:paraId="13DC4438" w14:textId="77777777" w:rsidR="00594361" w:rsidRDefault="00594361" w:rsidP="00594361">
      <w:pPr>
        <w:ind w:left="360"/>
      </w:pPr>
    </w:p>
    <w:p w14:paraId="421FB42B" w14:textId="28791470" w:rsidR="00594361" w:rsidRDefault="00594361" w:rsidP="00594361">
      <w:r>
        <w:t>The coherence and functionality of the whole are strategically driven by the public transport network including the T2 and T3 tram lines which will connect directly to the airport and train station, eco-valley and Arenas stadium.</w:t>
      </w:r>
    </w:p>
    <w:p w14:paraId="5463C79D" w14:textId="613864C0" w:rsidR="00594361" w:rsidRDefault="00594361" w:rsidP="00594361">
      <w:r>
        <w:t>Local and university authorities have therefore established a single framework facilitating the functional translation of the most advanced concepts from laboratories to the end user. Small and large businesses have all the keys to development of innovations and their economic projects.</w:t>
      </w:r>
    </w:p>
    <w:p w14:paraId="4B7DFA1B" w14:textId="5E2D5EC8" w:rsidR="00D41DAA" w:rsidRDefault="00D41DAA" w:rsidP="00594361"/>
    <w:p w14:paraId="0D330B88" w14:textId="4B7333E2" w:rsidR="007E2597" w:rsidRDefault="00D41DAA" w:rsidP="00594361">
      <w:r>
        <w:t>In order</w:t>
      </w:r>
      <w:r w:rsidR="002409F4">
        <w:t>,</w:t>
      </w:r>
      <w:r>
        <w:t xml:space="preserve"> to make this</w:t>
      </w:r>
      <w:r w:rsidR="004C57CA">
        <w:t xml:space="preserve"> transformation into a smart city,</w:t>
      </w:r>
      <w:r>
        <w:t xml:space="preserve"> a reality</w:t>
      </w:r>
      <w:r w:rsidR="004C57CA">
        <w:t>,</w:t>
      </w:r>
      <w:r>
        <w:t xml:space="preserve"> Nice Metropolis after a period of POC, have decided to </w:t>
      </w:r>
      <w:r w:rsidR="007E2597">
        <w:t>reach a new level.</w:t>
      </w:r>
    </w:p>
    <w:p w14:paraId="1D9A32CE" w14:textId="75270F24" w:rsidR="007E2597" w:rsidRDefault="007E2597" w:rsidP="00594361"/>
    <w:p w14:paraId="767CD7FA" w14:textId="63383FE5" w:rsidR="007E2597" w:rsidRDefault="007E2597" w:rsidP="00594361">
      <w:r>
        <w:t>The main objectives for this transformation are among:</w:t>
      </w:r>
    </w:p>
    <w:p w14:paraId="2DD7EAA2" w14:textId="338A76F7" w:rsidR="007E2597" w:rsidRDefault="007E2597" w:rsidP="0047663D">
      <w:pPr>
        <w:pStyle w:val="Paragraphedeliste"/>
        <w:numPr>
          <w:ilvl w:val="0"/>
          <w:numId w:val="32"/>
        </w:numPr>
      </w:pPr>
      <w:r>
        <w:t>Provide a coherent and efficient framework for application development</w:t>
      </w:r>
    </w:p>
    <w:p w14:paraId="174D19D4" w14:textId="279F3E3C" w:rsidR="007E2597" w:rsidRDefault="00DB58EA" w:rsidP="0047663D">
      <w:pPr>
        <w:pStyle w:val="Paragraphedeliste"/>
        <w:numPr>
          <w:ilvl w:val="0"/>
          <w:numId w:val="31"/>
        </w:numPr>
      </w:pPr>
      <w:r>
        <w:t>App store and Market Place</w:t>
      </w:r>
    </w:p>
    <w:p w14:paraId="03E498BC" w14:textId="77777777" w:rsidR="007E2597" w:rsidRDefault="007E2597" w:rsidP="0047663D">
      <w:pPr>
        <w:pStyle w:val="Paragraphedeliste"/>
        <w:numPr>
          <w:ilvl w:val="0"/>
          <w:numId w:val="31"/>
        </w:numPr>
      </w:pPr>
      <w:r>
        <w:t>Open data</w:t>
      </w:r>
    </w:p>
    <w:p w14:paraId="73C4190B" w14:textId="77777777" w:rsidR="007E2597" w:rsidRDefault="007E2597" w:rsidP="0047663D">
      <w:pPr>
        <w:pStyle w:val="Paragraphedeliste"/>
        <w:numPr>
          <w:ilvl w:val="0"/>
          <w:numId w:val="31"/>
        </w:numPr>
      </w:pPr>
      <w:r>
        <w:lastRenderedPageBreak/>
        <w:t>Labeling of applications</w:t>
      </w:r>
    </w:p>
    <w:p w14:paraId="4501B667" w14:textId="77777777" w:rsidR="007E2597" w:rsidRDefault="007E2597" w:rsidP="0047663D">
      <w:pPr>
        <w:pStyle w:val="Paragraphedeliste"/>
        <w:numPr>
          <w:ilvl w:val="0"/>
          <w:numId w:val="31"/>
        </w:numPr>
      </w:pPr>
      <w:r>
        <w:t>Better visibility for users</w:t>
      </w:r>
    </w:p>
    <w:p w14:paraId="6DBF6D8C" w14:textId="77777777" w:rsidR="007E2597" w:rsidRDefault="007E2597" w:rsidP="007E2597"/>
    <w:p w14:paraId="0EF34DD0" w14:textId="77777777" w:rsidR="00E33ED8" w:rsidRDefault="00E33ED8" w:rsidP="007E2597"/>
    <w:p w14:paraId="63DA95C8" w14:textId="7EA805CC" w:rsidR="007E2597" w:rsidRDefault="007E2597" w:rsidP="0047663D">
      <w:pPr>
        <w:pStyle w:val="Paragraphedeliste"/>
        <w:numPr>
          <w:ilvl w:val="0"/>
          <w:numId w:val="32"/>
        </w:numPr>
      </w:pPr>
      <w:r>
        <w:t>Aggregate the different sensor subnetworks into a metropolitan collection backbone network</w:t>
      </w:r>
    </w:p>
    <w:p w14:paraId="53B118A9" w14:textId="77777777" w:rsidR="007E2597" w:rsidRDefault="007E2597" w:rsidP="0047663D">
      <w:pPr>
        <w:pStyle w:val="Paragraphedeliste"/>
        <w:numPr>
          <w:ilvl w:val="0"/>
          <w:numId w:val="31"/>
        </w:numPr>
      </w:pPr>
      <w:r>
        <w:t>Adopt a logic of optimization and rationalization</w:t>
      </w:r>
    </w:p>
    <w:p w14:paraId="4C0BE0AA" w14:textId="18D28577" w:rsidR="007E2597" w:rsidRDefault="007E2597" w:rsidP="0047663D">
      <w:pPr>
        <w:pStyle w:val="Paragraphedeliste"/>
        <w:numPr>
          <w:ilvl w:val="0"/>
          <w:numId w:val="31"/>
        </w:numPr>
      </w:pPr>
      <w:r>
        <w:t>Capitalize on existing networks managed by the ISD (470 km of fiber optics, radio bridges, VPN-M2M)</w:t>
      </w:r>
    </w:p>
    <w:p w14:paraId="406599A7" w14:textId="77777777" w:rsidR="007E2597" w:rsidRDefault="007E2597" w:rsidP="0047663D">
      <w:pPr>
        <w:pStyle w:val="Paragraphedeliste"/>
        <w:numPr>
          <w:ilvl w:val="0"/>
          <w:numId w:val="32"/>
        </w:numPr>
      </w:pPr>
      <w:r>
        <w:t>Standardize and store information to facilitate collaboration between operational departments</w:t>
      </w:r>
    </w:p>
    <w:p w14:paraId="5072472C" w14:textId="77777777" w:rsidR="007E2597" w:rsidRDefault="007E2597" w:rsidP="0047663D">
      <w:pPr>
        <w:pStyle w:val="Paragraphedeliste"/>
        <w:numPr>
          <w:ilvl w:val="0"/>
          <w:numId w:val="32"/>
        </w:numPr>
      </w:pPr>
      <w:r>
        <w:t>Share and enrich these data by experimenting with industrialists, laboratories, researchers, communities, citizens, ...</w:t>
      </w:r>
    </w:p>
    <w:p w14:paraId="577761AF" w14:textId="77777777" w:rsidR="007E2597" w:rsidRDefault="007E2597" w:rsidP="0047663D">
      <w:pPr>
        <w:pStyle w:val="Paragraphedeliste"/>
        <w:numPr>
          <w:ilvl w:val="0"/>
          <w:numId w:val="32"/>
        </w:numPr>
      </w:pPr>
      <w:r>
        <w:t>Update continuously various predictions by integrating real-time data</w:t>
      </w:r>
    </w:p>
    <w:p w14:paraId="7FF81478" w14:textId="1E4E4A33" w:rsidR="007E2597" w:rsidRDefault="007E2597" w:rsidP="0047663D">
      <w:pPr>
        <w:pStyle w:val="Paragraphedeliste"/>
        <w:numPr>
          <w:ilvl w:val="0"/>
          <w:numId w:val="32"/>
        </w:numPr>
      </w:pPr>
      <w:r>
        <w:t xml:space="preserve">Develop </w:t>
      </w:r>
      <w:proofErr w:type="gramStart"/>
      <w:r>
        <w:t>a</w:t>
      </w:r>
      <w:r w:rsidR="00756471">
        <w:t>n</w:t>
      </w:r>
      <w:proofErr w:type="gramEnd"/>
      <w:r>
        <w:t xml:space="preserve"> </w:t>
      </w:r>
      <w:r w:rsidR="00756471">
        <w:t>hyper-vision</w:t>
      </w:r>
      <w:r>
        <w:t xml:space="preserve"> system for the management of exceptional events (floods, demonstrations, disorders, ...)</w:t>
      </w:r>
    </w:p>
    <w:p w14:paraId="049D01C7" w14:textId="77777777" w:rsidR="00AF2CB1" w:rsidRDefault="00AF2CB1" w:rsidP="00AF2CB1"/>
    <w:p w14:paraId="0D9A02D7" w14:textId="1C8C8DB8" w:rsidR="00D41DAA" w:rsidRDefault="007E2597" w:rsidP="00AF2CB1">
      <w:r>
        <w:t>T</w:t>
      </w:r>
      <w:r w:rsidR="006424D1">
        <w:t>herefore</w:t>
      </w:r>
      <w:r>
        <w:t>,</w:t>
      </w:r>
      <w:r w:rsidR="006424D1">
        <w:t xml:space="preserve"> after a study conducted by Eridanis on the state of art of IOT platform</w:t>
      </w:r>
      <w:r w:rsidR="00751A5B">
        <w:t>s</w:t>
      </w:r>
      <w:r w:rsidR="006424D1">
        <w:t xml:space="preserve"> for Smart City</w:t>
      </w:r>
      <w:r w:rsidR="002409F4">
        <w:t xml:space="preserve">, </w:t>
      </w:r>
      <w:r w:rsidR="00751A5B">
        <w:t>a r</w:t>
      </w:r>
      <w:r w:rsidR="002409F4">
        <w:t xml:space="preserve">oadmap </w:t>
      </w:r>
      <w:r w:rsidR="00751A5B">
        <w:t xml:space="preserve">has been provided </w:t>
      </w:r>
      <w:r w:rsidR="002409F4">
        <w:t>for the setup of such a system</w:t>
      </w:r>
      <w:r w:rsidR="0036158F">
        <w:t xml:space="preserve">, based mainly on </w:t>
      </w:r>
      <w:proofErr w:type="spellStart"/>
      <w:r w:rsidR="0036158F">
        <w:t>Fiware</w:t>
      </w:r>
      <w:proofErr w:type="spellEnd"/>
      <w:r w:rsidR="002409F4">
        <w:t>.</w:t>
      </w:r>
    </w:p>
    <w:p w14:paraId="76A60EDC" w14:textId="77777777" w:rsidR="00594361" w:rsidRDefault="00594361" w:rsidP="002B11BB"/>
    <w:p w14:paraId="6CD54510" w14:textId="67B04507" w:rsidR="002B11BB" w:rsidRDefault="002B11BB" w:rsidP="002B11BB">
      <w:r>
        <w:t>In the referenced roadmap document</w:t>
      </w:r>
      <w:r w:rsidR="008673C6">
        <w:t>,</w:t>
      </w:r>
      <w:r>
        <w:t xml:space="preserve"> </w:t>
      </w:r>
      <w:r w:rsidR="008673C6">
        <w:t>the needs have</w:t>
      </w:r>
      <w:r>
        <w:t xml:space="preserve"> been described through the following </w:t>
      </w:r>
      <w:r w:rsidR="00031F83">
        <w:t xml:space="preserve">global </w:t>
      </w:r>
      <w:r>
        <w:t>schema:</w:t>
      </w:r>
    </w:p>
    <w:p w14:paraId="4CC770DF" w14:textId="77777777" w:rsidR="002B11BB" w:rsidRDefault="002B11BB" w:rsidP="002B11BB"/>
    <w:p w14:paraId="1A41F0CF" w14:textId="77777777" w:rsidR="00031F83" w:rsidRDefault="002B11BB" w:rsidP="00031F83">
      <w:pPr>
        <w:keepNext/>
      </w:pPr>
      <w:r>
        <w:rPr>
          <w:noProof/>
          <w:lang w:val="fr-FR" w:eastAsia="fr-FR"/>
        </w:rPr>
        <w:drawing>
          <wp:inline distT="0" distB="0" distL="0" distR="0" wp14:editId="1AA7DF3D">
            <wp:extent cx="6000750" cy="2945537"/>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uille de route MNCA IOT Platfor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0750" cy="2945537"/>
                    </a:xfrm>
                    <a:prstGeom prst="rect">
                      <a:avLst/>
                    </a:prstGeom>
                  </pic:spPr>
                </pic:pic>
              </a:graphicData>
            </a:graphic>
          </wp:inline>
        </w:drawing>
      </w:r>
    </w:p>
    <w:p w14:paraId="6EBFE7D9" w14:textId="7DFEC679" w:rsidR="002B11BB" w:rsidRPr="0077092E" w:rsidRDefault="00031F83" w:rsidP="00031F83">
      <w:pPr>
        <w:pStyle w:val="Lgende"/>
      </w:pPr>
      <w:r>
        <w:t xml:space="preserve">Figure </w:t>
      </w:r>
      <w:r>
        <w:fldChar w:fldCharType="begin"/>
      </w:r>
      <w:r>
        <w:instrText xml:space="preserve"> SEQ Figure \* ARABIC </w:instrText>
      </w:r>
      <w:r>
        <w:fldChar w:fldCharType="separate"/>
      </w:r>
      <w:r w:rsidR="00661879">
        <w:rPr>
          <w:noProof/>
        </w:rPr>
        <w:t>1</w:t>
      </w:r>
      <w:r>
        <w:fldChar w:fldCharType="end"/>
      </w:r>
      <w:r>
        <w:t>: Target Logical Smart City</w:t>
      </w:r>
      <w:r w:rsidR="004F409D">
        <w:t xml:space="preserve"> Platform</w:t>
      </w:r>
    </w:p>
    <w:p w14:paraId="532E67F1" w14:textId="77777777" w:rsidR="002D7C8C" w:rsidRPr="0077092E" w:rsidRDefault="002D7C8C" w:rsidP="002D7C8C"/>
    <w:p w14:paraId="365668FC" w14:textId="77777777" w:rsidR="002D7C8C" w:rsidRPr="0077092E" w:rsidRDefault="002D7C8C" w:rsidP="002D7C8C">
      <w:r w:rsidRPr="0077092E">
        <w:t>The goal of this Technical Architecture is to define the technologies, products, and techniqu</w:t>
      </w:r>
      <w:r w:rsidR="00D25739">
        <w:t>es necessary to install</w:t>
      </w:r>
      <w:r w:rsidRPr="0077092E">
        <w:t xml:space="preserve"> and support the system, and to ensure that the system components are compatible and comply with the enterprise-wide standards and</w:t>
      </w:r>
      <w:r w:rsidR="00D25739">
        <w:t xml:space="preserve"> direction defined by </w:t>
      </w:r>
      <w:r w:rsidR="005B610C">
        <w:t xml:space="preserve">Nice Côte d’Azur </w:t>
      </w:r>
      <w:r w:rsidR="003035ED">
        <w:t xml:space="preserve">metropolis (hereafter </w:t>
      </w:r>
      <w:r w:rsidR="0046388E">
        <w:t xml:space="preserve">referred </w:t>
      </w:r>
      <w:r w:rsidR="003035ED">
        <w:t xml:space="preserve">as </w:t>
      </w:r>
      <w:r w:rsidR="00D25739">
        <w:t>MNCA</w:t>
      </w:r>
      <w:r w:rsidR="003035ED">
        <w:t>)</w:t>
      </w:r>
      <w:r w:rsidRPr="0077092E">
        <w:t>.</w:t>
      </w:r>
    </w:p>
    <w:p w14:paraId="2C065C9F" w14:textId="77777777" w:rsidR="002D7C8C" w:rsidRPr="0077092E" w:rsidRDefault="002D7C8C" w:rsidP="002D7C8C"/>
    <w:p w14:paraId="0B1C07C5" w14:textId="77777777" w:rsidR="002D7C8C" w:rsidRPr="0077092E" w:rsidRDefault="002D7C8C" w:rsidP="002D7C8C">
      <w:r w:rsidRPr="0077092E">
        <w:t>This document will also:</w:t>
      </w:r>
    </w:p>
    <w:p w14:paraId="4D62D965" w14:textId="77777777" w:rsidR="002D7C8C" w:rsidRPr="0077092E" w:rsidRDefault="002D7C8C" w:rsidP="0047663D">
      <w:pPr>
        <w:pStyle w:val="Paragraphedeliste"/>
        <w:numPr>
          <w:ilvl w:val="0"/>
          <w:numId w:val="3"/>
        </w:numPr>
      </w:pPr>
      <w:r w:rsidRPr="0077092E">
        <w:t>Identify and explain the risks inherent in this Technical Architecture;</w:t>
      </w:r>
    </w:p>
    <w:p w14:paraId="643AE6CF" w14:textId="77777777" w:rsidR="002D7C8C" w:rsidRPr="0077092E" w:rsidRDefault="002D7C8C" w:rsidP="0047663D">
      <w:pPr>
        <w:pStyle w:val="Paragraphedeliste"/>
        <w:numPr>
          <w:ilvl w:val="0"/>
          <w:numId w:val="3"/>
        </w:numPr>
      </w:pPr>
      <w:r w:rsidRPr="0077092E">
        <w:t>Define baseline sizing, archiving and performance requirements;</w:t>
      </w:r>
    </w:p>
    <w:p w14:paraId="42B57B5A" w14:textId="77777777" w:rsidR="002D7C8C" w:rsidRDefault="002D7C8C" w:rsidP="0047663D">
      <w:pPr>
        <w:pStyle w:val="Paragraphedeliste"/>
        <w:numPr>
          <w:ilvl w:val="0"/>
          <w:numId w:val="3"/>
        </w:numPr>
      </w:pPr>
      <w:r w:rsidRPr="0077092E">
        <w:t>Identify the hardware and software specifications for the Development, Testing, QA and Production environments;</w:t>
      </w:r>
    </w:p>
    <w:p w14:paraId="4749F19A" w14:textId="77777777" w:rsidR="007E118D" w:rsidRPr="0077092E" w:rsidRDefault="007E118D" w:rsidP="0047663D">
      <w:pPr>
        <w:pStyle w:val="Paragraphedeliste"/>
        <w:numPr>
          <w:ilvl w:val="0"/>
          <w:numId w:val="3"/>
        </w:numPr>
      </w:pPr>
      <w:r>
        <w:t xml:space="preserve">Identify monitoring and support tools for </w:t>
      </w:r>
      <w:r w:rsidRPr="007E118D">
        <w:t>maintenance in operational condition</w:t>
      </w:r>
    </w:p>
    <w:p w14:paraId="7AC68CD7" w14:textId="53FF373C" w:rsidR="002D7C8C" w:rsidRPr="0077092E" w:rsidRDefault="007E118D" w:rsidP="0047663D">
      <w:pPr>
        <w:pStyle w:val="Paragraphedeliste"/>
        <w:numPr>
          <w:ilvl w:val="0"/>
          <w:numId w:val="3"/>
        </w:numPr>
      </w:pPr>
      <w:r>
        <w:t xml:space="preserve">Define procedures for data </w:t>
      </w:r>
      <w:r w:rsidR="002D7C8C" w:rsidRPr="0077092E">
        <w:t>migration among the environments</w:t>
      </w:r>
      <w:r w:rsidR="005D6BD6">
        <w:t xml:space="preserve"> (current </w:t>
      </w:r>
      <w:r w:rsidR="00F5504D">
        <w:t>data warehouse</w:t>
      </w:r>
      <w:r w:rsidR="00C4570E">
        <w:t>)</w:t>
      </w:r>
      <w:r w:rsidR="002D7C8C" w:rsidRPr="0077092E">
        <w:t>.</w:t>
      </w:r>
    </w:p>
    <w:p w14:paraId="2E160386" w14:textId="77777777" w:rsidR="002D7C8C" w:rsidRPr="0077092E" w:rsidRDefault="002D7C8C" w:rsidP="002D7C8C"/>
    <w:p w14:paraId="51200779" w14:textId="77777777" w:rsidR="00D20A54" w:rsidRDefault="00D20A54">
      <w:pPr>
        <w:spacing w:after="160" w:line="259" w:lineRule="auto"/>
        <w:rPr>
          <w:lang w:val="en-GB"/>
        </w:rPr>
      </w:pPr>
    </w:p>
    <w:p w14:paraId="54CB85E5" w14:textId="77777777" w:rsidR="00C2495A" w:rsidRDefault="00C2495A" w:rsidP="00C2495A">
      <w:pPr>
        <w:pStyle w:val="Titre2"/>
      </w:pPr>
      <w:bookmarkStart w:id="10" w:name="_Toc499823523"/>
      <w:bookmarkStart w:id="11" w:name="_Toc500837466"/>
      <w:r>
        <w:t>G</w:t>
      </w:r>
      <w:r w:rsidRPr="00C2495A">
        <w:t>lossary</w:t>
      </w:r>
      <w:bookmarkEnd w:id="10"/>
      <w:bookmarkEnd w:id="11"/>
    </w:p>
    <w:p w14:paraId="1EDC9356" w14:textId="77777777" w:rsidR="00C2495A" w:rsidRDefault="00C2495A" w:rsidP="00C2495A"/>
    <w:p w14:paraId="7C327ABB" w14:textId="5AE6FA14" w:rsidR="00722406" w:rsidRDefault="00722406" w:rsidP="002F3448">
      <w:r>
        <w:rPr>
          <w:b/>
        </w:rPr>
        <w:t xml:space="preserve">SOA: </w:t>
      </w:r>
      <w:r>
        <w:t xml:space="preserve">Service Oriented Architecture, </w:t>
      </w:r>
      <w:r w:rsidRPr="00722406">
        <w:t>is a style of software design where services are provided to the other components by application components, through a communication protocol over a network.</w:t>
      </w:r>
    </w:p>
    <w:p w14:paraId="43236573" w14:textId="7236DE2C" w:rsidR="00722406" w:rsidRPr="00722406" w:rsidRDefault="00722406" w:rsidP="002F3448">
      <w:r w:rsidRPr="00722406">
        <w:rPr>
          <w:b/>
        </w:rPr>
        <w:t>Micro Services Architecture</w:t>
      </w:r>
      <w:r>
        <w:t xml:space="preserve">: </w:t>
      </w:r>
      <w:r w:rsidRPr="00722406">
        <w:t xml:space="preserve">Microservices is a variant of the </w:t>
      </w:r>
      <w:r w:rsidR="008E6CE1">
        <w:t>Service-Oriented A</w:t>
      </w:r>
      <w:r w:rsidRPr="00722406">
        <w:t xml:space="preserve">rchitecture (SOA) architectural style that structures an application as a collection of loosely coupled services. In a microservices architecture, services should be </w:t>
      </w:r>
      <w:proofErr w:type="gramStart"/>
      <w:r w:rsidRPr="00722406">
        <w:t>fine-grained</w:t>
      </w:r>
      <w:proofErr w:type="gramEnd"/>
      <w:r w:rsidRPr="00722406">
        <w:t xml:space="preserve"> and the protocols should be lightweight</w:t>
      </w:r>
      <w:r>
        <w:t>, it n</w:t>
      </w:r>
      <w:r w:rsidRPr="00722406">
        <w:t>aturally enforces a modular structure.</w:t>
      </w:r>
    </w:p>
    <w:p w14:paraId="0F0D085C" w14:textId="3637227A" w:rsidR="002F3448" w:rsidRDefault="002F3448" w:rsidP="002F3448">
      <w:r w:rsidRPr="00144DA2">
        <w:rPr>
          <w:b/>
        </w:rPr>
        <w:t>FIWARE</w:t>
      </w:r>
      <w:r>
        <w:t xml:space="preserve">: </w:t>
      </w:r>
      <w:r w:rsidRPr="00144DA2">
        <w:t>is an independent open community whose mem</w:t>
      </w:r>
      <w:r>
        <w:t>bers are committed to materializ</w:t>
      </w:r>
      <w:r w:rsidRPr="00144DA2">
        <w:t>e the FIWARE mission, that is: “to build an open sustainable ecosystem around public, royalty-free and implementation-driven software platform standards that will ease the development of new Smart Applications in multiple sectors”.</w:t>
      </w:r>
    </w:p>
    <w:p w14:paraId="540DB486" w14:textId="11171C03" w:rsidR="000B0375" w:rsidRPr="000B0375" w:rsidRDefault="00293E95" w:rsidP="000B0375">
      <w:proofErr w:type="spellStart"/>
      <w:r w:rsidRPr="00293E95">
        <w:rPr>
          <w:b/>
        </w:rPr>
        <w:t>Fiware</w:t>
      </w:r>
      <w:proofErr w:type="spellEnd"/>
      <w:r w:rsidR="002F3448">
        <w:rPr>
          <w:b/>
        </w:rPr>
        <w:t xml:space="preserve"> platform</w:t>
      </w:r>
      <w:r>
        <w:t xml:space="preserve">: </w:t>
      </w:r>
      <w:r w:rsidR="002F3448">
        <w:t xml:space="preserve">is a </w:t>
      </w:r>
      <w:r>
        <w:t>platform providing</w:t>
      </w:r>
      <w:r w:rsidRPr="00C2495A">
        <w:t xml:space="preserve"> a simple </w:t>
      </w:r>
      <w:r>
        <w:t>but powerful set of APIs</w:t>
      </w:r>
      <w:r w:rsidRPr="00C2495A">
        <w:t xml:space="preserve"> that ease the development of Smart</w:t>
      </w:r>
      <w:r>
        <w:t xml:space="preserve"> </w:t>
      </w:r>
      <w:r w:rsidRPr="00C2495A">
        <w:t>Applications in multiple vertical sectors</w:t>
      </w:r>
      <w:r w:rsidR="002E6579">
        <w:t xml:space="preserve">: </w:t>
      </w:r>
      <w:hyperlink r:id="rId14" w:history="1">
        <w:r w:rsidR="002E6579" w:rsidRPr="002E6579">
          <w:rPr>
            <w:rStyle w:val="Lienhypertexte"/>
          </w:rPr>
          <w:t>https://www.fiware.org/</w:t>
        </w:r>
      </w:hyperlink>
      <w:r w:rsidR="000B0375">
        <w:rPr>
          <w:rStyle w:val="Lienhypertexte"/>
        </w:rPr>
        <w:t>,</w:t>
      </w:r>
      <w:r w:rsidR="000B0375">
        <w:rPr>
          <w:rStyle w:val="Lienhypertexte"/>
          <w:color w:val="auto"/>
          <w:u w:val="none"/>
        </w:rPr>
        <w:t xml:space="preserve"> it is based mainly on a Micro Services Architecture, where components expose RESTful APIs.</w:t>
      </w:r>
    </w:p>
    <w:p w14:paraId="4DAF56D1" w14:textId="77777777" w:rsidR="00C2495A" w:rsidRDefault="00C2495A" w:rsidP="00C2495A">
      <w:r w:rsidRPr="00293E95">
        <w:rPr>
          <w:b/>
        </w:rPr>
        <w:t>IOT</w:t>
      </w:r>
      <w:r>
        <w:t xml:space="preserve">: Internet </w:t>
      </w:r>
      <w:proofErr w:type="gramStart"/>
      <w:r>
        <w:t>Of</w:t>
      </w:r>
      <w:proofErr w:type="gramEnd"/>
      <w:r>
        <w:t xml:space="preserve"> Things</w:t>
      </w:r>
    </w:p>
    <w:p w14:paraId="5AA26CFD" w14:textId="77777777" w:rsidR="00C2495A" w:rsidRDefault="00C2495A" w:rsidP="00C2495A">
      <w:r w:rsidRPr="00293E95">
        <w:rPr>
          <w:b/>
        </w:rPr>
        <w:t>OMA</w:t>
      </w:r>
      <w:r>
        <w:t xml:space="preserve">: </w:t>
      </w:r>
      <w:hyperlink r:id="rId15" w:history="1">
        <w:r w:rsidRPr="000F1B81">
          <w:rPr>
            <w:rStyle w:val="Lienhypertexte"/>
          </w:rPr>
          <w:t>Open Mobile Alliance</w:t>
        </w:r>
      </w:hyperlink>
      <w:r w:rsidR="002E6579">
        <w:t xml:space="preserve"> : </w:t>
      </w:r>
      <w:r w:rsidR="000F1B81" w:rsidRPr="000F1B81">
        <w:t>OMA is a non-profit organization that delivers open specifications for creating interoperable services that work across all geographical boundaries, on any bearer network.</w:t>
      </w:r>
    </w:p>
    <w:p w14:paraId="243C0752" w14:textId="63A12FE8" w:rsidR="00CF6314" w:rsidRDefault="00CF6314" w:rsidP="00210DB4">
      <w:r w:rsidRPr="00CF6314">
        <w:rPr>
          <w:b/>
          <w:shd w:val="clear" w:color="auto" w:fill="FCFCFC"/>
        </w:rPr>
        <w:t>TM Forum</w:t>
      </w:r>
      <w:r>
        <w:rPr>
          <w:shd w:val="clear" w:color="auto" w:fill="FCFCFC"/>
        </w:rPr>
        <w:t xml:space="preserve">: </w:t>
      </w:r>
      <w:hyperlink r:id="rId16" w:history="1">
        <w:r w:rsidR="00B8065D" w:rsidRPr="009161DF">
          <w:rPr>
            <w:rStyle w:val="Lienhypertexte"/>
            <w:shd w:val="clear" w:color="auto" w:fill="FCFCFC"/>
          </w:rPr>
          <w:t>TM Forum</w:t>
        </w:r>
      </w:hyperlink>
      <w:r w:rsidR="00B8065D">
        <w:rPr>
          <w:shd w:val="clear" w:color="auto" w:fill="FCFCFC"/>
        </w:rPr>
        <w:t xml:space="preserve"> </w:t>
      </w:r>
      <w:r w:rsidRPr="00CF6314">
        <w:rPr>
          <w:shd w:val="clear" w:color="auto" w:fill="FCFCFC"/>
        </w:rPr>
        <w:t>is the global industry association that drives digital transformation of the communications industry through collaboration.</w:t>
      </w:r>
    </w:p>
    <w:p w14:paraId="2DF18D5D" w14:textId="77777777" w:rsidR="009118F2" w:rsidRDefault="009118F2" w:rsidP="00C2495A">
      <w:r w:rsidRPr="00293E95">
        <w:rPr>
          <w:b/>
        </w:rPr>
        <w:t>GE</w:t>
      </w:r>
      <w:r w:rsidR="000F1B81">
        <w:t>: Generic</w:t>
      </w:r>
      <w:r>
        <w:t xml:space="preserve"> Enabler</w:t>
      </w:r>
      <w:r w:rsidR="00604526">
        <w:t xml:space="preserve">, </w:t>
      </w:r>
      <w:proofErr w:type="spellStart"/>
      <w:r w:rsidR="00604526">
        <w:t>Fiware</w:t>
      </w:r>
      <w:proofErr w:type="spellEnd"/>
      <w:r w:rsidR="00604526">
        <w:t xml:space="preserve"> </w:t>
      </w:r>
      <w:r w:rsidR="000F1B81">
        <w:t xml:space="preserve">used </w:t>
      </w:r>
      <w:r w:rsidR="00604526">
        <w:t>terminology to design an essential module of the platform</w:t>
      </w:r>
    </w:p>
    <w:p w14:paraId="26C8E195" w14:textId="0C099F7E" w:rsidR="00C2495A" w:rsidRDefault="00C2495A" w:rsidP="00C2495A">
      <w:r w:rsidRPr="00293E95">
        <w:rPr>
          <w:b/>
        </w:rPr>
        <w:t>API</w:t>
      </w:r>
      <w:r>
        <w:t>:</w:t>
      </w:r>
      <w:r w:rsidRPr="00C2495A">
        <w:t xml:space="preserve"> App</w:t>
      </w:r>
      <w:r w:rsidR="00C87333">
        <w:t>lication Programming Interface</w:t>
      </w:r>
    </w:p>
    <w:p w14:paraId="68384C7C" w14:textId="61777827" w:rsidR="00EA7075" w:rsidRDefault="00EA7075" w:rsidP="00C2495A">
      <w:r w:rsidRPr="008673C6">
        <w:rPr>
          <w:b/>
        </w:rPr>
        <w:t>RESTful API</w:t>
      </w:r>
      <w:r>
        <w:t xml:space="preserve">: </w:t>
      </w:r>
      <w:r w:rsidR="008673C6" w:rsidRPr="008673C6">
        <w:t>also referre</w:t>
      </w:r>
      <w:r w:rsidR="008673C6">
        <w:t>d to as a RESTful web service, it</w:t>
      </w:r>
      <w:r w:rsidR="008673C6" w:rsidRPr="008673C6">
        <w:t xml:space="preserve"> is based on representational state transfer (</w:t>
      </w:r>
      <w:hyperlink r:id="rId17" w:history="1">
        <w:r w:rsidR="008673C6" w:rsidRPr="008673C6">
          <w:rPr>
            <w:rStyle w:val="Lienhypertexte"/>
          </w:rPr>
          <w:t>REST</w:t>
        </w:r>
      </w:hyperlink>
      <w:r w:rsidR="008673C6" w:rsidRPr="008673C6">
        <w:t>) technology, an architectural style and approach to communications often used in web services development</w:t>
      </w:r>
      <w:r w:rsidR="008673C6">
        <w:t xml:space="preserve"> as an alternative to </w:t>
      </w:r>
      <w:hyperlink r:id="rId18" w:history="1">
        <w:r w:rsidR="008673C6" w:rsidRPr="008673C6">
          <w:rPr>
            <w:rStyle w:val="Lienhypertexte"/>
          </w:rPr>
          <w:t>SOAP</w:t>
        </w:r>
      </w:hyperlink>
      <w:r w:rsidR="008673C6" w:rsidRPr="008673C6">
        <w:t>.</w:t>
      </w:r>
    </w:p>
    <w:p w14:paraId="0382DED5" w14:textId="77777777" w:rsidR="00D914E7" w:rsidRDefault="00293E95" w:rsidP="00D914E7">
      <w:r w:rsidRPr="00697A16">
        <w:rPr>
          <w:b/>
        </w:rPr>
        <w:t>Context Broker</w:t>
      </w:r>
      <w:r>
        <w:t xml:space="preserve">: </w:t>
      </w:r>
      <w:r w:rsidR="00D914E7">
        <w:t>According to Gartner:</w:t>
      </w:r>
    </w:p>
    <w:p w14:paraId="4EAB52B7" w14:textId="77777777" w:rsidR="00293E95" w:rsidRDefault="00D914E7" w:rsidP="00D914E7">
      <w:r>
        <w:t>“A context broker is a service that is designed to gather reachable context data of a variety of types, sources and velocity. It then applies conditioning, integration, rules and analytics to derive the reduced prepared context data, actionable at a point of business decision by a system or a human.”</w:t>
      </w:r>
    </w:p>
    <w:p w14:paraId="1D911F4F" w14:textId="6C0E09DA" w:rsidR="002F3448" w:rsidRDefault="002F3448" w:rsidP="00D914E7">
      <w:r>
        <w:t>F</w:t>
      </w:r>
      <w:r w:rsidRPr="002F3448">
        <w:t>unctionally speaking, context enables the data to be empowered by the interaction with other pieces of data.</w:t>
      </w:r>
      <w:r w:rsidR="00210DB4">
        <w:t xml:space="preserve"> In a nutshell it can be consider as a data exchange bus, providing </w:t>
      </w:r>
      <w:r w:rsidR="00C86A32">
        <w:t xml:space="preserve">access to </w:t>
      </w:r>
      <w:r w:rsidR="00210DB4">
        <w:t>context information</w:t>
      </w:r>
      <w:r w:rsidR="00C86A32">
        <w:t xml:space="preserve"> through publish/subscribe paradigm (this is kind of “MQTT” for context da</w:t>
      </w:r>
      <w:r w:rsidR="008163B9">
        <w:t>ta, through RESTful API</w:t>
      </w:r>
      <w:r w:rsidR="00C86A32">
        <w:t>)</w:t>
      </w:r>
      <w:r w:rsidR="00210DB4">
        <w:t>.</w:t>
      </w:r>
    </w:p>
    <w:p w14:paraId="636AD198" w14:textId="75BF2045" w:rsidR="00C2495A" w:rsidRDefault="00C2495A" w:rsidP="00C2495A">
      <w:r w:rsidRPr="00293E95">
        <w:rPr>
          <w:b/>
        </w:rPr>
        <w:t>NGSI</w:t>
      </w:r>
      <w:r>
        <w:t xml:space="preserve">: New Generation Services Interface, </w:t>
      </w:r>
      <w:hyperlink r:id="rId19" w:history="1">
        <w:r w:rsidRPr="004F78E6">
          <w:rPr>
            <w:rStyle w:val="Lienhypertexte"/>
          </w:rPr>
          <w:t xml:space="preserve">OMA </w:t>
        </w:r>
        <w:r w:rsidR="002F3448" w:rsidRPr="004F78E6">
          <w:rPr>
            <w:rStyle w:val="Lienhypertexte"/>
          </w:rPr>
          <w:t>referenced</w:t>
        </w:r>
        <w:r w:rsidRPr="004F78E6">
          <w:rPr>
            <w:rStyle w:val="Lienhypertexte"/>
          </w:rPr>
          <w:t xml:space="preserve"> API specifications</w:t>
        </w:r>
      </w:hyperlink>
      <w:r w:rsidR="00293E95">
        <w:t xml:space="preserve"> </w:t>
      </w:r>
      <w:r w:rsidR="002F3448">
        <w:t xml:space="preserve">defined </w:t>
      </w:r>
      <w:r w:rsidR="004F78E6">
        <w:t>(</w:t>
      </w:r>
      <w:hyperlink r:id="rId20" w:history="1">
        <w:r w:rsidR="004F78E6" w:rsidRPr="004F78E6">
          <w:rPr>
            <w:rStyle w:val="Lienhypertexte"/>
          </w:rPr>
          <w:t>NGSI V9 and V10</w:t>
        </w:r>
      </w:hyperlink>
      <w:r w:rsidR="004F78E6">
        <w:t xml:space="preserve">) </w:t>
      </w:r>
      <w:r w:rsidR="002F3448">
        <w:t xml:space="preserve">and </w:t>
      </w:r>
      <w:r w:rsidR="00293E95">
        <w:t>used</w:t>
      </w:r>
      <w:r w:rsidR="004F78E6">
        <w:t xml:space="preserve"> with amendments</w:t>
      </w:r>
      <w:r w:rsidR="009161DF">
        <w:t xml:space="preserve"> by </w:t>
      </w:r>
      <w:proofErr w:type="spellStart"/>
      <w:r w:rsidR="009161DF">
        <w:t>Fiware</w:t>
      </w:r>
      <w:proofErr w:type="spellEnd"/>
      <w:r w:rsidR="009161DF">
        <w:t xml:space="preserve">, for use through </w:t>
      </w:r>
      <w:r w:rsidR="00293E95">
        <w:t>Context Bro</w:t>
      </w:r>
      <w:r w:rsidR="009161DF">
        <w:t>ker,</w:t>
      </w:r>
      <w:r w:rsidR="004F78E6">
        <w:t xml:space="preserve"> as the dorsal for the platform</w:t>
      </w:r>
      <w:r w:rsidR="009161DF">
        <w:t xml:space="preserve">: NGSI V1 and now </w:t>
      </w:r>
      <w:hyperlink r:id="rId21" w:history="1">
        <w:r w:rsidR="009161DF" w:rsidRPr="009161DF">
          <w:rPr>
            <w:rStyle w:val="Lienhypertexte"/>
          </w:rPr>
          <w:t>NGSI V2</w:t>
        </w:r>
      </w:hyperlink>
      <w:r w:rsidR="00C86A32">
        <w:t xml:space="preserve"> which now the reference </w:t>
      </w:r>
      <w:proofErr w:type="spellStart"/>
      <w:r w:rsidR="00C86A32">
        <w:t>api</w:t>
      </w:r>
      <w:proofErr w:type="spellEnd"/>
      <w:r w:rsidR="00C86A32">
        <w:t xml:space="preserve"> version</w:t>
      </w:r>
      <w:r w:rsidR="00EC2338">
        <w:t>.</w:t>
      </w:r>
    </w:p>
    <w:p w14:paraId="13F7A164" w14:textId="7B561AD5" w:rsidR="00697A16" w:rsidRDefault="00697A16" w:rsidP="00C2495A">
      <w:r w:rsidRPr="00697A16">
        <w:rPr>
          <w:b/>
        </w:rPr>
        <w:t>Docker</w:t>
      </w:r>
      <w:r>
        <w:t xml:space="preserve">: </w:t>
      </w:r>
      <w:r w:rsidRPr="00697A16">
        <w:t xml:space="preserve">is a </w:t>
      </w:r>
      <w:r w:rsidR="000B52C2">
        <w:t xml:space="preserve">virtualization </w:t>
      </w:r>
      <w:r w:rsidRPr="00697A16">
        <w:t>software technology providing containers</w:t>
      </w:r>
      <w:r>
        <w:t xml:space="preserve"> to run software applications in isolation</w:t>
      </w:r>
      <w:r w:rsidR="000B52C2">
        <w:t xml:space="preserve">: </w:t>
      </w:r>
      <w:hyperlink r:id="rId22" w:history="1">
        <w:r w:rsidR="00F5504D" w:rsidRPr="00F5504D">
          <w:rPr>
            <w:rStyle w:val="Lienhypertexte"/>
          </w:rPr>
          <w:t>Docker site</w:t>
        </w:r>
      </w:hyperlink>
      <w:r w:rsidR="00F5504D">
        <w:t xml:space="preserve">, </w:t>
      </w:r>
      <w:hyperlink r:id="rId23" w:history="1">
        <w:r w:rsidR="00F5504D" w:rsidRPr="00F5504D">
          <w:rPr>
            <w:rStyle w:val="Lienhypertexte"/>
          </w:rPr>
          <w:t>Docker Documentation</w:t>
        </w:r>
      </w:hyperlink>
    </w:p>
    <w:p w14:paraId="1DF745C2" w14:textId="227715FF" w:rsidR="00697A16" w:rsidRDefault="00697A16" w:rsidP="00C2495A">
      <w:r w:rsidRPr="00697A16">
        <w:rPr>
          <w:b/>
        </w:rPr>
        <w:t>Swarm</w:t>
      </w:r>
      <w:r>
        <w:t>:</w:t>
      </w:r>
      <w:r w:rsidR="000B52C2">
        <w:t xml:space="preserve"> </w:t>
      </w:r>
      <w:hyperlink r:id="rId24" w:history="1">
        <w:r w:rsidR="000B52C2" w:rsidRPr="00F53BA0">
          <w:rPr>
            <w:rStyle w:val="Lienhypertexte"/>
          </w:rPr>
          <w:t>Docker Swarm</w:t>
        </w:r>
      </w:hyperlink>
      <w:r w:rsidR="000B52C2" w:rsidRPr="000B52C2">
        <w:t xml:space="preserve"> provides native clustering functionality for Docker containers, which turns a group of Docker engines into a single virtual Docker engine</w:t>
      </w:r>
      <w:r w:rsidR="000B52C2">
        <w:t>.</w:t>
      </w:r>
    </w:p>
    <w:p w14:paraId="323BE172" w14:textId="77777777" w:rsidR="00697A16" w:rsidRDefault="00697A16" w:rsidP="00C2495A">
      <w:r w:rsidRPr="00697A16">
        <w:rPr>
          <w:b/>
        </w:rPr>
        <w:t>VRF</w:t>
      </w:r>
      <w:r>
        <w:t>: Virtual Routing and Forwarding</w:t>
      </w:r>
      <w:r w:rsidR="000B52C2">
        <w:t xml:space="preserve"> network component.</w:t>
      </w:r>
    </w:p>
    <w:p w14:paraId="3E448E35" w14:textId="77777777" w:rsidR="00C87333" w:rsidRDefault="00C87333" w:rsidP="00C2495A">
      <w:r w:rsidRPr="00C87333">
        <w:rPr>
          <w:b/>
        </w:rPr>
        <w:t>GDPR</w:t>
      </w:r>
      <w:r>
        <w:t>: General Data Protection Regulation</w:t>
      </w:r>
    </w:p>
    <w:p w14:paraId="67105F25" w14:textId="5F49259C" w:rsidR="00C87333" w:rsidRDefault="00C87333" w:rsidP="00C2495A">
      <w:r w:rsidRPr="00C87333">
        <w:rPr>
          <w:b/>
        </w:rPr>
        <w:t>RIA</w:t>
      </w:r>
      <w:r>
        <w:t>: Rich Internet Application</w:t>
      </w:r>
    </w:p>
    <w:p w14:paraId="1434ADB0" w14:textId="7C41F882" w:rsidR="00EA7075" w:rsidRDefault="00EA7075" w:rsidP="00C2495A">
      <w:r w:rsidRPr="00EA7075">
        <w:rPr>
          <w:b/>
        </w:rPr>
        <w:t>UI</w:t>
      </w:r>
      <w:r>
        <w:t>: User Interface</w:t>
      </w:r>
    </w:p>
    <w:p w14:paraId="09E7807A" w14:textId="2F5300AD" w:rsidR="00E75A9E" w:rsidRDefault="008D2470" w:rsidP="00C2495A">
      <w:r>
        <w:rPr>
          <w:b/>
        </w:rPr>
        <w:t>O</w:t>
      </w:r>
      <w:r w:rsidRPr="008D2470">
        <w:rPr>
          <w:b/>
        </w:rPr>
        <w:t>ntology</w:t>
      </w:r>
      <w:r w:rsidRPr="008D2470">
        <w:t>: formal specification of a conceptualization, used to explicitly capture the semantics of a certain reality</w:t>
      </w:r>
    </w:p>
    <w:p w14:paraId="2052DB73" w14:textId="63642295" w:rsidR="00744B10" w:rsidRDefault="00744B10" w:rsidP="00C2495A">
      <w:r w:rsidRPr="00744B10">
        <w:rPr>
          <w:b/>
        </w:rPr>
        <w:t>SPOF</w:t>
      </w:r>
      <w:r>
        <w:t xml:space="preserve">: Single Point </w:t>
      </w:r>
      <w:proofErr w:type="gramStart"/>
      <w:r>
        <w:t>Of</w:t>
      </w:r>
      <w:proofErr w:type="gramEnd"/>
      <w:r>
        <w:t xml:space="preserve"> Failure</w:t>
      </w:r>
    </w:p>
    <w:p w14:paraId="7A1EEAC0" w14:textId="77777777" w:rsidR="002D7C8C" w:rsidRPr="00131C91" w:rsidRDefault="00F772CF" w:rsidP="00E90DD4">
      <w:pPr>
        <w:pStyle w:val="Titre1"/>
        <w:rPr>
          <w:lang w:val="en-GB"/>
        </w:rPr>
      </w:pPr>
      <w:r w:rsidRPr="00CE0217">
        <w:rPr>
          <w:lang w:val="en-GB"/>
        </w:rPr>
        <w:br w:type="page"/>
      </w:r>
      <w:bookmarkStart w:id="12" w:name="_Toc499823524"/>
      <w:bookmarkStart w:id="13" w:name="_Toc500837467"/>
      <w:r w:rsidR="002D7C8C">
        <w:lastRenderedPageBreak/>
        <w:t>Section 2 OVERALL TECHNICAL ARCHITECTURE</w:t>
      </w:r>
      <w:bookmarkEnd w:id="12"/>
      <w:bookmarkEnd w:id="13"/>
    </w:p>
    <w:p w14:paraId="0F20BF90" w14:textId="77777777" w:rsidR="002D7C8C" w:rsidRDefault="002D7C8C" w:rsidP="00416418">
      <w:pPr>
        <w:pStyle w:val="Titre2"/>
        <w:numPr>
          <w:ilvl w:val="0"/>
          <w:numId w:val="0"/>
        </w:numPr>
        <w:ind w:left="576" w:hanging="576"/>
      </w:pPr>
      <w:bookmarkStart w:id="14" w:name="_Toc499823525"/>
      <w:bookmarkStart w:id="15" w:name="_Toc500837468"/>
      <w:r>
        <w:t>2.1 System Architecture Context Diagram</w:t>
      </w:r>
      <w:bookmarkEnd w:id="14"/>
      <w:bookmarkEnd w:id="15"/>
    </w:p>
    <w:p w14:paraId="7661BBDE" w14:textId="3C06A4C9" w:rsidR="002D7C8C" w:rsidRDefault="002D7C8C" w:rsidP="002D7C8C">
      <w:r w:rsidRPr="0077092E">
        <w:t xml:space="preserve">The </w:t>
      </w:r>
      <w:r w:rsidR="00D12B44">
        <w:rPr>
          <w:b/>
          <w:bCs/>
        </w:rPr>
        <w:t xml:space="preserve">Smart city </w:t>
      </w:r>
      <w:proofErr w:type="spellStart"/>
      <w:r w:rsidR="00D12B44">
        <w:rPr>
          <w:b/>
          <w:bCs/>
        </w:rPr>
        <w:t>plarform</w:t>
      </w:r>
      <w:proofErr w:type="spellEnd"/>
      <w:r w:rsidRPr="0077092E">
        <w:rPr>
          <w:b/>
          <w:bCs/>
        </w:rPr>
        <w:t xml:space="preserve"> Architecture Context Diagram</w:t>
      </w:r>
      <w:r w:rsidRPr="0077092E">
        <w:t xml:space="preserve"> provides the “big picture” view of the </w:t>
      </w:r>
      <w:r w:rsidR="00D12B44">
        <w:t xml:space="preserve">global </w:t>
      </w:r>
      <w:r w:rsidRPr="0077092E">
        <w:t>system’s architecture, and puts it in context with the rest of the Performing Organization’s systems portfolio, illustrating how the system’s hardware and software platforms fit into the existing environment.</w:t>
      </w:r>
    </w:p>
    <w:p w14:paraId="65EC7A33" w14:textId="1ADDCAD3" w:rsidR="006E1904" w:rsidRDefault="006E1904" w:rsidP="002D7C8C"/>
    <w:p w14:paraId="670FA087" w14:textId="77777777" w:rsidR="006E1904" w:rsidRDefault="006E1904" w:rsidP="006E1904">
      <w:r>
        <w:t>The MNCA IOT Smart City Platform will be deployed upon the 3 data centers owned and managed by the MNCA DSI</w:t>
      </w:r>
    </w:p>
    <w:p w14:paraId="5D8E3A46" w14:textId="77777777" w:rsidR="006E1904" w:rsidRDefault="006E1904" w:rsidP="0047663D">
      <w:pPr>
        <w:pStyle w:val="Paragraphedeliste"/>
        <w:numPr>
          <w:ilvl w:val="0"/>
          <w:numId w:val="6"/>
        </w:numPr>
      </w:pPr>
      <w:r>
        <w:t xml:space="preserve">The main data center is Phoenix, </w:t>
      </w:r>
    </w:p>
    <w:p w14:paraId="345E8A77" w14:textId="77777777" w:rsidR="006E1904" w:rsidRDefault="006E1904" w:rsidP="0047663D">
      <w:pPr>
        <w:pStyle w:val="Paragraphedeliste"/>
        <w:numPr>
          <w:ilvl w:val="0"/>
          <w:numId w:val="6"/>
        </w:numPr>
      </w:pPr>
      <w:r>
        <w:t xml:space="preserve">The secondary is </w:t>
      </w:r>
      <w:proofErr w:type="spellStart"/>
      <w:r>
        <w:t>Bosio</w:t>
      </w:r>
      <w:proofErr w:type="spellEnd"/>
      <w:r>
        <w:t xml:space="preserve"> (currently underworks for revamping for 6 months),</w:t>
      </w:r>
    </w:p>
    <w:p w14:paraId="29F2B473" w14:textId="77777777" w:rsidR="006E1904" w:rsidRDefault="006E1904" w:rsidP="0047663D">
      <w:pPr>
        <w:pStyle w:val="Paragraphedeliste"/>
        <w:numPr>
          <w:ilvl w:val="0"/>
          <w:numId w:val="6"/>
        </w:numPr>
      </w:pPr>
      <w:r>
        <w:t xml:space="preserve">The third one (the smallest) is </w:t>
      </w:r>
      <w:proofErr w:type="spellStart"/>
      <w:r>
        <w:t>Biscarra</w:t>
      </w:r>
      <w:proofErr w:type="spellEnd"/>
      <w:r>
        <w:t xml:space="preserve">, (the configuration has to be reconsidered but after </w:t>
      </w:r>
      <w:proofErr w:type="spellStart"/>
      <w:proofErr w:type="gramStart"/>
      <w:r>
        <w:t>Bosio</w:t>
      </w:r>
      <w:proofErr w:type="spellEnd"/>
      <w:r>
        <w:t xml:space="preserve"> .</w:t>
      </w:r>
      <w:proofErr w:type="gramEnd"/>
    </w:p>
    <w:p w14:paraId="5F01629D" w14:textId="77777777" w:rsidR="006E1904" w:rsidRDefault="006E1904" w:rsidP="006E1904"/>
    <w:p w14:paraId="5330FBC6" w14:textId="77777777" w:rsidR="006E1904" w:rsidRDefault="006E1904" w:rsidP="0047663D">
      <w:pPr>
        <w:pStyle w:val="Paragraphedeliste"/>
        <w:numPr>
          <w:ilvl w:val="0"/>
          <w:numId w:val="6"/>
        </w:numPr>
      </w:pPr>
      <w:r>
        <w:t>The hardware infrastructure is based on bare metal servers (Cisco and a few remaining HP)</w:t>
      </w:r>
    </w:p>
    <w:p w14:paraId="1937B37F" w14:textId="77777777" w:rsidR="006E1904" w:rsidRDefault="006E1904" w:rsidP="0047663D">
      <w:pPr>
        <w:pStyle w:val="Paragraphedeliste"/>
        <w:numPr>
          <w:ilvl w:val="0"/>
          <w:numId w:val="6"/>
        </w:numPr>
      </w:pPr>
      <w:r>
        <w:t>The servers are blades in enclosures, 3 enclosures per cabinet</w:t>
      </w:r>
    </w:p>
    <w:p w14:paraId="08EDDD71" w14:textId="15146C43" w:rsidR="006E1904" w:rsidRDefault="006E1904" w:rsidP="0047663D">
      <w:pPr>
        <w:pStyle w:val="Paragraphedeliste"/>
        <w:numPr>
          <w:ilvl w:val="0"/>
          <w:numId w:val="6"/>
        </w:numPr>
      </w:pPr>
      <w:r>
        <w:t xml:space="preserve">The machines are managed with </w:t>
      </w:r>
      <w:r w:rsidR="006D638B">
        <w:t xml:space="preserve">vSphere and </w:t>
      </w:r>
      <w:r>
        <w:t xml:space="preserve">VMWare ESX as virtualization layer, </w:t>
      </w:r>
      <w:proofErr w:type="spellStart"/>
      <w:r>
        <w:t>vCenter</w:t>
      </w:r>
      <w:proofErr w:type="spellEnd"/>
      <w:r>
        <w:t>,</w:t>
      </w:r>
      <w:r w:rsidRPr="002D2930">
        <w:t xml:space="preserve"> </w:t>
      </w:r>
      <w:proofErr w:type="spellStart"/>
      <w:r w:rsidRPr="002D2930">
        <w:t>vMotion</w:t>
      </w:r>
      <w:proofErr w:type="spellEnd"/>
      <w:r w:rsidR="0080007B">
        <w:t>.</w:t>
      </w:r>
    </w:p>
    <w:p w14:paraId="2854E469" w14:textId="6A226B72" w:rsidR="006E1904" w:rsidRDefault="006E1904" w:rsidP="0047663D">
      <w:pPr>
        <w:pStyle w:val="Paragraphedeliste"/>
        <w:numPr>
          <w:ilvl w:val="0"/>
          <w:numId w:val="6"/>
        </w:numPr>
      </w:pPr>
      <w:r>
        <w:t>There is a redundant SAN (EMC), dispatched in main and secondary DC.</w:t>
      </w:r>
      <w:r w:rsidR="006D638B">
        <w:t xml:space="preserve"> (</w:t>
      </w:r>
      <w:proofErr w:type="gramStart"/>
      <w:r w:rsidR="006D638B">
        <w:t>capacity ?</w:t>
      </w:r>
      <w:proofErr w:type="gramEnd"/>
      <w:r w:rsidR="006D638B">
        <w:t>)</w:t>
      </w:r>
    </w:p>
    <w:p w14:paraId="5BCB5800" w14:textId="77777777" w:rsidR="006E1904" w:rsidRDefault="006E1904" w:rsidP="0047663D">
      <w:pPr>
        <w:pStyle w:val="Paragraphedeliste"/>
        <w:numPr>
          <w:ilvl w:val="0"/>
          <w:numId w:val="6"/>
        </w:numPr>
      </w:pPr>
      <w:r>
        <w:t>It exists also a redundant NAS system for low I/O file storage.</w:t>
      </w:r>
    </w:p>
    <w:p w14:paraId="22FBD942" w14:textId="77777777" w:rsidR="006E1904" w:rsidRDefault="006E1904" w:rsidP="006E1904"/>
    <w:p w14:paraId="32CA89FA" w14:textId="77777777" w:rsidR="006E1904" w:rsidRDefault="006E1904" w:rsidP="006E1904">
      <w:r>
        <w:t>MNCA Network is managed with a cluster of firewall/routers, managing the separation in 4 different virtual networks</w:t>
      </w:r>
    </w:p>
    <w:p w14:paraId="1F1BFCDC" w14:textId="77777777" w:rsidR="006E1904" w:rsidRPr="00CE0217" w:rsidRDefault="006E1904" w:rsidP="0047663D">
      <w:pPr>
        <w:pStyle w:val="Paragraphedeliste"/>
        <w:numPr>
          <w:ilvl w:val="0"/>
          <w:numId w:val="5"/>
        </w:numPr>
        <w:rPr>
          <w:lang w:val="en-GB"/>
        </w:rPr>
      </w:pPr>
      <w:r w:rsidRPr="00CE0217">
        <w:rPr>
          <w:lang w:val="en-GB"/>
        </w:rPr>
        <w:t>Public DMZ for applications</w:t>
      </w:r>
    </w:p>
    <w:p w14:paraId="0FC050E0" w14:textId="77777777" w:rsidR="006E1904" w:rsidRPr="00CE0217" w:rsidRDefault="006E1904" w:rsidP="0047663D">
      <w:pPr>
        <w:pStyle w:val="Paragraphedeliste"/>
        <w:numPr>
          <w:ilvl w:val="0"/>
          <w:numId w:val="5"/>
        </w:numPr>
        <w:rPr>
          <w:lang w:val="en-GB"/>
        </w:rPr>
      </w:pPr>
      <w:r w:rsidRPr="00CE0217">
        <w:rPr>
          <w:lang w:val="en-GB"/>
        </w:rPr>
        <w:t>Private DMZ</w:t>
      </w:r>
    </w:p>
    <w:p w14:paraId="5FEB69C1" w14:textId="77777777" w:rsidR="006E1904" w:rsidRPr="00CE0217" w:rsidRDefault="006E1904" w:rsidP="0047663D">
      <w:pPr>
        <w:pStyle w:val="Paragraphedeliste"/>
        <w:numPr>
          <w:ilvl w:val="0"/>
          <w:numId w:val="5"/>
        </w:numPr>
        <w:rPr>
          <w:lang w:val="en-GB"/>
        </w:rPr>
      </w:pPr>
      <w:r w:rsidRPr="00CE0217">
        <w:rPr>
          <w:lang w:val="en-GB"/>
        </w:rPr>
        <w:t>LAN</w:t>
      </w:r>
    </w:p>
    <w:p w14:paraId="6544FCC9" w14:textId="6024A7DE" w:rsidR="006E1904" w:rsidRPr="00CE0217" w:rsidRDefault="006E1904" w:rsidP="0047663D">
      <w:pPr>
        <w:pStyle w:val="Paragraphedeliste"/>
        <w:numPr>
          <w:ilvl w:val="0"/>
          <w:numId w:val="5"/>
        </w:numPr>
        <w:rPr>
          <w:lang w:val="en-GB"/>
        </w:rPr>
      </w:pPr>
      <w:r w:rsidRPr="00CE0217">
        <w:rPr>
          <w:lang w:val="en-GB"/>
        </w:rPr>
        <w:t xml:space="preserve">Field </w:t>
      </w:r>
      <w:r w:rsidR="00714ACC">
        <w:rPr>
          <w:lang w:val="en-GB"/>
        </w:rPr>
        <w:t>V</w:t>
      </w:r>
      <w:r w:rsidRPr="00CE0217">
        <w:rPr>
          <w:lang w:val="en-GB"/>
        </w:rPr>
        <w:t>LAN</w:t>
      </w:r>
      <w:r w:rsidR="00714ACC">
        <w:rPr>
          <w:lang w:val="en-GB"/>
        </w:rPr>
        <w:t>s</w:t>
      </w:r>
      <w:r w:rsidRPr="00CE0217">
        <w:rPr>
          <w:lang w:val="en-GB"/>
        </w:rPr>
        <w:t xml:space="preserve"> for IOT gateways, devices and sensors</w:t>
      </w:r>
    </w:p>
    <w:p w14:paraId="22A28589" w14:textId="77777777" w:rsidR="006E1904" w:rsidRDefault="006E1904" w:rsidP="006E1904">
      <w:pPr>
        <w:rPr>
          <w:lang w:val="en-GB"/>
        </w:rPr>
      </w:pPr>
    </w:p>
    <w:p w14:paraId="4FE99C6E" w14:textId="77777777" w:rsidR="006E1904" w:rsidRDefault="006E1904" w:rsidP="006E1904">
      <w:pPr>
        <w:rPr>
          <w:lang w:val="en-GB"/>
        </w:rPr>
      </w:pPr>
      <w:r>
        <w:rPr>
          <w:lang w:val="en-GB"/>
        </w:rPr>
        <w:t>There’s several Load balancing F5 Big IP appliances at strategic points to distribute load to data centres.</w:t>
      </w:r>
    </w:p>
    <w:p w14:paraId="49BAB6FA" w14:textId="77777777" w:rsidR="006E1904" w:rsidRPr="006E1904" w:rsidRDefault="006E1904" w:rsidP="002D7C8C">
      <w:pPr>
        <w:rPr>
          <w:lang w:val="en-GB"/>
        </w:rPr>
      </w:pPr>
    </w:p>
    <w:p w14:paraId="1E713B92" w14:textId="77777777" w:rsidR="00AC1403" w:rsidRDefault="00AC1403" w:rsidP="002D7C8C"/>
    <w:p w14:paraId="790716B1" w14:textId="77777777" w:rsidR="00AC1403" w:rsidRPr="0077092E" w:rsidRDefault="00AC1403" w:rsidP="002D7C8C"/>
    <w:p w14:paraId="1FFE8F85" w14:textId="77777777" w:rsidR="0055791B" w:rsidRDefault="0055791B" w:rsidP="0055791B">
      <w:pPr>
        <w:keepNext/>
      </w:pPr>
      <w:r>
        <w:rPr>
          <w:noProof/>
          <w:lang w:val="fr-FR" w:eastAsia="fr-FR"/>
        </w:rPr>
        <w:lastRenderedPageBreak/>
        <w:drawing>
          <wp:inline distT="0" distB="0" distL="0" distR="0">
            <wp:extent cx="6000750" cy="37211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NCA_IT_Infra.png"/>
                    <pic:cNvPicPr/>
                  </pic:nvPicPr>
                  <pic:blipFill rotWithShape="1">
                    <a:blip r:embed="rId25">
                      <a:extLst>
                        <a:ext uri="{28A0092B-C50C-407E-A947-70E740481C1C}">
                          <a14:useLocalDpi xmlns:a14="http://schemas.microsoft.com/office/drawing/2010/main" val="0"/>
                        </a:ext>
                      </a:extLst>
                    </a:blip>
                    <a:srcRect b="13223"/>
                    <a:stretch/>
                  </pic:blipFill>
                  <pic:spPr bwMode="auto">
                    <a:xfrm>
                      <a:off x="0" y="0"/>
                      <a:ext cx="6000750" cy="3721100"/>
                    </a:xfrm>
                    <a:prstGeom prst="rect">
                      <a:avLst/>
                    </a:prstGeom>
                    <a:ln>
                      <a:noFill/>
                    </a:ln>
                    <a:extLst>
                      <a:ext uri="{53640926-AAD7-44D8-BBD7-CCE9431645EC}">
                        <a14:shadowObscured xmlns:a14="http://schemas.microsoft.com/office/drawing/2010/main"/>
                      </a:ext>
                    </a:extLst>
                  </pic:spPr>
                </pic:pic>
              </a:graphicData>
            </a:graphic>
          </wp:inline>
        </w:drawing>
      </w:r>
    </w:p>
    <w:p w14:paraId="03D4A7AE" w14:textId="11E9D289" w:rsidR="002D7C8C" w:rsidRPr="00DA5B8D" w:rsidRDefault="0055791B" w:rsidP="0055791B">
      <w:pPr>
        <w:pStyle w:val="Lgende"/>
        <w:rPr>
          <w:lang w:val="en-GB"/>
        </w:rPr>
      </w:pPr>
      <w:r w:rsidRPr="00DA5B8D">
        <w:rPr>
          <w:lang w:val="en-GB"/>
        </w:rPr>
        <w:t xml:space="preserve">Figure </w:t>
      </w:r>
      <w:r>
        <w:fldChar w:fldCharType="begin"/>
      </w:r>
      <w:r w:rsidRPr="00DA5B8D">
        <w:rPr>
          <w:lang w:val="en-GB"/>
        </w:rPr>
        <w:instrText xml:space="preserve"> SEQ Figure \* ARABIC </w:instrText>
      </w:r>
      <w:r>
        <w:fldChar w:fldCharType="separate"/>
      </w:r>
      <w:r w:rsidR="00661879">
        <w:rPr>
          <w:noProof/>
          <w:lang w:val="en-GB"/>
        </w:rPr>
        <w:t>2</w:t>
      </w:r>
      <w:r>
        <w:fldChar w:fldCharType="end"/>
      </w:r>
      <w:r w:rsidRPr="00DA5B8D">
        <w:rPr>
          <w:lang w:val="en-GB"/>
        </w:rPr>
        <w:t>: MNCA Infrastructure Global View</w:t>
      </w:r>
    </w:p>
    <w:p w14:paraId="103160D5" w14:textId="067D7123" w:rsidR="00CA6402" w:rsidRPr="00C8208E" w:rsidRDefault="00CA6402" w:rsidP="0055791B">
      <w:pPr>
        <w:rPr>
          <w:lang w:val="en-GB"/>
        </w:rPr>
      </w:pPr>
      <w:r w:rsidRPr="00C8208E">
        <w:rPr>
          <w:lang w:val="en-GB"/>
        </w:rPr>
        <w:t xml:space="preserve">The </w:t>
      </w:r>
      <w:r w:rsidR="00714ACC">
        <w:rPr>
          <w:lang w:val="en-GB"/>
        </w:rPr>
        <w:t>previous</w:t>
      </w:r>
      <w:r w:rsidR="00C8208E" w:rsidRPr="00C8208E">
        <w:rPr>
          <w:lang w:val="en-GB"/>
        </w:rPr>
        <w:t xml:space="preserve"> schema shows globally the</w:t>
      </w:r>
      <w:r w:rsidR="00C8208E">
        <w:rPr>
          <w:lang w:val="en-GB"/>
        </w:rPr>
        <w:t xml:space="preserve"> IT and network</w:t>
      </w:r>
      <w:r w:rsidR="00C8208E" w:rsidRPr="00C8208E">
        <w:rPr>
          <w:lang w:val="en-GB"/>
        </w:rPr>
        <w:t xml:space="preserve"> infrastructure</w:t>
      </w:r>
      <w:r w:rsidR="00C8208E">
        <w:rPr>
          <w:lang w:val="en-GB"/>
        </w:rPr>
        <w:t xml:space="preserve"> in place for MNCA.</w:t>
      </w:r>
    </w:p>
    <w:p w14:paraId="515C7BB5" w14:textId="77777777" w:rsidR="0055791B" w:rsidRDefault="0055791B" w:rsidP="0055791B">
      <w:r>
        <w:t xml:space="preserve">Since servers are </w:t>
      </w:r>
      <w:r w:rsidR="008956A1">
        <w:t>dispatched through the 4 VLANs independently from the cabinets, the schema is not the true image of cabinets</w:t>
      </w:r>
      <w:r w:rsidR="00AC1403">
        <w:t xml:space="preserve"> repartition</w:t>
      </w:r>
      <w:r w:rsidR="008956A1">
        <w:t xml:space="preserve"> in the different VLANs</w:t>
      </w:r>
    </w:p>
    <w:p w14:paraId="6402AEA9" w14:textId="77777777" w:rsidR="007D0616" w:rsidRDefault="007D0616" w:rsidP="0055791B"/>
    <w:p w14:paraId="55F3766A" w14:textId="3297C312" w:rsidR="00AC1403" w:rsidRDefault="00D12B44" w:rsidP="0055791B">
      <w:r>
        <w:t xml:space="preserve">The </w:t>
      </w:r>
      <w:r w:rsidR="00702318">
        <w:t xml:space="preserve">existing </w:t>
      </w:r>
      <w:r>
        <w:t>IT services for MNCA are deployed through this available infrastructure.</w:t>
      </w:r>
    </w:p>
    <w:p w14:paraId="03235C6A" w14:textId="77777777" w:rsidR="005E7EEC" w:rsidRDefault="005E7EEC" w:rsidP="0055791B"/>
    <w:p w14:paraId="7812A55C" w14:textId="3E665CA1" w:rsidR="00452EB1" w:rsidRDefault="005E7EEC" w:rsidP="0055791B">
      <w:r>
        <w:t>The Smart C</w:t>
      </w:r>
      <w:r w:rsidR="00452EB1">
        <w:t xml:space="preserve">ity platform will as well be deployed on the </w:t>
      </w:r>
      <w:r w:rsidR="001F75AA">
        <w:t xml:space="preserve">same data center infrastructure, </w:t>
      </w:r>
      <w:r w:rsidR="001C4F32">
        <w:t xml:space="preserve">but </w:t>
      </w:r>
      <w:r w:rsidR="001F75AA">
        <w:t xml:space="preserve">a new DMZ network </w:t>
      </w:r>
      <w:r>
        <w:t>will be created to host most of the Smart City platform components.</w:t>
      </w:r>
    </w:p>
    <w:p w14:paraId="77FC51F2" w14:textId="4FE00DBC" w:rsidR="005E7EEC" w:rsidRDefault="005E7EEC" w:rsidP="0055791B">
      <w:r>
        <w:t>IOT components such as IOT agents</w:t>
      </w:r>
      <w:r w:rsidR="00C91743">
        <w:t xml:space="preserve">, will be </w:t>
      </w:r>
      <w:r w:rsidR="009F5B56">
        <w:t xml:space="preserve">deployed </w:t>
      </w:r>
      <w:r w:rsidR="00C91743">
        <w:t>under the IOT field dedicated VLANs (industrial VRF).</w:t>
      </w:r>
    </w:p>
    <w:p w14:paraId="7E5EA6FD" w14:textId="306F9A53" w:rsidR="00452EB1" w:rsidRDefault="005E7EEC" w:rsidP="0055791B">
      <w:r>
        <w:t xml:space="preserve">Nevertheless, </w:t>
      </w:r>
      <w:r w:rsidR="00452EB1">
        <w:t xml:space="preserve">some new hardware </w:t>
      </w:r>
      <w:r>
        <w:t xml:space="preserve">infrastructure </w:t>
      </w:r>
      <w:r w:rsidR="00452EB1">
        <w:t xml:space="preserve">will </w:t>
      </w:r>
      <w:r>
        <w:t xml:space="preserve">most probably </w:t>
      </w:r>
      <w:r w:rsidR="00452EB1">
        <w:t>be required</w:t>
      </w:r>
      <w:r>
        <w:t>, to provide network, computing power and storage.</w:t>
      </w:r>
    </w:p>
    <w:p w14:paraId="649918B6" w14:textId="77777777" w:rsidR="00763751" w:rsidRDefault="00763751" w:rsidP="0055791B"/>
    <w:p w14:paraId="6D8C8FD5" w14:textId="77777777" w:rsidR="003C7240" w:rsidRDefault="00CD56A0" w:rsidP="003C7240">
      <w:pPr>
        <w:keepNext/>
      </w:pPr>
      <w:r>
        <w:rPr>
          <w:noProof/>
          <w:lang w:val="fr-FR" w:eastAsia="fr-FR"/>
        </w:rPr>
        <w:lastRenderedPageBreak/>
        <w:drawing>
          <wp:inline distT="0" distB="0" distL="0" distR="0" wp14:anchorId="78DD28A3" wp14:editId="67D1B03C">
            <wp:extent cx="5838825" cy="29908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NCA_smart_city_context.png"/>
                    <pic:cNvPicPr/>
                  </pic:nvPicPr>
                  <pic:blipFill>
                    <a:blip r:embed="rId26">
                      <a:extLst>
                        <a:ext uri="{28A0092B-C50C-407E-A947-70E740481C1C}">
                          <a14:useLocalDpi xmlns:a14="http://schemas.microsoft.com/office/drawing/2010/main" val="0"/>
                        </a:ext>
                      </a:extLst>
                    </a:blip>
                    <a:stretch>
                      <a:fillRect/>
                    </a:stretch>
                  </pic:blipFill>
                  <pic:spPr>
                    <a:xfrm>
                      <a:off x="0" y="0"/>
                      <a:ext cx="5838825" cy="2990850"/>
                    </a:xfrm>
                    <a:prstGeom prst="rect">
                      <a:avLst/>
                    </a:prstGeom>
                  </pic:spPr>
                </pic:pic>
              </a:graphicData>
            </a:graphic>
          </wp:inline>
        </w:drawing>
      </w:r>
    </w:p>
    <w:p w14:paraId="407E0F6B" w14:textId="585ABA62" w:rsidR="00763751" w:rsidRDefault="003C7240" w:rsidP="003C7240">
      <w:pPr>
        <w:pStyle w:val="Lgende"/>
      </w:pPr>
      <w:r>
        <w:t xml:space="preserve">Figure </w:t>
      </w:r>
      <w:r>
        <w:fldChar w:fldCharType="begin"/>
      </w:r>
      <w:r>
        <w:instrText xml:space="preserve"> SEQ Figure \* ARABIC </w:instrText>
      </w:r>
      <w:r>
        <w:fldChar w:fldCharType="separate"/>
      </w:r>
      <w:r w:rsidR="00661879">
        <w:rPr>
          <w:noProof/>
        </w:rPr>
        <w:t>3</w:t>
      </w:r>
      <w:r>
        <w:fldChar w:fldCharType="end"/>
      </w:r>
      <w:r>
        <w:t xml:space="preserve">: Smart City </w:t>
      </w:r>
      <w:r w:rsidR="005A4820">
        <w:t>P</w:t>
      </w:r>
      <w:r>
        <w:t>latform Interaction with other systems</w:t>
      </w:r>
    </w:p>
    <w:p w14:paraId="10393FC2" w14:textId="77777777" w:rsidR="00452EB1" w:rsidRDefault="00452EB1" w:rsidP="0055791B"/>
    <w:p w14:paraId="7F4FB516" w14:textId="77777777" w:rsidR="007D0616" w:rsidRDefault="00D12B44" w:rsidP="0055791B">
      <w:r>
        <w:t xml:space="preserve">The </w:t>
      </w:r>
      <w:r w:rsidR="00452EB1">
        <w:t xml:space="preserve">envisaged </w:t>
      </w:r>
      <w:r>
        <w:t>interaction between those services and the smart City platform is for the</w:t>
      </w:r>
      <w:r w:rsidR="00452EB1">
        <w:t xml:space="preserve"> moment limited to</w:t>
      </w:r>
      <w:r w:rsidR="007D0616">
        <w:t>:</w:t>
      </w:r>
    </w:p>
    <w:p w14:paraId="2FE3155D" w14:textId="77777777" w:rsidR="00452EB1" w:rsidRDefault="00452EB1" w:rsidP="0047663D">
      <w:pPr>
        <w:pStyle w:val="Paragraphedeliste"/>
        <w:numPr>
          <w:ilvl w:val="0"/>
          <w:numId w:val="7"/>
        </w:numPr>
      </w:pPr>
      <w:r>
        <w:t>use MNCA mail services (outgoing/incoming)</w:t>
      </w:r>
    </w:p>
    <w:p w14:paraId="35B75ABE" w14:textId="77777777" w:rsidR="00452EB1" w:rsidRDefault="00452EB1" w:rsidP="0047663D">
      <w:pPr>
        <w:pStyle w:val="Paragraphedeliste"/>
        <w:numPr>
          <w:ilvl w:val="0"/>
          <w:numId w:val="7"/>
        </w:numPr>
      </w:pPr>
      <w:r>
        <w:t>connect existing data sources to the new system instead of the current used data warehouse</w:t>
      </w:r>
    </w:p>
    <w:p w14:paraId="5620E937" w14:textId="723F60E4" w:rsidR="00702318" w:rsidRDefault="00702318" w:rsidP="0047663D">
      <w:pPr>
        <w:pStyle w:val="Paragraphedeliste"/>
        <w:numPr>
          <w:ilvl w:val="0"/>
          <w:numId w:val="7"/>
        </w:numPr>
      </w:pPr>
      <w:r>
        <w:t>use</w:t>
      </w:r>
      <w:r w:rsidR="00D12B44">
        <w:t xml:space="preserve"> global MNCA security system based on Microsoft Adam (LDAP server)</w:t>
      </w:r>
      <w:r w:rsidR="00B20730">
        <w:t>, when possible</w:t>
      </w:r>
    </w:p>
    <w:p w14:paraId="6E5133D7" w14:textId="1CF0E2B5" w:rsidR="003E37E1" w:rsidRDefault="00141AE2" w:rsidP="0047663D">
      <w:pPr>
        <w:pStyle w:val="Paragraphedeliste"/>
        <w:numPr>
          <w:ilvl w:val="0"/>
          <w:numId w:val="7"/>
        </w:numPr>
      </w:pPr>
      <w:r>
        <w:t xml:space="preserve">the platform will interface to several industrial networks to gather information from field such as: road traffic, water management, </w:t>
      </w:r>
      <w:r w:rsidRPr="00141AE2">
        <w:t>sanitation network</w:t>
      </w:r>
      <w:r>
        <w:t xml:space="preserve">, environmental monitoring (noise, air quality, </w:t>
      </w:r>
      <w:r w:rsidR="005E7EEC">
        <w:t xml:space="preserve">ozone), </w:t>
      </w:r>
      <w:r>
        <w:t>public transport (buses, tram), weather</w:t>
      </w:r>
      <w:r w:rsidR="005E7EEC">
        <w:t>, video monitoring, citizens, buildings monitoring...</w:t>
      </w:r>
    </w:p>
    <w:p w14:paraId="479FB3AE" w14:textId="77777777" w:rsidR="007D0616" w:rsidRDefault="007D0616" w:rsidP="00452EB1">
      <w:pPr>
        <w:pStyle w:val="Paragraphedeliste"/>
      </w:pPr>
    </w:p>
    <w:p w14:paraId="54BCE5BD" w14:textId="77777777" w:rsidR="00250A09" w:rsidRDefault="00AB269D" w:rsidP="0055791B">
      <w:r>
        <w:t>After a selection process it has been agreed that t</w:t>
      </w:r>
      <w:r w:rsidR="00250A09">
        <w:t>he MNCA smart</w:t>
      </w:r>
      <w:r w:rsidR="00D005C4">
        <w:t xml:space="preserve"> </w:t>
      </w:r>
      <w:r w:rsidR="00250A09">
        <w:t>city platform wil</w:t>
      </w:r>
      <w:r>
        <w:t>l</w:t>
      </w:r>
      <w:r w:rsidR="00250A09">
        <w:t xml:space="preserve"> be </w:t>
      </w:r>
      <w:r>
        <w:t xml:space="preserve">mainly </w:t>
      </w:r>
      <w:r w:rsidR="00250A09">
        <w:t xml:space="preserve">based on </w:t>
      </w:r>
      <w:hyperlink r:id="rId27" w:history="1">
        <w:r w:rsidR="00250A09" w:rsidRPr="00250A09">
          <w:rPr>
            <w:rStyle w:val="Lienhypertexte"/>
          </w:rPr>
          <w:t>FIWARE</w:t>
        </w:r>
      </w:hyperlink>
    </w:p>
    <w:p w14:paraId="6DC66118" w14:textId="77777777" w:rsidR="00E17CB3" w:rsidRDefault="00250A09" w:rsidP="0055791B">
      <w:r>
        <w:t xml:space="preserve">The </w:t>
      </w:r>
      <w:proofErr w:type="spellStart"/>
      <w:r>
        <w:t>Fiware</w:t>
      </w:r>
      <w:proofErr w:type="spellEnd"/>
      <w:r>
        <w:t xml:space="preserve"> community propose a set of modules called Generic Enablers, which provide the essential software </w:t>
      </w:r>
      <w:r w:rsidR="00E17CB3">
        <w:t xml:space="preserve">bricks </w:t>
      </w:r>
      <w:r>
        <w:t>to</w:t>
      </w:r>
      <w:r w:rsidR="00E17CB3">
        <w:t xml:space="preserve"> set a complete smart city platform, like a kind of </w:t>
      </w:r>
      <w:r w:rsidR="00D34B7C">
        <w:t>“</w:t>
      </w:r>
      <w:r w:rsidR="00E17CB3">
        <w:t>Lego</w:t>
      </w:r>
      <w:r w:rsidR="00D34B7C">
        <w:t>”</w:t>
      </w:r>
      <w:r w:rsidR="00E17CB3">
        <w:t>.</w:t>
      </w:r>
    </w:p>
    <w:p w14:paraId="6E87C2F6" w14:textId="77777777" w:rsidR="00AB269D" w:rsidRDefault="00AB269D" w:rsidP="0055791B">
      <w:r>
        <w:t xml:space="preserve">The FIWARE architecture is by nature open, and based on open source modules available in a </w:t>
      </w:r>
      <w:hyperlink r:id="rId28" w:history="1">
        <w:r w:rsidRPr="00AB269D">
          <w:rPr>
            <w:rStyle w:val="Lienhypertexte"/>
          </w:rPr>
          <w:t>dedicated catalog</w:t>
        </w:r>
      </w:hyperlink>
    </w:p>
    <w:p w14:paraId="694F5146" w14:textId="77777777" w:rsidR="00250A09" w:rsidRDefault="00250A09" w:rsidP="0055791B">
      <w:r>
        <w:t xml:space="preserve"> </w:t>
      </w:r>
    </w:p>
    <w:p w14:paraId="22EDD8A7" w14:textId="35E6191E" w:rsidR="007D0616" w:rsidRDefault="00A836C2" w:rsidP="0055791B">
      <w:r>
        <w:t xml:space="preserve">The most important to mention is that </w:t>
      </w:r>
      <w:r w:rsidR="00E17CB3">
        <w:t>FIWARE</w:t>
      </w:r>
      <w:r>
        <w:t xml:space="preserve"> has deliberately chosen to go towards a container based architecture</w:t>
      </w:r>
      <w:r w:rsidR="00E476D2">
        <w:t xml:space="preserve">, this </w:t>
      </w:r>
      <w:r w:rsidR="00154B07">
        <w:t>limits</w:t>
      </w:r>
      <w:r w:rsidR="00E476D2">
        <w:t xml:space="preserve"> the dependency with </w:t>
      </w:r>
      <w:proofErr w:type="spellStart"/>
      <w:r w:rsidR="00E476D2">
        <w:t>Openstack</w:t>
      </w:r>
      <w:proofErr w:type="spellEnd"/>
      <w:r w:rsidR="00E476D2">
        <w:t xml:space="preserve"> initially thought as the preferred cloud stack for deploying </w:t>
      </w:r>
      <w:proofErr w:type="spellStart"/>
      <w:r w:rsidR="00E476D2">
        <w:t>Fiware</w:t>
      </w:r>
      <w:proofErr w:type="spellEnd"/>
      <w:r w:rsidR="00E476D2">
        <w:t xml:space="preserve"> platforms</w:t>
      </w:r>
      <w:r w:rsidR="004C61CF">
        <w:t xml:space="preserve"> using virtual machines</w:t>
      </w:r>
      <w:r w:rsidR="00E476D2">
        <w:t>.</w:t>
      </w:r>
    </w:p>
    <w:p w14:paraId="5DC01BA0" w14:textId="77777777" w:rsidR="004C61CF" w:rsidRDefault="004C61CF" w:rsidP="0055791B"/>
    <w:p w14:paraId="199D3990" w14:textId="401AC338" w:rsidR="00E476D2" w:rsidRDefault="00E476D2" w:rsidP="0055791B">
      <w:proofErr w:type="spellStart"/>
      <w:r>
        <w:t>Fiware</w:t>
      </w:r>
      <w:proofErr w:type="spellEnd"/>
      <w:r>
        <w:t xml:space="preserve"> started in 2014, which was </w:t>
      </w:r>
      <w:r w:rsidR="002B3B56">
        <w:t xml:space="preserve">just </w:t>
      </w:r>
      <w:r>
        <w:t>the beginning of the “</w:t>
      </w:r>
      <w:proofErr w:type="spellStart"/>
      <w:r>
        <w:t>Dockerization</w:t>
      </w:r>
      <w:proofErr w:type="spellEnd"/>
      <w:r>
        <w:t xml:space="preserve">” of the </w:t>
      </w:r>
      <w:r w:rsidR="00D34B7C">
        <w:t xml:space="preserve">server </w:t>
      </w:r>
      <w:r>
        <w:t>software world,</w:t>
      </w:r>
      <w:r w:rsidR="002B3B56">
        <w:t xml:space="preserve"> the </w:t>
      </w:r>
      <w:proofErr w:type="spellStart"/>
      <w:r w:rsidR="002B3B56">
        <w:t>Fiware</w:t>
      </w:r>
      <w:proofErr w:type="spellEnd"/>
      <w:r w:rsidR="002B3B56">
        <w:t xml:space="preserve"> consortium couldn’t stay without going towards container based deployment, </w:t>
      </w:r>
      <w:r w:rsidR="00D34B7C">
        <w:t>Docker</w:t>
      </w:r>
      <w:r w:rsidR="002B3B56">
        <w:t xml:space="preserve"> is now an officially supported way to deploy </w:t>
      </w:r>
      <w:proofErr w:type="spellStart"/>
      <w:r w:rsidR="002B3B56">
        <w:t>Fiware</w:t>
      </w:r>
      <w:proofErr w:type="spellEnd"/>
      <w:r w:rsidR="002B3B56">
        <w:t xml:space="preserve"> components in a very clear and easy way.</w:t>
      </w:r>
    </w:p>
    <w:p w14:paraId="7540D9CF" w14:textId="56A8E7DA" w:rsidR="00DC1A66" w:rsidRDefault="00DC1A66" w:rsidP="0055791B"/>
    <w:p w14:paraId="64F8CF8A" w14:textId="77777777" w:rsidR="00DC1A66" w:rsidRDefault="00DC1A66" w:rsidP="00DC1A66">
      <w:pPr>
        <w:keepNext/>
      </w:pPr>
      <w:r>
        <w:rPr>
          <w:noProof/>
          <w:lang w:val="fr-FR" w:eastAsia="fr-FR"/>
        </w:rPr>
        <w:lastRenderedPageBreak/>
        <w:drawing>
          <wp:inline distT="0" distB="0" distL="0" distR="0" wp14:anchorId="1D6ABDC6" wp14:editId="6FF0D360">
            <wp:extent cx="4432528" cy="2870348"/>
            <wp:effectExtent l="0" t="0" r="635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ker-vs-vm.png"/>
                    <pic:cNvPicPr/>
                  </pic:nvPicPr>
                  <pic:blipFill>
                    <a:blip r:embed="rId29">
                      <a:extLst>
                        <a:ext uri="{28A0092B-C50C-407E-A947-70E740481C1C}">
                          <a14:useLocalDpi xmlns:a14="http://schemas.microsoft.com/office/drawing/2010/main" val="0"/>
                        </a:ext>
                      </a:extLst>
                    </a:blip>
                    <a:stretch>
                      <a:fillRect/>
                    </a:stretch>
                  </pic:blipFill>
                  <pic:spPr>
                    <a:xfrm>
                      <a:off x="0" y="0"/>
                      <a:ext cx="4432528" cy="2870348"/>
                    </a:xfrm>
                    <a:prstGeom prst="rect">
                      <a:avLst/>
                    </a:prstGeom>
                  </pic:spPr>
                </pic:pic>
              </a:graphicData>
            </a:graphic>
          </wp:inline>
        </w:drawing>
      </w:r>
    </w:p>
    <w:p w14:paraId="28D384F1" w14:textId="1EA510E2" w:rsidR="00DC1A66" w:rsidRDefault="00DC1A66" w:rsidP="00DC1A66">
      <w:pPr>
        <w:pStyle w:val="Lgende"/>
      </w:pPr>
      <w:r>
        <w:t xml:space="preserve">Figure </w:t>
      </w:r>
      <w:r>
        <w:fldChar w:fldCharType="begin"/>
      </w:r>
      <w:r>
        <w:instrText xml:space="preserve"> SEQ Figure \* ARABIC </w:instrText>
      </w:r>
      <w:r>
        <w:fldChar w:fldCharType="separate"/>
      </w:r>
      <w:r w:rsidR="00661879">
        <w:rPr>
          <w:noProof/>
        </w:rPr>
        <w:t>4</w:t>
      </w:r>
      <w:r>
        <w:fldChar w:fldCharType="end"/>
      </w:r>
      <w:r>
        <w:t>: Docker compared to Virtual Machines</w:t>
      </w:r>
    </w:p>
    <w:p w14:paraId="3FB61A4F" w14:textId="77777777" w:rsidR="00E17CB3" w:rsidRDefault="00E17CB3" w:rsidP="0055791B"/>
    <w:p w14:paraId="481C301A" w14:textId="77777777" w:rsidR="002B3B56" w:rsidRDefault="00A37FBE" w:rsidP="0055791B">
      <w:r>
        <w:t xml:space="preserve">MNCA </w:t>
      </w:r>
      <w:proofErr w:type="gramStart"/>
      <w:r>
        <w:t>have the opportunity to</w:t>
      </w:r>
      <w:proofErr w:type="gramEnd"/>
      <w:r>
        <w:t xml:space="preserve"> introduce new way to use its infrastructure using container based architecture, by choosing to use Docker to deploy its own </w:t>
      </w:r>
      <w:proofErr w:type="spellStart"/>
      <w:r>
        <w:t>Fiware</w:t>
      </w:r>
      <w:proofErr w:type="spellEnd"/>
      <w:r>
        <w:t xml:space="preserve"> </w:t>
      </w:r>
      <w:proofErr w:type="spellStart"/>
      <w:r>
        <w:t>plarform</w:t>
      </w:r>
      <w:proofErr w:type="spellEnd"/>
      <w:r>
        <w:t xml:space="preserve"> as a reference Smart City Platform.</w:t>
      </w:r>
    </w:p>
    <w:p w14:paraId="7C6E2265" w14:textId="77777777" w:rsidR="00C64B2E" w:rsidRDefault="00A37FBE" w:rsidP="0055791B">
      <w:r>
        <w:t xml:space="preserve">The global architecture of the MNCA </w:t>
      </w:r>
      <w:proofErr w:type="spellStart"/>
      <w:r>
        <w:t>Fiware</w:t>
      </w:r>
      <w:proofErr w:type="spellEnd"/>
      <w:r>
        <w:t xml:space="preserve"> platform will rely on a Docker Swarm composed of nodes dispatched in the different VLANs</w:t>
      </w:r>
      <w:r w:rsidR="003073C4">
        <w:t>.</w:t>
      </w:r>
    </w:p>
    <w:p w14:paraId="282A6B70" w14:textId="77777777" w:rsidR="00A37FBE" w:rsidRPr="0055791B" w:rsidRDefault="00A37FBE" w:rsidP="0055791B">
      <w:r>
        <w:t xml:space="preserve"> </w:t>
      </w:r>
    </w:p>
    <w:p w14:paraId="7E686D24" w14:textId="77777777" w:rsidR="003073C4" w:rsidRDefault="0055791B" w:rsidP="003073C4">
      <w:pPr>
        <w:keepNext/>
      </w:pPr>
      <w:r>
        <w:rPr>
          <w:noProof/>
          <w:lang w:val="fr-FR" w:eastAsia="fr-FR"/>
        </w:rPr>
        <w:drawing>
          <wp:inline distT="0" distB="0" distL="0" distR="0">
            <wp:extent cx="5811086" cy="4148455"/>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NCA_IOT_SmartCity.png"/>
                    <pic:cNvPicPr/>
                  </pic:nvPicPr>
                  <pic:blipFill>
                    <a:blip r:embed="rId30">
                      <a:extLst>
                        <a:ext uri="{28A0092B-C50C-407E-A947-70E740481C1C}">
                          <a14:useLocalDpi xmlns:a14="http://schemas.microsoft.com/office/drawing/2010/main" val="0"/>
                        </a:ext>
                      </a:extLst>
                    </a:blip>
                    <a:stretch>
                      <a:fillRect/>
                    </a:stretch>
                  </pic:blipFill>
                  <pic:spPr>
                    <a:xfrm>
                      <a:off x="0" y="0"/>
                      <a:ext cx="5811086" cy="4148455"/>
                    </a:xfrm>
                    <a:prstGeom prst="rect">
                      <a:avLst/>
                    </a:prstGeom>
                  </pic:spPr>
                </pic:pic>
              </a:graphicData>
            </a:graphic>
          </wp:inline>
        </w:drawing>
      </w:r>
    </w:p>
    <w:p w14:paraId="07300CE5" w14:textId="332B2C10" w:rsidR="0055791B" w:rsidRPr="0055791B" w:rsidRDefault="003073C4" w:rsidP="003073C4">
      <w:pPr>
        <w:pStyle w:val="Lgende"/>
      </w:pPr>
      <w:r>
        <w:t xml:space="preserve">Figure </w:t>
      </w:r>
      <w:r>
        <w:fldChar w:fldCharType="begin"/>
      </w:r>
      <w:r>
        <w:instrText xml:space="preserve"> SEQ Figure \* ARABIC </w:instrText>
      </w:r>
      <w:r>
        <w:fldChar w:fldCharType="separate"/>
      </w:r>
      <w:r w:rsidR="00661879">
        <w:rPr>
          <w:noProof/>
        </w:rPr>
        <w:t>5</w:t>
      </w:r>
      <w:r>
        <w:fldChar w:fldCharType="end"/>
      </w:r>
      <w:r>
        <w:t xml:space="preserve">: Docker swarm deployment for </w:t>
      </w:r>
      <w:r w:rsidR="00032B68">
        <w:t xml:space="preserve">MNCA Smart city </w:t>
      </w:r>
      <w:proofErr w:type="spellStart"/>
      <w:r>
        <w:t>Fiware</w:t>
      </w:r>
      <w:proofErr w:type="spellEnd"/>
      <w:r w:rsidR="00032B68">
        <w:t xml:space="preserve"> platform</w:t>
      </w:r>
    </w:p>
    <w:p w14:paraId="596B68C2" w14:textId="3E712FAE" w:rsidR="002D7C8C" w:rsidRDefault="00032B68" w:rsidP="002D7C8C">
      <w:r>
        <w:lastRenderedPageBreak/>
        <w:t>A Docker swarm</w:t>
      </w:r>
      <w:r w:rsidR="00F62359">
        <w:t xml:space="preserve"> (</w:t>
      </w:r>
      <w:r w:rsidR="00F62359" w:rsidRPr="00F62359">
        <w:t>Cluster management integrated with Docker Engine</w:t>
      </w:r>
      <w:r w:rsidR="00F62359">
        <w:t>)</w:t>
      </w:r>
      <w:r w:rsidR="00C64B2E">
        <w:t xml:space="preserve"> solution has been chosen in a first step because of the </w:t>
      </w:r>
      <w:r w:rsidR="00D34B7C">
        <w:t>ease</w:t>
      </w:r>
      <w:r w:rsidR="00C64B2E">
        <w:t xml:space="preserve"> of use and configuration.</w:t>
      </w:r>
    </w:p>
    <w:p w14:paraId="089EC3D4" w14:textId="4E29991E" w:rsidR="00C64B2E" w:rsidRDefault="00C64B2E" w:rsidP="002D7C8C">
      <w:r>
        <w:t>The learning curve of Docker container orchestration tool: Swarm, is less slop</w:t>
      </w:r>
      <w:r w:rsidR="001A79F2">
        <w:t>ing</w:t>
      </w:r>
      <w:r>
        <w:t xml:space="preserve"> than other solution </w:t>
      </w:r>
      <w:r w:rsidR="00760686">
        <w:t>such as</w:t>
      </w:r>
      <w:r w:rsidR="00FD197E">
        <w:t xml:space="preserve"> Mesos, or</w:t>
      </w:r>
      <w:r>
        <w:t xml:space="preserve"> Kubernetes (the open source declination of the Goo</w:t>
      </w:r>
      <w:r w:rsidR="00D34B7C">
        <w:t>gle internal orchestration tool</w:t>
      </w:r>
      <w:r>
        <w:t xml:space="preserve">: Borg), which sit at the top in term </w:t>
      </w:r>
      <w:r w:rsidR="00D005C4">
        <w:t xml:space="preserve">of features, openness, and </w:t>
      </w:r>
      <w:r>
        <w:t>adoption, among cloud orchestration tool</w:t>
      </w:r>
      <w:r w:rsidR="00921C8C">
        <w:t>s</w:t>
      </w:r>
      <w:r w:rsidR="00775797">
        <w:t xml:space="preserve"> today’s l</w:t>
      </w:r>
      <w:r>
        <w:t>an</w:t>
      </w:r>
      <w:r w:rsidR="00775797">
        <w:t>d</w:t>
      </w:r>
      <w:r>
        <w:t>scape.</w:t>
      </w:r>
    </w:p>
    <w:p w14:paraId="4DCB5E54" w14:textId="77777777" w:rsidR="00D005C4" w:rsidRDefault="00D005C4" w:rsidP="002D7C8C"/>
    <w:p w14:paraId="0DEE8CD8" w14:textId="77777777" w:rsidR="00921C8C" w:rsidRDefault="00350728" w:rsidP="002D7C8C">
      <w:r>
        <w:t>Even i</w:t>
      </w:r>
      <w:r w:rsidR="00D005C4">
        <w:t>t</w:t>
      </w:r>
      <w:r w:rsidR="00C64B2E">
        <w:t xml:space="preserve"> is the right choice to start</w:t>
      </w:r>
      <w:r w:rsidR="00921C8C">
        <w:t xml:space="preserve"> with simple Do</w:t>
      </w:r>
      <w:r w:rsidR="006A0547">
        <w:t>c</w:t>
      </w:r>
      <w:r>
        <w:t xml:space="preserve">ker Swarm, </w:t>
      </w:r>
      <w:r w:rsidR="00D005C4">
        <w:t>i</w:t>
      </w:r>
      <w:r w:rsidR="00921C8C">
        <w:t xml:space="preserve">t will be easy to add later another orchestration tool like Kubernetes, since it will be proposed as the Swarm complement in Docker </w:t>
      </w:r>
      <w:r w:rsidR="00E55DC2">
        <w:t>Enterprise</w:t>
      </w:r>
      <w:r w:rsidR="00921C8C">
        <w:t xml:space="preserve"> distribution (</w:t>
      </w:r>
      <w:hyperlink r:id="rId31" w:history="1">
        <w:r w:rsidR="00921C8C" w:rsidRPr="006A0547">
          <w:rPr>
            <w:rStyle w:val="Lienhypertexte"/>
          </w:rPr>
          <w:t>very recent news</w:t>
        </w:r>
      </w:hyperlink>
      <w:r w:rsidR="006A0547">
        <w:t>)</w:t>
      </w:r>
      <w:r>
        <w:t xml:space="preserve">, the </w:t>
      </w:r>
      <w:r w:rsidR="005C47C2">
        <w:t>upgrade</w:t>
      </w:r>
      <w:r>
        <w:t xml:space="preserve"> </w:t>
      </w:r>
      <w:r w:rsidR="005C47C2">
        <w:t xml:space="preserve">feasibility </w:t>
      </w:r>
      <w:r>
        <w:t xml:space="preserve">is </w:t>
      </w:r>
      <w:r w:rsidR="005C47C2">
        <w:t>guaranteed</w:t>
      </w:r>
      <w:r w:rsidR="00633C73">
        <w:t>.</w:t>
      </w:r>
    </w:p>
    <w:p w14:paraId="139DE328" w14:textId="77777777" w:rsidR="00D005C4" w:rsidRDefault="00D005C4" w:rsidP="002D7C8C"/>
    <w:p w14:paraId="2B204136" w14:textId="77777777" w:rsidR="00775797" w:rsidRDefault="00D005C4" w:rsidP="002D7C8C">
      <w:r>
        <w:t>Then</w:t>
      </w:r>
      <w:r w:rsidR="00775797">
        <w:t xml:space="preserve"> the MNCA FIWARE smart city platform will be deployed in a global docker swarm covering the 3 data centers.</w:t>
      </w:r>
    </w:p>
    <w:p w14:paraId="0F7279A1" w14:textId="77777777" w:rsidR="00D5504A" w:rsidRDefault="00D5504A" w:rsidP="002D7C8C">
      <w:r>
        <w:t xml:space="preserve">The repartition </w:t>
      </w:r>
      <w:r w:rsidR="00633C73">
        <w:t xml:space="preserve">of the traffic </w:t>
      </w:r>
      <w:r>
        <w:t>between the data centers</w:t>
      </w:r>
      <w:r w:rsidR="00633C73">
        <w:t xml:space="preserve"> will be managed by F5 </w:t>
      </w:r>
      <w:proofErr w:type="spellStart"/>
      <w:r w:rsidR="00633C73">
        <w:t>BigIP</w:t>
      </w:r>
      <w:proofErr w:type="spellEnd"/>
      <w:r w:rsidR="00633C73">
        <w:t xml:space="preserve"> load balancing appliance.</w:t>
      </w:r>
    </w:p>
    <w:p w14:paraId="35B0D421" w14:textId="0EE9F68B" w:rsidR="008F4289" w:rsidRDefault="008F4289" w:rsidP="002D7C8C">
      <w:r>
        <w:t>However</w:t>
      </w:r>
      <w:r w:rsidR="005C47C2">
        <w:t>,</w:t>
      </w:r>
      <w:r>
        <w:t xml:space="preserve"> </w:t>
      </w:r>
      <w:r w:rsidR="004B0A7C">
        <w:t xml:space="preserve">to minimize configuration task on load balancer (limit to load repartition between data centers of main categories of services), for the lower granularity of applications, </w:t>
      </w:r>
      <w:r w:rsidR="00934270">
        <w:t xml:space="preserve">and </w:t>
      </w:r>
      <w:r w:rsidR="00DB3545">
        <w:t xml:space="preserve">internal components of the platform, </w:t>
      </w:r>
      <w:r w:rsidR="004B0A7C">
        <w:t xml:space="preserve">simple load balancing and fail-over mechanisms </w:t>
      </w:r>
      <w:r w:rsidR="00DB3545">
        <w:t>are</w:t>
      </w:r>
      <w:r w:rsidR="004B0A7C">
        <w:t xml:space="preserve"> </w:t>
      </w:r>
      <w:r w:rsidR="00DB3545">
        <w:t>managed</w:t>
      </w:r>
      <w:r w:rsidR="004B0A7C">
        <w:t xml:space="preserve"> automatically by the Docker Swarm</w:t>
      </w:r>
      <w:r w:rsidR="00DB3545">
        <w:t xml:space="preserve"> (nu</w:t>
      </w:r>
      <w:r w:rsidR="001D4C7E">
        <w:t>mber of instances of a service).</w:t>
      </w:r>
    </w:p>
    <w:p w14:paraId="40A3E4B3" w14:textId="7A98156B" w:rsidR="00FA6C43" w:rsidRDefault="00FA6C43" w:rsidP="002D7C8C"/>
    <w:p w14:paraId="377AAFFE" w14:textId="13D7C396" w:rsidR="00FA6C43" w:rsidRDefault="006553F9" w:rsidP="002D7C8C">
      <w:r>
        <w:t>For the deployment of the platform over a Swarm, we still need</w:t>
      </w:r>
      <w:r w:rsidR="008979F8">
        <w:t xml:space="preserve"> to provision virtual machines </w:t>
      </w:r>
      <w:r>
        <w:t>or bare metal server</w:t>
      </w:r>
      <w:r w:rsidR="008979F8">
        <w:t>s</w:t>
      </w:r>
      <w:r>
        <w:t xml:space="preserve"> and add it to the swarm.</w:t>
      </w:r>
    </w:p>
    <w:p w14:paraId="3B75A030" w14:textId="348204C9" w:rsidR="006553F9" w:rsidRDefault="006553F9" w:rsidP="002D7C8C"/>
    <w:p w14:paraId="7AFE540E" w14:textId="6B3ADD77" w:rsidR="006553F9" w:rsidRDefault="006553F9" w:rsidP="002D7C8C">
      <w:r>
        <w:t>For the moment VM are created using VMWare</w:t>
      </w:r>
      <w:r w:rsidR="00EF7141">
        <w:t xml:space="preserve"> vSphere, </w:t>
      </w:r>
      <w:r w:rsidR="008979F8">
        <w:t xml:space="preserve">it’s </w:t>
      </w:r>
      <w:r w:rsidR="00EF7141">
        <w:t>simple, but it comes with a cost per each created VM…</w:t>
      </w:r>
    </w:p>
    <w:p w14:paraId="06919B21" w14:textId="51C804DA" w:rsidR="006553F9" w:rsidRDefault="00EF7141" w:rsidP="002D7C8C">
      <w:r w:rsidRPr="00EF7141">
        <w:t xml:space="preserve">VMware </w:t>
      </w:r>
      <w:r>
        <w:t xml:space="preserve">proposes </w:t>
      </w:r>
      <w:r w:rsidRPr="00EF7141">
        <w:t>vSphere® Integrated Containers</w:t>
      </w:r>
      <w:r>
        <w:t>, which allows to manage containers from vSphere, but it doesn’t change the cost for the deployed VM</w:t>
      </w:r>
      <w:r w:rsidR="00D079E4">
        <w:t>s a license fee is still applied</w:t>
      </w:r>
      <w:r>
        <w:t>.</w:t>
      </w:r>
    </w:p>
    <w:p w14:paraId="016F1330" w14:textId="77777777" w:rsidR="008979F8" w:rsidRDefault="008979F8" w:rsidP="002D7C8C"/>
    <w:p w14:paraId="70C00989" w14:textId="3D461D65" w:rsidR="006553F9" w:rsidRDefault="00D079E4" w:rsidP="002D7C8C">
      <w:r>
        <w:t>A</w:t>
      </w:r>
      <w:r w:rsidR="00EF7141">
        <w:t xml:space="preserve"> solution is proposed: </w:t>
      </w:r>
      <w:hyperlink r:id="rId32" w:history="1">
        <w:r w:rsidR="006553F9" w:rsidRPr="00EF7141">
          <w:rPr>
            <w:rStyle w:val="Lienhypertexte"/>
          </w:rPr>
          <w:t>VMWARE INTEGRATED OP</w:t>
        </w:r>
        <w:r w:rsidR="00EF7141" w:rsidRPr="00EF7141">
          <w:rPr>
            <w:rStyle w:val="Lienhypertexte"/>
          </w:rPr>
          <w:t>ENSTACK</w:t>
        </w:r>
      </w:hyperlink>
      <w:r w:rsidR="00EF7141">
        <w:t>,</w:t>
      </w:r>
      <w:r w:rsidR="00680CF3">
        <w:t xml:space="preserve"> (VIO),</w:t>
      </w:r>
      <w:r w:rsidR="00EF7141">
        <w:t xml:space="preserve"> which allows to leverage OpenStack from VMWare vSphere</w:t>
      </w:r>
      <w:r>
        <w:t xml:space="preserve">, the infrastructure </w:t>
      </w:r>
      <w:r w:rsidR="00680CF3">
        <w:t xml:space="preserve">is managed </w:t>
      </w:r>
      <w:r>
        <w:t xml:space="preserve">using OpenStack tools, but there’s still license fee to pay </w:t>
      </w:r>
      <w:r w:rsidR="00680CF3">
        <w:t>per CPU (</w:t>
      </w:r>
      <w:r w:rsidR="00680CF3" w:rsidRPr="00680CF3">
        <w:t>VIO 4.0 per-CPU license and Support and Subscriptions (</w:t>
      </w:r>
      <w:proofErr w:type="spellStart"/>
      <w:r w:rsidR="00680CF3" w:rsidRPr="00680CF3">
        <w:t>SnS</w:t>
      </w:r>
      <w:proofErr w:type="spellEnd"/>
      <w:r w:rsidR="00680CF3" w:rsidRPr="00680CF3">
        <w:t>)</w:t>
      </w:r>
      <w:r w:rsidR="00680CF3">
        <w:t>).</w:t>
      </w:r>
    </w:p>
    <w:p w14:paraId="45E277EE" w14:textId="77777777" w:rsidR="003561AB" w:rsidRDefault="003561AB" w:rsidP="002D7C8C"/>
    <w:p w14:paraId="758838C2" w14:textId="0963B323" w:rsidR="00A0444D" w:rsidRDefault="00680CF3" w:rsidP="00A0444D">
      <w:r>
        <w:t xml:space="preserve">Despite this license </w:t>
      </w:r>
      <w:r w:rsidR="003561AB">
        <w:t xml:space="preserve">fees </w:t>
      </w:r>
      <w:r>
        <w:t xml:space="preserve">issue, </w:t>
      </w:r>
      <w:r w:rsidR="003561AB">
        <w:t xml:space="preserve">VIO offers </w:t>
      </w:r>
      <w:r w:rsidR="00A0444D">
        <w:t>Container execution on OpenStack: for customers seeking to modernize</w:t>
      </w:r>
      <w:r w:rsidR="003561AB">
        <w:t xml:space="preserve"> </w:t>
      </w:r>
      <w:r w:rsidR="00A0444D">
        <w:t>their traditional applications or to design new ones, based on</w:t>
      </w:r>
      <w:r w:rsidR="003561AB">
        <w:t xml:space="preserve"> </w:t>
      </w:r>
      <w:r w:rsidR="00A0444D">
        <w:t xml:space="preserve">containers, VMware Integrated OpenStack offers </w:t>
      </w:r>
      <w:r w:rsidR="00A0444D" w:rsidRPr="003561AB">
        <w:rPr>
          <w:b/>
        </w:rPr>
        <w:t>Kubernetes</w:t>
      </w:r>
      <w:r w:rsidR="00A0444D">
        <w:t xml:space="preserve"> support ready for</w:t>
      </w:r>
      <w:r w:rsidR="003561AB">
        <w:t xml:space="preserve"> </w:t>
      </w:r>
      <w:r w:rsidR="00A0444D">
        <w:t>production with pooling and persistent storage (volumes). This solution</w:t>
      </w:r>
      <w:r w:rsidR="003561AB">
        <w:t xml:space="preserve"> </w:t>
      </w:r>
      <w:r w:rsidR="00A0444D">
        <w:t>rea</w:t>
      </w:r>
      <w:r w:rsidR="003561AB">
        <w:t>dy for use for</w:t>
      </w:r>
      <w:r w:rsidR="00A0444D">
        <w:t xml:space="preserve"> who want to run containers</w:t>
      </w:r>
      <w:r w:rsidR="003561AB">
        <w:t xml:space="preserve"> </w:t>
      </w:r>
      <w:r w:rsidR="00A0444D">
        <w:t xml:space="preserve">on OpenStack and exploit </w:t>
      </w:r>
      <w:r w:rsidR="003561AB">
        <w:t>V</w:t>
      </w:r>
      <w:r w:rsidR="00A0444D">
        <w:t>Mware's virtualization technologies.</w:t>
      </w:r>
    </w:p>
    <w:p w14:paraId="55AA12DD" w14:textId="1D33B38F" w:rsidR="003561AB" w:rsidRDefault="003561AB" w:rsidP="00A0444D"/>
    <w:p w14:paraId="637C3490" w14:textId="61B2A9D5" w:rsidR="003561AB" w:rsidRDefault="003561AB" w:rsidP="00A0444D">
      <w:r>
        <w:t>The choice to use the current way or VIO with vSphere, to manage the platform infrastructure need to be assessed with induced costs.</w:t>
      </w:r>
    </w:p>
    <w:p w14:paraId="5250110B" w14:textId="21FFDA69" w:rsidR="003561AB" w:rsidRDefault="003561AB" w:rsidP="00A0444D">
      <w:r>
        <w:t>Anyway, using only pure OpenStack tools to manage the platform infrastructure is a solution to consider at least to lower TCO in terms of license fees.</w:t>
      </w:r>
    </w:p>
    <w:p w14:paraId="1E2A3B3B" w14:textId="7BDC6D0A" w:rsidR="003561AB" w:rsidRDefault="003561AB" w:rsidP="00A0444D">
      <w:r>
        <w:t xml:space="preserve"> </w:t>
      </w:r>
    </w:p>
    <w:p w14:paraId="5BC6CA22" w14:textId="77777777" w:rsidR="002D7C8C" w:rsidRDefault="002D7C8C" w:rsidP="0047663D">
      <w:pPr>
        <w:pStyle w:val="Titre2"/>
        <w:numPr>
          <w:ilvl w:val="1"/>
          <w:numId w:val="2"/>
        </w:numPr>
      </w:pPr>
      <w:bookmarkStart w:id="16" w:name="_Toc499823526"/>
      <w:bookmarkStart w:id="17" w:name="_Toc500837469"/>
      <w:r>
        <w:t>System Architecture Model</w:t>
      </w:r>
      <w:bookmarkEnd w:id="16"/>
      <w:bookmarkEnd w:id="17"/>
    </w:p>
    <w:p w14:paraId="74455383" w14:textId="77777777" w:rsidR="002D7C8C" w:rsidRDefault="002D7C8C" w:rsidP="002D7C8C">
      <w:r w:rsidRPr="0077092E">
        <w:t>The</w:t>
      </w:r>
      <w:r w:rsidRPr="0077092E">
        <w:rPr>
          <w:b/>
          <w:bCs/>
        </w:rPr>
        <w:t xml:space="preserve"> System Architecture Model</w:t>
      </w:r>
      <w:r w:rsidRPr="0077092E">
        <w:t xml:space="preserve"> represents the various architecture components that comp</w:t>
      </w:r>
      <w:r w:rsidR="00A836C2">
        <w:t>rise the system, and shows the important</w:t>
      </w:r>
      <w:r w:rsidRPr="0077092E">
        <w:t xml:space="preserve"> interrelationships.</w:t>
      </w:r>
    </w:p>
    <w:p w14:paraId="22A1CEA4" w14:textId="77777777" w:rsidR="000F4D77" w:rsidRPr="0077092E" w:rsidRDefault="000F4D77" w:rsidP="002D7C8C"/>
    <w:p w14:paraId="34811B68" w14:textId="77777777" w:rsidR="000F4D77" w:rsidRDefault="000F4D77" w:rsidP="000F4D77">
      <w:pPr>
        <w:keepNext/>
      </w:pPr>
      <w:r>
        <w:rPr>
          <w:noProof/>
          <w:lang w:val="fr-FR" w:eastAsia="fr-FR"/>
        </w:rPr>
        <w:lastRenderedPageBreak/>
        <w:drawing>
          <wp:inline distT="0" distB="0" distL="0" distR="0">
            <wp:extent cx="6000750" cy="4322762"/>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NCA_IOT_SmartCity_logical_big_picture.png"/>
                    <pic:cNvPicPr/>
                  </pic:nvPicPr>
                  <pic:blipFill>
                    <a:blip r:embed="rId33">
                      <a:extLst>
                        <a:ext uri="{28A0092B-C50C-407E-A947-70E740481C1C}">
                          <a14:useLocalDpi xmlns:a14="http://schemas.microsoft.com/office/drawing/2010/main" val="0"/>
                        </a:ext>
                      </a:extLst>
                    </a:blip>
                    <a:stretch>
                      <a:fillRect/>
                    </a:stretch>
                  </pic:blipFill>
                  <pic:spPr>
                    <a:xfrm>
                      <a:off x="0" y="0"/>
                      <a:ext cx="6000750" cy="4322762"/>
                    </a:xfrm>
                    <a:prstGeom prst="rect">
                      <a:avLst/>
                    </a:prstGeom>
                  </pic:spPr>
                </pic:pic>
              </a:graphicData>
            </a:graphic>
          </wp:inline>
        </w:drawing>
      </w:r>
    </w:p>
    <w:p w14:paraId="5805369A" w14:textId="5E5FA04B" w:rsidR="002D7C8C" w:rsidRPr="0077092E" w:rsidRDefault="000F4D77" w:rsidP="000F4D77">
      <w:pPr>
        <w:pStyle w:val="Lgende"/>
      </w:pPr>
      <w:r>
        <w:t xml:space="preserve">Figure </w:t>
      </w:r>
      <w:r>
        <w:fldChar w:fldCharType="begin"/>
      </w:r>
      <w:r>
        <w:instrText xml:space="preserve"> SEQ Figure \* ARABIC </w:instrText>
      </w:r>
      <w:r>
        <w:fldChar w:fldCharType="separate"/>
      </w:r>
      <w:r w:rsidR="00661879">
        <w:rPr>
          <w:noProof/>
        </w:rPr>
        <w:t>6</w:t>
      </w:r>
      <w:r>
        <w:fldChar w:fldCharType="end"/>
      </w:r>
      <w:r>
        <w:t>: MNCA IOT Smart City Platform logical architecture</w:t>
      </w:r>
    </w:p>
    <w:p w14:paraId="5B0C9945" w14:textId="477B5113" w:rsidR="002D7C8C" w:rsidRDefault="00D35DAA" w:rsidP="0047663D">
      <w:pPr>
        <w:pStyle w:val="Paragraphedeliste"/>
        <w:numPr>
          <w:ilvl w:val="0"/>
          <w:numId w:val="8"/>
        </w:numPr>
      </w:pPr>
      <w:r>
        <w:t>Not all the relations between components have been represented in the above schema</w:t>
      </w:r>
      <w:r w:rsidR="00FE7EFD">
        <w:t xml:space="preserve"> to preserve readability.</w:t>
      </w:r>
    </w:p>
    <w:p w14:paraId="60E227AF" w14:textId="7A10DD4E" w:rsidR="000B1714" w:rsidRDefault="000B1714" w:rsidP="0047663D">
      <w:pPr>
        <w:pStyle w:val="Paragraphedeliste"/>
        <w:numPr>
          <w:ilvl w:val="0"/>
          <w:numId w:val="8"/>
        </w:numPr>
      </w:pPr>
      <w:r>
        <w:t xml:space="preserve">Most of the components </w:t>
      </w:r>
      <w:r w:rsidR="00722406">
        <w:t xml:space="preserve">provide interfaces through RESTful API over HTTP/HTTPS, so that the platform is SOA (Service Oriented Architecture), and micro services based. </w:t>
      </w:r>
    </w:p>
    <w:p w14:paraId="0D60D86B" w14:textId="47C96EB8" w:rsidR="008005E6" w:rsidRDefault="00D35DAA" w:rsidP="0047663D">
      <w:pPr>
        <w:pStyle w:val="Paragraphedeliste"/>
        <w:numPr>
          <w:ilvl w:val="0"/>
          <w:numId w:val="8"/>
        </w:numPr>
      </w:pPr>
      <w:r>
        <w:t xml:space="preserve">The central component that provides the main </w:t>
      </w:r>
      <w:r w:rsidR="00542C35">
        <w:t>“</w:t>
      </w:r>
      <w:r w:rsidR="00AB1648">
        <w:t xml:space="preserve">context </w:t>
      </w:r>
      <w:r>
        <w:t xml:space="preserve">data </w:t>
      </w:r>
      <w:r w:rsidR="00AB1648">
        <w:t xml:space="preserve">exchange </w:t>
      </w:r>
      <w:r>
        <w:t>bus</w:t>
      </w:r>
      <w:r w:rsidR="005B3E51">
        <w:t>”</w:t>
      </w:r>
      <w:r>
        <w:t xml:space="preserve"> is</w:t>
      </w:r>
      <w:r w:rsidR="005B3E51">
        <w:t xml:space="preserve"> the Orion Context Broker, </w:t>
      </w:r>
      <w:r w:rsidR="00AB1648">
        <w:t xml:space="preserve">this is the </w:t>
      </w:r>
      <w:proofErr w:type="spellStart"/>
      <w:r w:rsidR="00AB1648">
        <w:t>Fiware</w:t>
      </w:r>
      <w:proofErr w:type="spellEnd"/>
      <w:r w:rsidR="00AB1648">
        <w:t xml:space="preserve"> Generic</w:t>
      </w:r>
      <w:r w:rsidR="00F2163C">
        <w:t xml:space="preserve"> Enabler (GE)</w:t>
      </w:r>
      <w:r w:rsidR="00AB1648">
        <w:t xml:space="preserve"> to consider as the cornerstone of the platform.</w:t>
      </w:r>
    </w:p>
    <w:p w14:paraId="575B2702" w14:textId="2452B9B7" w:rsidR="00D35DAA" w:rsidRDefault="008005E6" w:rsidP="0047663D">
      <w:pPr>
        <w:pStyle w:val="Paragraphedeliste"/>
        <w:numPr>
          <w:ilvl w:val="0"/>
          <w:numId w:val="8"/>
        </w:numPr>
      </w:pPr>
      <w:r>
        <w:t xml:space="preserve">As </w:t>
      </w:r>
      <w:r w:rsidR="005B3E51">
        <w:t xml:space="preserve">any interaction with this component is done using NGSI </w:t>
      </w:r>
      <w:r w:rsidR="005303D8">
        <w:t>REST</w:t>
      </w:r>
      <w:r w:rsidR="00722406">
        <w:t>ful</w:t>
      </w:r>
      <w:r w:rsidR="005303D8">
        <w:t xml:space="preserve"> </w:t>
      </w:r>
      <w:r w:rsidR="009A1436">
        <w:t>APIs</w:t>
      </w:r>
      <w:r w:rsidR="00F2163C">
        <w:t xml:space="preserve">, </w:t>
      </w:r>
      <w:r>
        <w:t>th</w:t>
      </w:r>
      <w:r w:rsidR="005303D8">
        <w:t>is</w:t>
      </w:r>
      <w:r>
        <w:t xml:space="preserve"> </w:t>
      </w:r>
      <w:r w:rsidR="007048E0">
        <w:t>is</w:t>
      </w:r>
      <w:r>
        <w:t xml:space="preserve"> </w:t>
      </w:r>
      <w:r w:rsidR="007048E0">
        <w:t xml:space="preserve">the main communication </w:t>
      </w:r>
      <w:r>
        <w:t xml:space="preserve">stream </w:t>
      </w:r>
      <w:r w:rsidR="007048E0">
        <w:t>in</w:t>
      </w:r>
      <w:r>
        <w:t xml:space="preserve"> the platform</w:t>
      </w:r>
      <w:r w:rsidR="005303D8">
        <w:t>,</w:t>
      </w:r>
      <w:r>
        <w:t xml:space="preserve"> that is represented</w:t>
      </w:r>
      <w:r w:rsidR="005303D8">
        <w:t xml:space="preserve"> on the above figure</w:t>
      </w:r>
      <w:r w:rsidR="005B3E51">
        <w:t>.</w:t>
      </w:r>
    </w:p>
    <w:p w14:paraId="5EF46306" w14:textId="1274A461" w:rsidR="009A13A6" w:rsidRDefault="009A13A6" w:rsidP="0047663D">
      <w:pPr>
        <w:pStyle w:val="Paragraphedeliste"/>
        <w:numPr>
          <w:ilvl w:val="0"/>
          <w:numId w:val="8"/>
        </w:numPr>
      </w:pPr>
      <w:r>
        <w:t>As well the transversal arrow to Biz ecosystem</w:t>
      </w:r>
      <w:r w:rsidR="007048E0">
        <w:t xml:space="preserve"> GE</w:t>
      </w:r>
      <w:r>
        <w:t>, represent</w:t>
      </w:r>
      <w:r w:rsidR="00CE0DAA">
        <w:t>s</w:t>
      </w:r>
      <w:r>
        <w:t xml:space="preserve"> the link of each component to it for platform asset</w:t>
      </w:r>
      <w:r w:rsidR="009A1436">
        <w:t>s</w:t>
      </w:r>
      <w:r>
        <w:t xml:space="preserve"> </w:t>
      </w:r>
      <w:r w:rsidR="009A1436">
        <w:t xml:space="preserve">catalog </w:t>
      </w:r>
      <w:r>
        <w:t>management and monetization.</w:t>
      </w:r>
    </w:p>
    <w:p w14:paraId="6087BB37" w14:textId="77777777" w:rsidR="005303D8" w:rsidRDefault="009E29FD" w:rsidP="0047663D">
      <w:pPr>
        <w:pStyle w:val="Paragraphedeliste"/>
        <w:numPr>
          <w:ilvl w:val="0"/>
          <w:numId w:val="8"/>
        </w:numPr>
      </w:pPr>
      <w:r>
        <w:t xml:space="preserve">Are not represented the relations to the identity manager </w:t>
      </w:r>
      <w:r w:rsidR="007048E0">
        <w:t xml:space="preserve">(IDM GE) </w:t>
      </w:r>
      <w:r>
        <w:t xml:space="preserve">component, which are generally used to </w:t>
      </w:r>
      <w:r w:rsidR="00D34B7C">
        <w:t>authorize</w:t>
      </w:r>
      <w:r>
        <w:t xml:space="preserve"> access to the component through a proxy to identity manager.</w:t>
      </w:r>
    </w:p>
    <w:p w14:paraId="5226053F" w14:textId="6345397A" w:rsidR="009E29FD" w:rsidRDefault="009E29FD" w:rsidP="0047663D">
      <w:pPr>
        <w:pStyle w:val="Paragraphedeliste"/>
        <w:numPr>
          <w:ilvl w:val="0"/>
          <w:numId w:val="8"/>
        </w:numPr>
      </w:pPr>
      <w:r>
        <w:t xml:space="preserve">The aim with the IDM </w:t>
      </w:r>
      <w:r w:rsidR="00B21781">
        <w:t xml:space="preserve">(Identity Management) </w:t>
      </w:r>
      <w:r>
        <w:t>component, is to try to offer a centralized SSO management over the whole platform</w:t>
      </w:r>
      <w:r w:rsidR="007D2CC4">
        <w:t xml:space="preserve">, allowing the </w:t>
      </w:r>
      <w:r w:rsidR="00D34B7C">
        <w:t>central control of access authorization to platform components.</w:t>
      </w:r>
    </w:p>
    <w:p w14:paraId="17A41AAE" w14:textId="77777777" w:rsidR="00D44027" w:rsidRDefault="009E29FD" w:rsidP="0047663D">
      <w:pPr>
        <w:pStyle w:val="Paragraphedeliste"/>
        <w:numPr>
          <w:ilvl w:val="0"/>
          <w:numId w:val="8"/>
        </w:numPr>
      </w:pPr>
      <w:r>
        <w:t xml:space="preserve">The </w:t>
      </w:r>
      <w:r w:rsidR="00F2163C">
        <w:t xml:space="preserve">data storage component is not </w:t>
      </w:r>
      <w:r w:rsidR="007D2CC4">
        <w:t xml:space="preserve">a </w:t>
      </w:r>
      <w:proofErr w:type="spellStart"/>
      <w:r w:rsidR="007D2CC4">
        <w:t>Fiware</w:t>
      </w:r>
      <w:proofErr w:type="spellEnd"/>
      <w:r w:rsidR="007D2CC4">
        <w:t xml:space="preserve"> component, this should be the SQL data tank of any </w:t>
      </w:r>
      <w:proofErr w:type="spellStart"/>
      <w:r w:rsidR="007D2CC4">
        <w:t>Fiware</w:t>
      </w:r>
      <w:proofErr w:type="spellEnd"/>
      <w:r w:rsidR="007D2CC4">
        <w:t xml:space="preserve"> module using </w:t>
      </w:r>
      <w:r w:rsidR="00D44027">
        <w:t xml:space="preserve">SQL database, in case it’s </w:t>
      </w:r>
      <w:r w:rsidR="00253FC4">
        <w:t xml:space="preserve">impossible to change (a lot of </w:t>
      </w:r>
      <w:proofErr w:type="spellStart"/>
      <w:r w:rsidR="00253FC4">
        <w:t>F</w:t>
      </w:r>
      <w:r w:rsidR="00D44027">
        <w:t>iware</w:t>
      </w:r>
      <w:proofErr w:type="spellEnd"/>
      <w:r w:rsidR="00D44027">
        <w:t xml:space="preserve"> modules rely on MySQL database) to PostgreSQL, we </w:t>
      </w:r>
      <w:r w:rsidR="009A13A6">
        <w:t>can</w:t>
      </w:r>
      <w:r w:rsidR="00D44027">
        <w:t xml:space="preserve"> use MariaDB.</w:t>
      </w:r>
    </w:p>
    <w:p w14:paraId="0DA0420E" w14:textId="77777777" w:rsidR="005B3E51" w:rsidRDefault="00D44027" w:rsidP="0047663D">
      <w:pPr>
        <w:pStyle w:val="Paragraphedeliste"/>
        <w:numPr>
          <w:ilvl w:val="0"/>
          <w:numId w:val="8"/>
        </w:numPr>
      </w:pPr>
      <w:r>
        <w:t>The general idea with the data storage component</w:t>
      </w:r>
      <w:r w:rsidR="00B86FE2">
        <w:t>s</w:t>
      </w:r>
      <w:r>
        <w:t xml:space="preserve"> in the representation is to emphasis the fact that all the databases used by </w:t>
      </w:r>
      <w:proofErr w:type="spellStart"/>
      <w:r>
        <w:t>Fiware</w:t>
      </w:r>
      <w:proofErr w:type="spellEnd"/>
      <w:r>
        <w:t xml:space="preserve"> modules </w:t>
      </w:r>
      <w:r w:rsidR="009A13A6">
        <w:t>should be centralized in some clusters based on needed database server, which is true for SQL database and NoSQL database, so that relation links have not been represented on the above schema</w:t>
      </w:r>
    </w:p>
    <w:p w14:paraId="5812D971" w14:textId="77777777" w:rsidR="00B535D8" w:rsidRDefault="00B86FE2" w:rsidP="0047663D">
      <w:pPr>
        <w:pStyle w:val="Paragraphedeliste"/>
        <w:numPr>
          <w:ilvl w:val="0"/>
          <w:numId w:val="8"/>
        </w:numPr>
      </w:pPr>
      <w:r>
        <w:t>Inside</w:t>
      </w:r>
      <w:r w:rsidR="006E75D4">
        <w:t xml:space="preserve"> the DEV component on the </w:t>
      </w:r>
      <w:r>
        <w:t xml:space="preserve">above </w:t>
      </w:r>
      <w:r w:rsidR="00B535D8">
        <w:t>figure are</w:t>
      </w:r>
      <w:r w:rsidR="006E75D4">
        <w:t xml:space="preserve"> the </w:t>
      </w:r>
      <w:proofErr w:type="spellStart"/>
      <w:r w:rsidR="006E75D4">
        <w:t>Paas</w:t>
      </w:r>
      <w:proofErr w:type="spellEnd"/>
      <w:r w:rsidR="006E75D4">
        <w:t xml:space="preserve"> and the tools needed to develop applications that will use the </w:t>
      </w:r>
      <w:proofErr w:type="spellStart"/>
      <w:r w:rsidR="006E75D4">
        <w:t>Fiware</w:t>
      </w:r>
      <w:proofErr w:type="spellEnd"/>
      <w:r w:rsidR="006E75D4">
        <w:t xml:space="preserve"> ecosystem, this encompass development tools but also QA tools for testing and validation purpose</w:t>
      </w:r>
      <w:r w:rsidR="00F83FBE">
        <w:t xml:space="preserve">, which can have </w:t>
      </w:r>
      <w:r w:rsidR="003F7740">
        <w:t>specific needs in term of access to data</w:t>
      </w:r>
      <w:r w:rsidR="00E13566">
        <w:t>.</w:t>
      </w:r>
      <w:r w:rsidR="00B535D8">
        <w:t xml:space="preserve"> </w:t>
      </w:r>
      <w:r w:rsidR="00B535D8">
        <w:lastRenderedPageBreak/>
        <w:t xml:space="preserve">Most probably for development and QA, it will be required to deploy some </w:t>
      </w:r>
      <w:proofErr w:type="spellStart"/>
      <w:r w:rsidR="00B535D8">
        <w:t>Fiware</w:t>
      </w:r>
      <w:proofErr w:type="spellEnd"/>
      <w:r w:rsidR="00B535D8">
        <w:t xml:space="preserve"> components or even a complete platform for staging.</w:t>
      </w:r>
    </w:p>
    <w:p w14:paraId="662CB364" w14:textId="77777777" w:rsidR="001F7747" w:rsidRDefault="001F7747" w:rsidP="0047663D">
      <w:pPr>
        <w:pStyle w:val="Paragraphedeliste"/>
        <w:numPr>
          <w:ilvl w:val="0"/>
          <w:numId w:val="8"/>
        </w:numPr>
      </w:pPr>
      <w:r>
        <w:t xml:space="preserve">A global reverse proxy and load balancer (F5 </w:t>
      </w:r>
      <w:proofErr w:type="spellStart"/>
      <w:r>
        <w:t>BigIP</w:t>
      </w:r>
      <w:proofErr w:type="spellEnd"/>
      <w:r>
        <w:t>) will be the main entry point to the smart city platform.</w:t>
      </w:r>
    </w:p>
    <w:p w14:paraId="5BEB0062" w14:textId="77777777" w:rsidR="005B3E51" w:rsidRDefault="005B3E51" w:rsidP="002D7C8C"/>
    <w:p w14:paraId="617A8F82" w14:textId="77777777" w:rsidR="002D7C8C" w:rsidRDefault="002D7C8C" w:rsidP="00641BB8">
      <w:pPr>
        <w:pStyle w:val="Titre3"/>
        <w:numPr>
          <w:ilvl w:val="0"/>
          <w:numId w:val="0"/>
        </w:numPr>
        <w:ind w:left="720" w:hanging="720"/>
        <w:rPr>
          <w:i/>
        </w:rPr>
      </w:pPr>
      <w:bookmarkStart w:id="18" w:name="_Toc499823527"/>
      <w:bookmarkStart w:id="19" w:name="_Toc500837470"/>
      <w:r>
        <w:t>2.2.1 Overall Architectural Considerations</w:t>
      </w:r>
      <w:bookmarkEnd w:id="18"/>
      <w:bookmarkEnd w:id="19"/>
    </w:p>
    <w:p w14:paraId="35E05B40" w14:textId="77777777" w:rsidR="002D7C8C" w:rsidRPr="0077092E" w:rsidRDefault="002D7C8C" w:rsidP="002D7C8C">
      <w:pPr>
        <w:ind w:firstLine="90"/>
        <w:rPr>
          <w:i/>
          <w:iCs/>
        </w:rPr>
      </w:pPr>
      <w:r w:rsidRPr="0077092E">
        <w:rPr>
          <w:i/>
          <w:iCs/>
        </w:rPr>
        <w:t xml:space="preserve">The </w:t>
      </w:r>
      <w:r w:rsidRPr="0077092E">
        <w:rPr>
          <w:b/>
          <w:bCs/>
          <w:i/>
          <w:iCs/>
        </w:rPr>
        <w:t xml:space="preserve">Overall Architectural Considerations </w:t>
      </w:r>
      <w:r w:rsidRPr="0077092E">
        <w:rPr>
          <w:i/>
          <w:iCs/>
        </w:rPr>
        <w:t xml:space="preserve">section defines how additional technical requirements have been addressed by the architecture.  </w:t>
      </w:r>
      <w:r w:rsidR="003F7740">
        <w:rPr>
          <w:i/>
          <w:iCs/>
        </w:rPr>
        <w:t>items in this section</w:t>
      </w:r>
      <w:r w:rsidRPr="0077092E">
        <w:rPr>
          <w:i/>
          <w:iCs/>
        </w:rPr>
        <w:t xml:space="preserve"> include:</w:t>
      </w:r>
    </w:p>
    <w:p w14:paraId="7B1964BD" w14:textId="77777777" w:rsidR="00B535D8" w:rsidRDefault="00B535D8" w:rsidP="002D7C8C">
      <w:pPr>
        <w:numPr>
          <w:ilvl w:val="0"/>
          <w:numId w:val="1"/>
        </w:numPr>
        <w:rPr>
          <w:i/>
          <w:iCs/>
        </w:rPr>
      </w:pPr>
      <w:r>
        <w:rPr>
          <w:i/>
          <w:iCs/>
        </w:rPr>
        <w:t>Deployment strategy</w:t>
      </w:r>
    </w:p>
    <w:p w14:paraId="183A933C" w14:textId="77777777" w:rsidR="002D7C8C" w:rsidRDefault="002D7C8C" w:rsidP="002D7C8C">
      <w:pPr>
        <w:numPr>
          <w:ilvl w:val="0"/>
          <w:numId w:val="1"/>
        </w:numPr>
        <w:rPr>
          <w:i/>
          <w:iCs/>
        </w:rPr>
      </w:pPr>
      <w:r w:rsidRPr="0077092E">
        <w:rPr>
          <w:i/>
          <w:iCs/>
        </w:rPr>
        <w:t>Security Strategy</w:t>
      </w:r>
    </w:p>
    <w:p w14:paraId="1A2F1FEB" w14:textId="77777777" w:rsidR="009D7CA7" w:rsidRPr="0077092E" w:rsidRDefault="009D7CA7" w:rsidP="002D7C8C">
      <w:pPr>
        <w:numPr>
          <w:ilvl w:val="0"/>
          <w:numId w:val="1"/>
        </w:numPr>
        <w:rPr>
          <w:i/>
          <w:iCs/>
        </w:rPr>
      </w:pPr>
      <w:r>
        <w:rPr>
          <w:i/>
          <w:iCs/>
        </w:rPr>
        <w:t xml:space="preserve">Availability </w:t>
      </w:r>
      <w:r w:rsidRPr="0077092E">
        <w:rPr>
          <w:i/>
          <w:iCs/>
        </w:rPr>
        <w:t>requirements</w:t>
      </w:r>
    </w:p>
    <w:p w14:paraId="1CE839EA" w14:textId="77777777" w:rsidR="002D7C8C" w:rsidRPr="0077092E" w:rsidRDefault="002D7C8C" w:rsidP="002D7C8C">
      <w:pPr>
        <w:numPr>
          <w:ilvl w:val="0"/>
          <w:numId w:val="1"/>
        </w:numPr>
        <w:rPr>
          <w:i/>
          <w:iCs/>
        </w:rPr>
      </w:pPr>
      <w:r w:rsidRPr="0077092E">
        <w:rPr>
          <w:i/>
          <w:iCs/>
        </w:rPr>
        <w:t>Performance requirements</w:t>
      </w:r>
    </w:p>
    <w:p w14:paraId="14027AAF" w14:textId="77777777" w:rsidR="002D7C8C" w:rsidRPr="0077092E" w:rsidRDefault="002D7C8C" w:rsidP="002D7C8C">
      <w:pPr>
        <w:numPr>
          <w:ilvl w:val="0"/>
          <w:numId w:val="1"/>
        </w:numPr>
        <w:rPr>
          <w:i/>
          <w:iCs/>
        </w:rPr>
      </w:pPr>
      <w:r w:rsidRPr="0077092E">
        <w:rPr>
          <w:i/>
          <w:iCs/>
        </w:rPr>
        <w:t>Accessibility</w:t>
      </w:r>
    </w:p>
    <w:p w14:paraId="3E2959A6" w14:textId="77777777" w:rsidR="002D7C8C" w:rsidRDefault="009A13A6" w:rsidP="002D7C8C">
      <w:pPr>
        <w:numPr>
          <w:ilvl w:val="0"/>
          <w:numId w:val="1"/>
        </w:numPr>
        <w:rPr>
          <w:i/>
          <w:iCs/>
        </w:rPr>
      </w:pPr>
      <w:r>
        <w:rPr>
          <w:i/>
          <w:iCs/>
        </w:rPr>
        <w:t>Database management</w:t>
      </w:r>
    </w:p>
    <w:p w14:paraId="1E06F857" w14:textId="2A5AD31D" w:rsidR="00AF773A" w:rsidRPr="0077092E" w:rsidRDefault="00AF773A" w:rsidP="002D7C8C">
      <w:pPr>
        <w:numPr>
          <w:ilvl w:val="0"/>
          <w:numId w:val="1"/>
        </w:numPr>
        <w:rPr>
          <w:i/>
          <w:iCs/>
        </w:rPr>
      </w:pPr>
      <w:r>
        <w:rPr>
          <w:i/>
          <w:iCs/>
        </w:rPr>
        <w:t>Storage</w:t>
      </w:r>
      <w:r w:rsidR="004A0A5C">
        <w:rPr>
          <w:i/>
          <w:iCs/>
        </w:rPr>
        <w:t xml:space="preserve"> policy</w:t>
      </w:r>
    </w:p>
    <w:p w14:paraId="5361197C" w14:textId="77777777" w:rsidR="002D7C8C" w:rsidRPr="0077092E" w:rsidRDefault="002D7C8C" w:rsidP="002D7C8C">
      <w:pPr>
        <w:numPr>
          <w:ilvl w:val="0"/>
          <w:numId w:val="1"/>
        </w:numPr>
        <w:rPr>
          <w:i/>
          <w:iCs/>
        </w:rPr>
      </w:pPr>
      <w:r w:rsidRPr="0077092E">
        <w:rPr>
          <w:i/>
          <w:iCs/>
        </w:rPr>
        <w:t>Transaction volumes</w:t>
      </w:r>
    </w:p>
    <w:p w14:paraId="4F1B7E44" w14:textId="77777777" w:rsidR="002D7C8C" w:rsidRPr="0077092E" w:rsidRDefault="002D7C8C" w:rsidP="002D7C8C">
      <w:pPr>
        <w:numPr>
          <w:ilvl w:val="0"/>
          <w:numId w:val="1"/>
        </w:numPr>
        <w:rPr>
          <w:i/>
          <w:iCs/>
        </w:rPr>
      </w:pPr>
      <w:r w:rsidRPr="0077092E">
        <w:rPr>
          <w:i/>
          <w:iCs/>
        </w:rPr>
        <w:t>Concurrent user</w:t>
      </w:r>
      <w:r w:rsidR="0036086A">
        <w:rPr>
          <w:i/>
          <w:iCs/>
        </w:rPr>
        <w:t>s &amp; devices</w:t>
      </w:r>
      <w:r w:rsidRPr="0077092E">
        <w:rPr>
          <w:i/>
          <w:iCs/>
        </w:rPr>
        <w:t xml:space="preserve"> </w:t>
      </w:r>
    </w:p>
    <w:p w14:paraId="6CC7D6D5" w14:textId="77777777" w:rsidR="002D7C8C" w:rsidRPr="0077092E" w:rsidRDefault="002D7C8C" w:rsidP="002D7C8C">
      <w:pPr>
        <w:numPr>
          <w:ilvl w:val="0"/>
          <w:numId w:val="1"/>
        </w:numPr>
        <w:rPr>
          <w:i/>
          <w:iCs/>
        </w:rPr>
      </w:pPr>
      <w:r w:rsidRPr="0077092E">
        <w:rPr>
          <w:i/>
          <w:iCs/>
        </w:rPr>
        <w:t>Data import and export</w:t>
      </w:r>
    </w:p>
    <w:p w14:paraId="4989AB4E" w14:textId="77777777" w:rsidR="002D7C8C" w:rsidRDefault="002D7C8C" w:rsidP="002D7C8C">
      <w:pPr>
        <w:numPr>
          <w:ilvl w:val="0"/>
          <w:numId w:val="1"/>
        </w:numPr>
        <w:rPr>
          <w:i/>
          <w:iCs/>
        </w:rPr>
      </w:pPr>
      <w:r w:rsidRPr="0077092E">
        <w:rPr>
          <w:i/>
          <w:iCs/>
        </w:rPr>
        <w:t>Disaster recovery</w:t>
      </w:r>
    </w:p>
    <w:p w14:paraId="417DA7FA" w14:textId="77777777" w:rsidR="005E7F17" w:rsidRPr="0077092E" w:rsidRDefault="004E528F" w:rsidP="002D7C8C">
      <w:pPr>
        <w:numPr>
          <w:ilvl w:val="0"/>
          <w:numId w:val="1"/>
        </w:numPr>
        <w:rPr>
          <w:i/>
          <w:iCs/>
        </w:rPr>
      </w:pPr>
      <w:r>
        <w:rPr>
          <w:i/>
          <w:iCs/>
        </w:rPr>
        <w:t>GDPR</w:t>
      </w:r>
    </w:p>
    <w:p w14:paraId="0CA1F718" w14:textId="77777777" w:rsidR="002D7C8C" w:rsidRDefault="002D7C8C" w:rsidP="00B535D8"/>
    <w:p w14:paraId="3C90FBF5" w14:textId="77777777" w:rsidR="00B535D8" w:rsidRDefault="00B535D8" w:rsidP="00B535D8">
      <w:pPr>
        <w:pStyle w:val="Titre4"/>
      </w:pPr>
      <w:r>
        <w:t>Deployment</w:t>
      </w:r>
      <w:r w:rsidRPr="00641BB8">
        <w:t xml:space="preserve"> Strategy</w:t>
      </w:r>
    </w:p>
    <w:p w14:paraId="211EAE3D" w14:textId="77777777" w:rsidR="00C42C28" w:rsidRDefault="00B535D8" w:rsidP="00B535D8">
      <w:r>
        <w:t>As stated previously, the MNCA Smart City platform will be deployed using Docker containers in a global swarm (</w:t>
      </w:r>
      <w:r w:rsidR="00C42C28">
        <w:t>group</w:t>
      </w:r>
      <w:r>
        <w:t xml:space="preserve"> of Docker</w:t>
      </w:r>
      <w:r w:rsidR="00C42C28">
        <w:t xml:space="preserve"> engines).</w:t>
      </w:r>
    </w:p>
    <w:p w14:paraId="310F1189" w14:textId="2A34F150" w:rsidR="003F3997" w:rsidRDefault="00C42C28" w:rsidP="00B535D8">
      <w:r>
        <w:t>In this first step Docker engines will be deployed on Virtual machines dispatched on the 3 data centers</w:t>
      </w:r>
      <w:r w:rsidR="001D4C7E">
        <w:t xml:space="preserve"> (when they will be available</w:t>
      </w:r>
      <w:r w:rsidR="00F90B8F">
        <w:t xml:space="preserve">, </w:t>
      </w:r>
      <w:r w:rsidR="00AF254D">
        <w:t>for the first step installation the platform will be deployed on the main data center</w:t>
      </w:r>
      <w:r w:rsidR="001D4C7E">
        <w:t>)</w:t>
      </w:r>
      <w:r>
        <w:t>.</w:t>
      </w:r>
    </w:p>
    <w:p w14:paraId="2A20712A" w14:textId="77777777" w:rsidR="003E068C" w:rsidRDefault="003F3997" w:rsidP="00B535D8">
      <w:r>
        <w:t>The different modules will be grouped in services</w:t>
      </w:r>
      <w:r w:rsidR="003E068C">
        <w:t xml:space="preserve"> and stack</w:t>
      </w:r>
      <w:r w:rsidR="001D4C7E">
        <w:t>s</w:t>
      </w:r>
      <w:r w:rsidR="003E068C">
        <w:t xml:space="preserve"> (Docker concept</w:t>
      </w:r>
      <w:r w:rsidR="001D4C7E">
        <w:t>s</w:t>
      </w:r>
      <w:r w:rsidR="003E068C">
        <w:t>).</w:t>
      </w:r>
    </w:p>
    <w:p w14:paraId="39A21B2B" w14:textId="371B709A" w:rsidR="003E068C" w:rsidRDefault="001D4C7E" w:rsidP="00B535D8">
      <w:r>
        <w:t xml:space="preserve">Database servers, </w:t>
      </w:r>
      <w:r w:rsidR="003E068C">
        <w:t>will be deployed in clusters, at disposal for use by other components of the platform.</w:t>
      </w:r>
    </w:p>
    <w:p w14:paraId="1AF92255" w14:textId="77777777" w:rsidR="00BC3F50" w:rsidRDefault="00B535D8" w:rsidP="00B535D8">
      <w:r>
        <w:t xml:space="preserve"> </w:t>
      </w:r>
    </w:p>
    <w:p w14:paraId="62A6C4F5" w14:textId="77777777"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20" w:name="_Toc496618778"/>
      <w:bookmarkStart w:id="21" w:name="_Toc496618951"/>
      <w:bookmarkStart w:id="22" w:name="_Toc496619010"/>
      <w:bookmarkStart w:id="23" w:name="_Toc496711837"/>
      <w:bookmarkStart w:id="24" w:name="_Toc496712340"/>
      <w:bookmarkStart w:id="25" w:name="_Toc496721317"/>
      <w:bookmarkStart w:id="26" w:name="_Toc497140555"/>
      <w:bookmarkStart w:id="27" w:name="_Toc497322727"/>
      <w:bookmarkStart w:id="28" w:name="_Toc497335759"/>
      <w:bookmarkStart w:id="29" w:name="_Toc497335895"/>
      <w:bookmarkStart w:id="30" w:name="_Toc497400324"/>
      <w:bookmarkStart w:id="31" w:name="_Toc497476810"/>
      <w:bookmarkStart w:id="32" w:name="_Toc497654484"/>
      <w:bookmarkStart w:id="33" w:name="_Toc498000593"/>
      <w:bookmarkStart w:id="34" w:name="_Toc498526828"/>
      <w:bookmarkStart w:id="35" w:name="_Toc498526967"/>
      <w:bookmarkStart w:id="36" w:name="_Toc498962926"/>
      <w:bookmarkStart w:id="37" w:name="_Toc499305481"/>
      <w:bookmarkStart w:id="38" w:name="_Toc499305877"/>
      <w:bookmarkStart w:id="39" w:name="_Toc499539490"/>
      <w:bookmarkStart w:id="40" w:name="_Toc499648742"/>
      <w:bookmarkStart w:id="41" w:name="_Toc499649954"/>
      <w:bookmarkStart w:id="42" w:name="_Toc499650092"/>
      <w:bookmarkStart w:id="43" w:name="_Toc499652561"/>
      <w:bookmarkStart w:id="44" w:name="_Toc499654972"/>
      <w:bookmarkStart w:id="45" w:name="_Toc499720208"/>
      <w:bookmarkStart w:id="46" w:name="_Toc499720453"/>
      <w:bookmarkStart w:id="47" w:name="_Toc499730903"/>
      <w:bookmarkStart w:id="48" w:name="_Toc499731749"/>
      <w:bookmarkStart w:id="49" w:name="_Toc499732531"/>
      <w:bookmarkStart w:id="50" w:name="_Toc499732669"/>
      <w:bookmarkStart w:id="51" w:name="_Toc499797470"/>
      <w:bookmarkStart w:id="52" w:name="_Toc499821092"/>
      <w:bookmarkStart w:id="53" w:name="_Toc499821230"/>
      <w:bookmarkStart w:id="54" w:name="_Toc499823528"/>
      <w:bookmarkStart w:id="55" w:name="_Toc499823666"/>
      <w:bookmarkStart w:id="56" w:name="_Toc500170962"/>
      <w:bookmarkStart w:id="57" w:name="_Toc500171101"/>
      <w:bookmarkStart w:id="58" w:name="_Toc500233971"/>
      <w:bookmarkStart w:id="59" w:name="_Toc500837328"/>
      <w:bookmarkStart w:id="60" w:name="_Toc500837471"/>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2DEE00B" w14:textId="77777777"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61" w:name="_Toc497322728"/>
      <w:bookmarkStart w:id="62" w:name="_Toc497335760"/>
      <w:bookmarkStart w:id="63" w:name="_Toc497335896"/>
      <w:bookmarkStart w:id="64" w:name="_Toc497400325"/>
      <w:bookmarkStart w:id="65" w:name="_Toc497476811"/>
      <w:bookmarkStart w:id="66" w:name="_Toc497654485"/>
      <w:bookmarkStart w:id="67" w:name="_Toc498000594"/>
      <w:bookmarkStart w:id="68" w:name="_Toc498526829"/>
      <w:bookmarkStart w:id="69" w:name="_Toc498526968"/>
      <w:bookmarkStart w:id="70" w:name="_Toc498962927"/>
      <w:bookmarkStart w:id="71" w:name="_Toc499305482"/>
      <w:bookmarkStart w:id="72" w:name="_Toc499305878"/>
      <w:bookmarkStart w:id="73" w:name="_Toc499539491"/>
      <w:bookmarkStart w:id="74" w:name="_Toc499648743"/>
      <w:bookmarkStart w:id="75" w:name="_Toc499649955"/>
      <w:bookmarkStart w:id="76" w:name="_Toc499650093"/>
      <w:bookmarkStart w:id="77" w:name="_Toc499652562"/>
      <w:bookmarkStart w:id="78" w:name="_Toc499654973"/>
      <w:bookmarkStart w:id="79" w:name="_Toc499720209"/>
      <w:bookmarkStart w:id="80" w:name="_Toc499720454"/>
      <w:bookmarkStart w:id="81" w:name="_Toc499730904"/>
      <w:bookmarkStart w:id="82" w:name="_Toc499731750"/>
      <w:bookmarkStart w:id="83" w:name="_Toc499732532"/>
      <w:bookmarkStart w:id="84" w:name="_Toc499732670"/>
      <w:bookmarkStart w:id="85" w:name="_Toc499797471"/>
      <w:bookmarkStart w:id="86" w:name="_Toc499821093"/>
      <w:bookmarkStart w:id="87" w:name="_Toc499821231"/>
      <w:bookmarkStart w:id="88" w:name="_Toc499823529"/>
      <w:bookmarkStart w:id="89" w:name="_Toc499823667"/>
      <w:bookmarkStart w:id="90" w:name="_Toc500170963"/>
      <w:bookmarkStart w:id="91" w:name="_Toc500171102"/>
      <w:bookmarkStart w:id="92" w:name="_Toc500233972"/>
      <w:bookmarkStart w:id="93" w:name="_Toc500837329"/>
      <w:bookmarkStart w:id="94" w:name="_Toc500837472"/>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2B45D532" w14:textId="77777777"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95" w:name="_Toc497322729"/>
      <w:bookmarkStart w:id="96" w:name="_Toc497335761"/>
      <w:bookmarkStart w:id="97" w:name="_Toc497335897"/>
      <w:bookmarkStart w:id="98" w:name="_Toc497400326"/>
      <w:bookmarkStart w:id="99" w:name="_Toc497476812"/>
      <w:bookmarkStart w:id="100" w:name="_Toc497654486"/>
      <w:bookmarkStart w:id="101" w:name="_Toc498000595"/>
      <w:bookmarkStart w:id="102" w:name="_Toc498526830"/>
      <w:bookmarkStart w:id="103" w:name="_Toc498526969"/>
      <w:bookmarkStart w:id="104" w:name="_Toc498962928"/>
      <w:bookmarkStart w:id="105" w:name="_Toc499305483"/>
      <w:bookmarkStart w:id="106" w:name="_Toc499305879"/>
      <w:bookmarkStart w:id="107" w:name="_Toc499539492"/>
      <w:bookmarkStart w:id="108" w:name="_Toc499648744"/>
      <w:bookmarkStart w:id="109" w:name="_Toc499649956"/>
      <w:bookmarkStart w:id="110" w:name="_Toc499650094"/>
      <w:bookmarkStart w:id="111" w:name="_Toc499652563"/>
      <w:bookmarkStart w:id="112" w:name="_Toc499654974"/>
      <w:bookmarkStart w:id="113" w:name="_Toc499720210"/>
      <w:bookmarkStart w:id="114" w:name="_Toc499720455"/>
      <w:bookmarkStart w:id="115" w:name="_Toc499730905"/>
      <w:bookmarkStart w:id="116" w:name="_Toc499731751"/>
      <w:bookmarkStart w:id="117" w:name="_Toc499732533"/>
      <w:bookmarkStart w:id="118" w:name="_Toc499732671"/>
      <w:bookmarkStart w:id="119" w:name="_Toc499797472"/>
      <w:bookmarkStart w:id="120" w:name="_Toc499821094"/>
      <w:bookmarkStart w:id="121" w:name="_Toc499821232"/>
      <w:bookmarkStart w:id="122" w:name="_Toc499823530"/>
      <w:bookmarkStart w:id="123" w:name="_Toc499823668"/>
      <w:bookmarkStart w:id="124" w:name="_Toc500170964"/>
      <w:bookmarkStart w:id="125" w:name="_Toc500171103"/>
      <w:bookmarkStart w:id="126" w:name="_Toc500233973"/>
      <w:bookmarkStart w:id="127" w:name="_Toc500837330"/>
      <w:bookmarkStart w:id="128" w:name="_Toc500837473"/>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3110B8C8" w14:textId="77777777" w:rsidR="00B535D8" w:rsidRPr="00B535D8" w:rsidRDefault="00B535D8" w:rsidP="0047663D">
      <w:pPr>
        <w:pStyle w:val="Paragraphedeliste"/>
        <w:keepNext/>
        <w:keepLines/>
        <w:numPr>
          <w:ilvl w:val="2"/>
          <w:numId w:val="9"/>
        </w:numPr>
        <w:spacing w:before="200"/>
        <w:contextualSpacing w:val="0"/>
        <w:outlineLvl w:val="2"/>
        <w:rPr>
          <w:rFonts w:eastAsiaTheme="majorEastAsia" w:cstheme="majorBidi"/>
          <w:b/>
          <w:bCs/>
          <w:vanish/>
          <w:sz w:val="24"/>
        </w:rPr>
      </w:pPr>
      <w:bookmarkStart w:id="129" w:name="_Toc497322730"/>
      <w:bookmarkStart w:id="130" w:name="_Toc497335762"/>
      <w:bookmarkStart w:id="131" w:name="_Toc497335898"/>
      <w:bookmarkStart w:id="132" w:name="_Toc497400327"/>
      <w:bookmarkStart w:id="133" w:name="_Toc497476813"/>
      <w:bookmarkStart w:id="134" w:name="_Toc497654487"/>
      <w:bookmarkStart w:id="135" w:name="_Toc498000596"/>
      <w:bookmarkStart w:id="136" w:name="_Toc498526831"/>
      <w:bookmarkStart w:id="137" w:name="_Toc498526970"/>
      <w:bookmarkStart w:id="138" w:name="_Toc498962929"/>
      <w:bookmarkStart w:id="139" w:name="_Toc499305484"/>
      <w:bookmarkStart w:id="140" w:name="_Toc499305880"/>
      <w:bookmarkStart w:id="141" w:name="_Toc499539493"/>
      <w:bookmarkStart w:id="142" w:name="_Toc499648745"/>
      <w:bookmarkStart w:id="143" w:name="_Toc499649957"/>
      <w:bookmarkStart w:id="144" w:name="_Toc499650095"/>
      <w:bookmarkStart w:id="145" w:name="_Toc499652564"/>
      <w:bookmarkStart w:id="146" w:name="_Toc499654975"/>
      <w:bookmarkStart w:id="147" w:name="_Toc499720211"/>
      <w:bookmarkStart w:id="148" w:name="_Toc499720456"/>
      <w:bookmarkStart w:id="149" w:name="_Toc499730906"/>
      <w:bookmarkStart w:id="150" w:name="_Toc499731752"/>
      <w:bookmarkStart w:id="151" w:name="_Toc499732534"/>
      <w:bookmarkStart w:id="152" w:name="_Toc499732672"/>
      <w:bookmarkStart w:id="153" w:name="_Toc499797473"/>
      <w:bookmarkStart w:id="154" w:name="_Toc499821095"/>
      <w:bookmarkStart w:id="155" w:name="_Toc499821233"/>
      <w:bookmarkStart w:id="156" w:name="_Toc499823531"/>
      <w:bookmarkStart w:id="157" w:name="_Toc499823669"/>
      <w:bookmarkStart w:id="158" w:name="_Toc500170965"/>
      <w:bookmarkStart w:id="159" w:name="_Toc500171104"/>
      <w:bookmarkStart w:id="160" w:name="_Toc500233974"/>
      <w:bookmarkStart w:id="161" w:name="_Toc500837331"/>
      <w:bookmarkStart w:id="162" w:name="_Toc500837474"/>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698D8D6C" w14:textId="77777777" w:rsidR="00B535D8" w:rsidRPr="00B535D8" w:rsidRDefault="00B535D8" w:rsidP="0047663D">
      <w:pPr>
        <w:pStyle w:val="Paragraphedeliste"/>
        <w:keepNext/>
        <w:keepLines/>
        <w:numPr>
          <w:ilvl w:val="3"/>
          <w:numId w:val="9"/>
        </w:numPr>
        <w:spacing w:before="40"/>
        <w:contextualSpacing w:val="0"/>
        <w:outlineLvl w:val="3"/>
        <w:rPr>
          <w:rFonts w:asciiTheme="majorHAnsi" w:eastAsiaTheme="majorEastAsia" w:hAnsiTheme="majorHAnsi" w:cstheme="majorBidi"/>
          <w:i/>
          <w:iCs/>
          <w:vanish/>
          <w:color w:val="2F5496" w:themeColor="accent1" w:themeShade="BF"/>
          <w:sz w:val="24"/>
        </w:rPr>
      </w:pPr>
    </w:p>
    <w:p w14:paraId="76774DFC" w14:textId="77777777" w:rsidR="00B535D8" w:rsidRDefault="00B535D8" w:rsidP="00B535D8">
      <w:pPr>
        <w:pStyle w:val="Titre4"/>
      </w:pPr>
      <w:r w:rsidRPr="00641BB8">
        <w:t>Security Strategy</w:t>
      </w:r>
    </w:p>
    <w:p w14:paraId="59F7B003" w14:textId="0BDCB10A" w:rsidR="00641BB8" w:rsidRDefault="00090207" w:rsidP="00B535D8">
      <w:r>
        <w:t>Application s</w:t>
      </w:r>
      <w:r w:rsidR="00B535D8">
        <w:t xml:space="preserve">ecurity is achieved through a global identity and access rights management component the </w:t>
      </w:r>
      <w:proofErr w:type="spellStart"/>
      <w:r w:rsidR="00B535D8">
        <w:t>Fiware</w:t>
      </w:r>
      <w:proofErr w:type="spellEnd"/>
      <w:r w:rsidR="00B535D8">
        <w:t xml:space="preserve"> </w:t>
      </w:r>
      <w:r w:rsidR="00304000">
        <w:t>Identity Management GE</w:t>
      </w:r>
      <w:r w:rsidR="00641BB8">
        <w:t>, providing SSO</w:t>
      </w:r>
      <w:r w:rsidR="003207C2">
        <w:t xml:space="preserve"> and secure access to other components of the platform, according to requester authorizations.</w:t>
      </w:r>
    </w:p>
    <w:p w14:paraId="2C8090D2" w14:textId="0993E078" w:rsidR="00090207" w:rsidRDefault="00090207" w:rsidP="00B535D8">
      <w:r>
        <w:t>The identity management component will be connected to the MNCA LDAP (MS ADAM based).</w:t>
      </w:r>
    </w:p>
    <w:p w14:paraId="6EC2A394" w14:textId="3517544C" w:rsidR="006774E3" w:rsidRDefault="00826277" w:rsidP="00B535D8">
      <w:r>
        <w:t xml:space="preserve">By using </w:t>
      </w:r>
      <w:hyperlink r:id="rId34" w:history="1">
        <w:r w:rsidRPr="00F24211">
          <w:rPr>
            <w:rStyle w:val="Lienhypertexte"/>
          </w:rPr>
          <w:t>Docker Swarm's secrets</w:t>
        </w:r>
      </w:hyperlink>
      <w:r>
        <w:t xml:space="preserve">, component’s secrets (passwords, tokens, </w:t>
      </w:r>
      <w:r w:rsidR="00090207">
        <w:t xml:space="preserve">SSH private </w:t>
      </w:r>
      <w:r>
        <w:t>keys</w:t>
      </w:r>
      <w:r w:rsidR="00090207">
        <w:t>, certificates</w:t>
      </w:r>
      <w:r>
        <w:t xml:space="preserve">) can be safely stored and used </w:t>
      </w:r>
      <w:r w:rsidR="00E10122">
        <w:t>in services composition files without compromising security.</w:t>
      </w:r>
    </w:p>
    <w:p w14:paraId="5B09B469" w14:textId="0F21E231" w:rsidR="00090207" w:rsidRDefault="00090207" w:rsidP="00B535D8">
      <w:r>
        <w:t>Docker Images used for the platform will be locally managed in a secured registry</w:t>
      </w:r>
      <w:r w:rsidR="00995542">
        <w:t>.</w:t>
      </w:r>
    </w:p>
    <w:p w14:paraId="0E28397C" w14:textId="77777777" w:rsidR="003207C2" w:rsidRPr="00641BB8" w:rsidRDefault="003207C2" w:rsidP="00641BB8"/>
    <w:p w14:paraId="38320E15" w14:textId="77777777" w:rsidR="009D7CA7" w:rsidRDefault="009D7CA7" w:rsidP="00641BB8">
      <w:pPr>
        <w:pStyle w:val="Titre4"/>
      </w:pPr>
      <w:r w:rsidRPr="00641BB8">
        <w:t>Availability requirements</w:t>
      </w:r>
    </w:p>
    <w:p w14:paraId="735312C5" w14:textId="77777777" w:rsidR="003207C2" w:rsidRDefault="003207C2" w:rsidP="003207C2">
      <w:r>
        <w:t>All the components used in the platform will be deployed in a way providing high availability</w:t>
      </w:r>
      <w:r w:rsidR="00302734">
        <w:t>.</w:t>
      </w:r>
    </w:p>
    <w:p w14:paraId="5503F2EC" w14:textId="77777777" w:rsidR="00302734" w:rsidRDefault="001B766D" w:rsidP="003207C2">
      <w:r>
        <w:t>The services and the associated databases should ideally be deployed on the 3 data centers</w:t>
      </w:r>
      <w:r w:rsidR="00627283">
        <w:t>,</w:t>
      </w:r>
    </w:p>
    <w:p w14:paraId="138B1C2E" w14:textId="77777777" w:rsidR="00627283" w:rsidRDefault="00627283" w:rsidP="003207C2">
      <w:r>
        <w:t xml:space="preserve">The third </w:t>
      </w:r>
      <w:r w:rsidR="007C2925">
        <w:t>data center</w:t>
      </w:r>
      <w:r>
        <w:t xml:space="preserve"> remaining </w:t>
      </w:r>
      <w:r w:rsidR="00B871BD">
        <w:t>off-line</w:t>
      </w:r>
      <w:r w:rsidR="007C2925">
        <w:t xml:space="preserve"> most of time</w:t>
      </w:r>
      <w:r w:rsidR="00B871BD">
        <w:t xml:space="preserve">, </w:t>
      </w:r>
      <w:r w:rsidR="003E068C">
        <w:t>should host</w:t>
      </w:r>
      <w:r w:rsidR="00B871BD">
        <w:t xml:space="preserve"> replicas of the databases, updated in real-time.</w:t>
      </w:r>
    </w:p>
    <w:p w14:paraId="5AC4DF62" w14:textId="77777777" w:rsidR="001B766D" w:rsidRDefault="001B766D" w:rsidP="003207C2">
      <w:r>
        <w:t>The use</w:t>
      </w:r>
      <w:r w:rsidR="00E8420C">
        <w:t xml:space="preserve"> of Docker provides an easy way </w:t>
      </w:r>
      <w:r>
        <w:t xml:space="preserve">to </w:t>
      </w:r>
      <w:r w:rsidR="00627283">
        <w:t>deploy h</w:t>
      </w:r>
      <w:r w:rsidR="007C2925">
        <w:t>ighly available services, by deploying several containers on</w:t>
      </w:r>
      <w:r w:rsidR="00627283">
        <w:t xml:space="preserve"> several nodes</w:t>
      </w:r>
      <w:r w:rsidR="003E068C">
        <w:t xml:space="preserve"> of a swarm</w:t>
      </w:r>
      <w:r w:rsidR="007C2925">
        <w:t>, using docker compose files or docker stack files.</w:t>
      </w:r>
    </w:p>
    <w:p w14:paraId="4DBAA82A" w14:textId="77777777" w:rsidR="001F40F3" w:rsidRPr="003207C2" w:rsidRDefault="001F40F3" w:rsidP="003207C2"/>
    <w:p w14:paraId="0CD22CE0" w14:textId="77777777" w:rsidR="009D7CA7" w:rsidRDefault="009D7CA7" w:rsidP="00641BB8">
      <w:pPr>
        <w:pStyle w:val="Titre4"/>
      </w:pPr>
      <w:r w:rsidRPr="00641BB8">
        <w:t>Performance requirements</w:t>
      </w:r>
    </w:p>
    <w:p w14:paraId="76104A24" w14:textId="77777777" w:rsidR="00064CC9" w:rsidRDefault="00627283" w:rsidP="003207C2">
      <w:r>
        <w:t>A</w:t>
      </w:r>
      <w:r w:rsidR="003207C2">
        <w:t xml:space="preserve">ny of the components will </w:t>
      </w:r>
      <w:r w:rsidR="001F40F3">
        <w:t>be scalable by adding some instance</w:t>
      </w:r>
      <w:r w:rsidR="00B871BD">
        <w:t xml:space="preserve"> of containers</w:t>
      </w:r>
      <w:r w:rsidR="001F40F3">
        <w:t xml:space="preserve"> to scale-up the service</w:t>
      </w:r>
      <w:r w:rsidR="00064CC9">
        <w:t>.</w:t>
      </w:r>
    </w:p>
    <w:p w14:paraId="69F92CD4" w14:textId="77777777" w:rsidR="003207C2" w:rsidRDefault="00064CC9" w:rsidP="003207C2">
      <w:r>
        <w:t>T</w:t>
      </w:r>
      <w:r w:rsidR="00EF4C1F">
        <w:t xml:space="preserve">hrough the use of </w:t>
      </w:r>
      <w:proofErr w:type="gramStart"/>
      <w:r w:rsidR="00EF4C1F">
        <w:t>Docker</w:t>
      </w:r>
      <w:proofErr w:type="gramEnd"/>
      <w:r w:rsidR="00627283">
        <w:t xml:space="preserve"> it is very easy to achieve</w:t>
      </w:r>
      <w:r w:rsidR="00B871BD">
        <w:t xml:space="preserve"> by changing services configuration on the fly</w:t>
      </w:r>
      <w:r w:rsidR="001F40F3">
        <w:t>.</w:t>
      </w:r>
    </w:p>
    <w:p w14:paraId="1739B4A2" w14:textId="77777777" w:rsidR="002964F3" w:rsidRDefault="002964F3" w:rsidP="003207C2"/>
    <w:p w14:paraId="1BD368BF" w14:textId="77777777" w:rsidR="001F40F3" w:rsidRPr="003207C2" w:rsidRDefault="001F40F3" w:rsidP="003207C2"/>
    <w:p w14:paraId="18661C37" w14:textId="77777777" w:rsidR="009D7CA7" w:rsidRDefault="009D7CA7" w:rsidP="00641BB8">
      <w:pPr>
        <w:pStyle w:val="Titre4"/>
      </w:pPr>
      <w:r w:rsidRPr="00641BB8">
        <w:lastRenderedPageBreak/>
        <w:t>Accessibility</w:t>
      </w:r>
    </w:p>
    <w:p w14:paraId="20551FA2" w14:textId="77777777" w:rsidR="001F40F3" w:rsidRDefault="001F40F3" w:rsidP="001F40F3">
      <w:r>
        <w:t xml:space="preserve">Nothing specific is included in </w:t>
      </w:r>
      <w:proofErr w:type="spellStart"/>
      <w:r>
        <w:t>Fiware</w:t>
      </w:r>
      <w:proofErr w:type="spellEnd"/>
      <w:r>
        <w:t xml:space="preserve"> for accessibility, this item is to be considered at application</w:t>
      </w:r>
      <w:r w:rsidR="00E8420C">
        <w:t xml:space="preserve"> UI</w:t>
      </w:r>
      <w:r>
        <w:t xml:space="preserve"> level</w:t>
      </w:r>
      <w:r w:rsidR="00D751DC">
        <w:t>, most probably using accessibility features from operating systems or internet browsers</w:t>
      </w:r>
      <w:r w:rsidR="006F31CE">
        <w:t xml:space="preserve"> that host the client application</w:t>
      </w:r>
      <w:r>
        <w:t>.</w:t>
      </w:r>
    </w:p>
    <w:p w14:paraId="7CAB3F6C" w14:textId="77777777" w:rsidR="001F40F3" w:rsidRPr="001F40F3" w:rsidRDefault="001F40F3" w:rsidP="001F40F3"/>
    <w:p w14:paraId="50AD0D91" w14:textId="77777777" w:rsidR="009D7CA7" w:rsidRDefault="009D7CA7" w:rsidP="00641BB8">
      <w:pPr>
        <w:pStyle w:val="Titre4"/>
      </w:pPr>
      <w:r w:rsidRPr="00641BB8">
        <w:t>Database management</w:t>
      </w:r>
    </w:p>
    <w:p w14:paraId="19EE4CEB" w14:textId="77777777" w:rsidR="001F40F3" w:rsidRDefault="001F40F3" w:rsidP="001F40F3">
      <w:r>
        <w:t>Different kind of databases are u</w:t>
      </w:r>
      <w:r w:rsidR="00EF4C1F">
        <w:t xml:space="preserve">sed among the </w:t>
      </w:r>
      <w:proofErr w:type="spellStart"/>
      <w:r w:rsidR="00EF4C1F">
        <w:t>Fiware</w:t>
      </w:r>
      <w:proofErr w:type="spellEnd"/>
      <w:r w:rsidR="00EF4C1F">
        <w:t xml:space="preserve"> components</w:t>
      </w:r>
      <w:r>
        <w:t>:</w:t>
      </w:r>
    </w:p>
    <w:p w14:paraId="660993A8" w14:textId="3963FA3F" w:rsidR="001F40F3" w:rsidRDefault="001F40F3" w:rsidP="001F40F3">
      <w:r>
        <w:t>PostgreSQL, MySQL, Mongo</w:t>
      </w:r>
      <w:r w:rsidR="001C54F4">
        <w:t xml:space="preserve">DB, and </w:t>
      </w:r>
      <w:r w:rsidR="00EF4C1F">
        <w:t>Hadoop cluster.</w:t>
      </w:r>
    </w:p>
    <w:p w14:paraId="18728E64" w14:textId="77777777" w:rsidR="00EF4C1F" w:rsidRDefault="00EF4C1F" w:rsidP="001F40F3">
      <w:r>
        <w:t xml:space="preserve">To simplify the maintenance: </w:t>
      </w:r>
    </w:p>
    <w:p w14:paraId="7DCD5D8D" w14:textId="5CBE8E2B" w:rsidR="00EF4C1F" w:rsidRDefault="00EF4C1F" w:rsidP="001F40F3">
      <w:r>
        <w:t xml:space="preserve">PostgreSQL </w:t>
      </w:r>
      <w:r w:rsidR="000F242C">
        <w:t xml:space="preserve">will </w:t>
      </w:r>
      <w:r>
        <w:t xml:space="preserve">replace MySQL in each component where it’s possible, </w:t>
      </w:r>
      <w:r w:rsidR="00C35A46">
        <w:t>unless</w:t>
      </w:r>
      <w:r>
        <w:t xml:space="preserve"> it’s not possible </w:t>
      </w:r>
      <w:r w:rsidR="000F242C">
        <w:t xml:space="preserve">to change easily to PostgreSQL, </w:t>
      </w:r>
      <w:hyperlink r:id="rId35" w:history="1">
        <w:r w:rsidRPr="00EF2620">
          <w:rPr>
            <w:rStyle w:val="Lienhypertexte"/>
          </w:rPr>
          <w:t>MariaDB</w:t>
        </w:r>
      </w:hyperlink>
      <w:r>
        <w:t xml:space="preserve"> should replace MySQL without </w:t>
      </w:r>
      <w:r w:rsidR="00C35A46">
        <w:t xml:space="preserve">any </w:t>
      </w:r>
      <w:r>
        <w:t>change.</w:t>
      </w:r>
    </w:p>
    <w:p w14:paraId="5624968A" w14:textId="77777777" w:rsidR="00C35A46" w:rsidRDefault="00C35A46" w:rsidP="001F40F3"/>
    <w:p w14:paraId="4A8AF883" w14:textId="0C669310" w:rsidR="00C51AF6" w:rsidRDefault="00C51AF6" w:rsidP="001F40F3">
      <w:r>
        <w:t>To rationalize the architecture, each kind of database service will be deployed once in the platform, share</w:t>
      </w:r>
      <w:r w:rsidR="00B63CED">
        <w:t>d</w:t>
      </w:r>
      <w:r>
        <w:t xml:space="preserve"> by the client components.</w:t>
      </w:r>
    </w:p>
    <w:p w14:paraId="506C9108" w14:textId="77777777" w:rsidR="00C51AF6" w:rsidRDefault="00C51AF6" w:rsidP="001F40F3">
      <w:r>
        <w:t>Each of the database service will be based on a cluster</w:t>
      </w:r>
      <w:r w:rsidR="00DF2A0F">
        <w:t>:</w:t>
      </w:r>
    </w:p>
    <w:p w14:paraId="7004B8C5" w14:textId="77777777" w:rsidR="00C51AF6" w:rsidRDefault="00C51AF6" w:rsidP="0047663D">
      <w:pPr>
        <w:pStyle w:val="Paragraphedeliste"/>
        <w:numPr>
          <w:ilvl w:val="0"/>
          <w:numId w:val="15"/>
        </w:numPr>
      </w:pPr>
      <w:r>
        <w:t>This is native architecture for MongoDB</w:t>
      </w:r>
    </w:p>
    <w:p w14:paraId="003147BE" w14:textId="6BE653A8" w:rsidR="00EF4C1F" w:rsidRDefault="00EF4C1F" w:rsidP="0047663D">
      <w:pPr>
        <w:pStyle w:val="Paragraphedeliste"/>
        <w:numPr>
          <w:ilvl w:val="0"/>
          <w:numId w:val="15"/>
        </w:numPr>
      </w:pPr>
      <w:r>
        <w:t>PostgreSQL database</w:t>
      </w:r>
      <w:r w:rsidR="00DF2A0F">
        <w:t>s</w:t>
      </w:r>
      <w:r>
        <w:t xml:space="preserve"> will be based on a </w:t>
      </w:r>
      <w:proofErr w:type="spellStart"/>
      <w:r>
        <w:t>Citus</w:t>
      </w:r>
      <w:proofErr w:type="spellEnd"/>
      <w:r>
        <w:t xml:space="preserve"> </w:t>
      </w:r>
      <w:r w:rsidR="00EF2620">
        <w:t xml:space="preserve">database </w:t>
      </w:r>
      <w:r>
        <w:t>cluster</w:t>
      </w:r>
    </w:p>
    <w:p w14:paraId="7D9A0655" w14:textId="1ED0DCE6" w:rsidR="00C51AF6" w:rsidRDefault="00C51AF6" w:rsidP="0047663D">
      <w:pPr>
        <w:pStyle w:val="Paragraphedeliste"/>
        <w:numPr>
          <w:ilvl w:val="0"/>
          <w:numId w:val="15"/>
        </w:numPr>
      </w:pPr>
      <w:r>
        <w:t>MySQL</w:t>
      </w:r>
      <w:r w:rsidR="00EF2620">
        <w:t>/MariaDB</w:t>
      </w:r>
      <w:r>
        <w:t xml:space="preserve"> database</w:t>
      </w:r>
      <w:r w:rsidR="00DF2A0F">
        <w:t>s</w:t>
      </w:r>
      <w:r>
        <w:t xml:space="preserve"> will be based on a </w:t>
      </w:r>
      <w:proofErr w:type="spellStart"/>
      <w:r>
        <w:t>Galera</w:t>
      </w:r>
      <w:proofErr w:type="spellEnd"/>
      <w:r>
        <w:t xml:space="preserve"> </w:t>
      </w:r>
      <w:r w:rsidR="00EF2620">
        <w:t xml:space="preserve">database </w:t>
      </w:r>
      <w:r>
        <w:t>cluster</w:t>
      </w:r>
    </w:p>
    <w:p w14:paraId="18F1E192" w14:textId="77777777" w:rsidR="0094348C" w:rsidRDefault="007058B9" w:rsidP="0094348C">
      <w:r>
        <w:t xml:space="preserve">May be thinking to master data management </w:t>
      </w:r>
      <w:r w:rsidR="00805211">
        <w:t>at the occasion of this project is an opportunity to consider</w:t>
      </w:r>
    </w:p>
    <w:p w14:paraId="1267551D" w14:textId="2AB98C80" w:rsidR="00805211" w:rsidRDefault="00805211" w:rsidP="0094348C">
      <w:proofErr w:type="gramStart"/>
      <w:r>
        <w:t>In particular</w:t>
      </w:r>
      <w:r w:rsidR="00C35A46">
        <w:t>,</w:t>
      </w:r>
      <w:r>
        <w:t xml:space="preserve"> to</w:t>
      </w:r>
      <w:proofErr w:type="gramEnd"/>
      <w:r>
        <w:t xml:space="preserve"> reach GDPR conformity more easily, by using appropriate tools to manage data and the access rights.</w:t>
      </w:r>
    </w:p>
    <w:p w14:paraId="2139006B" w14:textId="77777777" w:rsidR="00EF4C1F" w:rsidRPr="001F40F3" w:rsidRDefault="00EF4C1F" w:rsidP="001F40F3"/>
    <w:p w14:paraId="22D1DC45" w14:textId="77777777" w:rsidR="009D7CA7" w:rsidRDefault="009D7CA7" w:rsidP="00641BB8">
      <w:pPr>
        <w:pStyle w:val="Titre4"/>
      </w:pPr>
      <w:r w:rsidRPr="00641BB8">
        <w:t>Transaction volumes</w:t>
      </w:r>
    </w:p>
    <w:p w14:paraId="6FA60E0C" w14:textId="2AEE61B6" w:rsidR="00683969" w:rsidRDefault="00B86B6D" w:rsidP="00C51AF6">
      <w:r>
        <w:t>Write transactions volume:</w:t>
      </w:r>
    </w:p>
    <w:p w14:paraId="316FC600" w14:textId="05C2A792" w:rsidR="00683969" w:rsidRDefault="00683969" w:rsidP="00C51AF6">
      <w:r>
        <w:t>In the excel document about data input traffic, the number of transaction</w:t>
      </w:r>
      <w:r w:rsidR="001326E2">
        <w:t>s</w:t>
      </w:r>
      <w:r>
        <w:t xml:space="preserve"> per day </w:t>
      </w:r>
      <w:r w:rsidR="001326E2">
        <w:t xml:space="preserve">for data acquisition </w:t>
      </w:r>
      <w:r>
        <w:t xml:space="preserve">has been evaluated around </w:t>
      </w:r>
      <w:r w:rsidR="001326E2" w:rsidRPr="001326E2">
        <w:t>62</w:t>
      </w:r>
      <w:r w:rsidR="001326E2">
        <w:t>0 000</w:t>
      </w:r>
      <w:r>
        <w:t>, this is a very low traffic.</w:t>
      </w:r>
    </w:p>
    <w:p w14:paraId="17A335C7" w14:textId="3AA84963" w:rsidR="00B86B6D" w:rsidRDefault="00B86B6D" w:rsidP="00C51AF6">
      <w:r>
        <w:t xml:space="preserve">A data acquisition transaction consists in the transformation of the message to NGSI, the update of </w:t>
      </w:r>
      <w:r w:rsidR="00281831">
        <w:t>the data in real time storage and insert it in history data store.</w:t>
      </w:r>
    </w:p>
    <w:p w14:paraId="6AC639DE" w14:textId="17CA09DC" w:rsidR="001326E2" w:rsidRDefault="00880E86" w:rsidP="00C51AF6">
      <w:r>
        <w:t>the top peak known demand is for tramway data (216 data/28 trains/every minute), for existing T1 line,</w:t>
      </w:r>
    </w:p>
    <w:p w14:paraId="0B00A094" w14:textId="2E4FE19E" w:rsidR="00880E86" w:rsidRDefault="00880E86" w:rsidP="00C51AF6">
      <w:r>
        <w:t>even we project to 100 trains with the 3 lines</w:t>
      </w:r>
      <w:r w:rsidR="00B86B6D">
        <w:t xml:space="preserve"> working, it’s less than 2 transactions per seconds</w:t>
      </w:r>
      <w:r w:rsidR="00281831">
        <w:t>.</w:t>
      </w:r>
    </w:p>
    <w:p w14:paraId="498F328E" w14:textId="77777777" w:rsidR="00281831" w:rsidRDefault="00281831" w:rsidP="00C51AF6"/>
    <w:p w14:paraId="4F1078AF" w14:textId="791042A7" w:rsidR="00683969" w:rsidRDefault="00281831" w:rsidP="00C51AF6">
      <w:r>
        <w:t>Read transaction volume:</w:t>
      </w:r>
    </w:p>
    <w:p w14:paraId="7FD9EC90" w14:textId="3ECB64ED" w:rsidR="00281831" w:rsidRDefault="00281831" w:rsidP="00C51AF6">
      <w:r>
        <w:t>To give a global evaluation at this step of the project is not easy, since it depends mostly on the type of application, and the traffic they should gen</w:t>
      </w:r>
      <w:r w:rsidR="000732DC">
        <w:t>e</w:t>
      </w:r>
      <w:r>
        <w:t>rate</w:t>
      </w:r>
    </w:p>
    <w:p w14:paraId="29BE522B" w14:textId="41F1D840" w:rsidR="00281831" w:rsidRDefault="00281831" w:rsidP="00281831">
      <w:r>
        <w:t xml:space="preserve">The database clusters will be easily </w:t>
      </w:r>
      <w:r w:rsidR="007F5D9D">
        <w:t xml:space="preserve">horizontally </w:t>
      </w:r>
      <w:r>
        <w:t xml:space="preserve">scalable, to support </w:t>
      </w:r>
      <w:r w:rsidR="000732DC">
        <w:t xml:space="preserve">read </w:t>
      </w:r>
      <w:r>
        <w:t>transaction increase in case of need.</w:t>
      </w:r>
    </w:p>
    <w:p w14:paraId="45C3E7B8" w14:textId="5B989E3F" w:rsidR="009B3161" w:rsidRDefault="009B3161" w:rsidP="00C51AF6"/>
    <w:p w14:paraId="2E15C04F" w14:textId="4C852916" w:rsidR="00C33229" w:rsidRDefault="00C33229" w:rsidP="00C33229">
      <w:pPr>
        <w:pStyle w:val="Titre4"/>
      </w:pPr>
      <w:r>
        <w:t>Storage Sizing</w:t>
      </w:r>
    </w:p>
    <w:p w14:paraId="353D77F6" w14:textId="77777777" w:rsidR="007431E6" w:rsidRDefault="00C33229" w:rsidP="00C51AF6">
      <w:r>
        <w:t xml:space="preserve">Depending on the component, some storage volumes </w:t>
      </w:r>
      <w:proofErr w:type="gramStart"/>
      <w:r>
        <w:t>have to</w:t>
      </w:r>
      <w:proofErr w:type="gramEnd"/>
      <w:r>
        <w:t xml:space="preserve"> be used, </w:t>
      </w:r>
      <w:r w:rsidR="007431E6">
        <w:t>to persist data outside of the container itself.</w:t>
      </w:r>
    </w:p>
    <w:p w14:paraId="222955C6" w14:textId="77777777" w:rsidR="00FC1592" w:rsidRDefault="00FC1592" w:rsidP="00C51AF6"/>
    <w:p w14:paraId="6242077F" w14:textId="171B5153" w:rsidR="006B2658" w:rsidRDefault="005D4ED7" w:rsidP="00C51AF6">
      <w:r>
        <w:t>F</w:t>
      </w:r>
      <w:r w:rsidR="007431E6">
        <w:t>or most of components except database servers, the storage needs are</w:t>
      </w:r>
      <w:r w:rsidR="006B2658">
        <w:t xml:space="preserve"> limited to the container image</w:t>
      </w:r>
      <w:r w:rsidR="007C5549">
        <w:t xml:space="preserve"> </w:t>
      </w:r>
      <w:r w:rsidR="006B2658">
        <w:t>footprint</w:t>
      </w:r>
      <w:r w:rsidR="007C5549">
        <w:t xml:space="preserve"> (from 40MB</w:t>
      </w:r>
      <w:r w:rsidR="006112A6">
        <w:t xml:space="preserve"> for simple</w:t>
      </w:r>
      <w:r w:rsidR="007C5549">
        <w:t xml:space="preserve"> to 1GB</w:t>
      </w:r>
      <w:r w:rsidR="00281831">
        <w:t xml:space="preserve"> for very complex images</w:t>
      </w:r>
      <w:r w:rsidR="007C5549">
        <w:t>)</w:t>
      </w:r>
      <w:r w:rsidR="006B2658">
        <w:t>, and some configuration files (</w:t>
      </w:r>
      <w:r w:rsidR="00BB1910">
        <w:t>mandatory</w:t>
      </w:r>
      <w:r w:rsidR="006B2658">
        <w:t xml:space="preserve"> for the container</w:t>
      </w:r>
      <w:r w:rsidR="00BB1910">
        <w:t xml:space="preserve"> to run</w:t>
      </w:r>
      <w:r w:rsidR="006B2658">
        <w:t xml:space="preserve">, </w:t>
      </w:r>
      <w:r w:rsidR="00BB1910">
        <w:t xml:space="preserve">but </w:t>
      </w:r>
      <w:r w:rsidR="006B2658" w:rsidRPr="006B2658">
        <w:t>negligible</w:t>
      </w:r>
      <w:r w:rsidR="006B2658">
        <w:t xml:space="preserve"> in size).</w:t>
      </w:r>
    </w:p>
    <w:p w14:paraId="08FBC70F" w14:textId="7DAC85F0" w:rsidR="00C33229" w:rsidRDefault="006B2658" w:rsidP="00C51AF6">
      <w:r>
        <w:t xml:space="preserve">In section 3, for each component indication about the storage </w:t>
      </w:r>
      <w:r w:rsidR="00952297">
        <w:t>requirements</w:t>
      </w:r>
      <w:r>
        <w:t xml:space="preserve"> will be assessed.</w:t>
      </w:r>
    </w:p>
    <w:p w14:paraId="5C518DF8" w14:textId="77777777" w:rsidR="00FC1592" w:rsidRDefault="00FC1592" w:rsidP="00C51AF6"/>
    <w:p w14:paraId="70E07F05" w14:textId="56A3932A" w:rsidR="006B2658" w:rsidRDefault="006B2658" w:rsidP="00C51AF6">
      <w:r>
        <w:t>For database cluster</w:t>
      </w:r>
      <w:r w:rsidR="006F7CF2">
        <w:t>s</w:t>
      </w:r>
      <w:r w:rsidR="00952297">
        <w:t>, the problematic is different</w:t>
      </w:r>
      <w:r w:rsidR="00DD3E81">
        <w:t xml:space="preserve"> and is described in section 3 as well.</w:t>
      </w:r>
    </w:p>
    <w:p w14:paraId="0E924F9C" w14:textId="77777777" w:rsidR="004E2DDB" w:rsidRDefault="004E2DDB" w:rsidP="00C51AF6"/>
    <w:p w14:paraId="2071B160" w14:textId="7C6EFC50" w:rsidR="00E32A61" w:rsidRDefault="00E32A61" w:rsidP="00E32A61">
      <w:pPr>
        <w:pStyle w:val="Titre4"/>
      </w:pPr>
      <w:r>
        <w:t>Storage Persistence</w:t>
      </w:r>
    </w:p>
    <w:p w14:paraId="4736B916" w14:textId="29FC4A02" w:rsidR="00281831" w:rsidRDefault="00F13551" w:rsidP="00E32A61">
      <w:r>
        <w:t xml:space="preserve">As </w:t>
      </w:r>
      <w:r w:rsidR="00E32A61">
        <w:t>the platform us</w:t>
      </w:r>
      <w:r>
        <w:t>es</w:t>
      </w:r>
      <w:r w:rsidR="00E32A61">
        <w:t xml:space="preserve"> containers, </w:t>
      </w:r>
      <w:r w:rsidR="004F61CC">
        <w:t>managed as services with Docker</w:t>
      </w:r>
      <w:r w:rsidR="004F76AF">
        <w:t xml:space="preserve">, the </w:t>
      </w:r>
      <w:r w:rsidR="00A72038">
        <w:t>container</w:t>
      </w:r>
      <w:r w:rsidR="00A8337A">
        <w:t xml:space="preserve">s are </w:t>
      </w:r>
      <w:r w:rsidR="009F7318">
        <w:t xml:space="preserve">transient, and if a new container is started, </w:t>
      </w:r>
      <w:r w:rsidR="00412D0B">
        <w:t xml:space="preserve">any file inside will be lost, so </w:t>
      </w:r>
      <w:r w:rsidR="00567801">
        <w:t xml:space="preserve">it’s necessary to use </w:t>
      </w:r>
      <w:r w:rsidR="00FF182F">
        <w:t xml:space="preserve">Docker </w:t>
      </w:r>
      <w:r w:rsidR="006A0FFD">
        <w:t>volume storage</w:t>
      </w:r>
      <w:r w:rsidR="00FF182F">
        <w:t xml:space="preserve"> to persist </w:t>
      </w:r>
      <w:r w:rsidR="000123B6">
        <w:t>the data to keep</w:t>
      </w:r>
      <w:r w:rsidR="002E5997">
        <w:t>.</w:t>
      </w:r>
    </w:p>
    <w:p w14:paraId="0A4BC364" w14:textId="1592122F" w:rsidR="002A1F2E" w:rsidRDefault="002A1F2E" w:rsidP="00E32A61">
      <w:r>
        <w:t xml:space="preserve">If the volume is created on </w:t>
      </w:r>
    </w:p>
    <w:p w14:paraId="40581721" w14:textId="11CB2E1A" w:rsidR="00C33229" w:rsidRDefault="002E5997" w:rsidP="00C51AF6">
      <w:r>
        <w:t xml:space="preserve">The first </w:t>
      </w:r>
      <w:r w:rsidR="00796E62">
        <w:t xml:space="preserve">simple </w:t>
      </w:r>
      <w:r w:rsidR="001A31F8">
        <w:t xml:space="preserve">idea should be to use </w:t>
      </w:r>
      <w:r w:rsidR="00590C1A">
        <w:t>Docker volume</w:t>
      </w:r>
      <w:r w:rsidR="004931F8">
        <w:t>s</w:t>
      </w:r>
      <w:r w:rsidR="00590C1A">
        <w:t xml:space="preserve"> mapped to</w:t>
      </w:r>
      <w:r w:rsidR="001A31F8">
        <w:t xml:space="preserve"> NFS</w:t>
      </w:r>
      <w:r w:rsidR="001E6822">
        <w:t xml:space="preserve"> </w:t>
      </w:r>
      <w:r w:rsidR="005D72BB">
        <w:t xml:space="preserve">shared </w:t>
      </w:r>
      <w:r w:rsidR="001E6822">
        <w:t>volume</w:t>
      </w:r>
      <w:r w:rsidR="004931F8">
        <w:t>s</w:t>
      </w:r>
      <w:r w:rsidR="0048061E">
        <w:t>.</w:t>
      </w:r>
    </w:p>
    <w:p w14:paraId="5CEA5529" w14:textId="3CFC2BA1" w:rsidR="001E6822" w:rsidRDefault="001E6822" w:rsidP="00C51AF6">
      <w:r>
        <w:lastRenderedPageBreak/>
        <w:t xml:space="preserve">Another </w:t>
      </w:r>
      <w:r w:rsidR="008B3E10">
        <w:t xml:space="preserve">solution should be to use </w:t>
      </w:r>
      <w:r w:rsidR="00F42BF5">
        <w:t xml:space="preserve">solutions like </w:t>
      </w:r>
      <w:hyperlink r:id="rId36" w:history="1">
        <w:proofErr w:type="spellStart"/>
        <w:r w:rsidR="00E5451B" w:rsidRPr="00E5451B">
          <w:rPr>
            <w:rStyle w:val="Lienhypertexte"/>
          </w:rPr>
          <w:t>Flocker</w:t>
        </w:r>
        <w:proofErr w:type="spellEnd"/>
      </w:hyperlink>
      <w:r w:rsidR="00E5451B">
        <w:t xml:space="preserve"> or </w:t>
      </w:r>
      <w:hyperlink r:id="rId37" w:history="1">
        <w:r w:rsidR="00E5451B" w:rsidRPr="00C445B2">
          <w:rPr>
            <w:rStyle w:val="Lienhypertexte"/>
          </w:rPr>
          <w:t>Rex-Ray</w:t>
        </w:r>
      </w:hyperlink>
      <w:r w:rsidR="005D72BB">
        <w:t xml:space="preserve">, </w:t>
      </w:r>
      <w:r w:rsidR="003A23D8">
        <w:t xml:space="preserve">that are able to work with </w:t>
      </w:r>
      <w:r w:rsidR="00405B81">
        <w:t xml:space="preserve">different </w:t>
      </w:r>
      <w:r w:rsidR="00433746">
        <w:t xml:space="preserve">network </w:t>
      </w:r>
      <w:r w:rsidR="00CC2067">
        <w:t>storage solutions</w:t>
      </w:r>
      <w:r w:rsidR="00405B81">
        <w:t>, among them EMC</w:t>
      </w:r>
      <w:r w:rsidR="007122A3">
        <w:t>,</w:t>
      </w:r>
      <w:r w:rsidR="0028341D">
        <w:t xml:space="preserve"> in use </w:t>
      </w:r>
      <w:r w:rsidR="007122A3">
        <w:t>in MNCA</w:t>
      </w:r>
      <w:r w:rsidR="00150A36">
        <w:t xml:space="preserve">, those solutions </w:t>
      </w:r>
      <w:r w:rsidR="002D7531">
        <w:t>are able to replicate the d</w:t>
      </w:r>
      <w:r w:rsidR="002E76B6">
        <w:t>ata in the new container in a transparent way</w:t>
      </w:r>
      <w:r w:rsidR="00CC2067">
        <w:t>.</w:t>
      </w:r>
    </w:p>
    <w:p w14:paraId="694FA858" w14:textId="77777777" w:rsidR="00DF0D60" w:rsidRPr="00C51AF6" w:rsidRDefault="00DF0D60" w:rsidP="00C51AF6"/>
    <w:p w14:paraId="079D458E" w14:textId="77777777" w:rsidR="009D7CA7" w:rsidRDefault="009B3161" w:rsidP="00641BB8">
      <w:pPr>
        <w:pStyle w:val="Titre4"/>
      </w:pPr>
      <w:r>
        <w:t>Concurrent user</w:t>
      </w:r>
      <w:r w:rsidR="0036086A">
        <w:t xml:space="preserve"> &amp; devices</w:t>
      </w:r>
    </w:p>
    <w:p w14:paraId="121B7EBD" w14:textId="5C33E2F8" w:rsidR="009B3161" w:rsidRDefault="00E13566" w:rsidP="009B3161">
      <w:r>
        <w:t>T</w:t>
      </w:r>
      <w:r w:rsidR="00B27D5D">
        <w:t>he</w:t>
      </w:r>
      <w:r w:rsidR="002964F3">
        <w:t xml:space="preserve"> scalability </w:t>
      </w:r>
      <w:r w:rsidR="00B27D5D">
        <w:t>of the platform</w:t>
      </w:r>
      <w:r w:rsidR="00721383">
        <w:t xml:space="preserve"> using containers,</w:t>
      </w:r>
      <w:r w:rsidR="00B27D5D">
        <w:t xml:space="preserve"> allow</w:t>
      </w:r>
      <w:r w:rsidR="00551D23">
        <w:t>s</w:t>
      </w:r>
      <w:r w:rsidR="00B27D5D">
        <w:t xml:space="preserve"> to virtually support </w:t>
      </w:r>
      <w:r>
        <w:t xml:space="preserve">any numbers of </w:t>
      </w:r>
      <w:r w:rsidR="0036086A">
        <w:t xml:space="preserve">concurrent </w:t>
      </w:r>
      <w:r>
        <w:t>users</w:t>
      </w:r>
      <w:r w:rsidR="0036086A">
        <w:t xml:space="preserve"> and devices</w:t>
      </w:r>
      <w:r>
        <w:t xml:space="preserve">, </w:t>
      </w:r>
      <w:r w:rsidR="00FC1592">
        <w:t xml:space="preserve">by deploying more instances of services, </w:t>
      </w:r>
      <w:r>
        <w:t xml:space="preserve">providing </w:t>
      </w:r>
      <w:r w:rsidR="00551D23">
        <w:t xml:space="preserve">the provisioning of enough computing nodes </w:t>
      </w:r>
      <w:r w:rsidR="00FC1592">
        <w:t>as virtual machines or</w:t>
      </w:r>
      <w:r w:rsidR="00551D23">
        <w:t xml:space="preserve"> bare metal servers</w:t>
      </w:r>
      <w:r w:rsidR="0036086A">
        <w:t xml:space="preserve"> to absorb the load</w:t>
      </w:r>
      <w:r w:rsidR="00551D23">
        <w:t>.</w:t>
      </w:r>
    </w:p>
    <w:p w14:paraId="4D972A4C" w14:textId="45ABB629" w:rsidR="00721383" w:rsidRPr="00C51AF6" w:rsidRDefault="00721383" w:rsidP="009B3161">
      <w:r>
        <w:t xml:space="preserve">By starting with a simple configuration on 3 or 4 nodes, we will evaluate performance through some simple use cases scenarios, with a monitoring system </w:t>
      </w:r>
      <w:r w:rsidR="00D10440">
        <w:t>beside which store</w:t>
      </w:r>
      <w:r w:rsidR="007122A3">
        <w:t>s</w:t>
      </w:r>
      <w:r w:rsidR="00D10440">
        <w:t xml:space="preserve"> history.</w:t>
      </w:r>
    </w:p>
    <w:p w14:paraId="43D9D8F3" w14:textId="77777777" w:rsidR="009B3161" w:rsidRPr="009B3161" w:rsidRDefault="009B3161" w:rsidP="009B3161"/>
    <w:p w14:paraId="1764B646" w14:textId="77777777" w:rsidR="009D7CA7" w:rsidRDefault="00692D17" w:rsidP="00641BB8">
      <w:pPr>
        <w:pStyle w:val="Titre4"/>
      </w:pPr>
      <w:r>
        <w:t xml:space="preserve">Data import, </w:t>
      </w:r>
      <w:r w:rsidR="009D7CA7" w:rsidRPr="00641BB8">
        <w:t>export</w:t>
      </w:r>
      <w:r>
        <w:t xml:space="preserve"> and models</w:t>
      </w:r>
    </w:p>
    <w:p w14:paraId="0DB166A9" w14:textId="77777777" w:rsidR="00692D17" w:rsidRDefault="00C51AF6" w:rsidP="00C51AF6">
      <w:r>
        <w:t>Data existing in the current data warehouse will be imported into the new platform</w:t>
      </w:r>
      <w:r w:rsidR="00DF2A0F">
        <w:t xml:space="preserve">, </w:t>
      </w:r>
    </w:p>
    <w:p w14:paraId="69BC22F4" w14:textId="77777777" w:rsidR="00C51AF6" w:rsidRDefault="00692D17" w:rsidP="00C51AF6">
      <w:r>
        <w:t>T</w:t>
      </w:r>
      <w:r w:rsidR="00DF2A0F">
        <w:t xml:space="preserve">he main concern remains the current data model adaptation to </w:t>
      </w:r>
      <w:r w:rsidR="00DB3545">
        <w:t xml:space="preserve">existing </w:t>
      </w:r>
      <w:hyperlink r:id="rId38" w:history="1">
        <w:proofErr w:type="spellStart"/>
        <w:r w:rsidR="00DF2A0F" w:rsidRPr="00CE1668">
          <w:rPr>
            <w:rStyle w:val="Lienhypertexte"/>
          </w:rPr>
          <w:t>Fiware</w:t>
        </w:r>
        <w:proofErr w:type="spellEnd"/>
        <w:r w:rsidR="00DF2A0F" w:rsidRPr="00CE1668">
          <w:rPr>
            <w:rStyle w:val="Lienhypertexte"/>
          </w:rPr>
          <w:t xml:space="preserve"> data models</w:t>
        </w:r>
      </w:hyperlink>
      <w:r w:rsidR="00DB3545">
        <w:t xml:space="preserve"> and eventually propose amendment</w:t>
      </w:r>
      <w:r w:rsidR="00CE1668">
        <w:t>s when needed</w:t>
      </w:r>
      <w:r w:rsidR="00DF2A0F">
        <w:t>.</w:t>
      </w:r>
    </w:p>
    <w:p w14:paraId="7195E85E" w14:textId="77777777" w:rsidR="00DB3545" w:rsidRDefault="00DB3545" w:rsidP="00C51AF6">
      <w:r>
        <w:t xml:space="preserve">This is currently under study, </w:t>
      </w:r>
      <w:proofErr w:type="gramStart"/>
      <w:r>
        <w:t>in order to</w:t>
      </w:r>
      <w:proofErr w:type="gramEnd"/>
      <w:r>
        <w:t xml:space="preserve"> be able to propose a </w:t>
      </w:r>
      <w:r w:rsidR="00CE1668">
        <w:t>table of correspondence between the existing data source attributes and the attributes defined in the schema for the destination data object (an NGSI entity</w:t>
      </w:r>
      <w:r w:rsidR="007F5BE3">
        <w:t>)</w:t>
      </w:r>
      <w:r w:rsidR="00CE1668">
        <w:t>, that, if possible, match a</w:t>
      </w:r>
      <w:r w:rsidR="001A234C">
        <w:t>n existing</w:t>
      </w:r>
      <w:r w:rsidR="00CE1668">
        <w:t xml:space="preserve"> </w:t>
      </w:r>
      <w:proofErr w:type="spellStart"/>
      <w:r w:rsidR="00CE1668">
        <w:t>Fiware</w:t>
      </w:r>
      <w:proofErr w:type="spellEnd"/>
      <w:r w:rsidR="00CE1668">
        <w:t xml:space="preserve"> data model</w:t>
      </w:r>
      <w:r w:rsidR="007F5BE3">
        <w:t>.</w:t>
      </w:r>
    </w:p>
    <w:p w14:paraId="1F005669" w14:textId="187AD6AA" w:rsidR="009B3161" w:rsidRDefault="001A234C" w:rsidP="00C51AF6">
      <w:r>
        <w:t xml:space="preserve">In case new attributes need to be added to a </w:t>
      </w:r>
      <w:proofErr w:type="spellStart"/>
      <w:r>
        <w:t>Fiware</w:t>
      </w:r>
      <w:proofErr w:type="spellEnd"/>
      <w:r>
        <w:t xml:space="preserve"> proposed model, or new data model, the proposal should be sent to </w:t>
      </w:r>
      <w:proofErr w:type="spellStart"/>
      <w:r>
        <w:t>Fiware</w:t>
      </w:r>
      <w:proofErr w:type="spellEnd"/>
      <w:r>
        <w:t xml:space="preserve"> for validation, respecting the given guidelines on </w:t>
      </w:r>
      <w:hyperlink r:id="rId39" w:anchor="how-to-contribute" w:history="1">
        <w:r w:rsidRPr="001A234C">
          <w:rPr>
            <w:rStyle w:val="Lienhypertexte"/>
          </w:rPr>
          <w:t xml:space="preserve">How </w:t>
        </w:r>
        <w:proofErr w:type="gramStart"/>
        <w:r w:rsidRPr="001A234C">
          <w:rPr>
            <w:rStyle w:val="Lienhypertexte"/>
          </w:rPr>
          <w:t>To</w:t>
        </w:r>
        <w:proofErr w:type="gramEnd"/>
        <w:r w:rsidRPr="001A234C">
          <w:rPr>
            <w:rStyle w:val="Lienhypertexte"/>
          </w:rPr>
          <w:t xml:space="preserve"> Contribute</w:t>
        </w:r>
      </w:hyperlink>
      <w:r>
        <w:t>.</w:t>
      </w:r>
    </w:p>
    <w:p w14:paraId="3B89F5B9" w14:textId="77777777" w:rsidR="00C35A46" w:rsidRPr="00C51AF6" w:rsidRDefault="00C35A46" w:rsidP="00C51AF6"/>
    <w:p w14:paraId="6AFFC226" w14:textId="77777777" w:rsidR="009D7CA7" w:rsidRDefault="009D7CA7" w:rsidP="00641BB8">
      <w:pPr>
        <w:pStyle w:val="Titre4"/>
      </w:pPr>
      <w:r w:rsidRPr="00641BB8">
        <w:t>Disaster recovery</w:t>
      </w:r>
    </w:p>
    <w:p w14:paraId="70C81AFF" w14:textId="77777777" w:rsidR="002A0357" w:rsidRDefault="00302734" w:rsidP="00302734">
      <w:r>
        <w:t xml:space="preserve">The </w:t>
      </w:r>
      <w:r w:rsidR="00551D23">
        <w:t>3</w:t>
      </w:r>
      <w:r>
        <w:t xml:space="preserve"> data center</w:t>
      </w:r>
      <w:r w:rsidR="00551D23">
        <w:t>s</w:t>
      </w:r>
      <w:r>
        <w:t xml:space="preserve"> should be </w:t>
      </w:r>
      <w:r w:rsidR="00180EFE">
        <w:t>involved in the smart city platform</w:t>
      </w:r>
      <w:r w:rsidR="00DD2480">
        <w:t>,</w:t>
      </w:r>
      <w:r w:rsidR="00180EFE">
        <w:t xml:space="preserve"> then </w:t>
      </w:r>
      <w:r>
        <w:t xml:space="preserve">in case of </w:t>
      </w:r>
      <w:r w:rsidR="00180EFE">
        <w:t>serious problem in the main and secondary data center, the third DC, more protected from disaster like flood, can take over</w:t>
      </w:r>
      <w:r>
        <w:t xml:space="preserve">, </w:t>
      </w:r>
      <w:r w:rsidR="002A0357">
        <w:t>and keep the platform online</w:t>
      </w:r>
      <w:r w:rsidR="00551D23">
        <w:t>.</w:t>
      </w:r>
    </w:p>
    <w:p w14:paraId="47C097C1" w14:textId="77777777" w:rsidR="00551D23" w:rsidRDefault="002A0357" w:rsidP="00302734">
      <w:r>
        <w:t xml:space="preserve">The </w:t>
      </w:r>
      <w:r w:rsidR="00302734">
        <w:t>database</w:t>
      </w:r>
      <w:r>
        <w:t>s</w:t>
      </w:r>
      <w:r w:rsidR="00180EFE">
        <w:t xml:space="preserve"> used within the platform, </w:t>
      </w:r>
      <w:r>
        <w:t>must be replicated in real time on the third data center, to be able to use it in the shortest time</w:t>
      </w:r>
      <w:r w:rsidR="00E13566">
        <w:t xml:space="preserve"> possible</w:t>
      </w:r>
      <w:r w:rsidR="00551D23">
        <w:t>.</w:t>
      </w:r>
    </w:p>
    <w:p w14:paraId="428AAF57" w14:textId="77777777" w:rsidR="00E13566" w:rsidRPr="00302734" w:rsidRDefault="00E13566" w:rsidP="00302734"/>
    <w:p w14:paraId="5D75697B" w14:textId="77777777" w:rsidR="009D7CA7" w:rsidRDefault="009D7CA7" w:rsidP="00641BB8">
      <w:pPr>
        <w:pStyle w:val="Titre4"/>
      </w:pPr>
      <w:r w:rsidRPr="00641BB8">
        <w:t>GDPR</w:t>
      </w:r>
    </w:p>
    <w:p w14:paraId="7C5C7B75" w14:textId="77777777" w:rsidR="00DF0958" w:rsidRDefault="00B871BD" w:rsidP="00E13566">
      <w:r>
        <w:t>Observing General Data Protection Regulation w</w:t>
      </w:r>
      <w:r w:rsidR="005B2D11">
        <w:t>ill be mandatory o</w:t>
      </w:r>
      <w:r>
        <w:t xml:space="preserve">n </w:t>
      </w:r>
      <w:r w:rsidR="00E70F96">
        <w:t>M</w:t>
      </w:r>
      <w:r>
        <w:t xml:space="preserve">ay </w:t>
      </w:r>
      <w:r w:rsidR="005B2D11">
        <w:t>25</w:t>
      </w:r>
      <w:r w:rsidR="005B2D11" w:rsidRPr="005B2D11">
        <w:rPr>
          <w:vertAlign w:val="superscript"/>
        </w:rPr>
        <w:t>th</w:t>
      </w:r>
      <w:proofErr w:type="gramStart"/>
      <w:r w:rsidR="005B2D11">
        <w:t xml:space="preserve"> </w:t>
      </w:r>
      <w:r>
        <w:t>2018</w:t>
      </w:r>
      <w:proofErr w:type="gramEnd"/>
      <w:r w:rsidR="00FE6CCB">
        <w:t>, it’s a</w:t>
      </w:r>
      <w:r w:rsidR="00014B9D">
        <w:t xml:space="preserve"> recent</w:t>
      </w:r>
      <w:r w:rsidR="00FE6CCB">
        <w:t xml:space="preserve"> European directive </w:t>
      </w:r>
      <w:r w:rsidR="002F4F61">
        <w:t>defining</w:t>
      </w:r>
      <w:r w:rsidR="00DF0958">
        <w:t xml:space="preserve"> new rules for personal data management.</w:t>
      </w:r>
    </w:p>
    <w:p w14:paraId="02F9274D" w14:textId="77777777" w:rsidR="00DF0958" w:rsidRDefault="00DF0958" w:rsidP="00E13566"/>
    <w:p w14:paraId="2B6568C0" w14:textId="77777777" w:rsidR="00DF0958" w:rsidRDefault="00DF0958" w:rsidP="00E13566">
      <w:r w:rsidRPr="00DF0958">
        <w:t>Here are the major changes that are mentioned in this new legislation:</w:t>
      </w:r>
    </w:p>
    <w:p w14:paraId="6C7054EF" w14:textId="77777777" w:rsidR="00DF0958" w:rsidRDefault="00DF0958" w:rsidP="0047663D">
      <w:pPr>
        <w:pStyle w:val="Paragraphedeliste"/>
        <w:numPr>
          <w:ilvl w:val="0"/>
          <w:numId w:val="21"/>
        </w:numPr>
      </w:pPr>
      <w:r w:rsidRPr="00E70F96">
        <w:rPr>
          <w:b/>
        </w:rPr>
        <w:t xml:space="preserve">Consent: </w:t>
      </w:r>
      <w:r>
        <w:t>Consent of personal data must be freely given, specific, informed and unambiguous. Consent is not freely given if a person is unable to freely refuse consent without detriment.</w:t>
      </w:r>
    </w:p>
    <w:p w14:paraId="2C7734BC" w14:textId="77777777" w:rsidR="00DF0958" w:rsidRDefault="00DF0958" w:rsidP="00DF0958"/>
    <w:p w14:paraId="742ED6F4" w14:textId="7628303B" w:rsidR="00DF0958" w:rsidRDefault="00DF0958" w:rsidP="0047663D">
      <w:pPr>
        <w:pStyle w:val="Paragraphedeliste"/>
        <w:numPr>
          <w:ilvl w:val="0"/>
          <w:numId w:val="21"/>
        </w:numPr>
      </w:pPr>
      <w:r w:rsidRPr="00E70F96">
        <w:rPr>
          <w:b/>
        </w:rPr>
        <w:t xml:space="preserve">Accountability and privacy by default: </w:t>
      </w:r>
      <w:r>
        <w:t xml:space="preserve">The GDPR has placed great emphasis on the accountability for </w:t>
      </w:r>
      <w:r w:rsidRPr="003476C3">
        <w:rPr>
          <w:b/>
        </w:rPr>
        <w:t>data controllers</w:t>
      </w:r>
      <w:r>
        <w:t xml:space="preserve"> to demonstrate data compliance. They will be required to maintain certain documentation, conduct impact assessment reports for riskier processing and employ data pr</w:t>
      </w:r>
      <w:r w:rsidR="00D55299">
        <w:t xml:space="preserve">otection practices by default, </w:t>
      </w:r>
      <w:r>
        <w:t xml:space="preserve">such as data </w:t>
      </w:r>
      <w:r w:rsidR="0036320B">
        <w:t>minimization</w:t>
      </w:r>
      <w:r>
        <w:t>.</w:t>
      </w:r>
    </w:p>
    <w:p w14:paraId="43F9337F" w14:textId="77777777" w:rsidR="00DF0958" w:rsidRDefault="00DF0958" w:rsidP="00DF0958"/>
    <w:p w14:paraId="4A39557E" w14:textId="77777777" w:rsidR="00DF0958" w:rsidRDefault="00DF0958" w:rsidP="0047663D">
      <w:pPr>
        <w:pStyle w:val="Paragraphedeliste"/>
        <w:numPr>
          <w:ilvl w:val="0"/>
          <w:numId w:val="21"/>
        </w:numPr>
      </w:pPr>
      <w:r w:rsidRPr="00E70F96">
        <w:rPr>
          <w:b/>
        </w:rPr>
        <w:t xml:space="preserve">Notification of a data breach: </w:t>
      </w:r>
      <w:r w:rsidRPr="003476C3">
        <w:rPr>
          <w:b/>
        </w:rPr>
        <w:t>Data controllers</w:t>
      </w:r>
      <w:r>
        <w:t xml:space="preserve"> must notify the Data Protection Authorities as quickly as possible, where applicable within 72 hours of the data breach discovery.</w:t>
      </w:r>
    </w:p>
    <w:p w14:paraId="1491B21F" w14:textId="77777777" w:rsidR="00DF0958" w:rsidRDefault="00DF0958" w:rsidP="00DF0958"/>
    <w:p w14:paraId="346AFF97" w14:textId="77777777" w:rsidR="00DF0958" w:rsidRDefault="00DF0958" w:rsidP="0047663D">
      <w:pPr>
        <w:pStyle w:val="Paragraphedeliste"/>
        <w:numPr>
          <w:ilvl w:val="0"/>
          <w:numId w:val="21"/>
        </w:numPr>
      </w:pPr>
      <w:r w:rsidRPr="00E70F96">
        <w:rPr>
          <w:b/>
        </w:rPr>
        <w:t xml:space="preserve">Sanctions: </w:t>
      </w:r>
      <w:r>
        <w:t xml:space="preserve">This new legislation allows the Data </w:t>
      </w:r>
      <w:r w:rsidR="00E70F96">
        <w:t>Protection</w:t>
      </w:r>
      <w:r>
        <w:t xml:space="preserve"> Authorities to impose higher fines – up to 4% of annual worldwide turnover. The maximum fines can be applied for discrepancies related to international data transfers or breach of processing principles, such as conditions for consent. Other violations can be fined up to 2% of annual worldwide turnover.</w:t>
      </w:r>
    </w:p>
    <w:p w14:paraId="07DC23C4" w14:textId="77777777" w:rsidR="00DF0958" w:rsidRDefault="00DF0958" w:rsidP="00DF0958"/>
    <w:p w14:paraId="2354DCDD" w14:textId="77777777" w:rsidR="00DF0958" w:rsidRDefault="00DF0958" w:rsidP="0047663D">
      <w:pPr>
        <w:pStyle w:val="Paragraphedeliste"/>
        <w:numPr>
          <w:ilvl w:val="0"/>
          <w:numId w:val="21"/>
        </w:numPr>
      </w:pPr>
      <w:r w:rsidRPr="00E70F96">
        <w:rPr>
          <w:b/>
        </w:rPr>
        <w:t>Role of data processors:</w:t>
      </w:r>
      <w:r w:rsidR="00E70F96" w:rsidRPr="00E70F96">
        <w:rPr>
          <w:b/>
        </w:rPr>
        <w:t xml:space="preserve"> </w:t>
      </w:r>
      <w:r w:rsidRPr="00876C36">
        <w:rPr>
          <w:b/>
        </w:rPr>
        <w:t>Data processors</w:t>
      </w:r>
      <w:r>
        <w:t xml:space="preserve"> will now have direct obligations to implement technical and </w:t>
      </w:r>
      <w:proofErr w:type="spellStart"/>
      <w:r>
        <w:t>organisation</w:t>
      </w:r>
      <w:proofErr w:type="spellEnd"/>
      <w:r>
        <w:t xml:space="preserve"> measures to ensure data protection, this could include appointing a </w:t>
      </w:r>
      <w:r w:rsidRPr="00876C36">
        <w:rPr>
          <w:b/>
        </w:rPr>
        <w:t>Data Protection Officer</w:t>
      </w:r>
      <w:r>
        <w:t xml:space="preserve"> if needed.</w:t>
      </w:r>
    </w:p>
    <w:p w14:paraId="09A9C8C7" w14:textId="77777777" w:rsidR="00DF0958" w:rsidRDefault="00DF0958" w:rsidP="00DF0958"/>
    <w:p w14:paraId="51884080" w14:textId="77777777" w:rsidR="00DF0958" w:rsidRDefault="00DF0958" w:rsidP="0047663D">
      <w:pPr>
        <w:pStyle w:val="Paragraphedeliste"/>
        <w:numPr>
          <w:ilvl w:val="0"/>
          <w:numId w:val="21"/>
        </w:numPr>
      </w:pPr>
      <w:r w:rsidRPr="00E70F96">
        <w:rPr>
          <w:b/>
        </w:rPr>
        <w:t xml:space="preserve">One stop shop: </w:t>
      </w:r>
      <w:r>
        <w:t xml:space="preserve">This legislation will be applicable in all EU states without the need of implementing national legislation. Having a single set of rules will benefit businesses as they will </w:t>
      </w:r>
      <w:r>
        <w:lastRenderedPageBreak/>
        <w:t>not need to comply with multiple authorities, streamlining the process and saving an estimate of €2.3 billion a year.</w:t>
      </w:r>
    </w:p>
    <w:p w14:paraId="731F4FE7" w14:textId="77777777" w:rsidR="00DF0958" w:rsidRDefault="00DF0958" w:rsidP="00DF0958"/>
    <w:p w14:paraId="13495638" w14:textId="77777777" w:rsidR="00DF0958" w:rsidRDefault="00DF0958" w:rsidP="0047663D">
      <w:pPr>
        <w:pStyle w:val="Paragraphedeliste"/>
        <w:numPr>
          <w:ilvl w:val="0"/>
          <w:numId w:val="21"/>
        </w:numPr>
      </w:pPr>
      <w:r w:rsidRPr="00E70F96">
        <w:rPr>
          <w:b/>
        </w:rPr>
        <w:t xml:space="preserve">Removal of notification requirement: </w:t>
      </w:r>
      <w:r w:rsidR="003476C3">
        <w:rPr>
          <w:b/>
        </w:rPr>
        <w:t>T</w:t>
      </w:r>
      <w:r>
        <w:t xml:space="preserve">he requirement of notifying or seeking approval from a Data Protection Authority is going to be removed in many circumstances. This decision is made to save funds and time. Instead of notification the new directive requires </w:t>
      </w:r>
      <w:r w:rsidRPr="003476C3">
        <w:rPr>
          <w:b/>
        </w:rPr>
        <w:t>data controllers</w:t>
      </w:r>
      <w:r>
        <w:t xml:space="preserve"> to put in place appropriate practices for large scale processing in the form of new technology.</w:t>
      </w:r>
    </w:p>
    <w:p w14:paraId="7F7D5B36" w14:textId="77777777" w:rsidR="00DF0958" w:rsidRDefault="00DF0958" w:rsidP="00DF0958"/>
    <w:p w14:paraId="072121A7" w14:textId="77777777" w:rsidR="00DF0958" w:rsidRDefault="008C4424" w:rsidP="0047663D">
      <w:pPr>
        <w:pStyle w:val="Paragraphedeliste"/>
        <w:numPr>
          <w:ilvl w:val="0"/>
          <w:numId w:val="21"/>
        </w:numPr>
      </w:pPr>
      <w:r>
        <w:rPr>
          <w:b/>
        </w:rPr>
        <w:t xml:space="preserve">Right to be forgotten: </w:t>
      </w:r>
      <w:r>
        <w:t>Person</w:t>
      </w:r>
      <w:r w:rsidRPr="008C4424">
        <w:t>s</w:t>
      </w:r>
      <w:r w:rsidR="00DF0958">
        <w:t xml:space="preserve"> will be able to require their data to be deleted when there is no </w:t>
      </w:r>
      <w:r>
        <w:t>legitimate reason for an organiz</w:t>
      </w:r>
      <w:r w:rsidR="00DF0958">
        <w:t>ation to retain it. Followi</w:t>
      </w:r>
      <w:r w:rsidR="00DD200C">
        <w:t xml:space="preserve">ng, </w:t>
      </w:r>
      <w:r>
        <w:t xml:space="preserve">the </w:t>
      </w:r>
      <w:proofErr w:type="spellStart"/>
      <w:r>
        <w:t>organis</w:t>
      </w:r>
      <w:r w:rsidR="00DF0958">
        <w:t>ation</w:t>
      </w:r>
      <w:proofErr w:type="spellEnd"/>
      <w:r w:rsidR="00DF0958">
        <w:t xml:space="preserve"> must also take appropriate steps to inform any third party that might have any links or copies of the data and request them to delete it.</w:t>
      </w:r>
    </w:p>
    <w:p w14:paraId="1D14C109" w14:textId="77777777" w:rsidR="00D55299" w:rsidRDefault="00D55299" w:rsidP="00D55299">
      <w:pPr>
        <w:pStyle w:val="Paragraphedeliste"/>
      </w:pPr>
    </w:p>
    <w:p w14:paraId="403E470B" w14:textId="77777777" w:rsidR="00D55299" w:rsidRDefault="00D55299" w:rsidP="0047663D">
      <w:pPr>
        <w:pStyle w:val="Paragraphedeliste"/>
        <w:numPr>
          <w:ilvl w:val="0"/>
          <w:numId w:val="21"/>
        </w:numPr>
      </w:pPr>
      <w:r w:rsidRPr="00E70F96">
        <w:rPr>
          <w:b/>
        </w:rPr>
        <w:t>Expanded territorial reach:</w:t>
      </w:r>
      <w:r>
        <w:t xml:space="preserve"> Companies that are based outside of the EU, but targeting customers that are in the EU will be subject to the GDPR which is not the c</w:t>
      </w:r>
      <w:r w:rsidR="006A5945">
        <w:t>a</w:t>
      </w:r>
      <w:r w:rsidR="008C4424">
        <w:t>se now. (Not Applicable for the</w:t>
      </w:r>
      <w:r>
        <w:t xml:space="preserve"> project)</w:t>
      </w:r>
      <w:r w:rsidR="005B2D11">
        <w:t>.</w:t>
      </w:r>
    </w:p>
    <w:p w14:paraId="3038437E" w14:textId="77777777" w:rsidR="006A5945" w:rsidRDefault="006A5945" w:rsidP="006A5945">
      <w:pPr>
        <w:pStyle w:val="Paragraphedeliste"/>
      </w:pPr>
    </w:p>
    <w:p w14:paraId="79821216" w14:textId="77777777" w:rsidR="00084DF0" w:rsidRDefault="00084DF0" w:rsidP="00084DF0">
      <w:r>
        <w:t xml:space="preserve">Data Protection Act identifies Data controllers and Data Processors as separate jobs: </w:t>
      </w:r>
    </w:p>
    <w:p w14:paraId="0DFCC39E" w14:textId="77777777" w:rsidR="00084DF0" w:rsidRDefault="00BE7D42" w:rsidP="00084DF0">
      <w:pPr>
        <w:rPr>
          <w:rStyle w:val="Lienhypertexte"/>
        </w:rPr>
      </w:pPr>
      <w:hyperlink r:id="rId40" w:history="1">
        <w:r w:rsidR="00084DF0" w:rsidRPr="0053125C">
          <w:rPr>
            <w:rStyle w:val="Lienhypertexte"/>
          </w:rPr>
          <w:t>https://ico.org.uk/media/for-organisations/documents/1546/data-controllers-and-data-processors-dp-guidance.pdf</w:t>
        </w:r>
      </w:hyperlink>
    </w:p>
    <w:p w14:paraId="34E92DFC" w14:textId="77777777" w:rsidR="00084DF0" w:rsidRDefault="00084DF0" w:rsidP="00084DF0">
      <w:pPr>
        <w:rPr>
          <w:rStyle w:val="Lienhypertexte"/>
        </w:rPr>
      </w:pPr>
    </w:p>
    <w:p w14:paraId="7095EF1D" w14:textId="77777777" w:rsidR="006A5945" w:rsidRDefault="006A5945" w:rsidP="00084DF0">
      <w:r>
        <w:t xml:space="preserve">The </w:t>
      </w:r>
      <w:r w:rsidR="00084DF0">
        <w:t xml:space="preserve">new GDPR </w:t>
      </w:r>
      <w:r>
        <w:t>rules described above will have to be applied mostly in the applications involving the use of personal data (</w:t>
      </w:r>
      <w:proofErr w:type="gramStart"/>
      <w:r>
        <w:t xml:space="preserve">in particular </w:t>
      </w:r>
      <w:r w:rsidR="008C4424">
        <w:t>data</w:t>
      </w:r>
      <w:proofErr w:type="gramEnd"/>
      <w:r w:rsidR="008C4424">
        <w:t xml:space="preserve"> from </w:t>
      </w:r>
      <w:r>
        <w:t>citizens)</w:t>
      </w:r>
      <w:r w:rsidR="008C4424">
        <w:t>.</w:t>
      </w:r>
    </w:p>
    <w:p w14:paraId="4303322E" w14:textId="77777777" w:rsidR="008C4424" w:rsidRDefault="00AC148F" w:rsidP="006A5945">
      <w:r>
        <w:t>However</w:t>
      </w:r>
      <w:r w:rsidR="007F425B">
        <w:t>,</w:t>
      </w:r>
      <w:r>
        <w:t xml:space="preserve"> as the platform will be recipient of many different kind of data, it could be hard to embrace the complexity of the data sets possible </w:t>
      </w:r>
      <w:r w:rsidRPr="00AC148F">
        <w:t>entanglement</w:t>
      </w:r>
      <w:r w:rsidR="00014B9D">
        <w:t xml:space="preserve">, some data can be related to citizens, because coming from objects/sensors at home, even </w:t>
      </w:r>
      <w:proofErr w:type="spellStart"/>
      <w:r w:rsidR="00014B9D">
        <w:t>weared</w:t>
      </w:r>
      <w:proofErr w:type="spellEnd"/>
      <w:r w:rsidR="002B26F8">
        <w:t>, or simply published through applications</w:t>
      </w:r>
      <w:r w:rsidR="009F466E">
        <w:t>.</w:t>
      </w:r>
    </w:p>
    <w:p w14:paraId="6CA8F848" w14:textId="77777777" w:rsidR="009F466E" w:rsidRDefault="009F466E" w:rsidP="006A5945">
      <w:r>
        <w:t>T</w:t>
      </w:r>
      <w:r w:rsidR="002B26F8">
        <w:t>hen t</w:t>
      </w:r>
      <w:r>
        <w:t xml:space="preserve">o have a Data Protection </w:t>
      </w:r>
      <w:r w:rsidR="002B26F8">
        <w:t xml:space="preserve">office is </w:t>
      </w:r>
      <w:r w:rsidR="00C84F8F">
        <w:t xml:space="preserve">worth </w:t>
      </w:r>
      <w:r w:rsidR="002B26F8">
        <w:t>to consider (if not already acted), but this is be</w:t>
      </w:r>
      <w:r w:rsidR="00C84F8F">
        <w:t>yond the scope of this document.</w:t>
      </w:r>
    </w:p>
    <w:p w14:paraId="2949DFBD" w14:textId="77777777" w:rsidR="00C84F8F" w:rsidRDefault="00C84F8F" w:rsidP="006A5945"/>
    <w:p w14:paraId="121919A0" w14:textId="77777777" w:rsidR="002B26F8" w:rsidRDefault="002B26F8" w:rsidP="006A5945">
      <w:r>
        <w:t xml:space="preserve">The multitenant nature of the </w:t>
      </w:r>
      <w:proofErr w:type="spellStart"/>
      <w:r>
        <w:t>Fiware</w:t>
      </w:r>
      <w:proofErr w:type="spellEnd"/>
      <w:r>
        <w:t xml:space="preserve"> platform help a lot to data protection</w:t>
      </w:r>
      <w:r w:rsidR="000E7672">
        <w:t xml:space="preserve"> &amp;</w:t>
      </w:r>
      <w:r w:rsidR="009A318E">
        <w:t xml:space="preserve"> </w:t>
      </w:r>
      <w:r w:rsidR="000E7672">
        <w:t>privacy</w:t>
      </w:r>
      <w:r>
        <w:t xml:space="preserve"> by dividing into independent services with secure</w:t>
      </w:r>
      <w:r w:rsidR="000E7672">
        <w:t xml:space="preserve"> and controlled (authorized </w:t>
      </w:r>
      <w:r>
        <w:t>and authenticated</w:t>
      </w:r>
      <w:r w:rsidR="000E7672">
        <w:t>)</w:t>
      </w:r>
      <w:r>
        <w:t xml:space="preserve"> access to data-sets, provided by </w:t>
      </w:r>
      <w:r w:rsidR="000E7672">
        <w:t xml:space="preserve">global security </w:t>
      </w:r>
      <w:r>
        <w:t>IDM</w:t>
      </w:r>
      <w:r w:rsidR="000E7672">
        <w:t xml:space="preserve"> component</w:t>
      </w:r>
      <w:r>
        <w:t>.</w:t>
      </w:r>
    </w:p>
    <w:p w14:paraId="67F8B8EF" w14:textId="77777777" w:rsidR="002D0A1A" w:rsidRDefault="002D0A1A" w:rsidP="006A5945">
      <w:r>
        <w:t xml:space="preserve">However, in the case of cross usage of multiple history datasets </w:t>
      </w:r>
      <w:r w:rsidR="00876C36">
        <w:t xml:space="preserve">like </w:t>
      </w:r>
      <w:r>
        <w:t>in some data-science cases, data must be anonymized</w:t>
      </w:r>
      <w:r w:rsidR="00084DF0">
        <w:t xml:space="preserve"> and minimized</w:t>
      </w:r>
      <w:r>
        <w:t>, before being delivered for analysis</w:t>
      </w:r>
      <w:r w:rsidR="000E7672">
        <w:t>, this is to consider either at data acquisition step and data consuming step</w:t>
      </w:r>
      <w:r>
        <w:t>.</w:t>
      </w:r>
    </w:p>
    <w:p w14:paraId="30B57EA5" w14:textId="7A641785" w:rsidR="002D7C8C" w:rsidRDefault="002D7C8C" w:rsidP="0047663D">
      <w:pPr>
        <w:pStyle w:val="Titre2"/>
        <w:numPr>
          <w:ilvl w:val="1"/>
          <w:numId w:val="22"/>
        </w:numPr>
      </w:pPr>
      <w:bookmarkStart w:id="163" w:name="_Toc499823532"/>
      <w:bookmarkStart w:id="164" w:name="_Toc500837475"/>
      <w:r>
        <w:t>System Architecture Component Definitions</w:t>
      </w:r>
      <w:bookmarkEnd w:id="163"/>
      <w:bookmarkEnd w:id="164"/>
    </w:p>
    <w:p w14:paraId="6CE7307E" w14:textId="40E5A50C" w:rsidR="00C17488" w:rsidRDefault="00C17488" w:rsidP="00C17488"/>
    <w:p w14:paraId="4383EBCD" w14:textId="154AA7A5" w:rsidR="00C17488" w:rsidRDefault="00C17488" w:rsidP="00C17488">
      <w:pPr>
        <w:pStyle w:val="Titre3"/>
      </w:pPr>
      <w:bookmarkStart w:id="165" w:name="_Toc499823533"/>
      <w:bookmarkStart w:id="166" w:name="_Toc500837476"/>
      <w:r>
        <w:t>Docker Images Management Component</w:t>
      </w:r>
      <w:r w:rsidR="00C91847">
        <w:t>s</w:t>
      </w:r>
      <w:bookmarkEnd w:id="165"/>
      <w:bookmarkEnd w:id="166"/>
    </w:p>
    <w:p w14:paraId="36F9FF06" w14:textId="389754A6" w:rsidR="00C17488" w:rsidRDefault="00C17488" w:rsidP="00C17488">
      <w:r>
        <w:t>MNCA needs to manage its own Docker images</w:t>
      </w:r>
      <w:r w:rsidR="00EF5CF8">
        <w:t xml:space="preserve"> in a local Docker Images Registry</w:t>
      </w:r>
      <w:r>
        <w:t xml:space="preserve">, </w:t>
      </w:r>
      <w:hyperlink r:id="rId41" w:history="1">
        <w:r w:rsidRPr="006F6545">
          <w:rPr>
            <w:rStyle w:val="Lienhypertexte"/>
          </w:rPr>
          <w:t>Portus</w:t>
        </w:r>
      </w:hyperlink>
      <w:r>
        <w:t xml:space="preserve"> has been chosen as the component for this role.</w:t>
      </w:r>
    </w:p>
    <w:p w14:paraId="086E379E" w14:textId="41880334" w:rsidR="00C17488" w:rsidRDefault="00C17488" w:rsidP="00C17488">
      <w:r>
        <w:t xml:space="preserve">It’s not a </w:t>
      </w:r>
      <w:proofErr w:type="spellStart"/>
      <w:r>
        <w:t>Fiware</w:t>
      </w:r>
      <w:proofErr w:type="spellEnd"/>
      <w:r>
        <w:t xml:space="preserve"> functional module, but an infrastructure </w:t>
      </w:r>
      <w:r w:rsidR="00222F92">
        <w:t>element</w:t>
      </w:r>
      <w:r w:rsidR="00F62359">
        <w:t xml:space="preserve"> to manage a Docker registry (</w:t>
      </w:r>
      <w:r w:rsidR="00E2346D">
        <w:t>Docker images storage)</w:t>
      </w:r>
      <w:r w:rsidR="00222F92">
        <w:t>.</w:t>
      </w:r>
    </w:p>
    <w:p w14:paraId="35AF0BC2" w14:textId="306AA549" w:rsidR="00FC6E4E" w:rsidRDefault="00FC6E4E"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FC6E4E" w14:paraId="1F883251" w14:textId="77777777" w:rsidTr="001C6ED4">
        <w:tc>
          <w:tcPr>
            <w:tcW w:w="2698" w:type="dxa"/>
          </w:tcPr>
          <w:p w14:paraId="532087EB" w14:textId="77777777" w:rsidR="00FC6E4E" w:rsidRDefault="00FC6E4E" w:rsidP="001C6ED4">
            <w:pPr>
              <w:rPr>
                <w:b/>
                <w:bCs/>
              </w:rPr>
            </w:pPr>
            <w:r>
              <w:rPr>
                <w:b/>
                <w:bCs/>
              </w:rPr>
              <w:t>Architecture Component</w:t>
            </w:r>
          </w:p>
        </w:tc>
        <w:tc>
          <w:tcPr>
            <w:tcW w:w="5661" w:type="dxa"/>
          </w:tcPr>
          <w:p w14:paraId="220B1DF0" w14:textId="77777777" w:rsidR="00FC6E4E" w:rsidRDefault="00FC6E4E" w:rsidP="001C6ED4">
            <w:pPr>
              <w:rPr>
                <w:b/>
                <w:bCs/>
              </w:rPr>
            </w:pPr>
            <w:r>
              <w:rPr>
                <w:b/>
                <w:bCs/>
              </w:rPr>
              <w:t>Component Elements</w:t>
            </w:r>
          </w:p>
        </w:tc>
      </w:tr>
      <w:tr w:rsidR="00FC6E4E" w14:paraId="2DF36A46" w14:textId="77777777" w:rsidTr="001C6ED4">
        <w:tc>
          <w:tcPr>
            <w:tcW w:w="2698" w:type="dxa"/>
          </w:tcPr>
          <w:p w14:paraId="46FF14C2" w14:textId="77777777" w:rsidR="00FC6E4E" w:rsidRDefault="00FC6E4E" w:rsidP="001C6ED4">
            <w:r>
              <w:t>Database Server</w:t>
            </w:r>
          </w:p>
        </w:tc>
        <w:tc>
          <w:tcPr>
            <w:tcW w:w="5661" w:type="dxa"/>
          </w:tcPr>
          <w:p w14:paraId="42CC2D52" w14:textId="068247D0" w:rsidR="00FC6E4E" w:rsidRDefault="00FC6E4E" w:rsidP="001C6ED4">
            <w:proofErr w:type="spellStart"/>
            <w:r>
              <w:t>Postgresql</w:t>
            </w:r>
            <w:proofErr w:type="spellEnd"/>
            <w:r w:rsidR="00B8572C">
              <w:t xml:space="preserve"> or </w:t>
            </w:r>
            <w:r>
              <w:t>MySQL</w:t>
            </w:r>
            <w:r w:rsidR="00B8572C">
              <w:t xml:space="preserve"> (default) =&gt; </w:t>
            </w:r>
            <w:proofErr w:type="spellStart"/>
            <w:r w:rsidR="00B8572C">
              <w:t>Citus</w:t>
            </w:r>
            <w:proofErr w:type="spellEnd"/>
            <w:r w:rsidR="00B8572C">
              <w:t>/PostgreSQL</w:t>
            </w:r>
          </w:p>
        </w:tc>
      </w:tr>
      <w:tr w:rsidR="00FC6E4E" w14:paraId="3EA61E20" w14:textId="77777777" w:rsidTr="001C6ED4">
        <w:tc>
          <w:tcPr>
            <w:tcW w:w="2698" w:type="dxa"/>
          </w:tcPr>
          <w:p w14:paraId="6E40BDD8" w14:textId="4A32D62E" w:rsidR="00FC6E4E" w:rsidRDefault="00FC6E4E" w:rsidP="001C6ED4">
            <w:r>
              <w:t>Application</w:t>
            </w:r>
          </w:p>
        </w:tc>
        <w:tc>
          <w:tcPr>
            <w:tcW w:w="5661" w:type="dxa"/>
          </w:tcPr>
          <w:p w14:paraId="787DA1C3" w14:textId="0561C90C" w:rsidR="00945258" w:rsidRDefault="00945258" w:rsidP="00B8572C">
            <w:r>
              <w:t>Docker Registry</w:t>
            </w:r>
          </w:p>
          <w:p w14:paraId="784EC710" w14:textId="1083A4C6" w:rsidR="00FC6E4E" w:rsidRDefault="00B8572C" w:rsidP="00B8572C">
            <w:r w:rsidRPr="00C91847">
              <w:t>NGINX</w:t>
            </w:r>
            <w:r w:rsidR="00C91847">
              <w:rPr>
                <w:b/>
              </w:rPr>
              <w:t xml:space="preserve"> </w:t>
            </w:r>
            <w:r w:rsidR="00C91847" w:rsidRPr="00C91847">
              <w:t>or</w:t>
            </w:r>
            <w:r w:rsidR="00C91847">
              <w:rPr>
                <w:b/>
              </w:rPr>
              <w:t xml:space="preserve"> </w:t>
            </w:r>
            <w:hyperlink r:id="rId42" w:history="1">
              <w:r w:rsidR="00C91847" w:rsidRPr="00EA7075">
                <w:rPr>
                  <w:rStyle w:val="Lienhypertexte"/>
                  <w:b/>
                </w:rPr>
                <w:t>Puma</w:t>
              </w:r>
            </w:hyperlink>
            <w:r w:rsidR="00C91847">
              <w:rPr>
                <w:b/>
              </w:rPr>
              <w:t xml:space="preserve"> </w:t>
            </w:r>
            <w:r w:rsidR="00C91847" w:rsidRPr="00C91847">
              <w:t>(Ruby web server)</w:t>
            </w:r>
          </w:p>
          <w:p w14:paraId="03DC89FB" w14:textId="38EB72A8" w:rsidR="00B8572C" w:rsidRDefault="00D67108" w:rsidP="00B8572C">
            <w:r>
              <w:t>Portus</w:t>
            </w:r>
            <w:r w:rsidR="00945258">
              <w:t xml:space="preserve"> web UI</w:t>
            </w:r>
            <w:r>
              <w:t xml:space="preserve"> (developed in Ruby)</w:t>
            </w:r>
          </w:p>
        </w:tc>
      </w:tr>
    </w:tbl>
    <w:p w14:paraId="0653A6AF" w14:textId="05DE9775" w:rsidR="00FC6E4E" w:rsidRDefault="00FC6E4E" w:rsidP="00C17488">
      <w:r>
        <w:br w:type="textWrapping" w:clear="all"/>
      </w:r>
    </w:p>
    <w:p w14:paraId="7640C6AD" w14:textId="0AD519B6" w:rsidR="00C17488" w:rsidRDefault="00945258" w:rsidP="00C17488">
      <w:r>
        <w:t>Portus provides mainly authentication towards a Docker registry, which ha</w:t>
      </w:r>
      <w:r w:rsidR="004E2F11">
        <w:t>ve</w:t>
      </w:r>
      <w:r>
        <w:t xml:space="preserve"> to be started in a container</w:t>
      </w:r>
      <w:r w:rsidR="00F90E7E">
        <w:t xml:space="preserve">: </w:t>
      </w:r>
      <w:hyperlink r:id="rId43" w:anchor="copy-an-image-from-docker-hub-to-your-registry" w:history="1">
        <w:r w:rsidR="00F90E7E" w:rsidRPr="00F90E7E">
          <w:rPr>
            <w:rStyle w:val="Lienhypertexte"/>
          </w:rPr>
          <w:t>Docker documentation</w:t>
        </w:r>
      </w:hyperlink>
      <w:r>
        <w:t>.</w:t>
      </w:r>
    </w:p>
    <w:p w14:paraId="2C4817A9" w14:textId="62ABAD4C" w:rsidR="00E73E6A" w:rsidRDefault="00E73E6A" w:rsidP="00C17488">
      <w:r>
        <w:t>Portus and the docker registry will be deployed as services, through a Docker compose or stack file</w:t>
      </w:r>
      <w:r w:rsidR="00EF5CF8">
        <w:t xml:space="preserve">: </w:t>
      </w:r>
      <w:hyperlink r:id="rId44" w:history="1">
        <w:r w:rsidR="00EF5CF8" w:rsidRPr="00EF5CF8">
          <w:rPr>
            <w:rStyle w:val="Lienhypertexte"/>
          </w:rPr>
          <w:t>exampl</w:t>
        </w:r>
        <w:r w:rsidR="00EF5CF8">
          <w:rPr>
            <w:rStyle w:val="Lienhypertexte"/>
          </w:rPr>
          <w:t>e of secure compose fil</w:t>
        </w:r>
        <w:r w:rsidR="00EF5CF8" w:rsidRPr="00EF5CF8">
          <w:rPr>
            <w:rStyle w:val="Lienhypertexte"/>
          </w:rPr>
          <w:t>e</w:t>
        </w:r>
      </w:hyperlink>
      <w:r w:rsidR="00EF5CF8">
        <w:t xml:space="preserve"> </w:t>
      </w:r>
    </w:p>
    <w:p w14:paraId="674C4528" w14:textId="6AB8EE01" w:rsidR="00945258" w:rsidRDefault="00945258" w:rsidP="00C17488"/>
    <w:p w14:paraId="538F8783" w14:textId="58D8C858" w:rsidR="00945258" w:rsidRDefault="00945258" w:rsidP="00C17488">
      <w:r>
        <w:lastRenderedPageBreak/>
        <w:t xml:space="preserve">There’s no </w:t>
      </w:r>
      <w:r w:rsidR="00B23CFC">
        <w:t xml:space="preserve">real </w:t>
      </w:r>
      <w:r>
        <w:t>need of scalability for this component, only fault tolerance and high availability</w:t>
      </w:r>
      <w:r w:rsidR="004E2F11">
        <w:t xml:space="preserve"> are required</w:t>
      </w:r>
      <w:r w:rsidR="00E7584F">
        <w:t>.</w:t>
      </w:r>
    </w:p>
    <w:p w14:paraId="7D8EC6FC" w14:textId="076E3762" w:rsidR="00EF5CF8" w:rsidRDefault="00EF5CF8" w:rsidP="00C17488">
      <w:r>
        <w:t xml:space="preserve">It should be installed on </w:t>
      </w:r>
      <w:r w:rsidR="00765830">
        <w:t>each</w:t>
      </w:r>
      <w:r>
        <w:t xml:space="preserve"> Swarm manager node</w:t>
      </w:r>
      <w:r w:rsidR="00C91847">
        <w:t>.</w:t>
      </w:r>
    </w:p>
    <w:p w14:paraId="2E12C745" w14:textId="77777777" w:rsidR="00C17488" w:rsidRDefault="00C17488" w:rsidP="00C17488">
      <w:pPr>
        <w:pStyle w:val="Titre3"/>
      </w:pPr>
      <w:bookmarkStart w:id="167" w:name="_Toc499823534"/>
      <w:bookmarkStart w:id="168" w:name="_Toc500837477"/>
      <w:r>
        <w:t>Docker Swarm Management Component</w:t>
      </w:r>
      <w:bookmarkEnd w:id="167"/>
      <w:bookmarkEnd w:id="168"/>
    </w:p>
    <w:p w14:paraId="2173759D" w14:textId="77777777" w:rsidR="00C17488" w:rsidRDefault="00C17488" w:rsidP="00C17488">
      <w:r>
        <w:t>Swarm manager is the orchestrator of the services based on the components of the platform.</w:t>
      </w:r>
    </w:p>
    <w:p w14:paraId="6573CFD1" w14:textId="42958C9B" w:rsidR="00C17488" w:rsidRDefault="00C17488" w:rsidP="00C17488">
      <w:r>
        <w:t>It’s part of Docker software suite.</w:t>
      </w:r>
    </w:p>
    <w:p w14:paraId="7E3FE44E" w14:textId="2C364EA1" w:rsidR="00F62359" w:rsidRDefault="00F62359" w:rsidP="00C17488">
      <w:r>
        <w:t>Swarm is c</w:t>
      </w:r>
      <w:r w:rsidRPr="00F62359">
        <w:t>luster management integrated with Docker Engine</w:t>
      </w:r>
      <w:r>
        <w:t xml:space="preserve"> (appeared in version 1.12)</w:t>
      </w:r>
    </w:p>
    <w:p w14:paraId="26F85F37" w14:textId="5976E936" w:rsidR="00C17488" w:rsidRDefault="00C17488" w:rsidP="00C17488">
      <w:r>
        <w:t>To insure high availabilit</w:t>
      </w:r>
      <w:r w:rsidR="00EE7836">
        <w:t>y several D</w:t>
      </w:r>
      <w:r>
        <w:t>ocker nodes should be swa</w:t>
      </w:r>
      <w:r w:rsidR="00E73E6A">
        <w:t>rm manager</w:t>
      </w:r>
      <w:r>
        <w:t>, at the minimum one in each of the 3 DCs, there’s no real need of scalability, since it’s an internal orchestration management interface.</w:t>
      </w:r>
    </w:p>
    <w:p w14:paraId="41DDA8F7" w14:textId="7E25DDD8" w:rsidR="004B2A01" w:rsidRDefault="004B2A01" w:rsidP="00C17488"/>
    <w:p w14:paraId="0DBCB40A" w14:textId="1CCF367E" w:rsidR="004B2A01" w:rsidRDefault="00DA2A84" w:rsidP="00C17488">
      <w:r>
        <w:t xml:space="preserve">Even </w:t>
      </w:r>
      <w:r w:rsidR="00127CCF">
        <w:t>the choice is to setup the platform using Docker Swarm</w:t>
      </w:r>
      <w:r w:rsidR="00D216AD">
        <w:t xml:space="preserve"> via Docker CLI</w:t>
      </w:r>
      <w:r w:rsidR="00127CCF">
        <w:t xml:space="preserve">, it could be valuable to use a container management solution such as </w:t>
      </w:r>
      <w:hyperlink r:id="rId45" w:history="1">
        <w:r w:rsidR="00127CCF" w:rsidRPr="00871BE1">
          <w:rPr>
            <w:rStyle w:val="Lienhypertexte"/>
          </w:rPr>
          <w:t>Rancher</w:t>
        </w:r>
      </w:hyperlink>
    </w:p>
    <w:p w14:paraId="2169961A" w14:textId="4BD4F63E" w:rsidR="00C17488" w:rsidRDefault="00871BE1" w:rsidP="00C17488">
      <w:r w:rsidRPr="00871BE1">
        <w:t xml:space="preserve">Rancher is a complete container management </w:t>
      </w:r>
      <w:r>
        <w:t xml:space="preserve">open-source </w:t>
      </w:r>
      <w:r w:rsidRPr="00871BE1">
        <w:t xml:space="preserve">platform that makes managing and using containers in production </w:t>
      </w:r>
      <w:proofErr w:type="gramStart"/>
      <w:r w:rsidRPr="00871BE1">
        <w:t>really easy</w:t>
      </w:r>
      <w:proofErr w:type="gramEnd"/>
      <w:r w:rsidRPr="00871BE1">
        <w:t>.</w:t>
      </w:r>
    </w:p>
    <w:p w14:paraId="43F782AA" w14:textId="729601A7" w:rsidR="00871BE1" w:rsidRDefault="008847AF" w:rsidP="00C17488">
      <w:r>
        <w:t>It allows to deploy services stacks over several Docker orchestration tools such as: Kubernetes, Swarm, Mesos.</w:t>
      </w:r>
    </w:p>
    <w:p w14:paraId="7FCA67B0" w14:textId="15B72A3F" w:rsidR="008847AF" w:rsidRDefault="008847AF" w:rsidP="00C17488">
      <w:r>
        <w:t xml:space="preserve">It allows </w:t>
      </w:r>
      <w:r w:rsidRPr="008847AF">
        <w:t>adding hosts directly from cloud providers or adding a host that’s already been prov</w:t>
      </w:r>
      <w:r>
        <w:t>isioned. For cloud providers, hos</w:t>
      </w:r>
      <w:r w:rsidR="00D10440">
        <w:t>t</w:t>
      </w:r>
      <w:r>
        <w:t xml:space="preserve"> are</w:t>
      </w:r>
      <w:r w:rsidRPr="008847AF">
        <w:t xml:space="preserve"> provision</w:t>
      </w:r>
      <w:r>
        <w:t>ed</w:t>
      </w:r>
      <w:r w:rsidRPr="008847AF">
        <w:t xml:space="preserve"> using docker-machine and support any images that docker-machine supports.</w:t>
      </w:r>
    </w:p>
    <w:p w14:paraId="01FEA87C" w14:textId="7935F0B4" w:rsidR="00DD6D91" w:rsidRDefault="00DD6D91"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DD6D91" w14:paraId="4B8CCFF7" w14:textId="77777777" w:rsidTr="00DD6D91">
        <w:tc>
          <w:tcPr>
            <w:tcW w:w="2698" w:type="dxa"/>
          </w:tcPr>
          <w:p w14:paraId="73D3C98D" w14:textId="77777777" w:rsidR="00DD6D91" w:rsidRDefault="00DD6D91" w:rsidP="00DD6D91">
            <w:pPr>
              <w:rPr>
                <w:b/>
                <w:bCs/>
              </w:rPr>
            </w:pPr>
            <w:r>
              <w:rPr>
                <w:b/>
                <w:bCs/>
              </w:rPr>
              <w:t>Architecture Component</w:t>
            </w:r>
          </w:p>
        </w:tc>
        <w:tc>
          <w:tcPr>
            <w:tcW w:w="5661" w:type="dxa"/>
          </w:tcPr>
          <w:p w14:paraId="1EE82980" w14:textId="77777777" w:rsidR="00DD6D91" w:rsidRDefault="00DD6D91" w:rsidP="00DD6D91">
            <w:pPr>
              <w:rPr>
                <w:b/>
                <w:bCs/>
              </w:rPr>
            </w:pPr>
            <w:r>
              <w:rPr>
                <w:b/>
                <w:bCs/>
              </w:rPr>
              <w:t>Component Elements</w:t>
            </w:r>
          </w:p>
        </w:tc>
      </w:tr>
      <w:tr w:rsidR="00DD6D91" w14:paraId="0F3406E5" w14:textId="77777777" w:rsidTr="00DD6D91">
        <w:tc>
          <w:tcPr>
            <w:tcW w:w="2698" w:type="dxa"/>
          </w:tcPr>
          <w:p w14:paraId="741326F8" w14:textId="77777777" w:rsidR="00DD6D91" w:rsidRDefault="00DD6D91" w:rsidP="00DD6D91">
            <w:r>
              <w:t>Database Server</w:t>
            </w:r>
          </w:p>
        </w:tc>
        <w:tc>
          <w:tcPr>
            <w:tcW w:w="5661" w:type="dxa"/>
          </w:tcPr>
          <w:p w14:paraId="1DCAFC0B" w14:textId="63717607" w:rsidR="00DD6D91" w:rsidRDefault="00DD6D91" w:rsidP="00DD6D91">
            <w:r>
              <w:t>MySQL</w:t>
            </w:r>
            <w:r w:rsidR="002650C8">
              <w:t xml:space="preserve"> (default)</w:t>
            </w:r>
          </w:p>
        </w:tc>
      </w:tr>
      <w:tr w:rsidR="00DD6D91" w14:paraId="6052D24C" w14:textId="77777777" w:rsidTr="00DD6D91">
        <w:tc>
          <w:tcPr>
            <w:tcW w:w="2698" w:type="dxa"/>
          </w:tcPr>
          <w:p w14:paraId="59F92AF3" w14:textId="77777777" w:rsidR="00DD6D91" w:rsidRDefault="00DD6D91" w:rsidP="00DD6D91">
            <w:r>
              <w:t>Applications</w:t>
            </w:r>
          </w:p>
        </w:tc>
        <w:tc>
          <w:tcPr>
            <w:tcW w:w="5661" w:type="dxa"/>
          </w:tcPr>
          <w:p w14:paraId="0B724334" w14:textId="77777777" w:rsidR="00DD6D91" w:rsidRDefault="00DD6D91" w:rsidP="00DD6D91">
            <w:r>
              <w:t>Rancher server</w:t>
            </w:r>
          </w:p>
          <w:p w14:paraId="149333BB" w14:textId="77777777" w:rsidR="00DD6D91" w:rsidRDefault="00DD6D91" w:rsidP="00DD6D91">
            <w:r>
              <w:t xml:space="preserve">Rancher UI </w:t>
            </w:r>
          </w:p>
          <w:p w14:paraId="3ADD8C0E" w14:textId="69377587" w:rsidR="00DD6D91" w:rsidRDefault="00DD6D91" w:rsidP="00DD6D91">
            <w:r>
              <w:t xml:space="preserve">all in one Docker container </w:t>
            </w:r>
          </w:p>
        </w:tc>
      </w:tr>
    </w:tbl>
    <w:p w14:paraId="25602506" w14:textId="77777777" w:rsidR="00DD6D91" w:rsidRDefault="00DD6D91" w:rsidP="00C17488"/>
    <w:p w14:paraId="256D12F7" w14:textId="77777777" w:rsidR="008847AF" w:rsidRDefault="008847AF" w:rsidP="00C17488"/>
    <w:p w14:paraId="0234926C" w14:textId="04C566B9" w:rsidR="008847AF" w:rsidRDefault="008847AF" w:rsidP="00C17488"/>
    <w:p w14:paraId="5C5B897B" w14:textId="078998E0" w:rsidR="00D10440" w:rsidRDefault="00D10440" w:rsidP="00C17488"/>
    <w:p w14:paraId="44BA7E59" w14:textId="44FCA8A2" w:rsidR="00D10440" w:rsidRDefault="00D10440" w:rsidP="00C17488"/>
    <w:p w14:paraId="2BDE2F83" w14:textId="77777777" w:rsidR="00D10440" w:rsidRDefault="00D10440" w:rsidP="00C17488"/>
    <w:p w14:paraId="4397D81C" w14:textId="1DC96C0F" w:rsidR="00D10440" w:rsidRDefault="00D10440" w:rsidP="00C17488"/>
    <w:p w14:paraId="3DC8555C" w14:textId="77777777" w:rsidR="002D7C8C" w:rsidRDefault="003F7740" w:rsidP="0047663D">
      <w:pPr>
        <w:pStyle w:val="Titre3"/>
        <w:numPr>
          <w:ilvl w:val="2"/>
          <w:numId w:val="17"/>
        </w:numPr>
      </w:pPr>
      <w:bookmarkStart w:id="169" w:name="_Toc499823535"/>
      <w:bookmarkStart w:id="170" w:name="_Toc500837478"/>
      <w:r>
        <w:t>Security Component</w:t>
      </w:r>
      <w:r w:rsidR="00F6725F">
        <w:t xml:space="preserve"> IDM GE</w:t>
      </w:r>
      <w:bookmarkEnd w:id="169"/>
      <w:bookmarkEnd w:id="170"/>
    </w:p>
    <w:p w14:paraId="497F86F5" w14:textId="77777777" w:rsidR="002D7C8C" w:rsidRDefault="003F7740" w:rsidP="002D7C8C">
      <w:r>
        <w:t xml:space="preserve">This component is </w:t>
      </w:r>
      <w:r w:rsidR="00416418">
        <w:t xml:space="preserve">the </w:t>
      </w:r>
      <w:proofErr w:type="spellStart"/>
      <w:r w:rsidR="00416418">
        <w:t>Fiware</w:t>
      </w:r>
      <w:proofErr w:type="spellEnd"/>
      <w:r w:rsidR="00416418">
        <w:t xml:space="preserve"> GE </w:t>
      </w:r>
      <w:r>
        <w:t xml:space="preserve">responsible for </w:t>
      </w:r>
      <w:proofErr w:type="spellStart"/>
      <w:r>
        <w:t>Fiware</w:t>
      </w:r>
      <w:proofErr w:type="spellEnd"/>
      <w:r>
        <w:t xml:space="preserve"> platform global user identity &amp; access rights management</w:t>
      </w:r>
    </w:p>
    <w:p w14:paraId="3C694B5B" w14:textId="77777777" w:rsidR="00416418" w:rsidRDefault="00416418" w:rsidP="002D7C8C">
      <w:r>
        <w:t xml:space="preserve">It is composed of 3 elements: </w:t>
      </w:r>
    </w:p>
    <w:p w14:paraId="2E7CC08B" w14:textId="77777777" w:rsidR="00416418" w:rsidRDefault="005B7B3E" w:rsidP="0047663D">
      <w:pPr>
        <w:pStyle w:val="Paragraphedeliste"/>
        <w:numPr>
          <w:ilvl w:val="0"/>
          <w:numId w:val="14"/>
        </w:numPr>
      </w:pPr>
      <w:r>
        <w:t xml:space="preserve">the Identity Manager GE,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 xml:space="preserve">: </w:t>
      </w:r>
      <w:hyperlink r:id="rId46" w:history="1">
        <w:proofErr w:type="spellStart"/>
        <w:r w:rsidR="00D72124" w:rsidRPr="00D72124">
          <w:rPr>
            <w:rStyle w:val="Lienhypertexte"/>
            <w:lang w:val="en-GB"/>
          </w:rPr>
          <w:t>Keyrock</w:t>
        </w:r>
        <w:proofErr w:type="spellEnd"/>
      </w:hyperlink>
    </w:p>
    <w:p w14:paraId="02F37036" w14:textId="77777777" w:rsidR="00ED7967" w:rsidRDefault="00ED7967" w:rsidP="0047663D">
      <w:pPr>
        <w:pStyle w:val="Paragraphedeliste"/>
        <w:numPr>
          <w:ilvl w:val="0"/>
          <w:numId w:val="14"/>
        </w:numPr>
      </w:pPr>
      <w:r>
        <w:t xml:space="preserve">the </w:t>
      </w:r>
      <w:r w:rsidR="00416418" w:rsidRPr="00416418">
        <w:t>Access Control GE</w:t>
      </w:r>
      <w:r>
        <w:t xml:space="preserv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w:t>
      </w:r>
      <w:r w:rsidR="00D72124">
        <w:rPr>
          <w:lang w:val="en-GB"/>
        </w:rPr>
        <w:t xml:space="preserve"> </w:t>
      </w:r>
      <w:hyperlink r:id="rId47" w:history="1">
        <w:proofErr w:type="spellStart"/>
        <w:r w:rsidR="00D72124" w:rsidRPr="00D72124">
          <w:rPr>
            <w:rStyle w:val="Lienhypertexte"/>
          </w:rPr>
          <w:t>AuthZForce</w:t>
        </w:r>
        <w:proofErr w:type="spellEnd"/>
      </w:hyperlink>
      <w:r>
        <w:rPr>
          <w:lang w:val="en-GB"/>
        </w:rPr>
        <w:t xml:space="preserve"> </w:t>
      </w:r>
      <w:r w:rsidR="00CB280B">
        <w:rPr>
          <w:lang w:val="en-GB"/>
        </w:rPr>
        <w:t>(works with PEP Proxy)</w:t>
      </w:r>
    </w:p>
    <w:p w14:paraId="502487AE" w14:textId="77777777" w:rsidR="00416418" w:rsidRDefault="00D72124" w:rsidP="0047663D">
      <w:pPr>
        <w:pStyle w:val="Paragraphedeliste"/>
        <w:numPr>
          <w:ilvl w:val="0"/>
          <w:numId w:val="14"/>
        </w:numPr>
      </w:pPr>
      <w:r>
        <w:t>GE module to</w:t>
      </w:r>
      <w:r w:rsidR="00E90DD4">
        <w:t xml:space="preserve"> </w:t>
      </w:r>
      <w:r>
        <w:t xml:space="preserve">add </w:t>
      </w:r>
      <w:r w:rsidR="00E90DD4">
        <w:t xml:space="preserve">security to </w:t>
      </w:r>
      <w:r w:rsidR="00E90DD4" w:rsidRPr="00E90DD4">
        <w:t>backend applications</w:t>
      </w:r>
      <w:r w:rsidR="00ED7967">
        <w:t xml:space="preserve">, </w:t>
      </w:r>
      <w:r>
        <w:t xml:space="preserve">in </w:t>
      </w:r>
      <w:proofErr w:type="spellStart"/>
      <w:r>
        <w:rPr>
          <w:lang w:val="en-GB"/>
        </w:rPr>
        <w:t>fiware</w:t>
      </w:r>
      <w:proofErr w:type="spellEnd"/>
      <w:r>
        <w:rPr>
          <w:lang w:val="en-GB"/>
        </w:rPr>
        <w:t xml:space="preserve"> </w:t>
      </w:r>
      <w:proofErr w:type="spellStart"/>
      <w:r>
        <w:rPr>
          <w:lang w:val="en-GB"/>
        </w:rPr>
        <w:t>catalog</w:t>
      </w:r>
      <w:proofErr w:type="spellEnd"/>
      <w:r w:rsidR="00ED7967">
        <w:t xml:space="preserve">: </w:t>
      </w:r>
      <w:hyperlink r:id="rId48" w:history="1">
        <w:r w:rsidRPr="00D72124">
          <w:rPr>
            <w:rStyle w:val="Lienhypertexte"/>
          </w:rPr>
          <w:t>PEP Proxy</w:t>
        </w:r>
      </w:hyperlink>
      <w:r>
        <w:t xml:space="preserve"> </w:t>
      </w:r>
    </w:p>
    <w:p w14:paraId="247603AB" w14:textId="77777777" w:rsidR="00ED7967" w:rsidRDefault="00ED7967" w:rsidP="00ED7967">
      <w:pPr>
        <w:ind w:left="360"/>
      </w:pPr>
    </w:p>
    <w:p w14:paraId="5E777F5A" w14:textId="77777777" w:rsidR="002D7C8C" w:rsidRPr="00ED7967" w:rsidRDefault="002D7C8C" w:rsidP="002D7C8C">
      <w:pPr>
        <w:rPr>
          <w:lang w:val="en-GB"/>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2D7C8C" w14:paraId="1377A0C2" w14:textId="77777777" w:rsidTr="008E0EF8">
        <w:tc>
          <w:tcPr>
            <w:tcW w:w="2698" w:type="dxa"/>
          </w:tcPr>
          <w:p w14:paraId="295D7D6F" w14:textId="77777777" w:rsidR="002D7C8C" w:rsidRDefault="002D7C8C" w:rsidP="0089494C">
            <w:pPr>
              <w:rPr>
                <w:b/>
                <w:bCs/>
              </w:rPr>
            </w:pPr>
            <w:r>
              <w:rPr>
                <w:b/>
                <w:bCs/>
              </w:rPr>
              <w:t>Architecture Component</w:t>
            </w:r>
          </w:p>
        </w:tc>
        <w:tc>
          <w:tcPr>
            <w:tcW w:w="5661" w:type="dxa"/>
          </w:tcPr>
          <w:p w14:paraId="02A1C7B8" w14:textId="77777777" w:rsidR="002D7C8C" w:rsidRDefault="002D7C8C" w:rsidP="0089494C">
            <w:pPr>
              <w:rPr>
                <w:b/>
                <w:bCs/>
              </w:rPr>
            </w:pPr>
            <w:r>
              <w:rPr>
                <w:b/>
                <w:bCs/>
              </w:rPr>
              <w:t>Component Elements</w:t>
            </w:r>
          </w:p>
        </w:tc>
      </w:tr>
      <w:tr w:rsidR="002D7C8C" w14:paraId="6A7C246B" w14:textId="77777777" w:rsidTr="008E0EF8">
        <w:tc>
          <w:tcPr>
            <w:tcW w:w="2698" w:type="dxa"/>
          </w:tcPr>
          <w:p w14:paraId="6F5EEDD2" w14:textId="77777777" w:rsidR="002D7C8C" w:rsidRDefault="002D7C8C" w:rsidP="0089494C">
            <w:r>
              <w:t>Database Server</w:t>
            </w:r>
          </w:p>
        </w:tc>
        <w:tc>
          <w:tcPr>
            <w:tcW w:w="5661" w:type="dxa"/>
          </w:tcPr>
          <w:p w14:paraId="27D67CBD" w14:textId="77777777" w:rsidR="002D7C8C" w:rsidRDefault="009D7CA7" w:rsidP="0089494C">
            <w:r>
              <w:t xml:space="preserve">changed to </w:t>
            </w:r>
            <w:proofErr w:type="spellStart"/>
            <w:r>
              <w:t>Postgresql</w:t>
            </w:r>
            <w:proofErr w:type="spellEnd"/>
            <w:r w:rsidR="00090977">
              <w:t>/</w:t>
            </w:r>
            <w:proofErr w:type="spellStart"/>
            <w:r w:rsidR="00090977">
              <w:t>Citus</w:t>
            </w:r>
            <w:proofErr w:type="spellEnd"/>
            <w:r w:rsidR="008E0EF8">
              <w:t xml:space="preserve"> cluster</w:t>
            </w:r>
            <w:r>
              <w:t xml:space="preserve"> instead of MySQL</w:t>
            </w:r>
          </w:p>
        </w:tc>
      </w:tr>
      <w:tr w:rsidR="002D7C8C" w14:paraId="00A3635B" w14:textId="77777777" w:rsidTr="008E0EF8">
        <w:tc>
          <w:tcPr>
            <w:tcW w:w="2698" w:type="dxa"/>
          </w:tcPr>
          <w:p w14:paraId="378DFAD5" w14:textId="77777777" w:rsidR="002D7C8C" w:rsidRDefault="002D7C8C" w:rsidP="0089494C">
            <w:r>
              <w:t>Application</w:t>
            </w:r>
            <w:r w:rsidR="00E90DD4">
              <w:t>s</w:t>
            </w:r>
          </w:p>
        </w:tc>
        <w:tc>
          <w:tcPr>
            <w:tcW w:w="5661" w:type="dxa"/>
          </w:tcPr>
          <w:p w14:paraId="5CDC8EAD" w14:textId="77777777" w:rsidR="002D7C8C" w:rsidRDefault="009D7CA7" w:rsidP="0089494C">
            <w:proofErr w:type="spellStart"/>
            <w:r>
              <w:t>Keyrock</w:t>
            </w:r>
            <w:proofErr w:type="spellEnd"/>
            <w:r>
              <w:t xml:space="preserve"> (</w:t>
            </w:r>
            <w:r w:rsidR="00410691">
              <w:t xml:space="preserve">Keystone </w:t>
            </w:r>
            <w:r>
              <w:t xml:space="preserve">API backend + front-end: Horizon </w:t>
            </w:r>
            <w:r w:rsidR="009A38D3">
              <w:t>Django based application</w:t>
            </w:r>
            <w:r>
              <w:t>)</w:t>
            </w:r>
          </w:p>
          <w:p w14:paraId="145A5FC3" w14:textId="77777777" w:rsidR="009D7CA7" w:rsidRDefault="009D7CA7" w:rsidP="0089494C">
            <w:proofErr w:type="spellStart"/>
            <w:r>
              <w:t>AuthZforce</w:t>
            </w:r>
            <w:proofErr w:type="spellEnd"/>
          </w:p>
          <w:p w14:paraId="47CC3894" w14:textId="1626AFDB" w:rsidR="009D7CA7" w:rsidRDefault="008638BB" w:rsidP="0089494C">
            <w:r>
              <w:t>PEP Proxy</w:t>
            </w:r>
          </w:p>
        </w:tc>
      </w:tr>
    </w:tbl>
    <w:p w14:paraId="17274884" w14:textId="77777777" w:rsidR="002D7C8C" w:rsidRDefault="0089494C" w:rsidP="002D7C8C">
      <w:r>
        <w:br w:type="textWrapping" w:clear="all"/>
      </w:r>
    </w:p>
    <w:p w14:paraId="5915BB1B" w14:textId="5097AA36" w:rsidR="00FA7B54" w:rsidRDefault="00C739AA" w:rsidP="002D7C8C">
      <w:r>
        <w:t>The</w:t>
      </w:r>
      <w:r w:rsidR="00FA7B54">
        <w:t xml:space="preserve"> </w:t>
      </w:r>
      <w:r w:rsidR="00410691">
        <w:t xml:space="preserve">security </w:t>
      </w:r>
      <w:r w:rsidR="00FA7B54">
        <w:t xml:space="preserve">component </w:t>
      </w:r>
      <w:r w:rsidR="00410691">
        <w:t xml:space="preserve">is central to the platform, </w:t>
      </w:r>
      <w:r>
        <w:t xml:space="preserve">and so, </w:t>
      </w:r>
      <w:r w:rsidR="00FA7B54">
        <w:t>used b</w:t>
      </w:r>
      <w:r w:rsidR="00410691">
        <w:t>y most of other</w:t>
      </w:r>
      <w:r w:rsidR="00FA7B54">
        <w:t xml:space="preserve"> components from the platform to provide them authentication </w:t>
      </w:r>
      <w:r w:rsidR="00410691">
        <w:t xml:space="preserve">and authorization </w:t>
      </w:r>
      <w:r w:rsidR="00FA7B54">
        <w:t xml:space="preserve">management, such as Orion Context Broker, </w:t>
      </w:r>
      <w:proofErr w:type="spellStart"/>
      <w:r w:rsidR="00FA7B54">
        <w:t>Wirecloud</w:t>
      </w:r>
      <w:proofErr w:type="spellEnd"/>
      <w:r w:rsidR="00FA7B54">
        <w:t xml:space="preserve">, CKAN, CEP, </w:t>
      </w:r>
      <w:proofErr w:type="spellStart"/>
      <w:r w:rsidR="00FA7B54">
        <w:t>Spagobi</w:t>
      </w:r>
      <w:proofErr w:type="spellEnd"/>
      <w:r w:rsidR="00FA7B54">
        <w:t>/</w:t>
      </w:r>
      <w:proofErr w:type="spellStart"/>
      <w:r w:rsidR="00FA7B54">
        <w:t>Knowage</w:t>
      </w:r>
      <w:proofErr w:type="spellEnd"/>
      <w:r w:rsidR="00FA7B54">
        <w:t>, as well as Business ecosystem.</w:t>
      </w:r>
    </w:p>
    <w:p w14:paraId="31B7E745" w14:textId="77777777" w:rsidR="00410691" w:rsidRDefault="00410691" w:rsidP="002D7C8C"/>
    <w:p w14:paraId="773005CC" w14:textId="77777777" w:rsidR="00410691" w:rsidRDefault="00410691" w:rsidP="002D7C8C">
      <w:r>
        <w:t xml:space="preserve">The Keystone IDM, back-end of </w:t>
      </w:r>
      <w:proofErr w:type="spellStart"/>
      <w:r>
        <w:t>Keyrock</w:t>
      </w:r>
      <w:proofErr w:type="spellEnd"/>
      <w:r>
        <w:t xml:space="preserve">, can </w:t>
      </w:r>
      <w:r w:rsidR="00373C65">
        <w:t xml:space="preserve">easily </w:t>
      </w:r>
      <w:r>
        <w:t>connect to an external LDAP, to authenticate and authorize users registered in it</w:t>
      </w:r>
      <w:r w:rsidR="00373C65">
        <w:t xml:space="preserve">, new users can still be added and managed through </w:t>
      </w:r>
      <w:proofErr w:type="spellStart"/>
      <w:r w:rsidR="00373C65">
        <w:t>Keyrock</w:t>
      </w:r>
      <w:proofErr w:type="spellEnd"/>
      <w:r w:rsidR="00373C65">
        <w:t>, but not registered in the LDAP (read only)</w:t>
      </w:r>
      <w:r w:rsidR="000013BA">
        <w:t xml:space="preserve">, once a user has been identified through LDAP, the access rights are managed </w:t>
      </w:r>
      <w:r w:rsidR="00CB280B">
        <w:t xml:space="preserve">through </w:t>
      </w:r>
      <w:r w:rsidR="001F58F9">
        <w:t>the security component</w:t>
      </w:r>
      <w:r w:rsidR="00CB280B">
        <w:t>.</w:t>
      </w:r>
    </w:p>
    <w:p w14:paraId="085B6B1C" w14:textId="77777777" w:rsidR="00CB280B" w:rsidRDefault="00CB280B" w:rsidP="002D7C8C"/>
    <w:p w14:paraId="3628B85C" w14:textId="77777777" w:rsidR="00CB280B" w:rsidRDefault="001F58F9" w:rsidP="002D7C8C">
      <w:proofErr w:type="spellStart"/>
      <w:r>
        <w:t>AuthZForce</w:t>
      </w:r>
      <w:proofErr w:type="spellEnd"/>
      <w:r w:rsidRPr="00CB280B">
        <w:t xml:space="preserve"> </w:t>
      </w:r>
      <w:r>
        <w:t xml:space="preserve">is the </w:t>
      </w:r>
      <w:r w:rsidR="00CB280B">
        <w:t>PDP ((Policy Decision Point)</w:t>
      </w:r>
      <w:r>
        <w:t>,</w:t>
      </w:r>
      <w:r w:rsidR="00CB280B">
        <w:t xml:space="preserve"> </w:t>
      </w:r>
      <w:r>
        <w:t xml:space="preserve">PEP Proxy the </w:t>
      </w:r>
      <w:r w:rsidR="00CB280B" w:rsidRPr="00CB280B">
        <w:t>PEP (Policy Enforcement Point)</w:t>
      </w:r>
      <w:r>
        <w:t>.</w:t>
      </w:r>
    </w:p>
    <w:p w14:paraId="53357B2F" w14:textId="77777777" w:rsidR="00FA7B54" w:rsidRDefault="00FA7B54" w:rsidP="002D7C8C"/>
    <w:p w14:paraId="45C3AB24" w14:textId="6749403D" w:rsidR="008E0EF8" w:rsidRDefault="008E0EF8" w:rsidP="002D7C8C">
      <w:r>
        <w:lastRenderedPageBreak/>
        <w:t>Applications will be deployed through a service (in a Docker Stack file) providing high-av</w:t>
      </w:r>
      <w:r w:rsidR="00CB280B">
        <w:t>ailability and easy scalability, and will use the PostgreSQL/</w:t>
      </w:r>
      <w:proofErr w:type="spellStart"/>
      <w:r w:rsidR="00CB280B">
        <w:t>Citus</w:t>
      </w:r>
      <w:proofErr w:type="spellEnd"/>
      <w:r w:rsidR="00CB280B">
        <w:t xml:space="preserve"> cluster for data persistence.</w:t>
      </w:r>
    </w:p>
    <w:p w14:paraId="0032602C" w14:textId="77777777" w:rsidR="00034E14" w:rsidRDefault="00034E14" w:rsidP="002D7C8C"/>
    <w:p w14:paraId="5ED50E1A" w14:textId="77777777" w:rsidR="00090977" w:rsidRDefault="00E61E09" w:rsidP="008C5419">
      <w:pPr>
        <w:pStyle w:val="Titre3"/>
      </w:pPr>
      <w:bookmarkStart w:id="171" w:name="_Toc496618784"/>
      <w:bookmarkStart w:id="172" w:name="_Toc496618957"/>
      <w:bookmarkStart w:id="173" w:name="_Toc496619016"/>
      <w:bookmarkStart w:id="174" w:name="_Toc496711842"/>
      <w:bookmarkStart w:id="175" w:name="_Toc496712345"/>
      <w:bookmarkStart w:id="176" w:name="_Toc496721322"/>
      <w:bookmarkStart w:id="177" w:name="_Toc497140560"/>
      <w:bookmarkStart w:id="178" w:name="_Toc497322733"/>
      <w:bookmarkStart w:id="179" w:name="_Toc497335765"/>
      <w:bookmarkStart w:id="180" w:name="_Toc497335901"/>
      <w:bookmarkStart w:id="181" w:name="_Toc497400330"/>
      <w:bookmarkStart w:id="182" w:name="_Toc497476816"/>
      <w:bookmarkStart w:id="183" w:name="_Toc497654490"/>
      <w:bookmarkStart w:id="184" w:name="_Toc498000599"/>
      <w:bookmarkStart w:id="185" w:name="_Toc499823536"/>
      <w:bookmarkStart w:id="186" w:name="_Toc500837479"/>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r>
        <w:t xml:space="preserve">Orion </w:t>
      </w:r>
      <w:r w:rsidR="00090977">
        <w:t>Context Broker Component</w:t>
      </w:r>
      <w:bookmarkEnd w:id="185"/>
      <w:bookmarkEnd w:id="186"/>
    </w:p>
    <w:p w14:paraId="2E8AE313" w14:textId="77777777" w:rsidR="00090977" w:rsidRDefault="00090977" w:rsidP="00090977">
      <w:r>
        <w:t>This component is</w:t>
      </w:r>
      <w:r w:rsidR="00E61E09">
        <w:t xml:space="preserve"> central to the </w:t>
      </w:r>
      <w:proofErr w:type="spellStart"/>
      <w:r w:rsidR="00E61E09">
        <w:t>Fiware</w:t>
      </w:r>
      <w:proofErr w:type="spellEnd"/>
      <w:r w:rsidR="00E61E09">
        <w:t xml:space="preserve"> platform</w:t>
      </w:r>
      <w:r>
        <w:t>: this is the data</w:t>
      </w:r>
      <w:r w:rsidR="00E61E09">
        <w:t xml:space="preserve"> exchange</w:t>
      </w:r>
      <w:r w:rsidR="00B63CED">
        <w:t xml:space="preserve"> bus of the </w:t>
      </w:r>
      <w:r>
        <w:t>platform</w:t>
      </w:r>
      <w:r w:rsidR="00E92D07">
        <w:t>.</w:t>
      </w:r>
    </w:p>
    <w:p w14:paraId="21360B66" w14:textId="77777777" w:rsidR="006A56B0" w:rsidRDefault="006A56B0" w:rsidP="00090977">
      <w:r>
        <w:t xml:space="preserve">The </w:t>
      </w:r>
      <w:r w:rsidRPr="006A56B0">
        <w:t>reference implementation of the Publish/Subscribe Context Broker GE</w:t>
      </w:r>
      <w:r>
        <w:t>.</w:t>
      </w:r>
    </w:p>
    <w:p w14:paraId="31600413" w14:textId="77777777" w:rsidR="006A56B0" w:rsidRDefault="006A56B0" w:rsidP="00090977">
      <w:r>
        <w:t xml:space="preserve">Orion Context Broker allows </w:t>
      </w:r>
      <w:r w:rsidRPr="006A56B0">
        <w:t xml:space="preserve">to manage the entire lifecycle of context information including updates, queries, registrations and subscriptions. </w:t>
      </w:r>
    </w:p>
    <w:p w14:paraId="4B891356" w14:textId="77777777" w:rsidR="006A56B0" w:rsidRDefault="006A56B0" w:rsidP="00090977">
      <w:r w:rsidRPr="006A56B0">
        <w:t xml:space="preserve">It is an </w:t>
      </w:r>
      <w:hyperlink r:id="rId49" w:history="1">
        <w:r w:rsidRPr="006A56B0">
          <w:rPr>
            <w:rStyle w:val="Lienhypertexte"/>
          </w:rPr>
          <w:t>NGSIv2</w:t>
        </w:r>
      </w:hyperlink>
      <w:r w:rsidRPr="006A56B0">
        <w:t xml:space="preserve"> server implementation to manage context information and its availability.</w:t>
      </w:r>
    </w:p>
    <w:p w14:paraId="64B79A30" w14:textId="77777777" w:rsidR="005A5F03" w:rsidRDefault="005A5F03" w:rsidP="005A5F03">
      <w:pPr>
        <w:rPr>
          <w:rStyle w:val="Lienhypertexte"/>
        </w:rPr>
      </w:pPr>
      <w:r>
        <w:t>O</w:t>
      </w:r>
      <w:r w:rsidR="006A56B0">
        <w:t xml:space="preserve">n </w:t>
      </w:r>
      <w:proofErr w:type="spellStart"/>
      <w:r w:rsidR="00E92D07">
        <w:t>Fiware</w:t>
      </w:r>
      <w:proofErr w:type="spellEnd"/>
      <w:r w:rsidR="00E92D07">
        <w:t xml:space="preserve"> catalog</w:t>
      </w:r>
      <w:r w:rsidR="00B63CED">
        <w:t xml:space="preserve">: </w:t>
      </w:r>
      <w:hyperlink r:id="rId50" w:history="1">
        <w:r w:rsidR="00B63CED" w:rsidRPr="00B63CED">
          <w:rPr>
            <w:rStyle w:val="Lienhypertexte"/>
          </w:rPr>
          <w:t>Orion Context Broker</w:t>
        </w:r>
      </w:hyperlink>
    </w:p>
    <w:p w14:paraId="72A31C5E" w14:textId="77777777" w:rsidR="005A5F03" w:rsidRPr="005A5F03" w:rsidRDefault="005A5F03" w:rsidP="005A5F03">
      <w:r>
        <w:t xml:space="preserve">On </w:t>
      </w:r>
      <w:proofErr w:type="spellStart"/>
      <w:r>
        <w:t>Readthedocs</w:t>
      </w:r>
      <w:proofErr w:type="spellEnd"/>
      <w:r>
        <w:t xml:space="preserve">: </w:t>
      </w:r>
      <w:hyperlink r:id="rId51" w:history="1">
        <w:r w:rsidRPr="005A5F03">
          <w:rPr>
            <w:rStyle w:val="Lienhypertexte"/>
          </w:rPr>
          <w:t>Orio</w:t>
        </w:r>
        <w:r w:rsidR="000A7C4C">
          <w:rPr>
            <w:rStyle w:val="Lienhypertexte"/>
          </w:rPr>
          <w:t>n documentatio</w:t>
        </w:r>
        <w:r w:rsidRPr="005A5F03">
          <w:rPr>
            <w:rStyle w:val="Lienhypertexte"/>
          </w:rPr>
          <w:t>n</w:t>
        </w:r>
      </w:hyperlink>
    </w:p>
    <w:p w14:paraId="768448CB" w14:textId="77777777" w:rsidR="006A56B0" w:rsidRDefault="006A56B0" w:rsidP="00090977"/>
    <w:p w14:paraId="4BE97D52" w14:textId="77777777" w:rsidR="00E61E09" w:rsidRDefault="00E61E09" w:rsidP="00090977"/>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E61E09" w14:paraId="2CDBC401" w14:textId="77777777" w:rsidTr="00E61E09">
        <w:tc>
          <w:tcPr>
            <w:tcW w:w="2698" w:type="dxa"/>
          </w:tcPr>
          <w:p w14:paraId="57798A14" w14:textId="77777777" w:rsidR="00E61E09" w:rsidRDefault="00E61E09" w:rsidP="00E61E09">
            <w:pPr>
              <w:rPr>
                <w:b/>
                <w:bCs/>
              </w:rPr>
            </w:pPr>
            <w:r>
              <w:rPr>
                <w:b/>
                <w:bCs/>
              </w:rPr>
              <w:t>Architecture Component</w:t>
            </w:r>
          </w:p>
        </w:tc>
        <w:tc>
          <w:tcPr>
            <w:tcW w:w="3818" w:type="dxa"/>
          </w:tcPr>
          <w:p w14:paraId="6CB3128E" w14:textId="77777777" w:rsidR="00E61E09" w:rsidRDefault="00E61E09" w:rsidP="00E61E09">
            <w:pPr>
              <w:rPr>
                <w:b/>
                <w:bCs/>
              </w:rPr>
            </w:pPr>
            <w:r>
              <w:rPr>
                <w:b/>
                <w:bCs/>
              </w:rPr>
              <w:t>Component Elements</w:t>
            </w:r>
          </w:p>
        </w:tc>
      </w:tr>
      <w:tr w:rsidR="00E61E09" w14:paraId="6348E920" w14:textId="77777777" w:rsidTr="00E61E09">
        <w:tc>
          <w:tcPr>
            <w:tcW w:w="2698" w:type="dxa"/>
          </w:tcPr>
          <w:p w14:paraId="05FB1BEE" w14:textId="77777777" w:rsidR="00E61E09" w:rsidRDefault="00E61E09" w:rsidP="00E61E09">
            <w:r>
              <w:t>Database Server</w:t>
            </w:r>
          </w:p>
        </w:tc>
        <w:tc>
          <w:tcPr>
            <w:tcW w:w="3818" w:type="dxa"/>
          </w:tcPr>
          <w:p w14:paraId="0D6B2A78" w14:textId="77777777" w:rsidR="00E61E09" w:rsidRDefault="00E61E09" w:rsidP="00E61E09">
            <w:r>
              <w:t>MongoDB</w:t>
            </w:r>
          </w:p>
        </w:tc>
      </w:tr>
      <w:tr w:rsidR="00E61E09" w14:paraId="24890F27" w14:textId="77777777" w:rsidTr="00E61E09">
        <w:tc>
          <w:tcPr>
            <w:tcW w:w="2698" w:type="dxa"/>
          </w:tcPr>
          <w:p w14:paraId="7F245EEA" w14:textId="0C5F9CC4" w:rsidR="00E61E09" w:rsidRDefault="00546F38" w:rsidP="00E61E09">
            <w:r>
              <w:t>Application</w:t>
            </w:r>
            <w:r w:rsidR="0001581B">
              <w:t>s</w:t>
            </w:r>
          </w:p>
        </w:tc>
        <w:tc>
          <w:tcPr>
            <w:tcW w:w="3818" w:type="dxa"/>
          </w:tcPr>
          <w:p w14:paraId="315A4599" w14:textId="4FF55613" w:rsidR="00E61E09" w:rsidRDefault="00E61E09" w:rsidP="00E61E09">
            <w:r>
              <w:t xml:space="preserve">Orion context </w:t>
            </w:r>
            <w:r w:rsidR="00184779">
              <w:t>broker</w:t>
            </w:r>
          </w:p>
          <w:p w14:paraId="6F2CCB88" w14:textId="0DC6B7EB" w:rsidR="00E61E09" w:rsidRDefault="0001581B" w:rsidP="00E61E09">
            <w:r>
              <w:t xml:space="preserve">Rush notification </w:t>
            </w:r>
            <w:proofErr w:type="spellStart"/>
            <w:r>
              <w:t>relayer</w:t>
            </w:r>
            <w:proofErr w:type="spellEnd"/>
            <w:r>
              <w:t xml:space="preserve"> (queue notifications to reduce load on Orion)</w:t>
            </w:r>
          </w:p>
        </w:tc>
      </w:tr>
    </w:tbl>
    <w:p w14:paraId="391710A1" w14:textId="3606CE7A" w:rsidR="00E61E09" w:rsidRDefault="00E61E09" w:rsidP="00090977"/>
    <w:p w14:paraId="3E2BF384" w14:textId="4F767C39" w:rsidR="002B4E0C" w:rsidRDefault="00B77801" w:rsidP="00090977">
      <w:r>
        <w:t>Context information follows the model presented in figure 5:</w:t>
      </w:r>
    </w:p>
    <w:p w14:paraId="366234C4" w14:textId="77777777" w:rsidR="00B77801" w:rsidRDefault="002B4E0C" w:rsidP="00B77801">
      <w:pPr>
        <w:keepNext/>
      </w:pPr>
      <w:r>
        <w:rPr>
          <w:noProof/>
          <w:lang w:val="fr-FR" w:eastAsia="fr-FR"/>
        </w:rPr>
        <w:drawing>
          <wp:inline distT="0" distB="0" distL="0" distR="0" wp14:anchorId="60AB38F2" wp14:editId="62CF0883">
            <wp:extent cx="6000750" cy="77533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ware_Context_Element_Structure_Model.jpg"/>
                    <pic:cNvPicPr/>
                  </pic:nvPicPr>
                  <pic:blipFill>
                    <a:blip r:embed="rId52">
                      <a:extLst>
                        <a:ext uri="{28A0092B-C50C-407E-A947-70E740481C1C}">
                          <a14:useLocalDpi xmlns:a14="http://schemas.microsoft.com/office/drawing/2010/main" val="0"/>
                        </a:ext>
                      </a:extLst>
                    </a:blip>
                    <a:stretch>
                      <a:fillRect/>
                    </a:stretch>
                  </pic:blipFill>
                  <pic:spPr>
                    <a:xfrm>
                      <a:off x="0" y="0"/>
                      <a:ext cx="6000750" cy="775335"/>
                    </a:xfrm>
                    <a:prstGeom prst="rect">
                      <a:avLst/>
                    </a:prstGeom>
                  </pic:spPr>
                </pic:pic>
              </a:graphicData>
            </a:graphic>
          </wp:inline>
        </w:drawing>
      </w:r>
    </w:p>
    <w:p w14:paraId="5661010B" w14:textId="4557B62F" w:rsidR="002B4E0C" w:rsidRDefault="00B77801" w:rsidP="00B77801">
      <w:pPr>
        <w:pStyle w:val="Lgende"/>
      </w:pPr>
      <w:r>
        <w:t xml:space="preserve">Figure </w:t>
      </w:r>
      <w:r>
        <w:fldChar w:fldCharType="begin"/>
      </w:r>
      <w:r>
        <w:instrText xml:space="preserve"> SEQ Figure \* ARABIC </w:instrText>
      </w:r>
      <w:r>
        <w:fldChar w:fldCharType="separate"/>
      </w:r>
      <w:r w:rsidR="00661879">
        <w:rPr>
          <w:noProof/>
        </w:rPr>
        <w:t>7</w:t>
      </w:r>
      <w:r>
        <w:fldChar w:fldCharType="end"/>
      </w:r>
      <w:r>
        <w:t>: Context Element Model</w:t>
      </w:r>
    </w:p>
    <w:p w14:paraId="711653B4" w14:textId="77777777" w:rsidR="00B77801" w:rsidRDefault="00B77801" w:rsidP="00090977">
      <w:r>
        <w:t>A context element must provide an Entity ID, and an Entity Type, it can have as many attributes as needed, and each attribute can have as many Meta-data as needed.</w:t>
      </w:r>
    </w:p>
    <w:p w14:paraId="3973F4D5" w14:textId="77777777" w:rsidR="00B77801" w:rsidRDefault="00B77801" w:rsidP="00090977"/>
    <w:p w14:paraId="05360A44" w14:textId="5B228C6E" w:rsidR="002B4E0C" w:rsidRDefault="00B77801" w:rsidP="00090977">
      <w:r>
        <w:t>The NGSI RESTful API manipulate context elements in JSON format.</w:t>
      </w:r>
    </w:p>
    <w:p w14:paraId="57723A57" w14:textId="04A62EC0" w:rsidR="00B77801" w:rsidRDefault="00B77801" w:rsidP="00090977"/>
    <w:p w14:paraId="765C1E10" w14:textId="4AA1B602" w:rsidR="00B77801" w:rsidRDefault="00B77801" w:rsidP="00090977">
      <w:r>
        <w:t>Context Broker as a central component interact with many other components</w:t>
      </w:r>
      <w:r w:rsidR="000E3304">
        <w:t xml:space="preserve"> such as IOT Agents, Cosmos (Cygnus and Comet),</w:t>
      </w:r>
      <w:r w:rsidR="00C00BE1">
        <w:t xml:space="preserve"> CEP</w:t>
      </w:r>
      <w:r w:rsidR="00D550F1">
        <w:t xml:space="preserve">, </w:t>
      </w:r>
      <w:proofErr w:type="spellStart"/>
      <w:r w:rsidR="00D550F1">
        <w:t>Wirecloud</w:t>
      </w:r>
      <w:proofErr w:type="spellEnd"/>
    </w:p>
    <w:p w14:paraId="402579AA" w14:textId="035926D2" w:rsidR="00C00BE1" w:rsidRDefault="00C00BE1" w:rsidP="00090977">
      <w:r>
        <w:t>Context Brok</w:t>
      </w:r>
      <w:r w:rsidR="0000053D">
        <w:t>er is secured through</w:t>
      </w:r>
      <w:r>
        <w:t xml:space="preserve"> the </w:t>
      </w:r>
      <w:proofErr w:type="spellStart"/>
      <w:r w:rsidR="00D550F1">
        <w:t>Keyrock</w:t>
      </w:r>
      <w:proofErr w:type="spellEnd"/>
      <w:r w:rsidR="00D550F1">
        <w:t xml:space="preserve"> </w:t>
      </w:r>
      <w:r>
        <w:t>IDM security component</w:t>
      </w:r>
      <w:r w:rsidR="00D550F1">
        <w:t xml:space="preserve"> and PEP proxy</w:t>
      </w:r>
      <w:r w:rsidR="0001581B">
        <w:t>.</w:t>
      </w:r>
    </w:p>
    <w:p w14:paraId="0E32F246" w14:textId="6C0519DF" w:rsidR="002071C2" w:rsidRDefault="002071C2" w:rsidP="00090977"/>
    <w:p w14:paraId="1ABE5E0D" w14:textId="647CF957" w:rsidR="002071C2" w:rsidRDefault="0083266D" w:rsidP="00090977">
      <w:r>
        <w:t>To provide high availability and scalability, the Orion component is deployed as a service through a Docker stack file, meaning that several container instances of Orion will run to provide HA, scalability.</w:t>
      </w:r>
    </w:p>
    <w:p w14:paraId="29766F86" w14:textId="3ECDA92D" w:rsidR="0083266D" w:rsidRDefault="0083266D" w:rsidP="00090977"/>
    <w:p w14:paraId="72E0074D" w14:textId="722F80C7" w:rsidR="0083266D" w:rsidRDefault="0083266D" w:rsidP="00090977">
      <w:r>
        <w:t xml:space="preserve">To reduce the load on Orion for managing notifications it’s possible to use a specific additional component: </w:t>
      </w:r>
      <w:hyperlink r:id="rId53" w:history="1">
        <w:r w:rsidRPr="0083266D">
          <w:rPr>
            <w:rStyle w:val="Lienhypertexte"/>
          </w:rPr>
          <w:t>Rush</w:t>
        </w:r>
      </w:hyperlink>
      <w:r>
        <w:t xml:space="preserve"> as a notification </w:t>
      </w:r>
      <w:proofErr w:type="spellStart"/>
      <w:r>
        <w:t>relayer</w:t>
      </w:r>
      <w:proofErr w:type="spellEnd"/>
      <w:r w:rsidR="006F3DC5">
        <w:t xml:space="preserve"> (</w:t>
      </w:r>
      <w:hyperlink r:id="rId54" w:history="1">
        <w:r w:rsidR="006F3DC5" w:rsidRPr="006F3DC5">
          <w:rPr>
            <w:rStyle w:val="Lienhypertexte"/>
          </w:rPr>
          <w:t>Rush on Telefonica github</w:t>
        </w:r>
      </w:hyperlink>
      <w:r w:rsidR="006F3DC5">
        <w:t>)</w:t>
      </w:r>
      <w:r w:rsidR="002C425E">
        <w:t xml:space="preserve">, a Docker file: </w:t>
      </w:r>
      <w:hyperlink r:id="rId55" w:history="1">
        <w:proofErr w:type="spellStart"/>
        <w:r w:rsidR="002C425E" w:rsidRPr="002C425E">
          <w:rPr>
            <w:rStyle w:val="Lienhypertexte"/>
          </w:rPr>
          <w:t>OrionRush</w:t>
        </w:r>
        <w:proofErr w:type="spellEnd"/>
        <w:r w:rsidR="002C425E" w:rsidRPr="002C425E">
          <w:rPr>
            <w:rStyle w:val="Lienhypertexte"/>
          </w:rPr>
          <w:t xml:space="preserve"> on github</w:t>
        </w:r>
      </w:hyperlink>
    </w:p>
    <w:p w14:paraId="053B23F8" w14:textId="77777777" w:rsidR="00B77801" w:rsidRPr="00F2163C" w:rsidRDefault="00B77801" w:rsidP="00090977"/>
    <w:p w14:paraId="44E5B293" w14:textId="77777777" w:rsidR="00090977" w:rsidRDefault="00090977" w:rsidP="006F6545">
      <w:pPr>
        <w:pStyle w:val="Titre3"/>
      </w:pPr>
      <w:bookmarkStart w:id="187" w:name="_Toc499823537"/>
      <w:bookmarkStart w:id="188" w:name="_Toc500837480"/>
      <w:r>
        <w:t xml:space="preserve">MongoDB </w:t>
      </w:r>
      <w:r w:rsidR="009F516B">
        <w:t xml:space="preserve">Cluster </w:t>
      </w:r>
      <w:r>
        <w:t>Component</w:t>
      </w:r>
      <w:bookmarkEnd w:id="187"/>
      <w:bookmarkEnd w:id="188"/>
    </w:p>
    <w:p w14:paraId="3B00932F" w14:textId="77777777" w:rsidR="00384B07" w:rsidRDefault="00B63CED" w:rsidP="00090977">
      <w:r>
        <w:t xml:space="preserve">This component is the </w:t>
      </w:r>
      <w:hyperlink r:id="rId56" w:history="1">
        <w:r w:rsidRPr="000B5CD1">
          <w:rPr>
            <w:rStyle w:val="Lienhypertexte"/>
          </w:rPr>
          <w:t>MongoDB</w:t>
        </w:r>
      </w:hyperlink>
      <w:r>
        <w:t xml:space="preserve"> No</w:t>
      </w:r>
      <w:r w:rsidR="00090977">
        <w:t>SQL</w:t>
      </w:r>
      <w:r w:rsidR="00960C90">
        <w:t xml:space="preserve"> database cluster global to the </w:t>
      </w:r>
      <w:r w:rsidR="00090977">
        <w:t>platfor</w:t>
      </w:r>
      <w:r w:rsidR="00914615">
        <w:t>m.</w:t>
      </w:r>
    </w:p>
    <w:p w14:paraId="201B4D7D" w14:textId="77777777" w:rsidR="00AB5139" w:rsidRDefault="00914615" w:rsidP="00090977">
      <w:r>
        <w:t>S</w:t>
      </w:r>
      <w:r w:rsidR="00090977">
        <w:t xml:space="preserve">everal </w:t>
      </w:r>
      <w:proofErr w:type="spellStart"/>
      <w:r w:rsidR="00090977">
        <w:t>Fiware</w:t>
      </w:r>
      <w:proofErr w:type="spellEnd"/>
      <w:r w:rsidR="00090977">
        <w:t xml:space="preserve"> components use Mong</w:t>
      </w:r>
      <w:r w:rsidR="00184779">
        <w:t>oDB to persist data, among them</w:t>
      </w:r>
      <w:r w:rsidR="00090977">
        <w:t>: Orion, IDAS, Comet STH</w:t>
      </w:r>
      <w:r w:rsidR="009F516B">
        <w:t>.</w:t>
      </w:r>
    </w:p>
    <w:p w14:paraId="52787EF7" w14:textId="4787E8D8" w:rsidR="00FD458D" w:rsidRDefault="00FD458D" w:rsidP="00090977">
      <w:r>
        <w:t>Clustering is native in MongoDB</w:t>
      </w:r>
      <w:r w:rsidR="00D10440">
        <w:t>, a MongoDB cluster can be scaled horizontally</w:t>
      </w:r>
      <w:r w:rsidR="002328C0">
        <w:t xml:space="preserve">, </w:t>
      </w:r>
      <w:proofErr w:type="spellStart"/>
      <w:r w:rsidR="002328C0">
        <w:t>sharding</w:t>
      </w:r>
      <w:proofErr w:type="spellEnd"/>
      <w:r w:rsidR="002328C0">
        <w:t xml:space="preserve"> can be done on documents through replicas.</w:t>
      </w:r>
    </w:p>
    <w:p w14:paraId="73AB994D" w14:textId="3FA4E04C" w:rsidR="009F516B" w:rsidRDefault="00FD458D" w:rsidP="00090977">
      <w:r>
        <w:t>The component</w:t>
      </w:r>
      <w:r w:rsidR="008E0EF8">
        <w:t xml:space="preserve"> is deployed as a cluster of MongoDB nodes</w:t>
      </w:r>
      <w:r w:rsidR="002328C0">
        <w:t xml:space="preserve"> as containers in the swarm</w:t>
      </w:r>
      <w:r w:rsidR="008E0EF8">
        <w:t xml:space="preserve">, as a </w:t>
      </w:r>
      <w:r w:rsidR="00FB32AC">
        <w:t xml:space="preserve">Docker service through a </w:t>
      </w:r>
      <w:r w:rsidR="008E0EF8">
        <w:t>Stack file.</w:t>
      </w:r>
    </w:p>
    <w:p w14:paraId="4D73E39D" w14:textId="76188836" w:rsidR="002328C0" w:rsidRDefault="002328C0" w:rsidP="00090977">
      <w:r>
        <w:t>Each container should point to a volume on the host for data persistence.</w:t>
      </w:r>
    </w:p>
    <w:p w14:paraId="19251B6E" w14:textId="77777777" w:rsidR="008E0EF8" w:rsidRPr="00F2163C" w:rsidRDefault="008E0EF8" w:rsidP="00090977"/>
    <w:p w14:paraId="3F9A1990" w14:textId="77777777" w:rsidR="00090977" w:rsidRDefault="001115BF" w:rsidP="006F6545">
      <w:pPr>
        <w:pStyle w:val="Titre3"/>
      </w:pPr>
      <w:bookmarkStart w:id="189" w:name="_Toc499823538"/>
      <w:bookmarkStart w:id="190" w:name="_Toc500837481"/>
      <w:proofErr w:type="spellStart"/>
      <w:r>
        <w:t>Citus</w:t>
      </w:r>
      <w:proofErr w:type="spellEnd"/>
      <w:r>
        <w:t>/PostgreSQL Cluster</w:t>
      </w:r>
      <w:r w:rsidR="00090977">
        <w:t xml:space="preserve"> Component</w:t>
      </w:r>
      <w:bookmarkEnd w:id="189"/>
      <w:bookmarkEnd w:id="190"/>
    </w:p>
    <w:p w14:paraId="15D3718C" w14:textId="77777777" w:rsidR="00090977" w:rsidRDefault="00090977" w:rsidP="00090977">
      <w:r>
        <w:t xml:space="preserve">This component is </w:t>
      </w:r>
      <w:r w:rsidR="00B63CED">
        <w:t xml:space="preserve">the cluster of </w:t>
      </w:r>
      <w:hyperlink r:id="rId57" w:history="1">
        <w:r w:rsidR="00B63CED" w:rsidRPr="00793D77">
          <w:rPr>
            <w:rStyle w:val="Lienhypertexte"/>
          </w:rPr>
          <w:t>PostgreSQL</w:t>
        </w:r>
      </w:hyperlink>
      <w:r w:rsidR="00B63CED">
        <w:t xml:space="preserve"> database server</w:t>
      </w:r>
      <w:r w:rsidR="00793D77">
        <w:t>s</w:t>
      </w:r>
      <w:r w:rsidR="00B63CED">
        <w:t xml:space="preserve"> of</w:t>
      </w:r>
      <w:r>
        <w:t xml:space="preserve"> the </w:t>
      </w:r>
      <w:proofErr w:type="spellStart"/>
      <w:r>
        <w:t>Fiware</w:t>
      </w:r>
      <w:proofErr w:type="spellEnd"/>
      <w:r>
        <w:t xml:space="preserve"> platform</w:t>
      </w:r>
      <w:r w:rsidR="00B63CED">
        <w:t>.</w:t>
      </w:r>
    </w:p>
    <w:p w14:paraId="6BB7BF3B" w14:textId="77777777" w:rsidR="00B63CED" w:rsidRDefault="00B63CED" w:rsidP="00090977">
      <w:r>
        <w:t xml:space="preserve">The component is based on </w:t>
      </w:r>
      <w:hyperlink r:id="rId58" w:history="1">
        <w:proofErr w:type="spellStart"/>
        <w:r w:rsidRPr="00793D77">
          <w:rPr>
            <w:rStyle w:val="Lienhypertexte"/>
          </w:rPr>
          <w:t>Citus</w:t>
        </w:r>
        <w:proofErr w:type="spellEnd"/>
      </w:hyperlink>
      <w:r>
        <w:t>, an open source clustering solution for PostgreSQL.</w:t>
      </w:r>
    </w:p>
    <w:p w14:paraId="03301D31" w14:textId="77777777" w:rsidR="00AB5139" w:rsidRDefault="00AB5139" w:rsidP="00090977"/>
    <w:p w14:paraId="67DCA3DC" w14:textId="5C4FDA68" w:rsidR="00B63CED" w:rsidRDefault="00B63CED" w:rsidP="00090977">
      <w:r>
        <w:t>PostgreSQL is used by several components in the platform: such as CKAN</w:t>
      </w:r>
      <w:r w:rsidR="000F242C">
        <w:t xml:space="preserve">, </w:t>
      </w:r>
      <w:proofErr w:type="spellStart"/>
      <w:r w:rsidR="000F242C">
        <w:t>Wirecloud</w:t>
      </w:r>
      <w:proofErr w:type="spellEnd"/>
      <w:r>
        <w:t xml:space="preserve">, and those that will be changed from MySQL to PostgreSQL like </w:t>
      </w:r>
      <w:proofErr w:type="spellStart"/>
      <w:r>
        <w:t>Keyrock</w:t>
      </w:r>
      <w:proofErr w:type="spellEnd"/>
      <w:r>
        <w:t xml:space="preserve">, </w:t>
      </w:r>
      <w:r w:rsidR="00E03667">
        <w:t>Biz Eco System</w:t>
      </w:r>
      <w:r w:rsidR="00EF03E5">
        <w:t>.</w:t>
      </w:r>
    </w:p>
    <w:p w14:paraId="664254B7" w14:textId="5F5E8621" w:rsidR="00850B3D" w:rsidRDefault="00850B3D" w:rsidP="00090977"/>
    <w:p w14:paraId="40CA2879" w14:textId="77777777" w:rsidR="00765758" w:rsidRDefault="00850B3D" w:rsidP="00090977">
      <w:proofErr w:type="spellStart"/>
      <w:r w:rsidRPr="00850B3D">
        <w:t>Citus</w:t>
      </w:r>
      <w:proofErr w:type="spellEnd"/>
      <w:r w:rsidRPr="00850B3D">
        <w:t xml:space="preserve"> extends PostgreSQL to support distributed SQL queries. On top of PostgreSQL, </w:t>
      </w:r>
      <w:proofErr w:type="spellStart"/>
      <w:r w:rsidRPr="00850B3D">
        <w:t>Citus</w:t>
      </w:r>
      <w:proofErr w:type="spellEnd"/>
      <w:r w:rsidRPr="00850B3D">
        <w:t xml:space="preserve"> comes with its own transparent </w:t>
      </w:r>
      <w:proofErr w:type="spellStart"/>
      <w:r w:rsidRPr="00850B3D">
        <w:t>sharding</w:t>
      </w:r>
      <w:proofErr w:type="spellEnd"/>
      <w:r w:rsidRPr="00850B3D">
        <w:t xml:space="preserve">, replication, distributed query planner and executor logic which enable execution of distributed SQL queries in parallel. </w:t>
      </w:r>
    </w:p>
    <w:p w14:paraId="484C7C3A" w14:textId="6C88379B" w:rsidR="00850B3D" w:rsidRDefault="00850B3D" w:rsidP="00090977">
      <w:r w:rsidRPr="00850B3D">
        <w:t>This provides Hadoop-like fault tolerance, scalability and recovery from mid-query failures while allowing large datasets to be queried orders of magnitude faster than what has been possible on PostgreSQL before.</w:t>
      </w:r>
    </w:p>
    <w:p w14:paraId="16871E92" w14:textId="77777777" w:rsidR="00AB5139" w:rsidRDefault="00AB5139" w:rsidP="00090977"/>
    <w:p w14:paraId="58AC83E1" w14:textId="77777777" w:rsidR="00AB5139" w:rsidRDefault="00AB5139" w:rsidP="00090977">
      <w:r>
        <w:t xml:space="preserve">In </w:t>
      </w:r>
      <w:proofErr w:type="spellStart"/>
      <w:r>
        <w:t>Citus</w:t>
      </w:r>
      <w:proofErr w:type="spellEnd"/>
      <w:r>
        <w:t xml:space="preserve"> architecture, the manager is a specific PostgreSQL </w:t>
      </w:r>
      <w:r w:rsidR="000B6113">
        <w:t>database server</w:t>
      </w:r>
      <w:r>
        <w:t xml:space="preserve"> instance that need</w:t>
      </w:r>
      <w:r w:rsidR="000B6113">
        <w:t>s</w:t>
      </w:r>
      <w:r>
        <w:t xml:space="preserve"> a replication to insure m</w:t>
      </w:r>
      <w:r w:rsidR="000B6113">
        <w:t>anager fail-over and provides complete</w:t>
      </w:r>
      <w:r>
        <w:t xml:space="preserve"> high </w:t>
      </w:r>
      <w:r w:rsidR="00716977">
        <w:t>availability</w:t>
      </w:r>
      <w:r w:rsidR="00034802">
        <w:t>.</w:t>
      </w:r>
    </w:p>
    <w:p w14:paraId="6D4C3B75" w14:textId="7879750F" w:rsidR="00034802" w:rsidRDefault="00034802" w:rsidP="00090977">
      <w:r>
        <w:t>Several</w:t>
      </w:r>
      <w:r w:rsidR="00FD458D">
        <w:t xml:space="preserve"> replication solutions exist</w:t>
      </w:r>
      <w:r>
        <w:t xml:space="preserve"> for PostgreSQL, the </w:t>
      </w:r>
      <w:r w:rsidR="00850B3D">
        <w:t>recommendation</w:t>
      </w:r>
      <w:r w:rsidR="00352E18">
        <w:t xml:space="preserve"> from </w:t>
      </w:r>
      <w:proofErr w:type="spellStart"/>
      <w:r w:rsidR="00352E18">
        <w:t>Citus</w:t>
      </w:r>
      <w:r w:rsidR="000F242C">
        <w:t>Data</w:t>
      </w:r>
      <w:proofErr w:type="spellEnd"/>
      <w:r w:rsidR="00850B3D">
        <w:t xml:space="preserve"> is </w:t>
      </w:r>
      <w:hyperlink r:id="rId59" w:history="1">
        <w:r w:rsidR="00850B3D" w:rsidRPr="005E2EB5">
          <w:rPr>
            <w:rStyle w:val="Lienhypertexte"/>
          </w:rPr>
          <w:t>PostgreSQL integrated Streaming replication</w:t>
        </w:r>
      </w:hyperlink>
      <w:r w:rsidR="000F242C">
        <w:t>.</w:t>
      </w:r>
    </w:p>
    <w:p w14:paraId="2091E6D9" w14:textId="77777777" w:rsidR="00AB5139" w:rsidRPr="00F2163C" w:rsidRDefault="00AB5139" w:rsidP="00090977"/>
    <w:p w14:paraId="1851E9AD" w14:textId="77777777" w:rsidR="00F577C1" w:rsidRDefault="001115BF" w:rsidP="005F14A1">
      <w:pPr>
        <w:pStyle w:val="Titre3"/>
      </w:pPr>
      <w:bookmarkStart w:id="191" w:name="_Toc499823539"/>
      <w:bookmarkStart w:id="192" w:name="_Toc500837482"/>
      <w:proofErr w:type="spellStart"/>
      <w:r>
        <w:t>Galera</w:t>
      </w:r>
      <w:proofErr w:type="spellEnd"/>
      <w:r>
        <w:t>/MySQL Cluster</w:t>
      </w:r>
      <w:r w:rsidR="00F577C1">
        <w:t xml:space="preserve"> Component</w:t>
      </w:r>
      <w:bookmarkEnd w:id="191"/>
      <w:bookmarkEnd w:id="192"/>
    </w:p>
    <w:p w14:paraId="197E5955" w14:textId="77777777" w:rsidR="001115BF" w:rsidRDefault="006F6764" w:rsidP="00F577C1">
      <w:r>
        <w:t>This component should be</w:t>
      </w:r>
      <w:r w:rsidR="00F577C1">
        <w:t xml:space="preserve"> the cluster of </w:t>
      </w:r>
      <w:r w:rsidR="001115BF">
        <w:t xml:space="preserve">MySQL </w:t>
      </w:r>
      <w:r w:rsidR="00F577C1">
        <w:t xml:space="preserve">database servers of the </w:t>
      </w:r>
      <w:proofErr w:type="spellStart"/>
      <w:r w:rsidR="00F577C1">
        <w:t>Fiware</w:t>
      </w:r>
      <w:proofErr w:type="spellEnd"/>
      <w:r w:rsidR="00F577C1">
        <w:t xml:space="preserve"> platform.</w:t>
      </w:r>
    </w:p>
    <w:p w14:paraId="1F35D04C" w14:textId="77777777" w:rsidR="006F6764" w:rsidRPr="00AF3430" w:rsidRDefault="006F6764" w:rsidP="00F577C1">
      <w:pPr>
        <w:rPr>
          <w:b/>
        </w:rPr>
      </w:pPr>
      <w:r w:rsidRPr="00AF3430">
        <w:rPr>
          <w:b/>
        </w:rPr>
        <w:t xml:space="preserve">This component will be installed only if changing from </w:t>
      </w:r>
      <w:proofErr w:type="spellStart"/>
      <w:r w:rsidRPr="00AF3430">
        <w:rPr>
          <w:b/>
        </w:rPr>
        <w:t>mySQL</w:t>
      </w:r>
      <w:proofErr w:type="spellEnd"/>
      <w:r w:rsidRPr="00AF3430">
        <w:rPr>
          <w:b/>
        </w:rPr>
        <w:t xml:space="preserve"> to PostgreSQL for a module is too complex or impossible.</w:t>
      </w:r>
    </w:p>
    <w:p w14:paraId="6E84B2D9" w14:textId="77777777" w:rsidR="000D037A" w:rsidRDefault="000D037A" w:rsidP="00F577C1"/>
    <w:p w14:paraId="73CE145B" w14:textId="77777777" w:rsidR="006F6764" w:rsidRDefault="006F6764" w:rsidP="00F577C1">
      <w:r>
        <w:t>Any MySQL database</w:t>
      </w:r>
      <w:r w:rsidR="001A49CD">
        <w:t xml:space="preserve"> that can’t be replace</w:t>
      </w:r>
      <w:r w:rsidR="004069CD">
        <w:t>d</w:t>
      </w:r>
      <w:r w:rsidR="001A49CD">
        <w:t xml:space="preserve"> with PostgreSQL</w:t>
      </w:r>
      <w:r w:rsidR="004069CD">
        <w:t>,</w:t>
      </w:r>
      <w:r>
        <w:t xml:space="preserve"> should be replaced by MariaDB, </w:t>
      </w:r>
    </w:p>
    <w:p w14:paraId="43EFEC0E" w14:textId="77777777" w:rsidR="006F6764" w:rsidRDefault="001115BF" w:rsidP="00F577C1">
      <w:pPr>
        <w:rPr>
          <w:rStyle w:val="Lienhypertexte"/>
        </w:rPr>
      </w:pPr>
      <w:r>
        <w:t xml:space="preserve">To provide high availability and scalability the component will be based on a </w:t>
      </w:r>
      <w:r w:rsidR="006F6764">
        <w:t xml:space="preserve">MySQL/MariaDB </w:t>
      </w:r>
      <w:r>
        <w:t>cluster</w:t>
      </w:r>
      <w:r w:rsidR="006F6764">
        <w:t>ing solution</w:t>
      </w:r>
      <w:r>
        <w:t xml:space="preserve">: </w:t>
      </w:r>
      <w:hyperlink r:id="rId60" w:history="1">
        <w:proofErr w:type="spellStart"/>
        <w:r w:rsidRPr="00EB401F">
          <w:rPr>
            <w:rStyle w:val="Lienhypertexte"/>
          </w:rPr>
          <w:t>Galera</w:t>
        </w:r>
        <w:proofErr w:type="spellEnd"/>
        <w:r w:rsidRPr="00EB401F">
          <w:rPr>
            <w:rStyle w:val="Lienhypertexte"/>
          </w:rPr>
          <w:t xml:space="preserve"> cluster</w:t>
        </w:r>
      </w:hyperlink>
      <w:r w:rsidR="00EF03E5">
        <w:rPr>
          <w:rStyle w:val="Lienhypertexte"/>
        </w:rPr>
        <w:t>.</w:t>
      </w:r>
    </w:p>
    <w:p w14:paraId="663FBECF" w14:textId="77777777" w:rsidR="006F6764" w:rsidRPr="006F6764" w:rsidRDefault="00EF03E5" w:rsidP="00EF03E5">
      <w:r>
        <w:t>There is a MariaDB</w:t>
      </w:r>
      <w:r w:rsidR="00B317EE">
        <w:t xml:space="preserve"> and</w:t>
      </w:r>
      <w:r>
        <w:t xml:space="preserve"> </w:t>
      </w:r>
      <w:proofErr w:type="spellStart"/>
      <w:r>
        <w:t>Galera</w:t>
      </w:r>
      <w:proofErr w:type="spellEnd"/>
      <w:r>
        <w:t xml:space="preserve"> integration chapter on </w:t>
      </w:r>
      <w:hyperlink r:id="rId61" w:history="1">
        <w:r w:rsidRPr="00EF03E5">
          <w:rPr>
            <w:rStyle w:val="Lienhypertexte"/>
          </w:rPr>
          <w:t>MariaDB web site</w:t>
        </w:r>
      </w:hyperlink>
      <w:r>
        <w:t>.</w:t>
      </w:r>
    </w:p>
    <w:p w14:paraId="3687F05A" w14:textId="24C44B15" w:rsidR="00A7296C" w:rsidRDefault="00A7296C" w:rsidP="00A7296C">
      <w:pPr>
        <w:pStyle w:val="Titre3"/>
      </w:pPr>
      <w:bookmarkStart w:id="193" w:name="_Toc499823540"/>
      <w:bookmarkStart w:id="194" w:name="_Toc500837483"/>
      <w:r>
        <w:t>Cosmos Big Data Component</w:t>
      </w:r>
      <w:bookmarkEnd w:id="193"/>
      <w:bookmarkEnd w:id="194"/>
    </w:p>
    <w:p w14:paraId="181C8EC7" w14:textId="77777777" w:rsidR="00651EB6" w:rsidRDefault="00090977" w:rsidP="00A7296C">
      <w:r>
        <w:t xml:space="preserve">This component is the Big Data </w:t>
      </w:r>
      <w:r w:rsidR="00172EE5">
        <w:t xml:space="preserve">and data history </w:t>
      </w:r>
      <w:r w:rsidR="00651EB6">
        <w:t xml:space="preserve">GE of the </w:t>
      </w:r>
      <w:proofErr w:type="spellStart"/>
      <w:r w:rsidR="00651EB6">
        <w:t>Fiware</w:t>
      </w:r>
      <w:proofErr w:type="spellEnd"/>
      <w:r w:rsidR="00651EB6">
        <w:t xml:space="preserve"> platform.</w:t>
      </w:r>
    </w:p>
    <w:p w14:paraId="1A9E3938" w14:textId="77777777" w:rsidR="00651EB6" w:rsidRDefault="00651EB6" w:rsidP="00A7296C"/>
    <w:p w14:paraId="4305D36A" w14:textId="77777777" w:rsidR="00A7296C" w:rsidRDefault="00EF03E5" w:rsidP="00A7296C">
      <w:r>
        <w:t xml:space="preserve">As the most complex component, </w:t>
      </w:r>
      <w:r w:rsidR="00090977">
        <w:t>it’s composed of many modules:</w:t>
      </w:r>
    </w:p>
    <w:p w14:paraId="518C5A94" w14:textId="77777777" w:rsidR="00E702E7" w:rsidRDefault="00C7350C" w:rsidP="0047663D">
      <w:pPr>
        <w:pStyle w:val="Paragraphedeliste"/>
        <w:numPr>
          <w:ilvl w:val="0"/>
          <w:numId w:val="23"/>
        </w:numPr>
      </w:pPr>
      <w:r>
        <w:t>Cygnus</w:t>
      </w:r>
      <w:r w:rsidR="00EF03E5">
        <w:t>, as an interface between the context broker and the different data history storages</w:t>
      </w:r>
    </w:p>
    <w:p w14:paraId="107BCE23" w14:textId="77777777" w:rsidR="00C7350C" w:rsidRDefault="00C7350C" w:rsidP="0047663D">
      <w:pPr>
        <w:pStyle w:val="Paragraphedeliste"/>
        <w:numPr>
          <w:ilvl w:val="0"/>
          <w:numId w:val="23"/>
        </w:numPr>
      </w:pPr>
      <w:r>
        <w:t>Comet STH</w:t>
      </w:r>
      <w:r w:rsidR="00A226BA">
        <w:t xml:space="preserve"> for Short Term History</w:t>
      </w:r>
      <w:r w:rsidR="000A7C4C">
        <w:t xml:space="preserve"> storage, uses MongoDB to persist the data sent through the context broker.</w:t>
      </w:r>
    </w:p>
    <w:p w14:paraId="789FDD8B" w14:textId="77777777" w:rsidR="00C7350C" w:rsidRDefault="00EF03E5" w:rsidP="0047663D">
      <w:pPr>
        <w:pStyle w:val="Paragraphedeliste"/>
        <w:numPr>
          <w:ilvl w:val="0"/>
          <w:numId w:val="23"/>
        </w:numPr>
      </w:pPr>
      <w:r>
        <w:t xml:space="preserve">An </w:t>
      </w:r>
      <w:r w:rsidR="00C7350C">
        <w:t>Hadoop</w:t>
      </w:r>
      <w:r w:rsidR="00172EE5">
        <w:t xml:space="preserve"> ecosystem</w:t>
      </w:r>
      <w:r w:rsidR="00972ABF">
        <w:t xml:space="preserve"> (HAAS)</w:t>
      </w:r>
      <w:r w:rsidR="000A7C4C">
        <w:t xml:space="preserve"> to store and process</w:t>
      </w:r>
      <w:r w:rsidR="00647F6C">
        <w:t xml:space="preserve"> (batch or stream)</w:t>
      </w:r>
      <w:r w:rsidR="000A7C4C">
        <w:t xml:space="preserve"> long term history</w:t>
      </w:r>
      <w:r w:rsidR="00647F6C">
        <w:t xml:space="preserve"> for analytics purposes</w:t>
      </w:r>
      <w:r w:rsidR="000A7C4C">
        <w:t>.</w:t>
      </w:r>
    </w:p>
    <w:p w14:paraId="28030C9E" w14:textId="77777777" w:rsidR="00972ABF" w:rsidRDefault="00972ABF" w:rsidP="00972ABF">
      <w:pPr>
        <w:ind w:left="360"/>
      </w:pPr>
    </w:p>
    <w:p w14:paraId="1807CB43" w14:textId="77777777" w:rsidR="00E85A68" w:rsidRPr="00E85A68" w:rsidRDefault="00E85A68" w:rsidP="00E85A68">
      <w:pPr>
        <w:rPr>
          <w:lang w:val="en-GB"/>
        </w:rPr>
      </w:pPr>
      <w:r>
        <w:rPr>
          <w:lang w:val="en-GB"/>
        </w:rPr>
        <w:t xml:space="preserve">Hadoop HDFS provides </w:t>
      </w:r>
      <w:r w:rsidRPr="00E85A68">
        <w:rPr>
          <w:lang w:val="en-GB"/>
        </w:rPr>
        <w:t>Distributed storage.</w:t>
      </w:r>
    </w:p>
    <w:p w14:paraId="7E0D9636" w14:textId="77777777" w:rsidR="00E85A68" w:rsidRPr="00E85A68" w:rsidRDefault="00E85A68" w:rsidP="00E85A68">
      <w:pPr>
        <w:rPr>
          <w:lang w:val="en-GB"/>
        </w:rPr>
      </w:pPr>
      <w:r w:rsidRPr="00E85A68">
        <w:rPr>
          <w:lang w:val="en-GB"/>
        </w:rPr>
        <w:t>Distributed batch processing</w:t>
      </w:r>
      <w:r>
        <w:rPr>
          <w:lang w:val="en-GB"/>
        </w:rPr>
        <w:t xml:space="preserve"> (with MapReduce)</w:t>
      </w:r>
      <w:r w:rsidRPr="00E85A68">
        <w:rPr>
          <w:lang w:val="en-GB"/>
        </w:rPr>
        <w:t>.</w:t>
      </w:r>
    </w:p>
    <w:p w14:paraId="6A48A3C1" w14:textId="77777777" w:rsidR="00E85A68" w:rsidRDefault="00E85A68" w:rsidP="00E85A68">
      <w:pPr>
        <w:rPr>
          <w:lang w:val="en-GB"/>
        </w:rPr>
      </w:pPr>
      <w:r w:rsidRPr="00E85A68">
        <w:rPr>
          <w:lang w:val="en-GB"/>
        </w:rPr>
        <w:t>Distributed stream processing</w:t>
      </w:r>
      <w:r>
        <w:rPr>
          <w:lang w:val="en-GB"/>
        </w:rPr>
        <w:t xml:space="preserve"> </w:t>
      </w:r>
      <w:r w:rsidR="00BB4F47">
        <w:rPr>
          <w:lang w:val="en-GB"/>
        </w:rPr>
        <w:t xml:space="preserve">through </w:t>
      </w:r>
      <w:proofErr w:type="spellStart"/>
      <w:r w:rsidR="004446E8">
        <w:rPr>
          <w:lang w:val="en-GB"/>
        </w:rPr>
        <w:t>Sinfonier</w:t>
      </w:r>
      <w:proofErr w:type="spellEnd"/>
      <w:r w:rsidR="004446E8">
        <w:rPr>
          <w:lang w:val="en-GB"/>
        </w:rPr>
        <w:t xml:space="preserve"> </w:t>
      </w:r>
      <w:r w:rsidR="00BB4F47">
        <w:rPr>
          <w:lang w:val="en-GB"/>
        </w:rPr>
        <w:t xml:space="preserve">(Apache </w:t>
      </w:r>
      <w:r>
        <w:rPr>
          <w:lang w:val="en-GB"/>
        </w:rPr>
        <w:t xml:space="preserve">Storm </w:t>
      </w:r>
      <w:r w:rsidR="004446E8">
        <w:rPr>
          <w:lang w:val="en-GB"/>
        </w:rPr>
        <w:t>based</w:t>
      </w:r>
      <w:r w:rsidR="00BB4F47">
        <w:rPr>
          <w:lang w:val="en-GB"/>
        </w:rPr>
        <w:t>)</w:t>
      </w:r>
      <w:r w:rsidR="004446E8">
        <w:rPr>
          <w:lang w:val="en-GB"/>
        </w:rPr>
        <w:t xml:space="preserve"> </w:t>
      </w:r>
      <w:r>
        <w:rPr>
          <w:lang w:val="en-GB"/>
        </w:rPr>
        <w:t>or Spark</w:t>
      </w:r>
      <w:r w:rsidRPr="00E85A68">
        <w:rPr>
          <w:lang w:val="en-GB"/>
        </w:rPr>
        <w:t>.</w:t>
      </w:r>
    </w:p>
    <w:p w14:paraId="7FBF12FA" w14:textId="77777777" w:rsidR="00BB0291" w:rsidRDefault="00BB0291" w:rsidP="00E85A68"/>
    <w:p w14:paraId="6048084A" w14:textId="77777777" w:rsidR="002715BD" w:rsidRPr="00E85A68" w:rsidRDefault="002715BD" w:rsidP="00E85A68">
      <w:pPr>
        <w:rPr>
          <w:lang w:val="en-GB"/>
        </w:rPr>
      </w:pPr>
      <w:r>
        <w:t>Also</w:t>
      </w:r>
      <w:r w:rsidR="00BB0291">
        <w:t>,</w:t>
      </w:r>
      <w:r>
        <w:t xml:space="preserve"> almost any software of the Hadoop ecosystem can be used in Cosmos: such as Hive, Pig, zookeeper, yarn, HBase…</w:t>
      </w:r>
    </w:p>
    <w:p w14:paraId="4672E84F" w14:textId="77777777" w:rsidR="000A7C4C" w:rsidRPr="00E85A68" w:rsidRDefault="000A7C4C" w:rsidP="000A7C4C">
      <w:pPr>
        <w:rPr>
          <w:lang w:val="en-GB"/>
        </w:rPr>
      </w:pPr>
    </w:p>
    <w:p w14:paraId="4146E7FB" w14:textId="77777777" w:rsidR="000621EE" w:rsidRDefault="000621EE" w:rsidP="000A7C4C">
      <w:r>
        <w:t xml:space="preserve">On </w:t>
      </w:r>
      <w:proofErr w:type="spellStart"/>
      <w:r>
        <w:t>Fiware</w:t>
      </w:r>
      <w:proofErr w:type="spellEnd"/>
      <w:r>
        <w:t xml:space="preserve"> catalog: </w:t>
      </w:r>
      <w:hyperlink r:id="rId62" w:history="1">
        <w:r w:rsidRPr="000621EE">
          <w:rPr>
            <w:rStyle w:val="Lienhypertexte"/>
          </w:rPr>
          <w:t>Cosmos</w:t>
        </w:r>
      </w:hyperlink>
    </w:p>
    <w:p w14:paraId="583E5462" w14:textId="77777777" w:rsidR="000621EE" w:rsidRDefault="000621EE" w:rsidP="000A7C4C">
      <w:r>
        <w:t xml:space="preserve">On </w:t>
      </w:r>
      <w:proofErr w:type="spellStart"/>
      <w:r>
        <w:t>readthedocs</w:t>
      </w:r>
      <w:proofErr w:type="spellEnd"/>
      <w:r>
        <w:t xml:space="preserve">: </w:t>
      </w:r>
      <w:hyperlink r:id="rId63" w:history="1">
        <w:r w:rsidRPr="000621EE">
          <w:rPr>
            <w:rStyle w:val="Lienhypertexte"/>
          </w:rPr>
          <w:t>Cosmos documentation</w:t>
        </w:r>
      </w:hyperlink>
    </w:p>
    <w:p w14:paraId="6A382963" w14:textId="77777777" w:rsidR="005D1E54" w:rsidRDefault="005D1E54" w:rsidP="000A7C4C">
      <w:r>
        <w:t xml:space="preserve">On </w:t>
      </w:r>
      <w:proofErr w:type="spellStart"/>
      <w:r>
        <w:t>Fiware</w:t>
      </w:r>
      <w:proofErr w:type="spellEnd"/>
      <w:r>
        <w:t xml:space="preserve"> Forge: </w:t>
      </w:r>
      <w:hyperlink r:id="rId64" w:history="1">
        <w:r w:rsidRPr="005D1E54">
          <w:rPr>
            <w:rStyle w:val="Lienhypertexte"/>
          </w:rPr>
          <w:t>Architecture documentation</w:t>
        </w:r>
      </w:hyperlink>
    </w:p>
    <w:p w14:paraId="0798A97D" w14:textId="77777777" w:rsidR="000621EE" w:rsidRDefault="000621EE" w:rsidP="000A7C4C"/>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0A7C4C" w14:paraId="0C798B97" w14:textId="77777777" w:rsidTr="00647F6C">
        <w:tc>
          <w:tcPr>
            <w:tcW w:w="2698" w:type="dxa"/>
          </w:tcPr>
          <w:p w14:paraId="06AAD0D1" w14:textId="77777777" w:rsidR="000A7C4C" w:rsidRDefault="000A7C4C" w:rsidP="00BB4F47">
            <w:pPr>
              <w:rPr>
                <w:b/>
                <w:bCs/>
              </w:rPr>
            </w:pPr>
            <w:r>
              <w:rPr>
                <w:b/>
                <w:bCs/>
              </w:rPr>
              <w:t>Architecture Component</w:t>
            </w:r>
          </w:p>
        </w:tc>
        <w:tc>
          <w:tcPr>
            <w:tcW w:w="5103" w:type="dxa"/>
          </w:tcPr>
          <w:p w14:paraId="6219A270" w14:textId="77777777" w:rsidR="000A7C4C" w:rsidRDefault="000A7C4C" w:rsidP="00BB4F47">
            <w:pPr>
              <w:rPr>
                <w:b/>
                <w:bCs/>
              </w:rPr>
            </w:pPr>
            <w:r>
              <w:rPr>
                <w:b/>
                <w:bCs/>
              </w:rPr>
              <w:t>Component Elements</w:t>
            </w:r>
          </w:p>
        </w:tc>
      </w:tr>
      <w:tr w:rsidR="000A7C4C" w14:paraId="0C061AFF" w14:textId="77777777" w:rsidTr="00647F6C">
        <w:tc>
          <w:tcPr>
            <w:tcW w:w="2698" w:type="dxa"/>
          </w:tcPr>
          <w:p w14:paraId="2DECDEB9" w14:textId="77777777" w:rsidR="000A7C4C" w:rsidRDefault="000A7C4C" w:rsidP="00BB4F47">
            <w:r>
              <w:t>Database Server</w:t>
            </w:r>
          </w:p>
        </w:tc>
        <w:tc>
          <w:tcPr>
            <w:tcW w:w="5103" w:type="dxa"/>
          </w:tcPr>
          <w:p w14:paraId="732921E4" w14:textId="77777777" w:rsidR="000A7C4C" w:rsidRDefault="000A7C4C" w:rsidP="00BB4F47">
            <w:r>
              <w:t>MongoDB</w:t>
            </w:r>
            <w:r w:rsidR="009F516B">
              <w:t xml:space="preserve"> cluster</w:t>
            </w:r>
          </w:p>
        </w:tc>
      </w:tr>
      <w:tr w:rsidR="000A7C4C" w14:paraId="54FCCDF6" w14:textId="77777777" w:rsidTr="00647F6C">
        <w:tc>
          <w:tcPr>
            <w:tcW w:w="2698" w:type="dxa"/>
          </w:tcPr>
          <w:p w14:paraId="61466327" w14:textId="77777777" w:rsidR="000A7C4C" w:rsidRDefault="000A7C4C" w:rsidP="00BB4F47">
            <w:r>
              <w:t>Applications</w:t>
            </w:r>
          </w:p>
        </w:tc>
        <w:tc>
          <w:tcPr>
            <w:tcW w:w="5103" w:type="dxa"/>
          </w:tcPr>
          <w:p w14:paraId="6456CA0C" w14:textId="77777777" w:rsidR="000A7C4C" w:rsidRDefault="000A7C4C" w:rsidP="00BB4F47">
            <w:r>
              <w:t>Cygnus</w:t>
            </w:r>
          </w:p>
          <w:p w14:paraId="70922A5D" w14:textId="77777777" w:rsidR="000A7C4C" w:rsidRDefault="000A7C4C" w:rsidP="00BB4F47">
            <w:r>
              <w:t>Comet STH</w:t>
            </w:r>
          </w:p>
          <w:p w14:paraId="3270233A" w14:textId="77777777" w:rsidR="000A7C4C" w:rsidRDefault="000621EE" w:rsidP="00BB4F47">
            <w:r>
              <w:t>Hadoop ecosystem:</w:t>
            </w:r>
            <w:r w:rsidR="003C7C86">
              <w:t xml:space="preserve"> Sahara </w:t>
            </w:r>
            <w:r w:rsidR="00972ABF">
              <w:t xml:space="preserve">HAAS engine </w:t>
            </w:r>
            <w:r w:rsidR="003C7C86">
              <w:t xml:space="preserve">or </w:t>
            </w:r>
            <w:r w:rsidR="00972ABF">
              <w:t>HAAS</w:t>
            </w:r>
            <w:r w:rsidR="003C7C86">
              <w:t xml:space="preserve"> light version</w:t>
            </w:r>
            <w:r w:rsidR="00972ABF">
              <w:t xml:space="preserve"> engine</w:t>
            </w:r>
          </w:p>
          <w:p w14:paraId="13044236" w14:textId="77777777" w:rsidR="000621EE" w:rsidRDefault="003C7C86" w:rsidP="00BB4F47">
            <w:proofErr w:type="spellStart"/>
            <w:r>
              <w:t>Tidoop</w:t>
            </w:r>
            <w:proofErr w:type="spellEnd"/>
            <w:r w:rsidR="00972ABF">
              <w:t xml:space="preserve"> (MapReduce)</w:t>
            </w:r>
          </w:p>
          <w:p w14:paraId="256CD8CD" w14:textId="77777777" w:rsidR="003C7C86" w:rsidRDefault="003C7C86" w:rsidP="00BB4F47">
            <w:proofErr w:type="spellStart"/>
            <w:r>
              <w:t>Sinfonier</w:t>
            </w:r>
            <w:proofErr w:type="spellEnd"/>
            <w:r w:rsidR="00972ABF">
              <w:t xml:space="preserve"> (stream analytics</w:t>
            </w:r>
            <w:r w:rsidR="005D1E54">
              <w:t xml:space="preserve"> </w:t>
            </w:r>
            <w:r w:rsidR="00284EA7">
              <w:t xml:space="preserve">Apache </w:t>
            </w:r>
            <w:r w:rsidR="005D1E54">
              <w:t>storm based</w:t>
            </w:r>
            <w:r w:rsidR="00972ABF">
              <w:t>)</w:t>
            </w:r>
          </w:p>
          <w:p w14:paraId="5BC5F960" w14:textId="77777777" w:rsidR="004446E8" w:rsidRDefault="004446E8" w:rsidP="00BB4F47"/>
        </w:tc>
      </w:tr>
    </w:tbl>
    <w:p w14:paraId="01763A67" w14:textId="77777777" w:rsidR="000A7C4C" w:rsidRDefault="000A7C4C" w:rsidP="000A7C4C"/>
    <w:p w14:paraId="2FAB2157" w14:textId="77777777" w:rsidR="00090977" w:rsidRPr="00F2163C" w:rsidRDefault="00090977" w:rsidP="00A7296C"/>
    <w:p w14:paraId="532AC89E" w14:textId="77777777" w:rsidR="00A7296C" w:rsidRDefault="009A01D2" w:rsidP="00A7296C">
      <w:pPr>
        <w:pStyle w:val="Titre3"/>
      </w:pPr>
      <w:bookmarkStart w:id="195" w:name="_Toc499823541"/>
      <w:bookmarkStart w:id="196" w:name="_Toc500837484"/>
      <w:proofErr w:type="spellStart"/>
      <w:r>
        <w:t>Knowage</w:t>
      </w:r>
      <w:proofErr w:type="spellEnd"/>
      <w:r>
        <w:t xml:space="preserve"> </w:t>
      </w:r>
      <w:r w:rsidR="005F671E">
        <w:t>Analytics</w:t>
      </w:r>
      <w:r w:rsidR="00A7296C">
        <w:t xml:space="preserve"> Component</w:t>
      </w:r>
      <w:bookmarkEnd w:id="195"/>
      <w:bookmarkEnd w:id="196"/>
    </w:p>
    <w:p w14:paraId="2B5F3BB7" w14:textId="77777777" w:rsidR="00A7296C" w:rsidRDefault="004A17DB" w:rsidP="00A7296C">
      <w:r>
        <w:t xml:space="preserve">This component is for business intelligence, </w:t>
      </w:r>
      <w:proofErr w:type="spellStart"/>
      <w:r>
        <w:t>Fiware</w:t>
      </w:r>
      <w:proofErr w:type="spellEnd"/>
      <w:r>
        <w:t xml:space="preserve"> have </w:t>
      </w:r>
      <w:r w:rsidR="009A01D2">
        <w:t xml:space="preserve">originally </w:t>
      </w:r>
      <w:r>
        <w:t xml:space="preserve">chosen </w:t>
      </w:r>
      <w:proofErr w:type="spellStart"/>
      <w:r>
        <w:t>SpagoBI</w:t>
      </w:r>
      <w:proofErr w:type="spellEnd"/>
      <w:r>
        <w:t xml:space="preserve"> as the reference platform for this Analytics GE.</w:t>
      </w:r>
    </w:p>
    <w:p w14:paraId="7F82A342" w14:textId="77777777" w:rsidR="008010CB" w:rsidRDefault="00BE1FC0" w:rsidP="00A7296C">
      <w:r>
        <w:t xml:space="preserve">In the </w:t>
      </w:r>
      <w:proofErr w:type="spellStart"/>
      <w:r>
        <w:t>Fiware</w:t>
      </w:r>
      <w:proofErr w:type="spellEnd"/>
      <w:r>
        <w:t xml:space="preserve"> catalog is proposed the evolution of </w:t>
      </w:r>
      <w:proofErr w:type="spellStart"/>
      <w:r>
        <w:t>SpagoBI</w:t>
      </w:r>
      <w:proofErr w:type="spellEnd"/>
      <w:r>
        <w:t xml:space="preserve"> to a more integrated suite with all modules included</w:t>
      </w:r>
      <w:r w:rsidR="008010CB">
        <w:t xml:space="preserve"> </w:t>
      </w:r>
      <w:proofErr w:type="spellStart"/>
      <w:r w:rsidR="008010CB">
        <w:t>Knowage</w:t>
      </w:r>
      <w:proofErr w:type="spellEnd"/>
    </w:p>
    <w:p w14:paraId="51BE1BA1" w14:textId="77777777" w:rsidR="00A120CF" w:rsidRDefault="008010CB" w:rsidP="00A7296C">
      <w:pPr>
        <w:rPr>
          <w:rStyle w:val="Lienhypertexte"/>
        </w:rPr>
      </w:pPr>
      <w:r>
        <w:t xml:space="preserve">On </w:t>
      </w:r>
      <w:proofErr w:type="spellStart"/>
      <w:r>
        <w:t>Fiware</w:t>
      </w:r>
      <w:proofErr w:type="spellEnd"/>
      <w:r>
        <w:t xml:space="preserve"> catalog</w:t>
      </w:r>
      <w:r w:rsidR="00BE1FC0">
        <w:t xml:space="preserve">: </w:t>
      </w:r>
      <w:hyperlink r:id="rId65" w:history="1">
        <w:proofErr w:type="spellStart"/>
        <w:r w:rsidR="00BE1FC0" w:rsidRPr="00BE1FC0">
          <w:rPr>
            <w:rStyle w:val="Lienhypertexte"/>
          </w:rPr>
          <w:t>Knowage</w:t>
        </w:r>
        <w:proofErr w:type="spellEnd"/>
      </w:hyperlink>
    </w:p>
    <w:p w14:paraId="0536C4B0" w14:textId="77777777" w:rsidR="008010CB" w:rsidRDefault="00480874" w:rsidP="00A7296C">
      <w:r>
        <w:t xml:space="preserve">On </w:t>
      </w:r>
      <w:proofErr w:type="spellStart"/>
      <w:r>
        <w:t>readthedocs</w:t>
      </w:r>
      <w:proofErr w:type="spellEnd"/>
      <w:r w:rsidR="00561C24">
        <w:t xml:space="preserve">: </w:t>
      </w:r>
      <w:hyperlink r:id="rId66" w:history="1">
        <w:proofErr w:type="spellStart"/>
        <w:r w:rsidR="00561C24" w:rsidRPr="00561C24">
          <w:rPr>
            <w:rStyle w:val="Lienhypertexte"/>
          </w:rPr>
          <w:t>Knowage</w:t>
        </w:r>
        <w:proofErr w:type="spellEnd"/>
        <w:r w:rsidR="00561C24" w:rsidRPr="00561C24">
          <w:rPr>
            <w:rStyle w:val="Lienhypertexte"/>
          </w:rPr>
          <w:t xml:space="preserve"> in </w:t>
        </w:r>
        <w:proofErr w:type="spellStart"/>
        <w:r w:rsidR="00561C24" w:rsidRPr="00561C24">
          <w:rPr>
            <w:rStyle w:val="Lienhypertexte"/>
          </w:rPr>
          <w:t>Fiware</w:t>
        </w:r>
        <w:proofErr w:type="spellEnd"/>
      </w:hyperlink>
    </w:p>
    <w:p w14:paraId="21243535" w14:textId="77777777" w:rsidR="00561C24" w:rsidRDefault="00561C24" w:rsidP="00A7296C">
      <w:proofErr w:type="spellStart"/>
      <w:r>
        <w:t>Knowage</w:t>
      </w:r>
      <w:proofErr w:type="spellEnd"/>
      <w:r>
        <w:t xml:space="preserve"> is a</w:t>
      </w:r>
      <w:r w:rsidRPr="00561C24">
        <w:t xml:space="preserve"> professional open source suite for modern business analytics over traditional sources and big data systems.</w:t>
      </w:r>
    </w:p>
    <w:p w14:paraId="0519FE9C" w14:textId="77777777" w:rsidR="00B27D5D" w:rsidRDefault="00172EE5" w:rsidP="00B27D5D">
      <w:pPr>
        <w:keepNext/>
      </w:pPr>
      <w:r>
        <w:t>This GE provides the following features:</w:t>
      </w:r>
    </w:p>
    <w:p w14:paraId="51495DAB" w14:textId="77777777" w:rsidR="00172EE5" w:rsidRDefault="00172EE5" w:rsidP="0047663D">
      <w:pPr>
        <w:pStyle w:val="Paragraphedeliste"/>
        <w:keepNext/>
        <w:numPr>
          <w:ilvl w:val="0"/>
          <w:numId w:val="18"/>
        </w:numPr>
      </w:pPr>
      <w:r>
        <w:t xml:space="preserve">BD (big data), to </w:t>
      </w:r>
      <w:proofErr w:type="spellStart"/>
      <w:r>
        <w:t>analyse</w:t>
      </w:r>
      <w:proofErr w:type="spellEnd"/>
      <w:r>
        <w:t xml:space="preserve"> data stored on big data clusters or NoSQL databases</w:t>
      </w:r>
    </w:p>
    <w:p w14:paraId="069B4F67" w14:textId="77777777" w:rsidR="00172EE5" w:rsidRDefault="00172EE5" w:rsidP="0047663D">
      <w:pPr>
        <w:pStyle w:val="Paragraphedeliste"/>
        <w:keepNext/>
        <w:numPr>
          <w:ilvl w:val="0"/>
          <w:numId w:val="18"/>
        </w:numPr>
      </w:pPr>
      <w:r>
        <w:t>SI (smart intelligence), the usual business intelligence on structured data, but more oriented to self-service capabilities and agile prototyping</w:t>
      </w:r>
    </w:p>
    <w:p w14:paraId="0F41D393" w14:textId="77777777" w:rsidR="00172EE5" w:rsidRDefault="00172EE5" w:rsidP="0047663D">
      <w:pPr>
        <w:pStyle w:val="Paragraphedeliste"/>
        <w:keepNext/>
        <w:numPr>
          <w:ilvl w:val="0"/>
          <w:numId w:val="18"/>
        </w:numPr>
      </w:pPr>
      <w:r>
        <w:t>ER (enterprise reporting), to produce and distribute static reports</w:t>
      </w:r>
    </w:p>
    <w:p w14:paraId="6B5E67DF" w14:textId="77777777" w:rsidR="00172EE5" w:rsidRDefault="00172EE5" w:rsidP="0047663D">
      <w:pPr>
        <w:pStyle w:val="Paragraphedeliste"/>
        <w:keepNext/>
        <w:numPr>
          <w:ilvl w:val="0"/>
          <w:numId w:val="18"/>
        </w:numPr>
      </w:pPr>
      <w:r>
        <w:t>LI (location intelligence), to relate business data with spatial or geographical information</w:t>
      </w:r>
    </w:p>
    <w:p w14:paraId="1FC3BC11" w14:textId="77777777" w:rsidR="00172EE5" w:rsidRDefault="00172EE5" w:rsidP="0047663D">
      <w:pPr>
        <w:pStyle w:val="Paragraphedeliste"/>
        <w:keepNext/>
        <w:numPr>
          <w:ilvl w:val="0"/>
          <w:numId w:val="18"/>
        </w:numPr>
      </w:pPr>
      <w:r>
        <w:t>PM (performance management), to manage KPIs and organize scorecards</w:t>
      </w:r>
    </w:p>
    <w:p w14:paraId="33129AF0" w14:textId="77777777" w:rsidR="00172EE5" w:rsidRDefault="00172EE5" w:rsidP="0047663D">
      <w:pPr>
        <w:pStyle w:val="Paragraphedeliste"/>
        <w:keepNext/>
        <w:numPr>
          <w:ilvl w:val="0"/>
          <w:numId w:val="18"/>
        </w:numPr>
      </w:pPr>
      <w:r>
        <w:t>PA (predictive analysis), for more advanced analyses</w:t>
      </w:r>
    </w:p>
    <w:p w14:paraId="6BCEBCF4" w14:textId="77777777" w:rsidR="00172EE5" w:rsidRDefault="00172EE5" w:rsidP="0047663D">
      <w:pPr>
        <w:pStyle w:val="Paragraphedeliste"/>
        <w:keepNext/>
        <w:numPr>
          <w:ilvl w:val="0"/>
          <w:numId w:val="18"/>
        </w:numPr>
      </w:pPr>
      <w:r>
        <w:t xml:space="preserve">EI (embedded intelligence), to link </w:t>
      </w:r>
      <w:proofErr w:type="spellStart"/>
      <w:r>
        <w:t>Knowage</w:t>
      </w:r>
      <w:proofErr w:type="spellEnd"/>
      <w:r>
        <w:t xml:space="preserve"> with external solutions provided by the customer or third parties.</w:t>
      </w:r>
    </w:p>
    <w:p w14:paraId="7D08DFF7" w14:textId="77777777" w:rsidR="00EA7075" w:rsidRDefault="00EA7075" w:rsidP="00DD494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953"/>
      </w:tblGrid>
      <w:tr w:rsidR="00C359D6" w14:paraId="335E85B3" w14:textId="77777777" w:rsidTr="006D0972">
        <w:tc>
          <w:tcPr>
            <w:tcW w:w="3261" w:type="dxa"/>
          </w:tcPr>
          <w:p w14:paraId="61F93528" w14:textId="77777777" w:rsidR="00C359D6" w:rsidRDefault="00C359D6" w:rsidP="00714CD0">
            <w:pPr>
              <w:rPr>
                <w:b/>
                <w:bCs/>
              </w:rPr>
            </w:pPr>
            <w:r>
              <w:rPr>
                <w:b/>
                <w:bCs/>
              </w:rPr>
              <w:t>Architecture Component</w:t>
            </w:r>
          </w:p>
        </w:tc>
        <w:tc>
          <w:tcPr>
            <w:tcW w:w="5953" w:type="dxa"/>
          </w:tcPr>
          <w:p w14:paraId="30792A75" w14:textId="77777777" w:rsidR="00C359D6" w:rsidRDefault="00C359D6" w:rsidP="00714CD0">
            <w:pPr>
              <w:rPr>
                <w:b/>
                <w:bCs/>
              </w:rPr>
            </w:pPr>
            <w:r>
              <w:rPr>
                <w:b/>
                <w:bCs/>
              </w:rPr>
              <w:t>Component Elements</w:t>
            </w:r>
          </w:p>
        </w:tc>
      </w:tr>
      <w:tr w:rsidR="00C359D6" w14:paraId="17070E64" w14:textId="77777777" w:rsidTr="006D0972">
        <w:tc>
          <w:tcPr>
            <w:tcW w:w="3261" w:type="dxa"/>
          </w:tcPr>
          <w:p w14:paraId="4C3BEA89" w14:textId="77777777" w:rsidR="00C359D6" w:rsidRDefault="00C359D6" w:rsidP="00714CD0">
            <w:r>
              <w:t>Database Server</w:t>
            </w:r>
          </w:p>
        </w:tc>
        <w:tc>
          <w:tcPr>
            <w:tcW w:w="5953" w:type="dxa"/>
          </w:tcPr>
          <w:p w14:paraId="31A160B0" w14:textId="77777777" w:rsidR="00C359D6" w:rsidRDefault="00B20650" w:rsidP="00714CD0">
            <w:r>
              <w:t>PostgreSQL/</w:t>
            </w:r>
            <w:proofErr w:type="spellStart"/>
            <w:r>
              <w:t>Citus</w:t>
            </w:r>
            <w:proofErr w:type="spellEnd"/>
            <w:r>
              <w:t xml:space="preserve"> for metadata storage</w:t>
            </w:r>
          </w:p>
        </w:tc>
      </w:tr>
      <w:tr w:rsidR="00C359D6" w14:paraId="1D5F8B14" w14:textId="77777777" w:rsidTr="006D0972">
        <w:tc>
          <w:tcPr>
            <w:tcW w:w="3261" w:type="dxa"/>
          </w:tcPr>
          <w:p w14:paraId="04BFCCA0" w14:textId="77777777" w:rsidR="00C359D6" w:rsidRDefault="00C359D6" w:rsidP="00714CD0">
            <w:r>
              <w:t>Application</w:t>
            </w:r>
            <w:r w:rsidR="00B20650">
              <w:t>s</w:t>
            </w:r>
          </w:p>
        </w:tc>
        <w:tc>
          <w:tcPr>
            <w:tcW w:w="5953" w:type="dxa"/>
          </w:tcPr>
          <w:p w14:paraId="4D19D5BD" w14:textId="77777777" w:rsidR="00C359D6" w:rsidRDefault="0029240D" w:rsidP="00714CD0">
            <w:r>
              <w:t>A set of java modules deployed under a Tomcat</w:t>
            </w:r>
          </w:p>
          <w:p w14:paraId="732995AA" w14:textId="77777777" w:rsidR="00C359D6" w:rsidRDefault="00C359D6" w:rsidP="00714CD0"/>
        </w:tc>
      </w:tr>
    </w:tbl>
    <w:p w14:paraId="75673C87" w14:textId="77777777" w:rsidR="00C359D6" w:rsidRDefault="00C359D6" w:rsidP="00DD494C"/>
    <w:p w14:paraId="148A0513" w14:textId="77777777" w:rsidR="00953716" w:rsidRDefault="00953716" w:rsidP="00DD494C">
      <w:r>
        <w:t xml:space="preserve">The composer part of </w:t>
      </w:r>
      <w:proofErr w:type="spellStart"/>
      <w:r>
        <w:t>Knowage</w:t>
      </w:r>
      <w:proofErr w:type="spellEnd"/>
      <w:r>
        <w:t xml:space="preserve">, shouldn’t be exposed to public use, if some dashboards or reports visualization needs to be published, it need to be integrated in applications in an </w:t>
      </w:r>
      <w:proofErr w:type="spellStart"/>
      <w:r>
        <w:t>iframe</w:t>
      </w:r>
      <w:proofErr w:type="spellEnd"/>
      <w:r>
        <w:t xml:space="preserve"> component or by using the API to get the </w:t>
      </w:r>
      <w:proofErr w:type="spellStart"/>
      <w:r>
        <w:t>Knowage</w:t>
      </w:r>
      <w:proofErr w:type="spellEnd"/>
      <w:r>
        <w:t xml:space="preserve"> generated content.</w:t>
      </w:r>
    </w:p>
    <w:p w14:paraId="0DF17176" w14:textId="77777777" w:rsidR="007542E4" w:rsidRDefault="007542E4" w:rsidP="007542E4">
      <w:pPr>
        <w:keepNext/>
      </w:pPr>
    </w:p>
    <w:p w14:paraId="029A8141" w14:textId="77777777" w:rsidR="005F671E" w:rsidRDefault="005F671E" w:rsidP="005F671E">
      <w:pPr>
        <w:pStyle w:val="Titre3"/>
      </w:pPr>
      <w:bookmarkStart w:id="197" w:name="_Hlk497334190"/>
      <w:bookmarkStart w:id="198" w:name="_Toc499823542"/>
      <w:bookmarkStart w:id="199" w:name="_Toc500837485"/>
      <w:r>
        <w:t xml:space="preserve">CKAN Open Data </w:t>
      </w:r>
      <w:bookmarkEnd w:id="197"/>
      <w:r>
        <w:t>Component</w:t>
      </w:r>
      <w:bookmarkEnd w:id="198"/>
      <w:bookmarkEnd w:id="199"/>
    </w:p>
    <w:p w14:paraId="7C5D55BA" w14:textId="77777777" w:rsidR="005F671E" w:rsidRDefault="007460E6" w:rsidP="005F671E">
      <w:r>
        <w:t xml:space="preserve">This component is the chosen </w:t>
      </w:r>
      <w:proofErr w:type="spellStart"/>
      <w:r w:rsidR="00AE397A">
        <w:t>Fiware</w:t>
      </w:r>
      <w:proofErr w:type="spellEnd"/>
      <w:r w:rsidR="00AE397A">
        <w:t xml:space="preserve"> </w:t>
      </w:r>
      <w:r>
        <w:t>GE to manage Open Data</w:t>
      </w:r>
      <w:r w:rsidR="00AE397A">
        <w:t>.</w:t>
      </w:r>
    </w:p>
    <w:p w14:paraId="23AECCD7" w14:textId="77777777" w:rsidR="007460E6" w:rsidRDefault="007460E6" w:rsidP="005F671E">
      <w:r>
        <w:t>CKAN</w:t>
      </w:r>
      <w:r w:rsidR="00144281">
        <w:t xml:space="preserve"> GE at </w:t>
      </w:r>
      <w:proofErr w:type="spellStart"/>
      <w:r w:rsidR="00144281">
        <w:t>Fiware</w:t>
      </w:r>
      <w:proofErr w:type="spellEnd"/>
      <w:r w:rsidR="00144281">
        <w:t xml:space="preserve">: </w:t>
      </w:r>
      <w:hyperlink r:id="rId67" w:history="1">
        <w:r w:rsidR="00144281" w:rsidRPr="0053125C">
          <w:rPr>
            <w:rStyle w:val="Lienhypertexte"/>
          </w:rPr>
          <w:t>https://catalogue.fiware.org/enablers/ckan</w:t>
        </w:r>
      </w:hyperlink>
    </w:p>
    <w:p w14:paraId="03F51FDD" w14:textId="77777777" w:rsidR="00D52596" w:rsidRDefault="00D52596" w:rsidP="005F671E">
      <w:proofErr w:type="spellStart"/>
      <w:r>
        <w:t>Fiware</w:t>
      </w:r>
      <w:proofErr w:type="spellEnd"/>
      <w:r>
        <w:t xml:space="preserve"> Docker installation: </w:t>
      </w:r>
      <w:hyperlink r:id="rId68" w:history="1">
        <w:r w:rsidRPr="0053125C">
          <w:rPr>
            <w:rStyle w:val="Lienhypertexte"/>
          </w:rPr>
          <w:t>https://github.com/okfn/docker-fiware-ckan</w:t>
        </w:r>
      </w:hyperlink>
      <w:r>
        <w:t xml:space="preserve"> </w:t>
      </w:r>
    </w:p>
    <w:p w14:paraId="6DD406E6" w14:textId="77777777" w:rsidR="00935465" w:rsidRDefault="00935465" w:rsidP="005F671E">
      <w:r>
        <w:t xml:space="preserve">Official installation </w:t>
      </w:r>
      <w:proofErr w:type="gramStart"/>
      <w:r>
        <w:t>guide :</w:t>
      </w:r>
      <w:proofErr w:type="gramEnd"/>
      <w:r>
        <w:t xml:space="preserve"> </w:t>
      </w:r>
      <w:hyperlink r:id="rId69" w:history="1">
        <w:r w:rsidRPr="0053125C">
          <w:rPr>
            <w:rStyle w:val="Lienhypertexte"/>
          </w:rPr>
          <w:t>http://docs.ckan.org/en/ckan-2.3.5/maintaining/installing/install-using-docker.html</w:t>
        </w:r>
      </w:hyperlink>
    </w:p>
    <w:p w14:paraId="7A19866F" w14:textId="77777777" w:rsidR="00935465" w:rsidRDefault="009A01D2" w:rsidP="005F671E">
      <w:r>
        <w:t>The CKAN GE provides the following features:</w:t>
      </w:r>
    </w:p>
    <w:p w14:paraId="40474B48" w14:textId="77777777" w:rsidR="009A01D2" w:rsidRDefault="009A01D2" w:rsidP="0047663D">
      <w:pPr>
        <w:pStyle w:val="Paragraphedeliste"/>
        <w:numPr>
          <w:ilvl w:val="0"/>
          <w:numId w:val="19"/>
        </w:numPr>
      </w:pPr>
      <w:r>
        <w:t>Complete catalog system with easy to use web interface and a powerful API</w:t>
      </w:r>
    </w:p>
    <w:p w14:paraId="0A1FE5D9" w14:textId="77777777" w:rsidR="009A01D2" w:rsidRDefault="009A01D2" w:rsidP="0047663D">
      <w:pPr>
        <w:pStyle w:val="Paragraphedeliste"/>
        <w:numPr>
          <w:ilvl w:val="0"/>
          <w:numId w:val="19"/>
        </w:numPr>
      </w:pPr>
      <w:r>
        <w:t xml:space="preserve">Strong integration with third-party CMS’s like </w:t>
      </w:r>
      <w:r w:rsidRPr="00BC118F">
        <w:rPr>
          <w:b/>
        </w:rPr>
        <w:t>Drupal</w:t>
      </w:r>
      <w:r w:rsidR="00361F8D">
        <w:rPr>
          <w:b/>
        </w:rPr>
        <w:t xml:space="preserve"> </w:t>
      </w:r>
      <w:r w:rsidR="00361F8D" w:rsidRPr="00361F8D">
        <w:t>(currently in use at MNCA)</w:t>
      </w:r>
      <w:r>
        <w:t xml:space="preserve"> and WordPress</w:t>
      </w:r>
    </w:p>
    <w:p w14:paraId="04C15D66" w14:textId="77777777" w:rsidR="009A01D2" w:rsidRDefault="009A01D2" w:rsidP="0047663D">
      <w:pPr>
        <w:pStyle w:val="Paragraphedeliste"/>
        <w:numPr>
          <w:ilvl w:val="0"/>
          <w:numId w:val="19"/>
        </w:numPr>
      </w:pPr>
      <w:r>
        <w:t>Data visualization and analytics</w:t>
      </w:r>
    </w:p>
    <w:p w14:paraId="0928C1F0" w14:textId="77777777" w:rsidR="009A01D2" w:rsidRDefault="009A01D2" w:rsidP="0047663D">
      <w:pPr>
        <w:pStyle w:val="Paragraphedeliste"/>
        <w:numPr>
          <w:ilvl w:val="0"/>
          <w:numId w:val="19"/>
        </w:numPr>
      </w:pPr>
      <w:r>
        <w:t>Workflow support lets departments or groups manage their own data publishing</w:t>
      </w:r>
    </w:p>
    <w:p w14:paraId="7BA4CA48" w14:textId="77777777" w:rsidR="009A01D2" w:rsidRDefault="009A01D2" w:rsidP="0047663D">
      <w:pPr>
        <w:pStyle w:val="Paragraphedeliste"/>
        <w:numPr>
          <w:ilvl w:val="0"/>
          <w:numId w:val="19"/>
        </w:numPr>
      </w:pPr>
      <w:r>
        <w:t>Fine-grained access control</w:t>
      </w:r>
    </w:p>
    <w:p w14:paraId="7BF131E6" w14:textId="77777777" w:rsidR="009A01D2" w:rsidRDefault="009A01D2" w:rsidP="0047663D">
      <w:pPr>
        <w:pStyle w:val="Paragraphedeliste"/>
        <w:numPr>
          <w:ilvl w:val="0"/>
          <w:numId w:val="19"/>
        </w:numPr>
      </w:pPr>
      <w:r>
        <w:t>Integrated data storage and full data API</w:t>
      </w:r>
    </w:p>
    <w:p w14:paraId="6F144D99" w14:textId="77777777" w:rsidR="009A01D2" w:rsidRDefault="009A01D2" w:rsidP="0047663D">
      <w:pPr>
        <w:pStyle w:val="Paragraphedeliste"/>
        <w:numPr>
          <w:ilvl w:val="0"/>
          <w:numId w:val="19"/>
        </w:numPr>
      </w:pPr>
      <w:r>
        <w:t>Federated structure: easily set up new instances with common search</w:t>
      </w:r>
    </w:p>
    <w:p w14:paraId="78F1C8F6" w14:textId="77777777" w:rsidR="00144281" w:rsidRDefault="00144281" w:rsidP="005F671E"/>
    <w:p w14:paraId="6EB7723C" w14:textId="77777777" w:rsidR="007460E6" w:rsidRDefault="007460E6" w:rsidP="005F671E"/>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7460E6" w14:paraId="6AD35CE6" w14:textId="77777777" w:rsidTr="00C7691C">
        <w:tc>
          <w:tcPr>
            <w:tcW w:w="2698" w:type="dxa"/>
          </w:tcPr>
          <w:p w14:paraId="0EA66528" w14:textId="77777777" w:rsidR="007460E6" w:rsidRDefault="007460E6" w:rsidP="00C7691C">
            <w:pPr>
              <w:rPr>
                <w:b/>
                <w:bCs/>
              </w:rPr>
            </w:pPr>
            <w:r>
              <w:rPr>
                <w:b/>
                <w:bCs/>
              </w:rPr>
              <w:t>Architecture Component</w:t>
            </w:r>
          </w:p>
        </w:tc>
        <w:tc>
          <w:tcPr>
            <w:tcW w:w="3818" w:type="dxa"/>
          </w:tcPr>
          <w:p w14:paraId="20835EAA" w14:textId="77777777" w:rsidR="007460E6" w:rsidRDefault="007460E6" w:rsidP="00C7691C">
            <w:pPr>
              <w:rPr>
                <w:b/>
                <w:bCs/>
              </w:rPr>
            </w:pPr>
            <w:r>
              <w:rPr>
                <w:b/>
                <w:bCs/>
              </w:rPr>
              <w:t>Component Elements</w:t>
            </w:r>
          </w:p>
        </w:tc>
      </w:tr>
      <w:tr w:rsidR="007460E6" w14:paraId="194005CD" w14:textId="77777777" w:rsidTr="00C7691C">
        <w:tc>
          <w:tcPr>
            <w:tcW w:w="2698" w:type="dxa"/>
          </w:tcPr>
          <w:p w14:paraId="499FC5C9" w14:textId="77777777" w:rsidR="007460E6" w:rsidRDefault="007460E6" w:rsidP="00C7691C">
            <w:r>
              <w:t>Database Server</w:t>
            </w:r>
          </w:p>
        </w:tc>
        <w:tc>
          <w:tcPr>
            <w:tcW w:w="3818" w:type="dxa"/>
          </w:tcPr>
          <w:p w14:paraId="687D8B97" w14:textId="77777777" w:rsidR="007460E6" w:rsidRDefault="007460E6" w:rsidP="00C7691C">
            <w:proofErr w:type="spellStart"/>
            <w:r>
              <w:t>Postgresql</w:t>
            </w:r>
            <w:proofErr w:type="spellEnd"/>
            <w:r>
              <w:t>/</w:t>
            </w:r>
            <w:proofErr w:type="spellStart"/>
            <w:r>
              <w:t>Citus</w:t>
            </w:r>
            <w:proofErr w:type="spellEnd"/>
            <w:r w:rsidR="009F516B">
              <w:t xml:space="preserve"> cluster</w:t>
            </w:r>
          </w:p>
          <w:p w14:paraId="11738EF5" w14:textId="0735CE6E" w:rsidR="00B8241B" w:rsidRDefault="00B8241B" w:rsidP="00C7691C">
            <w:r>
              <w:t xml:space="preserve">Apache </w:t>
            </w:r>
            <w:proofErr w:type="spellStart"/>
            <w:r>
              <w:t>Solr</w:t>
            </w:r>
            <w:proofErr w:type="spellEnd"/>
            <w:r>
              <w:t xml:space="preserve"> (for search feature)</w:t>
            </w:r>
          </w:p>
        </w:tc>
      </w:tr>
      <w:tr w:rsidR="007460E6" w14:paraId="60ED493B" w14:textId="77777777" w:rsidTr="00C7691C">
        <w:tc>
          <w:tcPr>
            <w:tcW w:w="2698" w:type="dxa"/>
          </w:tcPr>
          <w:p w14:paraId="482B572C" w14:textId="77777777" w:rsidR="007460E6" w:rsidRDefault="007460E6" w:rsidP="00C7691C">
            <w:r>
              <w:t>Applications</w:t>
            </w:r>
          </w:p>
        </w:tc>
        <w:tc>
          <w:tcPr>
            <w:tcW w:w="3818" w:type="dxa"/>
          </w:tcPr>
          <w:p w14:paraId="41BC1AAF" w14:textId="77777777" w:rsidR="007460E6" w:rsidRDefault="007460E6" w:rsidP="00C7691C">
            <w:proofErr w:type="spellStart"/>
            <w:r>
              <w:t>Api</w:t>
            </w:r>
            <w:proofErr w:type="spellEnd"/>
            <w:r w:rsidR="008B0BD5">
              <w:t xml:space="preserve"> and WEB UI</w:t>
            </w:r>
          </w:p>
          <w:p w14:paraId="68589466" w14:textId="77777777" w:rsidR="007460E6" w:rsidRDefault="007460E6" w:rsidP="00C7691C"/>
          <w:p w14:paraId="2941EB51" w14:textId="77777777" w:rsidR="007460E6" w:rsidRDefault="007460E6" w:rsidP="00C7691C"/>
        </w:tc>
      </w:tr>
    </w:tbl>
    <w:p w14:paraId="0A1F4F3A" w14:textId="77777777" w:rsidR="007460E6" w:rsidRDefault="007460E6" w:rsidP="005F671E"/>
    <w:p w14:paraId="6E2F2209" w14:textId="77777777" w:rsidR="00B27D5D" w:rsidRDefault="00B27D5D" w:rsidP="00B27D5D"/>
    <w:p w14:paraId="2139956E" w14:textId="3D9ADD59" w:rsidR="001B6C4D" w:rsidRPr="001B6C4D" w:rsidRDefault="00D47423" w:rsidP="001B6C4D">
      <w:pPr>
        <w:pStyle w:val="Titre3"/>
        <w:rPr>
          <w:i/>
        </w:rPr>
      </w:pPr>
      <w:bookmarkStart w:id="200" w:name="_Toc499823543"/>
      <w:bookmarkStart w:id="201" w:name="_Toc500837486"/>
      <w:r>
        <w:lastRenderedPageBreak/>
        <w:t xml:space="preserve">IDAS </w:t>
      </w:r>
      <w:r w:rsidR="00C17488">
        <w:t xml:space="preserve">IOT </w:t>
      </w:r>
      <w:r>
        <w:t>Component</w:t>
      </w:r>
      <w:bookmarkEnd w:id="200"/>
      <w:r w:rsidR="0038525C">
        <w:t>s</w:t>
      </w:r>
      <w:bookmarkEnd w:id="201"/>
    </w:p>
    <w:p w14:paraId="39264EA4" w14:textId="77777777" w:rsidR="006709C5" w:rsidRDefault="00123AF1" w:rsidP="001B6C4D">
      <w:r w:rsidRPr="00123AF1">
        <w:t>The IDAS component is an implementation of the Backend Device Management GE.</w:t>
      </w:r>
    </w:p>
    <w:p w14:paraId="0DA3AD77" w14:textId="77777777" w:rsidR="0033747C" w:rsidRDefault="00D42D5B" w:rsidP="001B6C4D">
      <w:r>
        <w:t xml:space="preserve">It provides software for IOT use cases, </w:t>
      </w:r>
      <w:r w:rsidR="005F0A31">
        <w:t>like:</w:t>
      </w:r>
    </w:p>
    <w:p w14:paraId="5B42776F" w14:textId="01FCB8CE" w:rsidR="00B31FAB" w:rsidRDefault="00D42D5B" w:rsidP="0047663D">
      <w:pPr>
        <w:pStyle w:val="Paragraphedeliste"/>
        <w:numPr>
          <w:ilvl w:val="0"/>
          <w:numId w:val="28"/>
        </w:numPr>
      </w:pPr>
      <w:r>
        <w:t xml:space="preserve">to manage communication between </w:t>
      </w:r>
      <w:r w:rsidR="005F0A31">
        <w:t>sensors</w:t>
      </w:r>
      <w:r w:rsidR="00850B3D">
        <w:t xml:space="preserve"> </w:t>
      </w:r>
      <w:r w:rsidR="005F0A31">
        <w:t>&amp;</w:t>
      </w:r>
      <w:r w:rsidR="00850B3D">
        <w:t xml:space="preserve"> </w:t>
      </w:r>
      <w:r w:rsidR="005F0A31">
        <w:t>actuators/</w:t>
      </w:r>
      <w:r>
        <w:t>devices</w:t>
      </w:r>
      <w:r w:rsidR="00B31FAB">
        <w:t>/gateways</w:t>
      </w:r>
      <w:r>
        <w:t xml:space="preserve"> and the data context broker</w:t>
      </w:r>
      <w:r w:rsidR="00850B3D">
        <w:t xml:space="preserve"> using NGSI REST API</w:t>
      </w:r>
      <w:r w:rsidR="00B31FAB">
        <w:t>.</w:t>
      </w:r>
    </w:p>
    <w:p w14:paraId="1FECC8EC" w14:textId="77777777" w:rsidR="00E66E24" w:rsidRDefault="0033747C" w:rsidP="0047663D">
      <w:pPr>
        <w:pStyle w:val="Paragraphedeliste"/>
        <w:numPr>
          <w:ilvl w:val="0"/>
          <w:numId w:val="28"/>
        </w:numPr>
      </w:pPr>
      <w:r>
        <w:t xml:space="preserve">to </w:t>
      </w:r>
      <w:r w:rsidR="00E66E24">
        <w:t>manage provisioning of devices through a REST API</w:t>
      </w:r>
      <w:r>
        <w:t xml:space="preserve">, it is composed of several components organized </w:t>
      </w:r>
      <w:r w:rsidR="00E3379A">
        <w:t xml:space="preserve">by south bound protocols (UL2, JSON, LWM2M, </w:t>
      </w:r>
      <w:proofErr w:type="spellStart"/>
      <w:r w:rsidR="00E3379A">
        <w:t>Sigfox</w:t>
      </w:r>
      <w:proofErr w:type="spellEnd"/>
      <w:r w:rsidR="00E3379A">
        <w:t>)</w:t>
      </w:r>
    </w:p>
    <w:p w14:paraId="59E4D947" w14:textId="77777777" w:rsidR="005F0A31" w:rsidRDefault="005F0A31" w:rsidP="001B6C4D"/>
    <w:p w14:paraId="3B7066F0" w14:textId="77777777" w:rsidR="00B31FAB" w:rsidRPr="00DB16EE" w:rsidRDefault="00B31FAB" w:rsidP="001B6C4D">
      <w:pPr>
        <w:rPr>
          <w:rStyle w:val="Lienhypertexte"/>
          <w:lang w:val="en-GB"/>
        </w:rPr>
      </w:pPr>
      <w:r w:rsidRPr="00DB16EE">
        <w:rPr>
          <w:lang w:val="en-GB"/>
        </w:rPr>
        <w:t xml:space="preserve">On </w:t>
      </w:r>
      <w:proofErr w:type="spellStart"/>
      <w:r w:rsidRPr="00DB16EE">
        <w:rPr>
          <w:lang w:val="en-GB"/>
        </w:rPr>
        <w:t>Fiware</w:t>
      </w:r>
      <w:proofErr w:type="spellEnd"/>
      <w:r w:rsidRPr="00DB16EE">
        <w:rPr>
          <w:lang w:val="en-GB"/>
        </w:rPr>
        <w:t xml:space="preserve"> </w:t>
      </w:r>
      <w:proofErr w:type="spellStart"/>
      <w:r w:rsidRPr="00DB16EE">
        <w:rPr>
          <w:lang w:val="en-GB"/>
        </w:rPr>
        <w:t>Catalog</w:t>
      </w:r>
      <w:proofErr w:type="spellEnd"/>
      <w:r w:rsidRPr="00DB16EE">
        <w:rPr>
          <w:lang w:val="en-GB"/>
        </w:rPr>
        <w:t xml:space="preserve">: </w:t>
      </w:r>
      <w:hyperlink r:id="rId70" w:history="1">
        <w:r w:rsidR="00D36D19" w:rsidRPr="00DB16EE">
          <w:rPr>
            <w:rStyle w:val="Lienhypertexte"/>
            <w:lang w:val="en-GB"/>
          </w:rPr>
          <w:t>IDAS</w:t>
        </w:r>
      </w:hyperlink>
    </w:p>
    <w:p w14:paraId="6229DF79" w14:textId="77777777" w:rsidR="005F0A31" w:rsidRPr="005F0A31" w:rsidRDefault="005F0A31" w:rsidP="005F0A31">
      <w:pPr>
        <w:rPr>
          <w:lang w:val="en-GB"/>
        </w:rPr>
      </w:pPr>
      <w:r w:rsidRPr="005F0A31">
        <w:rPr>
          <w:lang w:val="en-GB"/>
        </w:rPr>
        <w:t xml:space="preserve">Documentation on the </w:t>
      </w:r>
      <w:proofErr w:type="spellStart"/>
      <w:r>
        <w:rPr>
          <w:lang w:val="en-GB"/>
        </w:rPr>
        <w:t>Fiware</w:t>
      </w:r>
      <w:proofErr w:type="spellEnd"/>
      <w:r>
        <w:rPr>
          <w:lang w:val="en-GB"/>
        </w:rPr>
        <w:t xml:space="preserve"> </w:t>
      </w:r>
      <w:r w:rsidRPr="005F0A31">
        <w:rPr>
          <w:lang w:val="en-GB"/>
        </w:rPr>
        <w:t xml:space="preserve">IOT </w:t>
      </w:r>
      <w:proofErr w:type="gramStart"/>
      <w:r w:rsidRPr="005F0A31">
        <w:rPr>
          <w:lang w:val="en-GB"/>
        </w:rPr>
        <w:t>stack :</w:t>
      </w:r>
      <w:proofErr w:type="gramEnd"/>
      <w:r w:rsidRPr="005F0A31">
        <w:rPr>
          <w:lang w:val="en-GB"/>
        </w:rPr>
        <w:t xml:space="preserve"> </w:t>
      </w:r>
      <w:hyperlink r:id="rId71" w:history="1">
        <w:r w:rsidRPr="005F0A31">
          <w:rPr>
            <w:rStyle w:val="Lienhypertexte"/>
            <w:lang w:val="en-GB"/>
          </w:rPr>
          <w:t>by Telefonica</w:t>
        </w:r>
      </w:hyperlink>
    </w:p>
    <w:p w14:paraId="7B6F2070" w14:textId="77777777" w:rsidR="00FE6D47" w:rsidRPr="005F0A31" w:rsidRDefault="00FE6D47" w:rsidP="001B6C4D">
      <w:pPr>
        <w:rPr>
          <w:lang w:val="en-GB"/>
        </w:rPr>
      </w:pPr>
    </w:p>
    <w:p w14:paraId="713C4FB6" w14:textId="77777777" w:rsidR="00D36D19" w:rsidRPr="005F0A31" w:rsidRDefault="00D36D19" w:rsidP="001B6C4D">
      <w:pPr>
        <w:rPr>
          <w:lang w:val="en-GB"/>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244"/>
      </w:tblGrid>
      <w:tr w:rsidR="00E92D07" w14:paraId="7C596DAF" w14:textId="77777777" w:rsidTr="00720EB8">
        <w:tc>
          <w:tcPr>
            <w:tcW w:w="2698" w:type="dxa"/>
          </w:tcPr>
          <w:p w14:paraId="31CAF008" w14:textId="77777777" w:rsidR="00E92D07" w:rsidRDefault="00E92D07" w:rsidP="00C7691C">
            <w:pPr>
              <w:rPr>
                <w:b/>
                <w:bCs/>
              </w:rPr>
            </w:pPr>
            <w:r>
              <w:rPr>
                <w:b/>
                <w:bCs/>
              </w:rPr>
              <w:t>Architecture Component</w:t>
            </w:r>
          </w:p>
        </w:tc>
        <w:tc>
          <w:tcPr>
            <w:tcW w:w="5244" w:type="dxa"/>
          </w:tcPr>
          <w:p w14:paraId="51672092" w14:textId="77777777" w:rsidR="00E92D07" w:rsidRDefault="00E92D07" w:rsidP="00C7691C">
            <w:pPr>
              <w:rPr>
                <w:b/>
                <w:bCs/>
              </w:rPr>
            </w:pPr>
            <w:r>
              <w:rPr>
                <w:b/>
                <w:bCs/>
              </w:rPr>
              <w:t>Component Elements</w:t>
            </w:r>
          </w:p>
        </w:tc>
      </w:tr>
      <w:tr w:rsidR="00E92D07" w14:paraId="42344CC3" w14:textId="77777777" w:rsidTr="00720EB8">
        <w:tc>
          <w:tcPr>
            <w:tcW w:w="2698" w:type="dxa"/>
          </w:tcPr>
          <w:p w14:paraId="0DD1BAF4" w14:textId="77777777" w:rsidR="00E92D07" w:rsidRDefault="00E92D07" w:rsidP="00C7691C">
            <w:r>
              <w:t>Database Server</w:t>
            </w:r>
          </w:p>
        </w:tc>
        <w:tc>
          <w:tcPr>
            <w:tcW w:w="5244" w:type="dxa"/>
          </w:tcPr>
          <w:p w14:paraId="41FDD72A" w14:textId="77777777" w:rsidR="00E92D07" w:rsidRDefault="00E92D07" w:rsidP="00C7691C">
            <w:r>
              <w:t>MongoDB</w:t>
            </w:r>
          </w:p>
        </w:tc>
      </w:tr>
      <w:tr w:rsidR="00E92D07" w14:paraId="4C1F7CBD" w14:textId="77777777" w:rsidTr="00720EB8">
        <w:tc>
          <w:tcPr>
            <w:tcW w:w="2698" w:type="dxa"/>
          </w:tcPr>
          <w:p w14:paraId="6B719AE5" w14:textId="77777777" w:rsidR="00E92D07" w:rsidRDefault="00E92D07" w:rsidP="00C7691C">
            <w:r>
              <w:t>Applications</w:t>
            </w:r>
          </w:p>
        </w:tc>
        <w:tc>
          <w:tcPr>
            <w:tcW w:w="5244" w:type="dxa"/>
          </w:tcPr>
          <w:p w14:paraId="00503D07" w14:textId="77777777" w:rsidR="00E92D07" w:rsidRDefault="00BE7D42" w:rsidP="00E92D07">
            <w:hyperlink r:id="rId72" w:history="1">
              <w:r w:rsidR="00E92D07" w:rsidRPr="001175F1">
                <w:rPr>
                  <w:rStyle w:val="Lienhypertexte"/>
                </w:rPr>
                <w:t>UL2.0 IOT Agent</w:t>
              </w:r>
            </w:hyperlink>
          </w:p>
          <w:p w14:paraId="2141F682" w14:textId="77777777" w:rsidR="00E92D07" w:rsidRPr="00887470" w:rsidRDefault="00887470" w:rsidP="00E92D07">
            <w:pPr>
              <w:rPr>
                <w:rStyle w:val="Lienhypertexte"/>
              </w:rPr>
            </w:pPr>
            <w:r>
              <w:fldChar w:fldCharType="begin"/>
            </w:r>
            <w:r>
              <w:instrText xml:space="preserve"> HYPERLINK "https://github.com/telefonicaid/iotagent-json" </w:instrText>
            </w:r>
            <w:r>
              <w:fldChar w:fldCharType="separate"/>
            </w:r>
            <w:r w:rsidR="00E92D07" w:rsidRPr="00887470">
              <w:rPr>
                <w:rStyle w:val="Lienhypertexte"/>
              </w:rPr>
              <w:t>JSON IOT Agent</w:t>
            </w:r>
          </w:p>
          <w:p w14:paraId="7A9A9F35" w14:textId="77777777" w:rsidR="001175F1" w:rsidRDefault="00887470" w:rsidP="00E92D07">
            <w:r>
              <w:fldChar w:fldCharType="end"/>
            </w:r>
            <w:hyperlink r:id="rId73" w:history="1">
              <w:r w:rsidR="001175F1" w:rsidRPr="00887470">
                <w:rPr>
                  <w:rStyle w:val="Lienhypertexte"/>
                </w:rPr>
                <w:t>OMA L</w:t>
              </w:r>
              <w:r w:rsidRPr="00887470">
                <w:rPr>
                  <w:rStyle w:val="Lienhypertexte"/>
                </w:rPr>
                <w:t>WM2M IOT Agent</w:t>
              </w:r>
            </w:hyperlink>
          </w:p>
          <w:p w14:paraId="18DAB582" w14:textId="77777777" w:rsidR="00DD494C" w:rsidRDefault="00BE7D42" w:rsidP="00E92D07">
            <w:hyperlink r:id="rId74" w:history="1">
              <w:r w:rsidR="00DD494C" w:rsidRPr="00887470">
                <w:rPr>
                  <w:rStyle w:val="Lienhypertexte"/>
                </w:rPr>
                <w:t>SIGFOX IOT Agent</w:t>
              </w:r>
            </w:hyperlink>
          </w:p>
          <w:p w14:paraId="1971FC71" w14:textId="77777777" w:rsidR="00E92D07" w:rsidRDefault="00BE7D42" w:rsidP="00E92D07">
            <w:hyperlink r:id="rId75" w:history="1">
              <w:r w:rsidR="00E92D07" w:rsidRPr="00887470">
                <w:rPr>
                  <w:rStyle w:val="Lienhypertexte"/>
                </w:rPr>
                <w:t>IOT</w:t>
              </w:r>
              <w:r w:rsidR="008010CB" w:rsidRPr="00887470">
                <w:rPr>
                  <w:rStyle w:val="Lienhypertexte"/>
                </w:rPr>
                <w:t xml:space="preserve"> Agent library to develop other</w:t>
              </w:r>
              <w:r w:rsidR="00E92D07" w:rsidRPr="00887470">
                <w:rPr>
                  <w:rStyle w:val="Lienhypertexte"/>
                </w:rPr>
                <w:t xml:space="preserve"> agents</w:t>
              </w:r>
            </w:hyperlink>
          </w:p>
          <w:p w14:paraId="44EE4814" w14:textId="77777777" w:rsidR="0019448D" w:rsidRDefault="0019448D" w:rsidP="00E92D07">
            <w:r>
              <w:t xml:space="preserve">IOT Agent Manager (under upgrade for </w:t>
            </w:r>
            <w:r w:rsidR="00720EB8">
              <w:t>R</w:t>
            </w:r>
            <w:r>
              <w:t>5</w:t>
            </w:r>
            <w:r w:rsidR="00720EB8">
              <w:t xml:space="preserve"> release</w:t>
            </w:r>
            <w:r>
              <w:t>)</w:t>
            </w:r>
          </w:p>
          <w:p w14:paraId="044FF69E" w14:textId="77777777" w:rsidR="0019448D" w:rsidRDefault="00720EB8" w:rsidP="00E92D07">
            <w:r w:rsidRPr="00720EB8">
              <w:t>IoT Edge Manager</w:t>
            </w:r>
            <w:r>
              <w:t xml:space="preserve"> (forthcoming for R5)</w:t>
            </w:r>
          </w:p>
          <w:p w14:paraId="0AB4CC97" w14:textId="77777777" w:rsidR="00E92D07" w:rsidRDefault="00BE7D42" w:rsidP="00C7691C">
            <w:hyperlink r:id="rId76" w:history="1">
              <w:r w:rsidR="00720EB8" w:rsidRPr="00E66391">
                <w:rPr>
                  <w:rStyle w:val="Lienhypertexte"/>
                </w:rPr>
                <w:t>IOT Orchestrator with portal UI</w:t>
              </w:r>
            </w:hyperlink>
            <w:r w:rsidR="00720EB8">
              <w:t xml:space="preserve"> (from Telefonica)</w:t>
            </w:r>
          </w:p>
          <w:p w14:paraId="1DD216C1" w14:textId="77777777" w:rsidR="00E66391" w:rsidRDefault="00E66391" w:rsidP="00C7691C">
            <w:r>
              <w:t xml:space="preserve">MQTT broker like </w:t>
            </w:r>
            <w:hyperlink r:id="rId77" w:history="1">
              <w:proofErr w:type="spellStart"/>
              <w:r w:rsidRPr="00E66391">
                <w:rPr>
                  <w:rStyle w:val="Lienhypertexte"/>
                </w:rPr>
                <w:t>Mosquitto</w:t>
              </w:r>
              <w:proofErr w:type="spellEnd"/>
            </w:hyperlink>
            <w:r>
              <w:t xml:space="preserve"> is needed for MQTT connectivity of IOT agents</w:t>
            </w:r>
            <w:r w:rsidR="0075566F">
              <w:t>.</w:t>
            </w:r>
          </w:p>
          <w:p w14:paraId="55197161" w14:textId="57AE55FF" w:rsidR="00A556CD" w:rsidRDefault="00A33E5D" w:rsidP="00C7691C">
            <w:hyperlink r:id="rId78" w:history="1">
              <w:r w:rsidR="00997832" w:rsidRPr="00A33E5D">
                <w:rPr>
                  <w:rStyle w:val="Lienhypertexte"/>
                </w:rPr>
                <w:t>Node-R</w:t>
              </w:r>
              <w:r w:rsidRPr="00A33E5D">
                <w:rPr>
                  <w:rStyle w:val="Lienhypertexte"/>
                </w:rPr>
                <w:t>ED</w:t>
              </w:r>
            </w:hyperlink>
            <w:r w:rsidR="00997832">
              <w:t xml:space="preserve"> </w:t>
            </w:r>
            <w:r w:rsidR="009E2F6C">
              <w:t xml:space="preserve">should be used </w:t>
            </w:r>
            <w:r w:rsidR="00997832">
              <w:t xml:space="preserve">to provide </w:t>
            </w:r>
            <w:r w:rsidR="00DA704B">
              <w:t xml:space="preserve">pre-processing </w:t>
            </w:r>
            <w:r w:rsidR="005962D3">
              <w:t>for</w:t>
            </w:r>
            <w:r w:rsidR="00DA704B">
              <w:t xml:space="preserve"> </w:t>
            </w:r>
            <w:r w:rsidR="005962D3">
              <w:t xml:space="preserve">some </w:t>
            </w:r>
            <w:r w:rsidR="00DA704B">
              <w:t>IOT data</w:t>
            </w:r>
            <w:r w:rsidR="005962D3">
              <w:t xml:space="preserve"> </w:t>
            </w:r>
            <w:r w:rsidR="00DA704B">
              <w:t>sources</w:t>
            </w:r>
            <w:r w:rsidR="005962D3">
              <w:t>.</w:t>
            </w:r>
          </w:p>
        </w:tc>
      </w:tr>
    </w:tbl>
    <w:p w14:paraId="6F014B14" w14:textId="77777777" w:rsidR="00E92D07" w:rsidRDefault="00E92D07" w:rsidP="001B6C4D"/>
    <w:p w14:paraId="1FAA381A" w14:textId="77777777" w:rsidR="00E92D07" w:rsidRDefault="00E66E24" w:rsidP="001B6C4D">
      <w:r>
        <w:t xml:space="preserve">As the IOT agent components provide only a REST API to interact with, it lacks a web user interface for device management in the current </w:t>
      </w:r>
      <w:proofErr w:type="spellStart"/>
      <w:r>
        <w:t>Fiware</w:t>
      </w:r>
      <w:proofErr w:type="spellEnd"/>
      <w:r>
        <w:t xml:space="preserve"> catalog.</w:t>
      </w:r>
    </w:p>
    <w:p w14:paraId="50FE3934" w14:textId="77777777" w:rsidR="00F87120" w:rsidRDefault="00F87120" w:rsidP="001B6C4D"/>
    <w:p w14:paraId="6036FE68" w14:textId="0D6B0D53" w:rsidR="00E66E24" w:rsidRDefault="00E66E24" w:rsidP="001B6C4D">
      <w:r>
        <w:t xml:space="preserve">The </w:t>
      </w:r>
      <w:hyperlink r:id="rId79" w:history="1">
        <w:r w:rsidRPr="0075566F">
          <w:rPr>
            <w:rStyle w:val="Lienhypertexte"/>
          </w:rPr>
          <w:t>IOT Agent Manager</w:t>
        </w:r>
      </w:hyperlink>
      <w:r>
        <w:t xml:space="preserve"> is under porting in Nodejs for release 5, it should provide </w:t>
      </w:r>
      <w:r w:rsidR="00CE5741">
        <w:t>an IOT agents</w:t>
      </w:r>
      <w:r>
        <w:t xml:space="preserve"> management</w:t>
      </w:r>
      <w:r w:rsidR="00407CFA">
        <w:t xml:space="preserve"> layer.</w:t>
      </w:r>
    </w:p>
    <w:p w14:paraId="6888FAC0" w14:textId="77777777" w:rsidR="002F05C0" w:rsidRDefault="002F05C0" w:rsidP="001B6C4D"/>
    <w:p w14:paraId="38CAC821" w14:textId="302DD69C" w:rsidR="00407CFA" w:rsidRDefault="00407CFA" w:rsidP="001B6C4D">
      <w:r>
        <w:t xml:space="preserve">Most of the IOT modules in </w:t>
      </w:r>
      <w:proofErr w:type="spellStart"/>
      <w:r>
        <w:t>Fiware</w:t>
      </w:r>
      <w:proofErr w:type="spellEnd"/>
      <w:r>
        <w:t xml:space="preserve"> catalog come from </w:t>
      </w:r>
      <w:hyperlink r:id="rId80" w:history="1">
        <w:r w:rsidRPr="00407CFA">
          <w:rPr>
            <w:rStyle w:val="Lienhypertexte"/>
          </w:rPr>
          <w:t>Telefonica, in their github</w:t>
        </w:r>
      </w:hyperlink>
      <w:r>
        <w:t xml:space="preserve">, they provide a component called </w:t>
      </w:r>
      <w:hyperlink r:id="rId81" w:history="1">
        <w:r w:rsidRPr="004708F2">
          <w:rPr>
            <w:rStyle w:val="Lienhypertexte"/>
          </w:rPr>
          <w:t>Orchestrator</w:t>
        </w:r>
      </w:hyperlink>
      <w:r>
        <w:t>, that allows to interact with the different modules: IOT agen</w:t>
      </w:r>
      <w:r w:rsidR="009A3889">
        <w:t xml:space="preserve">ts, </w:t>
      </w:r>
      <w:proofErr w:type="spellStart"/>
      <w:r w:rsidR="00F53596">
        <w:t>P</w:t>
      </w:r>
      <w:r w:rsidR="009A3889">
        <w:t>erseo</w:t>
      </w:r>
      <w:proofErr w:type="spellEnd"/>
      <w:r w:rsidR="009A3889">
        <w:t xml:space="preserve"> CEP, Orion, IDM, th</w:t>
      </w:r>
      <w:r w:rsidR="00D13D53">
        <w:t xml:space="preserve">is </w:t>
      </w:r>
      <w:r w:rsidR="00953FD8">
        <w:t xml:space="preserve">orchestrator </w:t>
      </w:r>
      <w:r w:rsidR="00D13D53">
        <w:t>component</w:t>
      </w:r>
      <w:r>
        <w:t xml:space="preserve"> also provide a web portal ready to use</w:t>
      </w:r>
      <w:r w:rsidR="00D13D53">
        <w:t>, but not open-source</w:t>
      </w:r>
      <w:r>
        <w:t>.</w:t>
      </w:r>
    </w:p>
    <w:p w14:paraId="45F47852" w14:textId="27A88560" w:rsidR="002F05C0" w:rsidRDefault="002F05C0" w:rsidP="001B6C4D"/>
    <w:p w14:paraId="239E49F6" w14:textId="77777777" w:rsidR="00D260D6" w:rsidRDefault="002F05C0" w:rsidP="001B6C4D">
      <w:r>
        <w:t xml:space="preserve">An IOT agent for </w:t>
      </w:r>
      <w:hyperlink r:id="rId82" w:history="1">
        <w:r w:rsidRPr="005F3097">
          <w:rPr>
            <w:rStyle w:val="Lienhypertexte"/>
          </w:rPr>
          <w:t>OPC</w:t>
        </w:r>
        <w:r w:rsidR="005F3097" w:rsidRPr="005F3097">
          <w:rPr>
            <w:rStyle w:val="Lienhypertexte"/>
          </w:rPr>
          <w:t xml:space="preserve"> UA</w:t>
        </w:r>
      </w:hyperlink>
      <w:r>
        <w:t xml:space="preserve"> is under development: </w:t>
      </w:r>
      <w:hyperlink r:id="rId83" w:history="1">
        <w:r w:rsidRPr="002A2C99">
          <w:rPr>
            <w:rStyle w:val="Lienhypertexte"/>
          </w:rPr>
          <w:t>https://github.com/BEinCPPS/idas-opcua-agent</w:t>
        </w:r>
      </w:hyperlink>
      <w:r>
        <w:t xml:space="preserve"> it shoul</w:t>
      </w:r>
      <w:r w:rsidR="005C3B8D">
        <w:t>d</w:t>
      </w:r>
      <w:r>
        <w:t xml:space="preserve"> allow to exchange information between an OPC server and an NGSI context broker.</w:t>
      </w:r>
    </w:p>
    <w:p w14:paraId="48713154" w14:textId="77777777" w:rsidR="00D260D6" w:rsidRDefault="00D260D6" w:rsidP="001B6C4D"/>
    <w:p w14:paraId="25E46373" w14:textId="75CFB1B0" w:rsidR="006607A7" w:rsidRDefault="0089264C" w:rsidP="001B6C4D">
      <w:r>
        <w:t xml:space="preserve">After analysis of </w:t>
      </w:r>
      <w:r w:rsidR="00FB55C6">
        <w:t>already used</w:t>
      </w:r>
      <w:r w:rsidR="00B828E3">
        <w:t xml:space="preserve"> </w:t>
      </w:r>
      <w:r>
        <w:t>data sources</w:t>
      </w:r>
      <w:r w:rsidR="007909D3">
        <w:t xml:space="preserve">, it appears that </w:t>
      </w:r>
      <w:r w:rsidR="006607A7">
        <w:t xml:space="preserve">none is </w:t>
      </w:r>
      <w:r w:rsidR="00BF22AC">
        <w:t>immediately compatible with the proposed IOT agents</w:t>
      </w:r>
      <w:r w:rsidR="00CC5285">
        <w:t xml:space="preserve">, </w:t>
      </w:r>
      <w:r w:rsidR="007E7867">
        <w:t>then</w:t>
      </w:r>
      <w:r w:rsidR="00CC5285">
        <w:t xml:space="preserve"> some adapters </w:t>
      </w:r>
      <w:r w:rsidR="00770522">
        <w:t>need</w:t>
      </w:r>
      <w:r w:rsidR="00CC5285">
        <w:t xml:space="preserve"> to be </w:t>
      </w:r>
      <w:r w:rsidR="007E7867">
        <w:t xml:space="preserve">developed, </w:t>
      </w:r>
      <w:r w:rsidR="00490A85">
        <w:t>to be able to store</w:t>
      </w:r>
      <w:r w:rsidR="00172D1C">
        <w:t xml:space="preserve"> it</w:t>
      </w:r>
      <w:r w:rsidR="000A5D84">
        <w:t xml:space="preserve"> in </w:t>
      </w:r>
      <w:proofErr w:type="spellStart"/>
      <w:r w:rsidR="000A5D84">
        <w:t>Fiware</w:t>
      </w:r>
      <w:proofErr w:type="spellEnd"/>
      <w:r w:rsidR="000A5D84">
        <w:t>,</w:t>
      </w:r>
      <w:r w:rsidR="00490A85">
        <w:t xml:space="preserve"> </w:t>
      </w:r>
      <w:r w:rsidR="00080DF0">
        <w:t>the data coming from thos</w:t>
      </w:r>
      <w:r w:rsidR="00770522">
        <w:t>e</w:t>
      </w:r>
      <w:r w:rsidR="00080DF0">
        <w:t xml:space="preserve"> different</w:t>
      </w:r>
      <w:r w:rsidR="00770522">
        <w:t xml:space="preserve"> data sources.</w:t>
      </w:r>
    </w:p>
    <w:p w14:paraId="49DAF3A0" w14:textId="77777777" w:rsidR="005E3EF7" w:rsidRDefault="005E3EF7" w:rsidP="001B6C4D"/>
    <w:p w14:paraId="0E6A8E18" w14:textId="5811AB5C" w:rsidR="0030123B" w:rsidRDefault="000A5D84" w:rsidP="001B6C4D">
      <w:r>
        <w:t xml:space="preserve">The existing data sources </w:t>
      </w:r>
      <w:r w:rsidR="00DE2546">
        <w:t>are most of time files in different format</w:t>
      </w:r>
      <w:r w:rsidR="00F2159B">
        <w:t xml:space="preserve"> (XML, CSV, formatted text)</w:t>
      </w:r>
      <w:r w:rsidR="0030123B">
        <w:t>, coming through FTP</w:t>
      </w:r>
      <w:r w:rsidR="000E243F">
        <w:t xml:space="preserve">, </w:t>
      </w:r>
      <w:r w:rsidR="009B46DA">
        <w:t>or got through HTTP</w:t>
      </w:r>
    </w:p>
    <w:p w14:paraId="5A060B2A" w14:textId="7E3D88D9" w:rsidR="00565FA5" w:rsidRDefault="00957301" w:rsidP="001B6C4D">
      <w:r>
        <w:t>Those data</w:t>
      </w:r>
      <w:r w:rsidR="000E243F">
        <w:t xml:space="preserve"> </w:t>
      </w:r>
      <w:r w:rsidR="00B70EBD">
        <w:t>need to</w:t>
      </w:r>
      <w:r w:rsidR="000E243F">
        <w:t xml:space="preserve"> be converted to JSON</w:t>
      </w:r>
      <w:r w:rsidR="003E334C">
        <w:t xml:space="preserve"> in a first step</w:t>
      </w:r>
      <w:r w:rsidR="00B35EBE">
        <w:t xml:space="preserve"> (with Node-RED</w:t>
      </w:r>
      <w:r w:rsidR="00692A57">
        <w:t>)</w:t>
      </w:r>
      <w:r w:rsidR="003E334C">
        <w:t xml:space="preserve">, </w:t>
      </w:r>
      <w:r w:rsidR="00A50AA2">
        <w:t xml:space="preserve">and </w:t>
      </w:r>
      <w:r w:rsidR="003E334C">
        <w:t xml:space="preserve">posted to </w:t>
      </w:r>
      <w:r w:rsidR="00C811BE">
        <w:t xml:space="preserve">an MQTT broker, then a </w:t>
      </w:r>
      <w:r w:rsidR="00C811BE" w:rsidRPr="00565FA5">
        <w:rPr>
          <w:b/>
        </w:rPr>
        <w:t>JSON</w:t>
      </w:r>
      <w:r w:rsidR="001D5F12" w:rsidRPr="00565FA5">
        <w:rPr>
          <w:b/>
        </w:rPr>
        <w:t xml:space="preserve"> IOT Agent</w:t>
      </w:r>
      <w:r w:rsidR="001D5F12">
        <w:t xml:space="preserve"> </w:t>
      </w:r>
      <w:r w:rsidR="00D3596A">
        <w:t>subscribe</w:t>
      </w:r>
      <w:r w:rsidR="0003058E">
        <w:t>r</w:t>
      </w:r>
      <w:r w:rsidR="00D3596A">
        <w:t xml:space="preserve"> </w:t>
      </w:r>
      <w:r w:rsidR="0003058E">
        <w:t>to</w:t>
      </w:r>
      <w:r w:rsidR="00D3596A">
        <w:t xml:space="preserve"> the topic on the MQTT broker</w:t>
      </w:r>
      <w:r w:rsidR="00D26005">
        <w:t xml:space="preserve">, should convert </w:t>
      </w:r>
      <w:r w:rsidR="00103D03">
        <w:t>into NGSI</w:t>
      </w:r>
      <w:r w:rsidR="00565FA5">
        <w:t xml:space="preserve"> and post to the context broker.</w:t>
      </w:r>
    </w:p>
    <w:p w14:paraId="6CEBD85E" w14:textId="49C8CA86" w:rsidR="00601751" w:rsidRDefault="00601751" w:rsidP="001B6C4D">
      <w:r>
        <w:t>The first step (data acquisition, conversion to JSON and publish to MQTT) will be done through specific programs or scripts, one per type of data source.</w:t>
      </w:r>
    </w:p>
    <w:p w14:paraId="0411F341" w14:textId="77777777" w:rsidR="00523B07" w:rsidRDefault="00523B07" w:rsidP="001B6C4D"/>
    <w:p w14:paraId="7E180B86" w14:textId="3615178F" w:rsidR="00957301" w:rsidRDefault="00523B07" w:rsidP="001B6C4D">
      <w:r>
        <w:t>The components will be deployed as docker services through stack files.</w:t>
      </w:r>
    </w:p>
    <w:p w14:paraId="62358D6F" w14:textId="77777777" w:rsidR="00523B07" w:rsidRDefault="00523B07" w:rsidP="001B6C4D"/>
    <w:p w14:paraId="04679EAD" w14:textId="77777777" w:rsidR="00770522" w:rsidRDefault="00770522" w:rsidP="001B6C4D"/>
    <w:p w14:paraId="7471DCF6" w14:textId="503BE085" w:rsidR="00C44D40" w:rsidRPr="00C44D40" w:rsidRDefault="00C44D40" w:rsidP="00C44D40">
      <w:pPr>
        <w:pStyle w:val="Titre3"/>
        <w:rPr>
          <w:i/>
        </w:rPr>
      </w:pPr>
      <w:bookmarkStart w:id="202" w:name="_Toc497140568"/>
      <w:bookmarkStart w:id="203" w:name="_Toc497322741"/>
      <w:bookmarkStart w:id="204" w:name="_Toc500837487"/>
      <w:bookmarkEnd w:id="202"/>
      <w:bookmarkEnd w:id="203"/>
      <w:r>
        <w:lastRenderedPageBreak/>
        <w:t>IOT Broker</w:t>
      </w:r>
      <w:r w:rsidR="001C25A9">
        <w:t xml:space="preserve"> Component</w:t>
      </w:r>
      <w:bookmarkEnd w:id="204"/>
    </w:p>
    <w:p w14:paraId="1F432F1B" w14:textId="77777777" w:rsidR="003A6EFF" w:rsidRDefault="003A6EFF" w:rsidP="00C44D40"/>
    <w:p w14:paraId="4F36C0BA" w14:textId="6997ADEC" w:rsidR="00C44D40" w:rsidRDefault="00C44D40" w:rsidP="00C44D40">
      <w:r>
        <w:t>The</w:t>
      </w:r>
      <w:r>
        <w:t xml:space="preserve"> IOT </w:t>
      </w:r>
      <w:r w:rsidR="00D82EEC">
        <w:t>B</w:t>
      </w:r>
      <w:r>
        <w:t xml:space="preserve">roker GE </w:t>
      </w:r>
      <w:r w:rsidR="0083142B">
        <w:t>i</w:t>
      </w:r>
      <w:r w:rsidR="0083142B" w:rsidRPr="0083142B">
        <w:t>s a lightweight and scalable middleware component that separates IoT applications from the underlying device installations</w:t>
      </w:r>
      <w:r w:rsidRPr="00123AF1">
        <w:t>.</w:t>
      </w:r>
    </w:p>
    <w:p w14:paraId="6027D091" w14:textId="4AEBF13C" w:rsidR="00AA5C1B" w:rsidRDefault="004430B6" w:rsidP="00C44D40">
      <w:r>
        <w:t>Th</w:t>
      </w:r>
      <w:r w:rsidR="00881AE7">
        <w:t>is</w:t>
      </w:r>
      <w:r>
        <w:t xml:space="preserve"> component sit</w:t>
      </w:r>
      <w:r w:rsidR="00AD3EBF">
        <w:t>s</w:t>
      </w:r>
      <w:r>
        <w:t xml:space="preserve"> between the Context broker</w:t>
      </w:r>
      <w:r w:rsidR="00A55BD4">
        <w:t>, which manipulate things context</w:t>
      </w:r>
      <w:r w:rsidR="00AD3EBF">
        <w:t>, and the IOT agents</w:t>
      </w:r>
      <w:r w:rsidR="00A822FA">
        <w:t xml:space="preserve"> which manipulate device data, and </w:t>
      </w:r>
      <w:r w:rsidR="00D858B2">
        <w:t xml:space="preserve">it </w:t>
      </w:r>
      <w:r w:rsidR="00A822FA">
        <w:t xml:space="preserve">allows </w:t>
      </w:r>
      <w:r w:rsidR="001967B7">
        <w:t>to</w:t>
      </w:r>
      <w:r w:rsidR="00CD5296">
        <w:t xml:space="preserve"> define</w:t>
      </w:r>
      <w:r w:rsidR="001967B7">
        <w:t xml:space="preserve"> </w:t>
      </w:r>
      <w:r w:rsidR="00C73EBE" w:rsidRPr="00C73EBE">
        <w:t>associations between device-level and thing-level information</w:t>
      </w:r>
      <w:r w:rsidR="00D858B2">
        <w:t xml:space="preserve">, and to filter </w:t>
      </w:r>
      <w:r w:rsidR="00197661">
        <w:t>information</w:t>
      </w:r>
      <w:r w:rsidR="00BB7140">
        <w:t xml:space="preserve"> </w:t>
      </w:r>
      <w:r w:rsidR="00917E30">
        <w:t>before sending it to the con</w:t>
      </w:r>
      <w:r w:rsidR="00E7279F">
        <w:t>text broker</w:t>
      </w:r>
      <w:r w:rsidR="00C73EBE" w:rsidRPr="00C73EBE">
        <w:t>.</w:t>
      </w:r>
    </w:p>
    <w:p w14:paraId="4A556232" w14:textId="77777777" w:rsidR="00E7279F" w:rsidRDefault="00E7279F" w:rsidP="00C44D40"/>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E7279F" w14:paraId="3E62500A" w14:textId="77777777" w:rsidTr="00111B67">
        <w:tc>
          <w:tcPr>
            <w:tcW w:w="2698" w:type="dxa"/>
          </w:tcPr>
          <w:p w14:paraId="796998E7" w14:textId="77777777" w:rsidR="00E7279F" w:rsidRDefault="00E7279F" w:rsidP="000E5D79">
            <w:pPr>
              <w:rPr>
                <w:b/>
                <w:bCs/>
              </w:rPr>
            </w:pPr>
            <w:r>
              <w:rPr>
                <w:b/>
                <w:bCs/>
              </w:rPr>
              <w:t>Architecture Component</w:t>
            </w:r>
          </w:p>
        </w:tc>
        <w:tc>
          <w:tcPr>
            <w:tcW w:w="5103" w:type="dxa"/>
          </w:tcPr>
          <w:p w14:paraId="631BD90A" w14:textId="77777777" w:rsidR="00E7279F" w:rsidRDefault="00E7279F" w:rsidP="000E5D79">
            <w:pPr>
              <w:rPr>
                <w:b/>
                <w:bCs/>
              </w:rPr>
            </w:pPr>
            <w:r>
              <w:rPr>
                <w:b/>
                <w:bCs/>
              </w:rPr>
              <w:t>Component Elements</w:t>
            </w:r>
          </w:p>
        </w:tc>
      </w:tr>
      <w:tr w:rsidR="00E7279F" w14:paraId="01AE06CF" w14:textId="77777777" w:rsidTr="00111B67">
        <w:tc>
          <w:tcPr>
            <w:tcW w:w="2698" w:type="dxa"/>
          </w:tcPr>
          <w:p w14:paraId="5CA56FB1" w14:textId="77777777" w:rsidR="00E7279F" w:rsidRDefault="00E7279F" w:rsidP="000E5D79">
            <w:r>
              <w:t>Database Server</w:t>
            </w:r>
          </w:p>
        </w:tc>
        <w:tc>
          <w:tcPr>
            <w:tcW w:w="5103" w:type="dxa"/>
          </w:tcPr>
          <w:p w14:paraId="7ACFFD3C" w14:textId="5DA7FFBA" w:rsidR="00E7279F" w:rsidRDefault="00AA353F" w:rsidP="000E5D79">
            <w:proofErr w:type="spellStart"/>
            <w:r>
              <w:t>CouchDB</w:t>
            </w:r>
            <w:proofErr w:type="spellEnd"/>
            <w:r w:rsidR="00AF1814">
              <w:t xml:space="preserve"> </w:t>
            </w:r>
            <w:r w:rsidR="00533833">
              <w:t xml:space="preserve">for </w:t>
            </w:r>
            <w:r w:rsidR="00AF1814">
              <w:t>histor</w:t>
            </w:r>
            <w:r w:rsidR="00533833">
              <w:t>ical agent</w:t>
            </w:r>
          </w:p>
          <w:p w14:paraId="51BAADE5" w14:textId="5DEDA771" w:rsidR="00AF1814" w:rsidRDefault="00AF1814" w:rsidP="000E5D79">
            <w:r>
              <w:t>PostgreSQL (</w:t>
            </w:r>
            <w:proofErr w:type="spellStart"/>
            <w:r>
              <w:t>Citus</w:t>
            </w:r>
            <w:proofErr w:type="spellEnd"/>
            <w:r>
              <w:t xml:space="preserve"> cluster)</w:t>
            </w:r>
            <w:r w:rsidR="00533833">
              <w:t xml:space="preserve"> for </w:t>
            </w:r>
            <w:r w:rsidR="003003FC">
              <w:t>utility storage</w:t>
            </w:r>
          </w:p>
        </w:tc>
      </w:tr>
      <w:tr w:rsidR="00E7279F" w14:paraId="64D0EF64" w14:textId="77777777" w:rsidTr="00111B67">
        <w:tc>
          <w:tcPr>
            <w:tcW w:w="2698" w:type="dxa"/>
          </w:tcPr>
          <w:p w14:paraId="0C47D3CC" w14:textId="77777777" w:rsidR="00E7279F" w:rsidRDefault="00E7279F" w:rsidP="000E5D79">
            <w:r>
              <w:t>Applications</w:t>
            </w:r>
          </w:p>
        </w:tc>
        <w:tc>
          <w:tcPr>
            <w:tcW w:w="5103" w:type="dxa"/>
          </w:tcPr>
          <w:p w14:paraId="7602CF20" w14:textId="20297061" w:rsidR="00E7279F" w:rsidRDefault="0088512E" w:rsidP="000E5D79">
            <w:r>
              <w:t>IOT Broker</w:t>
            </w:r>
          </w:p>
        </w:tc>
      </w:tr>
    </w:tbl>
    <w:p w14:paraId="425A22FF" w14:textId="77777777" w:rsidR="00E7279F" w:rsidRDefault="00E7279F" w:rsidP="00C44D40"/>
    <w:p w14:paraId="4C45D4CB" w14:textId="7FCD5C85" w:rsidR="00E7279F" w:rsidRDefault="00381B84" w:rsidP="00C44D40">
      <w:r>
        <w:t xml:space="preserve">This component is not </w:t>
      </w:r>
      <w:r w:rsidR="001D2BBA">
        <w:t>mandatory</w:t>
      </w:r>
      <w:r w:rsidR="00DD506D">
        <w:t xml:space="preserve"> for the </w:t>
      </w:r>
      <w:r w:rsidR="009B35DF">
        <w:t>initial setup of the smart city platform</w:t>
      </w:r>
      <w:r w:rsidR="004D5A22">
        <w:t xml:space="preserve">, </w:t>
      </w:r>
      <w:r w:rsidR="001F43E4">
        <w:t xml:space="preserve">a reflection is needed to </w:t>
      </w:r>
      <w:r w:rsidR="00172E13">
        <w:t xml:space="preserve">evaluate the opportunity for its inclusion in the </w:t>
      </w:r>
      <w:r w:rsidR="000263FE">
        <w:t>target platform.</w:t>
      </w:r>
    </w:p>
    <w:p w14:paraId="70A81B07" w14:textId="77777777" w:rsidR="005549AD" w:rsidRDefault="005549AD" w:rsidP="00C44D40"/>
    <w:p w14:paraId="7233F6C2" w14:textId="382F62F6" w:rsidR="005549AD" w:rsidRPr="005549AD" w:rsidRDefault="005549AD" w:rsidP="005549AD">
      <w:pPr>
        <w:pStyle w:val="Titre3"/>
        <w:rPr>
          <w:i/>
        </w:rPr>
      </w:pPr>
      <w:bookmarkStart w:id="205" w:name="_Toc500837488"/>
      <w:r>
        <w:t xml:space="preserve">IOT </w:t>
      </w:r>
      <w:r w:rsidR="001C25A9">
        <w:t>Discovery Component</w:t>
      </w:r>
      <w:bookmarkEnd w:id="205"/>
    </w:p>
    <w:p w14:paraId="4E8E5C4C" w14:textId="77777777" w:rsidR="005549AD" w:rsidRDefault="005549AD" w:rsidP="005549AD"/>
    <w:p w14:paraId="4B04FA59" w14:textId="77777777" w:rsidR="00587B5F" w:rsidRDefault="005549AD" w:rsidP="00C9704B">
      <w:r>
        <w:t xml:space="preserve">The IOT </w:t>
      </w:r>
      <w:proofErr w:type="spellStart"/>
      <w:r w:rsidR="004728F0">
        <w:t>Dicovery</w:t>
      </w:r>
      <w:proofErr w:type="spellEnd"/>
      <w:r>
        <w:t xml:space="preserve"> GE </w:t>
      </w:r>
      <w:r w:rsidR="00C9704B">
        <w:t xml:space="preserve">role is to act as a meeting point for </w:t>
      </w:r>
    </w:p>
    <w:p w14:paraId="4EA87E56" w14:textId="77777777" w:rsidR="00587B5F" w:rsidRDefault="00C9704B" w:rsidP="00B324A6">
      <w:pPr>
        <w:pStyle w:val="Paragraphedeliste"/>
        <w:numPr>
          <w:ilvl w:val="0"/>
          <w:numId w:val="56"/>
        </w:numPr>
      </w:pPr>
      <w:r>
        <w:t xml:space="preserve">IoT Context Producers to register the availability of their Things and Sensor devices, </w:t>
      </w:r>
    </w:p>
    <w:p w14:paraId="6084BBCF" w14:textId="2473C6F1" w:rsidR="00A67A76" w:rsidRDefault="00C9704B" w:rsidP="00B324A6">
      <w:pPr>
        <w:pStyle w:val="Paragraphedeliste"/>
        <w:numPr>
          <w:ilvl w:val="0"/>
          <w:numId w:val="56"/>
        </w:numPr>
      </w:pPr>
      <w:r>
        <w:t>IoT Context Consumers to discover them</w:t>
      </w:r>
      <w:r w:rsidR="005720A4">
        <w:t>.</w:t>
      </w:r>
    </w:p>
    <w:p w14:paraId="2F70515B" w14:textId="7AE8EAE9" w:rsidR="00A67A76" w:rsidRDefault="005720A4" w:rsidP="00C9704B">
      <w:r>
        <w:t xml:space="preserve">This </w:t>
      </w:r>
      <w:r w:rsidR="00C9704B">
        <w:t>using either the OMA NGSI-9 messaging protocol</w:t>
      </w:r>
      <w:r w:rsidR="00B324A6">
        <w:t xml:space="preserve">, </w:t>
      </w:r>
      <w:r w:rsidR="00C9704B">
        <w:t xml:space="preserve">API for contextual information exchange. </w:t>
      </w:r>
    </w:p>
    <w:p w14:paraId="64B244D2" w14:textId="5A02908D" w:rsidR="00C9704B" w:rsidRDefault="00C9704B" w:rsidP="00C9704B">
      <w:r>
        <w:t xml:space="preserve">For semantic users, the Sense2Web API can be used which supports Linked Open Data. </w:t>
      </w:r>
    </w:p>
    <w:p w14:paraId="260710D8" w14:textId="77777777" w:rsidR="00C9704B" w:rsidRDefault="00C9704B" w:rsidP="00C9704B">
      <w:r>
        <w:t xml:space="preserve">The API exposes two main modules: </w:t>
      </w:r>
    </w:p>
    <w:p w14:paraId="5AD254A8" w14:textId="19785149" w:rsidR="0060486E" w:rsidRDefault="00C9704B" w:rsidP="00191266">
      <w:pPr>
        <w:pStyle w:val="Paragraphedeliste"/>
        <w:numPr>
          <w:ilvl w:val="0"/>
          <w:numId w:val="55"/>
        </w:numPr>
      </w:pPr>
      <w:r>
        <w:t>NGSI-9 Server</w:t>
      </w:r>
      <w:r w:rsidR="0010176B">
        <w:t xml:space="preserve"> </w:t>
      </w:r>
      <w:r w:rsidR="0060486E">
        <w:t xml:space="preserve">which </w:t>
      </w:r>
      <w:r w:rsidR="0060486E">
        <w:t>provides a repository for the storage of NGSI entities and allows NGSI-9 clients</w:t>
      </w:r>
      <w:r w:rsidR="008F18C4">
        <w:t xml:space="preserve"> (</w:t>
      </w:r>
      <w:r w:rsidR="00191266" w:rsidRPr="00191266">
        <w:t>Data Handling GE</w:t>
      </w:r>
      <w:r w:rsidR="00191266">
        <w:t xml:space="preserve">, </w:t>
      </w:r>
      <w:r w:rsidR="00191266" w:rsidRPr="00191266">
        <w:t>Device Management GE, IoT Broker</w:t>
      </w:r>
      <w:r w:rsidR="00191266">
        <w:t>)</w:t>
      </w:r>
      <w:r w:rsidR="0060486E">
        <w:t xml:space="preserve"> to: </w:t>
      </w:r>
    </w:p>
    <w:p w14:paraId="52068E77" w14:textId="77777777" w:rsidR="0060486E" w:rsidRDefault="0060486E" w:rsidP="0060486E">
      <w:pPr>
        <w:pStyle w:val="Paragraphedeliste"/>
        <w:numPr>
          <w:ilvl w:val="1"/>
          <w:numId w:val="55"/>
        </w:numPr>
      </w:pPr>
      <w:r>
        <w:t>Register context information about Sensors and Things.</w:t>
      </w:r>
    </w:p>
    <w:p w14:paraId="781DFF2A" w14:textId="60945879" w:rsidR="00C9704B" w:rsidRDefault="0060486E" w:rsidP="0060486E">
      <w:pPr>
        <w:pStyle w:val="Paragraphedeliste"/>
        <w:numPr>
          <w:ilvl w:val="1"/>
          <w:numId w:val="55"/>
        </w:numPr>
      </w:pPr>
      <w:r>
        <w:t>Discover context information using ID, attribute, attribute domain, and entity type.</w:t>
      </w:r>
    </w:p>
    <w:p w14:paraId="5570B827" w14:textId="4C2F7778" w:rsidR="005549AD" w:rsidRDefault="00C9704B" w:rsidP="00257B76">
      <w:pPr>
        <w:pStyle w:val="Paragraphedeliste"/>
        <w:numPr>
          <w:ilvl w:val="0"/>
          <w:numId w:val="55"/>
        </w:numPr>
      </w:pPr>
      <w:r>
        <w:t>Sense2Web Linked-data platform</w:t>
      </w:r>
      <w:r w:rsidR="00257B76">
        <w:t xml:space="preserve"> </w:t>
      </w:r>
      <w:r w:rsidR="0025534D">
        <w:t xml:space="preserve">which </w:t>
      </w:r>
      <w:r w:rsidR="00257B76" w:rsidRPr="00257B76">
        <w:t>provides a semantic repository for IoT providers to register and manage semantic descriptions (in RDF/OWL) about their "Things"</w:t>
      </w:r>
      <w:r w:rsidR="00C2460C">
        <w:t xml:space="preserve">: </w:t>
      </w:r>
      <w:r w:rsidR="00257B76" w:rsidRPr="00257B76">
        <w:t>Sensor/Actuator Devices, virtual computational elements (e.g. data aggregators) or virtual representations of any Physical Entity.</w:t>
      </w:r>
    </w:p>
    <w:p w14:paraId="41149935" w14:textId="77777777" w:rsidR="007034EE" w:rsidRDefault="007034EE" w:rsidP="00895D52"/>
    <w:p w14:paraId="7C7A51FB" w14:textId="6E40A55B" w:rsidR="00895D52" w:rsidRDefault="00823D93" w:rsidP="00895D52">
      <w:r>
        <w:t xml:space="preserve">Sens2Web </w:t>
      </w:r>
      <w:r w:rsidR="00895D52">
        <w:t xml:space="preserve">provides IoT </w:t>
      </w:r>
      <w:r w:rsidR="00A44CB8">
        <w:t>u</w:t>
      </w:r>
      <w:r w:rsidR="00895D52">
        <w:t xml:space="preserve">sers to discover these registered IoT elements using: </w:t>
      </w:r>
    </w:p>
    <w:p w14:paraId="7BA7F94D" w14:textId="7A8FA038" w:rsidR="00895D52" w:rsidRDefault="00393BD8" w:rsidP="00823D93">
      <w:pPr>
        <w:pStyle w:val="Paragraphedeliste"/>
        <w:numPr>
          <w:ilvl w:val="0"/>
          <w:numId w:val="58"/>
        </w:numPr>
      </w:pPr>
      <w:r>
        <w:t>D</w:t>
      </w:r>
      <w:r w:rsidR="00895D52">
        <w:t>escriptions in RDF</w:t>
      </w:r>
    </w:p>
    <w:p w14:paraId="7613E732" w14:textId="77777777" w:rsidR="00895D52" w:rsidRDefault="00895D52" w:rsidP="00823D93">
      <w:pPr>
        <w:pStyle w:val="Paragraphedeliste"/>
        <w:numPr>
          <w:ilvl w:val="0"/>
          <w:numId w:val="58"/>
        </w:numPr>
      </w:pPr>
      <w:r>
        <w:t>A probabilistic search mechanism that provides recommended and ranked search results for queries that don’t provide exact matching property values.</w:t>
      </w:r>
    </w:p>
    <w:p w14:paraId="74995C7A" w14:textId="77777777" w:rsidR="00895D52" w:rsidRDefault="00895D52" w:rsidP="00823D93">
      <w:pPr>
        <w:pStyle w:val="Paragraphedeliste"/>
        <w:numPr>
          <w:ilvl w:val="0"/>
          <w:numId w:val="58"/>
        </w:numPr>
      </w:pPr>
      <w:r>
        <w:t>Semantic querying via SPARQL</w:t>
      </w:r>
    </w:p>
    <w:p w14:paraId="0653EB98" w14:textId="3A7DA324" w:rsidR="00895D52" w:rsidRDefault="00895D52" w:rsidP="00823D93">
      <w:pPr>
        <w:pStyle w:val="Paragraphedeliste"/>
        <w:numPr>
          <w:ilvl w:val="0"/>
          <w:numId w:val="58"/>
        </w:numPr>
      </w:pPr>
      <w:r>
        <w:t>An association mechanism that associates Things and sensors based on their shared attribute (e.g. temperature) and spatial proximity, which can then be queried via SPARQL.</w:t>
      </w:r>
    </w:p>
    <w:p w14:paraId="3F68D37C" w14:textId="77777777" w:rsidR="00A90961" w:rsidRDefault="00A90961" w:rsidP="00A90961"/>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DD1F43" w14:paraId="2A9290F4" w14:textId="77777777" w:rsidTr="000E5D79">
        <w:tc>
          <w:tcPr>
            <w:tcW w:w="2698" w:type="dxa"/>
          </w:tcPr>
          <w:p w14:paraId="53EFC998" w14:textId="77777777" w:rsidR="00DD1F43" w:rsidRDefault="00DD1F43" w:rsidP="000E5D79">
            <w:pPr>
              <w:rPr>
                <w:b/>
                <w:bCs/>
              </w:rPr>
            </w:pPr>
            <w:r>
              <w:rPr>
                <w:b/>
                <w:bCs/>
              </w:rPr>
              <w:t>Architecture Component</w:t>
            </w:r>
          </w:p>
        </w:tc>
        <w:tc>
          <w:tcPr>
            <w:tcW w:w="5103" w:type="dxa"/>
          </w:tcPr>
          <w:p w14:paraId="3115C0CF" w14:textId="77777777" w:rsidR="00DD1F43" w:rsidRDefault="00DD1F43" w:rsidP="000E5D79">
            <w:pPr>
              <w:rPr>
                <w:b/>
                <w:bCs/>
              </w:rPr>
            </w:pPr>
            <w:r>
              <w:rPr>
                <w:b/>
                <w:bCs/>
              </w:rPr>
              <w:t>Component Elements</w:t>
            </w:r>
          </w:p>
        </w:tc>
      </w:tr>
      <w:tr w:rsidR="00DD1F43" w14:paraId="5827027D" w14:textId="77777777" w:rsidTr="000E5D79">
        <w:tc>
          <w:tcPr>
            <w:tcW w:w="2698" w:type="dxa"/>
          </w:tcPr>
          <w:p w14:paraId="53CFAC9E" w14:textId="77777777" w:rsidR="00DD1F43" w:rsidRDefault="00DD1F43" w:rsidP="000E5D79">
            <w:r>
              <w:t>Database Server</w:t>
            </w:r>
          </w:p>
        </w:tc>
        <w:tc>
          <w:tcPr>
            <w:tcW w:w="5103" w:type="dxa"/>
          </w:tcPr>
          <w:p w14:paraId="587D40AD" w14:textId="116E7081" w:rsidR="00DD1F43" w:rsidRDefault="00164C0B" w:rsidP="000E5D79">
            <w:r>
              <w:t>MySQL default</w:t>
            </w:r>
            <w:r w:rsidR="00441A31">
              <w:t xml:space="preserve"> </w:t>
            </w:r>
            <w:r w:rsidR="00077E59">
              <w:t xml:space="preserve">to </w:t>
            </w:r>
            <w:r w:rsidR="00441A31">
              <w:t xml:space="preserve">replace by </w:t>
            </w:r>
            <w:r w:rsidR="00DD1F43">
              <w:t>PostgreSQL (</w:t>
            </w:r>
            <w:proofErr w:type="spellStart"/>
            <w:r w:rsidR="00DD1F43">
              <w:t>Citus</w:t>
            </w:r>
            <w:proofErr w:type="spellEnd"/>
            <w:r w:rsidR="00DD1F43">
              <w:t xml:space="preserve"> cluster)</w:t>
            </w:r>
          </w:p>
        </w:tc>
      </w:tr>
      <w:tr w:rsidR="00DD1F43" w14:paraId="168851C3" w14:textId="77777777" w:rsidTr="000E5D79">
        <w:tc>
          <w:tcPr>
            <w:tcW w:w="2698" w:type="dxa"/>
          </w:tcPr>
          <w:p w14:paraId="6B9766D9" w14:textId="77777777" w:rsidR="00DD1F43" w:rsidRDefault="00DD1F43" w:rsidP="000E5D79">
            <w:r>
              <w:t>Applications</w:t>
            </w:r>
          </w:p>
        </w:tc>
        <w:tc>
          <w:tcPr>
            <w:tcW w:w="5103" w:type="dxa"/>
          </w:tcPr>
          <w:p w14:paraId="37A8E98F" w14:textId="5A626A92" w:rsidR="00DD1F43" w:rsidRDefault="007B2D18" w:rsidP="000E5D79">
            <w:r>
              <w:t>NGSI</w:t>
            </w:r>
            <w:r w:rsidR="00A41E1C">
              <w:t>-9 server</w:t>
            </w:r>
            <w:r w:rsidR="00DD4611">
              <w:t xml:space="preserve"> (</w:t>
            </w:r>
            <w:r w:rsidR="00A245D9">
              <w:t>Tomcat application)</w:t>
            </w:r>
          </w:p>
          <w:p w14:paraId="2A519330" w14:textId="2FAD978A" w:rsidR="00A41E1C" w:rsidRDefault="00A41E1C" w:rsidP="000E5D79">
            <w:r>
              <w:t>Sense2Web Linked-data platform</w:t>
            </w:r>
            <w:r w:rsidR="00A245D9">
              <w:t xml:space="preserve"> (Tomcat application)</w:t>
            </w:r>
          </w:p>
        </w:tc>
      </w:tr>
    </w:tbl>
    <w:p w14:paraId="06B373EA" w14:textId="77777777" w:rsidR="00A90961" w:rsidRDefault="00A90961" w:rsidP="00A90961"/>
    <w:p w14:paraId="60CEC3DE" w14:textId="69090646" w:rsidR="00EC0649" w:rsidRDefault="00EC0649" w:rsidP="00EC0649">
      <w:r>
        <w:t xml:space="preserve">This component is not </w:t>
      </w:r>
      <w:r w:rsidR="00F21427">
        <w:t>mandatory</w:t>
      </w:r>
      <w:r>
        <w:t xml:space="preserve"> for the initial setup of the smart city platform, a reflection is needed to evaluate the opportunity for its inclusion in the target platform.</w:t>
      </w:r>
    </w:p>
    <w:p w14:paraId="7E010FDF" w14:textId="77777777" w:rsidR="00393BD8" w:rsidRDefault="00393BD8" w:rsidP="00EC0649"/>
    <w:p w14:paraId="6B40B297" w14:textId="77777777" w:rsidR="00393BD8" w:rsidRDefault="00393BD8" w:rsidP="00EC0649"/>
    <w:p w14:paraId="0F46C1AC" w14:textId="77777777" w:rsidR="00DD1F43" w:rsidRDefault="00DD1F43" w:rsidP="00A90961"/>
    <w:p w14:paraId="0ECFEEA2" w14:textId="77777777" w:rsidR="00C44D40" w:rsidRPr="00C44D40" w:rsidRDefault="00C44D40" w:rsidP="00C44D40">
      <w:pPr>
        <w:pStyle w:val="Titre3"/>
        <w:rPr>
          <w:i/>
        </w:rPr>
      </w:pPr>
      <w:bookmarkStart w:id="206" w:name="_Toc500837489"/>
      <w:r>
        <w:t>CEP Component</w:t>
      </w:r>
      <w:bookmarkEnd w:id="206"/>
    </w:p>
    <w:p w14:paraId="3F4F21BA" w14:textId="77777777" w:rsidR="003A6EFF" w:rsidRDefault="003A6EFF" w:rsidP="00C44D40"/>
    <w:p w14:paraId="5A026576" w14:textId="601C78B2" w:rsidR="00C44D40" w:rsidRDefault="00C44D40" w:rsidP="00C44D40">
      <w:r>
        <w:t xml:space="preserve">The CEP </w:t>
      </w:r>
      <w:r w:rsidRPr="00123AF1">
        <w:t xml:space="preserve">component is </w:t>
      </w:r>
      <w:r>
        <w:t>the Complex Event Processing</w:t>
      </w:r>
      <w:r w:rsidRPr="00123AF1">
        <w:t xml:space="preserve"> GE</w:t>
      </w:r>
      <w:r>
        <w:t xml:space="preserve"> for the </w:t>
      </w:r>
      <w:proofErr w:type="spellStart"/>
      <w:r>
        <w:t>Fiware</w:t>
      </w:r>
      <w:proofErr w:type="spellEnd"/>
      <w:r>
        <w:t xml:space="preserve"> platform</w:t>
      </w:r>
      <w:r w:rsidRPr="00123AF1">
        <w:t>.</w:t>
      </w:r>
    </w:p>
    <w:p w14:paraId="5D755AA6" w14:textId="5B9478AB" w:rsidR="00EA50BF" w:rsidRDefault="00EA50BF" w:rsidP="00C7691C">
      <w:r>
        <w:lastRenderedPageBreak/>
        <w:t xml:space="preserve">It </w:t>
      </w:r>
      <w:r w:rsidRPr="00EA50BF">
        <w:t xml:space="preserve">is a scalable integrated </w:t>
      </w:r>
      <w:r w:rsidR="008756DD">
        <w:t>module</w:t>
      </w:r>
      <w:r w:rsidRPr="00EA50BF">
        <w:t xml:space="preserve"> to support the development, deployment, and maintenance of event-driven applications</w:t>
      </w:r>
      <w:r>
        <w:t>.</w:t>
      </w:r>
    </w:p>
    <w:p w14:paraId="15ADDD7D" w14:textId="77777777" w:rsidR="000865C5" w:rsidRDefault="00823768" w:rsidP="00C7691C">
      <w:r>
        <w:t>To summarize</w:t>
      </w:r>
      <w:r w:rsidR="000865C5">
        <w:t>:</w:t>
      </w:r>
      <w:r>
        <w:t xml:space="preserve"> through the CEP component it’s possible to configure rules on incoming data</w:t>
      </w:r>
      <w:r w:rsidR="000865C5">
        <w:t xml:space="preserve"> (like: if a fridge temperature is higher than 4°C),</w:t>
      </w:r>
      <w:r>
        <w:t xml:space="preserve"> </w:t>
      </w:r>
    </w:p>
    <w:p w14:paraId="4A16B4BD" w14:textId="77777777" w:rsidR="00823768" w:rsidRDefault="00823768" w:rsidP="00C7691C">
      <w:r>
        <w:t xml:space="preserve">that if </w:t>
      </w:r>
      <w:r w:rsidR="000865C5">
        <w:t>verified, generate an event/action (an alarm is sent, mail, SMS, or displayed on a cockpit/dashboard)</w:t>
      </w:r>
    </w:p>
    <w:p w14:paraId="66D4B045" w14:textId="77777777" w:rsidR="008756DD" w:rsidRDefault="008756DD" w:rsidP="00AB5E39"/>
    <w:p w14:paraId="2C8EE20B" w14:textId="6DEE3784" w:rsidR="00AB5E39" w:rsidRDefault="00AB5E39" w:rsidP="00AB5E39">
      <w:r>
        <w:t xml:space="preserve">In </w:t>
      </w:r>
      <w:proofErr w:type="spellStart"/>
      <w:r>
        <w:t>Fiware</w:t>
      </w:r>
      <w:proofErr w:type="spellEnd"/>
      <w:r>
        <w:t xml:space="preserve"> catalog is proposed an implementation from IBM of the CEP module: </w:t>
      </w:r>
      <w:hyperlink r:id="rId84" w:history="1">
        <w:r w:rsidRPr="00EA50BF">
          <w:rPr>
            <w:rStyle w:val="Lienhypertexte"/>
          </w:rPr>
          <w:t>PROTON</w:t>
        </w:r>
      </w:hyperlink>
    </w:p>
    <w:p w14:paraId="64209691" w14:textId="77777777" w:rsidR="00CA110A" w:rsidRDefault="00CA110A"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4536"/>
      </w:tblGrid>
      <w:tr w:rsidR="001B7DF1" w14:paraId="18FAE6EE" w14:textId="77777777" w:rsidTr="00077E59">
        <w:tc>
          <w:tcPr>
            <w:tcW w:w="2698" w:type="dxa"/>
          </w:tcPr>
          <w:p w14:paraId="60596E86" w14:textId="77777777" w:rsidR="001B7DF1" w:rsidRDefault="001B7DF1" w:rsidP="00A97AB5">
            <w:pPr>
              <w:rPr>
                <w:b/>
                <w:bCs/>
              </w:rPr>
            </w:pPr>
            <w:r>
              <w:rPr>
                <w:b/>
                <w:bCs/>
              </w:rPr>
              <w:t>Architecture Component</w:t>
            </w:r>
          </w:p>
        </w:tc>
        <w:tc>
          <w:tcPr>
            <w:tcW w:w="4536" w:type="dxa"/>
          </w:tcPr>
          <w:p w14:paraId="61F1EC16" w14:textId="77777777" w:rsidR="001B7DF1" w:rsidRDefault="001B7DF1" w:rsidP="00A97AB5">
            <w:pPr>
              <w:rPr>
                <w:b/>
                <w:bCs/>
              </w:rPr>
            </w:pPr>
            <w:r>
              <w:rPr>
                <w:b/>
                <w:bCs/>
              </w:rPr>
              <w:t>Component Elements</w:t>
            </w:r>
          </w:p>
        </w:tc>
      </w:tr>
      <w:tr w:rsidR="001B7DF1" w14:paraId="52565A9F" w14:textId="77777777" w:rsidTr="00077E59">
        <w:tc>
          <w:tcPr>
            <w:tcW w:w="2698" w:type="dxa"/>
          </w:tcPr>
          <w:p w14:paraId="6C79F141" w14:textId="77777777" w:rsidR="001B7DF1" w:rsidRDefault="001B7DF1" w:rsidP="00A97AB5">
            <w:r>
              <w:t>Database Server</w:t>
            </w:r>
          </w:p>
        </w:tc>
        <w:tc>
          <w:tcPr>
            <w:tcW w:w="4536" w:type="dxa"/>
          </w:tcPr>
          <w:p w14:paraId="1D293EAE" w14:textId="1C1C0F7B" w:rsidR="001B7DF1" w:rsidRDefault="00995542" w:rsidP="00A97AB5">
            <w:r>
              <w:t>None in this version</w:t>
            </w:r>
          </w:p>
        </w:tc>
      </w:tr>
      <w:tr w:rsidR="001B7DF1" w14:paraId="5080352B" w14:textId="77777777" w:rsidTr="00077E59">
        <w:tc>
          <w:tcPr>
            <w:tcW w:w="2698" w:type="dxa"/>
          </w:tcPr>
          <w:p w14:paraId="55DF758E" w14:textId="77777777" w:rsidR="001B7DF1" w:rsidRDefault="001B7DF1" w:rsidP="00A97AB5">
            <w:r>
              <w:t>Applications</w:t>
            </w:r>
          </w:p>
        </w:tc>
        <w:tc>
          <w:tcPr>
            <w:tcW w:w="4536" w:type="dxa"/>
          </w:tcPr>
          <w:p w14:paraId="459059AD" w14:textId="6380E0D6" w:rsidR="001B7DF1" w:rsidRDefault="00995542" w:rsidP="00A97AB5">
            <w:r>
              <w:t>Proton is based on Tomcat and uses 4 wars:</w:t>
            </w:r>
          </w:p>
          <w:p w14:paraId="623E7012" w14:textId="2A31AE76" w:rsidR="00995542" w:rsidRDefault="00995542" w:rsidP="00077E59">
            <w:pPr>
              <w:pStyle w:val="Paragraphedeliste"/>
              <w:numPr>
                <w:ilvl w:val="0"/>
                <w:numId w:val="57"/>
              </w:numPr>
            </w:pPr>
            <w:proofErr w:type="spellStart"/>
            <w:r w:rsidRPr="00995542">
              <w:t>ProtonOnWebServerAdmin</w:t>
            </w:r>
            <w:proofErr w:type="spellEnd"/>
          </w:p>
          <w:p w14:paraId="6C2B220B" w14:textId="77777777" w:rsidR="00995542" w:rsidRDefault="00995542" w:rsidP="00077E59">
            <w:pPr>
              <w:pStyle w:val="Paragraphedeliste"/>
              <w:numPr>
                <w:ilvl w:val="0"/>
                <w:numId w:val="57"/>
              </w:numPr>
            </w:pPr>
            <w:proofErr w:type="spellStart"/>
            <w:r w:rsidRPr="00995542">
              <w:t>ProtonOnWebServer</w:t>
            </w:r>
            <w:proofErr w:type="spellEnd"/>
          </w:p>
          <w:p w14:paraId="04A38075" w14:textId="77777777" w:rsidR="00995542" w:rsidRDefault="00995542" w:rsidP="00077E59">
            <w:pPr>
              <w:pStyle w:val="Paragraphedeliste"/>
              <w:numPr>
                <w:ilvl w:val="0"/>
                <w:numId w:val="57"/>
              </w:numPr>
            </w:pPr>
            <w:proofErr w:type="spellStart"/>
            <w:r w:rsidRPr="00995542">
              <w:t>AuthoringTool</w:t>
            </w:r>
            <w:proofErr w:type="spellEnd"/>
          </w:p>
          <w:p w14:paraId="384880C1" w14:textId="4ED98781" w:rsidR="00995542" w:rsidRDefault="00995542" w:rsidP="00077E59">
            <w:pPr>
              <w:pStyle w:val="Paragraphedeliste"/>
              <w:numPr>
                <w:ilvl w:val="0"/>
                <w:numId w:val="57"/>
              </w:numPr>
            </w:pPr>
            <w:proofErr w:type="spellStart"/>
            <w:r w:rsidRPr="00995542">
              <w:t>AuthoringToolWebServer</w:t>
            </w:r>
            <w:proofErr w:type="spellEnd"/>
          </w:p>
        </w:tc>
      </w:tr>
    </w:tbl>
    <w:p w14:paraId="61849048" w14:textId="13A0A18D" w:rsidR="001B7DF1" w:rsidRDefault="001B7DF1" w:rsidP="001B6C4D"/>
    <w:p w14:paraId="0605D3F7" w14:textId="7B4D34F4" w:rsidR="008756DD" w:rsidRDefault="009D56E1" w:rsidP="001B6C4D">
      <w:r>
        <w:t>Another CEP</w:t>
      </w:r>
      <w:r w:rsidR="006F07CD">
        <w:t xml:space="preserve"> component is provided by Telefonica: </w:t>
      </w:r>
      <w:hyperlink r:id="rId85" w:history="1">
        <w:proofErr w:type="spellStart"/>
        <w:r w:rsidR="006F07CD" w:rsidRPr="00056FB4">
          <w:rPr>
            <w:rStyle w:val="Lienhypertexte"/>
          </w:rPr>
          <w:t>Perseo</w:t>
        </w:r>
        <w:proofErr w:type="spellEnd"/>
      </w:hyperlink>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8756DD" w14:paraId="0B2703BA" w14:textId="77777777" w:rsidTr="00DC0212">
        <w:tc>
          <w:tcPr>
            <w:tcW w:w="2698" w:type="dxa"/>
          </w:tcPr>
          <w:p w14:paraId="43BEE0F4" w14:textId="77777777" w:rsidR="008756DD" w:rsidRDefault="008756DD" w:rsidP="00DC0212">
            <w:pPr>
              <w:rPr>
                <w:b/>
                <w:bCs/>
              </w:rPr>
            </w:pPr>
            <w:r>
              <w:rPr>
                <w:b/>
                <w:bCs/>
              </w:rPr>
              <w:t>Architecture Component</w:t>
            </w:r>
          </w:p>
        </w:tc>
        <w:tc>
          <w:tcPr>
            <w:tcW w:w="3818" w:type="dxa"/>
          </w:tcPr>
          <w:p w14:paraId="0CC8B727" w14:textId="77777777" w:rsidR="008756DD" w:rsidRDefault="008756DD" w:rsidP="00DC0212">
            <w:pPr>
              <w:rPr>
                <w:b/>
                <w:bCs/>
              </w:rPr>
            </w:pPr>
            <w:r>
              <w:rPr>
                <w:b/>
                <w:bCs/>
              </w:rPr>
              <w:t>Component Elements</w:t>
            </w:r>
          </w:p>
        </w:tc>
      </w:tr>
      <w:tr w:rsidR="008756DD" w14:paraId="40800D11" w14:textId="77777777" w:rsidTr="00DC0212">
        <w:tc>
          <w:tcPr>
            <w:tcW w:w="2698" w:type="dxa"/>
          </w:tcPr>
          <w:p w14:paraId="72C69EA7" w14:textId="77777777" w:rsidR="008756DD" w:rsidRDefault="008756DD" w:rsidP="00DC0212">
            <w:r>
              <w:t>Database Server</w:t>
            </w:r>
          </w:p>
        </w:tc>
        <w:tc>
          <w:tcPr>
            <w:tcW w:w="3818" w:type="dxa"/>
          </w:tcPr>
          <w:p w14:paraId="48C173B0" w14:textId="78B45505" w:rsidR="008756DD" w:rsidRDefault="008756DD" w:rsidP="00DC0212">
            <w:r>
              <w:t>MongoDB</w:t>
            </w:r>
          </w:p>
        </w:tc>
      </w:tr>
      <w:tr w:rsidR="008756DD" w14:paraId="7D386E1E" w14:textId="77777777" w:rsidTr="00DC0212">
        <w:tc>
          <w:tcPr>
            <w:tcW w:w="2698" w:type="dxa"/>
          </w:tcPr>
          <w:p w14:paraId="0B820EC2" w14:textId="77777777" w:rsidR="008756DD" w:rsidRDefault="008756DD" w:rsidP="00DC0212">
            <w:r>
              <w:t>Applications</w:t>
            </w:r>
          </w:p>
        </w:tc>
        <w:tc>
          <w:tcPr>
            <w:tcW w:w="3818" w:type="dxa"/>
          </w:tcPr>
          <w:p w14:paraId="16384ABD" w14:textId="3674B46A" w:rsidR="008756DD" w:rsidRDefault="00FE613B" w:rsidP="00DC0212">
            <w:hyperlink r:id="rId86" w:history="1">
              <w:proofErr w:type="spellStart"/>
              <w:r w:rsidR="008756DD" w:rsidRPr="00FE613B">
                <w:rPr>
                  <w:rStyle w:val="Lienhypertexte"/>
                </w:rPr>
                <w:t>Perseo</w:t>
              </w:r>
              <w:proofErr w:type="spellEnd"/>
              <w:r w:rsidR="008756DD" w:rsidRPr="00FE613B">
                <w:rPr>
                  <w:rStyle w:val="Lienhypertexte"/>
                </w:rPr>
                <w:t xml:space="preserve"> Core</w:t>
              </w:r>
            </w:hyperlink>
          </w:p>
          <w:p w14:paraId="4DA2E502" w14:textId="6FAFC256" w:rsidR="008756DD" w:rsidRDefault="00FE613B" w:rsidP="00DC0212">
            <w:hyperlink r:id="rId87" w:history="1">
              <w:proofErr w:type="spellStart"/>
              <w:r w:rsidR="008756DD" w:rsidRPr="00FE613B">
                <w:rPr>
                  <w:rStyle w:val="Lienhypertexte"/>
                </w:rPr>
                <w:t>Perseo</w:t>
              </w:r>
              <w:proofErr w:type="spellEnd"/>
              <w:r w:rsidR="008756DD" w:rsidRPr="00FE613B">
                <w:rPr>
                  <w:rStyle w:val="Lienhypertexte"/>
                </w:rPr>
                <w:t xml:space="preserve"> FE</w:t>
              </w:r>
            </w:hyperlink>
          </w:p>
        </w:tc>
      </w:tr>
    </w:tbl>
    <w:p w14:paraId="03614013" w14:textId="77777777" w:rsidR="008756DD" w:rsidRDefault="008756DD" w:rsidP="001B6C4D"/>
    <w:p w14:paraId="310F1714" w14:textId="7E61537C" w:rsidR="008756DD" w:rsidRDefault="00BF7820" w:rsidP="001B6C4D">
      <w:r>
        <w:t>After testing of both solutions</w:t>
      </w:r>
      <w:r w:rsidR="0050072C">
        <w:t xml:space="preserve">, it appears that </w:t>
      </w:r>
      <w:proofErr w:type="spellStart"/>
      <w:r w:rsidR="0050072C">
        <w:t>Perseo</w:t>
      </w:r>
      <w:proofErr w:type="spellEnd"/>
      <w:r w:rsidR="0050072C">
        <w:t xml:space="preserve"> is simple</w:t>
      </w:r>
      <w:r w:rsidR="00DA6D56">
        <w:t>r</w:t>
      </w:r>
      <w:r w:rsidR="0050072C">
        <w:t xml:space="preserve"> and </w:t>
      </w:r>
      <w:r w:rsidR="00DA6D56">
        <w:t xml:space="preserve">more </w:t>
      </w:r>
      <w:r w:rsidR="0050072C">
        <w:t xml:space="preserve">straight forward to use than Proton, </w:t>
      </w:r>
      <w:r w:rsidR="009B07AA" w:rsidRPr="007A022B">
        <w:rPr>
          <w:b/>
        </w:rPr>
        <w:t xml:space="preserve">so </w:t>
      </w:r>
      <w:proofErr w:type="spellStart"/>
      <w:r w:rsidR="009B07AA" w:rsidRPr="007A022B">
        <w:rPr>
          <w:b/>
        </w:rPr>
        <w:t>Perseo</w:t>
      </w:r>
      <w:proofErr w:type="spellEnd"/>
      <w:r w:rsidR="009B07AA" w:rsidRPr="007A022B">
        <w:rPr>
          <w:b/>
        </w:rPr>
        <w:t xml:space="preserve"> should be the chosen implementation</w:t>
      </w:r>
      <w:r w:rsidR="00DA6D56">
        <w:t>.</w:t>
      </w:r>
    </w:p>
    <w:p w14:paraId="71B91796" w14:textId="77777777" w:rsidR="00DA6D56" w:rsidRDefault="00DA6D56" w:rsidP="001B6C4D"/>
    <w:p w14:paraId="14624749" w14:textId="03F9530A" w:rsidR="001B1699" w:rsidRDefault="001B1699" w:rsidP="001B6C4D">
      <w:r>
        <w:t>The CEP component will be deployed as a Docker service, using stack file.</w:t>
      </w:r>
    </w:p>
    <w:p w14:paraId="79960CFB" w14:textId="77777777" w:rsidR="001B1699" w:rsidRDefault="001B1699" w:rsidP="001B6C4D"/>
    <w:p w14:paraId="54AB0BF2" w14:textId="0AE1E8EC" w:rsidR="00D00CE4" w:rsidRPr="00D00CE4" w:rsidRDefault="00D00CE4" w:rsidP="0047663D">
      <w:pPr>
        <w:pStyle w:val="Titre3"/>
        <w:numPr>
          <w:ilvl w:val="2"/>
          <w:numId w:val="16"/>
        </w:numPr>
        <w:rPr>
          <w:i/>
        </w:rPr>
      </w:pPr>
      <w:bookmarkStart w:id="207" w:name="_Toc499823545"/>
      <w:bookmarkStart w:id="208" w:name="_Toc500837490"/>
      <w:r>
        <w:t>Application Mashup Component</w:t>
      </w:r>
      <w:r w:rsidR="00EA2F63">
        <w:t>s</w:t>
      </w:r>
      <w:bookmarkEnd w:id="207"/>
      <w:bookmarkEnd w:id="208"/>
    </w:p>
    <w:p w14:paraId="40F6243F" w14:textId="77777777" w:rsidR="00B27D5D" w:rsidRPr="00034802" w:rsidRDefault="00D00CE4" w:rsidP="00B27D5D">
      <w:proofErr w:type="spellStart"/>
      <w:r w:rsidRPr="00034802">
        <w:t>Wirecloud</w:t>
      </w:r>
      <w:proofErr w:type="spellEnd"/>
      <w:r w:rsidRPr="00034802">
        <w:t xml:space="preserve"> is the </w:t>
      </w:r>
      <w:proofErr w:type="spellStart"/>
      <w:r w:rsidRPr="00034802">
        <w:t>Fiware</w:t>
      </w:r>
      <w:proofErr w:type="spellEnd"/>
      <w:r w:rsidRPr="00034802">
        <w:t xml:space="preserve"> GE to build </w:t>
      </w:r>
      <w:r w:rsidR="009B4BCE" w:rsidRPr="00034802">
        <w:t>Rich Internet Applications (</w:t>
      </w:r>
      <w:r w:rsidR="00FA531B" w:rsidRPr="00034802">
        <w:t>RIA</w:t>
      </w:r>
      <w:r w:rsidR="009B4BCE" w:rsidRPr="00034802">
        <w:t>)</w:t>
      </w:r>
      <w:r w:rsidR="00FA531B" w:rsidRPr="00034802">
        <w:t>, using</w:t>
      </w:r>
      <w:r w:rsidRPr="00034802">
        <w:t xml:space="preserve"> semantic technologies to offer a next-generation end-user </w:t>
      </w:r>
      <w:r w:rsidR="00CF6314" w:rsidRPr="00034802">
        <w:t>centered</w:t>
      </w:r>
      <w:r w:rsidRPr="00034802">
        <w:t xml:space="preserve"> web application mashup platform.</w:t>
      </w:r>
    </w:p>
    <w:p w14:paraId="3DD95CDA" w14:textId="77777777" w:rsidR="006045D8" w:rsidRPr="001407EB" w:rsidRDefault="00A75BD9" w:rsidP="00B27D5D">
      <w:pPr>
        <w:rPr>
          <w:rStyle w:val="Lienhypertexte"/>
          <w:lang w:val="fr-FR"/>
        </w:rPr>
      </w:pPr>
      <w:r>
        <w:rPr>
          <w:lang w:val="fr-FR"/>
        </w:rPr>
        <w:t xml:space="preserve">On </w:t>
      </w:r>
      <w:proofErr w:type="spellStart"/>
      <w:r w:rsidR="0055379A" w:rsidRPr="001407EB">
        <w:rPr>
          <w:lang w:val="fr-FR"/>
        </w:rPr>
        <w:t>Fiware</w:t>
      </w:r>
      <w:proofErr w:type="spellEnd"/>
      <w:r w:rsidR="0055379A" w:rsidRPr="001407EB">
        <w:rPr>
          <w:lang w:val="fr-FR"/>
        </w:rPr>
        <w:t xml:space="preserve"> </w:t>
      </w:r>
      <w:proofErr w:type="spellStart"/>
      <w:proofErr w:type="gramStart"/>
      <w:r w:rsidR="0055379A" w:rsidRPr="001407EB">
        <w:rPr>
          <w:lang w:val="fr-FR"/>
        </w:rPr>
        <w:t>Catalog</w:t>
      </w:r>
      <w:proofErr w:type="spellEnd"/>
      <w:r w:rsidR="0055379A" w:rsidRPr="001407EB">
        <w:rPr>
          <w:lang w:val="fr-FR"/>
        </w:rPr>
        <w:t>:</w:t>
      </w:r>
      <w:proofErr w:type="gramEnd"/>
      <w:r w:rsidR="0055379A" w:rsidRPr="001407EB">
        <w:rPr>
          <w:lang w:val="fr-FR"/>
        </w:rPr>
        <w:t xml:space="preserve"> </w:t>
      </w:r>
      <w:hyperlink r:id="rId88" w:history="1">
        <w:proofErr w:type="spellStart"/>
        <w:r w:rsidR="0055379A" w:rsidRPr="001407EB">
          <w:rPr>
            <w:rStyle w:val="Lienhypertexte"/>
            <w:lang w:val="fr-FR"/>
          </w:rPr>
          <w:t>Wirecloud</w:t>
        </w:r>
        <w:proofErr w:type="spellEnd"/>
      </w:hyperlink>
    </w:p>
    <w:p w14:paraId="56CBFA79" w14:textId="77777777" w:rsidR="006045D8" w:rsidRPr="006045D8" w:rsidRDefault="006045D8" w:rsidP="006045D8">
      <w:r>
        <w:t xml:space="preserve">On </w:t>
      </w:r>
      <w:proofErr w:type="spellStart"/>
      <w:proofErr w:type="gramStart"/>
      <w:r>
        <w:t>Readthedocs</w:t>
      </w:r>
      <w:proofErr w:type="spellEnd"/>
      <w:r>
        <w:t xml:space="preserve"> :</w:t>
      </w:r>
      <w:proofErr w:type="gramEnd"/>
      <w:r>
        <w:t xml:space="preserve"> </w:t>
      </w:r>
      <w:hyperlink r:id="rId89" w:history="1">
        <w:proofErr w:type="spellStart"/>
        <w:r w:rsidRPr="00A75BD9">
          <w:rPr>
            <w:rStyle w:val="Lienhypertexte"/>
          </w:rPr>
          <w:t>Wireclou</w:t>
        </w:r>
        <w:r w:rsidR="00A75BD9">
          <w:rPr>
            <w:rStyle w:val="Lienhypertexte"/>
          </w:rPr>
          <w:t>d</w:t>
        </w:r>
        <w:proofErr w:type="spellEnd"/>
        <w:r w:rsidR="00823768">
          <w:rPr>
            <w:rStyle w:val="Lienhypertexte"/>
          </w:rPr>
          <w:t xml:space="preserve"> </w:t>
        </w:r>
        <w:r w:rsidR="00A75BD9">
          <w:rPr>
            <w:rStyle w:val="Lienhypertexte"/>
          </w:rPr>
          <w:t>Documentation</w:t>
        </w:r>
      </w:hyperlink>
      <w:r>
        <w:t xml:space="preserve"> </w:t>
      </w:r>
    </w:p>
    <w:p w14:paraId="6A54E7A5" w14:textId="77777777" w:rsidR="0055379A" w:rsidRPr="00034802" w:rsidRDefault="0055379A" w:rsidP="00B27D5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55379A" w14:paraId="4B98B68A" w14:textId="77777777" w:rsidTr="00CA6402">
        <w:tc>
          <w:tcPr>
            <w:tcW w:w="2698" w:type="dxa"/>
          </w:tcPr>
          <w:p w14:paraId="5647902A" w14:textId="77777777" w:rsidR="0055379A" w:rsidRDefault="0055379A" w:rsidP="00CA6402">
            <w:pPr>
              <w:rPr>
                <w:b/>
                <w:bCs/>
              </w:rPr>
            </w:pPr>
            <w:r>
              <w:rPr>
                <w:b/>
                <w:bCs/>
              </w:rPr>
              <w:t>Architecture Component</w:t>
            </w:r>
          </w:p>
        </w:tc>
        <w:tc>
          <w:tcPr>
            <w:tcW w:w="3818" w:type="dxa"/>
          </w:tcPr>
          <w:p w14:paraId="12727254" w14:textId="77777777" w:rsidR="0055379A" w:rsidRDefault="0055379A" w:rsidP="00CA6402">
            <w:pPr>
              <w:rPr>
                <w:b/>
                <w:bCs/>
              </w:rPr>
            </w:pPr>
            <w:r>
              <w:rPr>
                <w:b/>
                <w:bCs/>
              </w:rPr>
              <w:t>Component Elements</w:t>
            </w:r>
          </w:p>
        </w:tc>
      </w:tr>
      <w:tr w:rsidR="0055379A" w14:paraId="4F43D674" w14:textId="77777777" w:rsidTr="00CA6402">
        <w:tc>
          <w:tcPr>
            <w:tcW w:w="2698" w:type="dxa"/>
          </w:tcPr>
          <w:p w14:paraId="3C9FA48C" w14:textId="77777777" w:rsidR="0055379A" w:rsidRDefault="0055379A" w:rsidP="00CA6402">
            <w:r>
              <w:t>Database Server</w:t>
            </w:r>
          </w:p>
        </w:tc>
        <w:tc>
          <w:tcPr>
            <w:tcW w:w="3818" w:type="dxa"/>
          </w:tcPr>
          <w:p w14:paraId="53787596" w14:textId="77777777" w:rsidR="0055379A" w:rsidRDefault="0055379A" w:rsidP="00CA6402">
            <w:proofErr w:type="spellStart"/>
            <w:r>
              <w:t>Postgresql</w:t>
            </w:r>
            <w:proofErr w:type="spellEnd"/>
            <w:r>
              <w:t>/</w:t>
            </w:r>
            <w:proofErr w:type="spellStart"/>
            <w:r>
              <w:t>Citus</w:t>
            </w:r>
            <w:proofErr w:type="spellEnd"/>
          </w:p>
        </w:tc>
      </w:tr>
      <w:tr w:rsidR="0055379A" w14:paraId="52174AB4" w14:textId="77777777" w:rsidTr="00CA6402">
        <w:tc>
          <w:tcPr>
            <w:tcW w:w="2698" w:type="dxa"/>
          </w:tcPr>
          <w:p w14:paraId="78870D9C" w14:textId="77777777" w:rsidR="0055379A" w:rsidRDefault="0055379A" w:rsidP="00CA6402">
            <w:r>
              <w:t>Applications</w:t>
            </w:r>
          </w:p>
        </w:tc>
        <w:tc>
          <w:tcPr>
            <w:tcW w:w="3818" w:type="dxa"/>
          </w:tcPr>
          <w:p w14:paraId="702201F8" w14:textId="4FC14CDD" w:rsidR="0055379A" w:rsidRDefault="0055379A" w:rsidP="00CA6402">
            <w:proofErr w:type="spellStart"/>
            <w:r>
              <w:t>W</w:t>
            </w:r>
            <w:r w:rsidR="00ED18C0">
              <w:t>irecloud</w:t>
            </w:r>
            <w:proofErr w:type="spellEnd"/>
            <w:r w:rsidR="00ED18C0">
              <w:t xml:space="preserve"> w</w:t>
            </w:r>
            <w:r>
              <w:t>eb application</w:t>
            </w:r>
          </w:p>
          <w:p w14:paraId="63B2814D" w14:textId="1601F739" w:rsidR="0055379A" w:rsidRDefault="00ED18C0" w:rsidP="00CA6402">
            <w:proofErr w:type="spellStart"/>
            <w:r>
              <w:t>Wirecloud</w:t>
            </w:r>
            <w:proofErr w:type="spellEnd"/>
            <w:r>
              <w:t xml:space="preserve"> </w:t>
            </w:r>
            <w:r w:rsidR="0055379A">
              <w:t>back-end server</w:t>
            </w:r>
          </w:p>
        </w:tc>
      </w:tr>
    </w:tbl>
    <w:p w14:paraId="6299AC29" w14:textId="77777777" w:rsidR="00833288" w:rsidRDefault="00FA7B54" w:rsidP="00B27D5D">
      <w:proofErr w:type="spellStart"/>
      <w:r>
        <w:t>Wirecloud</w:t>
      </w:r>
      <w:proofErr w:type="spellEnd"/>
      <w:r w:rsidR="00755A2E">
        <w:t xml:space="preserve"> is a </w:t>
      </w:r>
      <w:r w:rsidR="00FF02D5" w:rsidRPr="00FF02D5">
        <w:t>web application mashup platform aimed at allowing end users without programming skills to easily create web applications and dashboards/cockpits</w:t>
      </w:r>
      <w:r w:rsidR="006F6545">
        <w:t>.</w:t>
      </w:r>
    </w:p>
    <w:p w14:paraId="3C6E99C1" w14:textId="77777777" w:rsidR="00755A2E" w:rsidRDefault="00755A2E" w:rsidP="00B27D5D">
      <w:r>
        <w:t>It</w:t>
      </w:r>
      <w:r w:rsidR="005E1B46">
        <w:t xml:space="preserve"> integrates complet</w:t>
      </w:r>
      <w:r>
        <w:t>e</w:t>
      </w:r>
      <w:r w:rsidR="005E1B46">
        <w:t>l</w:t>
      </w:r>
      <w:r>
        <w:t>y</w:t>
      </w:r>
      <w:r w:rsidR="005E1B46">
        <w:t xml:space="preserve"> to </w:t>
      </w:r>
      <w:proofErr w:type="spellStart"/>
      <w:r w:rsidR="005E1B46">
        <w:t>Fiware</w:t>
      </w:r>
      <w:proofErr w:type="spellEnd"/>
      <w:r w:rsidR="005E1B46">
        <w:t xml:space="preserve"> architecture, by connecting direct</w:t>
      </w:r>
      <w:r w:rsidR="00823768">
        <w:t>ly to Context Broker and historic data</w:t>
      </w:r>
      <w:r w:rsidR="00520029">
        <w:t xml:space="preserve"> storage </w:t>
      </w:r>
      <w:r w:rsidR="00823768">
        <w:t>components such as Comet STH</w:t>
      </w:r>
      <w:r w:rsidR="00445E62">
        <w:t>.</w:t>
      </w:r>
    </w:p>
    <w:p w14:paraId="7A0D5A6D" w14:textId="77777777" w:rsidR="00445E62" w:rsidRDefault="00445E62" w:rsidP="00B27D5D">
      <w:r>
        <w:t xml:space="preserve">Mashups and Dashboards made with </w:t>
      </w:r>
      <w:proofErr w:type="spellStart"/>
      <w:r>
        <w:t>Wirecloud</w:t>
      </w:r>
      <w:proofErr w:type="spellEnd"/>
      <w:r>
        <w:t xml:space="preserve">, can be monetized through the business ecosystem component </w:t>
      </w:r>
    </w:p>
    <w:p w14:paraId="6D52F537" w14:textId="77777777" w:rsidR="00CF6314" w:rsidRDefault="00CF6314" w:rsidP="00B27D5D"/>
    <w:p w14:paraId="2296354B" w14:textId="77777777" w:rsidR="00755A2E" w:rsidRPr="00755A2E" w:rsidRDefault="00CF6314" w:rsidP="00B27D5D">
      <w:pPr>
        <w:rPr>
          <w:rStyle w:val="Lienhypertexte"/>
        </w:rPr>
      </w:pPr>
      <w:r>
        <w:t xml:space="preserve">Alternatively a small </w:t>
      </w:r>
      <w:proofErr w:type="spellStart"/>
      <w:r>
        <w:t>javascript</w:t>
      </w:r>
      <w:proofErr w:type="spellEnd"/>
      <w:r>
        <w:t xml:space="preserve"> library like </w:t>
      </w:r>
      <w:hyperlink r:id="rId90" w:history="1">
        <w:r w:rsidRPr="00CF6314">
          <w:rPr>
            <w:rStyle w:val="Lienhypertexte"/>
          </w:rPr>
          <w:t>Freeboard</w:t>
        </w:r>
      </w:hyperlink>
      <w:r>
        <w:t xml:space="preserve"> can be used to visualize data coming from NGSI context broker: </w:t>
      </w:r>
      <w:hyperlink r:id="rId91" w:history="1">
        <w:r w:rsidRPr="00CF6314">
          <w:rPr>
            <w:rStyle w:val="Lienhypertexte"/>
          </w:rPr>
          <w:t xml:space="preserve">news on </w:t>
        </w:r>
        <w:proofErr w:type="spellStart"/>
        <w:r w:rsidRPr="00CF6314">
          <w:rPr>
            <w:rStyle w:val="Lienhypertexte"/>
          </w:rPr>
          <w:t>Fiware</w:t>
        </w:r>
        <w:proofErr w:type="spellEnd"/>
      </w:hyperlink>
      <w:r w:rsidR="00755A2E">
        <w:rPr>
          <w:rStyle w:val="Lienhypertexte"/>
        </w:rPr>
        <w:t xml:space="preserve">. </w:t>
      </w:r>
      <w:r w:rsidR="00755A2E">
        <w:rPr>
          <w:rStyle w:val="Lienhypertexte"/>
          <w:color w:val="auto"/>
          <w:u w:val="none"/>
        </w:rPr>
        <w:t xml:space="preserve">(an </w:t>
      </w:r>
      <w:hyperlink r:id="rId92" w:history="1">
        <w:r w:rsidR="00755A2E" w:rsidRPr="00714CD0">
          <w:rPr>
            <w:rStyle w:val="Lienhypertexte"/>
          </w:rPr>
          <w:t xml:space="preserve">Orion FIWARE </w:t>
        </w:r>
        <w:proofErr w:type="spellStart"/>
        <w:r w:rsidR="00755A2E" w:rsidRPr="00714CD0">
          <w:rPr>
            <w:rStyle w:val="Lienhypertexte"/>
          </w:rPr>
          <w:t>datasource</w:t>
        </w:r>
        <w:proofErr w:type="spellEnd"/>
      </w:hyperlink>
      <w:r w:rsidR="0028696C">
        <w:rPr>
          <w:rStyle w:val="Lienhypertexte"/>
          <w:color w:val="auto"/>
          <w:u w:val="none"/>
        </w:rPr>
        <w:t xml:space="preserve"> has been developed by Telefonica)</w:t>
      </w:r>
    </w:p>
    <w:p w14:paraId="778750E4" w14:textId="77777777" w:rsidR="0028696C" w:rsidRDefault="0028696C" w:rsidP="00B27D5D">
      <w:pPr>
        <w:rPr>
          <w:rStyle w:val="Lienhypertexte"/>
          <w:color w:val="auto"/>
          <w:u w:val="none"/>
        </w:rPr>
      </w:pPr>
    </w:p>
    <w:p w14:paraId="1D372215" w14:textId="77777777" w:rsidR="00C2052F" w:rsidRPr="00C2052F" w:rsidRDefault="00C2052F" w:rsidP="00B27D5D">
      <w:r>
        <w:rPr>
          <w:rStyle w:val="Lienhypertexte"/>
          <w:color w:val="auto"/>
          <w:u w:val="none"/>
        </w:rPr>
        <w:t xml:space="preserve">Freeboard can be used also from web where you can publish dashboards: </w:t>
      </w:r>
      <w:hyperlink r:id="rId93" w:history="1">
        <w:r w:rsidRPr="00C2052F">
          <w:rPr>
            <w:rStyle w:val="Lienhypertexte"/>
          </w:rPr>
          <w:t>Freeboard.io</w:t>
        </w:r>
      </w:hyperlink>
    </w:p>
    <w:p w14:paraId="67233ECB" w14:textId="77777777" w:rsidR="0028696C" w:rsidRDefault="0028696C" w:rsidP="00B27D5D"/>
    <w:p w14:paraId="4E2CD04E" w14:textId="77777777" w:rsidR="0055379A" w:rsidRDefault="00C2052F" w:rsidP="00B27D5D">
      <w:r>
        <w:t>It can also be deployed on a web server, on the platform</w:t>
      </w:r>
      <w:r w:rsidR="00755A2E">
        <w:t>,</w:t>
      </w:r>
      <w:r>
        <w:t xml:space="preserve"> but there’s no </w:t>
      </w:r>
      <w:r w:rsidR="004C7719">
        <w:t xml:space="preserve">security </w:t>
      </w:r>
      <w:r w:rsidR="00714CD0">
        <w:t xml:space="preserve">or publishing </w:t>
      </w:r>
      <w:r w:rsidR="004C7719">
        <w:t xml:space="preserve">management provided, it </w:t>
      </w:r>
      <w:proofErr w:type="gramStart"/>
      <w:r w:rsidR="004C7719">
        <w:t>has to</w:t>
      </w:r>
      <w:proofErr w:type="gramEnd"/>
      <w:r w:rsidR="004C7719">
        <w:t xml:space="preserve"> be added, by </w:t>
      </w:r>
      <w:r w:rsidR="001157B7">
        <w:t>passing</w:t>
      </w:r>
      <w:r w:rsidR="004C7719">
        <w:t xml:space="preserve"> through a proxy.</w:t>
      </w:r>
    </w:p>
    <w:p w14:paraId="28402305" w14:textId="77777777" w:rsidR="0028696C" w:rsidRDefault="0028696C" w:rsidP="00B27D5D"/>
    <w:p w14:paraId="3F8C32C2" w14:textId="77777777" w:rsidR="00714CD0" w:rsidRDefault="00714CD0" w:rsidP="00B27D5D">
      <w:r>
        <w:t xml:space="preserve">As it’s pure </w:t>
      </w:r>
      <w:proofErr w:type="spellStart"/>
      <w:r>
        <w:t>javascript</w:t>
      </w:r>
      <w:proofErr w:type="spellEnd"/>
      <w:r>
        <w:t xml:space="preserve"> library and some </w:t>
      </w:r>
      <w:proofErr w:type="spellStart"/>
      <w:r>
        <w:t>json</w:t>
      </w:r>
      <w:proofErr w:type="spellEnd"/>
      <w:r>
        <w:t xml:space="preserve"> definition</w:t>
      </w:r>
      <w:r w:rsidR="0010413E">
        <w:t xml:space="preserve"> and configuration</w:t>
      </w:r>
      <w:r>
        <w:t>, it can be integrated in a web application</w:t>
      </w:r>
      <w:r w:rsidR="0010413E">
        <w:t xml:space="preserve"> that is proposed in the market place</w:t>
      </w:r>
      <w:r>
        <w:t>.</w:t>
      </w:r>
    </w:p>
    <w:p w14:paraId="0084224F" w14:textId="77777777" w:rsidR="00891D08" w:rsidRDefault="00891D08" w:rsidP="00B27D5D"/>
    <w:p w14:paraId="6824DE67" w14:textId="77777777" w:rsidR="00D47423" w:rsidRDefault="00FE6D47" w:rsidP="00D47423">
      <w:pPr>
        <w:pStyle w:val="Titre3"/>
        <w:rPr>
          <w:i/>
        </w:rPr>
      </w:pPr>
      <w:bookmarkStart w:id="209" w:name="_Toc499823546"/>
      <w:bookmarkStart w:id="210" w:name="_Toc500837491"/>
      <w:r>
        <w:lastRenderedPageBreak/>
        <w:t>Business</w:t>
      </w:r>
      <w:r w:rsidR="00D47423">
        <w:t xml:space="preserve"> Ecosystem Component</w:t>
      </w:r>
      <w:bookmarkEnd w:id="209"/>
      <w:bookmarkEnd w:id="210"/>
    </w:p>
    <w:p w14:paraId="69750DFA" w14:textId="77777777" w:rsidR="00D36D19" w:rsidRPr="00034802" w:rsidRDefault="00D47423" w:rsidP="00D36D19">
      <w:pPr>
        <w:rPr>
          <w:rFonts w:cs="Arial"/>
          <w:color w:val="404040"/>
          <w:shd w:val="clear" w:color="auto" w:fill="FCFCFC"/>
        </w:rPr>
      </w:pPr>
      <w:r w:rsidRPr="00034802">
        <w:rPr>
          <w:rFonts w:cs="Arial"/>
          <w:color w:val="404040"/>
          <w:shd w:val="clear" w:color="auto" w:fill="FCFCFC"/>
        </w:rPr>
        <w:t>The Business API Ecosystem exposes its complete functionality through TM</w:t>
      </w:r>
      <w:r w:rsidR="00CF6314" w:rsidRPr="00034802">
        <w:rPr>
          <w:rFonts w:cs="Arial"/>
          <w:color w:val="404040"/>
          <w:shd w:val="clear" w:color="auto" w:fill="FCFCFC"/>
        </w:rPr>
        <w:t xml:space="preserve"> </w:t>
      </w:r>
      <w:r w:rsidRPr="00034802">
        <w:rPr>
          <w:rFonts w:cs="Arial"/>
          <w:color w:val="404040"/>
          <w:shd w:val="clear" w:color="auto" w:fill="FCFCFC"/>
        </w:rPr>
        <w:t xml:space="preserve">Forum standard APIs; concretely, it includes the </w:t>
      </w:r>
      <w:r w:rsidR="00D36D19" w:rsidRPr="00034802">
        <w:rPr>
          <w:rFonts w:cs="Arial"/>
          <w:color w:val="404040"/>
          <w:shd w:val="clear" w:color="auto" w:fill="FCFCFC"/>
        </w:rPr>
        <w:t>following key features:</w:t>
      </w:r>
    </w:p>
    <w:p w14:paraId="4AA61F17"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the management of catalogs, products, and offering</w:t>
      </w:r>
    </w:p>
    <w:p w14:paraId="62038514"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rich pricing models, including recurring payments, pay-per-use, etc.</w:t>
      </w:r>
    </w:p>
    <w:p w14:paraId="3C15344C"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accounting callbacks</w:t>
      </w:r>
    </w:p>
    <w:p w14:paraId="14840DE5"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billing and charging</w:t>
      </w:r>
    </w:p>
    <w:p w14:paraId="2915CC34"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Integrated support for PayPal, including customer charges and seller payments</w:t>
      </w:r>
    </w:p>
    <w:p w14:paraId="4447C1B4" w14:textId="77777777" w:rsidR="00D36D19" w:rsidRPr="00D36D19" w:rsidRDefault="00D36D19" w:rsidP="0047663D">
      <w:pPr>
        <w:pStyle w:val="Paragraphedeliste"/>
        <w:numPr>
          <w:ilvl w:val="0"/>
          <w:numId w:val="20"/>
        </w:numPr>
        <w:rPr>
          <w:rFonts w:ascii="Verdana" w:hAnsi="Verdana"/>
          <w:color w:val="404040"/>
          <w:shd w:val="clear" w:color="auto" w:fill="FCFCFC"/>
        </w:rPr>
      </w:pPr>
      <w:r w:rsidRPr="00034802">
        <w:rPr>
          <w:rFonts w:cs="Arial"/>
          <w:color w:val="404040"/>
          <w:shd w:val="clear" w:color="auto" w:fill="FCFCFC"/>
        </w:rPr>
        <w:t>Support for revenue sharing, including models with multiple stakeholders involved</w:t>
      </w:r>
    </w:p>
    <w:p w14:paraId="0FDEF5ED" w14:textId="77777777" w:rsidR="00075C69" w:rsidRDefault="00075C69" w:rsidP="00D47423">
      <w:pPr>
        <w:rPr>
          <w:rFonts w:cs="Arial"/>
          <w:color w:val="404040"/>
          <w:shd w:val="clear" w:color="auto" w:fill="FCFCFC"/>
        </w:rPr>
      </w:pPr>
    </w:p>
    <w:p w14:paraId="778D4F46" w14:textId="50F5E8A9" w:rsidR="00D47423" w:rsidRPr="00034802" w:rsidRDefault="007259A4" w:rsidP="00D47423">
      <w:pPr>
        <w:rPr>
          <w:rFonts w:cs="Arial"/>
          <w:color w:val="404040"/>
          <w:shd w:val="clear" w:color="auto" w:fill="FCFCFC"/>
        </w:rPr>
      </w:pPr>
      <w:r w:rsidRPr="00034802">
        <w:rPr>
          <w:rFonts w:cs="Arial"/>
          <w:color w:val="404040"/>
          <w:shd w:val="clear" w:color="auto" w:fill="FCFCFC"/>
        </w:rPr>
        <w:t xml:space="preserve">Link to </w:t>
      </w:r>
      <w:proofErr w:type="spellStart"/>
      <w:r w:rsidR="00D36D19" w:rsidRPr="00034802">
        <w:rPr>
          <w:rFonts w:cs="Arial"/>
          <w:color w:val="404040"/>
          <w:shd w:val="clear" w:color="auto" w:fill="FCFCFC"/>
        </w:rPr>
        <w:t>Fiware</w:t>
      </w:r>
      <w:proofErr w:type="spellEnd"/>
      <w:r w:rsidR="00D36D19" w:rsidRPr="00034802">
        <w:rPr>
          <w:rFonts w:cs="Arial"/>
          <w:color w:val="404040"/>
          <w:shd w:val="clear" w:color="auto" w:fill="FCFCFC"/>
        </w:rPr>
        <w:t xml:space="preserve"> catalog: </w:t>
      </w:r>
      <w:hyperlink r:id="rId94" w:history="1">
        <w:r w:rsidR="00D36D19" w:rsidRPr="00034802">
          <w:rPr>
            <w:rStyle w:val="Lienhypertexte"/>
            <w:rFonts w:cs="Arial"/>
            <w:shd w:val="clear" w:color="auto" w:fill="FCFCFC"/>
          </w:rPr>
          <w:t>B</w:t>
        </w:r>
        <w:r w:rsidR="00F2262F">
          <w:rPr>
            <w:rStyle w:val="Lienhypertexte"/>
            <w:rFonts w:cs="Arial"/>
            <w:shd w:val="clear" w:color="auto" w:fill="FCFCFC"/>
          </w:rPr>
          <w:t>usiness</w:t>
        </w:r>
        <w:r w:rsidR="00D36D19" w:rsidRPr="00034802">
          <w:rPr>
            <w:rStyle w:val="Lienhypertexte"/>
            <w:rFonts w:cs="Arial"/>
            <w:shd w:val="clear" w:color="auto" w:fill="FCFCFC"/>
          </w:rPr>
          <w:t xml:space="preserve"> </w:t>
        </w:r>
        <w:proofErr w:type="spellStart"/>
        <w:r w:rsidR="00D36D19" w:rsidRPr="00034802">
          <w:rPr>
            <w:rStyle w:val="Lienhypertexte"/>
            <w:rFonts w:cs="Arial"/>
            <w:shd w:val="clear" w:color="auto" w:fill="FCFCFC"/>
          </w:rPr>
          <w:t>Api</w:t>
        </w:r>
        <w:proofErr w:type="spellEnd"/>
        <w:r w:rsidR="00D36D19" w:rsidRPr="00034802">
          <w:rPr>
            <w:rStyle w:val="Lienhypertexte"/>
            <w:rFonts w:cs="Arial"/>
            <w:shd w:val="clear" w:color="auto" w:fill="FCFCFC"/>
          </w:rPr>
          <w:t xml:space="preserve"> Ecosystem</w:t>
        </w:r>
      </w:hyperlink>
    </w:p>
    <w:p w14:paraId="032729E4" w14:textId="252809C5" w:rsidR="00D47423" w:rsidRDefault="00D47423" w:rsidP="00D47423">
      <w:pPr>
        <w:rPr>
          <w:rFonts w:ascii="Verdana" w:hAnsi="Verdana"/>
          <w:color w:val="404040"/>
          <w:shd w:val="clear" w:color="auto" w:fill="FCFCFC"/>
        </w:rPr>
      </w:pPr>
      <w:r w:rsidRPr="00034802">
        <w:rPr>
          <w:rFonts w:cs="Arial"/>
          <w:color w:val="404040"/>
          <w:shd w:val="clear" w:color="auto" w:fill="FCFCFC"/>
        </w:rPr>
        <w:t xml:space="preserve">Link to </w:t>
      </w:r>
      <w:r w:rsidR="007259A4" w:rsidRPr="00034802">
        <w:rPr>
          <w:rFonts w:cs="Arial"/>
          <w:color w:val="404040"/>
          <w:shd w:val="clear" w:color="auto" w:fill="FCFCFC"/>
        </w:rPr>
        <w:t>the documentation</w:t>
      </w:r>
      <w:r w:rsidRPr="00034802">
        <w:rPr>
          <w:rFonts w:cs="Arial"/>
          <w:color w:val="404040"/>
          <w:shd w:val="clear" w:color="auto" w:fill="FCFCFC"/>
        </w:rPr>
        <w:t>:</w:t>
      </w:r>
      <w:r>
        <w:rPr>
          <w:rFonts w:ascii="Verdana" w:hAnsi="Verdana"/>
          <w:color w:val="404040"/>
          <w:shd w:val="clear" w:color="auto" w:fill="FCFCFC"/>
        </w:rPr>
        <w:t xml:space="preserve"> </w:t>
      </w:r>
      <w:hyperlink r:id="rId95" w:history="1">
        <w:r w:rsidR="001636DD">
          <w:rPr>
            <w:rStyle w:val="Lienhypertexte"/>
            <w:rFonts w:ascii="Verdana" w:hAnsi="Verdana"/>
            <w:shd w:val="clear" w:color="auto" w:fill="FCFCFC"/>
          </w:rPr>
          <w:t>on</w:t>
        </w:r>
      </w:hyperlink>
      <w:r w:rsidR="001636DD">
        <w:rPr>
          <w:rStyle w:val="Lienhypertexte"/>
          <w:rFonts w:ascii="Verdana" w:hAnsi="Verdana"/>
          <w:shd w:val="clear" w:color="auto" w:fill="FCFCFC"/>
        </w:rPr>
        <w:t xml:space="preserve"> </w:t>
      </w:r>
      <w:proofErr w:type="spellStart"/>
      <w:r w:rsidR="001636DD">
        <w:rPr>
          <w:rStyle w:val="Lienhypertexte"/>
          <w:rFonts w:ascii="Verdana" w:hAnsi="Verdana"/>
          <w:shd w:val="clear" w:color="auto" w:fill="FCFCFC"/>
        </w:rPr>
        <w:t>read</w:t>
      </w:r>
      <w:r w:rsidR="00F2262F">
        <w:rPr>
          <w:rStyle w:val="Lienhypertexte"/>
          <w:rFonts w:ascii="Verdana" w:hAnsi="Verdana"/>
          <w:shd w:val="clear" w:color="auto" w:fill="FCFCFC"/>
        </w:rPr>
        <w:t>thedocs</w:t>
      </w:r>
      <w:proofErr w:type="spellEnd"/>
    </w:p>
    <w:p w14:paraId="107ED43E" w14:textId="77777777" w:rsidR="00D47423" w:rsidRDefault="00D47423" w:rsidP="00D47423">
      <w:pPr>
        <w:rPr>
          <w:rFonts w:ascii="Verdana" w:hAnsi="Verdana"/>
          <w:color w:val="404040"/>
          <w:shd w:val="clear" w:color="auto" w:fill="FCFCFC"/>
        </w:rPr>
      </w:pPr>
    </w:p>
    <w:p w14:paraId="6CA0FBC8" w14:textId="77777777" w:rsidR="00692D17" w:rsidRPr="00C8634C" w:rsidRDefault="00692D17" w:rsidP="00C8634C">
      <w:pPr>
        <w:rPr>
          <w:rFonts w:cs="Arial"/>
          <w:color w:val="404040"/>
          <w:shd w:val="clear" w:color="auto" w:fill="FCFCFC"/>
        </w:rPr>
      </w:pPr>
      <w:r w:rsidRPr="00C8634C">
        <w:rPr>
          <w:rFonts w:cs="Arial"/>
          <w:color w:val="404040"/>
          <w:shd w:val="clear" w:color="auto" w:fill="FCFCFC"/>
        </w:rPr>
        <w:t xml:space="preserve">This component is the </w:t>
      </w:r>
      <w:r w:rsidRPr="00A014EB">
        <w:rPr>
          <w:rFonts w:cs="Arial"/>
          <w:b/>
          <w:color w:val="404040"/>
          <w:shd w:val="clear" w:color="auto" w:fill="FCFCFC"/>
        </w:rPr>
        <w:t>Market Place</w:t>
      </w:r>
      <w:r w:rsidRPr="00C8634C">
        <w:rPr>
          <w:rFonts w:cs="Arial"/>
          <w:color w:val="404040"/>
          <w:shd w:val="clear" w:color="auto" w:fill="FCFCFC"/>
        </w:rPr>
        <w:t xml:space="preserve"> of the Smart City platform, it allows to leverage:</w:t>
      </w:r>
    </w:p>
    <w:p w14:paraId="76E80D68" w14:textId="77777777" w:rsidR="00692D17" w:rsidRPr="00C8634C" w:rsidRDefault="00692D17" w:rsidP="00C8634C">
      <w:pPr>
        <w:rPr>
          <w:rFonts w:cs="Arial"/>
          <w:color w:val="404040"/>
          <w:shd w:val="clear" w:color="auto" w:fill="FCFCFC"/>
        </w:rPr>
      </w:pPr>
      <w:r w:rsidRPr="00C8634C">
        <w:rPr>
          <w:rFonts w:cs="Arial"/>
          <w:color w:val="404040"/>
          <w:shd w:val="clear" w:color="auto" w:fill="FCFCFC"/>
        </w:rPr>
        <w:t>Authorization access to services, and their monetization</w:t>
      </w:r>
      <w:r w:rsidR="005F7EFC" w:rsidRPr="00C8634C">
        <w:rPr>
          <w:rFonts w:cs="Arial"/>
          <w:color w:val="404040"/>
          <w:shd w:val="clear" w:color="auto" w:fill="FCFCFC"/>
        </w:rPr>
        <w:t>,</w:t>
      </w:r>
      <w:r w:rsidRPr="00C8634C">
        <w:rPr>
          <w:rFonts w:cs="Arial"/>
          <w:color w:val="404040"/>
          <w:shd w:val="clear" w:color="auto" w:fill="FCFCFC"/>
        </w:rPr>
        <w:t xml:space="preserve"> even with several stakeholde</w:t>
      </w:r>
      <w:r w:rsidR="0028696C" w:rsidRPr="00C8634C">
        <w:rPr>
          <w:rFonts w:cs="Arial"/>
          <w:color w:val="404040"/>
          <w:shd w:val="clear" w:color="auto" w:fill="FCFCFC"/>
        </w:rPr>
        <w:t>rs involved that share revenues,</w:t>
      </w:r>
    </w:p>
    <w:p w14:paraId="3F574265" w14:textId="77777777" w:rsidR="00692D17" w:rsidRPr="00C8634C" w:rsidRDefault="0028696C" w:rsidP="00C8634C">
      <w:pPr>
        <w:rPr>
          <w:rFonts w:cs="Arial"/>
          <w:color w:val="404040"/>
          <w:shd w:val="clear" w:color="auto" w:fill="FCFCFC"/>
        </w:rPr>
      </w:pPr>
      <w:r w:rsidRPr="00C8634C">
        <w:rPr>
          <w:rFonts w:cs="Arial"/>
          <w:color w:val="404040"/>
          <w:shd w:val="clear" w:color="auto" w:fill="FCFCFC"/>
        </w:rPr>
        <w:t>s</w:t>
      </w:r>
      <w:r w:rsidR="009F0ADC" w:rsidRPr="00C8634C">
        <w:rPr>
          <w:rFonts w:cs="Arial"/>
          <w:color w:val="404040"/>
          <w:shd w:val="clear" w:color="auto" w:fill="FCFCFC"/>
        </w:rPr>
        <w:t>ervices here</w:t>
      </w:r>
      <w:r w:rsidR="00692D17" w:rsidRPr="00C8634C">
        <w:rPr>
          <w:rFonts w:cs="Arial"/>
          <w:color w:val="404040"/>
          <w:shd w:val="clear" w:color="auto" w:fill="FCFCFC"/>
        </w:rPr>
        <w:t xml:space="preserve"> includes </w:t>
      </w:r>
      <w:r w:rsidR="009F0ADC" w:rsidRPr="00C8634C">
        <w:rPr>
          <w:rFonts w:cs="Arial"/>
          <w:color w:val="404040"/>
          <w:shd w:val="clear" w:color="auto" w:fill="FCFCFC"/>
        </w:rPr>
        <w:t>the applications available in the catalog, the data sets in CKAN, the available APIs.</w:t>
      </w:r>
    </w:p>
    <w:p w14:paraId="119B0106" w14:textId="77777777" w:rsidR="00D36D19" w:rsidRDefault="00D36D19" w:rsidP="00C8634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528"/>
      </w:tblGrid>
      <w:tr w:rsidR="00D36D19" w14:paraId="1EA228A6" w14:textId="77777777" w:rsidTr="00AD7AA2">
        <w:tc>
          <w:tcPr>
            <w:tcW w:w="3261" w:type="dxa"/>
          </w:tcPr>
          <w:p w14:paraId="0282FEFA" w14:textId="77777777" w:rsidR="00D36D19" w:rsidRDefault="00D36D19" w:rsidP="00CA6402">
            <w:pPr>
              <w:rPr>
                <w:b/>
                <w:bCs/>
              </w:rPr>
            </w:pPr>
            <w:r>
              <w:rPr>
                <w:b/>
                <w:bCs/>
              </w:rPr>
              <w:t>Architecture Component</w:t>
            </w:r>
          </w:p>
        </w:tc>
        <w:tc>
          <w:tcPr>
            <w:tcW w:w="5528" w:type="dxa"/>
          </w:tcPr>
          <w:p w14:paraId="767C6E58" w14:textId="77777777" w:rsidR="00D36D19" w:rsidRDefault="00D36D19" w:rsidP="00CA6402">
            <w:pPr>
              <w:rPr>
                <w:b/>
                <w:bCs/>
              </w:rPr>
            </w:pPr>
            <w:r>
              <w:rPr>
                <w:b/>
                <w:bCs/>
              </w:rPr>
              <w:t>Component Elements</w:t>
            </w:r>
          </w:p>
        </w:tc>
      </w:tr>
      <w:tr w:rsidR="00D36D19" w14:paraId="3CFC177A" w14:textId="77777777" w:rsidTr="00AD7AA2">
        <w:tc>
          <w:tcPr>
            <w:tcW w:w="3261" w:type="dxa"/>
          </w:tcPr>
          <w:p w14:paraId="4DFE2A77" w14:textId="77777777" w:rsidR="00D36D19" w:rsidRDefault="00D36D19" w:rsidP="00CA6402">
            <w:r>
              <w:t>Database Server</w:t>
            </w:r>
          </w:p>
        </w:tc>
        <w:tc>
          <w:tcPr>
            <w:tcW w:w="5528" w:type="dxa"/>
          </w:tcPr>
          <w:p w14:paraId="2AAFFFFB" w14:textId="19B1E70F" w:rsidR="00D36D19" w:rsidRDefault="00D36D19" w:rsidP="00CA6402">
            <w:proofErr w:type="spellStart"/>
            <w:r>
              <w:t>Postgresql</w:t>
            </w:r>
            <w:proofErr w:type="spellEnd"/>
            <w:r>
              <w:t>/</w:t>
            </w:r>
            <w:proofErr w:type="spellStart"/>
            <w:r>
              <w:t>Citus</w:t>
            </w:r>
            <w:proofErr w:type="spellEnd"/>
            <w:r>
              <w:t xml:space="preserve"> (</w:t>
            </w:r>
            <w:r w:rsidR="00F2262F">
              <w:t xml:space="preserve">to </w:t>
            </w:r>
            <w:r>
              <w:t>change from MySQL)</w:t>
            </w:r>
          </w:p>
        </w:tc>
      </w:tr>
      <w:tr w:rsidR="00D36D19" w14:paraId="084BAD13" w14:textId="77777777" w:rsidTr="00AD7AA2">
        <w:tc>
          <w:tcPr>
            <w:tcW w:w="3261" w:type="dxa"/>
          </w:tcPr>
          <w:p w14:paraId="2E1D6E40" w14:textId="77777777" w:rsidR="00D36D19" w:rsidRDefault="00D36D19" w:rsidP="00CA6402">
            <w:r>
              <w:t>Applications</w:t>
            </w:r>
          </w:p>
        </w:tc>
        <w:tc>
          <w:tcPr>
            <w:tcW w:w="5528" w:type="dxa"/>
          </w:tcPr>
          <w:p w14:paraId="3A1B594E" w14:textId="77777777" w:rsidR="00D36D19" w:rsidRDefault="00D36D19" w:rsidP="00CA6402">
            <w:r>
              <w:t>Web application</w:t>
            </w:r>
          </w:p>
          <w:p w14:paraId="463DC6D3" w14:textId="77777777" w:rsidR="00D36D19" w:rsidRDefault="00D36D19" w:rsidP="00CA6402">
            <w:r>
              <w:t>back-end server</w:t>
            </w:r>
            <w:r w:rsidR="001F3B63">
              <w:t>s:</w:t>
            </w:r>
          </w:p>
          <w:p w14:paraId="4B015D0D" w14:textId="77777777" w:rsidR="00D36D19" w:rsidRDefault="00AD7AA2" w:rsidP="0047663D">
            <w:pPr>
              <w:pStyle w:val="Paragraphedeliste"/>
              <w:numPr>
                <w:ilvl w:val="0"/>
                <w:numId w:val="24"/>
              </w:numPr>
            </w:pPr>
            <w:r>
              <w:t xml:space="preserve">TM Forum APIs reference implementation (catalog, ordering, inventory, usage, billing, party </w:t>
            </w:r>
            <w:proofErr w:type="spellStart"/>
            <w:r>
              <w:t>Apis</w:t>
            </w:r>
            <w:proofErr w:type="spellEnd"/>
            <w:r>
              <w:t>)</w:t>
            </w:r>
          </w:p>
          <w:p w14:paraId="0E5B91BE" w14:textId="77777777" w:rsidR="00AD7AA2" w:rsidRDefault="00AD7AA2" w:rsidP="0047663D">
            <w:pPr>
              <w:pStyle w:val="Paragraphedeliste"/>
              <w:numPr>
                <w:ilvl w:val="0"/>
                <w:numId w:val="24"/>
              </w:numPr>
            </w:pPr>
            <w:r>
              <w:t>Charging Backend,</w:t>
            </w:r>
          </w:p>
          <w:p w14:paraId="69F2ED94" w14:textId="77777777" w:rsidR="00AD7AA2" w:rsidRDefault="00AD7AA2" w:rsidP="0047663D">
            <w:pPr>
              <w:pStyle w:val="Paragraphedeliste"/>
              <w:numPr>
                <w:ilvl w:val="0"/>
                <w:numId w:val="24"/>
              </w:numPr>
            </w:pPr>
            <w:r>
              <w:t>Revenue Sharing Service (RSS)</w:t>
            </w:r>
          </w:p>
          <w:p w14:paraId="27913284" w14:textId="77777777" w:rsidR="00AD7AA2" w:rsidRDefault="00AD7AA2" w:rsidP="0047663D">
            <w:pPr>
              <w:pStyle w:val="Paragraphedeliste"/>
              <w:numPr>
                <w:ilvl w:val="0"/>
                <w:numId w:val="24"/>
              </w:numPr>
            </w:pPr>
            <w:r>
              <w:t>Logic Proxy</w:t>
            </w:r>
          </w:p>
        </w:tc>
      </w:tr>
    </w:tbl>
    <w:p w14:paraId="5A3B7171" w14:textId="77777777" w:rsidR="00D36D19" w:rsidRDefault="00D36D19" w:rsidP="00D36D19"/>
    <w:p w14:paraId="7C07483C" w14:textId="3464600A" w:rsidR="00F2262F" w:rsidRDefault="00F2262F" w:rsidP="00D36D19">
      <w:r>
        <w:t>The compo</w:t>
      </w:r>
      <w:r w:rsidR="00E73ECC">
        <w:t>n</w:t>
      </w:r>
      <w:r>
        <w:t>ent</w:t>
      </w:r>
      <w:r w:rsidR="00E73ECC">
        <w:t xml:space="preserve">s will be deployed </w:t>
      </w:r>
      <w:r w:rsidR="00615935">
        <w:t>as services in containers, through a stack</w:t>
      </w:r>
      <w:r w:rsidR="00184030">
        <w:t xml:space="preserve"> </w:t>
      </w:r>
      <w:r w:rsidR="00615935">
        <w:t>file</w:t>
      </w:r>
      <w:r w:rsidR="00184030">
        <w:t>.</w:t>
      </w:r>
    </w:p>
    <w:p w14:paraId="357BD717" w14:textId="77777777" w:rsidR="00695EDD" w:rsidRDefault="00695EDD" w:rsidP="00695EDD"/>
    <w:p w14:paraId="6AF75B6E" w14:textId="77777777" w:rsidR="00E90DD4" w:rsidRDefault="00E90DD4" w:rsidP="00E90DD4">
      <w:pPr>
        <w:pStyle w:val="Titre3"/>
      </w:pPr>
      <w:bookmarkStart w:id="211" w:name="_Toc499823547"/>
      <w:bookmarkStart w:id="212" w:name="_Toc500837492"/>
      <w:r>
        <w:t>Development Components</w:t>
      </w:r>
      <w:bookmarkEnd w:id="211"/>
      <w:bookmarkEnd w:id="212"/>
    </w:p>
    <w:p w14:paraId="55E13062" w14:textId="77777777" w:rsidR="00C42B58" w:rsidRDefault="00C42B58" w:rsidP="00E90DD4"/>
    <w:p w14:paraId="2E7B6F24" w14:textId="2793383C" w:rsidR="00E90DD4" w:rsidRDefault="0054227E" w:rsidP="00E90DD4">
      <w:proofErr w:type="spellStart"/>
      <w:r>
        <w:t>Fiware</w:t>
      </w:r>
      <w:proofErr w:type="spellEnd"/>
      <w:r>
        <w:t xml:space="preserve"> </w:t>
      </w:r>
      <w:r w:rsidR="006F4D91">
        <w:t>was proposing</w:t>
      </w:r>
      <w:r>
        <w:t xml:space="preserve"> to use </w:t>
      </w:r>
      <w:hyperlink r:id="rId96" w:history="1">
        <w:proofErr w:type="spellStart"/>
        <w:r w:rsidRPr="00714CD0">
          <w:rPr>
            <w:rStyle w:val="Lienhypertexte"/>
          </w:rPr>
          <w:t>FusionF</w:t>
        </w:r>
        <w:r w:rsidR="0042372D" w:rsidRPr="00714CD0">
          <w:rPr>
            <w:rStyle w:val="Lienhypertexte"/>
          </w:rPr>
          <w:t>orge</w:t>
        </w:r>
        <w:proofErr w:type="spellEnd"/>
      </w:hyperlink>
      <w:r>
        <w:t xml:space="preserve"> (the software suite </w:t>
      </w:r>
      <w:r w:rsidR="0085199E">
        <w:t>originated from</w:t>
      </w:r>
      <w:r>
        <w:t xml:space="preserve"> </w:t>
      </w:r>
      <w:r w:rsidR="0085199E">
        <w:t xml:space="preserve">Forge that was running </w:t>
      </w:r>
      <w:r>
        <w:t>SourceForge</w:t>
      </w:r>
      <w:r w:rsidR="0085199E">
        <w:t>.net</w:t>
      </w:r>
      <w:r>
        <w:t>)</w:t>
      </w:r>
      <w:r w:rsidR="00276FED">
        <w:t>, Eclipse as an IDE</w:t>
      </w:r>
      <w:r w:rsidR="0042372D">
        <w:t xml:space="preserve"> as the set of tools for development</w:t>
      </w:r>
      <w:r w:rsidR="0085199E">
        <w:t>.</w:t>
      </w:r>
    </w:p>
    <w:p w14:paraId="50638C5F" w14:textId="77777777" w:rsidR="0037146F" w:rsidRDefault="0037146F" w:rsidP="00E90DD4"/>
    <w:p w14:paraId="730C266E" w14:textId="77777777" w:rsidR="005B5738" w:rsidRDefault="0042372D" w:rsidP="00E90DD4">
      <w:r>
        <w:t>Now with the advent of Docker, Eclipse have evolve</w:t>
      </w:r>
      <w:r w:rsidR="00D95EAC">
        <w:t>d</w:t>
      </w:r>
      <w:r>
        <w:t xml:space="preserve"> towards the </w:t>
      </w:r>
      <w:r w:rsidR="00D6208A">
        <w:t xml:space="preserve">container </w:t>
      </w:r>
      <w:r>
        <w:t xml:space="preserve">paradigm and propose </w:t>
      </w:r>
      <w:hyperlink r:id="rId97" w:history="1">
        <w:r w:rsidRPr="0085199E">
          <w:rPr>
            <w:rStyle w:val="Lienhypertexte"/>
          </w:rPr>
          <w:t>Eclipse Che</w:t>
        </w:r>
      </w:hyperlink>
      <w:r w:rsidR="0037146F">
        <w:t xml:space="preserve"> as an IDE &amp; Developer Workspace server</w:t>
      </w:r>
      <w:r w:rsidR="005B5738">
        <w:t xml:space="preserve"> that works with Docker.</w:t>
      </w:r>
    </w:p>
    <w:p w14:paraId="160CFF9E" w14:textId="617075E8" w:rsidR="0042372D" w:rsidRDefault="005B5738" w:rsidP="00E90DD4">
      <w:r w:rsidRPr="00974508">
        <w:rPr>
          <w:b/>
        </w:rPr>
        <w:t>It allows to develop Docker ready applications</w:t>
      </w:r>
      <w:r w:rsidR="0037146F">
        <w:t>, in addition it provides a RESTful API to interact with.</w:t>
      </w:r>
    </w:p>
    <w:p w14:paraId="0BB7017B" w14:textId="77777777" w:rsidR="0037146F" w:rsidRDefault="0037146F" w:rsidP="00E90DD4"/>
    <w:p w14:paraId="06C07E30" w14:textId="77777777" w:rsidR="00F06249" w:rsidRDefault="00F06249" w:rsidP="00E90DD4">
      <w:r>
        <w:t>If for many applications</w:t>
      </w:r>
      <w:r w:rsidR="00D6208A">
        <w:t xml:space="preserve"> like dashboards,</w:t>
      </w:r>
      <w:r>
        <w:t xml:space="preserve"> </w:t>
      </w:r>
      <w:r w:rsidR="009633CD">
        <w:t xml:space="preserve">using </w:t>
      </w:r>
      <w:proofErr w:type="spellStart"/>
      <w:r>
        <w:t>Wirecloud</w:t>
      </w:r>
      <w:proofErr w:type="spellEnd"/>
      <w:r>
        <w:t xml:space="preserve"> component is a good solution, for more complex or even mobile application it is not adapted, so that Eclipse Che</w:t>
      </w:r>
      <w:r w:rsidR="0037146F">
        <w:t xml:space="preserve"> IDE</w:t>
      </w:r>
      <w:r>
        <w:t xml:space="preserve"> </w:t>
      </w:r>
      <w:r w:rsidR="00A12F71">
        <w:t>is</w:t>
      </w:r>
      <w:r w:rsidR="009633CD">
        <w:t xml:space="preserve"> an appropriate</w:t>
      </w:r>
      <w:r w:rsidR="00D6208A">
        <w:t xml:space="preserve"> solution</w:t>
      </w:r>
      <w:r w:rsidR="0037146F">
        <w:t xml:space="preserve"> to develop Docker ready applications</w:t>
      </w:r>
      <w:r w:rsidR="00A12F71">
        <w:t>.</w:t>
      </w:r>
    </w:p>
    <w:p w14:paraId="21B5BB40" w14:textId="77777777" w:rsidR="009633CD" w:rsidRDefault="009633CD" w:rsidP="00E90DD4"/>
    <w:p w14:paraId="53DD487C" w14:textId="6175474C" w:rsidR="0037146F" w:rsidRDefault="00EF2D7B" w:rsidP="00E90DD4">
      <w:r>
        <w:t xml:space="preserve">Eclipse Che is the next generation of IDE, </w:t>
      </w:r>
      <w:r w:rsidR="00C30D27">
        <w:t xml:space="preserve">it </w:t>
      </w:r>
      <w:r>
        <w:t xml:space="preserve">provides integrated connectors to git and SVN, so that it can be </w:t>
      </w:r>
      <w:r w:rsidR="00426071">
        <w:t xml:space="preserve">easily </w:t>
      </w:r>
      <w:r w:rsidR="009633CD">
        <w:t>connected to the</w:t>
      </w:r>
      <w:r>
        <w:t xml:space="preserve"> </w:t>
      </w:r>
      <w:proofErr w:type="spellStart"/>
      <w:r>
        <w:t>Gitlab</w:t>
      </w:r>
      <w:proofErr w:type="spellEnd"/>
      <w:r>
        <w:t xml:space="preserve"> of MNCA</w:t>
      </w:r>
      <w:r w:rsidR="00066145">
        <w:t>.</w:t>
      </w:r>
    </w:p>
    <w:p w14:paraId="77B082E1" w14:textId="77777777" w:rsidR="00D67108" w:rsidRDefault="00D67108" w:rsidP="00E90DD4"/>
    <w:p w14:paraId="6B32ACC3" w14:textId="5B6DB062" w:rsidR="00066145" w:rsidRDefault="00066145" w:rsidP="00E90DD4">
      <w:r>
        <w:t xml:space="preserve">An Eclipse Che server can be set in a multi-users environment, it uses </w:t>
      </w:r>
      <w:hyperlink r:id="rId98" w:history="1">
        <w:proofErr w:type="spellStart"/>
        <w:r w:rsidRPr="002654A5">
          <w:rPr>
            <w:rStyle w:val="Lienhypertexte"/>
          </w:rPr>
          <w:t>Keycloak</w:t>
        </w:r>
        <w:proofErr w:type="spellEnd"/>
      </w:hyperlink>
      <w:r>
        <w:t xml:space="preserve"> as IDM provider</w:t>
      </w:r>
      <w:r w:rsidR="00D61434">
        <w:t>, and a PostgreSQL database</w:t>
      </w:r>
      <w:r w:rsidR="00D1066A">
        <w:t xml:space="preserve"> for metadata.</w:t>
      </w:r>
    </w:p>
    <w:p w14:paraId="61004B9E" w14:textId="77777777" w:rsidR="00D67108" w:rsidRDefault="00D67108" w:rsidP="00E90DD4"/>
    <w:p w14:paraId="57405B80" w14:textId="5182F5BC" w:rsidR="00D67108" w:rsidRDefault="00D67108" w:rsidP="00E90DD4">
      <w:proofErr w:type="spellStart"/>
      <w:r w:rsidRPr="00D67108">
        <w:t>Keycloak</w:t>
      </w:r>
      <w:proofErr w:type="spellEnd"/>
      <w:r w:rsidRPr="00D67108">
        <w:t xml:space="preserve"> comes </w:t>
      </w:r>
      <w:r>
        <w:t xml:space="preserve">also </w:t>
      </w:r>
      <w:r w:rsidRPr="00D67108">
        <w:t>with a built-in LDAP/AD plugin</w:t>
      </w:r>
      <w:r>
        <w:t xml:space="preserve">, which </w:t>
      </w:r>
      <w:r w:rsidRPr="00D67108">
        <w:t>supports password validation via LDAP/AD protocols and different user metadata synchronization modes</w:t>
      </w:r>
      <w:r>
        <w:t>, so that internal users already registered on MNCA ADAM, can be identified in Eclipse Che</w:t>
      </w:r>
      <w:r w:rsidRPr="00D67108">
        <w:t>.</w:t>
      </w:r>
    </w:p>
    <w:p w14:paraId="3835C0FC" w14:textId="77777777" w:rsidR="009633CD" w:rsidRDefault="009633CD" w:rsidP="00E90DD4"/>
    <w:p w14:paraId="01394E8E" w14:textId="01EC1C97" w:rsidR="00D1066A" w:rsidRDefault="000633F4" w:rsidP="00E90DD4">
      <w:r>
        <w:t>An Eclipse Che Server using the IDM component, is</w:t>
      </w:r>
      <w:r w:rsidR="0003268B">
        <w:t xml:space="preserve"> the right</w:t>
      </w:r>
      <w:r>
        <w:t xml:space="preserve"> candidate for the </w:t>
      </w:r>
      <w:r w:rsidR="003F706F">
        <w:t>development</w:t>
      </w:r>
      <w:r>
        <w:t xml:space="preserve"> IDE</w:t>
      </w:r>
      <w:r w:rsidR="00510571">
        <w:t xml:space="preserve"> for </w:t>
      </w:r>
      <w:r>
        <w:t xml:space="preserve">the </w:t>
      </w:r>
      <w:r w:rsidR="009633CD">
        <w:t xml:space="preserve">MNCA </w:t>
      </w:r>
      <w:r>
        <w:t>smart city platform</w:t>
      </w:r>
      <w:r w:rsidR="009338CC">
        <w:t xml:space="preserve">, as the component </w:t>
      </w:r>
      <w:r w:rsidR="006632FC">
        <w:t>works natively with Docker</w:t>
      </w:r>
      <w:r w:rsidR="0003268B">
        <w:t>, it will be part of the PAAS</w:t>
      </w:r>
      <w:r w:rsidR="00457AD4">
        <w:t xml:space="preserve"> provided in the platform</w:t>
      </w:r>
      <w:r w:rsidR="00864B5C">
        <w:t>.</w:t>
      </w:r>
    </w:p>
    <w:p w14:paraId="68D1B3D0" w14:textId="069175AD" w:rsidR="002D2DF7" w:rsidRDefault="002D2DF7" w:rsidP="00E90DD4"/>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D67108" w14:paraId="4BE4BA03" w14:textId="77777777" w:rsidTr="005D4ED7">
        <w:tc>
          <w:tcPr>
            <w:tcW w:w="2698" w:type="dxa"/>
          </w:tcPr>
          <w:p w14:paraId="3C4E3C89" w14:textId="77777777" w:rsidR="00D67108" w:rsidRDefault="00D67108" w:rsidP="005D4ED7">
            <w:pPr>
              <w:rPr>
                <w:b/>
                <w:bCs/>
              </w:rPr>
            </w:pPr>
            <w:r>
              <w:rPr>
                <w:b/>
                <w:bCs/>
              </w:rPr>
              <w:t>Architecture Component</w:t>
            </w:r>
          </w:p>
        </w:tc>
        <w:tc>
          <w:tcPr>
            <w:tcW w:w="3818" w:type="dxa"/>
          </w:tcPr>
          <w:p w14:paraId="207537A7" w14:textId="77777777" w:rsidR="00D67108" w:rsidRDefault="00D67108" w:rsidP="005D4ED7">
            <w:pPr>
              <w:rPr>
                <w:b/>
                <w:bCs/>
              </w:rPr>
            </w:pPr>
            <w:r>
              <w:rPr>
                <w:b/>
                <w:bCs/>
              </w:rPr>
              <w:t>Component Elements</w:t>
            </w:r>
          </w:p>
        </w:tc>
      </w:tr>
      <w:tr w:rsidR="00D67108" w14:paraId="5F090A80" w14:textId="77777777" w:rsidTr="005D4ED7">
        <w:tc>
          <w:tcPr>
            <w:tcW w:w="2698" w:type="dxa"/>
          </w:tcPr>
          <w:p w14:paraId="20C0F5B6" w14:textId="77777777" w:rsidR="00D67108" w:rsidRDefault="00D67108" w:rsidP="005D4ED7">
            <w:r>
              <w:t>Database Server</w:t>
            </w:r>
          </w:p>
        </w:tc>
        <w:tc>
          <w:tcPr>
            <w:tcW w:w="3818" w:type="dxa"/>
          </w:tcPr>
          <w:p w14:paraId="259EFAD2" w14:textId="71439B01" w:rsidR="00D67108" w:rsidRDefault="00D67108" w:rsidP="005D4ED7">
            <w:proofErr w:type="spellStart"/>
            <w:r>
              <w:t>Postgresql</w:t>
            </w:r>
            <w:proofErr w:type="spellEnd"/>
            <w:r>
              <w:t>/</w:t>
            </w:r>
            <w:proofErr w:type="spellStart"/>
            <w:r>
              <w:t>Citus</w:t>
            </w:r>
            <w:proofErr w:type="spellEnd"/>
          </w:p>
        </w:tc>
      </w:tr>
      <w:tr w:rsidR="00D67108" w14:paraId="36173C64" w14:textId="77777777" w:rsidTr="005D4ED7">
        <w:tc>
          <w:tcPr>
            <w:tcW w:w="2698" w:type="dxa"/>
          </w:tcPr>
          <w:p w14:paraId="78E4C3E3" w14:textId="77777777" w:rsidR="00D67108" w:rsidRDefault="00D67108" w:rsidP="005D4ED7">
            <w:r>
              <w:t>Applications</w:t>
            </w:r>
          </w:p>
        </w:tc>
        <w:tc>
          <w:tcPr>
            <w:tcW w:w="3818" w:type="dxa"/>
          </w:tcPr>
          <w:p w14:paraId="7B3BD12D" w14:textId="2C873463" w:rsidR="00D67108" w:rsidRDefault="00D67108" w:rsidP="005D4ED7">
            <w:proofErr w:type="spellStart"/>
            <w:r>
              <w:t>Elipse</w:t>
            </w:r>
            <w:proofErr w:type="spellEnd"/>
            <w:r>
              <w:t xml:space="preserve"> Che</w:t>
            </w:r>
          </w:p>
          <w:p w14:paraId="1182AE1D" w14:textId="77777777" w:rsidR="00D67108" w:rsidRDefault="00C026FD" w:rsidP="005D4ED7">
            <w:proofErr w:type="spellStart"/>
            <w:r>
              <w:t>Keyclo</w:t>
            </w:r>
            <w:r w:rsidR="002701BE">
              <w:t>ack</w:t>
            </w:r>
            <w:proofErr w:type="spellEnd"/>
            <w:r w:rsidR="002701BE">
              <w:t xml:space="preserve"> (or </w:t>
            </w:r>
            <w:proofErr w:type="spellStart"/>
            <w:r w:rsidR="002701BE">
              <w:t>Keyrock</w:t>
            </w:r>
            <w:proofErr w:type="spellEnd"/>
            <w:r w:rsidR="002701BE">
              <w:t>) for security</w:t>
            </w:r>
          </w:p>
          <w:p w14:paraId="40D492F9" w14:textId="56FA1E7E" w:rsidR="00254BE5" w:rsidRDefault="00254BE5" w:rsidP="005D4ED7">
            <w:r>
              <w:t>GitLab SCM</w:t>
            </w:r>
            <w:r w:rsidR="00AF43DF">
              <w:t>/PM</w:t>
            </w:r>
          </w:p>
        </w:tc>
      </w:tr>
    </w:tbl>
    <w:p w14:paraId="155C0EE5" w14:textId="77777777" w:rsidR="00D67108" w:rsidRDefault="00D67108" w:rsidP="00E90DD4"/>
    <w:p w14:paraId="0E874A3F" w14:textId="6E04ADBB" w:rsidR="00864B5C" w:rsidRDefault="00254BE5" w:rsidP="00E90DD4">
      <w:r>
        <w:t>D</w:t>
      </w:r>
      <w:r w:rsidR="00CC4674">
        <w:t xml:space="preserve">eployed </w:t>
      </w:r>
      <w:r>
        <w:t>as a</w:t>
      </w:r>
      <w:r w:rsidR="004C2550">
        <w:t xml:space="preserve"> container,</w:t>
      </w:r>
      <w:r w:rsidR="000363D4">
        <w:t xml:space="preserve"> the component can be replicated</w:t>
      </w:r>
      <w:r w:rsidR="00DD1F44">
        <w:t xml:space="preserve"> to provide HA</w:t>
      </w:r>
      <w:r w:rsidR="004C2550">
        <w:t xml:space="preserve">, and scaled up, by using </w:t>
      </w:r>
      <w:r w:rsidR="00E27A97">
        <w:t xml:space="preserve">a service </w:t>
      </w:r>
      <w:proofErr w:type="gramStart"/>
      <w:r w:rsidR="00E27A97">
        <w:t>through the use of</w:t>
      </w:r>
      <w:proofErr w:type="gramEnd"/>
      <w:r w:rsidR="00E27A97">
        <w:t xml:space="preserve"> Docker stack file</w:t>
      </w:r>
      <w:r w:rsidR="00C42B58">
        <w:t>.</w:t>
      </w:r>
    </w:p>
    <w:p w14:paraId="77381040" w14:textId="77777777" w:rsidR="00E90DD4" w:rsidRDefault="00E90DD4" w:rsidP="00E90DD4">
      <w:pPr>
        <w:pStyle w:val="Titre3"/>
      </w:pPr>
      <w:bookmarkStart w:id="213" w:name="_Toc499823548"/>
      <w:bookmarkStart w:id="214" w:name="_Toc500837493"/>
      <w:r>
        <w:t>Monitoring Components</w:t>
      </w:r>
      <w:bookmarkEnd w:id="213"/>
      <w:bookmarkEnd w:id="214"/>
    </w:p>
    <w:p w14:paraId="3CD469E3" w14:textId="77777777" w:rsidR="0022010B" w:rsidRPr="0022010B" w:rsidRDefault="0022010B" w:rsidP="0022010B"/>
    <w:p w14:paraId="3BEF0AA6" w14:textId="77777777" w:rsidR="006E7247" w:rsidRDefault="00BE7D42" w:rsidP="00E90DD4">
      <w:hyperlink r:id="rId99" w:history="1">
        <w:proofErr w:type="spellStart"/>
        <w:r w:rsidR="0042372D" w:rsidRPr="006E7247">
          <w:rPr>
            <w:rStyle w:val="Lienhypertexte"/>
          </w:rPr>
          <w:t>Portainer</w:t>
        </w:r>
        <w:proofErr w:type="spellEnd"/>
      </w:hyperlink>
      <w:r w:rsidR="0042372D">
        <w:t xml:space="preserve"> </w:t>
      </w:r>
      <w:r w:rsidR="00186569">
        <w:t xml:space="preserve">will be used </w:t>
      </w:r>
      <w:r w:rsidR="0042372D">
        <w:t xml:space="preserve">for </w:t>
      </w:r>
      <w:r w:rsidR="00186569">
        <w:t>real time</w:t>
      </w:r>
      <w:r w:rsidR="0042372D">
        <w:t xml:space="preserve"> management</w:t>
      </w:r>
      <w:r w:rsidR="00186569">
        <w:t xml:space="preserve"> &amp; monitoring of services and the composing</w:t>
      </w:r>
      <w:r w:rsidR="00186569" w:rsidRPr="00186569">
        <w:t xml:space="preserve"> </w:t>
      </w:r>
      <w:r w:rsidR="00FE6D47">
        <w:t>containers of the swarm.</w:t>
      </w:r>
    </w:p>
    <w:p w14:paraId="5C784C55" w14:textId="77777777" w:rsidR="00FE6D47" w:rsidRDefault="00FE6D47" w:rsidP="00E90DD4">
      <w:proofErr w:type="spellStart"/>
      <w:r>
        <w:t>Portainer</w:t>
      </w:r>
      <w:proofErr w:type="spellEnd"/>
      <w:r>
        <w:t xml:space="preserve"> on </w:t>
      </w:r>
      <w:hyperlink r:id="rId100" w:history="1">
        <w:r w:rsidRPr="00FE6D47">
          <w:rPr>
            <w:rStyle w:val="Lienhypertexte"/>
          </w:rPr>
          <w:t>Github</w:t>
        </w:r>
      </w:hyperlink>
      <w:r>
        <w:t>.</w:t>
      </w:r>
    </w:p>
    <w:p w14:paraId="0E154468" w14:textId="77777777" w:rsidR="00E90DD4" w:rsidRDefault="00186569" w:rsidP="00E90DD4">
      <w:proofErr w:type="spellStart"/>
      <w:r>
        <w:t>Portainer</w:t>
      </w:r>
      <w:proofErr w:type="spellEnd"/>
      <w:r>
        <w:t xml:space="preserve"> will be replicated on </w:t>
      </w:r>
      <w:r w:rsidR="00D51DBA">
        <w:t xml:space="preserve">several </w:t>
      </w:r>
      <w:r w:rsidR="006E7247">
        <w:t xml:space="preserve">nodes with several </w:t>
      </w:r>
      <w:r w:rsidR="00D51DBA">
        <w:t>instances, ideally on each swarm manager</w:t>
      </w:r>
      <w:r w:rsidR="00B23AB4">
        <w:t xml:space="preserve"> (mandatory to have vision of the swarm)</w:t>
      </w:r>
      <w:r w:rsidR="00FE6D47">
        <w:t>.</w:t>
      </w:r>
    </w:p>
    <w:p w14:paraId="60EDEFFE" w14:textId="77777777" w:rsidR="006E7247" w:rsidRDefault="006E7247" w:rsidP="00E90DD4">
      <w:r>
        <w:t xml:space="preserve">As </w:t>
      </w:r>
      <w:proofErr w:type="spellStart"/>
      <w:r>
        <w:t>Portainer</w:t>
      </w:r>
      <w:proofErr w:type="spellEnd"/>
      <w:r>
        <w:t xml:space="preserve"> don’t use a Database, but store </w:t>
      </w:r>
      <w:proofErr w:type="gramStart"/>
      <w:r>
        <w:t>it’s</w:t>
      </w:r>
      <w:proofErr w:type="gramEnd"/>
      <w:r>
        <w:t xml:space="preserve"> configuration in files, mainly for user and dependencies management, so that those configuration files should be stored in a</w:t>
      </w:r>
      <w:r w:rsidR="00B23AB4">
        <w:t xml:space="preserve"> secured </w:t>
      </w:r>
      <w:r>
        <w:t>NFS storage volume, shared by all instances</w:t>
      </w:r>
      <w:r w:rsidR="00B23AB4">
        <w:t>.</w:t>
      </w:r>
    </w:p>
    <w:p w14:paraId="467FC2E6" w14:textId="77777777" w:rsidR="00606A0A" w:rsidRDefault="00606A0A" w:rsidP="00E90DD4"/>
    <w:p w14:paraId="5218144C" w14:textId="5505DB04" w:rsidR="00606A0A" w:rsidRDefault="00606A0A" w:rsidP="00E90DD4">
      <w:proofErr w:type="spellStart"/>
      <w:r>
        <w:t>Fiware</w:t>
      </w:r>
      <w:proofErr w:type="spellEnd"/>
      <w:r w:rsidR="000F1EC0">
        <w:t xml:space="preserve"> in its catalog provides modules</w:t>
      </w:r>
      <w:r w:rsidR="007B1ED0" w:rsidRPr="007B1ED0">
        <w:t xml:space="preserve"> </w:t>
      </w:r>
      <w:r w:rsidR="007B1ED0">
        <w:t xml:space="preserve">intended for monitoring: </w:t>
      </w:r>
      <w:hyperlink r:id="rId101" w:history="1">
        <w:r w:rsidR="007B1ED0" w:rsidRPr="007B1ED0">
          <w:rPr>
            <w:rStyle w:val="Lienhypertexte"/>
          </w:rPr>
          <w:t>on Telefonica github</w:t>
        </w:r>
      </w:hyperlink>
      <w:r w:rsidR="00D92A55">
        <w:t xml:space="preserve">, it’s composed of </w:t>
      </w:r>
      <w:r w:rsidR="00FB40BE">
        <w:t>some probes</w:t>
      </w:r>
      <w:r w:rsidR="00D237A1">
        <w:t xml:space="preserve"> sending information </w:t>
      </w:r>
      <w:r w:rsidR="00FD3E7D">
        <w:t>about the status of a comp</w:t>
      </w:r>
      <w:r w:rsidR="00F01C37">
        <w:t>o</w:t>
      </w:r>
      <w:r w:rsidR="00FD3E7D">
        <w:t>nent</w:t>
      </w:r>
      <w:r w:rsidR="002836FF">
        <w:t xml:space="preserve">, </w:t>
      </w:r>
      <w:r w:rsidR="00FD3E7D">
        <w:t>to</w:t>
      </w:r>
      <w:r w:rsidR="002836FF">
        <w:t xml:space="preserve"> a </w:t>
      </w:r>
      <w:r w:rsidR="00B918F2">
        <w:t xml:space="preserve">module </w:t>
      </w:r>
      <w:r w:rsidR="00D237A1">
        <w:t>which</w:t>
      </w:r>
      <w:r w:rsidR="00FD3E7D">
        <w:t xml:space="preserve"> gather and convert</w:t>
      </w:r>
      <w:r w:rsidR="00F01C37">
        <w:t xml:space="preserve"> the information</w:t>
      </w:r>
      <w:r w:rsidR="00EF1D1E">
        <w:t>,</w:t>
      </w:r>
      <w:r w:rsidR="00BB2868">
        <w:t xml:space="preserve"> before sending it to a monitoring framework</w:t>
      </w:r>
      <w:r w:rsidR="00E10571">
        <w:t xml:space="preserve"> (Nagios, Zabbix</w:t>
      </w:r>
      <w:r w:rsidR="00DC7BAB">
        <w:t>…)</w:t>
      </w:r>
    </w:p>
    <w:p w14:paraId="231CD58B" w14:textId="77777777" w:rsidR="00186569" w:rsidRDefault="00186569" w:rsidP="00E90DD4"/>
    <w:p w14:paraId="1CB5A703" w14:textId="015EC96C" w:rsidR="005C2F1E" w:rsidRDefault="00BE7D42" w:rsidP="00E90DD4">
      <w:hyperlink r:id="rId102" w:history="1">
        <w:proofErr w:type="spellStart"/>
        <w:r w:rsidR="00340E31" w:rsidRPr="005C2F1E">
          <w:rPr>
            <w:rStyle w:val="Lienhypertexte"/>
          </w:rPr>
          <w:t>Centreon</w:t>
        </w:r>
        <w:proofErr w:type="spellEnd"/>
      </w:hyperlink>
      <w:r w:rsidR="00340E31">
        <w:t xml:space="preserve"> is already in use </w:t>
      </w:r>
      <w:r w:rsidR="00DC7BAB">
        <w:t xml:space="preserve">as the </w:t>
      </w:r>
      <w:r w:rsidR="005C2F1E">
        <w:t xml:space="preserve">monitoring </w:t>
      </w:r>
      <w:r w:rsidR="00C93E1A">
        <w:t>framework of</w:t>
      </w:r>
      <w:r w:rsidR="005C2F1E">
        <w:t xml:space="preserve"> MNCA.</w:t>
      </w:r>
    </w:p>
    <w:p w14:paraId="2438E90C" w14:textId="59B1FFF8" w:rsidR="0042372D" w:rsidRDefault="00340E31" w:rsidP="00E90DD4">
      <w:r>
        <w:t xml:space="preserve">containers should be instrumented with </w:t>
      </w:r>
      <w:r w:rsidR="00AD7C9C">
        <w:t xml:space="preserve">needed </w:t>
      </w:r>
      <w:r w:rsidR="00186569">
        <w:t>check</w:t>
      </w:r>
      <w:r w:rsidR="00AD7C9C">
        <w:t xml:space="preserve"> modules to monitor services and nodes in the platform from the </w:t>
      </w:r>
      <w:proofErr w:type="spellStart"/>
      <w:r w:rsidR="00AD7C9C">
        <w:t>Centreon</w:t>
      </w:r>
      <w:proofErr w:type="spellEnd"/>
      <w:r w:rsidR="00AD7C9C">
        <w:t xml:space="preserve">, an additional </w:t>
      </w:r>
      <w:proofErr w:type="spellStart"/>
      <w:r w:rsidR="00AD7C9C">
        <w:t>Centreon</w:t>
      </w:r>
      <w:proofErr w:type="spellEnd"/>
      <w:r w:rsidR="00AD7C9C">
        <w:t xml:space="preserve"> service </w:t>
      </w:r>
      <w:r w:rsidR="005A634F">
        <w:t>could</w:t>
      </w:r>
      <w:r w:rsidR="00AD7C9C">
        <w:t xml:space="preserve"> be added in the platform</w:t>
      </w:r>
      <w:r w:rsidR="005A634F">
        <w:t xml:space="preserve"> if needed</w:t>
      </w:r>
      <w:r w:rsidR="00AD7C9C">
        <w:t>.</w:t>
      </w:r>
    </w:p>
    <w:p w14:paraId="36514A00" w14:textId="77777777" w:rsidR="00186569" w:rsidRDefault="00186569" w:rsidP="00E90DD4"/>
    <w:p w14:paraId="6790B744" w14:textId="6224B85B" w:rsidR="00321279" w:rsidRDefault="00321279" w:rsidP="00E90DD4">
      <w:r>
        <w:t>One thing to think about</w:t>
      </w:r>
      <w:r w:rsidR="00ED0FDD">
        <w:t>,</w:t>
      </w:r>
      <w:r>
        <w:t xml:space="preserve"> is the expansion of the platform, in terms of numbers of services deployed, this will lead to complexify the task of monitoring configuration</w:t>
      </w:r>
      <w:r w:rsidR="00121777">
        <w:t>,</w:t>
      </w:r>
      <w:r>
        <w:t xml:space="preserve"> if it remains manual, so that it’s worth to think about automatic services discovery to simplify and automate monitoring for OPS</w:t>
      </w:r>
    </w:p>
    <w:p w14:paraId="7A5FB71C" w14:textId="77777777" w:rsidR="006A6105" w:rsidRDefault="006A6105" w:rsidP="00E90DD4"/>
    <w:p w14:paraId="35D3A0AB" w14:textId="0FEEBFD6" w:rsidR="009633CD" w:rsidRDefault="009633CD" w:rsidP="00E90DD4">
      <w:pPr>
        <w:rPr>
          <w:rStyle w:val="Lienhypertexte"/>
        </w:rPr>
      </w:pPr>
      <w:r>
        <w:t>One solution should be to use</w:t>
      </w:r>
      <w:r w:rsidR="006A6105">
        <w:t xml:space="preserve"> </w:t>
      </w:r>
      <w:hyperlink r:id="rId103" w:history="1">
        <w:r w:rsidR="006A6105" w:rsidRPr="006A6105">
          <w:rPr>
            <w:rStyle w:val="Lienhypertexte"/>
          </w:rPr>
          <w:t>Consul</w:t>
        </w:r>
      </w:hyperlink>
      <w:r w:rsidR="006A6105">
        <w:t xml:space="preserve"> from </w:t>
      </w:r>
      <w:proofErr w:type="spellStart"/>
      <w:r w:rsidR="006A6105">
        <w:t>Hashicorp</w:t>
      </w:r>
      <w:proofErr w:type="spellEnd"/>
      <w:r w:rsidR="006A6105">
        <w:t xml:space="preserve"> for services discovery, but </w:t>
      </w:r>
      <w:proofErr w:type="spellStart"/>
      <w:r w:rsidR="006A6105">
        <w:t>Centreon</w:t>
      </w:r>
      <w:proofErr w:type="spellEnd"/>
      <w:r w:rsidR="006A6105">
        <w:t xml:space="preserve"> provides also a module for </w:t>
      </w:r>
      <w:hyperlink r:id="rId104" w:history="1">
        <w:r w:rsidR="006A6105" w:rsidRPr="006A6105">
          <w:rPr>
            <w:rStyle w:val="Lienhypertexte"/>
          </w:rPr>
          <w:t>auto discovery of services</w:t>
        </w:r>
      </w:hyperlink>
      <w:r w:rsidR="004B7CB8">
        <w:t xml:space="preserve"> (commercial) or a </w:t>
      </w:r>
      <w:r w:rsidR="00B1486B">
        <w:t xml:space="preserve">free </w:t>
      </w:r>
      <w:r w:rsidR="004B7CB8">
        <w:t xml:space="preserve">community version: </w:t>
      </w:r>
      <w:hyperlink r:id="rId105" w:history="1">
        <w:proofErr w:type="spellStart"/>
        <w:r w:rsidR="004B7CB8" w:rsidRPr="004B7CB8">
          <w:rPr>
            <w:rStyle w:val="Lienhypertexte"/>
          </w:rPr>
          <w:t>centreon</w:t>
        </w:r>
        <w:proofErr w:type="spellEnd"/>
        <w:r w:rsidR="004B7CB8" w:rsidRPr="004B7CB8">
          <w:rPr>
            <w:rStyle w:val="Lienhypertexte"/>
          </w:rPr>
          <w:t>-discovery</w:t>
        </w:r>
      </w:hyperlink>
    </w:p>
    <w:p w14:paraId="5B8D92A9" w14:textId="1B67111B" w:rsidR="0041407D" w:rsidRDefault="0041407D" w:rsidP="00E90DD4">
      <w:pPr>
        <w:rPr>
          <w:rStyle w:val="Lienhypertexte"/>
        </w:rPr>
      </w:pPr>
    </w:p>
    <w:p w14:paraId="5C07FDE4" w14:textId="0A707498" w:rsidR="0041407D" w:rsidRDefault="0003792A" w:rsidP="0041407D">
      <w:hyperlink r:id="rId106" w:history="1">
        <w:r w:rsidR="0041407D" w:rsidRPr="0003792A">
          <w:rPr>
            <w:rStyle w:val="Lienhypertexte"/>
          </w:rPr>
          <w:t>Rancher</w:t>
        </w:r>
      </w:hyperlink>
      <w:r w:rsidR="0041407D">
        <w:t xml:space="preserve"> provides monitoring on containers and nodes, and in swarm mode, it deploys also a </w:t>
      </w:r>
      <w:proofErr w:type="spellStart"/>
      <w:r w:rsidR="0041407D">
        <w:t>Portainer</w:t>
      </w:r>
      <w:proofErr w:type="spellEnd"/>
      <w:r w:rsidR="0041407D">
        <w:t>.</w:t>
      </w:r>
    </w:p>
    <w:p w14:paraId="57937634" w14:textId="77777777" w:rsidR="00C82108" w:rsidRDefault="00C82108" w:rsidP="0041407D"/>
    <w:p w14:paraId="7FB09F4C" w14:textId="58B1C490" w:rsidR="00C82108" w:rsidRDefault="00C82108" w:rsidP="0041407D">
      <w:r>
        <w:t xml:space="preserve">Another </w:t>
      </w:r>
      <w:r w:rsidR="009E72D7">
        <w:t>concern</w:t>
      </w:r>
      <w:r>
        <w:t xml:space="preserve"> is to be able to </w:t>
      </w:r>
      <w:r w:rsidR="009A7EE1">
        <w:t>access any of the log files</w:t>
      </w:r>
      <w:r w:rsidR="0063380B">
        <w:t xml:space="preserve"> produced by components</w:t>
      </w:r>
      <w:r w:rsidR="001A4FEA">
        <w:t xml:space="preserve">, </w:t>
      </w:r>
      <w:hyperlink r:id="rId107" w:anchor="supported-logging-drivers" w:history="1">
        <w:r w:rsidR="001A4FEA" w:rsidRPr="001C5385">
          <w:rPr>
            <w:rStyle w:val="Lienhypertexte"/>
          </w:rPr>
          <w:t xml:space="preserve">Docker </w:t>
        </w:r>
        <w:r w:rsidR="0036662D" w:rsidRPr="001C5385">
          <w:rPr>
            <w:rStyle w:val="Lienhypertexte"/>
          </w:rPr>
          <w:t>supports</w:t>
        </w:r>
        <w:r w:rsidR="001A4FEA" w:rsidRPr="001C5385">
          <w:rPr>
            <w:rStyle w:val="Lienhypertexte"/>
          </w:rPr>
          <w:t xml:space="preserve"> </w:t>
        </w:r>
        <w:r w:rsidR="00EB047B" w:rsidRPr="001C5385">
          <w:rPr>
            <w:rStyle w:val="Lienhypertexte"/>
          </w:rPr>
          <w:t xml:space="preserve">many </w:t>
        </w:r>
        <w:r w:rsidR="001A4FEA" w:rsidRPr="001C5385">
          <w:rPr>
            <w:rStyle w:val="Lienhypertexte"/>
          </w:rPr>
          <w:t>different logging drivers</w:t>
        </w:r>
      </w:hyperlink>
      <w:r w:rsidR="0016293C">
        <w:t xml:space="preserve">: default is </w:t>
      </w:r>
      <w:proofErr w:type="spellStart"/>
      <w:r w:rsidR="00BC4793">
        <w:t>json</w:t>
      </w:r>
      <w:proofErr w:type="spellEnd"/>
      <w:r w:rsidR="00BC4793">
        <w:t xml:space="preserve">-file, but </w:t>
      </w:r>
      <w:proofErr w:type="spellStart"/>
      <w:r w:rsidR="00BC4793">
        <w:t>Journald</w:t>
      </w:r>
      <w:proofErr w:type="spellEnd"/>
      <w:r w:rsidR="00BC4793">
        <w:t xml:space="preserve"> or syslog can be </w:t>
      </w:r>
      <w:r w:rsidR="00D87474">
        <w:t>used.</w:t>
      </w:r>
    </w:p>
    <w:p w14:paraId="782304C6" w14:textId="77777777" w:rsidR="001D41D4" w:rsidRDefault="001D41D4" w:rsidP="0041407D"/>
    <w:p w14:paraId="3C6B3A76" w14:textId="4C768568" w:rsidR="00D87474" w:rsidRPr="0041407D" w:rsidRDefault="00D87474" w:rsidP="0041407D">
      <w:r>
        <w:t xml:space="preserve">An interesting option should be to use </w:t>
      </w:r>
      <w:hyperlink r:id="rId108" w:history="1">
        <w:proofErr w:type="spellStart"/>
        <w:r w:rsidR="00F63978" w:rsidRPr="00962AE7">
          <w:rPr>
            <w:rStyle w:val="Lienhypertexte"/>
          </w:rPr>
          <w:t>gelf</w:t>
        </w:r>
        <w:proofErr w:type="spellEnd"/>
        <w:r w:rsidR="006F01C6" w:rsidRPr="00962AE7">
          <w:rPr>
            <w:rStyle w:val="Lienhypertexte"/>
          </w:rPr>
          <w:t xml:space="preserve"> </w:t>
        </w:r>
        <w:r w:rsidR="00962AE7" w:rsidRPr="00962AE7">
          <w:rPr>
            <w:rStyle w:val="Lienhypertexte"/>
          </w:rPr>
          <w:t xml:space="preserve">logging </w:t>
        </w:r>
        <w:r w:rsidR="006F01C6" w:rsidRPr="00962AE7">
          <w:rPr>
            <w:rStyle w:val="Lienhypertexte"/>
          </w:rPr>
          <w:t>driver</w:t>
        </w:r>
      </w:hyperlink>
      <w:r w:rsidR="00F63978">
        <w:t xml:space="preserve">, </w:t>
      </w:r>
      <w:r w:rsidR="00A26BF0">
        <w:t>which w</w:t>
      </w:r>
      <w:r w:rsidR="00A26BF0" w:rsidRPr="00A26BF0">
        <w:t xml:space="preserve">rites log messages to a </w:t>
      </w:r>
      <w:proofErr w:type="spellStart"/>
      <w:r w:rsidR="00A26BF0" w:rsidRPr="00A26BF0">
        <w:t>Graylog</w:t>
      </w:r>
      <w:proofErr w:type="spellEnd"/>
      <w:r w:rsidR="00A26BF0" w:rsidRPr="00A26BF0">
        <w:t xml:space="preserve"> Extended Log Format (GELF) endpoint such as </w:t>
      </w:r>
      <w:proofErr w:type="spellStart"/>
      <w:r w:rsidR="00A26BF0" w:rsidRPr="00A26BF0">
        <w:t>Graylog</w:t>
      </w:r>
      <w:proofErr w:type="spellEnd"/>
      <w:r w:rsidR="00A26BF0" w:rsidRPr="00A26BF0">
        <w:t xml:space="preserve"> or </w:t>
      </w:r>
      <w:proofErr w:type="spellStart"/>
      <w:r w:rsidR="00A26BF0" w:rsidRPr="00A26BF0">
        <w:t>Logstash</w:t>
      </w:r>
      <w:proofErr w:type="spellEnd"/>
      <w:r w:rsidR="00A26BF0">
        <w:t xml:space="preserve">, using </w:t>
      </w:r>
      <w:proofErr w:type="spellStart"/>
      <w:r w:rsidR="000A1961">
        <w:t>Logstash</w:t>
      </w:r>
      <w:proofErr w:type="spellEnd"/>
      <w:r w:rsidR="000A1961">
        <w:t xml:space="preserve"> the logs can be pushed into an </w:t>
      </w:r>
      <w:proofErr w:type="spellStart"/>
      <w:r w:rsidR="000A1961">
        <w:t>Ela</w:t>
      </w:r>
      <w:r w:rsidR="00270F90">
        <w:t>s</w:t>
      </w:r>
      <w:r w:rsidR="000A1961">
        <w:t>tic</w:t>
      </w:r>
      <w:r w:rsidR="00270F90">
        <w:t>Search</w:t>
      </w:r>
      <w:proofErr w:type="spellEnd"/>
      <w:r w:rsidR="00270F90">
        <w:t xml:space="preserve"> instance for analysis</w:t>
      </w:r>
      <w:r w:rsidR="00A26BF0" w:rsidRPr="00A26BF0">
        <w:t>.</w:t>
      </w:r>
    </w:p>
    <w:p w14:paraId="12C7885B" w14:textId="77777777" w:rsidR="00AD7C9C" w:rsidRDefault="00AD7C9C" w:rsidP="00E90DD4"/>
    <w:p w14:paraId="0A5D7E68" w14:textId="77777777" w:rsidR="00E83CEF" w:rsidRDefault="00E83CEF" w:rsidP="00E83CEF">
      <w:pPr>
        <w:pStyle w:val="Titre3"/>
      </w:pPr>
      <w:bookmarkStart w:id="215" w:name="_Toc497140578"/>
      <w:bookmarkStart w:id="216" w:name="_Toc497322751"/>
      <w:bookmarkStart w:id="217" w:name="_Toc499823549"/>
      <w:bookmarkStart w:id="218" w:name="_Toc500837494"/>
      <w:bookmarkEnd w:id="215"/>
      <w:bookmarkEnd w:id="216"/>
      <w:r>
        <w:t>Poi Data Provider Component</w:t>
      </w:r>
      <w:bookmarkEnd w:id="217"/>
      <w:bookmarkEnd w:id="218"/>
    </w:p>
    <w:p w14:paraId="24F8027E" w14:textId="77777777" w:rsidR="00B1486B" w:rsidRPr="00B1486B" w:rsidRDefault="00B1486B" w:rsidP="00B1486B"/>
    <w:p w14:paraId="3FC7201E" w14:textId="77777777" w:rsidR="00E83CEF" w:rsidRDefault="00E83CEF" w:rsidP="00E83CEF">
      <w:proofErr w:type="spellStart"/>
      <w:r>
        <w:t>Fiware</w:t>
      </w:r>
      <w:proofErr w:type="spellEnd"/>
      <w:r>
        <w:t xml:space="preserve"> GE to provide Point </w:t>
      </w:r>
      <w:proofErr w:type="gramStart"/>
      <w:r>
        <w:t>Of</w:t>
      </w:r>
      <w:proofErr w:type="gramEnd"/>
      <w:r>
        <w:t xml:space="preserve"> Interest (POI) management.</w:t>
      </w:r>
    </w:p>
    <w:p w14:paraId="5527EB8D" w14:textId="77777777" w:rsidR="007D0319" w:rsidRDefault="00E83CEF" w:rsidP="00015DD1">
      <w:r>
        <w:t xml:space="preserve">On </w:t>
      </w:r>
      <w:proofErr w:type="spellStart"/>
      <w:r>
        <w:t>Fiware</w:t>
      </w:r>
      <w:proofErr w:type="spellEnd"/>
      <w:r>
        <w:t xml:space="preserve"> Catalog: </w:t>
      </w:r>
      <w:hyperlink r:id="rId109" w:history="1">
        <w:r w:rsidRPr="00E83CEF">
          <w:rPr>
            <w:rStyle w:val="Lienhypertexte"/>
          </w:rPr>
          <w:t>POI Data Provider</w:t>
        </w:r>
      </w:hyperlink>
    </w:p>
    <w:p w14:paraId="77845317" w14:textId="77777777" w:rsidR="00374AC6" w:rsidRDefault="00374AC6" w:rsidP="00015DD1"/>
    <w:p w14:paraId="2A749583" w14:textId="77777777" w:rsidR="00374AC6" w:rsidRDefault="00374AC6" w:rsidP="00374AC6">
      <w:r>
        <w:t>POI (Points of interest) Generic Enabler is a web server kit that supports</w:t>
      </w:r>
    </w:p>
    <w:p w14:paraId="55989BAE" w14:textId="77777777" w:rsidR="00374AC6" w:rsidRDefault="00374AC6" w:rsidP="0047663D">
      <w:pPr>
        <w:pStyle w:val="Paragraphedeliste"/>
        <w:numPr>
          <w:ilvl w:val="0"/>
          <w:numId w:val="29"/>
        </w:numPr>
      </w:pPr>
      <w:r>
        <w:t>storing information related to locations</w:t>
      </w:r>
    </w:p>
    <w:p w14:paraId="5A993AED" w14:textId="77777777" w:rsidR="00374AC6" w:rsidRDefault="00374AC6" w:rsidP="0047663D">
      <w:pPr>
        <w:pStyle w:val="Paragraphedeliste"/>
        <w:numPr>
          <w:ilvl w:val="0"/>
          <w:numId w:val="29"/>
        </w:numPr>
      </w:pPr>
      <w:r>
        <w:t>serving queries by location and other criteria</w:t>
      </w:r>
    </w:p>
    <w:p w14:paraId="43767256" w14:textId="77777777" w:rsidR="00374AC6" w:rsidRDefault="00374AC6" w:rsidP="0047663D">
      <w:pPr>
        <w:pStyle w:val="Paragraphedeliste"/>
        <w:numPr>
          <w:ilvl w:val="0"/>
          <w:numId w:val="29"/>
        </w:numPr>
      </w:pPr>
      <w:r>
        <w:t>can be configured to meet your data needs</w:t>
      </w:r>
    </w:p>
    <w:p w14:paraId="320D17B9" w14:textId="77777777" w:rsidR="00374AC6" w:rsidRDefault="00374AC6" w:rsidP="00374AC6"/>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374AC6" w14:paraId="252A2D72" w14:textId="77777777" w:rsidTr="006C6123">
        <w:tc>
          <w:tcPr>
            <w:tcW w:w="2698" w:type="dxa"/>
          </w:tcPr>
          <w:p w14:paraId="3B53DCD0" w14:textId="77777777" w:rsidR="00374AC6" w:rsidRDefault="00374AC6" w:rsidP="006C6123">
            <w:pPr>
              <w:rPr>
                <w:b/>
                <w:bCs/>
              </w:rPr>
            </w:pPr>
            <w:r>
              <w:rPr>
                <w:b/>
                <w:bCs/>
              </w:rPr>
              <w:t>Architecture Component</w:t>
            </w:r>
          </w:p>
        </w:tc>
        <w:tc>
          <w:tcPr>
            <w:tcW w:w="3818" w:type="dxa"/>
          </w:tcPr>
          <w:p w14:paraId="1B4AF1C7" w14:textId="77777777" w:rsidR="00374AC6" w:rsidRDefault="00374AC6" w:rsidP="006C6123">
            <w:pPr>
              <w:rPr>
                <w:b/>
                <w:bCs/>
              </w:rPr>
            </w:pPr>
            <w:r>
              <w:rPr>
                <w:b/>
                <w:bCs/>
              </w:rPr>
              <w:t>Component Elements</w:t>
            </w:r>
          </w:p>
        </w:tc>
      </w:tr>
      <w:tr w:rsidR="00374AC6" w14:paraId="500663E4" w14:textId="77777777" w:rsidTr="006C6123">
        <w:tc>
          <w:tcPr>
            <w:tcW w:w="2698" w:type="dxa"/>
          </w:tcPr>
          <w:p w14:paraId="5E1E3332" w14:textId="77777777" w:rsidR="00374AC6" w:rsidRDefault="00374AC6" w:rsidP="006C6123">
            <w:r>
              <w:lastRenderedPageBreak/>
              <w:t>Database Server</w:t>
            </w:r>
          </w:p>
        </w:tc>
        <w:tc>
          <w:tcPr>
            <w:tcW w:w="3818" w:type="dxa"/>
          </w:tcPr>
          <w:p w14:paraId="479EFBA0" w14:textId="09D38FC5" w:rsidR="00374AC6" w:rsidRPr="00111194" w:rsidRDefault="00374AC6" w:rsidP="006C6123">
            <w:pPr>
              <w:rPr>
                <w:lang w:val="fr-FR"/>
              </w:rPr>
            </w:pPr>
            <w:proofErr w:type="spellStart"/>
            <w:r w:rsidRPr="00111194">
              <w:rPr>
                <w:lang w:val="fr-FR"/>
              </w:rPr>
              <w:t>Postgresql</w:t>
            </w:r>
            <w:proofErr w:type="spellEnd"/>
            <w:r w:rsidRPr="00111194">
              <w:rPr>
                <w:lang w:val="fr-FR"/>
              </w:rPr>
              <w:t>/</w:t>
            </w:r>
            <w:proofErr w:type="spellStart"/>
            <w:r w:rsidRPr="00111194">
              <w:rPr>
                <w:lang w:val="fr-FR"/>
              </w:rPr>
              <w:t>Citus</w:t>
            </w:r>
            <w:proofErr w:type="spellEnd"/>
            <w:r w:rsidRPr="00111194">
              <w:rPr>
                <w:lang w:val="fr-FR"/>
              </w:rPr>
              <w:t xml:space="preserve"> + </w:t>
            </w:r>
            <w:hyperlink r:id="rId110" w:history="1">
              <w:proofErr w:type="spellStart"/>
              <w:r w:rsidRPr="00111194">
                <w:rPr>
                  <w:rStyle w:val="Lienhypertexte"/>
                  <w:lang w:val="fr-FR"/>
                </w:rPr>
                <w:t>PostGIS</w:t>
              </w:r>
              <w:proofErr w:type="spellEnd"/>
            </w:hyperlink>
            <w:r w:rsidR="00111194" w:rsidRPr="00111194">
              <w:rPr>
                <w:lang w:val="fr-FR"/>
              </w:rPr>
              <w:t xml:space="preserve"> (spatial ex</w:t>
            </w:r>
            <w:r w:rsidR="00111194">
              <w:rPr>
                <w:lang w:val="fr-FR"/>
              </w:rPr>
              <w:t>tension)</w:t>
            </w:r>
          </w:p>
          <w:p w14:paraId="392809A2" w14:textId="77777777" w:rsidR="00374AC6" w:rsidRDefault="00374AC6" w:rsidP="006C6123">
            <w:r>
              <w:t>MongoDB</w:t>
            </w:r>
          </w:p>
        </w:tc>
      </w:tr>
      <w:tr w:rsidR="00374AC6" w14:paraId="10035A59" w14:textId="77777777" w:rsidTr="006C6123">
        <w:tc>
          <w:tcPr>
            <w:tcW w:w="2698" w:type="dxa"/>
          </w:tcPr>
          <w:p w14:paraId="20330C14" w14:textId="77777777" w:rsidR="00374AC6" w:rsidRDefault="00374AC6" w:rsidP="006C6123">
            <w:r>
              <w:t>Applications</w:t>
            </w:r>
          </w:p>
        </w:tc>
        <w:tc>
          <w:tcPr>
            <w:tcW w:w="3818" w:type="dxa"/>
          </w:tcPr>
          <w:p w14:paraId="337AFB31" w14:textId="0552664E" w:rsidR="00374AC6" w:rsidRDefault="00374AC6" w:rsidP="00097B48">
            <w:r>
              <w:t>API back-end server</w:t>
            </w:r>
            <w:r w:rsidR="004877B2">
              <w:t xml:space="preserve"> written in </w:t>
            </w:r>
            <w:r w:rsidR="00A52CD3">
              <w:t>PHP</w:t>
            </w:r>
          </w:p>
        </w:tc>
      </w:tr>
    </w:tbl>
    <w:p w14:paraId="6BADD01C" w14:textId="77777777" w:rsidR="00374AC6" w:rsidRDefault="00374AC6" w:rsidP="00374AC6"/>
    <w:p w14:paraId="0615C2D4" w14:textId="09460801" w:rsidR="00374AC6" w:rsidRDefault="003C4641" w:rsidP="00374AC6">
      <w:r>
        <w:t xml:space="preserve">This component is </w:t>
      </w:r>
      <w:r w:rsidR="00A024FC">
        <w:t xml:space="preserve">not </w:t>
      </w:r>
      <w:r w:rsidR="00CA783F">
        <w:t>necessary</w:t>
      </w:r>
      <w:r w:rsidR="00B90D66">
        <w:t xml:space="preserve"> to the platform, since </w:t>
      </w:r>
      <w:r w:rsidR="00444A34">
        <w:t>POI</w:t>
      </w:r>
      <w:r w:rsidR="00FC05BC">
        <w:t>s</w:t>
      </w:r>
      <w:r w:rsidR="00444A34">
        <w:t xml:space="preserve"> </w:t>
      </w:r>
      <w:r w:rsidR="000642EF">
        <w:t>should already be</w:t>
      </w:r>
      <w:r w:rsidR="00444A34">
        <w:t xml:space="preserve"> represented as entities in the cont</w:t>
      </w:r>
      <w:r w:rsidR="00FC05BC">
        <w:t>e</w:t>
      </w:r>
      <w:r w:rsidR="00444A34">
        <w:t>xt broker</w:t>
      </w:r>
      <w:r w:rsidR="00FE6C1A">
        <w:t>.</w:t>
      </w:r>
    </w:p>
    <w:p w14:paraId="14B315CE" w14:textId="613D7396" w:rsidR="004A4547" w:rsidRDefault="007A277A" w:rsidP="00374AC6">
      <w:r>
        <w:t>Nevertheless,</w:t>
      </w:r>
      <w:r w:rsidR="00CF5F52">
        <w:t xml:space="preserve"> in some use cases </w:t>
      </w:r>
      <w:r w:rsidR="00900697">
        <w:t>such kind of component can be useful</w:t>
      </w:r>
      <w:r w:rsidR="00A20CC3">
        <w:t>,</w:t>
      </w:r>
      <w:r w:rsidR="00900697">
        <w:t xml:space="preserve"> </w:t>
      </w:r>
      <w:proofErr w:type="gramStart"/>
      <w:r w:rsidR="00AF6560">
        <w:t xml:space="preserve">in particular </w:t>
      </w:r>
      <w:r w:rsidR="00900697">
        <w:t>for</w:t>
      </w:r>
      <w:proofErr w:type="gramEnd"/>
      <w:r w:rsidR="00900697">
        <w:t xml:space="preserve"> </w:t>
      </w:r>
      <w:r w:rsidR="00AF6560">
        <w:t xml:space="preserve">location </w:t>
      </w:r>
      <w:r w:rsidR="0070359C">
        <w:t xml:space="preserve">based </w:t>
      </w:r>
      <w:r w:rsidR="00AF6560">
        <w:t>applications</w:t>
      </w:r>
      <w:r w:rsidR="00C740BE">
        <w:t xml:space="preserve"> with high demand for </w:t>
      </w:r>
      <w:r w:rsidR="00FA5A6F">
        <w:t>POIs.</w:t>
      </w:r>
    </w:p>
    <w:p w14:paraId="0BDFEDD9" w14:textId="77777777" w:rsidR="00E83CEF" w:rsidRDefault="00E83CEF" w:rsidP="00E83CEF">
      <w:pPr>
        <w:pStyle w:val="Titre3"/>
      </w:pPr>
      <w:bookmarkStart w:id="219" w:name="_Toc499823550"/>
      <w:bookmarkStart w:id="220" w:name="_Toc500837495"/>
      <w:r>
        <w:t>GIS Data Provider Component</w:t>
      </w:r>
      <w:bookmarkEnd w:id="219"/>
      <w:bookmarkEnd w:id="220"/>
    </w:p>
    <w:p w14:paraId="28B46577" w14:textId="27C4AE1D" w:rsidR="00E83CEF" w:rsidRDefault="00E83CEF" w:rsidP="00E83CEF">
      <w:proofErr w:type="spellStart"/>
      <w:r>
        <w:t>Fiware</w:t>
      </w:r>
      <w:proofErr w:type="spellEnd"/>
      <w:r>
        <w:t xml:space="preserve"> GE to provide </w:t>
      </w:r>
      <w:r w:rsidR="00007C07">
        <w:t xml:space="preserve">3D </w:t>
      </w:r>
      <w:r>
        <w:t>spatial data storage.</w:t>
      </w:r>
    </w:p>
    <w:p w14:paraId="2BA55295" w14:textId="5FC81593" w:rsidR="00E83CEF" w:rsidRDefault="00E83CEF" w:rsidP="00E83CEF">
      <w:r w:rsidRPr="00E83CEF">
        <w:t xml:space="preserve">This GE </w:t>
      </w:r>
      <w:proofErr w:type="gramStart"/>
      <w:r w:rsidRPr="00E83CEF">
        <w:t>is able to</w:t>
      </w:r>
      <w:proofErr w:type="gramEnd"/>
      <w:r w:rsidRPr="00E83CEF">
        <w:t xml:space="preserve"> host geographical data and serve it in 3D form (where applica</w:t>
      </w:r>
      <w:r w:rsidR="00DE7FF5">
        <w:t>b</w:t>
      </w:r>
      <w:r w:rsidRPr="00E83CEF">
        <w:t xml:space="preserve">le) to both mobile and web clients. The GE implementation is based on open source </w:t>
      </w:r>
      <w:proofErr w:type="spellStart"/>
      <w:r w:rsidRPr="00E83CEF">
        <w:t>Geoserver</w:t>
      </w:r>
      <w:proofErr w:type="spellEnd"/>
      <w:r w:rsidRPr="00E83CEF">
        <w:t xml:space="preserve"> project (GPL </w:t>
      </w:r>
      <w:proofErr w:type="spellStart"/>
      <w:r w:rsidRPr="00E83CEF">
        <w:t>licenced</w:t>
      </w:r>
      <w:proofErr w:type="spellEnd"/>
      <w:r w:rsidRPr="00E83CEF">
        <w:t xml:space="preserve">) and </w:t>
      </w:r>
      <w:hyperlink r:id="rId111" w:history="1">
        <w:r w:rsidRPr="00936A39">
          <w:rPr>
            <w:rStyle w:val="Lienhypertexte"/>
          </w:rPr>
          <w:t>W3DS</w:t>
        </w:r>
      </w:hyperlink>
      <w:r w:rsidR="000A3BC8">
        <w:t xml:space="preserve"> (Web 3D Service</w:t>
      </w:r>
      <w:r w:rsidR="004314AA">
        <w:t>)</w:t>
      </w:r>
      <w:r w:rsidRPr="00E83CEF">
        <w:t xml:space="preserve"> extension.</w:t>
      </w:r>
    </w:p>
    <w:p w14:paraId="0790F4B9" w14:textId="55596889" w:rsidR="00321100" w:rsidRDefault="00AF69EC" w:rsidP="00E83CEF">
      <w:r>
        <w:t xml:space="preserve">To note that W3DS has been </w:t>
      </w:r>
      <w:r w:rsidR="00D27746">
        <w:t>replaced at 3DPS (</w:t>
      </w:r>
      <w:hyperlink r:id="rId112" w:history="1">
        <w:r w:rsidR="00D27746" w:rsidRPr="00DE733B">
          <w:rPr>
            <w:rStyle w:val="Lienhypertexte"/>
          </w:rPr>
          <w:t>3D Portrayal Service</w:t>
        </w:r>
      </w:hyperlink>
      <w:r w:rsidR="00774A52">
        <w:t xml:space="preserve">) at </w:t>
      </w:r>
      <w:hyperlink r:id="rId113" w:history="1">
        <w:r w:rsidR="00774A52" w:rsidRPr="000937CC">
          <w:rPr>
            <w:rStyle w:val="Lienhypertexte"/>
          </w:rPr>
          <w:t>OGC</w:t>
        </w:r>
      </w:hyperlink>
      <w:r w:rsidR="00774A52">
        <w:t xml:space="preserve">, </w:t>
      </w:r>
      <w:r w:rsidR="006A693F">
        <w:t xml:space="preserve">and </w:t>
      </w:r>
      <w:r w:rsidR="00DB0B9D">
        <w:t xml:space="preserve">moreover </w:t>
      </w:r>
      <w:r w:rsidR="00793553">
        <w:t xml:space="preserve">the </w:t>
      </w:r>
      <w:proofErr w:type="spellStart"/>
      <w:r w:rsidR="00AA54AC">
        <w:t>Geoserver</w:t>
      </w:r>
      <w:proofErr w:type="spellEnd"/>
      <w:r w:rsidR="00AA54AC">
        <w:t xml:space="preserve"> </w:t>
      </w:r>
      <w:r w:rsidR="00793553">
        <w:t xml:space="preserve">W3DS extension doesn’t seem to </w:t>
      </w:r>
      <w:r w:rsidR="00AA54AC">
        <w:t>exist anymore</w:t>
      </w:r>
      <w:r w:rsidR="000C24FC">
        <w:t xml:space="preserve"> in </w:t>
      </w:r>
      <w:r w:rsidR="004C27F0">
        <w:t>recent</w:t>
      </w:r>
      <w:r w:rsidR="000C24FC">
        <w:t xml:space="preserve"> version</w:t>
      </w:r>
      <w:r w:rsidR="004C27F0">
        <w:t>s</w:t>
      </w:r>
      <w:r w:rsidR="00AA54AC">
        <w:t>.</w:t>
      </w:r>
    </w:p>
    <w:p w14:paraId="071A8942" w14:textId="77777777" w:rsidR="00AD3A05" w:rsidRDefault="00AD3A05" w:rsidP="00E83CEF"/>
    <w:p w14:paraId="005DFB7E" w14:textId="77777777" w:rsidR="00E83CEF" w:rsidRDefault="00E83CEF" w:rsidP="00E83CEF">
      <w:r>
        <w:t xml:space="preserve">On </w:t>
      </w:r>
      <w:proofErr w:type="spellStart"/>
      <w:r>
        <w:t>Fiware</w:t>
      </w:r>
      <w:proofErr w:type="spellEnd"/>
      <w:r>
        <w:t xml:space="preserve"> catalog: </w:t>
      </w:r>
      <w:hyperlink r:id="rId114" w:history="1">
        <w:r w:rsidRPr="00E83CEF">
          <w:rPr>
            <w:rStyle w:val="Lienhypertexte"/>
          </w:rPr>
          <w:t>GIS data Provider</w:t>
        </w:r>
      </w:hyperlink>
    </w:p>
    <w:p w14:paraId="3085D0B0" w14:textId="77777777" w:rsidR="00E83CEF" w:rsidRDefault="00E83CEF" w:rsidP="00E83CEF">
      <w:pPr>
        <w:rPr>
          <w:rStyle w:val="Lienhypertexte"/>
        </w:rPr>
      </w:pPr>
      <w:r>
        <w:t xml:space="preserve">On </w:t>
      </w:r>
      <w:proofErr w:type="spellStart"/>
      <w:r>
        <w:t>readthedocs</w:t>
      </w:r>
      <w:proofErr w:type="spellEnd"/>
      <w:r>
        <w:t xml:space="preserve">: </w:t>
      </w:r>
      <w:hyperlink r:id="rId115" w:history="1">
        <w:r w:rsidRPr="00E83CEF">
          <w:rPr>
            <w:rStyle w:val="Lienhypertexte"/>
          </w:rPr>
          <w:t>GIS Data Pro</w:t>
        </w:r>
        <w:r w:rsidRPr="00E83CEF">
          <w:rPr>
            <w:rStyle w:val="Lienhypertexte"/>
          </w:rPr>
          <w:t>v</w:t>
        </w:r>
        <w:r w:rsidRPr="00E83CEF">
          <w:rPr>
            <w:rStyle w:val="Lienhypertexte"/>
          </w:rPr>
          <w:t>ider</w:t>
        </w:r>
      </w:hyperlink>
    </w:p>
    <w:p w14:paraId="45A924D4" w14:textId="77777777" w:rsidR="00651ED0" w:rsidRDefault="00651ED0" w:rsidP="00E83CEF"/>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A52CD3" w14:paraId="389A5936" w14:textId="77777777" w:rsidTr="006C6123">
        <w:tc>
          <w:tcPr>
            <w:tcW w:w="2698" w:type="dxa"/>
          </w:tcPr>
          <w:p w14:paraId="5E279B5C" w14:textId="77777777" w:rsidR="00A52CD3" w:rsidRDefault="00A52CD3" w:rsidP="006C6123">
            <w:pPr>
              <w:rPr>
                <w:b/>
                <w:bCs/>
              </w:rPr>
            </w:pPr>
            <w:r>
              <w:rPr>
                <w:b/>
                <w:bCs/>
              </w:rPr>
              <w:t>Architecture Component</w:t>
            </w:r>
          </w:p>
        </w:tc>
        <w:tc>
          <w:tcPr>
            <w:tcW w:w="3818" w:type="dxa"/>
          </w:tcPr>
          <w:p w14:paraId="307FF9AE" w14:textId="77777777" w:rsidR="00A52CD3" w:rsidRDefault="00A52CD3" w:rsidP="006C6123">
            <w:pPr>
              <w:rPr>
                <w:b/>
                <w:bCs/>
              </w:rPr>
            </w:pPr>
            <w:r>
              <w:rPr>
                <w:b/>
                <w:bCs/>
              </w:rPr>
              <w:t>Component Elements</w:t>
            </w:r>
          </w:p>
        </w:tc>
      </w:tr>
      <w:tr w:rsidR="00A52CD3" w14:paraId="755555ED" w14:textId="77777777" w:rsidTr="006C6123">
        <w:tc>
          <w:tcPr>
            <w:tcW w:w="2698" w:type="dxa"/>
          </w:tcPr>
          <w:p w14:paraId="145D2DA8" w14:textId="77777777" w:rsidR="00A52CD3" w:rsidRDefault="00A52CD3" w:rsidP="006C6123">
            <w:r>
              <w:t>Database Server</w:t>
            </w:r>
          </w:p>
        </w:tc>
        <w:tc>
          <w:tcPr>
            <w:tcW w:w="3818" w:type="dxa"/>
          </w:tcPr>
          <w:p w14:paraId="55AD52FB" w14:textId="7A3126A1" w:rsidR="00A52CD3" w:rsidRPr="00A30DEB" w:rsidRDefault="00A52CD3" w:rsidP="006C6123">
            <w:pPr>
              <w:rPr>
                <w:lang w:val="fr-FR"/>
              </w:rPr>
            </w:pPr>
            <w:proofErr w:type="spellStart"/>
            <w:r>
              <w:t>Postgresql</w:t>
            </w:r>
            <w:proofErr w:type="spellEnd"/>
            <w:r>
              <w:t>/</w:t>
            </w:r>
            <w:proofErr w:type="spellStart"/>
            <w:r>
              <w:t>Citus</w:t>
            </w:r>
            <w:proofErr w:type="spellEnd"/>
            <w:r>
              <w:t xml:space="preserve"> + </w:t>
            </w:r>
            <w:hyperlink r:id="rId116" w:history="1">
              <w:proofErr w:type="spellStart"/>
              <w:r w:rsidR="00111194" w:rsidRPr="00111194">
                <w:rPr>
                  <w:rStyle w:val="Lienhypertexte"/>
                  <w:lang w:val="fr-FR"/>
                </w:rPr>
                <w:t>PostGIS</w:t>
              </w:r>
              <w:proofErr w:type="spellEnd"/>
            </w:hyperlink>
            <w:r w:rsidR="00111194" w:rsidRPr="00111194">
              <w:rPr>
                <w:lang w:val="fr-FR"/>
              </w:rPr>
              <w:t xml:space="preserve"> (spatial ex</w:t>
            </w:r>
            <w:r w:rsidR="00111194">
              <w:rPr>
                <w:lang w:val="fr-FR"/>
              </w:rPr>
              <w:t>tension)</w:t>
            </w:r>
          </w:p>
        </w:tc>
      </w:tr>
      <w:tr w:rsidR="00A52CD3" w14:paraId="1368F071" w14:textId="77777777" w:rsidTr="006C6123">
        <w:tc>
          <w:tcPr>
            <w:tcW w:w="2698" w:type="dxa"/>
          </w:tcPr>
          <w:p w14:paraId="65CE50C5" w14:textId="77777777" w:rsidR="00A52CD3" w:rsidRDefault="00A52CD3" w:rsidP="006C6123">
            <w:r>
              <w:t>Applications</w:t>
            </w:r>
          </w:p>
        </w:tc>
        <w:tc>
          <w:tcPr>
            <w:tcW w:w="3818" w:type="dxa"/>
          </w:tcPr>
          <w:p w14:paraId="33C47929" w14:textId="63FAB03E" w:rsidR="00A52CD3" w:rsidRDefault="00D84681" w:rsidP="006C6123">
            <w:hyperlink r:id="rId117" w:history="1">
              <w:proofErr w:type="spellStart"/>
              <w:r w:rsidR="00A52CD3" w:rsidRPr="00D84681">
                <w:rPr>
                  <w:rStyle w:val="Lienhypertexte"/>
                </w:rPr>
                <w:t>GeoServer</w:t>
              </w:r>
              <w:proofErr w:type="spellEnd"/>
            </w:hyperlink>
          </w:p>
        </w:tc>
      </w:tr>
    </w:tbl>
    <w:p w14:paraId="66268EF6" w14:textId="77777777" w:rsidR="00651ED0" w:rsidRDefault="00651ED0" w:rsidP="00E83CEF"/>
    <w:p w14:paraId="3BDCCAA9" w14:textId="6FD554E4" w:rsidR="00A52CD3" w:rsidRDefault="00381FA5" w:rsidP="00E83CEF">
      <w:r>
        <w:t xml:space="preserve">This component </w:t>
      </w:r>
      <w:r w:rsidR="00C4598D">
        <w:t xml:space="preserve">can be installed </w:t>
      </w:r>
      <w:r w:rsidR="00DD2AC9">
        <w:t xml:space="preserve">as a </w:t>
      </w:r>
      <w:r w:rsidR="00291CA5">
        <w:t>D</w:t>
      </w:r>
      <w:r w:rsidR="00DD2AC9">
        <w:t xml:space="preserve">ocker container: one of most used image </w:t>
      </w:r>
      <w:r w:rsidR="00291CA5">
        <w:t xml:space="preserve">on </w:t>
      </w:r>
      <w:hyperlink r:id="rId118" w:history="1">
        <w:proofErr w:type="spellStart"/>
        <w:r w:rsidR="00291CA5" w:rsidRPr="00461EAB">
          <w:rPr>
            <w:rStyle w:val="Lienhypertexte"/>
          </w:rPr>
          <w:t>DockerHub</w:t>
        </w:r>
        <w:proofErr w:type="spellEnd"/>
      </w:hyperlink>
    </w:p>
    <w:p w14:paraId="726EA4A1" w14:textId="485C43D8" w:rsidR="00436AC5" w:rsidRDefault="00436AC5" w:rsidP="00E83CEF">
      <w:r>
        <w:t xml:space="preserve">The one from </w:t>
      </w:r>
      <w:proofErr w:type="spellStart"/>
      <w:r>
        <w:t>Fiware</w:t>
      </w:r>
      <w:proofErr w:type="spellEnd"/>
      <w:r>
        <w:t xml:space="preserve"> is </w:t>
      </w:r>
      <w:r w:rsidR="0065680F">
        <w:t xml:space="preserve">on </w:t>
      </w:r>
      <w:hyperlink r:id="rId119" w:history="1">
        <w:proofErr w:type="spellStart"/>
        <w:r w:rsidR="0065680F" w:rsidRPr="0065680F">
          <w:rPr>
            <w:rStyle w:val="Lienhypertexte"/>
          </w:rPr>
          <w:t>DockerHub</w:t>
        </w:r>
        <w:proofErr w:type="spellEnd"/>
      </w:hyperlink>
      <w:r w:rsidR="002B7695">
        <w:t>, and provides the W3DS extension</w:t>
      </w:r>
      <w:r w:rsidR="00651ED0">
        <w:t>.</w:t>
      </w:r>
    </w:p>
    <w:p w14:paraId="4CA700B8" w14:textId="77777777" w:rsidR="006F5D24" w:rsidRDefault="006F5D24" w:rsidP="00E83CEF"/>
    <w:p w14:paraId="70523D82" w14:textId="165830A1" w:rsidR="00651ED0" w:rsidRDefault="009E739A" w:rsidP="00E83CEF">
      <w:r>
        <w:t>T</w:t>
      </w:r>
      <w:r w:rsidR="00EC7516">
        <w:t xml:space="preserve">his GIS component is provided </w:t>
      </w:r>
      <w:r w:rsidR="004047E4">
        <w:t>to be able to store 3D spatial entities</w:t>
      </w:r>
      <w:r w:rsidR="001D23B8">
        <w:t xml:space="preserve"> (in </w:t>
      </w:r>
      <w:hyperlink r:id="rId120" w:history="1">
        <w:r w:rsidR="001D23B8" w:rsidRPr="001437E7">
          <w:rPr>
            <w:rStyle w:val="Lienhypertexte"/>
          </w:rPr>
          <w:t>XML3D</w:t>
        </w:r>
      </w:hyperlink>
      <w:r w:rsidR="001D23B8">
        <w:t xml:space="preserve">), and use it </w:t>
      </w:r>
      <w:r w:rsidR="001A4B7D">
        <w:t>through the W3DS interface</w:t>
      </w:r>
      <w:r w:rsidR="00927222">
        <w:t xml:space="preserve"> in AR or VR applications</w:t>
      </w:r>
      <w:r w:rsidR="006F5D24">
        <w:t xml:space="preserve">, </w:t>
      </w:r>
      <w:r w:rsidR="00576AE9">
        <w:t xml:space="preserve">it has no special connection with other </w:t>
      </w:r>
      <w:proofErr w:type="spellStart"/>
      <w:r w:rsidR="00576AE9">
        <w:t>Fiware</w:t>
      </w:r>
      <w:proofErr w:type="spellEnd"/>
      <w:r w:rsidR="00576AE9">
        <w:t xml:space="preserve"> components</w:t>
      </w:r>
      <w:r w:rsidR="0007038F">
        <w:t>.</w:t>
      </w:r>
    </w:p>
    <w:p w14:paraId="16B19DF8" w14:textId="77777777" w:rsidR="000D5BA1" w:rsidRDefault="000D5BA1" w:rsidP="00E83CEF"/>
    <w:p w14:paraId="14724ECD" w14:textId="6A3044DD" w:rsidR="001146DB" w:rsidRDefault="00042176" w:rsidP="00E83CEF">
      <w:r>
        <w:t>As soon as the needs are not identified for some application</w:t>
      </w:r>
      <w:r w:rsidR="00945108">
        <w:t xml:space="preserve">, it’s not </w:t>
      </w:r>
      <w:proofErr w:type="gramStart"/>
      <w:r w:rsidR="00945108">
        <w:t>really worth</w:t>
      </w:r>
      <w:proofErr w:type="gramEnd"/>
      <w:r w:rsidR="00945108">
        <w:t xml:space="preserve"> to install this component</w:t>
      </w:r>
      <w:r w:rsidR="004479C9">
        <w:t>.</w:t>
      </w:r>
    </w:p>
    <w:p w14:paraId="62828470" w14:textId="51EE6574" w:rsidR="004479C9" w:rsidRDefault="004479C9" w:rsidP="00E83CEF">
      <w:r>
        <w:t>In addition</w:t>
      </w:r>
      <w:r w:rsidR="00570022">
        <w:t>,</w:t>
      </w:r>
      <w:r>
        <w:t xml:space="preserve"> </w:t>
      </w:r>
      <w:r w:rsidR="00454B95">
        <w:t xml:space="preserve">if </w:t>
      </w:r>
      <w:r>
        <w:t>the installation is very simple</w:t>
      </w:r>
      <w:r w:rsidR="00454B95">
        <w:t xml:space="preserve">, the </w:t>
      </w:r>
      <w:r w:rsidR="00F624AA">
        <w:t xml:space="preserve">data must be prepared and inserted in the </w:t>
      </w:r>
      <w:r w:rsidR="008423A6">
        <w:t xml:space="preserve">spatial database behind the </w:t>
      </w:r>
      <w:proofErr w:type="spellStart"/>
      <w:r w:rsidR="008423A6">
        <w:t>Geoserver</w:t>
      </w:r>
      <w:proofErr w:type="spellEnd"/>
      <w:r w:rsidR="008423A6">
        <w:t>.</w:t>
      </w:r>
    </w:p>
    <w:p w14:paraId="10EF1EBA" w14:textId="0107DEDC" w:rsidR="0055191A" w:rsidRDefault="009024F2" w:rsidP="00E83CEF">
      <w:r>
        <w:t>The MNCA GIS department</w:t>
      </w:r>
      <w:r w:rsidR="005E3CA7">
        <w:t xml:space="preserve"> </w:t>
      </w:r>
      <w:r w:rsidR="00F34F70">
        <w:t xml:space="preserve">already </w:t>
      </w:r>
      <w:r w:rsidR="00F24813">
        <w:t xml:space="preserve">uses ESRI </w:t>
      </w:r>
      <w:r w:rsidR="00DA2B15">
        <w:t>products like ArcGIS to work</w:t>
      </w:r>
      <w:r w:rsidR="00874789">
        <w:t xml:space="preserve"> </w:t>
      </w:r>
      <w:r w:rsidR="006C727E">
        <w:t>on</w:t>
      </w:r>
      <w:r w:rsidR="00874789">
        <w:t xml:space="preserve"> spatial data</w:t>
      </w:r>
      <w:r w:rsidR="00CE6BBD">
        <w:t xml:space="preserve">, </w:t>
      </w:r>
      <w:r w:rsidR="00046EB7">
        <w:t>they might produce XML3D models</w:t>
      </w:r>
      <w:r w:rsidR="005E38BE">
        <w:t xml:space="preserve"> to populate the </w:t>
      </w:r>
      <w:r w:rsidR="00A126CB">
        <w:t>GIS data provider.</w:t>
      </w:r>
    </w:p>
    <w:p w14:paraId="106B2C15" w14:textId="77777777" w:rsidR="005A3674" w:rsidRDefault="005A3674" w:rsidP="00E83CEF"/>
    <w:p w14:paraId="4E089832" w14:textId="3B519D58" w:rsidR="00407CAE" w:rsidRDefault="000B1DDB" w:rsidP="00FE07EE">
      <w:pPr>
        <w:pStyle w:val="Titre3"/>
      </w:pPr>
      <w:bookmarkStart w:id="221" w:name="_Toc500837496"/>
      <w:r>
        <w:t>Load</w:t>
      </w:r>
      <w:r w:rsidR="004B47E0">
        <w:t xml:space="preserve"> Balancing</w:t>
      </w:r>
      <w:r w:rsidR="009D3AD2">
        <w:t xml:space="preserve"> Component</w:t>
      </w:r>
      <w:bookmarkEnd w:id="221"/>
    </w:p>
    <w:p w14:paraId="0AB2A677" w14:textId="77777777" w:rsidR="00E33783" w:rsidRDefault="00E33783" w:rsidP="004B47E0"/>
    <w:p w14:paraId="3306C126" w14:textId="74F2339B" w:rsidR="004B47E0" w:rsidRDefault="004B47E0" w:rsidP="004B47E0">
      <w:r>
        <w:t xml:space="preserve">This component </w:t>
      </w:r>
      <w:proofErr w:type="gramStart"/>
      <w:r>
        <w:t>is in charge of</w:t>
      </w:r>
      <w:proofErr w:type="gramEnd"/>
      <w:r>
        <w:t xml:space="preserve"> load ba</w:t>
      </w:r>
      <w:r w:rsidR="00DA1481">
        <w:t>l</w:t>
      </w:r>
      <w:r>
        <w:t>ancin</w:t>
      </w:r>
      <w:r w:rsidR="00DA1481">
        <w:t>g</w:t>
      </w:r>
      <w:r w:rsidR="00637AB9">
        <w:t xml:space="preserve"> and dispatching </w:t>
      </w:r>
      <w:r w:rsidR="0068704A">
        <w:t xml:space="preserve">inbound </w:t>
      </w:r>
      <w:r w:rsidR="00637AB9">
        <w:t xml:space="preserve">traffic </w:t>
      </w:r>
      <w:r w:rsidR="0068704A">
        <w:t xml:space="preserve">from outside to </w:t>
      </w:r>
      <w:r w:rsidR="003D232D">
        <w:t>all</w:t>
      </w:r>
      <w:r w:rsidR="0068704A">
        <w:t xml:space="preserve"> </w:t>
      </w:r>
      <w:r w:rsidR="00EC45D3">
        <w:t xml:space="preserve">internal components that </w:t>
      </w:r>
      <w:r w:rsidR="003A5C80">
        <w:t>need to provide</w:t>
      </w:r>
      <w:r w:rsidR="00EC45D3">
        <w:t xml:space="preserve"> an interface</w:t>
      </w:r>
      <w:r w:rsidR="003D232D">
        <w:t xml:space="preserve"> </w:t>
      </w:r>
      <w:r w:rsidR="003A5C80">
        <w:t>opened</w:t>
      </w:r>
      <w:r w:rsidR="002A2F85">
        <w:t xml:space="preserve"> to public access.</w:t>
      </w:r>
    </w:p>
    <w:p w14:paraId="3346DAB0" w14:textId="77777777" w:rsidR="00BA5FEF" w:rsidRDefault="00BA5FEF" w:rsidP="004B47E0"/>
    <w:p w14:paraId="53EB2B68" w14:textId="6B79EE74" w:rsidR="00C16891" w:rsidRDefault="009C4A05" w:rsidP="00E83CEF">
      <w:r>
        <w:t xml:space="preserve">Initially it was envisaged </w:t>
      </w:r>
      <w:r w:rsidR="00A30AC8">
        <w:t xml:space="preserve">to use </w:t>
      </w:r>
      <w:r w:rsidR="00F06503">
        <w:t xml:space="preserve">an F5 </w:t>
      </w:r>
      <w:proofErr w:type="spellStart"/>
      <w:r w:rsidR="00F06503">
        <w:t>BigIP</w:t>
      </w:r>
      <w:proofErr w:type="spellEnd"/>
      <w:r w:rsidR="00F06503">
        <w:t xml:space="preserve"> appliance, but the alternative </w:t>
      </w:r>
      <w:r w:rsidR="000D105B">
        <w:t xml:space="preserve">using </w:t>
      </w:r>
      <w:hyperlink r:id="rId121" w:history="1">
        <w:proofErr w:type="spellStart"/>
        <w:r w:rsidR="009D3AD2" w:rsidRPr="00DB5109">
          <w:rPr>
            <w:rStyle w:val="Lienhypertexte"/>
          </w:rPr>
          <w:t>HAProxy</w:t>
        </w:r>
        <w:proofErr w:type="spellEnd"/>
      </w:hyperlink>
      <w:r w:rsidR="00A736A6">
        <w:t xml:space="preserve"> has been explored, and </w:t>
      </w:r>
      <w:r w:rsidR="00845399">
        <w:t>the choice is to start with this open source solution</w:t>
      </w:r>
      <w:r w:rsidR="00C16891">
        <w:t>.</w:t>
      </w:r>
    </w:p>
    <w:p w14:paraId="3ADC4A86" w14:textId="3AE73BBA" w:rsidR="005A3674" w:rsidRDefault="00806408" w:rsidP="00E83CEF">
      <w:r>
        <w:t xml:space="preserve"> </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C16891" w14:paraId="071045A6" w14:textId="77777777" w:rsidTr="00DC0212">
        <w:tc>
          <w:tcPr>
            <w:tcW w:w="2698" w:type="dxa"/>
          </w:tcPr>
          <w:p w14:paraId="03122EB5" w14:textId="77777777" w:rsidR="00C16891" w:rsidRDefault="00C16891" w:rsidP="00DC0212">
            <w:pPr>
              <w:rPr>
                <w:b/>
                <w:bCs/>
              </w:rPr>
            </w:pPr>
            <w:r>
              <w:rPr>
                <w:b/>
                <w:bCs/>
              </w:rPr>
              <w:t>Architecture Component</w:t>
            </w:r>
          </w:p>
        </w:tc>
        <w:tc>
          <w:tcPr>
            <w:tcW w:w="3818" w:type="dxa"/>
          </w:tcPr>
          <w:p w14:paraId="6B967B97" w14:textId="77777777" w:rsidR="00C16891" w:rsidRDefault="00C16891" w:rsidP="00DC0212">
            <w:pPr>
              <w:rPr>
                <w:b/>
                <w:bCs/>
              </w:rPr>
            </w:pPr>
            <w:r>
              <w:rPr>
                <w:b/>
                <w:bCs/>
              </w:rPr>
              <w:t>Component Elements</w:t>
            </w:r>
          </w:p>
        </w:tc>
      </w:tr>
      <w:tr w:rsidR="00C16891" w14:paraId="4AAF5E08" w14:textId="77777777" w:rsidTr="00DC0212">
        <w:tc>
          <w:tcPr>
            <w:tcW w:w="2698" w:type="dxa"/>
          </w:tcPr>
          <w:p w14:paraId="164CAA2E" w14:textId="77777777" w:rsidR="00C16891" w:rsidRDefault="00C16891" w:rsidP="00DC0212">
            <w:r>
              <w:t>Database Server</w:t>
            </w:r>
          </w:p>
        </w:tc>
        <w:tc>
          <w:tcPr>
            <w:tcW w:w="3818" w:type="dxa"/>
          </w:tcPr>
          <w:p w14:paraId="16295505" w14:textId="6D01695D" w:rsidR="00C16891" w:rsidRPr="00A30DEB" w:rsidRDefault="00C16891" w:rsidP="00DC0212">
            <w:pPr>
              <w:rPr>
                <w:lang w:val="fr-FR"/>
              </w:rPr>
            </w:pPr>
            <w:r>
              <w:t>none</w:t>
            </w:r>
          </w:p>
        </w:tc>
      </w:tr>
      <w:tr w:rsidR="00C16891" w14:paraId="7006336C" w14:textId="77777777" w:rsidTr="00DC0212">
        <w:tc>
          <w:tcPr>
            <w:tcW w:w="2698" w:type="dxa"/>
          </w:tcPr>
          <w:p w14:paraId="44B7421B" w14:textId="77777777" w:rsidR="00C16891" w:rsidRDefault="00C16891" w:rsidP="00DC0212">
            <w:r>
              <w:t>Applications</w:t>
            </w:r>
          </w:p>
        </w:tc>
        <w:tc>
          <w:tcPr>
            <w:tcW w:w="3818" w:type="dxa"/>
          </w:tcPr>
          <w:p w14:paraId="456FE08C" w14:textId="7B550A20" w:rsidR="00C16891" w:rsidRDefault="005706D1" w:rsidP="00DC0212">
            <w:hyperlink r:id="rId122" w:history="1">
              <w:proofErr w:type="spellStart"/>
              <w:r w:rsidR="00C16891" w:rsidRPr="005706D1">
                <w:rPr>
                  <w:rStyle w:val="Lienhypertexte"/>
                </w:rPr>
                <w:t>H</w:t>
              </w:r>
              <w:r w:rsidR="00C60504" w:rsidRPr="005706D1">
                <w:rPr>
                  <w:rStyle w:val="Lienhypertexte"/>
                </w:rPr>
                <w:t>aProxy</w:t>
              </w:r>
              <w:proofErr w:type="spellEnd"/>
            </w:hyperlink>
          </w:p>
        </w:tc>
      </w:tr>
    </w:tbl>
    <w:p w14:paraId="76D0E5A1" w14:textId="77777777" w:rsidR="00E33783" w:rsidRDefault="00E33783" w:rsidP="00B27D5D">
      <w:pPr>
        <w:keepNext/>
      </w:pPr>
    </w:p>
    <w:p w14:paraId="587B1559" w14:textId="6D2CF1E7" w:rsidR="00B27D5D" w:rsidRDefault="00060CFA" w:rsidP="00B27D5D">
      <w:pPr>
        <w:keepNext/>
      </w:pPr>
      <w:r>
        <w:t xml:space="preserve">To separate the concerns between </w:t>
      </w:r>
      <w:r w:rsidR="00135D41">
        <w:t>the southbound IOT part and the northbound application</w:t>
      </w:r>
      <w:r w:rsidR="00E82D92">
        <w:t xml:space="preserve"> part, each bound will have its own </w:t>
      </w:r>
      <w:proofErr w:type="spellStart"/>
      <w:r w:rsidR="00E82D92">
        <w:t>HaProxy</w:t>
      </w:r>
      <w:proofErr w:type="spellEnd"/>
      <w:r w:rsidR="000B5D5A">
        <w:t xml:space="preserve">, each of those </w:t>
      </w:r>
      <w:r w:rsidR="00405E4B">
        <w:t xml:space="preserve">should be deployed as </w:t>
      </w:r>
      <w:r w:rsidR="00324CBF">
        <w:t>Docker service, to provide high availability</w:t>
      </w:r>
      <w:r w:rsidR="00003FDC">
        <w:t xml:space="preserve"> (fail over redundancy)</w:t>
      </w:r>
      <w:r w:rsidR="000252F9">
        <w:t>.</w:t>
      </w:r>
      <w:r w:rsidR="00405E4B">
        <w:t xml:space="preserve"> </w:t>
      </w:r>
    </w:p>
    <w:p w14:paraId="04EEEAF3" w14:textId="77777777" w:rsidR="002D7C8C" w:rsidRDefault="002D7C8C" w:rsidP="002D7C8C">
      <w:pPr>
        <w:pStyle w:val="Titre1"/>
      </w:pPr>
      <w:bookmarkStart w:id="222" w:name="_Toc499823551"/>
      <w:bookmarkStart w:id="223" w:name="_Toc500837497"/>
      <w:r>
        <w:t>Section 3 SYSTEM ARCHITECTURE DESIGN</w:t>
      </w:r>
      <w:bookmarkEnd w:id="222"/>
      <w:bookmarkEnd w:id="223"/>
    </w:p>
    <w:p w14:paraId="5CB82A2B" w14:textId="77777777" w:rsidR="002D7C8C" w:rsidRPr="0077092E" w:rsidRDefault="002D7C8C" w:rsidP="002D7C8C">
      <w:r w:rsidRPr="0077092E">
        <w:rPr>
          <w:i/>
          <w:iCs/>
        </w:rPr>
        <w:t xml:space="preserve">The </w:t>
      </w:r>
      <w:r w:rsidRPr="0077092E">
        <w:rPr>
          <w:b/>
          <w:i/>
          <w:iCs/>
        </w:rPr>
        <w:t>System Architecture Design</w:t>
      </w:r>
      <w:r w:rsidRPr="0077092E">
        <w:rPr>
          <w:i/>
          <w:iCs/>
        </w:rPr>
        <w:t xml:space="preserve"> section provides detailed descriptions of each product implementing architecture components, and explains the rationale for product selection.</w:t>
      </w:r>
    </w:p>
    <w:p w14:paraId="20368ED0" w14:textId="77777777" w:rsidR="00060547" w:rsidRDefault="00060547" w:rsidP="00060547">
      <w:pPr>
        <w:rPr>
          <w:i/>
          <w:iCs/>
        </w:rPr>
      </w:pPr>
    </w:p>
    <w:p w14:paraId="68117736" w14:textId="186C583D" w:rsidR="00060547" w:rsidRPr="0077092E" w:rsidRDefault="00060547" w:rsidP="00060547">
      <w:pPr>
        <w:rPr>
          <w:i/>
          <w:iCs/>
        </w:rPr>
      </w:pPr>
      <w:r w:rsidRPr="0077092E">
        <w:rPr>
          <w:i/>
          <w:iCs/>
        </w:rPr>
        <w:t xml:space="preserve">For each </w:t>
      </w:r>
      <w:r w:rsidRPr="0077092E">
        <w:rPr>
          <w:b/>
          <w:bCs/>
          <w:i/>
          <w:iCs/>
        </w:rPr>
        <w:t xml:space="preserve">System Architecture Component </w:t>
      </w:r>
      <w:r w:rsidRPr="0077092E">
        <w:rPr>
          <w:bCs/>
          <w:i/>
          <w:iCs/>
        </w:rPr>
        <w:t>(identified in Section 2.3 above)</w:t>
      </w:r>
      <w:r w:rsidRPr="0077092E">
        <w:rPr>
          <w:i/>
          <w:iCs/>
        </w:rPr>
        <w:t xml:space="preserve">, </w:t>
      </w:r>
      <w:r w:rsidR="006D346F">
        <w:rPr>
          <w:i/>
          <w:iCs/>
        </w:rPr>
        <w:t>this section</w:t>
      </w:r>
      <w:r w:rsidRPr="0077092E">
        <w:rPr>
          <w:i/>
          <w:iCs/>
        </w:rPr>
        <w:t xml:space="preserve"> describes</w:t>
      </w:r>
      <w:r w:rsidR="006D346F">
        <w:rPr>
          <w:i/>
          <w:iCs/>
        </w:rPr>
        <w:t>:</w:t>
      </w:r>
      <w:r w:rsidRPr="0077092E">
        <w:rPr>
          <w:i/>
          <w:iCs/>
        </w:rPr>
        <w:t xml:space="preserve"> specific </w:t>
      </w:r>
      <w:r w:rsidRPr="0077092E">
        <w:rPr>
          <w:b/>
          <w:bCs/>
          <w:i/>
          <w:iCs/>
        </w:rPr>
        <w:t>Component Functions</w:t>
      </w:r>
      <w:r w:rsidRPr="0077092E">
        <w:rPr>
          <w:i/>
          <w:iCs/>
        </w:rPr>
        <w:t xml:space="preserve">, requirements and other </w:t>
      </w:r>
      <w:r w:rsidRPr="0077092E">
        <w:rPr>
          <w:b/>
          <w:bCs/>
          <w:i/>
          <w:iCs/>
        </w:rPr>
        <w:t xml:space="preserve">Technical Considerations </w:t>
      </w:r>
      <w:r w:rsidRPr="0077092E">
        <w:rPr>
          <w:i/>
          <w:iCs/>
        </w:rPr>
        <w:t xml:space="preserve">that were used in the decision-making process, as well as any specific </w:t>
      </w:r>
      <w:r w:rsidRPr="0077092E">
        <w:rPr>
          <w:b/>
          <w:bCs/>
          <w:i/>
          <w:iCs/>
        </w:rPr>
        <w:t xml:space="preserve">Products </w:t>
      </w:r>
      <w:r w:rsidRPr="0077092E">
        <w:rPr>
          <w:i/>
          <w:iCs/>
        </w:rPr>
        <w:t xml:space="preserve">selected to implement this component.  The </w:t>
      </w:r>
      <w:r w:rsidRPr="0077092E">
        <w:rPr>
          <w:b/>
          <w:bCs/>
          <w:i/>
          <w:iCs/>
        </w:rPr>
        <w:t xml:space="preserve">Selection Rationale </w:t>
      </w:r>
      <w:r w:rsidRPr="0077092E">
        <w:rPr>
          <w:i/>
          <w:iCs/>
        </w:rPr>
        <w:t xml:space="preserve">identifies any other products that may have been considered, and provides rationale for the decision.  </w:t>
      </w:r>
      <w:r w:rsidRPr="0077092E">
        <w:rPr>
          <w:b/>
          <w:bCs/>
          <w:i/>
          <w:iCs/>
        </w:rPr>
        <w:t>Architecture Risks</w:t>
      </w:r>
      <w:r w:rsidRPr="0077092E">
        <w:rPr>
          <w:i/>
          <w:iCs/>
        </w:rPr>
        <w:t xml:space="preserve"> identifies any potential risks associated with the architecture element</w:t>
      </w:r>
      <w:r w:rsidR="003E3389">
        <w:rPr>
          <w:i/>
          <w:iCs/>
        </w:rPr>
        <w:t xml:space="preserve"> and the solutions to minimize those risks</w:t>
      </w:r>
      <w:r w:rsidRPr="0077092E">
        <w:rPr>
          <w:i/>
          <w:iCs/>
        </w:rPr>
        <w:t>.</w:t>
      </w:r>
    </w:p>
    <w:p w14:paraId="01172E8F" w14:textId="77777777" w:rsidR="002D7C8C" w:rsidRDefault="002D7C8C" w:rsidP="002D7C8C"/>
    <w:p w14:paraId="231429A0" w14:textId="66A4ECCF" w:rsidR="00040A88" w:rsidRDefault="00040A88" w:rsidP="00040A88">
      <w:pPr>
        <w:pStyle w:val="Titre2"/>
      </w:pPr>
      <w:bookmarkStart w:id="224" w:name="_Toc499823552"/>
      <w:bookmarkStart w:id="225" w:name="_Toc500837498"/>
      <w:r>
        <w:t>Docker Images Management Component</w:t>
      </w:r>
      <w:bookmarkEnd w:id="224"/>
      <w:bookmarkEnd w:id="225"/>
    </w:p>
    <w:p w14:paraId="578D9AD7" w14:textId="77777777" w:rsidR="00040A88" w:rsidRDefault="00040A88" w:rsidP="00040A88"/>
    <w:p w14:paraId="6E7A2164" w14:textId="1FB97F01" w:rsidR="00040A88" w:rsidRDefault="00040A88" w:rsidP="00040A88">
      <w:pPr>
        <w:pStyle w:val="Titre3"/>
      </w:pPr>
      <w:bookmarkStart w:id="226" w:name="_Toc499823553"/>
      <w:bookmarkStart w:id="227" w:name="_Toc500837499"/>
      <w:r>
        <w:t>Component Functions</w:t>
      </w:r>
      <w:bookmarkEnd w:id="226"/>
      <w:bookmarkEnd w:id="227"/>
    </w:p>
    <w:p w14:paraId="2A4A18CA" w14:textId="7510B1B8" w:rsidR="00625A55" w:rsidRDefault="00625A55" w:rsidP="00625A55">
      <w:r>
        <w:t xml:space="preserve">This component is not a </w:t>
      </w:r>
      <w:proofErr w:type="spellStart"/>
      <w:r w:rsidR="00AC6CAC">
        <w:t>Fiware</w:t>
      </w:r>
      <w:proofErr w:type="spellEnd"/>
      <w:r w:rsidR="00AC6CAC">
        <w:t xml:space="preserve"> </w:t>
      </w:r>
      <w:r>
        <w:t xml:space="preserve">functional component, it is used to manage the </w:t>
      </w:r>
      <w:r w:rsidR="00796707">
        <w:t xml:space="preserve">access to </w:t>
      </w:r>
      <w:r>
        <w:t xml:space="preserve">Docker Images used </w:t>
      </w:r>
      <w:r w:rsidR="00465627">
        <w:t>to deploy</w:t>
      </w:r>
      <w:r>
        <w:t xml:space="preserve"> the smart city platform</w:t>
      </w:r>
      <w:r w:rsidR="001434D5">
        <w:t xml:space="preserve"> in production</w:t>
      </w:r>
      <w:r w:rsidR="00AC6CAC">
        <w:t>, in a Docker Images Registry</w:t>
      </w:r>
      <w:r w:rsidR="00C40839">
        <w:t>, generally private</w:t>
      </w:r>
      <w:r>
        <w:t>.</w:t>
      </w:r>
    </w:p>
    <w:p w14:paraId="1C00C8C6" w14:textId="0CF6CDDD" w:rsidR="00F752D2" w:rsidRDefault="00F752D2" w:rsidP="00625A55"/>
    <w:p w14:paraId="715F4EFF" w14:textId="5E2D3840" w:rsidR="00625A55" w:rsidRDefault="00625A55" w:rsidP="00625A55">
      <w:r>
        <w:t xml:space="preserve">It </w:t>
      </w:r>
      <w:r w:rsidR="00796707">
        <w:t>is a</w:t>
      </w:r>
      <w:r w:rsidR="00AC6CAC">
        <w:t xml:space="preserve"> manager over an installed Docker registry</w:t>
      </w:r>
      <w:r w:rsidR="00796707">
        <w:t>, that is</w:t>
      </w:r>
      <w:r>
        <w:t xml:space="preserve"> </w:t>
      </w:r>
      <w:r w:rsidR="00796707">
        <w:t xml:space="preserve">used mainly </w:t>
      </w:r>
      <w:r>
        <w:t xml:space="preserve">to authenticate users to authorize them to manipulate Docker Images files from </w:t>
      </w:r>
      <w:r w:rsidR="00212CCB">
        <w:t xml:space="preserve">the attached </w:t>
      </w:r>
      <w:r>
        <w:t>Registry.</w:t>
      </w:r>
    </w:p>
    <w:p w14:paraId="645CED8D" w14:textId="77777777" w:rsidR="00C40839" w:rsidRDefault="00C40839" w:rsidP="00625A55"/>
    <w:p w14:paraId="4977C432" w14:textId="0FAFBEF6" w:rsidR="001434D5" w:rsidRDefault="001434D5" w:rsidP="00625A55">
      <w:r>
        <w:t xml:space="preserve">A Docker registry is a repository of built </w:t>
      </w:r>
      <w:r w:rsidR="00A21C2B">
        <w:t>D</w:t>
      </w:r>
      <w:r>
        <w:t>ocker images</w:t>
      </w:r>
      <w:r w:rsidR="00A21C2B">
        <w:t xml:space="preserve"> of containers</w:t>
      </w:r>
      <w:r w:rsidR="00C40839">
        <w:t xml:space="preserve"> (</w:t>
      </w:r>
      <w:proofErr w:type="spellStart"/>
      <w:r w:rsidR="00C40839">
        <w:t>Docke</w:t>
      </w:r>
      <w:r w:rsidR="00797F9F">
        <w:t>r</w:t>
      </w:r>
      <w:r w:rsidR="00C40839">
        <w:t>Hub</w:t>
      </w:r>
      <w:proofErr w:type="spellEnd"/>
      <w:r w:rsidR="00C40839">
        <w:t xml:space="preserve"> is a public Docker registry)</w:t>
      </w:r>
      <w:r w:rsidR="00A21C2B">
        <w:t>.</w:t>
      </w:r>
    </w:p>
    <w:p w14:paraId="4677F4A3" w14:textId="77777777" w:rsidR="00212CCB" w:rsidRDefault="00212CCB" w:rsidP="00625A55"/>
    <w:p w14:paraId="0F55685F" w14:textId="1FB03898" w:rsidR="00212CCB" w:rsidRDefault="00212CCB" w:rsidP="00625A55">
      <w:r>
        <w:t>Registry management is needed in production, but also in development and QA steps of a project</w:t>
      </w:r>
    </w:p>
    <w:p w14:paraId="5C9AB898" w14:textId="77777777" w:rsidR="00C40839" w:rsidRDefault="00212CCB" w:rsidP="00625A55">
      <w:r>
        <w:t xml:space="preserve">If Portus is the choice for production container images management, </w:t>
      </w:r>
    </w:p>
    <w:p w14:paraId="152C06C3" w14:textId="5C44F5E8" w:rsidR="00212CCB" w:rsidRDefault="00212CCB" w:rsidP="00625A55">
      <w:r>
        <w:t>GitLab is the container images management to use while development and QA.</w:t>
      </w:r>
    </w:p>
    <w:p w14:paraId="7E80B63E" w14:textId="77777777" w:rsidR="00625A55" w:rsidRPr="00625A55" w:rsidRDefault="00625A55" w:rsidP="00625A55"/>
    <w:p w14:paraId="5E5FD9C2" w14:textId="7BD06AFB" w:rsidR="00040A88" w:rsidRDefault="00040A88" w:rsidP="00040A88">
      <w:pPr>
        <w:pStyle w:val="Titre3"/>
      </w:pPr>
      <w:bookmarkStart w:id="228" w:name="_Toc499823554"/>
      <w:bookmarkStart w:id="229" w:name="_Toc500837500"/>
      <w:r>
        <w:t>Technical Considerations</w:t>
      </w:r>
      <w:bookmarkEnd w:id="228"/>
      <w:bookmarkEnd w:id="229"/>
    </w:p>
    <w:p w14:paraId="41CE05F1" w14:textId="35156252" w:rsidR="00AC6CAC" w:rsidRDefault="00AC6CAC" w:rsidP="00AC6CAC">
      <w:r>
        <w:t xml:space="preserve">Portus an </w:t>
      </w:r>
      <w:hyperlink r:id="rId123" w:history="1">
        <w:r w:rsidRPr="00F06249">
          <w:rPr>
            <w:rStyle w:val="Lienhypertexte"/>
          </w:rPr>
          <w:t xml:space="preserve">open source software originated </w:t>
        </w:r>
        <w:r>
          <w:rPr>
            <w:rStyle w:val="Lienhypertexte"/>
          </w:rPr>
          <w:t>from</w:t>
        </w:r>
        <w:r w:rsidRPr="00F06249">
          <w:rPr>
            <w:rStyle w:val="Lienhypertexte"/>
          </w:rPr>
          <w:t xml:space="preserve"> </w:t>
        </w:r>
        <w:proofErr w:type="spellStart"/>
        <w:r>
          <w:rPr>
            <w:rStyle w:val="Lienhypertexte"/>
          </w:rPr>
          <w:t>Open</w:t>
        </w:r>
        <w:r w:rsidRPr="00F06249">
          <w:rPr>
            <w:rStyle w:val="Lienhypertexte"/>
          </w:rPr>
          <w:t>Suse</w:t>
        </w:r>
        <w:proofErr w:type="spellEnd"/>
      </w:hyperlink>
      <w:r>
        <w:t>, written in Ruby.</w:t>
      </w:r>
    </w:p>
    <w:p w14:paraId="17C6C758" w14:textId="77777777" w:rsidR="00AC6CAC" w:rsidRDefault="00AC6CAC" w:rsidP="00AC6CAC">
      <w:r>
        <w:t xml:space="preserve">It provides its own security access layer that can be </w:t>
      </w:r>
      <w:r w:rsidRPr="008C5419">
        <w:t>configured to use an LDAP server for the authentication</w:t>
      </w:r>
      <w:r>
        <w:t>, then it is possible to configure the component to use MNCA MS ADAM identity management.</w:t>
      </w:r>
    </w:p>
    <w:p w14:paraId="2797ED0F" w14:textId="77777777" w:rsidR="00AC6CAC" w:rsidRDefault="00AC6CAC" w:rsidP="00AC6CAC"/>
    <w:p w14:paraId="62AA014C" w14:textId="2D7A4E71" w:rsidR="00AC6CAC" w:rsidRDefault="00AC6CAC" w:rsidP="00AC6CAC">
      <w:r>
        <w:t xml:space="preserve">At least one local Docker registry must be installed </w:t>
      </w:r>
      <w:r w:rsidR="00A56167">
        <w:t>as a Docker cont</w:t>
      </w:r>
      <w:r w:rsidR="0034729F">
        <w:t>ainer.</w:t>
      </w:r>
    </w:p>
    <w:p w14:paraId="3CED5F04" w14:textId="77777777" w:rsidR="0034729F" w:rsidRDefault="0034729F" w:rsidP="00AC6CAC"/>
    <w:p w14:paraId="05A51679" w14:textId="4DFC5D40" w:rsidR="00625A55" w:rsidRDefault="00AC6CAC" w:rsidP="00625A55">
      <w:r>
        <w:t>Portus</w:t>
      </w:r>
      <w:r w:rsidR="00625A55">
        <w:t xml:space="preserve"> component needs a database</w:t>
      </w:r>
      <w:r w:rsidR="001C6ED4">
        <w:t xml:space="preserve">, MySQL is proposed by default, PostgreSQL is </w:t>
      </w:r>
      <w:r w:rsidR="005D4ED7">
        <w:t xml:space="preserve">also </w:t>
      </w:r>
      <w:r w:rsidR="001C6ED4">
        <w:t>supported</w:t>
      </w:r>
      <w:r w:rsidR="00465627">
        <w:t>.</w:t>
      </w:r>
    </w:p>
    <w:p w14:paraId="123E3092" w14:textId="2824250B" w:rsidR="00465627" w:rsidRDefault="00465627" w:rsidP="00625A55">
      <w:r>
        <w:t>The database is needed for user management.</w:t>
      </w:r>
    </w:p>
    <w:p w14:paraId="0DADCDC6" w14:textId="7F746EA9" w:rsidR="00465627" w:rsidRDefault="00465627" w:rsidP="00625A55">
      <w:r w:rsidRPr="00465627">
        <w:t>Portus can be configured to use an LDAP server for the authentication</w:t>
      </w:r>
      <w:r>
        <w:t xml:space="preserve">: </w:t>
      </w:r>
      <w:hyperlink r:id="rId124" w:history="1">
        <w:r w:rsidRPr="00465627">
          <w:rPr>
            <w:rStyle w:val="Lienhypertexte"/>
          </w:rPr>
          <w:t>Portus LDAP support</w:t>
        </w:r>
      </w:hyperlink>
      <w:r w:rsidR="0034729F">
        <w:t>, so it</w:t>
      </w:r>
      <w:r w:rsidR="0070091F">
        <w:t xml:space="preserve"> can be interfaced with the MNCA ADAM.</w:t>
      </w:r>
    </w:p>
    <w:p w14:paraId="64B5D72B" w14:textId="77777777" w:rsidR="00DB280D" w:rsidRDefault="00DB280D" w:rsidP="00DB280D"/>
    <w:p w14:paraId="67D06FCE" w14:textId="43844B63" w:rsidR="00DB280D" w:rsidRDefault="00DB280D" w:rsidP="00DB280D">
      <w:r>
        <w:t xml:space="preserve">Portus and the </w:t>
      </w:r>
      <w:r w:rsidR="00A21C2B">
        <w:t>D</w:t>
      </w:r>
      <w:r>
        <w:t xml:space="preserve">ocker registry will be deployed as services, through a Docker compose or stack file: </w:t>
      </w:r>
      <w:hyperlink r:id="rId125" w:history="1">
        <w:r w:rsidRPr="00EF5CF8">
          <w:rPr>
            <w:rStyle w:val="Lienhypertexte"/>
          </w:rPr>
          <w:t>exampl</w:t>
        </w:r>
        <w:r>
          <w:rPr>
            <w:rStyle w:val="Lienhypertexte"/>
          </w:rPr>
          <w:t>e of secure compose fil</w:t>
        </w:r>
        <w:r w:rsidRPr="00EF5CF8">
          <w:rPr>
            <w:rStyle w:val="Lienhypertexte"/>
          </w:rPr>
          <w:t>e</w:t>
        </w:r>
      </w:hyperlink>
    </w:p>
    <w:p w14:paraId="454CF58C" w14:textId="77777777" w:rsidR="00594659" w:rsidRDefault="00594659" w:rsidP="00DB280D"/>
    <w:p w14:paraId="425E224E" w14:textId="64468006" w:rsidR="00DB280D" w:rsidRDefault="00AF421B" w:rsidP="00DB280D">
      <w:r>
        <w:t>Incoming port: 3000</w:t>
      </w:r>
      <w:r w:rsidR="007A0F06">
        <w:t>/</w:t>
      </w:r>
      <w:r>
        <w:t>TCP</w:t>
      </w:r>
    </w:p>
    <w:p w14:paraId="526AE703" w14:textId="77777777" w:rsidR="00A10899" w:rsidRDefault="00A10899" w:rsidP="00DB280D"/>
    <w:p w14:paraId="24AD8392" w14:textId="77777777" w:rsidR="00465627" w:rsidRPr="00625A55" w:rsidRDefault="00465627" w:rsidP="00625A55"/>
    <w:p w14:paraId="1E31DEFD" w14:textId="550D2E9D" w:rsidR="00040A88" w:rsidRDefault="00040A88" w:rsidP="00040A88">
      <w:pPr>
        <w:pStyle w:val="Titre3"/>
      </w:pPr>
      <w:bookmarkStart w:id="230" w:name="_Toc499823555"/>
      <w:bookmarkStart w:id="231" w:name="_Toc500837501"/>
      <w:r>
        <w:lastRenderedPageBreak/>
        <w:t>Selected Product(s)</w:t>
      </w:r>
      <w:bookmarkEnd w:id="230"/>
      <w:bookmarkEnd w:id="231"/>
    </w:p>
    <w:p w14:paraId="75C21393" w14:textId="586F5BF1" w:rsidR="00625A55" w:rsidRDefault="00625A55" w:rsidP="00625A55">
      <w:r>
        <w:t xml:space="preserve">The </w:t>
      </w:r>
      <w:r w:rsidR="00796707">
        <w:t xml:space="preserve">selected product to manage </w:t>
      </w:r>
      <w:r w:rsidR="006776BC">
        <w:t xml:space="preserve">images in </w:t>
      </w:r>
      <w:r w:rsidR="00796707">
        <w:t xml:space="preserve">docker </w:t>
      </w:r>
      <w:r w:rsidR="006776BC">
        <w:t xml:space="preserve">registry </w:t>
      </w:r>
      <w:r w:rsidR="00796707">
        <w:t>is Portus</w:t>
      </w:r>
      <w:r w:rsidR="006776BC">
        <w:t xml:space="preserve">, but the registry </w:t>
      </w:r>
      <w:r w:rsidR="00286A49">
        <w:t xml:space="preserve">itself </w:t>
      </w:r>
      <w:r w:rsidR="006776BC">
        <w:t>is provided through</w:t>
      </w:r>
      <w:r w:rsidR="00286A49">
        <w:t xml:space="preserve"> a </w:t>
      </w:r>
      <w:r w:rsidR="006776BC">
        <w:t>Docker registry co</w:t>
      </w:r>
      <w:r w:rsidR="00286A49">
        <w:t>ntainer</w:t>
      </w:r>
      <w:r w:rsidR="006776BC">
        <w:t xml:space="preserve">, </w:t>
      </w:r>
      <w:r w:rsidR="00E51A9F">
        <w:t xml:space="preserve">so that </w:t>
      </w:r>
      <w:r w:rsidR="006776BC">
        <w:t xml:space="preserve">Portus mainly provides authentication to allow access to the images </w:t>
      </w:r>
    </w:p>
    <w:p w14:paraId="71D2E561" w14:textId="77777777" w:rsidR="000E3FCF" w:rsidRDefault="000E3FCF" w:rsidP="00625A55"/>
    <w:p w14:paraId="729FF25D" w14:textId="2DF7B398" w:rsidR="006A6105" w:rsidRDefault="006A6105" w:rsidP="00625A55">
      <w:r>
        <w:t>Git</w:t>
      </w:r>
      <w:r w:rsidR="000E3FCF">
        <w:t>L</w:t>
      </w:r>
      <w:r>
        <w:t>ab provides also</w:t>
      </w:r>
      <w:r w:rsidR="006776BC">
        <w:t xml:space="preserve"> Docker registry</w:t>
      </w:r>
      <w:r w:rsidR="000E3FCF">
        <w:t xml:space="preserve"> </w:t>
      </w:r>
      <w:r w:rsidR="0032241D">
        <w:t xml:space="preserve">management </w:t>
      </w:r>
      <w:r w:rsidR="000E3FCF">
        <w:t xml:space="preserve">for container images: </w:t>
      </w:r>
      <w:hyperlink r:id="rId126" w:history="1">
        <w:r w:rsidR="000E3FCF" w:rsidRPr="000E3FCF">
          <w:rPr>
            <w:rStyle w:val="Lienhypertexte"/>
          </w:rPr>
          <w:t>GitLab Container Registry</w:t>
        </w:r>
      </w:hyperlink>
      <w:r w:rsidR="000E3FCF">
        <w:t>.</w:t>
      </w:r>
    </w:p>
    <w:p w14:paraId="53BA4BDB" w14:textId="2902FBC4" w:rsidR="00E51A9F" w:rsidRPr="00625A55" w:rsidRDefault="00E51A9F" w:rsidP="00625A55">
      <w:r>
        <w:t xml:space="preserve">It allows the </w:t>
      </w:r>
      <w:r w:rsidR="00286A49">
        <w:t>management of Docker container images</w:t>
      </w:r>
      <w:r w:rsidR="00465627">
        <w:t xml:space="preserve"> in </w:t>
      </w:r>
      <w:proofErr w:type="spellStart"/>
      <w:r w:rsidR="00465627">
        <w:t>Gitlab</w:t>
      </w:r>
      <w:proofErr w:type="spellEnd"/>
      <w:r w:rsidR="00465627">
        <w:t xml:space="preserve"> this could be used in development and QA (testing), and keep Portus</w:t>
      </w:r>
      <w:r w:rsidR="00A21C2B">
        <w:t xml:space="preserve"> and the associated registry</w:t>
      </w:r>
      <w:r w:rsidR="00465627">
        <w:t xml:space="preserve"> as the registry</w:t>
      </w:r>
      <w:r w:rsidR="00A21C2B" w:rsidRPr="00A21C2B">
        <w:t xml:space="preserve"> </w:t>
      </w:r>
      <w:r w:rsidR="00A21C2B">
        <w:t>for production</w:t>
      </w:r>
      <w:r w:rsidR="00465627">
        <w:t>.</w:t>
      </w:r>
    </w:p>
    <w:p w14:paraId="7A445EE2" w14:textId="3E8753DE" w:rsidR="00040A88" w:rsidRDefault="00040A88" w:rsidP="00040A88">
      <w:pPr>
        <w:pStyle w:val="Titre3"/>
      </w:pPr>
      <w:bookmarkStart w:id="232" w:name="_Toc499823556"/>
      <w:bookmarkStart w:id="233" w:name="_Toc500837502"/>
      <w:r>
        <w:t>Selection Rationale</w:t>
      </w:r>
      <w:bookmarkEnd w:id="232"/>
      <w:bookmarkEnd w:id="233"/>
    </w:p>
    <w:p w14:paraId="68A94F3A" w14:textId="717146A9" w:rsidR="00792C32" w:rsidRDefault="00792C32" w:rsidP="00792C32">
      <w:r>
        <w:t>Several alternatives exist fo</w:t>
      </w:r>
      <w:r w:rsidR="0015058F">
        <w:t>r</w:t>
      </w:r>
      <w:r>
        <w:t xml:space="preserve"> Docker Images management UI, Portus is a well</w:t>
      </w:r>
      <w:r w:rsidR="00326B4B">
        <w:t>-</w:t>
      </w:r>
      <w:r>
        <w:t xml:space="preserve">known </w:t>
      </w:r>
      <w:r w:rsidR="0015058F">
        <w:t xml:space="preserve">open-source </w:t>
      </w:r>
      <w:r>
        <w:t>distribution</w:t>
      </w:r>
      <w:r w:rsidR="0015058F">
        <w:t xml:space="preserve"> provided by </w:t>
      </w:r>
      <w:hyperlink r:id="rId127" w:history="1">
        <w:proofErr w:type="spellStart"/>
        <w:r w:rsidR="00E2346D" w:rsidRPr="005D4ED7">
          <w:rPr>
            <w:rStyle w:val="Lienhypertexte"/>
          </w:rPr>
          <w:t>Open</w:t>
        </w:r>
        <w:r w:rsidR="0015058F" w:rsidRPr="005D4ED7">
          <w:rPr>
            <w:rStyle w:val="Lienhypertexte"/>
          </w:rPr>
          <w:t>Suse</w:t>
        </w:r>
        <w:proofErr w:type="spellEnd"/>
      </w:hyperlink>
      <w:r w:rsidR="00E2346D">
        <w:t>.</w:t>
      </w:r>
    </w:p>
    <w:p w14:paraId="04257FE3" w14:textId="6FC5D681" w:rsidR="00E2346D" w:rsidRDefault="00C02E7E" w:rsidP="00792C32">
      <w:r>
        <w:t>Portus</w:t>
      </w:r>
      <w:r w:rsidR="00E2346D">
        <w:t xml:space="preserve"> has already been adopted during MNCA </w:t>
      </w:r>
      <w:proofErr w:type="spellStart"/>
      <w:r w:rsidR="00E2346D">
        <w:t>Fiware</w:t>
      </w:r>
      <w:proofErr w:type="spellEnd"/>
      <w:r w:rsidR="00E2346D">
        <w:t xml:space="preserve"> test by Olivier Sevilla, summer 2017.</w:t>
      </w:r>
    </w:p>
    <w:p w14:paraId="19E8AE77" w14:textId="0949267A" w:rsidR="00E2346D" w:rsidRDefault="00E2346D" w:rsidP="00792C32"/>
    <w:p w14:paraId="5655BC02" w14:textId="376A8BA1" w:rsidR="00E2346D" w:rsidRDefault="00E51A9F" w:rsidP="00792C32">
      <w:r>
        <w:t>Nevertheless</w:t>
      </w:r>
      <w:r w:rsidR="00F752D2">
        <w:t xml:space="preserve">, for development and QA, the use of specific registry attached behind the </w:t>
      </w:r>
      <w:proofErr w:type="spellStart"/>
      <w:r w:rsidR="00F752D2">
        <w:t>Gitlab</w:t>
      </w:r>
      <w:proofErr w:type="spellEnd"/>
      <w:r w:rsidR="00F752D2">
        <w:t xml:space="preserve"> of MNCA will allow to manage lifecycle of the Docker images, before releasing it in production.</w:t>
      </w:r>
    </w:p>
    <w:p w14:paraId="0D7B6DF1" w14:textId="3E074AAF" w:rsidR="00F752D2" w:rsidRDefault="00F752D2" w:rsidP="00792C32">
      <w:r>
        <w:t xml:space="preserve">GitLab like Portus is not a repository itself, it is a registry manager, </w:t>
      </w:r>
    </w:p>
    <w:p w14:paraId="3697705C" w14:textId="77777777" w:rsidR="00F752D2" w:rsidRPr="00792C32" w:rsidRDefault="00F752D2" w:rsidP="00792C32"/>
    <w:p w14:paraId="2BF8EF2D" w14:textId="41F96186" w:rsidR="00040A88" w:rsidRDefault="00040A88" w:rsidP="00040A88">
      <w:pPr>
        <w:pStyle w:val="Titre3"/>
        <w:rPr>
          <w:i/>
        </w:rPr>
      </w:pPr>
      <w:bookmarkStart w:id="234" w:name="_Toc499823557"/>
      <w:bookmarkStart w:id="235" w:name="_Toc500837503"/>
      <w:r>
        <w:t>Architecture Risks</w:t>
      </w:r>
      <w:bookmarkEnd w:id="234"/>
      <w:bookmarkEnd w:id="235"/>
    </w:p>
    <w:p w14:paraId="07FC5A8E" w14:textId="2DAE7A41" w:rsidR="00040A88" w:rsidRDefault="00A21C2B" w:rsidP="00040A88">
      <w:r>
        <w:t xml:space="preserve">The MNCA </w:t>
      </w:r>
      <w:proofErr w:type="spellStart"/>
      <w:r>
        <w:t>Gitlab</w:t>
      </w:r>
      <w:proofErr w:type="spellEnd"/>
      <w:r>
        <w:t xml:space="preserve"> should receive the Docker images in its own registry</w:t>
      </w:r>
      <w:r w:rsidR="00C02E7E">
        <w:t xml:space="preserve"> for development and QA</w:t>
      </w:r>
      <w:r>
        <w:t xml:space="preserve"> (</w:t>
      </w:r>
      <w:hyperlink r:id="rId128" w:anchor="enable-the-container-registry" w:history="1">
        <w:r w:rsidRPr="00A21C2B">
          <w:rPr>
            <w:rStyle w:val="Lienhypertexte"/>
          </w:rPr>
          <w:t xml:space="preserve">just need to </w:t>
        </w:r>
        <w:r w:rsidR="00C02E7E">
          <w:rPr>
            <w:rStyle w:val="Lienhypertexte"/>
          </w:rPr>
          <w:t xml:space="preserve">[install if not] </w:t>
        </w:r>
        <w:r w:rsidRPr="00A21C2B">
          <w:rPr>
            <w:rStyle w:val="Lienhypertexte"/>
          </w:rPr>
          <w:t>activate it</w:t>
        </w:r>
      </w:hyperlink>
      <w:r>
        <w:t>)</w:t>
      </w:r>
    </w:p>
    <w:p w14:paraId="02072C19" w14:textId="4EBBD9D9" w:rsidR="002F279C" w:rsidRPr="00F6725F" w:rsidRDefault="002F279C" w:rsidP="00040A88">
      <w:r>
        <w:t>The registr</w:t>
      </w:r>
      <w:r w:rsidR="00D37C34">
        <w:t>y</w:t>
      </w:r>
      <w:r w:rsidR="003E3389">
        <w:t xml:space="preserve"> for production should be managed with Portus</w:t>
      </w:r>
    </w:p>
    <w:p w14:paraId="30556DB8" w14:textId="53679696" w:rsidR="00E22701" w:rsidRDefault="00E22701">
      <w:pPr>
        <w:spacing w:after="160" w:line="259" w:lineRule="auto"/>
        <w:rPr>
          <w:rFonts w:eastAsiaTheme="majorEastAsia" w:cstheme="majorBidi"/>
          <w:b/>
          <w:bCs/>
          <w:sz w:val="28"/>
          <w:szCs w:val="26"/>
        </w:rPr>
      </w:pPr>
      <w:bookmarkStart w:id="236" w:name="_Toc499823558"/>
    </w:p>
    <w:p w14:paraId="772ABED1" w14:textId="62820061" w:rsidR="00040A88" w:rsidRDefault="00040A88" w:rsidP="00040A88">
      <w:pPr>
        <w:pStyle w:val="Titre2"/>
      </w:pPr>
      <w:bookmarkStart w:id="237" w:name="_Toc500837504"/>
      <w:r>
        <w:t>Docker Swarm Manager Component</w:t>
      </w:r>
      <w:bookmarkEnd w:id="236"/>
      <w:bookmarkEnd w:id="237"/>
    </w:p>
    <w:p w14:paraId="3DE751D6" w14:textId="77777777" w:rsidR="00040A88" w:rsidRDefault="00040A88" w:rsidP="00040A88"/>
    <w:p w14:paraId="6E3B4699" w14:textId="3303A6E5" w:rsidR="00040A88" w:rsidRDefault="00040A88" w:rsidP="00040A88">
      <w:pPr>
        <w:pStyle w:val="Titre3"/>
      </w:pPr>
      <w:bookmarkStart w:id="238" w:name="_Toc499823559"/>
      <w:bookmarkStart w:id="239" w:name="_Toc500837505"/>
      <w:r>
        <w:t>Component Functions</w:t>
      </w:r>
      <w:bookmarkEnd w:id="238"/>
      <w:bookmarkEnd w:id="239"/>
    </w:p>
    <w:p w14:paraId="2E265D62" w14:textId="2B514352" w:rsidR="00F5504D" w:rsidRDefault="00F5504D" w:rsidP="00F5504D">
      <w:r>
        <w:t>This is not a real component, it’s an artifact included in Docker (since 1.12 version), which allows to manage a Docker Swarm.</w:t>
      </w:r>
    </w:p>
    <w:p w14:paraId="5B9EDB7F" w14:textId="77777777" w:rsidR="00CA09C8" w:rsidRDefault="00CA09C8" w:rsidP="00F5504D"/>
    <w:p w14:paraId="7E2B617C" w14:textId="3131B94F" w:rsidR="00A65C7C" w:rsidRDefault="00A65C7C" w:rsidP="00F5504D">
      <w:r>
        <w:t xml:space="preserve">Docker Swarm </w:t>
      </w:r>
      <w:r w:rsidRPr="000B52C2">
        <w:t>turns a group of Docker engines into a single virtual Docker engine</w:t>
      </w:r>
      <w:r w:rsidR="00DE0B5F">
        <w:t>, on which containers are running</w:t>
      </w:r>
      <w:r w:rsidR="006B0831">
        <w:t xml:space="preserve"> as services</w:t>
      </w:r>
      <w:r>
        <w:t>.</w:t>
      </w:r>
    </w:p>
    <w:p w14:paraId="50934C2A" w14:textId="77777777" w:rsidR="00E85D83" w:rsidRDefault="00E85D83" w:rsidP="00F5504D"/>
    <w:p w14:paraId="2EA2F62D" w14:textId="77777777" w:rsidR="005702A9" w:rsidRDefault="005702A9" w:rsidP="005702A9">
      <w:r>
        <w:t>Dock Swarm is designed to work around four key principles:</w:t>
      </w:r>
    </w:p>
    <w:p w14:paraId="51EEB121" w14:textId="77777777" w:rsidR="005702A9" w:rsidRDefault="005702A9" w:rsidP="007363AE">
      <w:pPr>
        <w:pStyle w:val="Paragraphedeliste"/>
        <w:numPr>
          <w:ilvl w:val="0"/>
          <w:numId w:val="50"/>
        </w:numPr>
      </w:pPr>
      <w:r>
        <w:t>Simple yet powerful with a “just works” user experience</w:t>
      </w:r>
    </w:p>
    <w:p w14:paraId="4D0E16F4" w14:textId="77777777" w:rsidR="005702A9" w:rsidRDefault="005702A9" w:rsidP="007363AE">
      <w:pPr>
        <w:pStyle w:val="Paragraphedeliste"/>
        <w:numPr>
          <w:ilvl w:val="0"/>
          <w:numId w:val="50"/>
        </w:numPr>
      </w:pPr>
      <w:r>
        <w:t>Resilient zero single-point-of-failure architecture</w:t>
      </w:r>
    </w:p>
    <w:p w14:paraId="309371EC" w14:textId="77777777" w:rsidR="005702A9" w:rsidRDefault="005702A9" w:rsidP="007363AE">
      <w:pPr>
        <w:pStyle w:val="Paragraphedeliste"/>
        <w:numPr>
          <w:ilvl w:val="0"/>
          <w:numId w:val="50"/>
        </w:numPr>
      </w:pPr>
      <w:r>
        <w:t>Secure by default with automatically generated certificates</w:t>
      </w:r>
    </w:p>
    <w:p w14:paraId="7964CF25" w14:textId="23863810" w:rsidR="00E85D83" w:rsidRDefault="005702A9" w:rsidP="007363AE">
      <w:pPr>
        <w:pStyle w:val="Paragraphedeliste"/>
        <w:numPr>
          <w:ilvl w:val="0"/>
          <w:numId w:val="50"/>
        </w:numPr>
      </w:pPr>
      <w:r>
        <w:t>Backward compatibility with existing components</w:t>
      </w:r>
    </w:p>
    <w:p w14:paraId="7805F250" w14:textId="77777777" w:rsidR="00CA09C8" w:rsidRDefault="00CA09C8" w:rsidP="00F5504D"/>
    <w:p w14:paraId="67906366" w14:textId="57146E09" w:rsidR="00F5504D" w:rsidRDefault="00F5504D" w:rsidP="00F5504D">
      <w:r>
        <w:t xml:space="preserve">The </w:t>
      </w:r>
      <w:r w:rsidR="00C84553">
        <w:t>very fe</w:t>
      </w:r>
      <w:r w:rsidR="00BA2AC2">
        <w:t>w simple manager API functions</w:t>
      </w:r>
      <w:r>
        <w:t xml:space="preserve"> are</w:t>
      </w:r>
      <w:r w:rsidR="00712D4B">
        <w:t>:</w:t>
      </w:r>
      <w:r w:rsidR="00920841">
        <w:t xml:space="preserve"> initializ</w:t>
      </w:r>
      <w:r w:rsidR="00A85345">
        <w:t>ing</w:t>
      </w:r>
      <w:r w:rsidR="00920841">
        <w:t xml:space="preserve"> a Swarm, add</w:t>
      </w:r>
      <w:r w:rsidR="00D207C3">
        <w:t xml:space="preserve"> a machine</w:t>
      </w:r>
      <w:r w:rsidR="00077931">
        <w:t>/node</w:t>
      </w:r>
      <w:r w:rsidR="00D207C3">
        <w:t xml:space="preserve"> to a swarm</w:t>
      </w:r>
      <w:r w:rsidR="00077931">
        <w:t xml:space="preserve">, remove a node from a swarm, </w:t>
      </w:r>
      <w:r w:rsidR="00712D4B">
        <w:t xml:space="preserve">and </w:t>
      </w:r>
      <w:r w:rsidR="00077931">
        <w:t xml:space="preserve">renew </w:t>
      </w:r>
      <w:r w:rsidR="007A5B26">
        <w:t>certificates</w:t>
      </w:r>
      <w:r w:rsidR="00A85345">
        <w:t>.</w:t>
      </w:r>
    </w:p>
    <w:p w14:paraId="448B3B8A" w14:textId="77777777" w:rsidR="00CA09C8" w:rsidRDefault="00CA09C8" w:rsidP="00F5504D"/>
    <w:p w14:paraId="0B9762E1" w14:textId="2EEA6BB3" w:rsidR="00F073AE" w:rsidRDefault="002245EB" w:rsidP="00F073AE">
      <w:r>
        <w:t>Regarding network,</w:t>
      </w:r>
      <w:r w:rsidR="00F073AE">
        <w:t xml:space="preserve"> Docker swarm generates two different kinds of traffic:</w:t>
      </w:r>
    </w:p>
    <w:p w14:paraId="49B8F8DA" w14:textId="77777777" w:rsidR="00F073AE" w:rsidRDefault="00F073AE" w:rsidP="00F073AE"/>
    <w:p w14:paraId="582F95FD" w14:textId="77777777" w:rsidR="00F073AE" w:rsidRDefault="00F073AE" w:rsidP="0047663D">
      <w:pPr>
        <w:pStyle w:val="Paragraphedeliste"/>
        <w:numPr>
          <w:ilvl w:val="0"/>
          <w:numId w:val="36"/>
        </w:numPr>
      </w:pPr>
      <w:r w:rsidRPr="00BC7641">
        <w:rPr>
          <w:b/>
        </w:rPr>
        <w:t>Control and management plane traffic:</w:t>
      </w:r>
      <w:r>
        <w:t xml:space="preserve"> This includes swarm management messages, such as requests to join or leave the swarm. This traffic is always encrypted.</w:t>
      </w:r>
    </w:p>
    <w:p w14:paraId="349A0019" w14:textId="77777777" w:rsidR="00F073AE" w:rsidRDefault="00F073AE" w:rsidP="00F073AE"/>
    <w:p w14:paraId="2EA14999" w14:textId="13029C39" w:rsidR="00CA09C8" w:rsidRDefault="00F073AE" w:rsidP="0047663D">
      <w:pPr>
        <w:pStyle w:val="Paragraphedeliste"/>
        <w:numPr>
          <w:ilvl w:val="0"/>
          <w:numId w:val="36"/>
        </w:numPr>
      </w:pPr>
      <w:r w:rsidRPr="00BC7641">
        <w:rPr>
          <w:b/>
        </w:rPr>
        <w:t>Application data plane traffic:</w:t>
      </w:r>
      <w:r>
        <w:t xml:space="preserve"> This includes container traffic and traffic to and from external clients.</w:t>
      </w:r>
    </w:p>
    <w:p w14:paraId="79A4102E" w14:textId="77777777" w:rsidR="00177480" w:rsidRDefault="00177480" w:rsidP="00177480">
      <w:pPr>
        <w:pStyle w:val="Paragraphedeliste"/>
      </w:pPr>
    </w:p>
    <w:p w14:paraId="54D63954" w14:textId="77777777" w:rsidR="008708A6" w:rsidRDefault="00177480" w:rsidP="008708A6">
      <w:pPr>
        <w:keepNext/>
        <w:jc w:val="center"/>
      </w:pPr>
      <w:r>
        <w:rPr>
          <w:noProof/>
        </w:rPr>
        <w:lastRenderedPageBreak/>
        <w:drawing>
          <wp:inline distT="0" distB="0" distL="0" distR="0" wp14:anchorId="7DC99987" wp14:editId="419D1B34">
            <wp:extent cx="5305925" cy="320040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cker-architecture-swarm.png"/>
                    <pic:cNvPicPr/>
                  </pic:nvPicPr>
                  <pic:blipFill>
                    <a:blip r:embed="rId129">
                      <a:extLst>
                        <a:ext uri="{28A0092B-C50C-407E-A947-70E740481C1C}">
                          <a14:useLocalDpi xmlns:a14="http://schemas.microsoft.com/office/drawing/2010/main" val="0"/>
                        </a:ext>
                      </a:extLst>
                    </a:blip>
                    <a:stretch>
                      <a:fillRect/>
                    </a:stretch>
                  </pic:blipFill>
                  <pic:spPr>
                    <a:xfrm>
                      <a:off x="0" y="0"/>
                      <a:ext cx="5321230" cy="3209632"/>
                    </a:xfrm>
                    <a:prstGeom prst="rect">
                      <a:avLst/>
                    </a:prstGeom>
                  </pic:spPr>
                </pic:pic>
              </a:graphicData>
            </a:graphic>
          </wp:inline>
        </w:drawing>
      </w:r>
    </w:p>
    <w:p w14:paraId="233C1488" w14:textId="7CD5374B" w:rsidR="00177480" w:rsidRDefault="008708A6" w:rsidP="008708A6">
      <w:pPr>
        <w:pStyle w:val="Lgende"/>
        <w:jc w:val="center"/>
      </w:pPr>
      <w:r>
        <w:t xml:space="preserve">Figure </w:t>
      </w:r>
      <w:r>
        <w:fldChar w:fldCharType="begin"/>
      </w:r>
      <w:r>
        <w:instrText xml:space="preserve"> SEQ Figure \* ARABIC </w:instrText>
      </w:r>
      <w:r>
        <w:fldChar w:fldCharType="separate"/>
      </w:r>
      <w:r w:rsidR="00661879">
        <w:rPr>
          <w:noProof/>
        </w:rPr>
        <w:t>8</w:t>
      </w:r>
      <w:r>
        <w:fldChar w:fldCharType="end"/>
      </w:r>
      <w:r>
        <w:t>: Docker Swarm Architecture</w:t>
      </w:r>
    </w:p>
    <w:p w14:paraId="7217E413" w14:textId="77777777" w:rsidR="00177480" w:rsidRPr="00F5504D" w:rsidRDefault="00177480" w:rsidP="00177480"/>
    <w:p w14:paraId="73103CD6" w14:textId="77777777" w:rsidR="00040A88" w:rsidRDefault="00040A88" w:rsidP="00040A88">
      <w:pPr>
        <w:pStyle w:val="Titre3"/>
      </w:pPr>
      <w:bookmarkStart w:id="240" w:name="_Toc499823560"/>
      <w:bookmarkStart w:id="241" w:name="_Toc500837506"/>
      <w:r>
        <w:t>Technical Considerations</w:t>
      </w:r>
      <w:bookmarkEnd w:id="240"/>
      <w:bookmarkEnd w:id="241"/>
    </w:p>
    <w:p w14:paraId="1CA64CA7" w14:textId="77777777" w:rsidR="005575DA" w:rsidRPr="005575DA" w:rsidRDefault="005575DA" w:rsidP="005575DA"/>
    <w:p w14:paraId="1A11ACEA" w14:textId="77777777" w:rsidR="00A45295" w:rsidRDefault="00A45295" w:rsidP="00A45295">
      <w:r>
        <w:t>Docker daemons participating in a swarm need the ability to communicate with each other over the following ports:</w:t>
      </w:r>
    </w:p>
    <w:p w14:paraId="6BF1B542" w14:textId="77777777" w:rsidR="00A45295" w:rsidRDefault="00A45295" w:rsidP="0047663D">
      <w:pPr>
        <w:pStyle w:val="Paragraphedeliste"/>
        <w:numPr>
          <w:ilvl w:val="0"/>
          <w:numId w:val="37"/>
        </w:numPr>
      </w:pPr>
      <w:r>
        <w:t>Port 7946 TCP/UDP for container network discovery.</w:t>
      </w:r>
    </w:p>
    <w:p w14:paraId="56FAF995" w14:textId="32C39179" w:rsidR="0077716C" w:rsidRDefault="00A45295" w:rsidP="0047663D">
      <w:pPr>
        <w:pStyle w:val="Paragraphedeliste"/>
        <w:numPr>
          <w:ilvl w:val="0"/>
          <w:numId w:val="37"/>
        </w:numPr>
      </w:pPr>
      <w:r>
        <w:t xml:space="preserve">Port 4789 UDP for the container </w:t>
      </w:r>
      <w:r w:rsidRPr="00307B45">
        <w:rPr>
          <w:b/>
        </w:rPr>
        <w:t>overlay</w:t>
      </w:r>
      <w:r>
        <w:t xml:space="preserve"> network.</w:t>
      </w:r>
    </w:p>
    <w:p w14:paraId="110DCE50" w14:textId="77777777" w:rsidR="009B1FD6" w:rsidRDefault="006C7E47" w:rsidP="00474B4D">
      <w:r>
        <w:t>This means that only those 2 ports need to be open</w:t>
      </w:r>
      <w:r w:rsidR="00E95EED">
        <w:t xml:space="preserve"> in fir</w:t>
      </w:r>
      <w:r w:rsidR="003B380D">
        <w:t>e</w:t>
      </w:r>
      <w:r w:rsidR="00E95EED">
        <w:t>walls</w:t>
      </w:r>
      <w:r w:rsidR="003B380D">
        <w:t xml:space="preserve"> that sit between virtual networks </w:t>
      </w:r>
      <w:r w:rsidR="00317AF9">
        <w:t xml:space="preserve">on which the </w:t>
      </w:r>
      <w:r w:rsidR="00517BD2">
        <w:t xml:space="preserve">docker </w:t>
      </w:r>
      <w:r w:rsidR="00317AF9">
        <w:t>swarm is deployed</w:t>
      </w:r>
      <w:r w:rsidR="009B1FD6">
        <w:t>.</w:t>
      </w:r>
    </w:p>
    <w:p w14:paraId="5DAB3B0A" w14:textId="3FF90390" w:rsidR="00474B4D" w:rsidRDefault="00307B45" w:rsidP="00474B4D">
      <w:r>
        <w:t>The application data communication</w:t>
      </w:r>
      <w:r w:rsidR="00317AF9">
        <w:t xml:space="preserve"> </w:t>
      </w:r>
      <w:proofErr w:type="gramStart"/>
      <w:r w:rsidR="0090058A">
        <w:t>go</w:t>
      </w:r>
      <w:proofErr w:type="gramEnd"/>
      <w:r w:rsidR="0090058A">
        <w:t xml:space="preserve"> through the Overlay network</w:t>
      </w:r>
      <w:r w:rsidR="001B5C39">
        <w:t xml:space="preserve"> (TCP packets are </w:t>
      </w:r>
      <w:r w:rsidR="001D7890">
        <w:t xml:space="preserve">encrypted and </w:t>
      </w:r>
      <w:r w:rsidR="002866B5">
        <w:t>encapsulated in UDP packets</w:t>
      </w:r>
      <w:r w:rsidR="00943F11">
        <w:t>)</w:t>
      </w:r>
    </w:p>
    <w:p w14:paraId="5FC2337B" w14:textId="77777777" w:rsidR="00943F11" w:rsidRPr="0077716C" w:rsidRDefault="00943F11" w:rsidP="00474B4D"/>
    <w:p w14:paraId="50FAD541" w14:textId="77777777" w:rsidR="00040A88" w:rsidRDefault="00040A88" w:rsidP="00040A88">
      <w:pPr>
        <w:pStyle w:val="Titre3"/>
      </w:pPr>
      <w:bookmarkStart w:id="242" w:name="_Toc499823561"/>
      <w:bookmarkStart w:id="243" w:name="_Toc500837507"/>
      <w:r>
        <w:t>Selected Product(s)</w:t>
      </w:r>
      <w:bookmarkEnd w:id="242"/>
      <w:bookmarkEnd w:id="243"/>
    </w:p>
    <w:p w14:paraId="12644340" w14:textId="174E8E71" w:rsidR="005575DA" w:rsidRDefault="00297DF5" w:rsidP="005575DA">
      <w:r>
        <w:t xml:space="preserve">In a first step </w:t>
      </w:r>
      <w:r w:rsidR="00345094">
        <w:t xml:space="preserve">Docker </w:t>
      </w:r>
      <w:r>
        <w:t>Swarm will be used to deploy the Smart City platform</w:t>
      </w:r>
      <w:r w:rsidR="00191FD2">
        <w:t>.</w:t>
      </w:r>
    </w:p>
    <w:p w14:paraId="5FA76710" w14:textId="1A181ED2" w:rsidR="00C949C2" w:rsidRDefault="00EA2B5F" w:rsidP="00C949C2">
      <w:r>
        <w:t xml:space="preserve">in a second step it should be </w:t>
      </w:r>
      <w:r w:rsidR="003A0672">
        <w:t xml:space="preserve">interesting to </w:t>
      </w:r>
      <w:r w:rsidR="000A5DC3">
        <w:t xml:space="preserve">install </w:t>
      </w:r>
      <w:r w:rsidR="00C949C2">
        <w:t xml:space="preserve">and use a container management solution such as </w:t>
      </w:r>
      <w:hyperlink r:id="rId130" w:history="1">
        <w:r w:rsidR="00C949C2" w:rsidRPr="00871BE1">
          <w:rPr>
            <w:rStyle w:val="Lienhypertexte"/>
          </w:rPr>
          <w:t>Rancher</w:t>
        </w:r>
      </w:hyperlink>
    </w:p>
    <w:p w14:paraId="3429B85D" w14:textId="0A7BF631" w:rsidR="00C949C2" w:rsidRDefault="00C949C2" w:rsidP="00C949C2">
      <w:r w:rsidRPr="00871BE1">
        <w:t xml:space="preserve">Rancher is a complete </w:t>
      </w:r>
      <w:r>
        <w:t xml:space="preserve">open-source </w:t>
      </w:r>
      <w:r w:rsidRPr="00871BE1">
        <w:t xml:space="preserve">container management platform that makes managing and using containers in production </w:t>
      </w:r>
      <w:proofErr w:type="gramStart"/>
      <w:r w:rsidRPr="00871BE1">
        <w:t>really easy</w:t>
      </w:r>
      <w:proofErr w:type="gramEnd"/>
      <w:r w:rsidRPr="00871BE1">
        <w:t>.</w:t>
      </w:r>
    </w:p>
    <w:p w14:paraId="3F92A2AC" w14:textId="77777777" w:rsidR="00C949C2" w:rsidRDefault="00C949C2" w:rsidP="00C949C2">
      <w:r>
        <w:t>It allows to deploy services stacks over several Docker orchestration tools such as: Kubernetes, Swarm, Mesos.</w:t>
      </w:r>
    </w:p>
    <w:p w14:paraId="38B17ED0" w14:textId="1A4F47F7" w:rsidR="0059003A" w:rsidRDefault="00C949C2" w:rsidP="00C949C2">
      <w:r>
        <w:t xml:space="preserve">It allows </w:t>
      </w:r>
      <w:r w:rsidRPr="008847AF">
        <w:t>adding hosts directly from cloud providers or adding a host that’s already been prov</w:t>
      </w:r>
      <w:r>
        <w:t>isioned. For cloud providers, host are</w:t>
      </w:r>
      <w:r w:rsidRPr="008847AF">
        <w:t xml:space="preserve"> provision</w:t>
      </w:r>
      <w:r>
        <w:t>ed</w:t>
      </w:r>
      <w:r w:rsidRPr="008847AF">
        <w:t xml:space="preserve"> using docker-machine and support any images that docker-machine supports</w:t>
      </w:r>
      <w:r w:rsidR="00C52115">
        <w:t xml:space="preserve">, </w:t>
      </w:r>
      <w:r w:rsidR="00BA77D8">
        <w:t>also i</w:t>
      </w:r>
      <w:r w:rsidR="0059003A">
        <w:t>t allows to manage several environments</w:t>
      </w:r>
      <w:r w:rsidR="00827DE0">
        <w:t xml:space="preserve"> </w:t>
      </w:r>
      <w:r w:rsidR="000A7261">
        <w:t>such as</w:t>
      </w:r>
      <w:r w:rsidR="00827DE0">
        <w:t xml:space="preserve"> production, QA, dev</w:t>
      </w:r>
      <w:r w:rsidR="009139B3">
        <w:t>.</w:t>
      </w:r>
    </w:p>
    <w:p w14:paraId="3C560E8B" w14:textId="162339B0" w:rsidR="007F3D9C" w:rsidRDefault="007F3D9C" w:rsidP="00C949C2">
      <w:r>
        <w:t>I</w:t>
      </w:r>
      <w:r w:rsidR="00EE7335">
        <w:t xml:space="preserve">n </w:t>
      </w:r>
      <w:r w:rsidR="00ED5E3E">
        <w:t>addition,</w:t>
      </w:r>
      <w:r w:rsidR="003012DC">
        <w:t xml:space="preserve"> i</w:t>
      </w:r>
      <w:r>
        <w:t xml:space="preserve">t integrates </w:t>
      </w:r>
      <w:r w:rsidR="00EE7335">
        <w:t>natively some monitoring features.</w:t>
      </w:r>
    </w:p>
    <w:p w14:paraId="1D058682" w14:textId="77777777" w:rsidR="00215855" w:rsidRPr="005575DA" w:rsidRDefault="00215855" w:rsidP="005575DA"/>
    <w:p w14:paraId="41D3EDAA" w14:textId="77777777" w:rsidR="00040A88" w:rsidRDefault="00040A88" w:rsidP="00040A88">
      <w:pPr>
        <w:pStyle w:val="Titre3"/>
      </w:pPr>
      <w:bookmarkStart w:id="244" w:name="_Toc499823562"/>
      <w:bookmarkStart w:id="245" w:name="_Toc500837508"/>
      <w:r>
        <w:t>Selection Rationale</w:t>
      </w:r>
      <w:bookmarkEnd w:id="244"/>
      <w:bookmarkEnd w:id="245"/>
    </w:p>
    <w:p w14:paraId="56E35A09" w14:textId="202E3B2B" w:rsidR="00191FD2" w:rsidRDefault="002328C2" w:rsidP="00191FD2">
      <w:r>
        <w:t xml:space="preserve">Docker Swarm is simple to learn compared to </w:t>
      </w:r>
      <w:r w:rsidR="000856F1">
        <w:t>other solutions like Kubernetes or Mesos</w:t>
      </w:r>
      <w:r w:rsidR="00534C38">
        <w:t>, this is the reason we’ll start with it</w:t>
      </w:r>
      <w:r w:rsidR="007F310D">
        <w:t xml:space="preserve"> to host the </w:t>
      </w:r>
      <w:r w:rsidR="00334E22">
        <w:t>smart city platform</w:t>
      </w:r>
      <w:r w:rsidR="00534C38">
        <w:t>.</w:t>
      </w:r>
    </w:p>
    <w:p w14:paraId="55119DC2" w14:textId="6293F0DB" w:rsidR="00B62B52" w:rsidRDefault="00E078DE" w:rsidP="00191FD2">
      <w:r>
        <w:t xml:space="preserve">A comparison between </w:t>
      </w:r>
      <w:r w:rsidR="00325168">
        <w:t>Docker swarm</w:t>
      </w:r>
      <w:r w:rsidR="004E6E3E">
        <w:t xml:space="preserve"> and </w:t>
      </w:r>
      <w:r w:rsidR="00D35873">
        <w:t>Kubernetes</w:t>
      </w:r>
      <w:r w:rsidR="005C1E49">
        <w:t xml:space="preserve"> </w:t>
      </w:r>
      <w:r w:rsidR="00B45964">
        <w:t>explain</w:t>
      </w:r>
      <w:r w:rsidR="00B62B52">
        <w:t>s</w:t>
      </w:r>
      <w:r w:rsidR="00B45964">
        <w:t xml:space="preserve"> </w:t>
      </w:r>
      <w:r w:rsidR="007E42D2">
        <w:t xml:space="preserve">well </w:t>
      </w:r>
      <w:r w:rsidR="00B45964">
        <w:t>the differences</w:t>
      </w:r>
      <w:r w:rsidR="00B62B52">
        <w:t xml:space="preserve">: </w:t>
      </w:r>
      <w:hyperlink r:id="rId131" w:history="1">
        <w:r w:rsidR="00B62B52" w:rsidRPr="005422F3">
          <w:rPr>
            <w:rStyle w:val="Lienhypertexte"/>
          </w:rPr>
          <w:t>https://platform9.com/blog/kubernetes-docker-swarm-compared/</w:t>
        </w:r>
      </w:hyperlink>
    </w:p>
    <w:p w14:paraId="3347A997" w14:textId="77777777" w:rsidR="00B62B52" w:rsidRDefault="00B62B52" w:rsidP="00191FD2"/>
    <w:p w14:paraId="0DCABDC1" w14:textId="77777777" w:rsidR="009139B3" w:rsidRDefault="004931D2" w:rsidP="00191FD2">
      <w:r>
        <w:lastRenderedPageBreak/>
        <w:t xml:space="preserve">Adding Rancher in the game could </w:t>
      </w:r>
      <w:r w:rsidR="000E00B9">
        <w:t xml:space="preserve">help to simplify the </w:t>
      </w:r>
      <w:r w:rsidR="00585DF2">
        <w:t>management of the platform, and later replace Swarm with Kubernetes</w:t>
      </w:r>
      <w:r w:rsidR="00D03C68">
        <w:t xml:space="preserve">, to be able to scale </w:t>
      </w:r>
      <w:r w:rsidR="00E26A3A">
        <w:t>automatically the platform</w:t>
      </w:r>
      <w:r w:rsidR="00D22CD7">
        <w:t>.</w:t>
      </w:r>
    </w:p>
    <w:p w14:paraId="229777F4" w14:textId="77777777" w:rsidR="00534C38" w:rsidRPr="00191FD2" w:rsidRDefault="00534C38" w:rsidP="00191FD2"/>
    <w:p w14:paraId="7A515E6F" w14:textId="77777777" w:rsidR="00040A88" w:rsidRDefault="00040A88" w:rsidP="00040A88">
      <w:pPr>
        <w:pStyle w:val="Titre3"/>
      </w:pPr>
      <w:bookmarkStart w:id="246" w:name="_Toc499823563"/>
      <w:bookmarkStart w:id="247" w:name="_Toc500837509"/>
      <w:r>
        <w:t>Architecture Risks</w:t>
      </w:r>
      <w:bookmarkEnd w:id="246"/>
      <w:bookmarkEnd w:id="247"/>
    </w:p>
    <w:p w14:paraId="2526BE7A" w14:textId="19979F1F" w:rsidR="00334E22" w:rsidRDefault="00D12D91" w:rsidP="00334E22">
      <w:r>
        <w:t xml:space="preserve">To achieve </w:t>
      </w:r>
      <w:r w:rsidR="009F676C">
        <w:t xml:space="preserve">fault tolerance, several nodes </w:t>
      </w:r>
      <w:r w:rsidR="00EB6C56">
        <w:t>should</w:t>
      </w:r>
      <w:r w:rsidR="009F676C">
        <w:t xml:space="preserve"> be </w:t>
      </w:r>
      <w:r w:rsidR="00BE46F2">
        <w:t xml:space="preserve">set as </w:t>
      </w:r>
      <w:r w:rsidR="009F676C">
        <w:t xml:space="preserve">Swarm </w:t>
      </w:r>
      <w:r w:rsidR="00EB6C56">
        <w:t>managers</w:t>
      </w:r>
      <w:r w:rsidR="00BE46F2">
        <w:t>, ideally one per data center</w:t>
      </w:r>
      <w:r w:rsidR="00C10E9C">
        <w:t>.</w:t>
      </w:r>
    </w:p>
    <w:p w14:paraId="382BDE45" w14:textId="1347E93F" w:rsidR="00C37C1B" w:rsidRPr="00334E22" w:rsidRDefault="00C31B42" w:rsidP="00334E22">
      <w:r>
        <w:t xml:space="preserve">It is </w:t>
      </w:r>
      <w:r w:rsidR="007F6D7B">
        <w:t>advised</w:t>
      </w:r>
      <w:r>
        <w:t xml:space="preserve"> to have an odd number of swar</w:t>
      </w:r>
      <w:r w:rsidR="007F6D7B">
        <w:t xml:space="preserve">m </w:t>
      </w:r>
      <w:r>
        <w:t>managers</w:t>
      </w:r>
      <w:r w:rsidR="007F6D7B">
        <w:t xml:space="preserve"> (1</w:t>
      </w:r>
      <w:r w:rsidR="00455745">
        <w:t>=&gt; SPOF</w:t>
      </w:r>
      <w:r w:rsidR="007F6D7B">
        <w:t>, 3, 5….)</w:t>
      </w:r>
    </w:p>
    <w:p w14:paraId="7161D28D" w14:textId="4A863D74" w:rsidR="002D7C8C" w:rsidRDefault="00F6725F" w:rsidP="00040A88">
      <w:pPr>
        <w:pStyle w:val="Titre2"/>
      </w:pPr>
      <w:bookmarkStart w:id="248" w:name="_Toc499823564"/>
      <w:bookmarkStart w:id="249" w:name="_Toc500837510"/>
      <w:r>
        <w:t>Security Component IDM GE</w:t>
      </w:r>
      <w:bookmarkEnd w:id="248"/>
      <w:bookmarkEnd w:id="249"/>
    </w:p>
    <w:p w14:paraId="50D76AAD" w14:textId="77777777" w:rsidR="002D7C8C" w:rsidRPr="0077092E" w:rsidRDefault="002D7C8C" w:rsidP="002D7C8C"/>
    <w:p w14:paraId="7324532D" w14:textId="77777777" w:rsidR="002D7C8C" w:rsidRDefault="002D7C8C" w:rsidP="002D7C8C">
      <w:pPr>
        <w:pStyle w:val="Titre3"/>
      </w:pPr>
      <w:bookmarkStart w:id="250" w:name="_Toc499823565"/>
      <w:bookmarkStart w:id="251" w:name="_Toc500837511"/>
      <w:r>
        <w:t>Component Functions</w:t>
      </w:r>
      <w:bookmarkEnd w:id="250"/>
      <w:bookmarkEnd w:id="251"/>
    </w:p>
    <w:p w14:paraId="5397C781" w14:textId="77777777" w:rsidR="00F6725F" w:rsidRDefault="00F6725F" w:rsidP="00F6725F">
      <w:r>
        <w:t xml:space="preserve">Manage </w:t>
      </w:r>
      <w:r w:rsidR="00CD2DD9">
        <w:t xml:space="preserve">globally </w:t>
      </w:r>
      <w:r>
        <w:t xml:space="preserve">the security </w:t>
      </w:r>
      <w:r w:rsidR="00CD2DD9">
        <w:t xml:space="preserve">for the </w:t>
      </w:r>
      <w:proofErr w:type="spellStart"/>
      <w:r w:rsidR="00CD2DD9">
        <w:t>Fiware</w:t>
      </w:r>
      <w:proofErr w:type="spellEnd"/>
      <w:r w:rsidR="00CD2DD9">
        <w:t xml:space="preserve"> platform, in terms of identity and access authorization to services and data.</w:t>
      </w:r>
    </w:p>
    <w:p w14:paraId="00CD77E9" w14:textId="4CB40236" w:rsidR="00800872" w:rsidRDefault="00800872" w:rsidP="00F6725F">
      <w:r>
        <w:t xml:space="preserve">The </w:t>
      </w:r>
      <w:proofErr w:type="spellStart"/>
      <w:r>
        <w:t>Keyrock</w:t>
      </w:r>
      <w:proofErr w:type="spellEnd"/>
      <w:r>
        <w:t xml:space="preserve"> module provides identity management Keystone back-end, the integrated web UI is provided through Horizon front-end, which allows user accounts management.</w:t>
      </w:r>
    </w:p>
    <w:p w14:paraId="4E29519F" w14:textId="77777777" w:rsidR="00C739AA" w:rsidRDefault="00C739AA" w:rsidP="00C739AA"/>
    <w:p w14:paraId="263A86FF" w14:textId="71482B21" w:rsidR="00C739AA" w:rsidRDefault="00C739AA" w:rsidP="00C739AA">
      <w:proofErr w:type="spellStart"/>
      <w:r>
        <w:t>AuthZForce</w:t>
      </w:r>
      <w:proofErr w:type="spellEnd"/>
      <w:r w:rsidRPr="00CB280B">
        <w:t xml:space="preserve"> </w:t>
      </w:r>
      <w:r>
        <w:t xml:space="preserve">is the PDP (Policy Decision Point), PEP Proxy the </w:t>
      </w:r>
      <w:r w:rsidRPr="00CB280B">
        <w:t>PEP (Policy Enforcement Point)</w:t>
      </w:r>
      <w:r>
        <w:t>.</w:t>
      </w:r>
    </w:p>
    <w:p w14:paraId="30C5A204" w14:textId="77777777" w:rsidR="00C739AA" w:rsidRDefault="00C739AA" w:rsidP="00F6725F"/>
    <w:p w14:paraId="657DC32A" w14:textId="5418D6FC" w:rsidR="00800872" w:rsidRDefault="00800872" w:rsidP="00F6725F">
      <w:r>
        <w:t xml:space="preserve">The </w:t>
      </w:r>
      <w:proofErr w:type="spellStart"/>
      <w:r>
        <w:t>AuthZforce</w:t>
      </w:r>
      <w:proofErr w:type="spellEnd"/>
      <w:r>
        <w:t xml:space="preserve"> component provides roles and access rights management</w:t>
      </w:r>
      <w:r w:rsidR="00BD6FA6">
        <w:t xml:space="preserve"> based on XACML</w:t>
      </w:r>
    </w:p>
    <w:p w14:paraId="24B511D4" w14:textId="1087565C" w:rsidR="00800872" w:rsidRDefault="00800872" w:rsidP="00F6725F">
      <w:r>
        <w:t xml:space="preserve">The PEP Proxy components provides </w:t>
      </w:r>
      <w:proofErr w:type="spellStart"/>
      <w:r w:rsidR="00376CD1">
        <w:t>Keyrock</w:t>
      </w:r>
      <w:proofErr w:type="spellEnd"/>
      <w:r w:rsidR="00376CD1">
        <w:t xml:space="preserve"> security to other backend</w:t>
      </w:r>
      <w:r w:rsidR="00AD1466">
        <w:t>s</w:t>
      </w:r>
      <w:r w:rsidR="00376CD1">
        <w:t xml:space="preserve"> of the platform such as Orion context broker</w:t>
      </w:r>
      <w:r w:rsidR="00087BE5">
        <w:t>.</w:t>
      </w:r>
    </w:p>
    <w:p w14:paraId="0F7359DB" w14:textId="31613638" w:rsidR="00087BE5" w:rsidRDefault="00C739AA" w:rsidP="00F6725F">
      <w:r>
        <w:t>The 3 components together</w:t>
      </w:r>
      <w:r w:rsidR="00BD6FA6">
        <w:t xml:space="preserve"> </w:t>
      </w:r>
      <w:r>
        <w:t>offer</w:t>
      </w:r>
      <w:r w:rsidR="00BD6FA6">
        <w:t xml:space="preserve"> 3 levels of security:</w:t>
      </w:r>
    </w:p>
    <w:p w14:paraId="6147ABE8" w14:textId="77777777" w:rsidR="00BD6FA6" w:rsidRDefault="00BD6FA6" w:rsidP="0047663D">
      <w:pPr>
        <w:pStyle w:val="Paragraphedeliste"/>
        <w:numPr>
          <w:ilvl w:val="0"/>
          <w:numId w:val="34"/>
        </w:numPr>
      </w:pPr>
      <w:r>
        <w:t>Level 1: Authentication</w:t>
      </w:r>
    </w:p>
    <w:p w14:paraId="159ADC85" w14:textId="77777777" w:rsidR="00BD6FA6" w:rsidRDefault="00BD6FA6" w:rsidP="0047663D">
      <w:pPr>
        <w:pStyle w:val="Paragraphedeliste"/>
        <w:numPr>
          <w:ilvl w:val="0"/>
          <w:numId w:val="34"/>
        </w:numPr>
      </w:pPr>
      <w:r>
        <w:t>Level 2: Basic Authorization</w:t>
      </w:r>
    </w:p>
    <w:p w14:paraId="5DB5CB44" w14:textId="710A89BE" w:rsidR="00BD6FA6" w:rsidRDefault="00BD6FA6" w:rsidP="0047663D">
      <w:pPr>
        <w:pStyle w:val="Paragraphedeliste"/>
        <w:numPr>
          <w:ilvl w:val="0"/>
          <w:numId w:val="34"/>
        </w:numPr>
      </w:pPr>
      <w:r>
        <w:t>Level 3: Advanced Authorization</w:t>
      </w:r>
    </w:p>
    <w:p w14:paraId="143C7125" w14:textId="798DF1D5" w:rsidR="00087BE5" w:rsidRDefault="00087BE5" w:rsidP="00F6725F"/>
    <w:p w14:paraId="1D1026A0" w14:textId="77777777" w:rsidR="00BD6FA6" w:rsidRDefault="00BD6FA6" w:rsidP="00BD6FA6">
      <w:pPr>
        <w:keepNext/>
      </w:pPr>
      <w:r>
        <w:rPr>
          <w:noProof/>
          <w:lang w:val="fr-FR" w:eastAsia="fr-FR"/>
        </w:rPr>
        <w:drawing>
          <wp:inline distT="0" distB="0" distL="0" distR="0" wp14:anchorId="2C1134C1" wp14:editId="551B73D7">
            <wp:extent cx="3790950" cy="2436237"/>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p_proxy_Level_1-_Authentication.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3797974" cy="2440751"/>
                    </a:xfrm>
                    <a:prstGeom prst="rect">
                      <a:avLst/>
                    </a:prstGeom>
                  </pic:spPr>
                </pic:pic>
              </a:graphicData>
            </a:graphic>
          </wp:inline>
        </w:drawing>
      </w:r>
    </w:p>
    <w:p w14:paraId="558372E3" w14:textId="08ADDBDF" w:rsidR="00BD6FA6" w:rsidRDefault="00BD6FA6" w:rsidP="00BD6FA6">
      <w:pPr>
        <w:pStyle w:val="Lgende"/>
      </w:pPr>
      <w:r>
        <w:t xml:space="preserve">Figure </w:t>
      </w:r>
      <w:r>
        <w:fldChar w:fldCharType="begin"/>
      </w:r>
      <w:r>
        <w:instrText xml:space="preserve"> SEQ Figure \* ARABIC </w:instrText>
      </w:r>
      <w:r>
        <w:fldChar w:fldCharType="separate"/>
      </w:r>
      <w:r w:rsidR="00661879">
        <w:rPr>
          <w:noProof/>
        </w:rPr>
        <w:t>9</w:t>
      </w:r>
      <w:r>
        <w:fldChar w:fldCharType="end"/>
      </w:r>
      <w:r>
        <w:t xml:space="preserve">: </w:t>
      </w:r>
      <w:r w:rsidRPr="002A5E40">
        <w:t>Level 1: Authentication</w:t>
      </w:r>
      <w:r w:rsidR="00C739AA">
        <w:t xml:space="preserve"> only</w:t>
      </w:r>
      <w:r w:rsidR="002619EF">
        <w:t xml:space="preserve"> (</w:t>
      </w:r>
      <w:proofErr w:type="spellStart"/>
      <w:r w:rsidR="002619EF">
        <w:t>Fiware</w:t>
      </w:r>
      <w:proofErr w:type="spellEnd"/>
      <w:r w:rsidR="002619EF">
        <w:t xml:space="preserve"> Account is </w:t>
      </w:r>
      <w:proofErr w:type="spellStart"/>
      <w:r w:rsidR="002619EF">
        <w:t>Keyrock</w:t>
      </w:r>
      <w:proofErr w:type="spellEnd"/>
      <w:r w:rsidR="002619EF">
        <w:t xml:space="preserve"> IDM)</w:t>
      </w:r>
    </w:p>
    <w:p w14:paraId="74D80A5D" w14:textId="6B951768" w:rsidR="00BD6FA6" w:rsidRDefault="00BD6FA6" w:rsidP="00F6725F"/>
    <w:p w14:paraId="39B89C0D" w14:textId="77777777" w:rsidR="00BD6FA6" w:rsidRDefault="00BD6FA6" w:rsidP="00BD6FA6">
      <w:pPr>
        <w:keepNext/>
      </w:pPr>
      <w:r>
        <w:rPr>
          <w:noProof/>
          <w:lang w:val="fr-FR" w:eastAsia="fr-FR"/>
        </w:rPr>
        <w:lastRenderedPageBreak/>
        <w:drawing>
          <wp:inline distT="0" distB="0" distL="0" distR="0" wp14:anchorId="6ADEF004" wp14:editId="08637904">
            <wp:extent cx="3784600" cy="2371682"/>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P_proxy_Level_2-_Basic_Authorization.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3804841" cy="2384366"/>
                    </a:xfrm>
                    <a:prstGeom prst="rect">
                      <a:avLst/>
                    </a:prstGeom>
                  </pic:spPr>
                </pic:pic>
              </a:graphicData>
            </a:graphic>
          </wp:inline>
        </w:drawing>
      </w:r>
    </w:p>
    <w:p w14:paraId="51AFD868" w14:textId="7B6619B1" w:rsidR="00BD6FA6" w:rsidRDefault="00BD6FA6" w:rsidP="00BD6FA6">
      <w:pPr>
        <w:pStyle w:val="Lgende"/>
      </w:pPr>
      <w:r>
        <w:t xml:space="preserve">Figure </w:t>
      </w:r>
      <w:r>
        <w:fldChar w:fldCharType="begin"/>
      </w:r>
      <w:r>
        <w:instrText xml:space="preserve"> SEQ Figure \* ARABIC </w:instrText>
      </w:r>
      <w:r>
        <w:fldChar w:fldCharType="separate"/>
      </w:r>
      <w:r w:rsidR="00661879">
        <w:rPr>
          <w:noProof/>
        </w:rPr>
        <w:t>10</w:t>
      </w:r>
      <w:r>
        <w:fldChar w:fldCharType="end"/>
      </w:r>
      <w:r>
        <w:t xml:space="preserve">: </w:t>
      </w:r>
      <w:r w:rsidRPr="009A06F8">
        <w:t xml:space="preserve">Level 2: </w:t>
      </w:r>
      <w:r w:rsidR="00C739AA" w:rsidRPr="002A5E40">
        <w:t>Authentication</w:t>
      </w:r>
      <w:r w:rsidR="00C739AA">
        <w:t xml:space="preserve"> &amp; </w:t>
      </w:r>
      <w:r w:rsidRPr="009A06F8">
        <w:t>Basic Authorization</w:t>
      </w:r>
    </w:p>
    <w:p w14:paraId="6C8D6AA6" w14:textId="77777777" w:rsidR="00BD6FA6" w:rsidRDefault="00BD6FA6" w:rsidP="00F6725F"/>
    <w:p w14:paraId="1476C8CC" w14:textId="77777777" w:rsidR="00BD6FA6" w:rsidRDefault="00BD6FA6" w:rsidP="00BD6FA6">
      <w:pPr>
        <w:keepNext/>
      </w:pPr>
      <w:r>
        <w:rPr>
          <w:noProof/>
          <w:lang w:val="fr-FR" w:eastAsia="fr-FR"/>
        </w:rPr>
        <w:drawing>
          <wp:inline distT="0" distB="0" distL="0" distR="0" wp14:anchorId="6D46A907" wp14:editId="46AAE949">
            <wp:extent cx="3762611" cy="2336800"/>
            <wp:effectExtent l="0" t="0" r="9525"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P_proxy_Level_3_Authorization.p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3778360" cy="2346581"/>
                    </a:xfrm>
                    <a:prstGeom prst="rect">
                      <a:avLst/>
                    </a:prstGeom>
                  </pic:spPr>
                </pic:pic>
              </a:graphicData>
            </a:graphic>
          </wp:inline>
        </w:drawing>
      </w:r>
    </w:p>
    <w:p w14:paraId="1D79E1A7" w14:textId="44A88A7A" w:rsidR="00BD6FA6" w:rsidRDefault="00BD6FA6" w:rsidP="00BD6FA6">
      <w:pPr>
        <w:pStyle w:val="Lgende"/>
      </w:pPr>
      <w:r>
        <w:t xml:space="preserve">Figure </w:t>
      </w:r>
      <w:r>
        <w:fldChar w:fldCharType="begin"/>
      </w:r>
      <w:r>
        <w:instrText xml:space="preserve"> SEQ Figure \* ARABIC </w:instrText>
      </w:r>
      <w:r>
        <w:fldChar w:fldCharType="separate"/>
      </w:r>
      <w:r w:rsidR="00661879">
        <w:rPr>
          <w:noProof/>
        </w:rPr>
        <w:t>11</w:t>
      </w:r>
      <w:r>
        <w:fldChar w:fldCharType="end"/>
      </w:r>
      <w:r>
        <w:t>: Level 3</w:t>
      </w:r>
      <w:r w:rsidRPr="00AD4738">
        <w:t xml:space="preserve">: </w:t>
      </w:r>
      <w:r w:rsidR="00C739AA" w:rsidRPr="002A5E40">
        <w:t>Authentication</w:t>
      </w:r>
      <w:r w:rsidR="00C739AA">
        <w:t xml:space="preserve"> &amp; </w:t>
      </w:r>
      <w:r w:rsidRPr="00AD4738">
        <w:t>Advanced Authorization</w:t>
      </w:r>
      <w:r w:rsidR="00C739AA">
        <w:t xml:space="preserve"> (using XACML).</w:t>
      </w:r>
    </w:p>
    <w:p w14:paraId="0B986229" w14:textId="77777777" w:rsidR="00BD6FA6" w:rsidRPr="00F6725F" w:rsidRDefault="00BD6FA6" w:rsidP="00F6725F"/>
    <w:p w14:paraId="5179C2B6" w14:textId="77777777" w:rsidR="002D7C8C" w:rsidRDefault="002D7C8C" w:rsidP="002D7C8C">
      <w:pPr>
        <w:pStyle w:val="Titre3"/>
      </w:pPr>
      <w:bookmarkStart w:id="252" w:name="_Toc499823566"/>
      <w:bookmarkStart w:id="253" w:name="_Toc500837512"/>
      <w:r>
        <w:t>Technical Considerations</w:t>
      </w:r>
      <w:bookmarkEnd w:id="252"/>
      <w:bookmarkEnd w:id="253"/>
    </w:p>
    <w:p w14:paraId="0BCCD42A" w14:textId="77777777" w:rsidR="006D346F" w:rsidRDefault="006D346F" w:rsidP="00CD2DD9">
      <w:r>
        <w:t xml:space="preserve">It’s based on </w:t>
      </w:r>
      <w:r w:rsidRPr="00E76486">
        <w:rPr>
          <w:b/>
        </w:rPr>
        <w:t>Keystone</w:t>
      </w:r>
      <w:r>
        <w:t>, the IDM component of OpenStack cloud software suite.</w:t>
      </w:r>
    </w:p>
    <w:p w14:paraId="4BF41624" w14:textId="43A076EF" w:rsidR="00CD2DD9" w:rsidRDefault="00CD2DD9" w:rsidP="00CD2DD9">
      <w:r>
        <w:t>it use</w:t>
      </w:r>
      <w:r w:rsidR="00357707">
        <w:t>s</w:t>
      </w:r>
      <w:r>
        <w:t xml:space="preserve"> the standard OAuth2 protocol</w:t>
      </w:r>
      <w:r w:rsidR="007172B0">
        <w:t>.</w:t>
      </w:r>
    </w:p>
    <w:p w14:paraId="6E023679" w14:textId="0D155324" w:rsidR="00CD2DD9" w:rsidRDefault="00CD2DD9" w:rsidP="00CD2DD9">
      <w:r>
        <w:t xml:space="preserve">it can </w:t>
      </w:r>
      <w:r w:rsidR="006D346F">
        <w:t>connect</w:t>
      </w:r>
      <w:r w:rsidR="005A52CA">
        <w:t xml:space="preserve"> with an LDAP</w:t>
      </w:r>
      <w:r w:rsidR="00357707">
        <w:t xml:space="preserve">: </w:t>
      </w:r>
      <w:hyperlink r:id="rId135" w:history="1">
        <w:r w:rsidR="00357707" w:rsidRPr="00357707">
          <w:rPr>
            <w:rStyle w:val="Lienhypertexte"/>
          </w:rPr>
          <w:t>Integrate Identity with LDAP</w:t>
        </w:r>
      </w:hyperlink>
      <w:r w:rsidR="00E10A85">
        <w:t xml:space="preserve">, </w:t>
      </w:r>
      <w:r w:rsidR="00CC4BA0">
        <w:t xml:space="preserve">the </w:t>
      </w:r>
      <w:r w:rsidR="008261C1">
        <w:t xml:space="preserve">LDAP </w:t>
      </w:r>
      <w:r w:rsidR="00E10A85">
        <w:t xml:space="preserve">can </w:t>
      </w:r>
      <w:r w:rsidR="008261C1">
        <w:t xml:space="preserve">be </w:t>
      </w:r>
      <w:r w:rsidR="00CC4BA0">
        <w:t xml:space="preserve">the MNCA </w:t>
      </w:r>
      <w:r w:rsidR="008261C1">
        <w:t>ADAM</w:t>
      </w:r>
      <w:r w:rsidR="00E10A85">
        <w:t xml:space="preserve">: </w:t>
      </w:r>
      <w:hyperlink r:id="rId136" w:history="1">
        <w:r w:rsidR="00E17B35">
          <w:rPr>
            <w:rStyle w:val="Lienhypertexte"/>
          </w:rPr>
          <w:t>Keystone w</w:t>
        </w:r>
        <w:r w:rsidR="00E10A85" w:rsidRPr="00E10A85">
          <w:rPr>
            <w:rStyle w:val="Lienhypertexte"/>
          </w:rPr>
          <w:t>ith ADAM</w:t>
        </w:r>
      </w:hyperlink>
      <w:r w:rsidR="00CC4BA0">
        <w:rPr>
          <w:rStyle w:val="Lienhypertexte"/>
        </w:rPr>
        <w:t xml:space="preserve">, </w:t>
      </w:r>
      <w:r w:rsidR="00CC4BA0" w:rsidRPr="00CC4BA0">
        <w:t>just matter of configuration</w:t>
      </w:r>
      <w:r w:rsidR="002F540F">
        <w:t>.</w:t>
      </w:r>
    </w:p>
    <w:p w14:paraId="3A1DE2F0" w14:textId="5D73A303" w:rsidR="000069E1" w:rsidRDefault="000069E1" w:rsidP="00CD2DD9"/>
    <w:p w14:paraId="38E63DA3" w14:textId="77777777" w:rsidR="000069E1" w:rsidRDefault="000069E1" w:rsidP="000069E1">
      <w:pPr>
        <w:keepNext/>
      </w:pPr>
      <w:r>
        <w:rPr>
          <w:noProof/>
          <w:lang w:val="fr-FR" w:eastAsia="fr-FR"/>
        </w:rPr>
        <w:lastRenderedPageBreak/>
        <w:drawing>
          <wp:inline distT="0" distB="0" distL="0" distR="0" wp14:anchorId="182B36E7" wp14:editId="1115C69A">
            <wp:extent cx="5715000" cy="2590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ware_security_IDM.png"/>
                    <pic:cNvPicPr/>
                  </pic:nvPicPr>
                  <pic:blipFill>
                    <a:blip r:embed="rId137">
                      <a:extLst>
                        <a:ext uri="{28A0092B-C50C-407E-A947-70E740481C1C}">
                          <a14:useLocalDpi xmlns:a14="http://schemas.microsoft.com/office/drawing/2010/main" val="0"/>
                        </a:ext>
                      </a:extLst>
                    </a:blip>
                    <a:stretch>
                      <a:fillRect/>
                    </a:stretch>
                  </pic:blipFill>
                  <pic:spPr>
                    <a:xfrm>
                      <a:off x="0" y="0"/>
                      <a:ext cx="5715000" cy="2590800"/>
                    </a:xfrm>
                    <a:prstGeom prst="rect">
                      <a:avLst/>
                    </a:prstGeom>
                  </pic:spPr>
                </pic:pic>
              </a:graphicData>
            </a:graphic>
          </wp:inline>
        </w:drawing>
      </w:r>
    </w:p>
    <w:p w14:paraId="38419311" w14:textId="427356C3" w:rsidR="000069E1" w:rsidRDefault="000069E1" w:rsidP="000069E1">
      <w:pPr>
        <w:pStyle w:val="Lgende"/>
      </w:pPr>
      <w:r>
        <w:t xml:space="preserve">Figure </w:t>
      </w:r>
      <w:r>
        <w:fldChar w:fldCharType="begin"/>
      </w:r>
      <w:r>
        <w:instrText xml:space="preserve"> SEQ Figure \* ARABIC </w:instrText>
      </w:r>
      <w:r>
        <w:fldChar w:fldCharType="separate"/>
      </w:r>
      <w:r w:rsidR="00661879">
        <w:rPr>
          <w:noProof/>
        </w:rPr>
        <w:t>12</w:t>
      </w:r>
      <w:r>
        <w:fldChar w:fldCharType="end"/>
      </w:r>
      <w:r>
        <w:t>: IDM components</w:t>
      </w:r>
      <w:r w:rsidR="007428C4">
        <w:t xml:space="preserve"> organization</w:t>
      </w:r>
    </w:p>
    <w:p w14:paraId="6B61F57B" w14:textId="381013E3" w:rsidR="000069E1" w:rsidRDefault="000069E1" w:rsidP="00CD2DD9"/>
    <w:p w14:paraId="5BD7C873" w14:textId="77777777" w:rsidR="000069E1" w:rsidRDefault="000069E1" w:rsidP="00CD2DD9"/>
    <w:p w14:paraId="65F0A02A" w14:textId="2823402E" w:rsidR="00823768" w:rsidRDefault="00823768" w:rsidP="00CD2DD9">
      <w:r>
        <w:t xml:space="preserve">Incoming ports: </w:t>
      </w:r>
    </w:p>
    <w:p w14:paraId="5B3D4DCA" w14:textId="4FD32C51" w:rsidR="00493E6E" w:rsidRDefault="00823768" w:rsidP="0047663D">
      <w:pPr>
        <w:pStyle w:val="Paragraphedeliste"/>
        <w:numPr>
          <w:ilvl w:val="0"/>
          <w:numId w:val="33"/>
        </w:numPr>
      </w:pPr>
      <w:proofErr w:type="spellStart"/>
      <w:r>
        <w:t>Keyrock</w:t>
      </w:r>
      <w:proofErr w:type="spellEnd"/>
      <w:r>
        <w:t xml:space="preserve"> API endpoint: 5000/TCP</w:t>
      </w:r>
    </w:p>
    <w:p w14:paraId="7357F105" w14:textId="2D1D9CEA" w:rsidR="009D3A3B" w:rsidRDefault="009D3A3B" w:rsidP="0047663D">
      <w:pPr>
        <w:pStyle w:val="Paragraphedeliste"/>
        <w:numPr>
          <w:ilvl w:val="0"/>
          <w:numId w:val="33"/>
        </w:numPr>
      </w:pPr>
      <w:r>
        <w:t>Horizon UI</w:t>
      </w:r>
      <w:r w:rsidR="00F40757">
        <w:t>: 8000/TCP (in production 80 through NGINX)</w:t>
      </w:r>
    </w:p>
    <w:p w14:paraId="0E8A83B1" w14:textId="204BB5AB" w:rsidR="00F40757" w:rsidRDefault="00C30179" w:rsidP="0047663D">
      <w:pPr>
        <w:pStyle w:val="Paragraphedeliste"/>
        <w:numPr>
          <w:ilvl w:val="0"/>
          <w:numId w:val="33"/>
        </w:numPr>
      </w:pPr>
      <w:r>
        <w:t xml:space="preserve">Keystone </w:t>
      </w:r>
      <w:r w:rsidR="00F40757">
        <w:t>Admin endpoint: 35357/TCP</w:t>
      </w:r>
    </w:p>
    <w:p w14:paraId="7C9DB6AD" w14:textId="77777777" w:rsidR="00C30179" w:rsidRDefault="00C30179" w:rsidP="0047663D">
      <w:pPr>
        <w:pStyle w:val="Paragraphedeliste"/>
        <w:numPr>
          <w:ilvl w:val="0"/>
          <w:numId w:val="33"/>
        </w:numPr>
      </w:pPr>
      <w:r>
        <w:t xml:space="preserve">PDP </w:t>
      </w:r>
      <w:proofErr w:type="spellStart"/>
      <w:r>
        <w:t>Authzforce</w:t>
      </w:r>
      <w:proofErr w:type="spellEnd"/>
      <w:r>
        <w:t xml:space="preserve">: </w:t>
      </w:r>
    </w:p>
    <w:p w14:paraId="07651A6D" w14:textId="1E995D51" w:rsidR="00C30179" w:rsidRDefault="00C30179" w:rsidP="0047663D">
      <w:pPr>
        <w:pStyle w:val="Paragraphedeliste"/>
        <w:numPr>
          <w:ilvl w:val="1"/>
          <w:numId w:val="33"/>
        </w:numPr>
      </w:pPr>
      <w:r>
        <w:t xml:space="preserve">8080/TCP </w:t>
      </w:r>
    </w:p>
    <w:p w14:paraId="659BC174" w14:textId="190FE394" w:rsidR="00C30179" w:rsidRDefault="00C30179" w:rsidP="0047663D">
      <w:pPr>
        <w:pStyle w:val="Paragraphedeliste"/>
        <w:numPr>
          <w:ilvl w:val="1"/>
          <w:numId w:val="33"/>
        </w:numPr>
      </w:pPr>
      <w:r>
        <w:t>22/TCP</w:t>
      </w:r>
    </w:p>
    <w:p w14:paraId="59DE12C0" w14:textId="739F16BE" w:rsidR="00823768" w:rsidRPr="00CD2DD9" w:rsidRDefault="00823768" w:rsidP="004D1807">
      <w:pPr>
        <w:pStyle w:val="Paragraphedeliste"/>
      </w:pPr>
    </w:p>
    <w:p w14:paraId="37823DD2" w14:textId="77777777" w:rsidR="002D7C8C" w:rsidRDefault="002D7C8C" w:rsidP="002D7C8C">
      <w:pPr>
        <w:pStyle w:val="Titre3"/>
      </w:pPr>
      <w:bookmarkStart w:id="254" w:name="_Toc499823567"/>
      <w:bookmarkStart w:id="255" w:name="_Toc500837513"/>
      <w:r>
        <w:t>Selected Product(s)</w:t>
      </w:r>
      <w:bookmarkEnd w:id="254"/>
      <w:bookmarkEnd w:id="255"/>
    </w:p>
    <w:p w14:paraId="18B5A656" w14:textId="77777777" w:rsidR="004D1807" w:rsidRDefault="004D1807" w:rsidP="00E76486">
      <w:pPr>
        <w:rPr>
          <w:b/>
        </w:rPr>
      </w:pPr>
      <w:proofErr w:type="spellStart"/>
      <w:r>
        <w:t>Keyrock</w:t>
      </w:r>
      <w:proofErr w:type="spellEnd"/>
      <w:r>
        <w:t xml:space="preserve"> identity manager is based on </w:t>
      </w:r>
      <w:r w:rsidR="00E76486">
        <w:t xml:space="preserve">OpenStack </w:t>
      </w:r>
      <w:r w:rsidR="00E76486" w:rsidRPr="00E76486">
        <w:rPr>
          <w:b/>
        </w:rPr>
        <w:t>Keystone</w:t>
      </w:r>
    </w:p>
    <w:p w14:paraId="22C0A97A" w14:textId="77777777" w:rsidR="00C26DCF" w:rsidRDefault="004D1807" w:rsidP="00E76486">
      <w:r>
        <w:rPr>
          <w:b/>
        </w:rPr>
        <w:t>Keystone</w:t>
      </w:r>
      <w:r w:rsidR="00E76486">
        <w:t xml:space="preserve"> provides authentication, authorization and service discovery mechanisms via HTTP primarily for use by projects in the OpenStack family. </w:t>
      </w:r>
    </w:p>
    <w:p w14:paraId="1A8A749D" w14:textId="343650A5" w:rsidR="00A97AE8" w:rsidRDefault="00E76486" w:rsidP="00E76486">
      <w:r>
        <w:t>It is most commonly deployed as an HTTP interface to existing identity systems, such as LDAP.</w:t>
      </w:r>
    </w:p>
    <w:p w14:paraId="6FC6ECBB" w14:textId="77777777" w:rsidR="004D1807" w:rsidRDefault="004D1807" w:rsidP="00E76486"/>
    <w:p w14:paraId="72279A4B" w14:textId="77777777" w:rsidR="002D7C8C" w:rsidRDefault="002D7C8C" w:rsidP="002D7C8C">
      <w:pPr>
        <w:pStyle w:val="Titre3"/>
      </w:pPr>
      <w:bookmarkStart w:id="256" w:name="_Toc499823568"/>
      <w:bookmarkStart w:id="257" w:name="_Toc500837514"/>
      <w:r>
        <w:t>Selection Rationale</w:t>
      </w:r>
      <w:bookmarkEnd w:id="256"/>
      <w:bookmarkEnd w:id="257"/>
    </w:p>
    <w:p w14:paraId="0EE903EA" w14:textId="2D11A30E" w:rsidR="00C17488" w:rsidRDefault="004D1807" w:rsidP="00C17488">
      <w:proofErr w:type="spellStart"/>
      <w:r>
        <w:t>Keyrock</w:t>
      </w:r>
      <w:proofErr w:type="spellEnd"/>
      <w:r>
        <w:t xml:space="preserve">, PEP Proxy, PDP </w:t>
      </w:r>
      <w:proofErr w:type="spellStart"/>
      <w:r>
        <w:t>AuthZforce</w:t>
      </w:r>
      <w:proofErr w:type="spellEnd"/>
      <w:r>
        <w:t xml:space="preserve"> are</w:t>
      </w:r>
      <w:r w:rsidR="00C17488">
        <w:t xml:space="preserve"> the components proposed in </w:t>
      </w:r>
      <w:proofErr w:type="spellStart"/>
      <w:r w:rsidR="00C17488">
        <w:t>Fiware</w:t>
      </w:r>
      <w:proofErr w:type="spellEnd"/>
      <w:r w:rsidR="00C17488">
        <w:t xml:space="preserve"> catalog</w:t>
      </w:r>
      <w:r w:rsidR="00727AB5">
        <w:t xml:space="preserve"> to </w:t>
      </w:r>
      <w:r w:rsidR="002F126F">
        <w:t>handle authentication and authorization</w:t>
      </w:r>
      <w:r w:rsidR="00EC0F86">
        <w:t xml:space="preserve">, </w:t>
      </w:r>
      <w:r w:rsidR="0075111C">
        <w:t>for</w:t>
      </w:r>
      <w:r w:rsidR="001C0017">
        <w:t xml:space="preserve"> any other component of the platform that support OAuth2</w:t>
      </w:r>
      <w:r w:rsidR="00EC0F86">
        <w:t>.</w:t>
      </w:r>
    </w:p>
    <w:p w14:paraId="146CD224" w14:textId="77777777" w:rsidR="005E7E91" w:rsidRDefault="005E7E91" w:rsidP="00C17488"/>
    <w:p w14:paraId="4EE3EA9C" w14:textId="768C7D02" w:rsidR="00647F6C" w:rsidRDefault="004D1807" w:rsidP="00647F6C">
      <w:proofErr w:type="spellStart"/>
      <w:r>
        <w:t>Keyrock</w:t>
      </w:r>
      <w:proofErr w:type="spellEnd"/>
      <w:r w:rsidR="005E7E91">
        <w:t xml:space="preserve"> IDM GE</w:t>
      </w:r>
      <w:r>
        <w:t xml:space="preserve"> is </w:t>
      </w:r>
      <w:r w:rsidR="00647F6C">
        <w:t xml:space="preserve">Based on OpenStack </w:t>
      </w:r>
      <w:r w:rsidR="005E7E91">
        <w:t xml:space="preserve">originated </w:t>
      </w:r>
      <w:r w:rsidR="00647F6C">
        <w:t xml:space="preserve">IDM component </w:t>
      </w:r>
      <w:hyperlink r:id="rId138" w:history="1">
        <w:r w:rsidR="00647F6C" w:rsidRPr="00BE25FD">
          <w:rPr>
            <w:rStyle w:val="Lienhypertexte"/>
            <w:b/>
          </w:rPr>
          <w:t>Keystone</w:t>
        </w:r>
      </w:hyperlink>
      <w:r w:rsidR="00EC4678">
        <w:t xml:space="preserve">, which </w:t>
      </w:r>
      <w:r>
        <w:t>support</w:t>
      </w:r>
      <w:r w:rsidR="00EC4678">
        <w:t>s:</w:t>
      </w:r>
      <w:r>
        <w:t xml:space="preserve"> </w:t>
      </w:r>
      <w:r w:rsidR="00647F6C">
        <w:t>Oauth2</w:t>
      </w:r>
      <w:r w:rsidR="00C26DCF">
        <w:t>, O</w:t>
      </w:r>
      <w:r>
        <w:t>penID</w:t>
      </w:r>
      <w:r w:rsidR="00C26DCF">
        <w:t xml:space="preserve"> connect, SAML</w:t>
      </w:r>
      <w:r>
        <w:t xml:space="preserve"> </w:t>
      </w:r>
      <w:r w:rsidR="00C26DCF">
        <w:t xml:space="preserve">and other </w:t>
      </w:r>
      <w:r>
        <w:t>protocols</w:t>
      </w:r>
      <w:r w:rsidR="004A40F3">
        <w:t>, OAuth</w:t>
      </w:r>
      <w:r w:rsidR="00CC4BA0">
        <w:t>2 is</w:t>
      </w:r>
      <w:r w:rsidR="004A40F3">
        <w:t xml:space="preserve"> now widel</w:t>
      </w:r>
      <w:r w:rsidR="00CC4BA0">
        <w:t xml:space="preserve">y used, </w:t>
      </w:r>
      <w:proofErr w:type="spellStart"/>
      <w:r w:rsidR="00CC4BA0">
        <w:t>Fiware</w:t>
      </w:r>
      <w:proofErr w:type="spellEnd"/>
      <w:r w:rsidR="00CC4BA0">
        <w:t xml:space="preserve"> mostly rely on it</w:t>
      </w:r>
      <w:r w:rsidR="003D14C0">
        <w:t xml:space="preserve"> for </w:t>
      </w:r>
      <w:r w:rsidR="003D14C0">
        <w:t>authentication and authorization</w:t>
      </w:r>
      <w:r w:rsidR="002A6F1D">
        <w:t xml:space="preserve"> </w:t>
      </w:r>
      <w:r w:rsidR="00D31997">
        <w:t xml:space="preserve">to use the </w:t>
      </w:r>
      <w:r w:rsidR="001F7A1E">
        <w:t>services offered by the platform</w:t>
      </w:r>
      <w:r w:rsidR="00EC4678">
        <w:t>.</w:t>
      </w:r>
    </w:p>
    <w:p w14:paraId="50C5CC71" w14:textId="77777777" w:rsidR="00EC4678" w:rsidRPr="00647F6C" w:rsidRDefault="00EC4678" w:rsidP="00647F6C"/>
    <w:p w14:paraId="18AC51A5" w14:textId="77777777" w:rsidR="002D7C8C" w:rsidRDefault="002D7C8C" w:rsidP="002D7C8C">
      <w:pPr>
        <w:pStyle w:val="Titre3"/>
        <w:rPr>
          <w:i/>
        </w:rPr>
      </w:pPr>
      <w:bookmarkStart w:id="258" w:name="_Toc499823569"/>
      <w:bookmarkStart w:id="259" w:name="_Toc500837515"/>
      <w:r>
        <w:t>Architecture Risks</w:t>
      </w:r>
      <w:bookmarkEnd w:id="258"/>
      <w:bookmarkEnd w:id="259"/>
    </w:p>
    <w:p w14:paraId="25C4DACB" w14:textId="77777777" w:rsidR="002D7C8C" w:rsidRDefault="00065157" w:rsidP="002D7C8C">
      <w:r>
        <w:t>As a globally u</w:t>
      </w:r>
      <w:r w:rsidR="00493E6E">
        <w:t>sed component for Identity, authentication</w:t>
      </w:r>
      <w:r>
        <w:t xml:space="preserve"> and access rights management, it is a highly critical component.</w:t>
      </w:r>
    </w:p>
    <w:p w14:paraId="0C0A6BE6" w14:textId="28C7846E" w:rsidR="00065157" w:rsidRDefault="00065157" w:rsidP="002D7C8C">
      <w:r>
        <w:t>The database must be maintained in a clustered environment that insure high availability as well as scalability, th</w:t>
      </w:r>
      <w:r w:rsidR="00647F6C">
        <w:t xml:space="preserve">is is provided through the </w:t>
      </w:r>
      <w:proofErr w:type="spellStart"/>
      <w:r w:rsidR="00647F6C">
        <w:t>Citus</w:t>
      </w:r>
      <w:proofErr w:type="spellEnd"/>
      <w:r w:rsidR="00647F6C">
        <w:t xml:space="preserve"> cluster of PostgreSQL databases</w:t>
      </w:r>
      <w:r w:rsidR="00163A68">
        <w:t>.</w:t>
      </w:r>
    </w:p>
    <w:p w14:paraId="37B30644" w14:textId="77777777" w:rsidR="004A40F3" w:rsidRDefault="004A40F3" w:rsidP="002D7C8C"/>
    <w:p w14:paraId="711A639D" w14:textId="2EA9807D" w:rsidR="00892268" w:rsidRDefault="00647F6C" w:rsidP="002D7C8C">
      <w:r>
        <w:t>The involved</w:t>
      </w:r>
      <w:r w:rsidR="00493E6E">
        <w:t xml:space="preserve"> application modules (</w:t>
      </w:r>
      <w:proofErr w:type="spellStart"/>
      <w:r w:rsidR="00493E6E">
        <w:t>Keyrock</w:t>
      </w:r>
      <w:proofErr w:type="spellEnd"/>
      <w:r w:rsidR="00493E6E">
        <w:t xml:space="preserve">, </w:t>
      </w:r>
      <w:proofErr w:type="spellStart"/>
      <w:r w:rsidR="00493E6E">
        <w:t>AuthZforce</w:t>
      </w:r>
      <w:proofErr w:type="spellEnd"/>
      <w:r w:rsidR="00493E6E">
        <w:t>, PEP Proxy)</w:t>
      </w:r>
      <w:r w:rsidR="00EC4678">
        <w:t>, will be deployed as services through a docker stack file in the global swarm, it gives the possibility to specify the number of containers to run for each service</w:t>
      </w:r>
      <w:r w:rsidR="009D5B66">
        <w:t>, as the components are stateless, several containers can run together the same service, to provide High Availability and scalability</w:t>
      </w:r>
      <w:r w:rsidR="00892268">
        <w:t>.</w:t>
      </w:r>
    </w:p>
    <w:p w14:paraId="7857A8B3" w14:textId="77777777" w:rsidR="002D7C8C" w:rsidRDefault="00F6725F" w:rsidP="002D7C8C">
      <w:pPr>
        <w:pStyle w:val="Titre2"/>
      </w:pPr>
      <w:bookmarkStart w:id="260" w:name="_Toc499823570"/>
      <w:bookmarkStart w:id="261" w:name="_Toc500837516"/>
      <w:r>
        <w:lastRenderedPageBreak/>
        <w:t>Orion Context Broker Component</w:t>
      </w:r>
      <w:bookmarkEnd w:id="260"/>
      <w:bookmarkEnd w:id="261"/>
    </w:p>
    <w:p w14:paraId="55EFE1E6" w14:textId="77777777" w:rsidR="00F6725F" w:rsidRDefault="00F6725F" w:rsidP="00F6725F"/>
    <w:p w14:paraId="6EBA0C98" w14:textId="77777777" w:rsidR="00F6725F" w:rsidRDefault="00F6725F" w:rsidP="00F6725F">
      <w:pPr>
        <w:pStyle w:val="Titre3"/>
      </w:pPr>
      <w:bookmarkStart w:id="262" w:name="_Toc499823571"/>
      <w:bookmarkStart w:id="263" w:name="_Toc500837517"/>
      <w:r>
        <w:t>Component Functions</w:t>
      </w:r>
      <w:bookmarkEnd w:id="262"/>
      <w:bookmarkEnd w:id="263"/>
    </w:p>
    <w:p w14:paraId="72820D77" w14:textId="48D60E62" w:rsidR="004F08C4" w:rsidRDefault="00985069" w:rsidP="000C6ED2">
      <w:r>
        <w:t>This component m</w:t>
      </w:r>
      <w:r w:rsidR="004F08C4">
        <w:t>anage</w:t>
      </w:r>
      <w:r>
        <w:t>s</w:t>
      </w:r>
      <w:r w:rsidR="004F08C4">
        <w:t xml:space="preserve"> context information exchange for the whole platform using NGSI</w:t>
      </w:r>
      <w:r w:rsidR="00FF5CBA">
        <w:t xml:space="preserve"> (V1 &amp; </w:t>
      </w:r>
      <w:r w:rsidR="004F08C4">
        <w:t>V2</w:t>
      </w:r>
      <w:r w:rsidR="00FF5CBA">
        <w:t>)</w:t>
      </w:r>
      <w:r w:rsidR="004F08C4">
        <w:t xml:space="preserve"> </w:t>
      </w:r>
      <w:proofErr w:type="spellStart"/>
      <w:r w:rsidR="004F08C4">
        <w:t>Api</w:t>
      </w:r>
      <w:proofErr w:type="spellEnd"/>
      <w:r w:rsidR="004F08C4">
        <w:t xml:space="preserve">, this is a core </w:t>
      </w:r>
      <w:r w:rsidR="00C17488">
        <w:t>feature</w:t>
      </w:r>
      <w:r w:rsidR="004F08C4">
        <w:t xml:space="preserve"> of the </w:t>
      </w:r>
      <w:proofErr w:type="spellStart"/>
      <w:r w:rsidR="004F08C4">
        <w:t>Fiware</w:t>
      </w:r>
      <w:proofErr w:type="spellEnd"/>
      <w:r w:rsidR="004F08C4">
        <w:t xml:space="preserve"> Platform, as it provides the link between the data coming from things in the field, where data models are many, and their usage in the </w:t>
      </w:r>
      <w:r w:rsidR="00C17488">
        <w:t>applications.</w:t>
      </w:r>
    </w:p>
    <w:p w14:paraId="4CEE70BA" w14:textId="17B54538" w:rsidR="00C17488" w:rsidRDefault="00C17488" w:rsidP="000C6ED2"/>
    <w:p w14:paraId="202D39AE" w14:textId="2B04DD50" w:rsidR="00C17488" w:rsidRDefault="00C17488" w:rsidP="000C6ED2">
      <w:r>
        <w:t>In addition to the query/answer paradigm, the component provides a publish/subscribe usage paradigm</w:t>
      </w:r>
    </w:p>
    <w:p w14:paraId="066269CF" w14:textId="1FEC8666" w:rsidR="00C17488" w:rsidRDefault="00C17488" w:rsidP="000C6ED2"/>
    <w:p w14:paraId="5D50D5D5" w14:textId="77777777" w:rsidR="00C17488" w:rsidRDefault="00C17488" w:rsidP="00C17488">
      <w:pPr>
        <w:keepNext/>
      </w:pPr>
      <w:r>
        <w:rPr>
          <w:noProof/>
          <w:lang w:val="fr-FR" w:eastAsia="fr-FR"/>
        </w:rPr>
        <w:drawing>
          <wp:inline distT="0" distB="0" distL="0" distR="0" wp14:anchorId="452CE5C4" wp14:editId="08953471">
            <wp:extent cx="6000750" cy="25876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0px-ContextBrokerArchitecture.png"/>
                    <pic:cNvPicPr/>
                  </pic:nvPicPr>
                  <pic:blipFill>
                    <a:blip r:embed="rId139">
                      <a:extLst>
                        <a:ext uri="{28A0092B-C50C-407E-A947-70E740481C1C}">
                          <a14:useLocalDpi xmlns:a14="http://schemas.microsoft.com/office/drawing/2010/main" val="0"/>
                        </a:ext>
                      </a:extLst>
                    </a:blip>
                    <a:stretch>
                      <a:fillRect/>
                    </a:stretch>
                  </pic:blipFill>
                  <pic:spPr>
                    <a:xfrm>
                      <a:off x="0" y="0"/>
                      <a:ext cx="6000750" cy="2587625"/>
                    </a:xfrm>
                    <a:prstGeom prst="rect">
                      <a:avLst/>
                    </a:prstGeom>
                  </pic:spPr>
                </pic:pic>
              </a:graphicData>
            </a:graphic>
          </wp:inline>
        </w:drawing>
      </w:r>
    </w:p>
    <w:p w14:paraId="4FECA8BB" w14:textId="2EA3A776" w:rsidR="00C17488" w:rsidRPr="000C6ED2" w:rsidRDefault="00C17488" w:rsidP="00C17488">
      <w:pPr>
        <w:pStyle w:val="Lgende"/>
      </w:pPr>
      <w:r>
        <w:t xml:space="preserve">Figure </w:t>
      </w:r>
      <w:r>
        <w:fldChar w:fldCharType="begin"/>
      </w:r>
      <w:r>
        <w:instrText xml:space="preserve"> SEQ Figure \* ARABIC </w:instrText>
      </w:r>
      <w:r>
        <w:fldChar w:fldCharType="separate"/>
      </w:r>
      <w:r w:rsidR="00661879">
        <w:rPr>
          <w:noProof/>
        </w:rPr>
        <w:t>13</w:t>
      </w:r>
      <w:r>
        <w:fldChar w:fldCharType="end"/>
      </w:r>
      <w:r>
        <w:t>: Context Broker interactions</w:t>
      </w:r>
    </w:p>
    <w:p w14:paraId="024B7DF4" w14:textId="7F34521F" w:rsidR="00F6725F" w:rsidRDefault="00F6725F" w:rsidP="00F6725F">
      <w:pPr>
        <w:pStyle w:val="Titre3"/>
      </w:pPr>
      <w:bookmarkStart w:id="264" w:name="_Toc499823572"/>
      <w:bookmarkStart w:id="265" w:name="_Toc500837518"/>
      <w:r>
        <w:t>Technical Considerations</w:t>
      </w:r>
      <w:bookmarkEnd w:id="264"/>
      <w:bookmarkEnd w:id="265"/>
    </w:p>
    <w:p w14:paraId="153F6BCC" w14:textId="145E12AB" w:rsidR="00CD6AFA" w:rsidRDefault="00CD6AFA" w:rsidP="00CD6AFA">
      <w:r>
        <w:t>The Orion context broker is developed in C++</w:t>
      </w:r>
    </w:p>
    <w:p w14:paraId="51EE5F93" w14:textId="77777777" w:rsidR="00611214" w:rsidRDefault="00611214" w:rsidP="00374885"/>
    <w:p w14:paraId="514C2835" w14:textId="2356BF1C" w:rsidR="00374885" w:rsidRDefault="00374885" w:rsidP="00374885">
      <w:pPr>
        <w:rPr>
          <w:rFonts w:cs="Arial"/>
          <w:lang w:val="en-GB"/>
        </w:rPr>
      </w:pPr>
      <w:r w:rsidRPr="00374885">
        <w:t xml:space="preserve">Orion doesn't provide "native" authentication nor any authorization mechanisms to enforce access control. </w:t>
      </w:r>
      <w:r w:rsidRPr="00374885">
        <w:rPr>
          <w:lang w:val="en-GB"/>
        </w:rPr>
        <w:t xml:space="preserve">However, authentication/authorization </w:t>
      </w:r>
      <w:r>
        <w:rPr>
          <w:lang w:val="en-GB"/>
        </w:rPr>
        <w:t xml:space="preserve">is provided </w:t>
      </w:r>
      <w:r w:rsidRPr="00374885">
        <w:rPr>
          <w:lang w:val="en-GB"/>
        </w:rPr>
        <w:t>using the </w:t>
      </w:r>
      <w:hyperlink r:id="rId140" w:history="1">
        <w:r w:rsidRPr="00374885">
          <w:rPr>
            <w:rStyle w:val="Lienhypertexte"/>
            <w:rFonts w:eastAsiaTheme="majorEastAsia" w:cs="Arial"/>
            <w:color w:val="9B59B6"/>
            <w:lang w:val="en-GB"/>
          </w:rPr>
          <w:t>FIWARE PEP Proxy GE</w:t>
        </w:r>
      </w:hyperlink>
      <w:r w:rsidRPr="00374885">
        <w:rPr>
          <w:rFonts w:cs="Arial"/>
          <w:lang w:val="en-GB"/>
        </w:rPr>
        <w:t xml:space="preserve">. </w:t>
      </w:r>
    </w:p>
    <w:p w14:paraId="03C84520" w14:textId="77777777" w:rsidR="00611214" w:rsidRDefault="00611214" w:rsidP="00374885">
      <w:pPr>
        <w:rPr>
          <w:lang w:val="en-GB"/>
        </w:rPr>
      </w:pPr>
    </w:p>
    <w:p w14:paraId="4039AD24" w14:textId="74FF2BF1" w:rsidR="00374885" w:rsidRPr="00374885" w:rsidRDefault="00F22539" w:rsidP="00374885">
      <w:pPr>
        <w:rPr>
          <w:lang w:val="en-GB"/>
        </w:rPr>
      </w:pPr>
      <w:r w:rsidRPr="00374885">
        <w:rPr>
          <w:lang w:val="en-GB"/>
        </w:rPr>
        <w:t>Now</w:t>
      </w:r>
      <w:r w:rsidR="00374885" w:rsidRPr="00374885">
        <w:rPr>
          <w:lang w:val="en-GB"/>
        </w:rPr>
        <w:t xml:space="preserve">, there are two GE </w:t>
      </w:r>
      <w:proofErr w:type="spellStart"/>
      <w:r w:rsidR="00374885" w:rsidRPr="00374885">
        <w:rPr>
          <w:lang w:val="en-GB"/>
        </w:rPr>
        <w:t>implementantions</w:t>
      </w:r>
      <w:proofErr w:type="spellEnd"/>
      <w:r w:rsidR="00374885" w:rsidRPr="00374885">
        <w:rPr>
          <w:lang w:val="en-GB"/>
        </w:rPr>
        <w:t xml:space="preserve"> (</w:t>
      </w:r>
      <w:proofErr w:type="spellStart"/>
      <w:r w:rsidR="00374885" w:rsidRPr="00374885">
        <w:rPr>
          <w:lang w:val="en-GB"/>
        </w:rPr>
        <w:t>GEis</w:t>
      </w:r>
      <w:proofErr w:type="spellEnd"/>
      <w:r w:rsidR="00374885" w:rsidRPr="00374885">
        <w:rPr>
          <w:lang w:val="en-GB"/>
        </w:rPr>
        <w:t>) that can work with Orion Context Broker:</w:t>
      </w:r>
    </w:p>
    <w:p w14:paraId="7FB41331" w14:textId="4AB5813E" w:rsidR="00374885" w:rsidRPr="00374885" w:rsidRDefault="00374885" w:rsidP="00485DCE">
      <w:pPr>
        <w:pStyle w:val="Paragraphedeliste"/>
        <w:numPr>
          <w:ilvl w:val="0"/>
          <w:numId w:val="46"/>
        </w:numPr>
      </w:pPr>
      <w:hyperlink r:id="rId141" w:history="1">
        <w:r w:rsidRPr="00374885">
          <w:rPr>
            <w:rStyle w:val="Lienhypertexte"/>
            <w:rFonts w:eastAsiaTheme="majorEastAsia" w:cs="Arial"/>
            <w:color w:val="9B59B6"/>
            <w:sz w:val="22"/>
            <w:szCs w:val="22"/>
          </w:rPr>
          <w:t>Wilma</w:t>
        </w:r>
      </w:hyperlink>
      <w:r w:rsidRPr="00374885">
        <w:rPr>
          <w:rFonts w:cs="Arial"/>
        </w:rPr>
        <w:t> </w:t>
      </w:r>
      <w:r w:rsidRPr="00374885">
        <w:t>(the GE reference implementation</w:t>
      </w:r>
      <w:r w:rsidR="00611214">
        <w:t>, is the chosen component for the platform</w:t>
      </w:r>
      <w:r w:rsidRPr="00374885">
        <w:t>)</w:t>
      </w:r>
    </w:p>
    <w:p w14:paraId="3A514C31" w14:textId="77777777" w:rsidR="00374885" w:rsidRPr="00374885" w:rsidRDefault="00374885" w:rsidP="00485DCE">
      <w:pPr>
        <w:pStyle w:val="Paragraphedeliste"/>
        <w:numPr>
          <w:ilvl w:val="0"/>
          <w:numId w:val="46"/>
        </w:numPr>
        <w:rPr>
          <w:rFonts w:cs="Arial"/>
        </w:rPr>
      </w:pPr>
      <w:hyperlink r:id="rId142" w:history="1">
        <w:proofErr w:type="spellStart"/>
        <w:r w:rsidRPr="00374885">
          <w:rPr>
            <w:rStyle w:val="Lienhypertexte"/>
            <w:rFonts w:eastAsiaTheme="majorEastAsia" w:cs="Arial"/>
            <w:color w:val="9B59B6"/>
            <w:sz w:val="22"/>
            <w:szCs w:val="22"/>
          </w:rPr>
          <w:t>Steelskin</w:t>
        </w:r>
        <w:proofErr w:type="spellEnd"/>
      </w:hyperlink>
    </w:p>
    <w:p w14:paraId="372DB1DC" w14:textId="77777777" w:rsidR="00374885" w:rsidRDefault="00374885" w:rsidP="00CD6AFA"/>
    <w:p w14:paraId="5D2E28AF" w14:textId="64BD04C3" w:rsidR="00374885" w:rsidRDefault="00374885" w:rsidP="00CD6AFA">
      <w:r>
        <w:t>Orion can be configured to use https for API access</w:t>
      </w:r>
      <w:r w:rsidR="00462585">
        <w:t>,</w:t>
      </w:r>
      <w:r>
        <w:t xml:space="preserve"> and for notifications</w:t>
      </w:r>
      <w:r w:rsidR="001C2503">
        <w:t xml:space="preserve"> too</w:t>
      </w:r>
      <w:r>
        <w:t xml:space="preserve">: see documentation on </w:t>
      </w:r>
      <w:hyperlink r:id="rId143" w:history="1">
        <w:proofErr w:type="spellStart"/>
        <w:r w:rsidRPr="00374885">
          <w:rPr>
            <w:rStyle w:val="Lienhypertexte"/>
          </w:rPr>
          <w:t>Readthedocs</w:t>
        </w:r>
        <w:proofErr w:type="spellEnd"/>
      </w:hyperlink>
    </w:p>
    <w:p w14:paraId="044EDC91" w14:textId="77777777" w:rsidR="00EC508D" w:rsidRDefault="00EC508D" w:rsidP="00CD6AFA"/>
    <w:p w14:paraId="0EC063C7" w14:textId="12651518" w:rsidR="005573BA" w:rsidRDefault="00611214" w:rsidP="005573BA">
      <w:r>
        <w:t xml:space="preserve">Orion </w:t>
      </w:r>
      <w:r w:rsidR="00057A47">
        <w:t xml:space="preserve">Incoming </w:t>
      </w:r>
      <w:r w:rsidR="00374885">
        <w:t xml:space="preserve">API </w:t>
      </w:r>
      <w:r w:rsidR="00057A47">
        <w:t>port: 1026/TCP</w:t>
      </w:r>
    </w:p>
    <w:p w14:paraId="4501FD75" w14:textId="7D59EC69" w:rsidR="00F36766" w:rsidRDefault="00CA6CF8" w:rsidP="005573BA">
      <w:r>
        <w:t xml:space="preserve">The RAM memory needed </w:t>
      </w:r>
      <w:r w:rsidR="00FA571E">
        <w:t>is minimum 4 GB</w:t>
      </w:r>
      <w:r w:rsidR="00CE6E80">
        <w:t>, with the MongoDB</w:t>
      </w:r>
      <w:r w:rsidR="00D236F4">
        <w:t xml:space="preserve">, so the needed memory for Orion </w:t>
      </w:r>
      <w:r w:rsidR="00A61096">
        <w:t>itself is less than that</w:t>
      </w:r>
      <w:r w:rsidR="00E60FB6">
        <w:t>.</w:t>
      </w:r>
    </w:p>
    <w:p w14:paraId="1528315E" w14:textId="442F0958" w:rsidR="00E60FB6" w:rsidRDefault="002A1F05" w:rsidP="005573BA">
      <w:r>
        <w:t xml:space="preserve">The size of the </w:t>
      </w:r>
      <w:r w:rsidR="00A61096">
        <w:t xml:space="preserve">Orion </w:t>
      </w:r>
      <w:r>
        <w:t xml:space="preserve">container image is </w:t>
      </w:r>
      <w:r w:rsidR="00DE3E91">
        <w:t>260 MB</w:t>
      </w:r>
      <w:r w:rsidR="00045D67">
        <w:t>.</w:t>
      </w:r>
    </w:p>
    <w:p w14:paraId="27E89CB5" w14:textId="363964F2" w:rsidR="00045D67" w:rsidRDefault="00045D67" w:rsidP="005573BA">
      <w:r>
        <w:t xml:space="preserve">The chapter “resource availability” </w:t>
      </w:r>
      <w:r w:rsidR="00196493">
        <w:t xml:space="preserve">give some hints about the </w:t>
      </w:r>
      <w:r w:rsidR="008C5702">
        <w:t xml:space="preserve">needs on </w:t>
      </w:r>
      <w:hyperlink r:id="rId144" w:anchor="resource-availability" w:history="1">
        <w:r w:rsidR="008C5702" w:rsidRPr="008C5702">
          <w:rPr>
            <w:rStyle w:val="Lienhypertexte"/>
          </w:rPr>
          <w:t xml:space="preserve">Orion </w:t>
        </w:r>
        <w:proofErr w:type="spellStart"/>
        <w:r w:rsidR="008C5702" w:rsidRPr="008C5702">
          <w:rPr>
            <w:rStyle w:val="Lienhypertexte"/>
          </w:rPr>
          <w:t>ReadTheDocs</w:t>
        </w:r>
        <w:proofErr w:type="spellEnd"/>
      </w:hyperlink>
    </w:p>
    <w:p w14:paraId="648CBF65" w14:textId="77777777" w:rsidR="00F23D56" w:rsidRDefault="00F23D56" w:rsidP="005573BA"/>
    <w:p w14:paraId="368772FA" w14:textId="6A486755" w:rsidR="00223BE6" w:rsidRDefault="00223BE6" w:rsidP="005573BA">
      <w:r>
        <w:t>The Orion</w:t>
      </w:r>
      <w:r w:rsidR="00CA6CF8">
        <w:t xml:space="preserve"> component</w:t>
      </w:r>
      <w:r>
        <w:t xml:space="preserve"> i</w:t>
      </w:r>
      <w:r w:rsidR="00F91D04">
        <w:t>s</w:t>
      </w:r>
      <w:r>
        <w:t xml:space="preserve"> easily deployable</w:t>
      </w:r>
      <w:r w:rsidR="00F91D04">
        <w:t xml:space="preserve"> through a Docker service</w:t>
      </w:r>
      <w:r w:rsidR="00296F71">
        <w:t xml:space="preserve">, </w:t>
      </w:r>
      <w:r w:rsidR="000575A5">
        <w:t xml:space="preserve">how to do it is explained on the </w:t>
      </w:r>
      <w:r w:rsidR="000C18CE">
        <w:t xml:space="preserve">documentation chapter in </w:t>
      </w:r>
      <w:hyperlink r:id="rId145" w:history="1">
        <w:r w:rsidR="000C18CE" w:rsidRPr="00F309DC">
          <w:rPr>
            <w:rStyle w:val="Lienhypertexte"/>
          </w:rPr>
          <w:t xml:space="preserve">Orion </w:t>
        </w:r>
        <w:proofErr w:type="spellStart"/>
        <w:r w:rsidR="000C18CE" w:rsidRPr="00F309DC">
          <w:rPr>
            <w:rStyle w:val="Lienhypertexte"/>
          </w:rPr>
          <w:t>Reathe</w:t>
        </w:r>
        <w:r w:rsidR="00F309DC" w:rsidRPr="00F309DC">
          <w:rPr>
            <w:rStyle w:val="Lienhypertexte"/>
          </w:rPr>
          <w:t>Docs</w:t>
        </w:r>
        <w:proofErr w:type="spellEnd"/>
      </w:hyperlink>
    </w:p>
    <w:p w14:paraId="66690B31" w14:textId="0202CF35" w:rsidR="00D72E85" w:rsidRDefault="00D72E85" w:rsidP="005573BA">
      <w:r>
        <w:t xml:space="preserve">The use of MongoDB version </w:t>
      </w:r>
      <w:r w:rsidR="00503D6E">
        <w:t xml:space="preserve">3.x </w:t>
      </w:r>
      <w:r w:rsidR="00FA1375">
        <w:t xml:space="preserve">for data persistence </w:t>
      </w:r>
      <w:r w:rsidR="00503D6E">
        <w:t>is recommended</w:t>
      </w:r>
      <w:r w:rsidR="00A42913">
        <w:t xml:space="preserve"> (the MongoDB cluster will use the 3.6 version</w:t>
      </w:r>
      <w:r w:rsidR="00D236F4">
        <w:t>)</w:t>
      </w:r>
      <w:r w:rsidR="0086540E">
        <w:t>.</w:t>
      </w:r>
    </w:p>
    <w:p w14:paraId="6DE957C0" w14:textId="77777777" w:rsidR="00265333" w:rsidRDefault="00265333" w:rsidP="005573BA"/>
    <w:p w14:paraId="4DA72547" w14:textId="32D5E17E" w:rsidR="00265333" w:rsidRDefault="00D47253" w:rsidP="005573BA">
      <w:r>
        <w:t xml:space="preserve">The </w:t>
      </w:r>
      <w:r w:rsidR="00E03AB4">
        <w:t xml:space="preserve">Orion </w:t>
      </w:r>
      <w:r>
        <w:t>documentation</w:t>
      </w:r>
      <w:r w:rsidR="00F33B7C">
        <w:t xml:space="preserve"> on </w:t>
      </w:r>
      <w:proofErr w:type="spellStart"/>
      <w:r w:rsidR="00F33B7C">
        <w:t>Readthedocs</w:t>
      </w:r>
      <w:proofErr w:type="spellEnd"/>
      <w:r w:rsidR="00F33B7C">
        <w:t xml:space="preserve"> provides an entire chapter </w:t>
      </w:r>
      <w:r w:rsidR="000C05F5">
        <w:t xml:space="preserve">about the </w:t>
      </w:r>
      <w:hyperlink r:id="rId146" w:history="1">
        <w:r w:rsidR="000C05F5" w:rsidRPr="00E03AB4">
          <w:rPr>
            <w:rStyle w:val="Lienhypertexte"/>
          </w:rPr>
          <w:t>performance tuning</w:t>
        </w:r>
        <w:r w:rsidR="00E03AB4" w:rsidRPr="00E03AB4">
          <w:rPr>
            <w:rStyle w:val="Lienhypertexte"/>
          </w:rPr>
          <w:t xml:space="preserve"> of the Orion context broker in production</w:t>
        </w:r>
      </w:hyperlink>
      <w:r w:rsidR="00D15E8F">
        <w:t>.</w:t>
      </w:r>
    </w:p>
    <w:p w14:paraId="1289B614" w14:textId="77777777" w:rsidR="007E0116" w:rsidRDefault="007E0116" w:rsidP="005573BA"/>
    <w:p w14:paraId="77173973" w14:textId="77777777" w:rsidR="007E0116" w:rsidRDefault="007E0116" w:rsidP="005573BA"/>
    <w:p w14:paraId="635928FD" w14:textId="05984C9C" w:rsidR="00DA5BB3" w:rsidRDefault="007E0116" w:rsidP="005573BA">
      <w:r>
        <w:lastRenderedPageBreak/>
        <w:t xml:space="preserve">The following schema shows the place </w:t>
      </w:r>
      <w:r w:rsidR="00C570EF">
        <w:t xml:space="preserve">of Orion context broker in the </w:t>
      </w:r>
      <w:proofErr w:type="spellStart"/>
      <w:r w:rsidR="00C570EF">
        <w:t>Fiware</w:t>
      </w:r>
      <w:proofErr w:type="spellEnd"/>
      <w:r w:rsidR="00C570EF">
        <w:t xml:space="preserve"> architecture:</w:t>
      </w:r>
    </w:p>
    <w:p w14:paraId="322783F0" w14:textId="77777777" w:rsidR="007E0116" w:rsidRDefault="007E0116" w:rsidP="005573BA"/>
    <w:p w14:paraId="1734CFFC" w14:textId="77777777" w:rsidR="00D57814" w:rsidRDefault="00D57814" w:rsidP="005573BA">
      <w:pPr>
        <w:rPr>
          <w:noProof/>
        </w:rPr>
      </w:pPr>
    </w:p>
    <w:p w14:paraId="58321D49" w14:textId="77777777" w:rsidR="00661879" w:rsidRDefault="00AB132D" w:rsidP="00661879">
      <w:pPr>
        <w:keepNext/>
        <w:jc w:val="center"/>
      </w:pPr>
      <w:r>
        <w:rPr>
          <w:noProof/>
        </w:rPr>
        <w:drawing>
          <wp:inline distT="0" distB="0" distL="0" distR="0" wp14:anchorId="162AE6F2" wp14:editId="03773A9B">
            <wp:extent cx="5346700" cy="4284345"/>
            <wp:effectExtent l="0" t="0" r="635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ion-ge-interaction.png"/>
                    <pic:cNvPicPr/>
                  </pic:nvPicPr>
                  <pic:blipFill rotWithShape="1">
                    <a:blip r:embed="rId147">
                      <a:extLst>
                        <a:ext uri="{28A0092B-C50C-407E-A947-70E740481C1C}">
                          <a14:useLocalDpi xmlns:a14="http://schemas.microsoft.com/office/drawing/2010/main" val="0"/>
                        </a:ext>
                      </a:extLst>
                    </a:blip>
                    <a:srcRect r="10899"/>
                    <a:stretch/>
                  </pic:blipFill>
                  <pic:spPr bwMode="auto">
                    <a:xfrm>
                      <a:off x="0" y="0"/>
                      <a:ext cx="5346700" cy="4284345"/>
                    </a:xfrm>
                    <a:prstGeom prst="rect">
                      <a:avLst/>
                    </a:prstGeom>
                    <a:ln>
                      <a:noFill/>
                    </a:ln>
                    <a:extLst>
                      <a:ext uri="{53640926-AAD7-44D8-BBD7-CCE9431645EC}">
                        <a14:shadowObscured xmlns:a14="http://schemas.microsoft.com/office/drawing/2010/main"/>
                      </a:ext>
                    </a:extLst>
                  </pic:spPr>
                </pic:pic>
              </a:graphicData>
            </a:graphic>
          </wp:inline>
        </w:drawing>
      </w:r>
    </w:p>
    <w:p w14:paraId="38B66DF3" w14:textId="194FC5AD" w:rsidR="007E0116" w:rsidRDefault="00661879" w:rsidP="00661879">
      <w:pPr>
        <w:pStyle w:val="Lgende"/>
        <w:jc w:val="center"/>
      </w:pPr>
      <w:r>
        <w:t xml:space="preserve">Figure </w:t>
      </w:r>
      <w:r>
        <w:fldChar w:fldCharType="begin"/>
      </w:r>
      <w:r>
        <w:instrText xml:space="preserve"> SEQ Figure \* ARABIC </w:instrText>
      </w:r>
      <w:r>
        <w:fldChar w:fldCharType="separate"/>
      </w:r>
      <w:r>
        <w:rPr>
          <w:noProof/>
        </w:rPr>
        <w:t>14</w:t>
      </w:r>
      <w:r>
        <w:fldChar w:fldCharType="end"/>
      </w:r>
      <w:r>
        <w:t>: Orion Context Broker relation with other components</w:t>
      </w:r>
    </w:p>
    <w:p w14:paraId="2E1E78A8" w14:textId="77777777" w:rsidR="007E0116" w:rsidRPr="005573BA" w:rsidRDefault="007E0116" w:rsidP="005573BA"/>
    <w:p w14:paraId="252BA686" w14:textId="26FFB660" w:rsidR="00F6725F" w:rsidRDefault="00F6725F" w:rsidP="00F6725F">
      <w:pPr>
        <w:pStyle w:val="Titre3"/>
      </w:pPr>
      <w:bookmarkStart w:id="266" w:name="_Toc499823573"/>
      <w:bookmarkStart w:id="267" w:name="_Toc500837519"/>
      <w:r>
        <w:t>Selected Product(s)</w:t>
      </w:r>
      <w:bookmarkEnd w:id="266"/>
      <w:bookmarkEnd w:id="267"/>
    </w:p>
    <w:p w14:paraId="3B043999" w14:textId="4113EE62" w:rsidR="00057A47" w:rsidRPr="00057A47" w:rsidRDefault="00057A47" w:rsidP="00057A47">
      <w:r>
        <w:t>Orion Context broker is</w:t>
      </w:r>
      <w:r w:rsidR="00611214">
        <w:t xml:space="preserve"> the reference GE in </w:t>
      </w:r>
      <w:proofErr w:type="spellStart"/>
      <w:r w:rsidR="00611214">
        <w:t>Fiware</w:t>
      </w:r>
      <w:proofErr w:type="spellEnd"/>
      <w:r w:rsidR="00611214">
        <w:t xml:space="preserve"> catalog.</w:t>
      </w:r>
    </w:p>
    <w:p w14:paraId="33A8E5F4" w14:textId="77777777" w:rsidR="00611214" w:rsidRDefault="00611214" w:rsidP="00177247"/>
    <w:p w14:paraId="16A034F5" w14:textId="5BC51AFB" w:rsidR="00177247" w:rsidRDefault="00177247" w:rsidP="00177247">
      <w:r>
        <w:t xml:space="preserve">There’s another implementation of an NGSI context broker originated from Orange: </w:t>
      </w:r>
    </w:p>
    <w:p w14:paraId="1B1C500E" w14:textId="77777777" w:rsidR="007600F0" w:rsidRPr="00A97AE8" w:rsidRDefault="007600F0" w:rsidP="00177247">
      <w:r>
        <w:t>But tailored for use at IOT gateway level, for example to manage a network of sensors relative to a specific activity among numerous smart city use cases</w:t>
      </w:r>
    </w:p>
    <w:p w14:paraId="2837F3A4" w14:textId="77777777" w:rsidR="00177247" w:rsidRPr="00177247" w:rsidRDefault="00177247" w:rsidP="00177247"/>
    <w:p w14:paraId="058AAA28" w14:textId="77777777" w:rsidR="00F6725F" w:rsidRDefault="00F6725F" w:rsidP="00F6725F">
      <w:pPr>
        <w:pStyle w:val="Titre3"/>
      </w:pPr>
      <w:bookmarkStart w:id="268" w:name="_Toc499823574"/>
      <w:bookmarkStart w:id="269" w:name="_Toc500837520"/>
      <w:r>
        <w:t>Selection Rationale</w:t>
      </w:r>
      <w:bookmarkEnd w:id="268"/>
      <w:bookmarkEnd w:id="269"/>
    </w:p>
    <w:p w14:paraId="33AE7043" w14:textId="6C393CFD" w:rsidR="00245191" w:rsidRDefault="00245191" w:rsidP="00245191">
      <w:r>
        <w:t xml:space="preserve">Orion is the reference </w:t>
      </w:r>
      <w:r w:rsidR="00CD6AFA">
        <w:t>implementation</w:t>
      </w:r>
      <w:r>
        <w:t xml:space="preserve"> of NGSI Context Broker in </w:t>
      </w:r>
      <w:proofErr w:type="spellStart"/>
      <w:r>
        <w:t>Fiware</w:t>
      </w:r>
      <w:proofErr w:type="spellEnd"/>
      <w:r w:rsidR="00611214">
        <w:t xml:space="preserve"> catalog</w:t>
      </w:r>
      <w:r w:rsidR="00A37A37">
        <w:t>.</w:t>
      </w:r>
    </w:p>
    <w:p w14:paraId="6AE5B9DB" w14:textId="77777777" w:rsidR="008A1494" w:rsidRDefault="008A1494" w:rsidP="00245191"/>
    <w:p w14:paraId="090750B0" w14:textId="4D16E39F" w:rsidR="008A1494" w:rsidRDefault="008A1494" w:rsidP="00245191">
      <w:proofErr w:type="spellStart"/>
      <w:r>
        <w:t>Fiware</w:t>
      </w:r>
      <w:proofErr w:type="spellEnd"/>
      <w:r>
        <w:t xml:space="preserve"> is member of the </w:t>
      </w:r>
      <w:r w:rsidR="005044ED">
        <w:t>ISG (</w:t>
      </w:r>
      <w:r w:rsidR="005044ED" w:rsidRPr="008A1494">
        <w:t>Industry Specification Group</w:t>
      </w:r>
      <w:r w:rsidR="005044ED">
        <w:t xml:space="preserve">) </w:t>
      </w:r>
      <w:r>
        <w:t>CIM (Context Information Management) created at ETSI beginning of 2017.</w:t>
      </w:r>
    </w:p>
    <w:p w14:paraId="299DA702" w14:textId="395F75E3" w:rsidR="008A1494" w:rsidRDefault="008A1494" w:rsidP="00245191"/>
    <w:p w14:paraId="1E3A58A3" w14:textId="27FBCDAD" w:rsidR="008A1494" w:rsidRDefault="008A1494" w:rsidP="00245191">
      <w:r w:rsidRPr="008A1494">
        <w:t xml:space="preserve">ISG CIM will focus on developing specifications for a common context information management API, data publication platforms and standard data models. The group will work closely with the </w:t>
      </w:r>
      <w:r w:rsidRPr="0015177B">
        <w:rPr>
          <w:b/>
        </w:rPr>
        <w:t>ETSI SmartM2M</w:t>
      </w:r>
      <w:r w:rsidRPr="008A1494">
        <w:t xml:space="preserve"> technical committee and with </w:t>
      </w:r>
      <w:hyperlink r:id="rId148" w:history="1">
        <w:r w:rsidRPr="00E374B2">
          <w:rPr>
            <w:rStyle w:val="Lienhypertexte"/>
            <w:b/>
          </w:rPr>
          <w:t>oneM2M</w:t>
        </w:r>
      </w:hyperlink>
      <w:r w:rsidRPr="008A1494">
        <w:t>, the global standards initiative for M2M and the IoT (Internet of Things) of which ETSI is a founding member, since the IoT is one of the sources of context data for smart applications.</w:t>
      </w:r>
    </w:p>
    <w:p w14:paraId="52CCCAE6" w14:textId="5EC44D4B" w:rsidR="0015177B" w:rsidRDefault="0015177B" w:rsidP="00245191"/>
    <w:p w14:paraId="2BD6152F" w14:textId="3382C12E" w:rsidR="0015177B" w:rsidRDefault="005044ED" w:rsidP="00245191">
      <w:r w:rsidRPr="005044ED">
        <w:lastRenderedPageBreak/>
        <w:t xml:space="preserve">The OMA NGSI information model is currently being evolved to better support linked data (entity relationships), property graphs and semantics (exploiting the capabilities offered by </w:t>
      </w:r>
      <w:r w:rsidRPr="005044ED">
        <w:rPr>
          <w:b/>
        </w:rPr>
        <w:t>JSON-LD</w:t>
      </w:r>
      <w:r w:rsidRPr="005044ED">
        <w:t>). This work is being conducted under the ETSI ISG CIM initiative.</w:t>
      </w:r>
    </w:p>
    <w:p w14:paraId="3A39CAC4" w14:textId="71A2AFD8" w:rsidR="005044ED" w:rsidRDefault="005044ED" w:rsidP="00245191"/>
    <w:p w14:paraId="0940D846" w14:textId="14DF534D" w:rsidR="005044ED" w:rsidRPr="00245191" w:rsidRDefault="005044ED" w:rsidP="00245191">
      <w:r w:rsidRPr="005044ED">
        <w:t>It is noteworthy that the ETSI ISG CIM information model is a generalization of the existing FIWARE NGSI information model. As a result</w:t>
      </w:r>
      <w:r w:rsidR="00392311">
        <w:t>,</w:t>
      </w:r>
      <w:r w:rsidRPr="005044ED">
        <w:t xml:space="preserve"> it is expected a good level of compatibility and a clear migration path between both information models.</w:t>
      </w:r>
    </w:p>
    <w:p w14:paraId="461588DD" w14:textId="77777777" w:rsidR="00F6725F" w:rsidRDefault="00F6725F" w:rsidP="00F6725F">
      <w:pPr>
        <w:pStyle w:val="Titre3"/>
      </w:pPr>
      <w:bookmarkStart w:id="270" w:name="_Toc499823575"/>
      <w:bookmarkStart w:id="271" w:name="_Toc500837521"/>
      <w:r>
        <w:t>Architecture Risks</w:t>
      </w:r>
      <w:bookmarkEnd w:id="270"/>
      <w:bookmarkEnd w:id="271"/>
    </w:p>
    <w:p w14:paraId="43306DE9" w14:textId="45EAAE42" w:rsidR="00177247" w:rsidRDefault="00177247" w:rsidP="00177247">
      <w:r>
        <w:t xml:space="preserve">This component is central to the platform, because it’s the dorsal of the </w:t>
      </w:r>
      <w:proofErr w:type="spellStart"/>
      <w:r w:rsidR="00057A47">
        <w:t>Fiware</w:t>
      </w:r>
      <w:proofErr w:type="spellEnd"/>
      <w:r w:rsidR="00057A47">
        <w:t xml:space="preserve"> </w:t>
      </w:r>
      <w:r>
        <w:t>architecture</w:t>
      </w:r>
    </w:p>
    <w:p w14:paraId="33F56580" w14:textId="42A0A426" w:rsidR="00177247" w:rsidRDefault="00177247" w:rsidP="00177247">
      <w:r>
        <w:t>It can become a bottleneck in case of high traffic</w:t>
      </w:r>
      <w:r w:rsidR="00254F0F">
        <w:t xml:space="preserve">, so a </w:t>
      </w:r>
      <w:proofErr w:type="gramStart"/>
      <w:r w:rsidR="00254F0F">
        <w:t>particular attention</w:t>
      </w:r>
      <w:proofErr w:type="gramEnd"/>
      <w:r w:rsidR="00254F0F">
        <w:t xml:space="preserve"> is needed on response time, through specific monitoring</w:t>
      </w:r>
      <w:r w:rsidR="0045468D">
        <w:t>.</w:t>
      </w:r>
    </w:p>
    <w:p w14:paraId="27C62B7C" w14:textId="61E12352" w:rsidR="0045468D" w:rsidRDefault="0045468D" w:rsidP="00177247">
      <w:r>
        <w:t xml:space="preserve">The MongoDB database used by the context broker is a </w:t>
      </w:r>
      <w:r w:rsidR="00CD6AFA">
        <w:t xml:space="preserve">global MongoDB </w:t>
      </w:r>
      <w:r>
        <w:t xml:space="preserve">cluster, </w:t>
      </w:r>
      <w:r w:rsidR="00EC508D">
        <w:t>which</w:t>
      </w:r>
      <w:r>
        <w:t xml:space="preserve"> provide high availability and scalability.</w:t>
      </w:r>
    </w:p>
    <w:p w14:paraId="7C95982F" w14:textId="4094F906" w:rsidR="0045468D" w:rsidRPr="00177247" w:rsidRDefault="0045468D" w:rsidP="00177247">
      <w:r>
        <w:t xml:space="preserve">The application component, </w:t>
      </w:r>
      <w:r w:rsidR="00507D75">
        <w:t xml:space="preserve">Orion will be deployed </w:t>
      </w:r>
      <w:r w:rsidR="0001581B">
        <w:t>as a service through a Docker stack file, to run several Orion containers, and will then provide high-availability and scalability.</w:t>
      </w:r>
    </w:p>
    <w:p w14:paraId="6843C1E1" w14:textId="10F97E8C" w:rsidR="00F6725F" w:rsidRDefault="00F6725F" w:rsidP="00F6725F"/>
    <w:p w14:paraId="4E7881F9" w14:textId="4D596D2B" w:rsidR="0001581B" w:rsidRDefault="0001581B" w:rsidP="00F6725F">
      <w:r w:rsidRPr="0001581B">
        <w:t>you can also take advan</w:t>
      </w:r>
      <w:r>
        <w:t>t</w:t>
      </w:r>
      <w:r w:rsidRPr="0001581B">
        <w:t xml:space="preserve">age of Rush as notification </w:t>
      </w:r>
      <w:proofErr w:type="spellStart"/>
      <w:r w:rsidRPr="0001581B">
        <w:t>relayer</w:t>
      </w:r>
      <w:proofErr w:type="spellEnd"/>
      <w:r w:rsidRPr="0001581B">
        <w:t>. Thus, instead of managing the notifications itself (including waiting for the HTTP timeout while the notification receives responses), Orion passes the notification to Rush, which in turn deals with it</w:t>
      </w:r>
      <w:r>
        <w:t>, to reduce the load on Orion</w:t>
      </w:r>
      <w:r w:rsidRPr="0001581B">
        <w:t>.</w:t>
      </w:r>
    </w:p>
    <w:p w14:paraId="0D82ACA0" w14:textId="5855275C" w:rsidR="00CA52A3" w:rsidRDefault="00BE7D42" w:rsidP="00CA52A3">
      <w:hyperlink r:id="rId149" w:history="1">
        <w:r w:rsidR="00CA52A3" w:rsidRPr="0083266D">
          <w:rPr>
            <w:rStyle w:val="Lienhypertexte"/>
          </w:rPr>
          <w:t>Rush</w:t>
        </w:r>
      </w:hyperlink>
      <w:r w:rsidR="00CA52A3">
        <w:t xml:space="preserve"> as a notification </w:t>
      </w:r>
      <w:proofErr w:type="spellStart"/>
      <w:r w:rsidR="00CA52A3">
        <w:t>relayer</w:t>
      </w:r>
      <w:proofErr w:type="spellEnd"/>
      <w:r w:rsidR="00CA52A3">
        <w:t xml:space="preserve"> (</w:t>
      </w:r>
      <w:hyperlink r:id="rId150" w:history="1">
        <w:r w:rsidR="00CA52A3" w:rsidRPr="006F3DC5">
          <w:rPr>
            <w:rStyle w:val="Lienhypertexte"/>
          </w:rPr>
          <w:t>Rush on Telefonica github</w:t>
        </w:r>
      </w:hyperlink>
      <w:r w:rsidR="00CA52A3">
        <w:t xml:space="preserve">), a Docker file: </w:t>
      </w:r>
      <w:hyperlink r:id="rId151" w:history="1">
        <w:proofErr w:type="spellStart"/>
        <w:r w:rsidR="00CA52A3" w:rsidRPr="002C425E">
          <w:rPr>
            <w:rStyle w:val="Lienhypertexte"/>
          </w:rPr>
          <w:t>OrionRush</w:t>
        </w:r>
        <w:proofErr w:type="spellEnd"/>
        <w:r w:rsidR="00CA52A3" w:rsidRPr="002C425E">
          <w:rPr>
            <w:rStyle w:val="Lienhypertexte"/>
          </w:rPr>
          <w:t xml:space="preserve"> on github</w:t>
        </w:r>
      </w:hyperlink>
    </w:p>
    <w:p w14:paraId="6925410D" w14:textId="61933D4F" w:rsidR="00CA52A3" w:rsidRDefault="00CA52A3" w:rsidP="00CA52A3"/>
    <w:p w14:paraId="68A3E6CC" w14:textId="40663C7F" w:rsidR="00F26E8E" w:rsidRPr="00F2163C" w:rsidRDefault="00D125D7" w:rsidP="00CA52A3">
      <w:r>
        <w:t xml:space="preserve">To achieve best performance for the Orion context broker, we </w:t>
      </w:r>
      <w:proofErr w:type="gramStart"/>
      <w:r>
        <w:t>have to</w:t>
      </w:r>
      <w:proofErr w:type="gramEnd"/>
      <w:r>
        <w:t xml:space="preserve"> observe the tuning advices given in the </w:t>
      </w:r>
      <w:hyperlink r:id="rId152" w:history="1">
        <w:r w:rsidRPr="00D125D7">
          <w:rPr>
            <w:rStyle w:val="Lienhypertexte"/>
          </w:rPr>
          <w:t xml:space="preserve">documentation on </w:t>
        </w:r>
        <w:proofErr w:type="spellStart"/>
        <w:r w:rsidRPr="00D125D7">
          <w:rPr>
            <w:rStyle w:val="Lienhypertexte"/>
          </w:rPr>
          <w:t>Readthedocs</w:t>
        </w:r>
        <w:proofErr w:type="spellEnd"/>
      </w:hyperlink>
    </w:p>
    <w:p w14:paraId="7ABDE6C8" w14:textId="77777777" w:rsidR="002C425E" w:rsidRPr="00F6725F" w:rsidRDefault="002C425E" w:rsidP="00F6725F"/>
    <w:p w14:paraId="0A71C18A" w14:textId="77777777" w:rsidR="00A226BA" w:rsidRDefault="00A226BA" w:rsidP="00A226BA">
      <w:pPr>
        <w:pStyle w:val="Titre2"/>
      </w:pPr>
      <w:bookmarkStart w:id="272" w:name="_Toc499823576"/>
      <w:bookmarkStart w:id="273" w:name="_Toc500837522"/>
      <w:r>
        <w:t>MongoDB Component</w:t>
      </w:r>
      <w:bookmarkEnd w:id="272"/>
      <w:bookmarkEnd w:id="273"/>
    </w:p>
    <w:p w14:paraId="16FC896B" w14:textId="77777777" w:rsidR="00A226BA" w:rsidRDefault="00A226BA" w:rsidP="00A226BA">
      <w:pPr>
        <w:pStyle w:val="Titre3"/>
      </w:pPr>
      <w:bookmarkStart w:id="274" w:name="_Toc499823577"/>
      <w:bookmarkStart w:id="275" w:name="_Toc500837523"/>
      <w:r>
        <w:t>Component Functions</w:t>
      </w:r>
      <w:bookmarkEnd w:id="274"/>
      <w:bookmarkEnd w:id="275"/>
    </w:p>
    <w:p w14:paraId="713087CA" w14:textId="25E66F9B" w:rsidR="00254F0F" w:rsidRDefault="00945877" w:rsidP="00254F0F">
      <w:hyperlink r:id="rId153" w:history="1">
        <w:r w:rsidR="00254F0F" w:rsidRPr="00945877">
          <w:rPr>
            <w:rStyle w:val="Lienhypertexte"/>
          </w:rPr>
          <w:t>MongoDB</w:t>
        </w:r>
      </w:hyperlink>
      <w:r w:rsidR="00254F0F">
        <w:t xml:space="preserve"> is a NOSQL document database, natively scalable</w:t>
      </w:r>
      <w:r w:rsidR="00245191">
        <w:t xml:space="preserve"> by multiplying the nodes</w:t>
      </w:r>
      <w:r w:rsidR="00611214">
        <w:t>/containers</w:t>
      </w:r>
      <w:r w:rsidR="00245191">
        <w:t xml:space="preserve"> running the software and replicating the data upon the nodes</w:t>
      </w:r>
      <w:r w:rsidR="00611214">
        <w:t xml:space="preserve">, this </w:t>
      </w:r>
      <w:r w:rsidR="000D7803">
        <w:t xml:space="preserve">is called </w:t>
      </w:r>
      <w:r w:rsidR="00611214">
        <w:t>a replica set</w:t>
      </w:r>
      <w:r w:rsidR="000D7803">
        <w:t>.</w:t>
      </w:r>
    </w:p>
    <w:p w14:paraId="2096E110" w14:textId="4056F207" w:rsidR="000D7803" w:rsidRDefault="000D7803" w:rsidP="00254F0F"/>
    <w:p w14:paraId="628FDB3F" w14:textId="6407EAB5" w:rsidR="000D7803" w:rsidRPr="00254F0F" w:rsidRDefault="000D7803" w:rsidP="00254F0F">
      <w:r>
        <w:t xml:space="preserve">MongoDB is used for data persistence by several components of the platform: Orion context broker, IDAS IOT agents, Comet STH, </w:t>
      </w:r>
      <w:proofErr w:type="spellStart"/>
      <w:r>
        <w:t>Perseo</w:t>
      </w:r>
      <w:proofErr w:type="spellEnd"/>
      <w:r>
        <w:t>.</w:t>
      </w:r>
    </w:p>
    <w:p w14:paraId="6DD639E1" w14:textId="77777777" w:rsidR="00A226BA" w:rsidRDefault="00A226BA" w:rsidP="00A226BA">
      <w:pPr>
        <w:pStyle w:val="Titre3"/>
      </w:pPr>
      <w:bookmarkStart w:id="276" w:name="_Toc499823578"/>
      <w:bookmarkStart w:id="277" w:name="_Toc500837524"/>
      <w:r>
        <w:t>Technical Considerations</w:t>
      </w:r>
      <w:bookmarkEnd w:id="276"/>
      <w:bookmarkEnd w:id="277"/>
    </w:p>
    <w:p w14:paraId="4E776359" w14:textId="414D5D02" w:rsidR="00FF4F09" w:rsidRDefault="00752BB3" w:rsidP="00FF4F09">
      <w:r>
        <w:t>Each MongoDB container will use</w:t>
      </w:r>
      <w:r w:rsidRPr="00752BB3">
        <w:t xml:space="preserve"> a data directory on the host system (outside the container) and mount</w:t>
      </w:r>
      <w:r>
        <w:t xml:space="preserve">ed </w:t>
      </w:r>
      <w:r w:rsidRPr="00752BB3">
        <w:t>to a directory visible from inside the container.</w:t>
      </w:r>
    </w:p>
    <w:p w14:paraId="4FF5F350" w14:textId="00140712" w:rsidR="00B45DD6" w:rsidRDefault="00B45DD6" w:rsidP="00FF4F09">
      <w:r>
        <w:t xml:space="preserve">It is recommended to use MongoDB version 3.2 </w:t>
      </w:r>
      <w:r w:rsidR="00EB4392">
        <w:t xml:space="preserve">or 3.4 </w:t>
      </w:r>
      <w:r>
        <w:t xml:space="preserve">and </w:t>
      </w:r>
      <w:r w:rsidR="00EB4392">
        <w:t>even</w:t>
      </w:r>
      <w:r>
        <w:t xml:space="preserve"> 3.</w:t>
      </w:r>
      <w:r w:rsidR="00945877">
        <w:t>6</w:t>
      </w:r>
      <w:r>
        <w:t xml:space="preserve"> (the latest stable as of today)</w:t>
      </w:r>
      <w:r w:rsidR="00261FE0">
        <w:t>.</w:t>
      </w:r>
    </w:p>
    <w:p w14:paraId="1B5FE3C1" w14:textId="0E5B165F" w:rsidR="001018BF" w:rsidRDefault="001018BF" w:rsidP="00FF4F09">
      <w:r>
        <w:t xml:space="preserve">From version 3.2 MongoDB uses a new optimized storage engine </w:t>
      </w:r>
      <w:hyperlink r:id="rId154" w:history="1">
        <w:proofErr w:type="spellStart"/>
        <w:r w:rsidRPr="001018BF">
          <w:rPr>
            <w:rStyle w:val="Lienhypertexte"/>
          </w:rPr>
          <w:t>WiredTiger</w:t>
        </w:r>
        <w:proofErr w:type="spellEnd"/>
      </w:hyperlink>
      <w:r w:rsidR="003A0FA7">
        <w:t xml:space="preserve"> (company owned now by MongoDB: </w:t>
      </w:r>
      <w:hyperlink r:id="rId155" w:history="1">
        <w:proofErr w:type="spellStart"/>
        <w:r w:rsidR="003A0FA7" w:rsidRPr="003A0FA7">
          <w:rPr>
            <w:rStyle w:val="Lienhypertexte"/>
          </w:rPr>
          <w:t>WiredTiger</w:t>
        </w:r>
        <w:proofErr w:type="spellEnd"/>
      </w:hyperlink>
      <w:r w:rsidR="003A0FA7">
        <w:t xml:space="preserve"> open source storage engine)</w:t>
      </w:r>
    </w:p>
    <w:p w14:paraId="489C5623" w14:textId="77777777" w:rsidR="0041707F" w:rsidRDefault="0041707F" w:rsidP="00FF4F09"/>
    <w:p w14:paraId="67EC4F31" w14:textId="18E7E51E" w:rsidR="00752BB3" w:rsidRDefault="00752BB3" w:rsidP="00FF4F09">
      <w:r>
        <w:t>The standard MongoDB incoming port is 27017</w:t>
      </w:r>
      <w:r w:rsidR="00555815">
        <w:t>/</w:t>
      </w:r>
      <w:r>
        <w:t>TCP</w:t>
      </w:r>
      <w:r w:rsidR="00B45DD6">
        <w:t>.</w:t>
      </w:r>
    </w:p>
    <w:p w14:paraId="2242C35B" w14:textId="0595F327" w:rsidR="00401CFC" w:rsidRDefault="002E41D3" w:rsidP="00FF4F09">
      <w:r>
        <w:t xml:space="preserve">Container </w:t>
      </w:r>
      <w:r w:rsidR="00401CFC">
        <w:t>RAM memory sizing</w:t>
      </w:r>
      <w:r w:rsidR="003A0C0C">
        <w:t>:</w:t>
      </w:r>
      <w:r w:rsidR="001018BF">
        <w:t xml:space="preserve"> </w:t>
      </w:r>
      <w:r>
        <w:t>4 GB</w:t>
      </w:r>
    </w:p>
    <w:p w14:paraId="719056B5" w14:textId="77777777" w:rsidR="004301E2" w:rsidRDefault="00401CFC" w:rsidP="004301E2">
      <w:r>
        <w:t>Storage sizing</w:t>
      </w:r>
      <w:r w:rsidR="00071768">
        <w:t xml:space="preserve">: </w:t>
      </w:r>
    </w:p>
    <w:p w14:paraId="55070DD8" w14:textId="7FBB0BB3" w:rsidR="004301E2" w:rsidRDefault="00071768" w:rsidP="00485DCE">
      <w:pPr>
        <w:pStyle w:val="Paragraphedeliste"/>
        <w:numPr>
          <w:ilvl w:val="0"/>
          <w:numId w:val="47"/>
        </w:numPr>
      </w:pPr>
      <w:r>
        <w:t xml:space="preserve">Docker image size is </w:t>
      </w:r>
      <w:r w:rsidR="00FD1840">
        <w:t>3</w:t>
      </w:r>
      <w:r w:rsidR="00411412">
        <w:t>6</w:t>
      </w:r>
      <w:r w:rsidR="00FD1840">
        <w:t>1 MB</w:t>
      </w:r>
    </w:p>
    <w:p w14:paraId="32195185" w14:textId="5D4BFC30" w:rsidR="00411412" w:rsidRDefault="00995D47" w:rsidP="00485DCE">
      <w:pPr>
        <w:pStyle w:val="Paragraphedeliste"/>
        <w:numPr>
          <w:ilvl w:val="0"/>
          <w:numId w:val="47"/>
        </w:numPr>
      </w:pPr>
      <w:r>
        <w:t xml:space="preserve">Data </w:t>
      </w:r>
      <w:proofErr w:type="gramStart"/>
      <w:r w:rsidR="00EA069C">
        <w:t>have to</w:t>
      </w:r>
      <w:proofErr w:type="gramEnd"/>
      <w:r w:rsidR="00EA069C">
        <w:t xml:space="preserve"> be </w:t>
      </w:r>
      <w:r w:rsidR="004B20BA">
        <w:t>stored on a specific Docker volume</w:t>
      </w:r>
      <w:r w:rsidR="00F545E1">
        <w:t xml:space="preserve"> on the container host</w:t>
      </w:r>
      <w:r w:rsidR="00DA1F35">
        <w:t>, each container running MongoDB</w:t>
      </w:r>
      <w:r w:rsidR="004301E2">
        <w:t xml:space="preserve"> shoul</w:t>
      </w:r>
      <w:r w:rsidR="009B6F4A">
        <w:t>d</w:t>
      </w:r>
      <w:r w:rsidR="004301E2">
        <w:t xml:space="preserve"> have</w:t>
      </w:r>
      <w:r w:rsidR="009B6F4A">
        <w:t xml:space="preserve"> its own volume on the </w:t>
      </w:r>
      <w:r w:rsidR="00B53BF4">
        <w:t xml:space="preserve">host </w:t>
      </w:r>
      <w:r w:rsidR="009B6F4A">
        <w:t>node</w:t>
      </w:r>
      <w:r w:rsidR="00945877">
        <w:t xml:space="preserve"> (or reserved in the SAN)</w:t>
      </w:r>
      <w:r w:rsidR="00B53BF4">
        <w:t>.</w:t>
      </w:r>
    </w:p>
    <w:p w14:paraId="26348FB9" w14:textId="586019A9" w:rsidR="00B53BF4" w:rsidRPr="00FF4F09" w:rsidRDefault="00523DA1" w:rsidP="00485DCE">
      <w:pPr>
        <w:pStyle w:val="Paragraphedeliste"/>
        <w:numPr>
          <w:ilvl w:val="0"/>
          <w:numId w:val="47"/>
        </w:numPr>
      </w:pPr>
      <w:r>
        <w:t xml:space="preserve">The size </w:t>
      </w:r>
      <w:r w:rsidR="00D432EC">
        <w:t xml:space="preserve">available </w:t>
      </w:r>
      <w:r w:rsidR="00945877">
        <w:t xml:space="preserve">for data storage, </w:t>
      </w:r>
      <w:r w:rsidR="00D432EC">
        <w:t>should be at least</w:t>
      </w:r>
      <w:r w:rsidR="00263B7B">
        <w:t xml:space="preserve"> 300 GB</w:t>
      </w:r>
      <w:r w:rsidR="002967F6">
        <w:t xml:space="preserve"> for each storage volume</w:t>
      </w:r>
    </w:p>
    <w:p w14:paraId="552B3BDA" w14:textId="77777777" w:rsidR="00A226BA" w:rsidRDefault="00A226BA" w:rsidP="00A226BA">
      <w:pPr>
        <w:pStyle w:val="Titre3"/>
      </w:pPr>
      <w:bookmarkStart w:id="278" w:name="_Toc499823579"/>
      <w:bookmarkStart w:id="279" w:name="_Toc500837525"/>
      <w:r>
        <w:t>Selected Product(s)</w:t>
      </w:r>
      <w:bookmarkEnd w:id="278"/>
      <w:bookmarkEnd w:id="279"/>
    </w:p>
    <w:p w14:paraId="293B7E66" w14:textId="3DA8F4E0" w:rsidR="00D20588" w:rsidRDefault="00815DF9" w:rsidP="00D20588">
      <w:r>
        <w:t xml:space="preserve">MongoDB is the selected NoSQL database for </w:t>
      </w:r>
      <w:r w:rsidR="00C83797">
        <w:t>several</w:t>
      </w:r>
      <w:r>
        <w:t xml:space="preserve"> </w:t>
      </w:r>
      <w:proofErr w:type="spellStart"/>
      <w:r>
        <w:t>Fiware</w:t>
      </w:r>
      <w:proofErr w:type="spellEnd"/>
      <w:r>
        <w:t xml:space="preserve"> components:</w:t>
      </w:r>
    </w:p>
    <w:p w14:paraId="2F78165F" w14:textId="518A999D" w:rsidR="00815DF9" w:rsidRPr="00D20588" w:rsidRDefault="00815DF9" w:rsidP="00D20588">
      <w:r>
        <w:t xml:space="preserve">Orion Context Broker, </w:t>
      </w:r>
      <w:r w:rsidR="00C83797">
        <w:t>IOT agents, Comet STH</w:t>
      </w:r>
      <w:r w:rsidR="002E41D3">
        <w:t xml:space="preserve">, </w:t>
      </w:r>
      <w:proofErr w:type="spellStart"/>
      <w:r w:rsidR="002E41D3">
        <w:t>Perseo</w:t>
      </w:r>
      <w:proofErr w:type="spellEnd"/>
    </w:p>
    <w:p w14:paraId="76A3F0F6" w14:textId="77777777" w:rsidR="00A226BA" w:rsidRDefault="00A226BA" w:rsidP="00A226BA">
      <w:pPr>
        <w:pStyle w:val="Titre3"/>
      </w:pPr>
      <w:bookmarkStart w:id="280" w:name="_Toc499823580"/>
      <w:bookmarkStart w:id="281" w:name="_Toc500837526"/>
      <w:r>
        <w:t>Selection Rationale</w:t>
      </w:r>
      <w:bookmarkEnd w:id="280"/>
      <w:bookmarkEnd w:id="281"/>
    </w:p>
    <w:p w14:paraId="0A5FF43F" w14:textId="3BFEF3C4" w:rsidR="00430036" w:rsidRDefault="00E873BA" w:rsidP="00430036">
      <w:r>
        <w:t xml:space="preserve">As said, MongoDB </w:t>
      </w:r>
      <w:r w:rsidR="00E23F4C">
        <w:t xml:space="preserve">NoSQL </w:t>
      </w:r>
      <w:r w:rsidR="00FF4F09">
        <w:t xml:space="preserve">database engine </w:t>
      </w:r>
      <w:r w:rsidR="00F4253A">
        <w:t xml:space="preserve">chosen </w:t>
      </w:r>
      <w:r w:rsidR="00430036">
        <w:t xml:space="preserve">for several components proposed in </w:t>
      </w:r>
      <w:proofErr w:type="spellStart"/>
      <w:r w:rsidR="00430036">
        <w:t>Fiware</w:t>
      </w:r>
      <w:proofErr w:type="spellEnd"/>
      <w:r w:rsidR="00FF4F09">
        <w:t>.</w:t>
      </w:r>
    </w:p>
    <w:p w14:paraId="1E29D780" w14:textId="6B59453F" w:rsidR="00FF4F09" w:rsidRPr="00430036" w:rsidRDefault="00E23F4C" w:rsidP="00430036">
      <w:r>
        <w:lastRenderedPageBreak/>
        <w:t>MongoDB is a</w:t>
      </w:r>
      <w:r w:rsidR="00FF4F09">
        <w:t xml:space="preserve"> very popular scalable open source document oriented NoSQL database</w:t>
      </w:r>
      <w:r w:rsidR="00E227A3">
        <w:t>, that is horizontally scalable.</w:t>
      </w:r>
    </w:p>
    <w:p w14:paraId="463D0F55" w14:textId="77777777" w:rsidR="00A226BA" w:rsidRDefault="00A226BA" w:rsidP="00A226BA">
      <w:pPr>
        <w:pStyle w:val="Titre3"/>
      </w:pPr>
      <w:bookmarkStart w:id="282" w:name="_Toc499823581"/>
      <w:bookmarkStart w:id="283" w:name="_Toc500837527"/>
      <w:r>
        <w:t>Architecture Risks</w:t>
      </w:r>
      <w:bookmarkEnd w:id="282"/>
      <w:bookmarkEnd w:id="283"/>
    </w:p>
    <w:p w14:paraId="6FA17EB2" w14:textId="77777777" w:rsidR="00974BB1" w:rsidRDefault="00974BB1" w:rsidP="00245191"/>
    <w:p w14:paraId="49FB1026" w14:textId="06B9954E" w:rsidR="00261FE0" w:rsidRDefault="00261FE0" w:rsidP="00245191">
      <w:r>
        <w:t>MongoDB will be deployed as cluster in the global platform Swarm, to achieve high availability several replicas will be deployed</w:t>
      </w:r>
      <w:r w:rsidR="00725FF3">
        <w:t xml:space="preserve"> (each replica is a container), see MongoDB documentation</w:t>
      </w:r>
    </w:p>
    <w:p w14:paraId="6363C887" w14:textId="2FEFC4C9" w:rsidR="00430036" w:rsidRDefault="00673C00" w:rsidP="00245191">
      <w:r>
        <w:t>Even built from origin to scale, and fault tolerant, MongoDB is not optimized for analytics, that uses cross data queries</w:t>
      </w:r>
      <w:r w:rsidR="00261FE0">
        <w:t xml:space="preserve">, by </w:t>
      </w:r>
      <w:r w:rsidR="00FF4F09">
        <w:t xml:space="preserve">using a solution based on PostgreSQL, like </w:t>
      </w:r>
      <w:hyperlink r:id="rId156" w:history="1">
        <w:r w:rsidR="00FF4F09" w:rsidRPr="00B45DD6">
          <w:rPr>
            <w:rStyle w:val="Lienhypertexte"/>
          </w:rPr>
          <w:t>Stampede</w:t>
        </w:r>
      </w:hyperlink>
      <w:r w:rsidR="00FF4F09">
        <w:t xml:space="preserve"> for Mongo slaves, </w:t>
      </w:r>
      <w:r w:rsidR="009E4E34">
        <w:t xml:space="preserve">that </w:t>
      </w:r>
      <w:r w:rsidR="007869EB">
        <w:t>could be mapped to the glob</w:t>
      </w:r>
      <w:r w:rsidR="00FF4F09">
        <w:t>al PostgreSQL/</w:t>
      </w:r>
      <w:proofErr w:type="spellStart"/>
      <w:r w:rsidR="00FF4F09">
        <w:t>Citus</w:t>
      </w:r>
      <w:proofErr w:type="spellEnd"/>
      <w:r w:rsidR="00FF4F09">
        <w:t xml:space="preserve"> </w:t>
      </w:r>
      <w:r w:rsidR="009E4E34">
        <w:t>cluster</w:t>
      </w:r>
      <w:r w:rsidR="007869EB">
        <w:t xml:space="preserve"> (</w:t>
      </w:r>
      <w:r w:rsidR="00247855">
        <w:t>usin</w:t>
      </w:r>
      <w:r w:rsidR="00F753AB">
        <w:t xml:space="preserve">g </w:t>
      </w:r>
      <w:hyperlink r:id="rId157" w:history="1">
        <w:proofErr w:type="spellStart"/>
        <w:r w:rsidR="007869EB" w:rsidRPr="007869EB">
          <w:rPr>
            <w:rStyle w:val="Lienhypertexte"/>
          </w:rPr>
          <w:t>cstore_fdw</w:t>
        </w:r>
        <w:proofErr w:type="spellEnd"/>
      </w:hyperlink>
      <w:r w:rsidR="007869EB">
        <w:t>)</w:t>
      </w:r>
      <w:r w:rsidR="009E4E34">
        <w:t>, high performance can be achieved on dat</w:t>
      </w:r>
      <w:r w:rsidR="007869EB">
        <w:t>a reading and writing, while keeping</w:t>
      </w:r>
      <w:r w:rsidR="009E4E34">
        <w:t xml:space="preserve"> long term history</w:t>
      </w:r>
      <w:r w:rsidR="007869EB">
        <w:t xml:space="preserve">, </w:t>
      </w:r>
      <w:r w:rsidR="00B45DD6">
        <w:t>then</w:t>
      </w:r>
      <w:r w:rsidR="00E73E6A">
        <w:t xml:space="preserve"> </w:t>
      </w:r>
      <w:r w:rsidR="009E4E34">
        <w:t>this is a solution to consider.</w:t>
      </w:r>
    </w:p>
    <w:p w14:paraId="5E3F6E38" w14:textId="77777777" w:rsidR="00C031CE" w:rsidRDefault="00C031CE" w:rsidP="00245191"/>
    <w:p w14:paraId="4C43F5DB" w14:textId="77777777" w:rsidR="003C04A7" w:rsidRDefault="007048BC" w:rsidP="003C04A7">
      <w:pPr>
        <w:keepNext/>
        <w:jc w:val="center"/>
      </w:pPr>
      <w:r>
        <w:rPr>
          <w:noProof/>
        </w:rPr>
        <w:drawing>
          <wp:inline distT="0" distB="0" distL="0" distR="0" wp14:anchorId="523826CA" wp14:editId="755D3D2F">
            <wp:extent cx="4419600" cy="253856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us-cluster-stampede-mongo.png"/>
                    <pic:cNvPicPr/>
                  </pic:nvPicPr>
                  <pic:blipFill>
                    <a:blip r:embed="rId158">
                      <a:extLst>
                        <a:ext uri="{28A0092B-C50C-407E-A947-70E740481C1C}">
                          <a14:useLocalDpi xmlns:a14="http://schemas.microsoft.com/office/drawing/2010/main" val="0"/>
                        </a:ext>
                      </a:extLst>
                    </a:blip>
                    <a:stretch>
                      <a:fillRect/>
                    </a:stretch>
                  </pic:blipFill>
                  <pic:spPr>
                    <a:xfrm>
                      <a:off x="0" y="0"/>
                      <a:ext cx="4440485" cy="2550561"/>
                    </a:xfrm>
                    <a:prstGeom prst="rect">
                      <a:avLst/>
                    </a:prstGeom>
                  </pic:spPr>
                </pic:pic>
              </a:graphicData>
            </a:graphic>
          </wp:inline>
        </w:drawing>
      </w:r>
    </w:p>
    <w:p w14:paraId="4400E7E7" w14:textId="3C52D5C8" w:rsidR="00C031CE" w:rsidRDefault="003C04A7" w:rsidP="003C04A7">
      <w:pPr>
        <w:pStyle w:val="Lgende"/>
        <w:jc w:val="center"/>
      </w:pPr>
      <w:r>
        <w:t xml:space="preserve">Figure </w:t>
      </w:r>
      <w:r>
        <w:fldChar w:fldCharType="begin"/>
      </w:r>
      <w:r>
        <w:instrText xml:space="preserve"> SEQ Figure \* ARABIC </w:instrText>
      </w:r>
      <w:r>
        <w:fldChar w:fldCharType="separate"/>
      </w:r>
      <w:r w:rsidR="00661879">
        <w:rPr>
          <w:noProof/>
        </w:rPr>
        <w:t>15</w:t>
      </w:r>
      <w:r>
        <w:fldChar w:fldCharType="end"/>
      </w:r>
      <w:r>
        <w:t xml:space="preserve">: MongoDB with Stampede to </w:t>
      </w:r>
      <w:proofErr w:type="spellStart"/>
      <w:r>
        <w:t>Citus</w:t>
      </w:r>
      <w:proofErr w:type="spellEnd"/>
    </w:p>
    <w:p w14:paraId="4C029213" w14:textId="77777777" w:rsidR="005F14A1" w:rsidRDefault="005F14A1" w:rsidP="005F14A1">
      <w:pPr>
        <w:pStyle w:val="Titre2"/>
      </w:pPr>
      <w:bookmarkStart w:id="284" w:name="_Toc499823582"/>
      <w:bookmarkStart w:id="285" w:name="_Toc500837528"/>
      <w:proofErr w:type="spellStart"/>
      <w:r>
        <w:t>Citus</w:t>
      </w:r>
      <w:proofErr w:type="spellEnd"/>
      <w:r>
        <w:t>/PostgreSQL cluster Component</w:t>
      </w:r>
      <w:bookmarkEnd w:id="284"/>
      <w:bookmarkEnd w:id="285"/>
    </w:p>
    <w:p w14:paraId="45B2FB39" w14:textId="77777777" w:rsidR="005F14A1" w:rsidRDefault="005F14A1" w:rsidP="005F14A1">
      <w:pPr>
        <w:pStyle w:val="Titre3"/>
      </w:pPr>
      <w:bookmarkStart w:id="286" w:name="_Toc499823583"/>
      <w:bookmarkStart w:id="287" w:name="_Toc500837529"/>
      <w:r>
        <w:t>Component Functions</w:t>
      </w:r>
      <w:bookmarkEnd w:id="286"/>
      <w:bookmarkEnd w:id="287"/>
    </w:p>
    <w:p w14:paraId="7E5C89E0" w14:textId="77777777" w:rsidR="009E4E34" w:rsidRPr="009E4E34" w:rsidRDefault="009E4E34" w:rsidP="009E4E34">
      <w:proofErr w:type="spellStart"/>
      <w:r>
        <w:t>Citus</w:t>
      </w:r>
      <w:proofErr w:type="spellEnd"/>
      <w:r>
        <w:t xml:space="preserve"> provide a way to make a cluster of PostgreSQL database servers, it will serve</w:t>
      </w:r>
      <w:r w:rsidR="00723111">
        <w:t xml:space="preserve"> database(s) to any component of the platform that need it.</w:t>
      </w:r>
    </w:p>
    <w:p w14:paraId="3F226437" w14:textId="77777777" w:rsidR="005F14A1" w:rsidRDefault="005F14A1" w:rsidP="005F14A1">
      <w:pPr>
        <w:pStyle w:val="Titre3"/>
      </w:pPr>
      <w:bookmarkStart w:id="288" w:name="_Toc499823584"/>
      <w:bookmarkStart w:id="289" w:name="_Toc500837530"/>
      <w:r>
        <w:t>Technical Considerations</w:t>
      </w:r>
      <w:bookmarkEnd w:id="288"/>
      <w:bookmarkEnd w:id="289"/>
    </w:p>
    <w:p w14:paraId="0BC57842" w14:textId="52C77653" w:rsidR="000B3162" w:rsidRDefault="00DA33B1" w:rsidP="000B3162">
      <w:r>
        <w:t>To reduce the number of different database servers in use in the platform</w:t>
      </w:r>
      <w:r w:rsidR="005B6ECA">
        <w:t xml:space="preserve">, it has been decided to map components using </w:t>
      </w:r>
      <w:r w:rsidR="00AF4781">
        <w:t>an SQL database, to PostgreSQL</w:t>
      </w:r>
      <w:r w:rsidR="000C416E">
        <w:t>, some component us</w:t>
      </w:r>
      <w:r w:rsidR="00F67A69">
        <w:t>e MySQL as the default database</w:t>
      </w:r>
      <w:r w:rsidR="00415629">
        <w:t xml:space="preserve">, </w:t>
      </w:r>
      <w:r w:rsidR="00C6568C">
        <w:t xml:space="preserve">but container images will be </w:t>
      </w:r>
      <w:r w:rsidR="002C62DA">
        <w:t>changed to use PostgreSQL</w:t>
      </w:r>
      <w:r w:rsidR="00187499">
        <w:t>.</w:t>
      </w:r>
    </w:p>
    <w:p w14:paraId="5D2E8379" w14:textId="77777777" w:rsidR="002C62DA" w:rsidRDefault="002C62DA" w:rsidP="000B3162"/>
    <w:p w14:paraId="691746AB" w14:textId="60C5025E" w:rsidR="002C62DA" w:rsidRDefault="000E0B28" w:rsidP="000B3162">
      <w:r>
        <w:t xml:space="preserve">To achieve </w:t>
      </w:r>
      <w:r w:rsidR="00777D2F">
        <w:t xml:space="preserve">High Availability and Scalability </w:t>
      </w:r>
      <w:r w:rsidR="005D7D7E">
        <w:t xml:space="preserve">of the database servers </w:t>
      </w:r>
      <w:r w:rsidR="00704950">
        <w:t xml:space="preserve">we’ll use </w:t>
      </w:r>
      <w:proofErr w:type="spellStart"/>
      <w:r w:rsidR="00704950">
        <w:t>Citus</w:t>
      </w:r>
      <w:proofErr w:type="spellEnd"/>
      <w:r w:rsidR="00704950">
        <w:t xml:space="preserve">, to deploy a cluster of </w:t>
      </w:r>
      <w:proofErr w:type="spellStart"/>
      <w:r w:rsidR="00704950">
        <w:t>PostgeSQL</w:t>
      </w:r>
      <w:proofErr w:type="spellEnd"/>
      <w:r w:rsidR="00704950">
        <w:t xml:space="preserve"> databases</w:t>
      </w:r>
      <w:r w:rsidR="00170C4F">
        <w:t>.</w:t>
      </w:r>
    </w:p>
    <w:p w14:paraId="59791C3B" w14:textId="77777777" w:rsidR="0090174F" w:rsidRDefault="007F143D" w:rsidP="00FB3EC3">
      <w:pPr>
        <w:keepNext/>
        <w:jc w:val="center"/>
      </w:pPr>
      <w:r>
        <w:rPr>
          <w:lang w:val="fr-FR" w:eastAsia="fr-FR"/>
        </w:rPr>
        <w:lastRenderedPageBreak/>
        <w:drawing>
          <wp:inline distT="0" distB="0" distL="0" distR="0" wp14:anchorId="4A2BA4BB" wp14:editId="40D05BF5">
            <wp:extent cx="4186744" cy="3549650"/>
            <wp:effectExtent l="0" t="0" r="444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tus-high-level-arch.png"/>
                    <pic:cNvPicPr/>
                  </pic:nvPicPr>
                  <pic:blipFill>
                    <a:blip r:embed="rId159">
                      <a:extLst>
                        <a:ext uri="{28A0092B-C50C-407E-A947-70E740481C1C}">
                          <a14:useLocalDpi xmlns:a14="http://schemas.microsoft.com/office/drawing/2010/main" val="0"/>
                        </a:ext>
                      </a:extLst>
                    </a:blip>
                    <a:stretch>
                      <a:fillRect/>
                    </a:stretch>
                  </pic:blipFill>
                  <pic:spPr>
                    <a:xfrm>
                      <a:off x="0" y="0"/>
                      <a:ext cx="4203406" cy="3563777"/>
                    </a:xfrm>
                    <a:prstGeom prst="rect">
                      <a:avLst/>
                    </a:prstGeom>
                  </pic:spPr>
                </pic:pic>
              </a:graphicData>
            </a:graphic>
          </wp:inline>
        </w:drawing>
      </w:r>
    </w:p>
    <w:p w14:paraId="487EDD07" w14:textId="20AA6F6D" w:rsidR="00187499" w:rsidRDefault="0090174F" w:rsidP="00FB3EC3">
      <w:pPr>
        <w:pStyle w:val="Lgende"/>
        <w:jc w:val="center"/>
      </w:pPr>
      <w:r>
        <w:t xml:space="preserve">Figure </w:t>
      </w:r>
      <w:r>
        <w:fldChar w:fldCharType="begin"/>
      </w:r>
      <w:r>
        <w:instrText xml:space="preserve"> SEQ Figure \* ARABIC </w:instrText>
      </w:r>
      <w:r>
        <w:fldChar w:fldCharType="separate"/>
      </w:r>
      <w:r w:rsidR="00661879">
        <w:rPr>
          <w:noProof/>
        </w:rPr>
        <w:t>16</w:t>
      </w:r>
      <w:r>
        <w:fldChar w:fldCharType="end"/>
      </w:r>
      <w:r>
        <w:t xml:space="preserve">: </w:t>
      </w:r>
      <w:proofErr w:type="spellStart"/>
      <w:r>
        <w:t>Citus</w:t>
      </w:r>
      <w:proofErr w:type="spellEnd"/>
      <w:r>
        <w:t xml:space="preserve"> high level architecture</w:t>
      </w:r>
    </w:p>
    <w:p w14:paraId="301618B3" w14:textId="16EA0688" w:rsidR="001941C3" w:rsidRDefault="001941C3" w:rsidP="001941C3">
      <w:proofErr w:type="spellStart"/>
      <w:r>
        <w:t>Citus</w:t>
      </w:r>
      <w:proofErr w:type="spellEnd"/>
      <w:r>
        <w:t xml:space="preserve"> consist in a manager</w:t>
      </w:r>
      <w:r w:rsidR="00612E9A">
        <w:t xml:space="preserve">, a </w:t>
      </w:r>
      <w:r>
        <w:t xml:space="preserve">master that coordinate the cluster of </w:t>
      </w:r>
      <w:proofErr w:type="spellStart"/>
      <w:r w:rsidR="005C1601">
        <w:t>Citus</w:t>
      </w:r>
      <w:proofErr w:type="spellEnd"/>
      <w:r w:rsidR="005C1601">
        <w:t>/</w:t>
      </w:r>
      <w:r>
        <w:t>PostgreSQL workers.</w:t>
      </w:r>
    </w:p>
    <w:p w14:paraId="737C8EB0" w14:textId="77777777" w:rsidR="001941C3" w:rsidRPr="001941C3" w:rsidRDefault="001941C3" w:rsidP="001941C3"/>
    <w:p w14:paraId="685CE020" w14:textId="4250E1C2" w:rsidR="00B70B43" w:rsidRDefault="003E3389" w:rsidP="00B70B43">
      <w:r>
        <w:t>PostgreSQL standard i</w:t>
      </w:r>
      <w:r w:rsidR="0075111C">
        <w:t>ncoming port is 5432/TCP</w:t>
      </w:r>
      <w:r>
        <w:t xml:space="preserve">, as well as </w:t>
      </w:r>
      <w:proofErr w:type="spellStart"/>
      <w:r>
        <w:t>Citus</w:t>
      </w:r>
      <w:proofErr w:type="spellEnd"/>
      <w:r>
        <w:t xml:space="preserve"> Master node which receive</w:t>
      </w:r>
      <w:r w:rsidR="000064C5">
        <w:t>s</w:t>
      </w:r>
      <w:r>
        <w:t xml:space="preserve"> queries from clients.</w:t>
      </w:r>
    </w:p>
    <w:p w14:paraId="26075BB3" w14:textId="77777777" w:rsidR="003E3389" w:rsidRDefault="003E3389" w:rsidP="00B70B43"/>
    <w:p w14:paraId="21FD41AF" w14:textId="612F6C02" w:rsidR="003E3389" w:rsidRPr="00B70B43" w:rsidRDefault="00997CB1" w:rsidP="00B70B43">
      <w:proofErr w:type="spellStart"/>
      <w:r>
        <w:t>Citus</w:t>
      </w:r>
      <w:proofErr w:type="spellEnd"/>
      <w:r>
        <w:t xml:space="preserve"> </w:t>
      </w:r>
      <w:r w:rsidR="00A44C10">
        <w:t>shall</w:t>
      </w:r>
      <w:r>
        <w:t xml:space="preserve"> be installed through </w:t>
      </w:r>
      <w:r w:rsidR="00C81756">
        <w:t xml:space="preserve">a </w:t>
      </w:r>
      <w:r>
        <w:t>Docker</w:t>
      </w:r>
      <w:r w:rsidR="00C81756">
        <w:t xml:space="preserve"> stack file: </w:t>
      </w:r>
      <w:hyperlink r:id="rId160" w:history="1">
        <w:r w:rsidR="008C27FD" w:rsidRPr="008C27FD">
          <w:rPr>
            <w:rStyle w:val="Lienhypertexte"/>
          </w:rPr>
          <w:t>how-to on Github</w:t>
        </w:r>
      </w:hyperlink>
    </w:p>
    <w:p w14:paraId="3257F6E3" w14:textId="77777777" w:rsidR="005F14A1" w:rsidRDefault="005F14A1" w:rsidP="005F14A1">
      <w:pPr>
        <w:pStyle w:val="Titre3"/>
      </w:pPr>
      <w:bookmarkStart w:id="290" w:name="_Toc499823585"/>
      <w:bookmarkStart w:id="291" w:name="_Toc500837531"/>
      <w:r>
        <w:t>Selected Product(s)</w:t>
      </w:r>
      <w:bookmarkEnd w:id="290"/>
      <w:bookmarkEnd w:id="291"/>
    </w:p>
    <w:p w14:paraId="18A96F13" w14:textId="46E6536A" w:rsidR="0075111C" w:rsidRDefault="0075111C" w:rsidP="00170C4F">
      <w:proofErr w:type="spellStart"/>
      <w:r>
        <w:t>Citus</w:t>
      </w:r>
      <w:proofErr w:type="spellEnd"/>
      <w:r>
        <w:t xml:space="preserve"> cluster for PostgreSQL</w:t>
      </w:r>
      <w:r w:rsidR="00926114">
        <w:t xml:space="preserve"> is the selected </w:t>
      </w:r>
      <w:r w:rsidR="00FC42EA">
        <w:t>product</w:t>
      </w:r>
      <w:r w:rsidR="00927E6B">
        <w:t xml:space="preserve"> to provide Relational</w:t>
      </w:r>
      <w:r w:rsidR="000B5C88">
        <w:t xml:space="preserve"> SQL database service</w:t>
      </w:r>
      <w:r w:rsidR="00585F80">
        <w:t>s</w:t>
      </w:r>
      <w:r w:rsidR="00C44771">
        <w:t xml:space="preserve"> to any application that need</w:t>
      </w:r>
      <w:r w:rsidR="00585F80">
        <w:t xml:space="preserve">s </w:t>
      </w:r>
      <w:r w:rsidR="0002430B">
        <w:t>it</w:t>
      </w:r>
      <w:r w:rsidR="009D04C5">
        <w:t>.</w:t>
      </w:r>
    </w:p>
    <w:p w14:paraId="5E4EBA10" w14:textId="004BC706" w:rsidR="00170C4F" w:rsidRPr="00170C4F" w:rsidRDefault="00D1768D" w:rsidP="00170C4F">
      <w:r>
        <w:t>As some components are proposed</w:t>
      </w:r>
      <w:r w:rsidR="00723641">
        <w:t xml:space="preserve"> </w:t>
      </w:r>
      <w:r w:rsidR="00D2607C">
        <w:t>configured to use MySQL database engine</w:t>
      </w:r>
      <w:r w:rsidR="00C62DD4">
        <w:t>, the container images need to be reworked</w:t>
      </w:r>
      <w:r w:rsidR="00F86195">
        <w:t>, to use PostgreSQL.</w:t>
      </w:r>
    </w:p>
    <w:p w14:paraId="06B64F9C" w14:textId="77777777" w:rsidR="000B3162" w:rsidRPr="000B3162" w:rsidRDefault="000B3162" w:rsidP="000B3162"/>
    <w:p w14:paraId="73A73482" w14:textId="77777777" w:rsidR="005F14A1" w:rsidRDefault="005F14A1" w:rsidP="005F14A1">
      <w:pPr>
        <w:pStyle w:val="Titre3"/>
      </w:pPr>
      <w:bookmarkStart w:id="292" w:name="_Toc499823586"/>
      <w:bookmarkStart w:id="293" w:name="_Toc500837532"/>
      <w:r>
        <w:t>Selection Rationale</w:t>
      </w:r>
      <w:bookmarkEnd w:id="292"/>
      <w:bookmarkEnd w:id="293"/>
    </w:p>
    <w:p w14:paraId="3D69C5A6" w14:textId="0867990B" w:rsidR="007869EB" w:rsidRDefault="007869EB" w:rsidP="007869EB">
      <w:r>
        <w:t>P</w:t>
      </w:r>
      <w:r w:rsidR="00351AA8">
        <w:t xml:space="preserve">ostgreSQL is </w:t>
      </w:r>
      <w:r>
        <w:t>the open source database that is the closest to Oracle in term of performance in traditional transaction based SQL applications, this at no cost.</w:t>
      </w:r>
    </w:p>
    <w:p w14:paraId="1DD05809" w14:textId="77777777" w:rsidR="007869EB" w:rsidRDefault="007869EB" w:rsidP="007869EB">
      <w:r>
        <w:t xml:space="preserve">But </w:t>
      </w:r>
      <w:proofErr w:type="spellStart"/>
      <w:r>
        <w:t>PostreSQL</w:t>
      </w:r>
      <w:proofErr w:type="spellEnd"/>
      <w:r>
        <w:t xml:space="preserve"> have also introduced NoSQL capabilities, that allows them to challenge tenors like MongoDB in the domain.</w:t>
      </w:r>
    </w:p>
    <w:p w14:paraId="5CCE05DE" w14:textId="09983E38" w:rsidR="007869EB" w:rsidRDefault="007869EB" w:rsidP="007869EB">
      <w:r>
        <w:t xml:space="preserve">It is easy to add spatial capabilities to </w:t>
      </w:r>
      <w:proofErr w:type="spellStart"/>
      <w:r>
        <w:t>Postgresql</w:t>
      </w:r>
      <w:proofErr w:type="spellEnd"/>
      <w:r>
        <w:t xml:space="preserve">, with </w:t>
      </w:r>
      <w:proofErr w:type="spellStart"/>
      <w:r>
        <w:t>PostGIS</w:t>
      </w:r>
      <w:proofErr w:type="spellEnd"/>
      <w:r>
        <w:t xml:space="preserve">, well known and very popular </w:t>
      </w:r>
      <w:r w:rsidR="00CC237C">
        <w:t xml:space="preserve">spatial extension </w:t>
      </w:r>
      <w:r>
        <w:t>in the world of GIS.</w:t>
      </w:r>
    </w:p>
    <w:p w14:paraId="2FE31F8B" w14:textId="6DDA8F1E" w:rsidR="00351AA8" w:rsidRDefault="00BE7D42" w:rsidP="007869EB">
      <w:hyperlink r:id="rId161" w:history="1">
        <w:r w:rsidR="00CE2510" w:rsidRPr="00434B3B">
          <w:rPr>
            <w:rStyle w:val="Lienhypertexte"/>
          </w:rPr>
          <w:t>Several c</w:t>
        </w:r>
        <w:r w:rsidR="00351AA8" w:rsidRPr="00434B3B">
          <w:rPr>
            <w:rStyle w:val="Lienhypertexte"/>
          </w:rPr>
          <w:t>lustering solutions exist for PostgreSQL</w:t>
        </w:r>
      </w:hyperlink>
      <w:r w:rsidR="00CE2510">
        <w:t xml:space="preserve">, such as </w:t>
      </w:r>
      <w:hyperlink r:id="rId162" w:history="1">
        <w:proofErr w:type="spellStart"/>
        <w:r w:rsidR="00CE2510" w:rsidRPr="009A2BD2">
          <w:rPr>
            <w:rStyle w:val="Lienhypertexte"/>
          </w:rPr>
          <w:t>Postgre</w:t>
        </w:r>
        <w:proofErr w:type="spellEnd"/>
        <w:r w:rsidR="00D00494" w:rsidRPr="009A2BD2">
          <w:rPr>
            <w:rStyle w:val="Lienhypertexte"/>
          </w:rPr>
          <w:t>-XL</w:t>
        </w:r>
      </w:hyperlink>
      <w:r w:rsidR="00D00494">
        <w:t xml:space="preserve"> (</w:t>
      </w:r>
      <w:r w:rsidR="00EB379C" w:rsidRPr="00EB379C">
        <w:t xml:space="preserve">a Postgres-XC </w:t>
      </w:r>
      <w:r w:rsidR="00B4304A">
        <w:t>fork/</w:t>
      </w:r>
      <w:r w:rsidR="00EB379C" w:rsidRPr="00EB379C">
        <w:t>enhancement</w:t>
      </w:r>
      <w:r w:rsidR="005B2A20">
        <w:t xml:space="preserve">), </w:t>
      </w:r>
      <w:r w:rsidR="00BE2683">
        <w:t xml:space="preserve">among those solutions </w:t>
      </w:r>
      <w:proofErr w:type="spellStart"/>
      <w:r w:rsidR="00BE2683">
        <w:t>Citus</w:t>
      </w:r>
      <w:proofErr w:type="spellEnd"/>
      <w:r w:rsidR="00BE2683">
        <w:t xml:space="preserve"> has been chosen</w:t>
      </w:r>
      <w:r w:rsidR="00A22071">
        <w:t xml:space="preserve">, because of its simplicity, stability </w:t>
      </w:r>
      <w:r w:rsidR="004436A4">
        <w:t xml:space="preserve">and </w:t>
      </w:r>
      <w:r w:rsidR="009B028E">
        <w:t>capabilities</w:t>
      </w:r>
      <w:r w:rsidR="007F7FF2">
        <w:t xml:space="preserve"> compared to the other solutions.</w:t>
      </w:r>
    </w:p>
    <w:p w14:paraId="278ABDEA" w14:textId="6BBE3548" w:rsidR="002C35E4" w:rsidRPr="009E4E34" w:rsidRDefault="005322D8" w:rsidP="007869EB">
      <w:proofErr w:type="spellStart"/>
      <w:r w:rsidRPr="005322D8">
        <w:t>Citus</w:t>
      </w:r>
      <w:proofErr w:type="spellEnd"/>
      <w:r w:rsidRPr="005322D8">
        <w:t xml:space="preserve"> is a PostgreSQL extension and not a fork, in sync with all the latest releases.</w:t>
      </w:r>
    </w:p>
    <w:p w14:paraId="44DD83DA" w14:textId="673A6961" w:rsidR="005F14A1" w:rsidRDefault="005F14A1" w:rsidP="005F14A1">
      <w:pPr>
        <w:pStyle w:val="Titre3"/>
      </w:pPr>
      <w:bookmarkStart w:id="294" w:name="_Toc499823587"/>
      <w:bookmarkStart w:id="295" w:name="_Toc500837533"/>
      <w:r>
        <w:t>Architecture Risks</w:t>
      </w:r>
      <w:bookmarkEnd w:id="294"/>
      <w:bookmarkEnd w:id="295"/>
    </w:p>
    <w:p w14:paraId="46E99BEF" w14:textId="58903EB9" w:rsidR="00A239C1" w:rsidRDefault="00A239C1" w:rsidP="00A239C1">
      <w:r>
        <w:t xml:space="preserve">As the cluster which provides PostgreSQL services for all the platform, </w:t>
      </w:r>
      <w:proofErr w:type="spellStart"/>
      <w:r w:rsidR="00393BC9">
        <w:t>Citus</w:t>
      </w:r>
      <w:proofErr w:type="spellEnd"/>
      <w:r w:rsidR="00393BC9">
        <w:t xml:space="preserve"> i</w:t>
      </w:r>
      <w:r>
        <w:t>s a critical component.</w:t>
      </w:r>
    </w:p>
    <w:p w14:paraId="1F3A21CE" w14:textId="23615D0A" w:rsidR="00A239C1" w:rsidRDefault="00A239C1" w:rsidP="00A239C1">
      <w:r>
        <w:t>To achieve best reliability and availability, the cluster should be deployed over the 3 MNCA data centers.</w:t>
      </w:r>
    </w:p>
    <w:p w14:paraId="1FFA29F1" w14:textId="5D89CE9B" w:rsidR="00C532DD" w:rsidRDefault="00985A70" w:rsidP="00C532DD">
      <w:r>
        <w:t xml:space="preserve">To achieve </w:t>
      </w:r>
      <w:r w:rsidR="00792A07">
        <w:t xml:space="preserve">complete </w:t>
      </w:r>
      <w:r w:rsidR="0077637F">
        <w:t xml:space="preserve">high availability </w:t>
      </w:r>
      <w:r w:rsidR="00792A07">
        <w:t>t</w:t>
      </w:r>
      <w:r w:rsidR="004460BA">
        <w:t xml:space="preserve">he master </w:t>
      </w:r>
      <w:r w:rsidR="000017E9">
        <w:t>need</w:t>
      </w:r>
      <w:r w:rsidR="00C532DD">
        <w:t>s</w:t>
      </w:r>
      <w:r w:rsidR="000017E9">
        <w:t xml:space="preserve"> to be replicated</w:t>
      </w:r>
      <w:r w:rsidR="007445C3">
        <w:t xml:space="preserve">, </w:t>
      </w:r>
      <w:r w:rsidR="00C532DD">
        <w:t xml:space="preserve">the recommendation from </w:t>
      </w:r>
      <w:proofErr w:type="spellStart"/>
      <w:r w:rsidR="00C532DD">
        <w:t>CitusData</w:t>
      </w:r>
      <w:proofErr w:type="spellEnd"/>
      <w:r w:rsidR="00C532DD">
        <w:t xml:space="preserve"> is</w:t>
      </w:r>
      <w:r w:rsidR="007445C3">
        <w:t xml:space="preserve"> to use</w:t>
      </w:r>
      <w:r w:rsidR="00C532DD">
        <w:t xml:space="preserve"> </w:t>
      </w:r>
      <w:hyperlink r:id="rId163" w:anchor="STREAMING-REPLICATION" w:history="1">
        <w:r w:rsidR="00C532DD" w:rsidRPr="005E2EB5">
          <w:rPr>
            <w:rStyle w:val="Lienhypertexte"/>
          </w:rPr>
          <w:t>PostgreSQL integrated Streaming replication</w:t>
        </w:r>
      </w:hyperlink>
      <w:r w:rsidR="00C532DD">
        <w:t>.</w:t>
      </w:r>
    </w:p>
    <w:p w14:paraId="233AD194" w14:textId="77777777" w:rsidR="00913E4D" w:rsidRDefault="00913E4D" w:rsidP="00C532DD"/>
    <w:p w14:paraId="370B1784" w14:textId="77777777" w:rsidR="0023430C" w:rsidRDefault="00BA5B73" w:rsidP="0023430C">
      <w:pPr>
        <w:keepNext/>
        <w:jc w:val="center"/>
      </w:pPr>
      <w:r>
        <w:rPr>
          <w:noProof/>
        </w:rPr>
        <w:lastRenderedPageBreak/>
        <w:drawing>
          <wp:inline distT="0" distB="0" distL="0" distR="0" wp14:anchorId="6D37F2D6" wp14:editId="4D40B528">
            <wp:extent cx="4495800" cy="33528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itus-cluster.png"/>
                    <pic:cNvPicPr/>
                  </pic:nvPicPr>
                  <pic:blipFill>
                    <a:blip r:embed="rId164">
                      <a:extLst>
                        <a:ext uri="{28A0092B-C50C-407E-A947-70E740481C1C}">
                          <a14:useLocalDpi xmlns:a14="http://schemas.microsoft.com/office/drawing/2010/main" val="0"/>
                        </a:ext>
                      </a:extLst>
                    </a:blip>
                    <a:stretch>
                      <a:fillRect/>
                    </a:stretch>
                  </pic:blipFill>
                  <pic:spPr>
                    <a:xfrm>
                      <a:off x="0" y="0"/>
                      <a:ext cx="4495800" cy="3352800"/>
                    </a:xfrm>
                    <a:prstGeom prst="rect">
                      <a:avLst/>
                    </a:prstGeom>
                  </pic:spPr>
                </pic:pic>
              </a:graphicData>
            </a:graphic>
          </wp:inline>
        </w:drawing>
      </w:r>
    </w:p>
    <w:p w14:paraId="4E750226" w14:textId="36D80AE7" w:rsidR="00913E4D" w:rsidRDefault="0023430C" w:rsidP="0023430C">
      <w:pPr>
        <w:pStyle w:val="Lgende"/>
        <w:jc w:val="center"/>
      </w:pPr>
      <w:r>
        <w:t xml:space="preserve">Figure </w:t>
      </w:r>
      <w:r>
        <w:fldChar w:fldCharType="begin"/>
      </w:r>
      <w:r>
        <w:instrText xml:space="preserve"> SEQ Figure \* ARABIC </w:instrText>
      </w:r>
      <w:r>
        <w:fldChar w:fldCharType="separate"/>
      </w:r>
      <w:r w:rsidR="00661879">
        <w:rPr>
          <w:noProof/>
        </w:rPr>
        <w:t>17</w:t>
      </w:r>
      <w:r>
        <w:fldChar w:fldCharType="end"/>
      </w:r>
      <w:r>
        <w:t xml:space="preserve">: </w:t>
      </w:r>
      <w:proofErr w:type="spellStart"/>
      <w:r>
        <w:t>Citus</w:t>
      </w:r>
      <w:proofErr w:type="spellEnd"/>
      <w:r w:rsidR="00675F08">
        <w:t>/</w:t>
      </w:r>
      <w:r>
        <w:t>PostgreSQL cluster with HA master</w:t>
      </w:r>
    </w:p>
    <w:p w14:paraId="420C9787" w14:textId="6ADB469F" w:rsidR="004460BA" w:rsidRPr="00A239C1" w:rsidRDefault="004460BA" w:rsidP="00A239C1"/>
    <w:p w14:paraId="15CFED3F" w14:textId="77777777" w:rsidR="005F14A1" w:rsidRDefault="005F14A1" w:rsidP="005F14A1">
      <w:pPr>
        <w:pStyle w:val="Titre2"/>
      </w:pPr>
      <w:bookmarkStart w:id="296" w:name="_Toc499823588"/>
      <w:bookmarkStart w:id="297" w:name="_Toc500837534"/>
      <w:proofErr w:type="spellStart"/>
      <w:r>
        <w:t>Galera</w:t>
      </w:r>
      <w:proofErr w:type="spellEnd"/>
      <w:r>
        <w:t>/MySQL cluster Component</w:t>
      </w:r>
      <w:bookmarkEnd w:id="296"/>
      <w:bookmarkEnd w:id="297"/>
    </w:p>
    <w:p w14:paraId="30535A7C" w14:textId="77777777" w:rsidR="005F14A1" w:rsidRDefault="005F14A1" w:rsidP="005F14A1">
      <w:pPr>
        <w:pStyle w:val="Titre3"/>
      </w:pPr>
      <w:bookmarkStart w:id="298" w:name="_Toc499823589"/>
      <w:bookmarkStart w:id="299" w:name="_Toc500837535"/>
      <w:r>
        <w:t>Component Functions</w:t>
      </w:r>
      <w:bookmarkEnd w:id="298"/>
      <w:bookmarkEnd w:id="299"/>
    </w:p>
    <w:p w14:paraId="57BB1362" w14:textId="459577BC" w:rsidR="007B1333" w:rsidRPr="007B1333" w:rsidRDefault="00B215F6" w:rsidP="007B1333">
      <w:proofErr w:type="spellStart"/>
      <w:r>
        <w:t>Galera</w:t>
      </w:r>
      <w:proofErr w:type="spellEnd"/>
      <w:r w:rsidR="007B1333">
        <w:t xml:space="preserve"> component is </w:t>
      </w:r>
      <w:r>
        <w:t>a cluster of MySQL</w:t>
      </w:r>
      <w:r w:rsidR="00F47584">
        <w:t>/MariaDB</w:t>
      </w:r>
      <w:r>
        <w:t xml:space="preserve"> database</w:t>
      </w:r>
      <w:r w:rsidR="00F47584">
        <w:t>s</w:t>
      </w:r>
      <w:r w:rsidR="00016E2B">
        <w:t>.</w:t>
      </w:r>
    </w:p>
    <w:p w14:paraId="08C325E9" w14:textId="77777777" w:rsidR="005F14A1" w:rsidRDefault="005F14A1" w:rsidP="005F14A1">
      <w:pPr>
        <w:pStyle w:val="Titre3"/>
      </w:pPr>
      <w:bookmarkStart w:id="300" w:name="_Toc499823590"/>
      <w:bookmarkStart w:id="301" w:name="_Toc500837536"/>
      <w:r>
        <w:t>Technical Considerations</w:t>
      </w:r>
      <w:bookmarkEnd w:id="300"/>
      <w:bookmarkEnd w:id="301"/>
    </w:p>
    <w:p w14:paraId="5157A999" w14:textId="77777777" w:rsidR="00B52023" w:rsidRDefault="00B52023" w:rsidP="000A4E74"/>
    <w:p w14:paraId="5979AC9E" w14:textId="07471917" w:rsidR="000A4E74" w:rsidRPr="000A4E74" w:rsidRDefault="00B52023" w:rsidP="000A4E74">
      <w:r>
        <w:t>The cluster l</w:t>
      </w:r>
      <w:r w:rsidR="000A4E74">
        <w:t xml:space="preserve">isten on </w:t>
      </w:r>
      <w:r w:rsidR="00157445">
        <w:t>standard MySQL port: 3306</w:t>
      </w:r>
      <w:r>
        <w:t>/TCP</w:t>
      </w:r>
    </w:p>
    <w:p w14:paraId="41920D79" w14:textId="77777777" w:rsidR="005F14A1" w:rsidRDefault="005F14A1" w:rsidP="005F14A1">
      <w:pPr>
        <w:pStyle w:val="Titre3"/>
      </w:pPr>
      <w:bookmarkStart w:id="302" w:name="_Toc499823591"/>
      <w:bookmarkStart w:id="303" w:name="_Toc500837537"/>
      <w:r>
        <w:t>Selected Product(s)</w:t>
      </w:r>
      <w:bookmarkEnd w:id="302"/>
      <w:bookmarkEnd w:id="303"/>
    </w:p>
    <w:p w14:paraId="4F3FB3CE" w14:textId="472B4B36" w:rsidR="00DB23A4" w:rsidRPr="00DB23A4" w:rsidRDefault="00AB30E2" w:rsidP="00DB23A4">
      <w:r>
        <w:t xml:space="preserve">This component shall be used only if some of </w:t>
      </w:r>
      <w:r w:rsidR="008C716B">
        <w:t>components can’t be changed to use PostgreSQL</w:t>
      </w:r>
    </w:p>
    <w:p w14:paraId="1B1BACC8" w14:textId="77777777" w:rsidR="005F14A1" w:rsidRDefault="005F14A1" w:rsidP="005F14A1">
      <w:pPr>
        <w:pStyle w:val="Titre3"/>
      </w:pPr>
      <w:bookmarkStart w:id="304" w:name="_Toc499823592"/>
      <w:bookmarkStart w:id="305" w:name="_Toc500837538"/>
      <w:r>
        <w:t>Selection Rationale</w:t>
      </w:r>
      <w:bookmarkEnd w:id="304"/>
      <w:bookmarkEnd w:id="305"/>
    </w:p>
    <w:p w14:paraId="1A16C2D0" w14:textId="5D6A3938" w:rsidR="008C716B" w:rsidRDefault="003721D5" w:rsidP="008C716B">
      <w:proofErr w:type="spellStart"/>
      <w:r>
        <w:t>Galera</w:t>
      </w:r>
      <w:proofErr w:type="spellEnd"/>
      <w:r>
        <w:t xml:space="preserve"> is a multi-master cluster</w:t>
      </w:r>
      <w:r w:rsidR="000C0B43">
        <w:t>ing</w:t>
      </w:r>
      <w:r>
        <w:t xml:space="preserve"> solution </w:t>
      </w:r>
      <w:r w:rsidR="000C0B43">
        <w:t xml:space="preserve">for </w:t>
      </w:r>
      <w:r w:rsidR="00A6291F">
        <w:t>MySQL, as well for</w:t>
      </w:r>
      <w:r w:rsidR="004E54E7">
        <w:t xml:space="preserve"> MariaDB</w:t>
      </w:r>
    </w:p>
    <w:p w14:paraId="2E7CC59F" w14:textId="67D51648" w:rsidR="00265B38" w:rsidRDefault="00265B38" w:rsidP="008C716B">
      <w:r>
        <w:t>I</w:t>
      </w:r>
      <w:r w:rsidR="00F5736D">
        <w:t>f a component is hard to change for using PostgreSQL</w:t>
      </w:r>
      <w:r w:rsidR="00EF610A">
        <w:t xml:space="preserve"> instead of MySQL, </w:t>
      </w:r>
      <w:r w:rsidR="00C937FC">
        <w:t xml:space="preserve">the MySQL shall be replaced by a </w:t>
      </w:r>
      <w:proofErr w:type="spellStart"/>
      <w:r w:rsidR="00C937FC">
        <w:t>Galera</w:t>
      </w:r>
      <w:proofErr w:type="spellEnd"/>
      <w:r w:rsidR="00C937FC">
        <w:t xml:space="preserve"> cluster of MariaDB</w:t>
      </w:r>
      <w:r w:rsidR="00EA1EBE">
        <w:t xml:space="preserve"> (full open </w:t>
      </w:r>
      <w:proofErr w:type="spellStart"/>
      <w:r w:rsidR="00EA1EBE">
        <w:t>soure</w:t>
      </w:r>
      <w:proofErr w:type="spellEnd"/>
      <w:r w:rsidR="00EA1EBE">
        <w:t>)</w:t>
      </w:r>
      <w:r w:rsidR="006728E9">
        <w:t>, to prevent depending on MySQL, now owned by Oracle</w:t>
      </w:r>
      <w:r w:rsidR="00EA1EBE">
        <w:t>.</w:t>
      </w:r>
    </w:p>
    <w:p w14:paraId="0FC0359F" w14:textId="77777777" w:rsidR="005F14A1" w:rsidRDefault="005F14A1" w:rsidP="005F14A1">
      <w:pPr>
        <w:pStyle w:val="Titre3"/>
        <w:rPr>
          <w:i/>
        </w:rPr>
      </w:pPr>
      <w:bookmarkStart w:id="306" w:name="_Toc499823593"/>
      <w:bookmarkStart w:id="307" w:name="_Toc500837539"/>
      <w:r>
        <w:t>Architecture Risks</w:t>
      </w:r>
      <w:bookmarkEnd w:id="306"/>
      <w:bookmarkEnd w:id="307"/>
    </w:p>
    <w:p w14:paraId="5BD5DABE" w14:textId="56E4EC9B" w:rsidR="005F14A1" w:rsidRPr="00F6725F" w:rsidRDefault="004F17A9" w:rsidP="005F14A1">
      <w:r>
        <w:t xml:space="preserve">The </w:t>
      </w:r>
      <w:proofErr w:type="spellStart"/>
      <w:r>
        <w:t>Galera</w:t>
      </w:r>
      <w:proofErr w:type="spellEnd"/>
      <w:r>
        <w:t xml:space="preserve"> cluster is a high available and </w:t>
      </w:r>
      <w:r w:rsidR="00EC6A4D">
        <w:t xml:space="preserve">scalable solution by </w:t>
      </w:r>
      <w:r w:rsidR="00755149">
        <w:t>conception</w:t>
      </w:r>
      <w:r w:rsidR="00EC6A4D">
        <w:t>.</w:t>
      </w:r>
    </w:p>
    <w:p w14:paraId="0AF9CC84" w14:textId="35E52C94" w:rsidR="006B692B" w:rsidRPr="006B692B" w:rsidRDefault="00A226BA" w:rsidP="006B692B">
      <w:pPr>
        <w:pStyle w:val="Titre2"/>
      </w:pPr>
      <w:bookmarkStart w:id="308" w:name="_Toc499823594"/>
      <w:bookmarkStart w:id="309" w:name="_Toc500837540"/>
      <w:r>
        <w:t>Cosmos Big Data Component</w:t>
      </w:r>
      <w:r w:rsidR="007B43E4">
        <w:t xml:space="preserve">s, </w:t>
      </w:r>
      <w:r w:rsidR="006B692B">
        <w:t>Cygnus &amp; Comet</w:t>
      </w:r>
      <w:bookmarkEnd w:id="308"/>
      <w:bookmarkEnd w:id="309"/>
    </w:p>
    <w:p w14:paraId="3AB22EE0" w14:textId="77777777" w:rsidR="00A226BA" w:rsidRDefault="00A226BA" w:rsidP="00A226BA">
      <w:pPr>
        <w:pStyle w:val="Titre3"/>
      </w:pPr>
      <w:bookmarkStart w:id="310" w:name="_Toc499823595"/>
      <w:bookmarkStart w:id="311" w:name="_Toc500837541"/>
      <w:r>
        <w:t>Component Functions</w:t>
      </w:r>
      <w:bookmarkEnd w:id="310"/>
      <w:bookmarkEnd w:id="311"/>
    </w:p>
    <w:p w14:paraId="1B6B2B5F" w14:textId="6D8E8588" w:rsidR="00641DF3" w:rsidRDefault="0001518F" w:rsidP="006B692B">
      <w:pPr>
        <w:rPr>
          <w:shd w:val="clear" w:color="auto" w:fill="FCFCFC"/>
          <w:lang w:eastAsia="fr-FR"/>
        </w:rPr>
      </w:pPr>
      <w:r>
        <w:rPr>
          <w:shd w:val="clear" w:color="auto" w:fill="FCFCFC"/>
          <w:lang w:eastAsia="fr-FR"/>
        </w:rPr>
        <w:t xml:space="preserve">Cosmos is the Big Data </w:t>
      </w:r>
      <w:r w:rsidR="00641DF3">
        <w:rPr>
          <w:shd w:val="clear" w:color="auto" w:fill="FCFCFC"/>
          <w:lang w:eastAsia="fr-FR"/>
        </w:rPr>
        <w:t xml:space="preserve">Analysis </w:t>
      </w:r>
      <w:r>
        <w:rPr>
          <w:shd w:val="clear" w:color="auto" w:fill="FCFCFC"/>
          <w:lang w:eastAsia="fr-FR"/>
        </w:rPr>
        <w:t xml:space="preserve">GE proposed in </w:t>
      </w:r>
      <w:proofErr w:type="spellStart"/>
      <w:r>
        <w:rPr>
          <w:shd w:val="clear" w:color="auto" w:fill="FCFCFC"/>
          <w:lang w:eastAsia="fr-FR"/>
        </w:rPr>
        <w:t>Fiware</w:t>
      </w:r>
      <w:proofErr w:type="spellEnd"/>
      <w:r>
        <w:rPr>
          <w:shd w:val="clear" w:color="auto" w:fill="FCFCFC"/>
          <w:lang w:eastAsia="fr-FR"/>
        </w:rPr>
        <w:t xml:space="preserve"> catalog, </w:t>
      </w:r>
    </w:p>
    <w:p w14:paraId="7D9C60BB" w14:textId="77777777" w:rsidR="00ED23C9" w:rsidRPr="00ED23C9" w:rsidRDefault="00ED23C9" w:rsidP="00ED23C9">
      <w:pPr>
        <w:pStyle w:val="Paragraphedeliste"/>
        <w:rPr>
          <w:shd w:val="clear" w:color="auto" w:fill="FCFCFC"/>
        </w:rPr>
      </w:pPr>
    </w:p>
    <w:p w14:paraId="3D048E04" w14:textId="1ECD0D0F" w:rsidR="00641DF3" w:rsidRPr="00641DF3" w:rsidRDefault="00641DF3" w:rsidP="00641DF3">
      <w:pPr>
        <w:rPr>
          <w:lang w:val="en-GB"/>
        </w:rPr>
      </w:pPr>
      <w:hyperlink r:id="rId165" w:history="1">
        <w:r w:rsidRPr="00641DF3">
          <w:rPr>
            <w:rStyle w:val="Lienhypertexte"/>
            <w:rFonts w:ascii="Segoe UI" w:eastAsiaTheme="majorEastAsia" w:hAnsi="Segoe UI" w:cs="Segoe UI"/>
            <w:color w:val="0366D6"/>
            <w:lang w:val="en-GB"/>
          </w:rPr>
          <w:t>Cosmos</w:t>
        </w:r>
      </w:hyperlink>
      <w:r w:rsidRPr="00641DF3">
        <w:rPr>
          <w:lang w:val="en-GB"/>
        </w:rPr>
        <w:t xml:space="preserve"> is the Reference Implementation of the </w:t>
      </w:r>
      <w:proofErr w:type="spellStart"/>
      <w:r w:rsidRPr="00641DF3">
        <w:rPr>
          <w:lang w:val="en-GB"/>
        </w:rPr>
        <w:t>BigData</w:t>
      </w:r>
      <w:proofErr w:type="spellEnd"/>
      <w:r w:rsidRPr="00641DF3">
        <w:rPr>
          <w:lang w:val="en-GB"/>
        </w:rPr>
        <w:t xml:space="preserve"> Generic Enabler of FIWARE, a set of tools and developments helping in the task of enabling a Hadoop as a Service (</w:t>
      </w:r>
      <w:proofErr w:type="spellStart"/>
      <w:r w:rsidRPr="00641DF3">
        <w:rPr>
          <w:lang w:val="en-GB"/>
        </w:rPr>
        <w:t>HasS</w:t>
      </w:r>
      <w:proofErr w:type="spellEnd"/>
      <w:r w:rsidRPr="00641DF3">
        <w:rPr>
          <w:lang w:val="en-GB"/>
        </w:rPr>
        <w:t>) deployment:</w:t>
      </w:r>
    </w:p>
    <w:p w14:paraId="72C90F35" w14:textId="77777777" w:rsidR="00641DF3" w:rsidRDefault="00641DF3" w:rsidP="00485DCE">
      <w:pPr>
        <w:pStyle w:val="Paragraphedeliste"/>
        <w:numPr>
          <w:ilvl w:val="0"/>
          <w:numId w:val="41"/>
        </w:numPr>
      </w:pPr>
      <w:r>
        <w:t>A set of administration tools such as HDFS data copiers and much more, under </w:t>
      </w:r>
      <w:hyperlink r:id="rId166" w:history="1">
        <w:r w:rsidRPr="00641DF3">
          <w:rPr>
            <w:rStyle w:val="Lienhypertexte"/>
            <w:rFonts w:ascii="Segoe UI" w:eastAsiaTheme="majorEastAsia" w:hAnsi="Segoe UI" w:cs="Segoe UI"/>
            <w:color w:val="0366D6"/>
          </w:rPr>
          <w:t>cos</w:t>
        </w:r>
        <w:r w:rsidRPr="00641DF3">
          <w:rPr>
            <w:rStyle w:val="Lienhypertexte"/>
            <w:rFonts w:ascii="Segoe UI" w:eastAsiaTheme="majorEastAsia" w:hAnsi="Segoe UI" w:cs="Segoe UI"/>
            <w:color w:val="0366D6"/>
          </w:rPr>
          <w:t>m</w:t>
        </w:r>
        <w:r w:rsidRPr="00641DF3">
          <w:rPr>
            <w:rStyle w:val="Lienhypertexte"/>
            <w:rFonts w:ascii="Segoe UI" w:eastAsiaTheme="majorEastAsia" w:hAnsi="Segoe UI" w:cs="Segoe UI"/>
            <w:color w:val="0366D6"/>
          </w:rPr>
          <w:t>os-admin</w:t>
        </w:r>
      </w:hyperlink>
      <w:r>
        <w:t> folder.</w:t>
      </w:r>
    </w:p>
    <w:p w14:paraId="265969B4" w14:textId="77777777" w:rsidR="00641DF3" w:rsidRDefault="00641DF3" w:rsidP="00485DCE">
      <w:pPr>
        <w:pStyle w:val="Paragraphedeliste"/>
        <w:numPr>
          <w:ilvl w:val="0"/>
          <w:numId w:val="41"/>
        </w:numPr>
      </w:pPr>
      <w:r>
        <w:t>An OAuth2 tokens generator, under </w:t>
      </w:r>
      <w:hyperlink r:id="rId167" w:history="1">
        <w:r w:rsidRPr="00641DF3">
          <w:rPr>
            <w:rStyle w:val="Lienhypertexte"/>
            <w:rFonts w:ascii="Segoe UI" w:eastAsiaTheme="majorEastAsia" w:hAnsi="Segoe UI" w:cs="Segoe UI"/>
            <w:color w:val="0366D6"/>
          </w:rPr>
          <w:t>cosmos-</w:t>
        </w:r>
        <w:proofErr w:type="spellStart"/>
        <w:r w:rsidRPr="00641DF3">
          <w:rPr>
            <w:rStyle w:val="Lienhypertexte"/>
            <w:rFonts w:ascii="Segoe UI" w:eastAsiaTheme="majorEastAsia" w:hAnsi="Segoe UI" w:cs="Segoe UI"/>
            <w:color w:val="0366D6"/>
          </w:rPr>
          <w:t>auth</w:t>
        </w:r>
        <w:proofErr w:type="spellEnd"/>
      </w:hyperlink>
      <w:r>
        <w:t> folder.</w:t>
      </w:r>
    </w:p>
    <w:p w14:paraId="4F38E532" w14:textId="77777777" w:rsidR="00641DF3" w:rsidRDefault="00641DF3" w:rsidP="00485DCE">
      <w:pPr>
        <w:pStyle w:val="Paragraphedeliste"/>
        <w:numPr>
          <w:ilvl w:val="0"/>
          <w:numId w:val="41"/>
        </w:numPr>
      </w:pPr>
      <w:r>
        <w:lastRenderedPageBreak/>
        <w:t>A web portal for users and accounts management, running MapReduce jobs and doing I/O of big data, under </w:t>
      </w:r>
      <w:hyperlink r:id="rId168" w:history="1">
        <w:r w:rsidRPr="00641DF3">
          <w:rPr>
            <w:rStyle w:val="Lienhypertexte"/>
            <w:rFonts w:ascii="Segoe UI" w:eastAsiaTheme="majorEastAsia" w:hAnsi="Segoe UI" w:cs="Segoe UI"/>
            <w:color w:val="0366D6"/>
          </w:rPr>
          <w:t>cosmos-</w:t>
        </w:r>
        <w:proofErr w:type="spellStart"/>
        <w:r w:rsidRPr="00641DF3">
          <w:rPr>
            <w:rStyle w:val="Lienhypertexte"/>
            <w:rFonts w:ascii="Segoe UI" w:eastAsiaTheme="majorEastAsia" w:hAnsi="Segoe UI" w:cs="Segoe UI"/>
            <w:color w:val="0366D6"/>
          </w:rPr>
          <w:t>gui</w:t>
        </w:r>
        <w:proofErr w:type="spellEnd"/>
      </w:hyperlink>
      <w:r>
        <w:t> folder.</w:t>
      </w:r>
    </w:p>
    <w:p w14:paraId="54BDA1F4" w14:textId="77777777" w:rsidR="00641DF3" w:rsidRDefault="00641DF3" w:rsidP="00485DCE">
      <w:pPr>
        <w:pStyle w:val="Paragraphedeliste"/>
        <w:numPr>
          <w:ilvl w:val="0"/>
          <w:numId w:val="41"/>
        </w:numPr>
      </w:pPr>
      <w:r>
        <w:t>A custom authentication provider for Hive, under </w:t>
      </w:r>
      <w:hyperlink r:id="rId169" w:history="1">
        <w:r w:rsidRPr="00641DF3">
          <w:rPr>
            <w:rStyle w:val="Lienhypertexte"/>
            <w:rFonts w:ascii="Segoe UI" w:eastAsiaTheme="majorEastAsia" w:hAnsi="Segoe UI" w:cs="Segoe UI"/>
            <w:color w:val="0366D6"/>
          </w:rPr>
          <w:t>cosmos-hive-</w:t>
        </w:r>
        <w:proofErr w:type="spellStart"/>
        <w:r w:rsidRPr="00641DF3">
          <w:rPr>
            <w:rStyle w:val="Lienhypertexte"/>
            <w:rFonts w:ascii="Segoe UI" w:eastAsiaTheme="majorEastAsia" w:hAnsi="Segoe UI" w:cs="Segoe UI"/>
            <w:color w:val="0366D6"/>
          </w:rPr>
          <w:t>auth</w:t>
        </w:r>
        <w:proofErr w:type="spellEnd"/>
        <w:r w:rsidRPr="00641DF3">
          <w:rPr>
            <w:rStyle w:val="Lienhypertexte"/>
            <w:rFonts w:ascii="Segoe UI" w:eastAsiaTheme="majorEastAsia" w:hAnsi="Segoe UI" w:cs="Segoe UI"/>
            <w:color w:val="0366D6"/>
          </w:rPr>
          <w:t>-provider</w:t>
        </w:r>
      </w:hyperlink>
      <w:r>
        <w:t>.</w:t>
      </w:r>
    </w:p>
    <w:p w14:paraId="09FAF1F9" w14:textId="77777777" w:rsidR="00641DF3" w:rsidRDefault="00641DF3" w:rsidP="00485DCE">
      <w:pPr>
        <w:pStyle w:val="Paragraphedeliste"/>
        <w:numPr>
          <w:ilvl w:val="0"/>
          <w:numId w:val="41"/>
        </w:numPr>
      </w:pPr>
      <w:r>
        <w:t>A REST API for running MapReduce jobs in a shared Hadoop cluster, under </w:t>
      </w:r>
      <w:hyperlink r:id="rId170" w:history="1">
        <w:r w:rsidRPr="00641DF3">
          <w:rPr>
            <w:rStyle w:val="Lienhypertexte"/>
            <w:rFonts w:ascii="Segoe UI" w:eastAsiaTheme="majorEastAsia" w:hAnsi="Segoe UI" w:cs="Segoe UI"/>
            <w:color w:val="0366D6"/>
          </w:rPr>
          <w:t>cosmos-</w:t>
        </w:r>
        <w:proofErr w:type="spellStart"/>
        <w:r w:rsidRPr="00641DF3">
          <w:rPr>
            <w:rStyle w:val="Lienhypertexte"/>
            <w:rFonts w:ascii="Segoe UI" w:eastAsiaTheme="majorEastAsia" w:hAnsi="Segoe UI" w:cs="Segoe UI"/>
            <w:color w:val="0366D6"/>
          </w:rPr>
          <w:t>tidoop</w:t>
        </w:r>
        <w:proofErr w:type="spellEnd"/>
        <w:r w:rsidRPr="00641DF3">
          <w:rPr>
            <w:rStyle w:val="Lienhypertexte"/>
            <w:rFonts w:ascii="Segoe UI" w:eastAsiaTheme="majorEastAsia" w:hAnsi="Segoe UI" w:cs="Segoe UI"/>
            <w:color w:val="0366D6"/>
          </w:rPr>
          <w:t>-</w:t>
        </w:r>
        <w:proofErr w:type="spellStart"/>
        <w:r w:rsidRPr="00641DF3">
          <w:rPr>
            <w:rStyle w:val="Lienhypertexte"/>
            <w:rFonts w:ascii="Segoe UI" w:eastAsiaTheme="majorEastAsia" w:hAnsi="Segoe UI" w:cs="Segoe UI"/>
            <w:color w:val="0366D6"/>
          </w:rPr>
          <w:t>api</w:t>
        </w:r>
        <w:proofErr w:type="spellEnd"/>
      </w:hyperlink>
      <w:r>
        <w:t>.</w:t>
      </w:r>
    </w:p>
    <w:p w14:paraId="7B21993F" w14:textId="77777777" w:rsidR="00641DF3" w:rsidRDefault="00641DF3" w:rsidP="00485DCE">
      <w:pPr>
        <w:pStyle w:val="Paragraphedeliste"/>
        <w:numPr>
          <w:ilvl w:val="0"/>
          <w:numId w:val="41"/>
        </w:numPr>
      </w:pPr>
      <w:r>
        <w:t>A specific OAuth2-base proxy for Http/REST operations, under </w:t>
      </w:r>
      <w:hyperlink r:id="rId171" w:history="1">
        <w:r w:rsidRPr="00641DF3">
          <w:rPr>
            <w:rStyle w:val="Lienhypertexte"/>
            <w:rFonts w:ascii="Segoe UI" w:eastAsiaTheme="majorEastAsia" w:hAnsi="Segoe UI" w:cs="Segoe UI"/>
            <w:color w:val="0366D6"/>
          </w:rPr>
          <w:t>cosmos-proxy</w:t>
        </w:r>
      </w:hyperlink>
      <w:r>
        <w:t>.</w:t>
      </w:r>
    </w:p>
    <w:p w14:paraId="64865AC4" w14:textId="77777777" w:rsidR="00641DF3" w:rsidRDefault="00641DF3" w:rsidP="00641DF3">
      <w:pPr>
        <w:rPr>
          <w:shd w:val="clear" w:color="auto" w:fill="FCFCFC"/>
          <w:lang w:eastAsia="fr-FR"/>
        </w:rPr>
      </w:pPr>
    </w:p>
    <w:p w14:paraId="43208543" w14:textId="37BA4E17" w:rsidR="00641DF3" w:rsidRDefault="00223B8A" w:rsidP="00641DF3">
      <w:pPr>
        <w:rPr>
          <w:shd w:val="clear" w:color="auto" w:fill="FCFCFC"/>
          <w:lang w:eastAsia="fr-FR"/>
        </w:rPr>
      </w:pPr>
      <w:proofErr w:type="gramStart"/>
      <w:r>
        <w:rPr>
          <w:shd w:val="clear" w:color="auto" w:fill="FCFCFC"/>
          <w:lang w:eastAsia="fr-FR"/>
        </w:rPr>
        <w:t>I</w:t>
      </w:r>
      <w:r w:rsidR="00641DF3">
        <w:rPr>
          <w:shd w:val="clear" w:color="auto" w:fill="FCFCFC"/>
          <w:lang w:eastAsia="fr-FR"/>
        </w:rPr>
        <w:t>t’s</w:t>
      </w:r>
      <w:proofErr w:type="gramEnd"/>
      <w:r w:rsidR="00641DF3">
        <w:rPr>
          <w:shd w:val="clear" w:color="auto" w:fill="FCFCFC"/>
          <w:lang w:eastAsia="fr-FR"/>
        </w:rPr>
        <w:t xml:space="preserve"> role is also to store context data sent by the Orion context broker, to keep their history.</w:t>
      </w:r>
    </w:p>
    <w:p w14:paraId="51A5357A" w14:textId="6E2B368B" w:rsidR="00641DF3" w:rsidRDefault="00641DF3" w:rsidP="00641DF3">
      <w:pPr>
        <w:rPr>
          <w:shd w:val="clear" w:color="auto" w:fill="FCFCFC"/>
          <w:lang w:eastAsia="fr-FR"/>
        </w:rPr>
      </w:pPr>
      <w:r>
        <w:rPr>
          <w:shd w:val="clear" w:color="auto" w:fill="FCFCFC"/>
          <w:lang w:eastAsia="fr-FR"/>
        </w:rPr>
        <w:t>For that two components are used:</w:t>
      </w:r>
    </w:p>
    <w:p w14:paraId="4A0176DD" w14:textId="77777777" w:rsidR="00641DF3" w:rsidRPr="00ED23C9" w:rsidRDefault="00641DF3" w:rsidP="00641DF3">
      <w:pPr>
        <w:pStyle w:val="Paragraphedeliste"/>
        <w:numPr>
          <w:ilvl w:val="0"/>
          <w:numId w:val="40"/>
        </w:numPr>
        <w:rPr>
          <w:shd w:val="clear" w:color="auto" w:fill="FCFCFC"/>
          <w:lang w:eastAsia="fr-FR"/>
        </w:rPr>
      </w:pPr>
      <w:r w:rsidRPr="00ED23C9">
        <w:rPr>
          <w:shd w:val="clear" w:color="auto" w:fill="FCFCFC"/>
          <w:lang w:eastAsia="fr-FR"/>
        </w:rPr>
        <w:t>Cygnus is a connector in charge of persisting certain sources of incoming data in some configured third-party storages, creating a historical storage of such data.</w:t>
      </w:r>
    </w:p>
    <w:p w14:paraId="3539EB8E" w14:textId="77777777" w:rsidR="00641DF3" w:rsidRPr="006B692B" w:rsidRDefault="00641DF3" w:rsidP="00641DF3"/>
    <w:p w14:paraId="0A0E7650" w14:textId="77777777" w:rsidR="00641DF3" w:rsidRDefault="00641DF3" w:rsidP="00641DF3">
      <w:pPr>
        <w:pStyle w:val="Paragraphedeliste"/>
        <w:numPr>
          <w:ilvl w:val="0"/>
          <w:numId w:val="40"/>
        </w:numPr>
        <w:rPr>
          <w:shd w:val="clear" w:color="auto" w:fill="FCFCFC"/>
        </w:rPr>
      </w:pPr>
      <w:r w:rsidRPr="00ED23C9">
        <w:rPr>
          <w:shd w:val="clear" w:color="auto" w:fill="FCFCFC"/>
        </w:rPr>
        <w:t>The Short Time Historic (STH, aka. Comet) is a component of the </w:t>
      </w:r>
      <w:r>
        <w:t xml:space="preserve">FIWARE </w:t>
      </w:r>
      <w:r w:rsidRPr="00ED23C9">
        <w:rPr>
          <w:shd w:val="clear" w:color="auto" w:fill="FCFCFC"/>
        </w:rPr>
        <w:t>ecosystem in charge of managing (storing and retrieving) historical raw and aggregated time series information about the evolution in time of context data.</w:t>
      </w:r>
    </w:p>
    <w:p w14:paraId="67DD98BA" w14:textId="77777777" w:rsidR="00641DF3" w:rsidRPr="00ED23C9" w:rsidRDefault="00641DF3" w:rsidP="00641DF3">
      <w:pPr>
        <w:pStyle w:val="Paragraphedeliste"/>
        <w:rPr>
          <w:shd w:val="clear" w:color="auto" w:fill="FCFCFC"/>
        </w:rPr>
      </w:pPr>
    </w:p>
    <w:p w14:paraId="3B390438" w14:textId="77777777" w:rsidR="00641DF3" w:rsidRDefault="00641DF3" w:rsidP="00641DF3">
      <w:pPr>
        <w:pStyle w:val="Paragraphedeliste"/>
        <w:numPr>
          <w:ilvl w:val="0"/>
          <w:numId w:val="40"/>
        </w:numPr>
        <w:rPr>
          <w:shd w:val="clear" w:color="auto" w:fill="FCFCFC"/>
        </w:rPr>
      </w:pPr>
      <w:r w:rsidRPr="00ED23C9">
        <w:rPr>
          <w:shd w:val="clear" w:color="auto" w:fill="FCFCFC"/>
        </w:rPr>
        <w:t xml:space="preserve">Cosmos provide also </w:t>
      </w:r>
      <w:r>
        <w:rPr>
          <w:shd w:val="clear" w:color="auto" w:fill="FCFCFC"/>
        </w:rPr>
        <w:t>a set of tools to access and use to an Hadoop environment.</w:t>
      </w:r>
    </w:p>
    <w:p w14:paraId="5048DB63" w14:textId="77777777" w:rsidR="00ED23C9" w:rsidRPr="00ED23C9" w:rsidRDefault="00ED23C9" w:rsidP="00ED23C9">
      <w:pPr>
        <w:rPr>
          <w:shd w:val="clear" w:color="auto" w:fill="FCFCFC"/>
        </w:rPr>
      </w:pPr>
    </w:p>
    <w:p w14:paraId="5702C0F3" w14:textId="36DC7AE8" w:rsidR="006B02C4" w:rsidRDefault="006B02C4" w:rsidP="003E7ADF">
      <w:pPr>
        <w:rPr>
          <w:shd w:val="clear" w:color="auto" w:fill="FCFCFC"/>
        </w:rPr>
      </w:pPr>
      <w:r>
        <w:rPr>
          <w:shd w:val="clear" w:color="auto" w:fill="FCFCFC"/>
        </w:rPr>
        <w:t xml:space="preserve">As shown on the </w:t>
      </w:r>
      <w:r w:rsidR="005D79BF">
        <w:rPr>
          <w:shd w:val="clear" w:color="auto" w:fill="FCFCFC"/>
        </w:rPr>
        <w:t>next</w:t>
      </w:r>
      <w:r>
        <w:rPr>
          <w:shd w:val="clear" w:color="auto" w:fill="FCFCFC"/>
        </w:rPr>
        <w:t xml:space="preserve"> Figure, Cygnus is used to store the historical data</w:t>
      </w:r>
      <w:r w:rsidR="009737E8">
        <w:rPr>
          <w:shd w:val="clear" w:color="auto" w:fill="FCFCFC"/>
        </w:rPr>
        <w:t xml:space="preserve"> using output sink</w:t>
      </w:r>
      <w:r>
        <w:rPr>
          <w:shd w:val="clear" w:color="auto" w:fill="FCFCFC"/>
        </w:rPr>
        <w:t>,</w:t>
      </w:r>
    </w:p>
    <w:p w14:paraId="52FFB3B1" w14:textId="6B9D1394" w:rsidR="006B02C4" w:rsidRPr="00106AA4" w:rsidRDefault="006B02C4" w:rsidP="00485DCE">
      <w:pPr>
        <w:pStyle w:val="Paragraphedeliste"/>
        <w:numPr>
          <w:ilvl w:val="0"/>
          <w:numId w:val="48"/>
        </w:numPr>
        <w:rPr>
          <w:shd w:val="clear" w:color="auto" w:fill="FCFCFC"/>
        </w:rPr>
      </w:pPr>
      <w:proofErr w:type="gramStart"/>
      <w:r w:rsidRPr="00106AA4">
        <w:rPr>
          <w:shd w:val="clear" w:color="auto" w:fill="FCFCFC"/>
        </w:rPr>
        <w:t xml:space="preserve">Through the </w:t>
      </w:r>
      <w:r w:rsidR="009737E8" w:rsidRPr="00106AA4">
        <w:rPr>
          <w:shd w:val="clear" w:color="auto" w:fill="FCFCFC"/>
        </w:rPr>
        <w:t>use of</w:t>
      </w:r>
      <w:proofErr w:type="gramEnd"/>
      <w:r w:rsidR="009737E8" w:rsidRPr="00106AA4">
        <w:rPr>
          <w:shd w:val="clear" w:color="auto" w:fill="FCFCFC"/>
        </w:rPr>
        <w:t xml:space="preserve"> </w:t>
      </w:r>
      <w:r w:rsidRPr="00106AA4">
        <w:rPr>
          <w:shd w:val="clear" w:color="auto" w:fill="FCFCFC"/>
        </w:rPr>
        <w:t>Mongo sink</w:t>
      </w:r>
      <w:r w:rsidR="009737E8" w:rsidRPr="00106AA4">
        <w:rPr>
          <w:shd w:val="clear" w:color="auto" w:fill="FCFCFC"/>
        </w:rPr>
        <w:t xml:space="preserve"> data are stored sample by sample.</w:t>
      </w:r>
    </w:p>
    <w:p w14:paraId="04050397" w14:textId="23911B1F" w:rsidR="009737E8" w:rsidRPr="00106AA4" w:rsidRDefault="009737E8" w:rsidP="00485DCE">
      <w:pPr>
        <w:pStyle w:val="Paragraphedeliste"/>
        <w:numPr>
          <w:ilvl w:val="0"/>
          <w:numId w:val="48"/>
        </w:numPr>
        <w:rPr>
          <w:shd w:val="clear" w:color="auto" w:fill="FCFCFC"/>
        </w:rPr>
      </w:pPr>
      <w:proofErr w:type="gramStart"/>
      <w:r w:rsidRPr="00106AA4">
        <w:rPr>
          <w:shd w:val="clear" w:color="auto" w:fill="FCFCFC"/>
        </w:rPr>
        <w:t>Through the use of</w:t>
      </w:r>
      <w:proofErr w:type="gramEnd"/>
      <w:r w:rsidRPr="00106AA4">
        <w:rPr>
          <w:shd w:val="clear" w:color="auto" w:fill="FCFCFC"/>
        </w:rPr>
        <w:t xml:space="preserve"> STH sink data are store aggregated</w:t>
      </w:r>
    </w:p>
    <w:p w14:paraId="19715304" w14:textId="77777777" w:rsidR="00106AA4" w:rsidRDefault="00106AA4" w:rsidP="003E7ADF">
      <w:pPr>
        <w:rPr>
          <w:shd w:val="clear" w:color="auto" w:fill="FCFCFC"/>
        </w:rPr>
      </w:pPr>
    </w:p>
    <w:p w14:paraId="10477F95" w14:textId="3883200D" w:rsidR="006B02C4" w:rsidRDefault="006B02C4" w:rsidP="003E7ADF">
      <w:pPr>
        <w:rPr>
          <w:shd w:val="clear" w:color="auto" w:fill="FCFCFC"/>
        </w:rPr>
      </w:pPr>
      <w:r>
        <w:rPr>
          <w:shd w:val="clear" w:color="auto" w:fill="FCFCFC"/>
        </w:rPr>
        <w:t>Comet provide</w:t>
      </w:r>
      <w:r w:rsidR="009737E8">
        <w:rPr>
          <w:shd w:val="clear" w:color="auto" w:fill="FCFCFC"/>
        </w:rPr>
        <w:t>s</w:t>
      </w:r>
      <w:r>
        <w:rPr>
          <w:shd w:val="clear" w:color="auto" w:fill="FCFCFC"/>
        </w:rPr>
        <w:t xml:space="preserve"> a RESTful API to query those historical data</w:t>
      </w:r>
      <w:r w:rsidR="009737E8">
        <w:rPr>
          <w:shd w:val="clear" w:color="auto" w:fill="FCFCFC"/>
        </w:rPr>
        <w:t>, either from the Mongo database filled by Cygnus Mongo sink, or from the Mongo STH.</w:t>
      </w:r>
    </w:p>
    <w:p w14:paraId="4F58BBE7" w14:textId="77777777" w:rsidR="00106AA4" w:rsidRDefault="00106AA4" w:rsidP="003E7ADF">
      <w:pPr>
        <w:rPr>
          <w:shd w:val="clear" w:color="auto" w:fill="FCFCFC"/>
        </w:rPr>
      </w:pPr>
    </w:p>
    <w:p w14:paraId="21496A95" w14:textId="79008C62" w:rsidR="009737E8" w:rsidRDefault="009737E8" w:rsidP="003E7ADF">
      <w:pPr>
        <w:rPr>
          <w:shd w:val="clear" w:color="auto" w:fill="FCFCFC"/>
        </w:rPr>
      </w:pPr>
      <w:r>
        <w:rPr>
          <w:shd w:val="clear" w:color="auto" w:fill="FCFCFC"/>
        </w:rPr>
        <w:t>The provided API is very close to NGSI, but with additional parameters allowing to query rough history or aggregated history, over a period (begin and end datetime)</w:t>
      </w:r>
    </w:p>
    <w:p w14:paraId="31783418" w14:textId="77777777" w:rsidR="0072671F" w:rsidRDefault="0072671F" w:rsidP="0072671F">
      <w:pPr>
        <w:keepNext/>
      </w:pPr>
      <w:r>
        <w:rPr>
          <w:noProof/>
          <w:lang w:val="fr-FR" w:eastAsia="fr-FR"/>
        </w:rPr>
        <w:lastRenderedPageBreak/>
        <w:drawing>
          <wp:inline distT="0" distB="0" distL="0" distR="0" wp14:anchorId="406DF8E9" wp14:editId="55F2CF4C">
            <wp:extent cx="6000750" cy="545655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et data STH instruction.png"/>
                    <pic:cNvPicPr/>
                  </pic:nvPicPr>
                  <pic:blipFill>
                    <a:blip r:embed="rId172">
                      <a:extLst>
                        <a:ext uri="{28A0092B-C50C-407E-A947-70E740481C1C}">
                          <a14:useLocalDpi xmlns:a14="http://schemas.microsoft.com/office/drawing/2010/main" val="0"/>
                        </a:ext>
                      </a:extLst>
                    </a:blip>
                    <a:stretch>
                      <a:fillRect/>
                    </a:stretch>
                  </pic:blipFill>
                  <pic:spPr>
                    <a:xfrm>
                      <a:off x="0" y="0"/>
                      <a:ext cx="6000750" cy="5456555"/>
                    </a:xfrm>
                    <a:prstGeom prst="rect">
                      <a:avLst/>
                    </a:prstGeom>
                  </pic:spPr>
                </pic:pic>
              </a:graphicData>
            </a:graphic>
          </wp:inline>
        </w:drawing>
      </w:r>
    </w:p>
    <w:p w14:paraId="6B7346BF" w14:textId="38EEB4E3" w:rsidR="0072671F" w:rsidRDefault="0072671F" w:rsidP="0072671F">
      <w:pPr>
        <w:pStyle w:val="Lgende"/>
      </w:pPr>
      <w:r>
        <w:t xml:space="preserve">Figure </w:t>
      </w:r>
      <w:r>
        <w:fldChar w:fldCharType="begin"/>
      </w:r>
      <w:r>
        <w:instrText xml:space="preserve"> SEQ Figure \* ARABIC </w:instrText>
      </w:r>
      <w:r>
        <w:fldChar w:fldCharType="separate"/>
      </w:r>
      <w:r w:rsidR="00661879">
        <w:rPr>
          <w:noProof/>
        </w:rPr>
        <w:t>18</w:t>
      </w:r>
      <w:r>
        <w:fldChar w:fldCharType="end"/>
      </w:r>
      <w:r>
        <w:t xml:space="preserve"> : Data instruction for Comet with STH-Sink and</w:t>
      </w:r>
      <w:r>
        <w:rPr>
          <w:noProof/>
        </w:rPr>
        <w:t xml:space="preserve"> Mongo-Sink</w:t>
      </w:r>
    </w:p>
    <w:p w14:paraId="2111CD0A" w14:textId="54D1E7CD" w:rsidR="00DE6DCD" w:rsidRDefault="005D75EA" w:rsidP="003E7ADF">
      <w:pPr>
        <w:rPr>
          <w:shd w:val="clear" w:color="auto" w:fill="FCFCFC"/>
        </w:rPr>
      </w:pPr>
      <w:r>
        <w:rPr>
          <w:shd w:val="clear" w:color="auto" w:fill="FCFCFC"/>
        </w:rPr>
        <w:t xml:space="preserve">The following figure shows the place of Cygnus in the </w:t>
      </w:r>
      <w:proofErr w:type="spellStart"/>
      <w:r>
        <w:rPr>
          <w:shd w:val="clear" w:color="auto" w:fill="FCFCFC"/>
        </w:rPr>
        <w:t>Fiware</w:t>
      </w:r>
      <w:proofErr w:type="spellEnd"/>
      <w:r>
        <w:rPr>
          <w:shd w:val="clear" w:color="auto" w:fill="FCFCFC"/>
        </w:rPr>
        <w:t xml:space="preserve"> ecosystem</w:t>
      </w:r>
    </w:p>
    <w:p w14:paraId="13B68867" w14:textId="445BD6BD" w:rsidR="005D75EA" w:rsidRDefault="005D75EA" w:rsidP="003E7ADF">
      <w:pPr>
        <w:rPr>
          <w:shd w:val="clear" w:color="auto" w:fill="FCFCFC"/>
        </w:rPr>
      </w:pPr>
    </w:p>
    <w:p w14:paraId="39A9E922" w14:textId="77777777" w:rsidR="005D75EA" w:rsidRDefault="005D75EA" w:rsidP="005D75EA">
      <w:pPr>
        <w:keepNext/>
      </w:pPr>
      <w:r>
        <w:rPr>
          <w:noProof/>
          <w:shd w:val="clear" w:color="auto" w:fill="FCFCFC"/>
        </w:rPr>
        <w:lastRenderedPageBreak/>
        <w:drawing>
          <wp:inline distT="0" distB="0" distL="0" distR="0" wp14:anchorId="57C82157" wp14:editId="10151B9E">
            <wp:extent cx="6000750" cy="40951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ware_architecture_cygnus.png"/>
                    <pic:cNvPicPr/>
                  </pic:nvPicPr>
                  <pic:blipFill>
                    <a:blip r:embed="rId173">
                      <a:extLst>
                        <a:ext uri="{28A0092B-C50C-407E-A947-70E740481C1C}">
                          <a14:useLocalDpi xmlns:a14="http://schemas.microsoft.com/office/drawing/2010/main" val="0"/>
                        </a:ext>
                      </a:extLst>
                    </a:blip>
                    <a:stretch>
                      <a:fillRect/>
                    </a:stretch>
                  </pic:blipFill>
                  <pic:spPr>
                    <a:xfrm>
                      <a:off x="0" y="0"/>
                      <a:ext cx="6000750" cy="4095115"/>
                    </a:xfrm>
                    <a:prstGeom prst="rect">
                      <a:avLst/>
                    </a:prstGeom>
                  </pic:spPr>
                </pic:pic>
              </a:graphicData>
            </a:graphic>
          </wp:inline>
        </w:drawing>
      </w:r>
    </w:p>
    <w:p w14:paraId="1249FA50" w14:textId="14D42A2B" w:rsidR="005D75EA" w:rsidRDefault="005D75EA" w:rsidP="005D75EA">
      <w:pPr>
        <w:pStyle w:val="Lgende"/>
        <w:rPr>
          <w:shd w:val="clear" w:color="auto" w:fill="FCFCFC"/>
        </w:rPr>
      </w:pPr>
      <w:r>
        <w:t xml:space="preserve">Figure </w:t>
      </w:r>
      <w:r>
        <w:fldChar w:fldCharType="begin"/>
      </w:r>
      <w:r>
        <w:instrText xml:space="preserve"> SEQ Figure \* ARABIC </w:instrText>
      </w:r>
      <w:r>
        <w:fldChar w:fldCharType="separate"/>
      </w:r>
      <w:r w:rsidR="00661879">
        <w:rPr>
          <w:noProof/>
        </w:rPr>
        <w:t>19</w:t>
      </w:r>
      <w:r>
        <w:fldChar w:fldCharType="end"/>
      </w:r>
      <w:r>
        <w:t xml:space="preserve">: the place of Cygnus in </w:t>
      </w:r>
      <w:proofErr w:type="spellStart"/>
      <w:r>
        <w:t>Fiware</w:t>
      </w:r>
      <w:proofErr w:type="spellEnd"/>
      <w:r>
        <w:t xml:space="preserve"> architecture</w:t>
      </w:r>
    </w:p>
    <w:p w14:paraId="3BCCFE1E" w14:textId="5FE88341" w:rsidR="00DE6DCD" w:rsidRDefault="00DE6DCD" w:rsidP="003E7ADF">
      <w:pPr>
        <w:rPr>
          <w:shd w:val="clear" w:color="auto" w:fill="FCFCFC"/>
        </w:rPr>
      </w:pPr>
    </w:p>
    <w:p w14:paraId="778EBD2D" w14:textId="5B005A9A" w:rsidR="003B29DE" w:rsidRDefault="003B29DE" w:rsidP="00756CCA">
      <w:pPr>
        <w:rPr>
          <w:rFonts w:eastAsiaTheme="minorHAnsi"/>
          <w:shd w:val="clear" w:color="auto" w:fill="FCFCFC"/>
        </w:rPr>
      </w:pPr>
    </w:p>
    <w:p w14:paraId="60BD1FA4" w14:textId="77777777" w:rsidR="00A226BA" w:rsidRDefault="00A226BA" w:rsidP="00A226BA">
      <w:pPr>
        <w:pStyle w:val="Titre3"/>
      </w:pPr>
      <w:bookmarkStart w:id="312" w:name="_Toc499823596"/>
      <w:bookmarkStart w:id="313" w:name="_Toc500837542"/>
      <w:r>
        <w:t>Technical Considerations</w:t>
      </w:r>
      <w:bookmarkEnd w:id="312"/>
      <w:bookmarkEnd w:id="313"/>
    </w:p>
    <w:p w14:paraId="196D0652" w14:textId="00E82B19" w:rsidR="007B43E4" w:rsidRDefault="00767823" w:rsidP="00B600D4">
      <w:r>
        <w:t xml:space="preserve">Cygnus </w:t>
      </w:r>
      <w:r w:rsidR="007B43E4">
        <w:t>is base</w:t>
      </w:r>
      <w:r w:rsidR="005D75EA">
        <w:t>d</w:t>
      </w:r>
      <w:r w:rsidR="007B43E4">
        <w:t xml:space="preserve"> on Apache Flume</w:t>
      </w:r>
    </w:p>
    <w:p w14:paraId="55DED326" w14:textId="24DBE924" w:rsidR="0072671F" w:rsidRDefault="0072671F" w:rsidP="00B600D4">
      <w:r>
        <w:t>It receive</w:t>
      </w:r>
      <w:r w:rsidR="00ED1DC6">
        <w:t>s</w:t>
      </w:r>
      <w:r>
        <w:t xml:space="preserve"> data form the Orion context broker</w:t>
      </w:r>
      <w:r w:rsidR="006164AB">
        <w:t>, through the mean of subscriptions.</w:t>
      </w:r>
    </w:p>
    <w:p w14:paraId="0ACC5A36" w14:textId="282A4F95" w:rsidR="006164AB" w:rsidRDefault="006164AB" w:rsidP="00B600D4">
      <w:r>
        <w:t>The subscription must be provided to Orion context broker, so that each time an update occurs on the context data concerned with subscription, Orion context broker propagate the change to the subscriber (in the case Cygnus, as the receiver of the NGSI context data.</w:t>
      </w:r>
    </w:p>
    <w:p w14:paraId="7D42B4DD" w14:textId="4E055DB4" w:rsidR="00767823" w:rsidRDefault="006164AB" w:rsidP="00B600D4">
      <w:r>
        <w:t>When Cygnus receive data from Orion, it</w:t>
      </w:r>
      <w:r w:rsidR="00767823">
        <w:t xml:space="preserve"> send</w:t>
      </w:r>
      <w:r>
        <w:t>s</w:t>
      </w:r>
      <w:r w:rsidR="00767823">
        <w:t xml:space="preserve"> </w:t>
      </w:r>
      <w:r>
        <w:t>it</w:t>
      </w:r>
      <w:r w:rsidR="00767823">
        <w:t xml:space="preserve"> to a database </w:t>
      </w:r>
      <w:r>
        <w:t>such as</w:t>
      </w:r>
      <w:r w:rsidR="00767823">
        <w:t xml:space="preserve"> MongoDB or PostgreSQL</w:t>
      </w:r>
      <w:r>
        <w:t>, through a channel and a dedicated sink</w:t>
      </w:r>
      <w:r w:rsidR="00767823">
        <w:t>.</w:t>
      </w:r>
    </w:p>
    <w:p w14:paraId="3A24E017" w14:textId="6DC74567" w:rsidR="006164AB" w:rsidRDefault="006164AB" w:rsidP="00B600D4">
      <w:pPr>
        <w:rPr>
          <w:lang w:val="en-GB"/>
        </w:rPr>
      </w:pPr>
      <w:r w:rsidRPr="006164AB">
        <w:rPr>
          <w:lang w:val="en-GB"/>
        </w:rPr>
        <w:t xml:space="preserve">The </w:t>
      </w:r>
      <w:r>
        <w:rPr>
          <w:lang w:val="en-GB"/>
        </w:rPr>
        <w:t>following</w:t>
      </w:r>
      <w:r w:rsidRPr="006164AB">
        <w:rPr>
          <w:lang w:val="en-GB"/>
        </w:rPr>
        <w:t xml:space="preserve"> sinks are a</w:t>
      </w:r>
      <w:r>
        <w:rPr>
          <w:lang w:val="en-GB"/>
        </w:rPr>
        <w:t xml:space="preserve">vailable </w:t>
      </w:r>
      <w:r w:rsidR="0047663D">
        <w:rPr>
          <w:lang w:val="en-GB"/>
        </w:rPr>
        <w:t xml:space="preserve">in Cygnus </w:t>
      </w:r>
      <w:r>
        <w:rPr>
          <w:lang w:val="en-GB"/>
        </w:rPr>
        <w:t>to persist NGSI</w:t>
      </w:r>
      <w:r w:rsidR="00CC1806">
        <w:rPr>
          <w:lang w:val="en-GB"/>
        </w:rPr>
        <w:t xml:space="preserve"> context data:</w:t>
      </w:r>
    </w:p>
    <w:p w14:paraId="6C6F4322" w14:textId="77777777" w:rsidR="0047663D" w:rsidRDefault="0047663D" w:rsidP="0047663D">
      <w:pPr>
        <w:pStyle w:val="Paragraphedeliste"/>
        <w:numPr>
          <w:ilvl w:val="0"/>
          <w:numId w:val="39"/>
        </w:numPr>
      </w:pPr>
      <w:hyperlink r:id="rId174" w:history="1">
        <w:r w:rsidRPr="0047663D">
          <w:rPr>
            <w:rStyle w:val="Lienhypertexte"/>
            <w:rFonts w:ascii="Segoe UI" w:eastAsiaTheme="majorEastAsia" w:hAnsi="Segoe UI" w:cs="Segoe UI"/>
            <w:color w:val="0366D6"/>
          </w:rPr>
          <w:t>HDFS</w:t>
        </w:r>
      </w:hyperlink>
      <w:r>
        <w:t>, the </w:t>
      </w:r>
      <w:hyperlink r:id="rId175" w:history="1">
        <w:r w:rsidRPr="0047663D">
          <w:rPr>
            <w:rStyle w:val="Lienhypertexte"/>
            <w:rFonts w:ascii="Segoe UI" w:eastAsiaTheme="majorEastAsia" w:hAnsi="Segoe UI" w:cs="Segoe UI"/>
            <w:color w:val="0366D6"/>
          </w:rPr>
          <w:t>Hadoop</w:t>
        </w:r>
      </w:hyperlink>
      <w:r>
        <w:t> distributed file system.</w:t>
      </w:r>
    </w:p>
    <w:p w14:paraId="036F6C09" w14:textId="77777777" w:rsidR="0047663D" w:rsidRDefault="0047663D" w:rsidP="0047663D">
      <w:pPr>
        <w:pStyle w:val="Paragraphedeliste"/>
        <w:numPr>
          <w:ilvl w:val="0"/>
          <w:numId w:val="39"/>
        </w:numPr>
      </w:pPr>
      <w:hyperlink r:id="rId176" w:history="1">
        <w:r w:rsidRPr="0047663D">
          <w:rPr>
            <w:rStyle w:val="Lienhypertexte"/>
            <w:rFonts w:ascii="Segoe UI" w:eastAsiaTheme="majorEastAsia" w:hAnsi="Segoe UI" w:cs="Segoe UI"/>
            <w:color w:val="0366D6"/>
          </w:rPr>
          <w:t>MySQL</w:t>
        </w:r>
      </w:hyperlink>
      <w:r>
        <w:t>, the well-</w:t>
      </w:r>
      <w:proofErr w:type="spellStart"/>
      <w:r>
        <w:t>know</w:t>
      </w:r>
      <w:proofErr w:type="spellEnd"/>
      <w:r>
        <w:t xml:space="preserve"> relational database manager.</w:t>
      </w:r>
    </w:p>
    <w:p w14:paraId="64905256" w14:textId="77777777" w:rsidR="0047663D" w:rsidRDefault="0047663D" w:rsidP="0047663D">
      <w:pPr>
        <w:pStyle w:val="Paragraphedeliste"/>
        <w:numPr>
          <w:ilvl w:val="0"/>
          <w:numId w:val="39"/>
        </w:numPr>
      </w:pPr>
      <w:hyperlink r:id="rId177" w:history="1">
        <w:r w:rsidRPr="0047663D">
          <w:rPr>
            <w:rStyle w:val="Lienhypertexte"/>
            <w:rFonts w:ascii="Segoe UI" w:eastAsiaTheme="majorEastAsia" w:hAnsi="Segoe UI" w:cs="Segoe UI"/>
            <w:color w:val="0366D6"/>
          </w:rPr>
          <w:t>CKAN</w:t>
        </w:r>
      </w:hyperlink>
      <w:r>
        <w:t>, an Open Data platform.</w:t>
      </w:r>
    </w:p>
    <w:p w14:paraId="0FB38882" w14:textId="77777777" w:rsidR="0047663D" w:rsidRDefault="0047663D" w:rsidP="0047663D">
      <w:pPr>
        <w:pStyle w:val="Paragraphedeliste"/>
        <w:numPr>
          <w:ilvl w:val="0"/>
          <w:numId w:val="39"/>
        </w:numPr>
      </w:pPr>
      <w:hyperlink r:id="rId178" w:history="1">
        <w:r w:rsidRPr="0047663D">
          <w:rPr>
            <w:rStyle w:val="Lienhypertexte"/>
            <w:rFonts w:ascii="Segoe UI" w:eastAsiaTheme="majorEastAsia" w:hAnsi="Segoe UI" w:cs="Segoe UI"/>
            <w:color w:val="0366D6"/>
          </w:rPr>
          <w:t>MongoDB</w:t>
        </w:r>
      </w:hyperlink>
      <w:r>
        <w:t>, the NoSQL document-oriented database.</w:t>
      </w:r>
    </w:p>
    <w:p w14:paraId="75889FD7" w14:textId="77777777" w:rsidR="0047663D" w:rsidRDefault="0047663D" w:rsidP="0047663D">
      <w:pPr>
        <w:pStyle w:val="Paragraphedeliste"/>
        <w:numPr>
          <w:ilvl w:val="0"/>
          <w:numId w:val="39"/>
        </w:numPr>
      </w:pPr>
      <w:hyperlink r:id="rId179" w:history="1">
        <w:r w:rsidRPr="0047663D">
          <w:rPr>
            <w:rStyle w:val="Lienhypertexte"/>
            <w:rFonts w:ascii="Segoe UI" w:eastAsiaTheme="majorEastAsia" w:hAnsi="Segoe UI" w:cs="Segoe UI"/>
            <w:color w:val="0366D6"/>
          </w:rPr>
          <w:t>STH Comet</w:t>
        </w:r>
      </w:hyperlink>
      <w:r>
        <w:t>, a Short-Term Historic database built on top of MongoDB.</w:t>
      </w:r>
    </w:p>
    <w:p w14:paraId="1568F94A" w14:textId="77777777" w:rsidR="0047663D" w:rsidRDefault="0047663D" w:rsidP="0047663D">
      <w:pPr>
        <w:pStyle w:val="Paragraphedeliste"/>
        <w:numPr>
          <w:ilvl w:val="0"/>
          <w:numId w:val="39"/>
        </w:numPr>
      </w:pPr>
      <w:hyperlink r:id="rId180" w:history="1">
        <w:r w:rsidRPr="0047663D">
          <w:rPr>
            <w:rStyle w:val="Lienhypertexte"/>
            <w:rFonts w:ascii="Segoe UI" w:eastAsiaTheme="majorEastAsia" w:hAnsi="Segoe UI" w:cs="Segoe UI"/>
            <w:color w:val="0366D6"/>
          </w:rPr>
          <w:t>Kafka</w:t>
        </w:r>
      </w:hyperlink>
      <w:r>
        <w:t>, the publish-subscribe messaging broker.</w:t>
      </w:r>
    </w:p>
    <w:p w14:paraId="77303ADC" w14:textId="77777777" w:rsidR="0047663D" w:rsidRDefault="0047663D" w:rsidP="0047663D">
      <w:pPr>
        <w:pStyle w:val="Paragraphedeliste"/>
        <w:numPr>
          <w:ilvl w:val="0"/>
          <w:numId w:val="39"/>
        </w:numPr>
      </w:pPr>
      <w:hyperlink r:id="rId181" w:history="1">
        <w:r w:rsidRPr="0047663D">
          <w:rPr>
            <w:rStyle w:val="Lienhypertexte"/>
            <w:rFonts w:ascii="Segoe UI" w:eastAsiaTheme="majorEastAsia" w:hAnsi="Segoe UI" w:cs="Segoe UI"/>
            <w:color w:val="0366D6"/>
          </w:rPr>
          <w:t>DynamoDB</w:t>
        </w:r>
      </w:hyperlink>
      <w:r>
        <w:t>, a cloud-based NoSQL database by </w:t>
      </w:r>
      <w:hyperlink r:id="rId182" w:history="1">
        <w:r w:rsidRPr="0047663D">
          <w:rPr>
            <w:rStyle w:val="Lienhypertexte"/>
            <w:rFonts w:ascii="Segoe UI" w:eastAsiaTheme="majorEastAsia" w:hAnsi="Segoe UI" w:cs="Segoe UI"/>
            <w:color w:val="0366D6"/>
          </w:rPr>
          <w:t>Amazon Web Services</w:t>
        </w:r>
      </w:hyperlink>
      <w:r>
        <w:t>.</w:t>
      </w:r>
    </w:p>
    <w:p w14:paraId="104F05DB" w14:textId="77777777" w:rsidR="0047663D" w:rsidRDefault="0047663D" w:rsidP="0047663D">
      <w:pPr>
        <w:pStyle w:val="Paragraphedeliste"/>
        <w:numPr>
          <w:ilvl w:val="0"/>
          <w:numId w:val="39"/>
        </w:numPr>
      </w:pPr>
      <w:hyperlink r:id="rId183" w:history="1">
        <w:r w:rsidRPr="0047663D">
          <w:rPr>
            <w:rStyle w:val="Lienhypertexte"/>
            <w:rFonts w:ascii="Segoe UI" w:eastAsiaTheme="majorEastAsia" w:hAnsi="Segoe UI" w:cs="Segoe UI"/>
            <w:color w:val="0366D6"/>
          </w:rPr>
          <w:t>PostgreSQL</w:t>
        </w:r>
      </w:hyperlink>
      <w:r>
        <w:t>, the well-</w:t>
      </w:r>
      <w:proofErr w:type="spellStart"/>
      <w:r>
        <w:t>know</w:t>
      </w:r>
      <w:proofErr w:type="spellEnd"/>
      <w:r>
        <w:t xml:space="preserve"> relational database manager.</w:t>
      </w:r>
    </w:p>
    <w:p w14:paraId="42A066D2" w14:textId="77777777" w:rsidR="0047663D" w:rsidRDefault="0047663D" w:rsidP="0047663D">
      <w:pPr>
        <w:pStyle w:val="Paragraphedeliste"/>
        <w:numPr>
          <w:ilvl w:val="0"/>
          <w:numId w:val="39"/>
        </w:numPr>
      </w:pPr>
      <w:hyperlink r:id="rId184" w:history="1">
        <w:r w:rsidRPr="0047663D">
          <w:rPr>
            <w:rStyle w:val="Lienhypertexte"/>
            <w:rFonts w:ascii="Segoe UI" w:eastAsiaTheme="majorEastAsia" w:hAnsi="Segoe UI" w:cs="Segoe UI"/>
            <w:color w:val="0366D6"/>
          </w:rPr>
          <w:t>Carto</w:t>
        </w:r>
      </w:hyperlink>
      <w:r>
        <w:t>, the database specialized in geolocated data.</w:t>
      </w:r>
    </w:p>
    <w:p w14:paraId="3D3D47B8" w14:textId="77777777" w:rsidR="0047663D" w:rsidRPr="0047663D" w:rsidRDefault="0047663D" w:rsidP="00B600D4"/>
    <w:p w14:paraId="1A9ACEE2" w14:textId="3A486659" w:rsidR="000E6050" w:rsidRPr="00223B8A" w:rsidRDefault="00767823" w:rsidP="00B600D4">
      <w:pPr>
        <w:rPr>
          <w:lang w:val="en-GB"/>
        </w:rPr>
      </w:pPr>
      <w:r w:rsidRPr="00223B8A">
        <w:rPr>
          <w:lang w:val="en-GB"/>
        </w:rPr>
        <w:t xml:space="preserve">Standard Cygnus </w:t>
      </w:r>
      <w:r w:rsidR="00CC1806" w:rsidRPr="00223B8A">
        <w:rPr>
          <w:lang w:val="en-GB"/>
        </w:rPr>
        <w:t xml:space="preserve">incoming </w:t>
      </w:r>
      <w:r w:rsidR="00746B7F" w:rsidRPr="00223B8A">
        <w:rPr>
          <w:lang w:val="en-GB"/>
        </w:rPr>
        <w:t>port:</w:t>
      </w:r>
      <w:r w:rsidRPr="00223B8A">
        <w:rPr>
          <w:lang w:val="en-GB"/>
        </w:rPr>
        <w:t xml:space="preserve"> 5050</w:t>
      </w:r>
      <w:r w:rsidR="00EB67AE" w:rsidRPr="00223B8A">
        <w:rPr>
          <w:lang w:val="en-GB"/>
        </w:rPr>
        <w:t>/</w:t>
      </w:r>
      <w:r w:rsidRPr="00223B8A">
        <w:rPr>
          <w:lang w:val="en-GB"/>
        </w:rPr>
        <w:t>TCP</w:t>
      </w:r>
    </w:p>
    <w:p w14:paraId="3A81EEFC" w14:textId="77777777" w:rsidR="00746B7F" w:rsidRPr="00223B8A" w:rsidRDefault="00746B7F" w:rsidP="00B600D4">
      <w:pPr>
        <w:rPr>
          <w:lang w:val="en-GB"/>
        </w:rPr>
      </w:pPr>
    </w:p>
    <w:p w14:paraId="33AE3670" w14:textId="18FFEB24" w:rsidR="00746B7F" w:rsidRDefault="00746B7F" w:rsidP="00B600D4">
      <w:r>
        <w:t xml:space="preserve">Comet </w:t>
      </w:r>
      <w:r w:rsidR="00E258E2">
        <w:t>provides</w:t>
      </w:r>
      <w:r>
        <w:t xml:space="preserve"> API to </w:t>
      </w:r>
      <w:r w:rsidR="00AF43F0">
        <w:t>retrieve</w:t>
      </w:r>
      <w:r>
        <w:t xml:space="preserve"> data from </w:t>
      </w:r>
      <w:r w:rsidR="007343DF">
        <w:t xml:space="preserve">the </w:t>
      </w:r>
      <w:r w:rsidR="00AF43F0">
        <w:t>M</w:t>
      </w:r>
      <w:r>
        <w:t>ongoDB w</w:t>
      </w:r>
      <w:r w:rsidR="00A91166">
        <w:t>h</w:t>
      </w:r>
      <w:r>
        <w:t>ere data are stor</w:t>
      </w:r>
      <w:r w:rsidR="007343DF">
        <w:t>ed</w:t>
      </w:r>
      <w:r>
        <w:t xml:space="preserve"> for STH (Short Time History </w:t>
      </w:r>
      <w:r>
        <w:rPr>
          <w:rFonts w:ascii="Heiti SC" w:eastAsia="Heiti SC" w:hAnsi="Heiti SC" w:cs="Heiti SC"/>
        </w:rPr>
        <w:t xml:space="preserve">~ </w:t>
      </w:r>
      <w:r w:rsidRPr="00746B7F">
        <w:rPr>
          <w:rFonts w:eastAsia="Heiti SC"/>
        </w:rPr>
        <w:t>1 year</w:t>
      </w:r>
      <w:r>
        <w:t>)</w:t>
      </w:r>
    </w:p>
    <w:p w14:paraId="6D8ABDF7" w14:textId="77777777" w:rsidR="00746B7F" w:rsidRDefault="00746B7F" w:rsidP="00B600D4"/>
    <w:p w14:paraId="57EF2721" w14:textId="4F3F6E5D" w:rsidR="00746B7F" w:rsidRPr="00B600D4" w:rsidRDefault="00AF43F0" w:rsidP="0002146C">
      <w:r>
        <w:t>Standard</w:t>
      </w:r>
      <w:r w:rsidR="00746B7F">
        <w:t xml:space="preserve"> Comet API </w:t>
      </w:r>
      <w:r w:rsidR="00692E79">
        <w:t xml:space="preserve">incoming </w:t>
      </w:r>
      <w:r w:rsidR="00746B7F">
        <w:t xml:space="preserve">port: </w:t>
      </w:r>
      <w:r w:rsidR="00746B7F" w:rsidRPr="00746B7F">
        <w:t>8666</w:t>
      </w:r>
      <w:r w:rsidR="00E8016B">
        <w:t>/TCP</w:t>
      </w:r>
    </w:p>
    <w:p w14:paraId="4B226081" w14:textId="7FBD95E7" w:rsidR="00E8016B" w:rsidRDefault="00E8016B" w:rsidP="00B600D4"/>
    <w:p w14:paraId="7DE2C572" w14:textId="03C08EC7" w:rsidR="00E8016B" w:rsidRDefault="00E8016B" w:rsidP="00B600D4"/>
    <w:p w14:paraId="11ED991A" w14:textId="77777777" w:rsidR="0072671F" w:rsidRDefault="0072671F" w:rsidP="0072671F">
      <w:pPr>
        <w:keepNext/>
      </w:pPr>
      <w:r>
        <w:rPr>
          <w:noProof/>
          <w:shd w:val="clear" w:color="auto" w:fill="FCFCFC"/>
          <w:lang w:val="fr-FR" w:eastAsia="fr-FR"/>
        </w:rPr>
        <w:drawing>
          <wp:inline distT="0" distB="0" distL="0" distR="0" wp14:anchorId="0F1DBC4F" wp14:editId="37E595C4">
            <wp:extent cx="5596403" cy="5353685"/>
            <wp:effectExtent l="0" t="0" r="444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png"/>
                    <pic:cNvPicPr/>
                  </pic:nvPicPr>
                  <pic:blipFill>
                    <a:blip r:embed="rId185">
                      <a:extLst>
                        <a:ext uri="{28A0092B-C50C-407E-A947-70E740481C1C}">
                          <a14:useLocalDpi xmlns:a14="http://schemas.microsoft.com/office/drawing/2010/main" val="0"/>
                        </a:ext>
                      </a:extLst>
                    </a:blip>
                    <a:stretch>
                      <a:fillRect/>
                    </a:stretch>
                  </pic:blipFill>
                  <pic:spPr>
                    <a:xfrm>
                      <a:off x="0" y="0"/>
                      <a:ext cx="5596403" cy="5353685"/>
                    </a:xfrm>
                    <a:prstGeom prst="rect">
                      <a:avLst/>
                    </a:prstGeom>
                  </pic:spPr>
                </pic:pic>
              </a:graphicData>
            </a:graphic>
          </wp:inline>
        </w:drawing>
      </w:r>
    </w:p>
    <w:p w14:paraId="63174778" w14:textId="604CD1A6" w:rsidR="0072671F" w:rsidRDefault="0072671F" w:rsidP="0072671F">
      <w:pPr>
        <w:pStyle w:val="Lgende"/>
      </w:pPr>
      <w:r>
        <w:t xml:space="preserve">Figure </w:t>
      </w:r>
      <w:r>
        <w:fldChar w:fldCharType="begin"/>
      </w:r>
      <w:r>
        <w:instrText xml:space="preserve"> SEQ Figure \* ARABIC </w:instrText>
      </w:r>
      <w:r>
        <w:fldChar w:fldCharType="separate"/>
      </w:r>
      <w:r w:rsidR="00661879">
        <w:rPr>
          <w:noProof/>
        </w:rPr>
        <w:t>20</w:t>
      </w:r>
      <w:r>
        <w:fldChar w:fldCharType="end"/>
      </w:r>
      <w:r>
        <w:t xml:space="preserve"> : Cygnus &amp; Comet interactions</w:t>
      </w:r>
    </w:p>
    <w:p w14:paraId="5273AF5E" w14:textId="77777777" w:rsidR="00A226BA" w:rsidRDefault="00A226BA" w:rsidP="00A226BA">
      <w:pPr>
        <w:pStyle w:val="Titre3"/>
      </w:pPr>
      <w:bookmarkStart w:id="314" w:name="_Toc499823597"/>
      <w:bookmarkStart w:id="315" w:name="_Toc500837543"/>
      <w:r>
        <w:t>Selected Product(s)</w:t>
      </w:r>
      <w:bookmarkEnd w:id="314"/>
      <w:bookmarkEnd w:id="315"/>
    </w:p>
    <w:p w14:paraId="67AEA5BB" w14:textId="51B918DA" w:rsidR="00303560" w:rsidRDefault="00692E79" w:rsidP="00303560">
      <w:r>
        <w:t xml:space="preserve">In a first step the following </w:t>
      </w:r>
      <w:r w:rsidR="00663879">
        <w:t xml:space="preserve">Cygnus </w:t>
      </w:r>
      <w:r>
        <w:t>sink</w:t>
      </w:r>
      <w:r w:rsidR="00663879">
        <w:t>s</w:t>
      </w:r>
      <w:r>
        <w:t xml:space="preserve"> should be use:</w:t>
      </w:r>
    </w:p>
    <w:p w14:paraId="458F860B" w14:textId="587BF9D1" w:rsidR="00692E79" w:rsidRDefault="00692E79" w:rsidP="0066184A">
      <w:pPr>
        <w:pStyle w:val="Paragraphedeliste"/>
        <w:numPr>
          <w:ilvl w:val="0"/>
          <w:numId w:val="49"/>
        </w:numPr>
      </w:pPr>
      <w:proofErr w:type="spellStart"/>
      <w:r>
        <w:t>STHsink</w:t>
      </w:r>
      <w:proofErr w:type="spellEnd"/>
      <w:r>
        <w:t>, to store already aggregated data in the MongoDB database cluster as specific collection.</w:t>
      </w:r>
    </w:p>
    <w:p w14:paraId="2F2328F8" w14:textId="61BCD551" w:rsidR="00692E79" w:rsidRDefault="00692E79" w:rsidP="0066184A">
      <w:pPr>
        <w:pStyle w:val="Paragraphedeliste"/>
        <w:numPr>
          <w:ilvl w:val="0"/>
          <w:numId w:val="49"/>
        </w:numPr>
      </w:pPr>
      <w:proofErr w:type="spellStart"/>
      <w:r>
        <w:t>Mongosink</w:t>
      </w:r>
      <w:proofErr w:type="spellEnd"/>
      <w:r>
        <w:t xml:space="preserve"> to store raw context data history in the MongoDB database cluster as specific collection.</w:t>
      </w:r>
    </w:p>
    <w:p w14:paraId="245081DC" w14:textId="1116D4B0" w:rsidR="00692E79" w:rsidRDefault="00692E79" w:rsidP="00303560"/>
    <w:p w14:paraId="33EA0FC6" w14:textId="69B74C48" w:rsidR="00692E79" w:rsidRDefault="00692E79" w:rsidP="00303560">
      <w:r>
        <w:t xml:space="preserve">In a second step, either it’s considered necessary to setup an Hadoop platform and use the HDFS sink of Cygnus, but before it could be valuable to test the performance of using stampede behind MongoDB, but with data landing on the </w:t>
      </w:r>
      <w:proofErr w:type="spellStart"/>
      <w:r>
        <w:t>Citus</w:t>
      </w:r>
      <w:proofErr w:type="spellEnd"/>
      <w:r>
        <w:t xml:space="preserve"> cluster of PostgreSQL databases</w:t>
      </w:r>
      <w:r w:rsidR="0031320A">
        <w:t>.</w:t>
      </w:r>
    </w:p>
    <w:p w14:paraId="37F649E3" w14:textId="77777777" w:rsidR="00CE0793" w:rsidRDefault="00CE0793" w:rsidP="00303560"/>
    <w:p w14:paraId="1F9E4D06" w14:textId="471510F8" w:rsidR="0031320A" w:rsidRPr="00303560" w:rsidRDefault="0031320A" w:rsidP="00303560">
      <w:r>
        <w:t xml:space="preserve">By using proper </w:t>
      </w:r>
      <w:proofErr w:type="spellStart"/>
      <w:r>
        <w:t>sharding</w:t>
      </w:r>
      <w:proofErr w:type="spellEnd"/>
      <w:r w:rsidR="00CE0793">
        <w:t xml:space="preserve"> keys,</w:t>
      </w:r>
      <w:r>
        <w:t xml:space="preserve"> to partition the data history, for which </w:t>
      </w:r>
      <w:proofErr w:type="spellStart"/>
      <w:r>
        <w:t>Citus</w:t>
      </w:r>
      <w:proofErr w:type="spellEnd"/>
      <w:r>
        <w:t xml:space="preserve"> is optimized for, it is possible to wait before diving in </w:t>
      </w:r>
      <w:r w:rsidR="005D75EA">
        <w:t xml:space="preserve">the </w:t>
      </w:r>
      <w:r>
        <w:t>Hadoop ecosystem</w:t>
      </w:r>
      <w:r w:rsidR="00886A06">
        <w:t xml:space="preserve"> (HDFS, MapReduce</w:t>
      </w:r>
      <w:r w:rsidR="007B5CEB">
        <w:t xml:space="preserve">, </w:t>
      </w:r>
      <w:r w:rsidR="00A03772">
        <w:t>Hive</w:t>
      </w:r>
      <w:r w:rsidR="00886A06">
        <w:t>…)</w:t>
      </w:r>
    </w:p>
    <w:p w14:paraId="3B1B8C5B" w14:textId="77777777" w:rsidR="00A226BA" w:rsidRDefault="00A226BA" w:rsidP="00A226BA">
      <w:pPr>
        <w:pStyle w:val="Titre3"/>
      </w:pPr>
      <w:bookmarkStart w:id="316" w:name="_Toc499823598"/>
      <w:bookmarkStart w:id="317" w:name="_Toc500837544"/>
      <w:r>
        <w:t>Selection Rationale</w:t>
      </w:r>
      <w:bookmarkEnd w:id="316"/>
      <w:bookmarkEnd w:id="317"/>
    </w:p>
    <w:p w14:paraId="170DBC2F" w14:textId="4F75631E" w:rsidR="00EE6499" w:rsidRDefault="00EE6499" w:rsidP="0072671F">
      <w:r>
        <w:t xml:space="preserve">Cygnus and Comet are the reference implementation of Big Data Component in </w:t>
      </w:r>
      <w:proofErr w:type="spellStart"/>
      <w:r>
        <w:t>Fiware</w:t>
      </w:r>
      <w:proofErr w:type="spellEnd"/>
      <w:r>
        <w:t xml:space="preserve"> catalog</w:t>
      </w:r>
      <w:r w:rsidR="005D75EA">
        <w:t>.</w:t>
      </w:r>
    </w:p>
    <w:p w14:paraId="5520E0C0" w14:textId="219DDD31" w:rsidR="00894070" w:rsidRDefault="00EE6499" w:rsidP="00894070">
      <w:r>
        <w:lastRenderedPageBreak/>
        <w:t>Cygnus</w:t>
      </w:r>
      <w:r w:rsidR="00894070">
        <w:t xml:space="preserve"> can easily send data to another </w:t>
      </w:r>
      <w:r>
        <w:t>storage</w:t>
      </w:r>
      <w:r w:rsidR="00894070">
        <w:t xml:space="preserve"> like Hadoop if ne</w:t>
      </w:r>
      <w:r>
        <w:t>eded</w:t>
      </w:r>
      <w:r w:rsidR="00894070">
        <w:t>.</w:t>
      </w:r>
    </w:p>
    <w:p w14:paraId="387BE561" w14:textId="77777777" w:rsidR="008A19E2" w:rsidRDefault="008A19E2" w:rsidP="00894070"/>
    <w:p w14:paraId="403B5A7F" w14:textId="2F67B447" w:rsidR="0031320A" w:rsidRDefault="0031320A" w:rsidP="00894070">
      <w:r>
        <w:t>The currently provided sinks cover a large palette of choice</w:t>
      </w:r>
      <w:r w:rsidR="0001518F">
        <w:t xml:space="preserve"> for data history storage</w:t>
      </w:r>
      <w:r w:rsidR="005D75EA">
        <w:t>.</w:t>
      </w:r>
    </w:p>
    <w:p w14:paraId="459B4B08" w14:textId="5C302EEB" w:rsidR="00886A06" w:rsidRDefault="00886A06" w:rsidP="00894070">
      <w:r>
        <w:t>But when it comes to the use of Hadoop, the only sink available is HDFS, where context history is stored in files</w:t>
      </w:r>
      <w:r w:rsidR="004F33F7">
        <w:t xml:space="preserve"> (one file per </w:t>
      </w:r>
      <w:r w:rsidR="0027391B">
        <w:t>history event)</w:t>
      </w:r>
      <w:r w:rsidR="00CE0793">
        <w:t xml:space="preserve">, </w:t>
      </w:r>
      <w:r w:rsidR="00643BF5">
        <w:t xml:space="preserve">and </w:t>
      </w:r>
      <w:r w:rsidR="00F74277">
        <w:t xml:space="preserve">the hierarchy is </w:t>
      </w:r>
      <w:r w:rsidR="009C7C5F">
        <w:t>given by the file path (&lt;service&gt;/</w:t>
      </w:r>
      <w:r w:rsidR="00977367">
        <w:t>&lt;sub-service&gt;/&lt;entity ID</w:t>
      </w:r>
      <w:r w:rsidR="00582446">
        <w:t>&gt;)</w:t>
      </w:r>
      <w:r w:rsidR="008A19E2">
        <w:t xml:space="preserve">, this means that </w:t>
      </w:r>
      <w:r w:rsidR="00851045">
        <w:t>the storage is not indexed</w:t>
      </w:r>
      <w:r w:rsidR="00967AA6">
        <w:t xml:space="preserve"> on data</w:t>
      </w:r>
      <w:r w:rsidR="00851045">
        <w:t xml:space="preserve">, and </w:t>
      </w:r>
      <w:r w:rsidR="006D563B">
        <w:t xml:space="preserve">then </w:t>
      </w:r>
      <w:r w:rsidR="00550317">
        <w:t xml:space="preserve">the read performance </w:t>
      </w:r>
      <w:r w:rsidR="00DC0212">
        <w:t xml:space="preserve">should be very </w:t>
      </w:r>
      <w:proofErr w:type="gramStart"/>
      <w:r w:rsidR="00DC0212">
        <w:t xml:space="preserve">low </w:t>
      </w:r>
      <w:r w:rsidR="00240A80">
        <w:t>!</w:t>
      </w:r>
      <w:proofErr w:type="gramEnd"/>
    </w:p>
    <w:p w14:paraId="63D61881" w14:textId="428A33FC" w:rsidR="00240A80" w:rsidRDefault="00E73589" w:rsidP="00894070">
      <w:r>
        <w:t xml:space="preserve">If a </w:t>
      </w:r>
      <w:r w:rsidR="00C05D62">
        <w:t xml:space="preserve">Cygnus </w:t>
      </w:r>
      <w:r w:rsidR="007248BD">
        <w:t xml:space="preserve">NGSI </w:t>
      </w:r>
      <w:r w:rsidR="006137FF">
        <w:t>sink to a HDFS</w:t>
      </w:r>
      <w:r w:rsidR="00C05D62">
        <w:t xml:space="preserve"> based NoSQL database like </w:t>
      </w:r>
      <w:r w:rsidR="00C05D62" w:rsidRPr="00A60AFE">
        <w:rPr>
          <w:b/>
        </w:rPr>
        <w:t>HBase</w:t>
      </w:r>
      <w:r w:rsidR="007248BD">
        <w:t xml:space="preserve"> </w:t>
      </w:r>
      <w:r w:rsidR="00964718">
        <w:t>appears</w:t>
      </w:r>
      <w:r w:rsidR="00A60AFE">
        <w:t xml:space="preserve"> (this was</w:t>
      </w:r>
      <w:r w:rsidR="00093FEA">
        <w:t xml:space="preserve"> envisaged earlier in the project</w:t>
      </w:r>
      <w:r w:rsidR="000B0EBB">
        <w:t>)</w:t>
      </w:r>
      <w:r w:rsidR="00964718">
        <w:t xml:space="preserve">, it </w:t>
      </w:r>
      <w:r w:rsidR="00DC0212">
        <w:t>could</w:t>
      </w:r>
      <w:r w:rsidR="00964718">
        <w:t xml:space="preserve"> be better</w:t>
      </w:r>
      <w:r w:rsidR="003C6308">
        <w:t xml:space="preserve">, and </w:t>
      </w:r>
    </w:p>
    <w:p w14:paraId="6C22B72F" w14:textId="77777777" w:rsidR="00643BF5" w:rsidRDefault="00643BF5" w:rsidP="00894070"/>
    <w:p w14:paraId="2EFD3603" w14:textId="6D086D2F" w:rsidR="005D75EA" w:rsidRDefault="005D75EA" w:rsidP="00894070">
      <w:r>
        <w:t xml:space="preserve">The proposal to wait before </w:t>
      </w:r>
      <w:r w:rsidR="00886A06">
        <w:t xml:space="preserve">setting up an Hadoop, doesn’t mean </w:t>
      </w:r>
      <w:r w:rsidR="00657A55">
        <w:t xml:space="preserve">it’s impossible to analyze data, and provide pertinent visualization on it, the use of the </w:t>
      </w:r>
      <w:proofErr w:type="spellStart"/>
      <w:r w:rsidR="00657A55" w:rsidRPr="009B7CC1">
        <w:rPr>
          <w:b/>
        </w:rPr>
        <w:t>Knowage</w:t>
      </w:r>
      <w:proofErr w:type="spellEnd"/>
      <w:r w:rsidR="00657A55">
        <w:t xml:space="preserve"> analytic component provides the panoply of </w:t>
      </w:r>
      <w:r w:rsidR="009B7CC1">
        <w:t>tools to access any Big Data source such as Hadoop and many NoSQL databases like MongoDB, in addition to traditional relational database like PostgreSQL, MySQL.</w:t>
      </w:r>
    </w:p>
    <w:p w14:paraId="56B152BC" w14:textId="77777777" w:rsidR="00A422C1" w:rsidRDefault="00A422C1" w:rsidP="00894070"/>
    <w:p w14:paraId="775196C9" w14:textId="72DFCFC1" w:rsidR="009B7CC1" w:rsidRDefault="009B7CC1" w:rsidP="00894070">
      <w:r>
        <w:t>In addition</w:t>
      </w:r>
      <w:r w:rsidR="00A03772">
        <w:t>,</w:t>
      </w:r>
      <w:r>
        <w:t xml:space="preserve"> using recent modern analytics engine that works in memory such as </w:t>
      </w:r>
      <w:hyperlink r:id="rId186" w:history="1">
        <w:r w:rsidRPr="007D1E78">
          <w:rPr>
            <w:rStyle w:val="Lienhypertexte"/>
          </w:rPr>
          <w:t>Apache Spark</w:t>
        </w:r>
      </w:hyperlink>
      <w:r>
        <w:t>, outperforms from 10 to 100 times compared to a Hadoop MapReduce solution</w:t>
      </w:r>
      <w:r w:rsidR="00A422C1">
        <w:t xml:space="preserve"> depending on the type of </w:t>
      </w:r>
      <w:r w:rsidR="00E515F4">
        <w:t>processing</w:t>
      </w:r>
      <w:r w:rsidR="00A422C1">
        <w:t>.</w:t>
      </w:r>
    </w:p>
    <w:p w14:paraId="68005D8E" w14:textId="7F1E8DFA" w:rsidR="00A422C1" w:rsidRDefault="00A422C1" w:rsidP="00894070"/>
    <w:p w14:paraId="5239A3CF" w14:textId="692BBD85" w:rsidR="00A422C1" w:rsidRDefault="00A422C1" w:rsidP="00894070">
      <w:r>
        <w:t xml:space="preserve"> Moreover, Spark solution, can source the data to analyze from traditional or NoSQL databases, then if the target databases services are optimized for big data analytics such as </w:t>
      </w:r>
      <w:proofErr w:type="spellStart"/>
      <w:r>
        <w:t>Citus</w:t>
      </w:r>
      <w:proofErr w:type="spellEnd"/>
      <w:r>
        <w:t xml:space="preserve"> is, it’s double win</w:t>
      </w:r>
      <w:r w:rsidR="00F90607">
        <w:t>.</w:t>
      </w:r>
    </w:p>
    <w:p w14:paraId="3F95CA6F" w14:textId="77777777" w:rsidR="005D75EA" w:rsidRPr="00894070" w:rsidRDefault="005D75EA" w:rsidP="00894070"/>
    <w:p w14:paraId="2AE4456B" w14:textId="611F109F" w:rsidR="00A226BA" w:rsidRDefault="00A226BA" w:rsidP="00A226BA">
      <w:pPr>
        <w:pStyle w:val="Titre3"/>
      </w:pPr>
      <w:bookmarkStart w:id="318" w:name="_Toc499823599"/>
      <w:bookmarkStart w:id="319" w:name="_Toc500837545"/>
      <w:r>
        <w:t>Architecture Risks</w:t>
      </w:r>
      <w:bookmarkEnd w:id="318"/>
      <w:bookmarkEnd w:id="319"/>
    </w:p>
    <w:p w14:paraId="7B71C333" w14:textId="77777777" w:rsidR="00EE6499" w:rsidRDefault="007B43E4" w:rsidP="007B43E4">
      <w:r>
        <w:t xml:space="preserve">As the component to manage </w:t>
      </w:r>
      <w:r w:rsidR="00EE6499">
        <w:t>data history storage, Cygnus and Comet need to be high available.</w:t>
      </w:r>
    </w:p>
    <w:p w14:paraId="3F240456" w14:textId="77777777" w:rsidR="00356996" w:rsidRDefault="00356996" w:rsidP="007B43E4"/>
    <w:p w14:paraId="7FCD8F5B" w14:textId="750DF1AF" w:rsidR="007B43E4" w:rsidRPr="007B43E4" w:rsidRDefault="00EE6499" w:rsidP="007B43E4">
      <w:r>
        <w:t>As stateless component</w:t>
      </w:r>
      <w:r w:rsidR="00611ABB">
        <w:t>s</w:t>
      </w:r>
      <w:r>
        <w:t>, it is easy to run several instances of the service by running several containers, it provide</w:t>
      </w:r>
      <w:r w:rsidR="00CE0793">
        <w:t>s</w:t>
      </w:r>
      <w:r>
        <w:t xml:space="preserve"> HA, but also scalability, Docker through ingress network, perform load balancing between containers of a service.</w:t>
      </w:r>
    </w:p>
    <w:p w14:paraId="1247E2DB" w14:textId="77777777" w:rsidR="00A226BA" w:rsidRPr="00A226BA" w:rsidRDefault="00A226BA" w:rsidP="00A226BA"/>
    <w:p w14:paraId="6AD69BE3" w14:textId="77777777" w:rsidR="00A226BA" w:rsidRDefault="00A226BA" w:rsidP="00A226BA">
      <w:pPr>
        <w:pStyle w:val="Titre2"/>
      </w:pPr>
      <w:bookmarkStart w:id="320" w:name="_Toc499823600"/>
      <w:bookmarkStart w:id="321" w:name="_Toc500837546"/>
      <w:proofErr w:type="spellStart"/>
      <w:r>
        <w:t>Knowage</w:t>
      </w:r>
      <w:proofErr w:type="spellEnd"/>
      <w:r>
        <w:t xml:space="preserve"> Analytics Component</w:t>
      </w:r>
      <w:bookmarkEnd w:id="320"/>
      <w:bookmarkEnd w:id="321"/>
    </w:p>
    <w:p w14:paraId="4627335F" w14:textId="77777777" w:rsidR="00A226BA" w:rsidRDefault="00A226BA" w:rsidP="00A226BA"/>
    <w:p w14:paraId="68EAB088" w14:textId="77777777" w:rsidR="00A226BA" w:rsidRDefault="00A226BA" w:rsidP="00A226BA">
      <w:pPr>
        <w:pStyle w:val="Titre3"/>
      </w:pPr>
      <w:bookmarkStart w:id="322" w:name="_Toc499823601"/>
      <w:bookmarkStart w:id="323" w:name="_Toc500837547"/>
      <w:r>
        <w:t>Component Functions</w:t>
      </w:r>
      <w:bookmarkEnd w:id="322"/>
      <w:bookmarkEnd w:id="323"/>
    </w:p>
    <w:p w14:paraId="19DC4FBE" w14:textId="729F5E79" w:rsidR="00C81F0D" w:rsidRDefault="00C81F0D" w:rsidP="00C81F0D">
      <w:proofErr w:type="spellStart"/>
      <w:r>
        <w:t>Knowage</w:t>
      </w:r>
      <w:proofErr w:type="spellEnd"/>
      <w:r>
        <w:t xml:space="preserve"> is </w:t>
      </w:r>
      <w:r w:rsidR="00D07260">
        <w:t>a</w:t>
      </w:r>
      <w:r>
        <w:t xml:space="preserve"> professional open source suite for modern business analytics over traditional sources and big data systems. </w:t>
      </w:r>
    </w:p>
    <w:p w14:paraId="26C136A2" w14:textId="0CB6744E" w:rsidR="00C81F0D" w:rsidRDefault="00C81F0D" w:rsidP="00C81F0D">
      <w:proofErr w:type="spellStart"/>
      <w:r>
        <w:t>Knowage</w:t>
      </w:r>
      <w:proofErr w:type="spellEnd"/>
      <w:r>
        <w:t xml:space="preserve"> is the new generation of open source analytical solution, as a natural evolution of the </w:t>
      </w:r>
      <w:r w:rsidR="00BF2BD5">
        <w:t>well-known</w:t>
      </w:r>
      <w:r>
        <w:t xml:space="preserve"> </w:t>
      </w:r>
      <w:proofErr w:type="spellStart"/>
      <w:r>
        <w:t>SpagoBI</w:t>
      </w:r>
      <w:proofErr w:type="spellEnd"/>
      <w:r>
        <w:t>.</w:t>
      </w:r>
    </w:p>
    <w:p w14:paraId="5647990C" w14:textId="4DFC97CA" w:rsidR="00D07260" w:rsidRDefault="00D07260" w:rsidP="00C81F0D">
      <w:r>
        <w:t xml:space="preserve">The </w:t>
      </w:r>
      <w:r w:rsidR="00D50A59">
        <w:t>features of the component are:</w:t>
      </w:r>
    </w:p>
    <w:p w14:paraId="1220DAA8" w14:textId="77777777" w:rsidR="00C432A9" w:rsidRDefault="00C432A9" w:rsidP="0047663D">
      <w:pPr>
        <w:pStyle w:val="Paragraphedeliste"/>
        <w:numPr>
          <w:ilvl w:val="0"/>
          <w:numId w:val="38"/>
        </w:numPr>
      </w:pPr>
      <w:r>
        <w:t xml:space="preserve">BD (big data), to </w:t>
      </w:r>
      <w:proofErr w:type="spellStart"/>
      <w:r>
        <w:t>analyse</w:t>
      </w:r>
      <w:proofErr w:type="spellEnd"/>
      <w:r>
        <w:t xml:space="preserve"> data stored on big data clusters or NoSQL databases</w:t>
      </w:r>
    </w:p>
    <w:p w14:paraId="1171107D" w14:textId="77777777" w:rsidR="00C432A9" w:rsidRDefault="00C432A9" w:rsidP="0047663D">
      <w:pPr>
        <w:pStyle w:val="Paragraphedeliste"/>
        <w:numPr>
          <w:ilvl w:val="0"/>
          <w:numId w:val="38"/>
        </w:numPr>
      </w:pPr>
      <w:r>
        <w:t>SI (smart intelligence), the usual business intelligence on structured data, but more oriented to self-service capabilities and agile prototyping</w:t>
      </w:r>
    </w:p>
    <w:p w14:paraId="39923A64" w14:textId="77777777" w:rsidR="00C432A9" w:rsidRDefault="00C432A9" w:rsidP="0047663D">
      <w:pPr>
        <w:pStyle w:val="Paragraphedeliste"/>
        <w:numPr>
          <w:ilvl w:val="0"/>
          <w:numId w:val="38"/>
        </w:numPr>
      </w:pPr>
      <w:r>
        <w:t>ER (enterprise reporting), to produce and distribute static reports</w:t>
      </w:r>
    </w:p>
    <w:p w14:paraId="39D6E3E6" w14:textId="77777777" w:rsidR="00C432A9" w:rsidRDefault="00C432A9" w:rsidP="0047663D">
      <w:pPr>
        <w:pStyle w:val="Paragraphedeliste"/>
        <w:numPr>
          <w:ilvl w:val="0"/>
          <w:numId w:val="38"/>
        </w:numPr>
      </w:pPr>
      <w:r>
        <w:t>LI (location intelligence), to relate business data with spatial or geographical information</w:t>
      </w:r>
    </w:p>
    <w:p w14:paraId="03F1B2AB" w14:textId="77777777" w:rsidR="00C432A9" w:rsidRDefault="00C432A9" w:rsidP="0047663D">
      <w:pPr>
        <w:pStyle w:val="Paragraphedeliste"/>
        <w:numPr>
          <w:ilvl w:val="0"/>
          <w:numId w:val="38"/>
        </w:numPr>
      </w:pPr>
      <w:r>
        <w:t>PM (performance management), to manage KPIs and organize scorecards</w:t>
      </w:r>
    </w:p>
    <w:p w14:paraId="6A6001DE" w14:textId="77777777" w:rsidR="00C432A9" w:rsidRDefault="00C432A9" w:rsidP="0047663D">
      <w:pPr>
        <w:pStyle w:val="Paragraphedeliste"/>
        <w:numPr>
          <w:ilvl w:val="0"/>
          <w:numId w:val="38"/>
        </w:numPr>
      </w:pPr>
      <w:r>
        <w:t>PA (predictive analysis), for more advanced analyses</w:t>
      </w:r>
    </w:p>
    <w:p w14:paraId="7F5B7AF6" w14:textId="77777777" w:rsidR="00470B43" w:rsidRDefault="00C432A9" w:rsidP="0047663D">
      <w:pPr>
        <w:pStyle w:val="Paragraphedeliste"/>
        <w:numPr>
          <w:ilvl w:val="0"/>
          <w:numId w:val="38"/>
        </w:numPr>
      </w:pPr>
      <w:r>
        <w:t xml:space="preserve">EI (embedded intelligence), to link </w:t>
      </w:r>
      <w:proofErr w:type="spellStart"/>
      <w:r>
        <w:t>Knowage</w:t>
      </w:r>
      <w:proofErr w:type="spellEnd"/>
      <w:r>
        <w:t xml:space="preserve"> with external solutions provided by the customer or third parties.</w:t>
      </w:r>
      <w:r w:rsidR="00470B43" w:rsidRPr="00470B43">
        <w:t xml:space="preserve"> </w:t>
      </w:r>
    </w:p>
    <w:p w14:paraId="260ABCB4" w14:textId="77777777" w:rsidR="0070074A" w:rsidRDefault="0070074A" w:rsidP="00470B43"/>
    <w:p w14:paraId="2104AD5D" w14:textId="7C9CCA53" w:rsidR="00470B43" w:rsidRDefault="00470B43" w:rsidP="00470B43">
      <w:proofErr w:type="spellStart"/>
      <w:r>
        <w:t>Knowage</w:t>
      </w:r>
      <w:proofErr w:type="spellEnd"/>
      <w:r>
        <w:t xml:space="preserve"> can connect to CKAN and show the catalog of data sets in it, allows to search in it, to be able to use it (only CSV &amp; XLS data source</w:t>
      </w:r>
      <w:r w:rsidR="00DC3669">
        <w:t xml:space="preserve"> are supported</w:t>
      </w:r>
      <w:r>
        <w:t xml:space="preserve"> for the moment, other formats will be added later).</w:t>
      </w:r>
    </w:p>
    <w:p w14:paraId="2943AA1C" w14:textId="77777777" w:rsidR="0070074A" w:rsidRDefault="0070074A" w:rsidP="00470B43"/>
    <w:p w14:paraId="4B7B8421" w14:textId="56171543" w:rsidR="00470B43" w:rsidRDefault="00470B43" w:rsidP="00470B43">
      <w:proofErr w:type="spellStart"/>
      <w:r>
        <w:t>Knowage</w:t>
      </w:r>
      <w:proofErr w:type="spellEnd"/>
      <w:r>
        <w:t xml:space="preserve"> can also define an NGSI dataset (query data from the Orion Context Broker</w:t>
      </w:r>
      <w:r w:rsidR="00835563">
        <w:t>)</w:t>
      </w:r>
      <w:r w:rsidR="00DC3669">
        <w:t>.</w:t>
      </w:r>
    </w:p>
    <w:p w14:paraId="4E9797C3" w14:textId="202606B8" w:rsidR="00657A55" w:rsidRDefault="00657A55" w:rsidP="00470B43"/>
    <w:p w14:paraId="6DDC864D" w14:textId="2316411B" w:rsidR="00657A55" w:rsidRDefault="00657A55" w:rsidP="00470B43">
      <w:proofErr w:type="spellStart"/>
      <w:r>
        <w:t>Knowage</w:t>
      </w:r>
      <w:proofErr w:type="spellEnd"/>
      <w:r>
        <w:t xml:space="preserve"> can use common big data NoSQL databases</w:t>
      </w:r>
      <w:r w:rsidR="00CF5D49">
        <w:t xml:space="preserve"> such as MongoDB</w:t>
      </w:r>
      <w:r>
        <w:t xml:space="preserve"> and Hadoop based environments as data sources, </w:t>
      </w:r>
    </w:p>
    <w:p w14:paraId="6D9BBF2E" w14:textId="07A98158" w:rsidR="00657A55" w:rsidRDefault="00657A55" w:rsidP="00470B43">
      <w:r>
        <w:lastRenderedPageBreak/>
        <w:t>Moreover</w:t>
      </w:r>
      <w:r w:rsidR="00637C74">
        <w:t>,</w:t>
      </w:r>
      <w:r>
        <w:t xml:space="preserve"> it can be used in conjunction with Apache Spark to analyze data set from 10 to 100 times faster than with Hadoop </w:t>
      </w:r>
      <w:proofErr w:type="spellStart"/>
      <w:r>
        <w:t>Mapreduce</w:t>
      </w:r>
      <w:proofErr w:type="spellEnd"/>
      <w:r>
        <w:t>.</w:t>
      </w:r>
    </w:p>
    <w:p w14:paraId="116FA5A3" w14:textId="77777777" w:rsidR="0070074A" w:rsidRDefault="0070074A" w:rsidP="00470B43"/>
    <w:p w14:paraId="6AB4AF7B" w14:textId="145B6648" w:rsidR="00DC3669" w:rsidRDefault="0070074A" w:rsidP="00470B43">
      <w:proofErr w:type="spellStart"/>
      <w:r w:rsidRPr="0070074A">
        <w:t>Knowage</w:t>
      </w:r>
      <w:proofErr w:type="spellEnd"/>
      <w:r w:rsidRPr="0070074A">
        <w:t xml:space="preserve"> SDK contains a </w:t>
      </w:r>
      <w:proofErr w:type="spellStart"/>
      <w:r w:rsidRPr="0070074A">
        <w:t>Javascript</w:t>
      </w:r>
      <w:proofErr w:type="spellEnd"/>
      <w:r w:rsidRPr="0070074A">
        <w:t xml:space="preserve"> API that helps users to embed parts of </w:t>
      </w:r>
      <w:proofErr w:type="spellStart"/>
      <w:r w:rsidRPr="0070074A">
        <w:t>Knowage</w:t>
      </w:r>
      <w:proofErr w:type="spellEnd"/>
      <w:r w:rsidRPr="0070074A">
        <w:t xml:space="preserve"> suite inside a web page or to retrieve information about datasets and documents.</w:t>
      </w:r>
    </w:p>
    <w:p w14:paraId="0E833643" w14:textId="77777777" w:rsidR="00A226BA" w:rsidRDefault="00A226BA" w:rsidP="00A226BA">
      <w:pPr>
        <w:pStyle w:val="Titre3"/>
      </w:pPr>
      <w:bookmarkStart w:id="324" w:name="_Toc499823602"/>
      <w:bookmarkStart w:id="325" w:name="_Toc500837548"/>
      <w:r>
        <w:t>Technical Considerations</w:t>
      </w:r>
      <w:bookmarkEnd w:id="324"/>
      <w:bookmarkEnd w:id="325"/>
    </w:p>
    <w:p w14:paraId="6885D242" w14:textId="77777777" w:rsidR="00D738B1" w:rsidRDefault="00D738B1" w:rsidP="00470B43"/>
    <w:p w14:paraId="7112CAA0" w14:textId="600CDCF7" w:rsidR="00470B43" w:rsidRDefault="008A4243" w:rsidP="00470B43">
      <w:r>
        <w:t>The component</w:t>
      </w:r>
      <w:r w:rsidR="00470B43">
        <w:t xml:space="preserve"> will be configured to use the </w:t>
      </w:r>
      <w:proofErr w:type="spellStart"/>
      <w:r w:rsidR="00470B43">
        <w:t>Keyrock</w:t>
      </w:r>
      <w:proofErr w:type="spellEnd"/>
      <w:r w:rsidR="00470B43">
        <w:t xml:space="preserve"> IDM component for authentication.</w:t>
      </w:r>
    </w:p>
    <w:p w14:paraId="15AB8A07" w14:textId="77777777" w:rsidR="00D738B1" w:rsidRDefault="00D738B1" w:rsidP="009B04DF"/>
    <w:p w14:paraId="70A428E2" w14:textId="6A91311A" w:rsidR="005D421A" w:rsidRDefault="00C30750" w:rsidP="009B04DF">
      <w:proofErr w:type="spellStart"/>
      <w:r>
        <w:t>Knowage</w:t>
      </w:r>
      <w:proofErr w:type="spellEnd"/>
      <w:r>
        <w:t xml:space="preserve"> is based on Tomcat 7</w:t>
      </w:r>
      <w:r w:rsidR="005D421A">
        <w:t xml:space="preserve"> and MySQL, the </w:t>
      </w:r>
      <w:r w:rsidR="001442AA">
        <w:t>container</w:t>
      </w:r>
      <w:r w:rsidR="009B5380">
        <w:t xml:space="preserve"> </w:t>
      </w:r>
      <w:r w:rsidR="00D738B1">
        <w:t xml:space="preserve">image </w:t>
      </w:r>
      <w:r w:rsidR="009B5380">
        <w:t>will be changed to use PostgreSQL</w:t>
      </w:r>
      <w:r w:rsidR="00502E36">
        <w:t xml:space="preserve">, by changing the </w:t>
      </w:r>
      <w:r w:rsidR="00F806EF">
        <w:t>H</w:t>
      </w:r>
      <w:r w:rsidR="002566D5">
        <w:t xml:space="preserve">ibernate ORM </w:t>
      </w:r>
      <w:r w:rsidR="00F806EF">
        <w:t xml:space="preserve">configuration </w:t>
      </w:r>
      <w:r w:rsidR="002566D5">
        <w:t>used in the software</w:t>
      </w:r>
      <w:r w:rsidR="00550AA5">
        <w:t>.</w:t>
      </w:r>
    </w:p>
    <w:p w14:paraId="364FC9E2" w14:textId="77777777" w:rsidR="009A0AF9" w:rsidRDefault="009A0AF9" w:rsidP="009B04DF"/>
    <w:p w14:paraId="7DC7DC74" w14:textId="4BAD158D" w:rsidR="009A0AF9" w:rsidRDefault="00F96FDB" w:rsidP="009B04DF">
      <w:r>
        <w:t xml:space="preserve">Incoming port </w:t>
      </w:r>
      <w:r w:rsidR="009A0AF9" w:rsidRPr="009A0AF9">
        <w:t>default to 8080/TCP conflict with other components</w:t>
      </w:r>
      <w:r>
        <w:t xml:space="preserve"> using java application servers</w:t>
      </w:r>
      <w:r w:rsidR="0018530E">
        <w:t>, it can be easily changed</w:t>
      </w:r>
      <w:r w:rsidR="00957D0B">
        <w:t xml:space="preserve"> with Docker</w:t>
      </w:r>
    </w:p>
    <w:p w14:paraId="2F30B371" w14:textId="77777777" w:rsidR="00550AA5" w:rsidRPr="009B04DF" w:rsidRDefault="00550AA5" w:rsidP="009B04DF"/>
    <w:p w14:paraId="5AC56E8C" w14:textId="77777777" w:rsidR="00A226BA" w:rsidRDefault="00A226BA" w:rsidP="00A226BA">
      <w:pPr>
        <w:pStyle w:val="Titre3"/>
      </w:pPr>
      <w:bookmarkStart w:id="326" w:name="_Toc499823603"/>
      <w:bookmarkStart w:id="327" w:name="_Toc500837549"/>
      <w:r>
        <w:t>Selected Product(s)</w:t>
      </w:r>
      <w:bookmarkEnd w:id="326"/>
      <w:bookmarkEnd w:id="327"/>
    </w:p>
    <w:p w14:paraId="124A840D" w14:textId="037BB006" w:rsidR="008A4243" w:rsidRDefault="008A4243" w:rsidP="008A4243">
      <w:r>
        <w:t>This is the refe</w:t>
      </w:r>
      <w:r w:rsidR="0025016C">
        <w:t xml:space="preserve">rence component for data visualization and BI in </w:t>
      </w:r>
      <w:proofErr w:type="spellStart"/>
      <w:r w:rsidR="0025016C">
        <w:t>Fiware</w:t>
      </w:r>
      <w:proofErr w:type="spellEnd"/>
      <w:r w:rsidR="001B0797">
        <w:t xml:space="preserve"> catalog</w:t>
      </w:r>
    </w:p>
    <w:p w14:paraId="590C9E63" w14:textId="5687029C" w:rsidR="001B0797" w:rsidRPr="008A4243" w:rsidRDefault="001B0797" w:rsidP="008A4243">
      <w:r>
        <w:t>It replaces the previous GE</w:t>
      </w:r>
      <w:r w:rsidR="00117D81">
        <w:t xml:space="preserve">: </w:t>
      </w:r>
      <w:proofErr w:type="spellStart"/>
      <w:r w:rsidR="00117D81">
        <w:t>SpagoBI</w:t>
      </w:r>
      <w:proofErr w:type="spellEnd"/>
      <w:r w:rsidR="00F056A0">
        <w:t xml:space="preserve">, from which </w:t>
      </w:r>
      <w:proofErr w:type="spellStart"/>
      <w:r w:rsidR="001C293D">
        <w:t>Knowage</w:t>
      </w:r>
      <w:proofErr w:type="spellEnd"/>
      <w:r w:rsidR="001C293D">
        <w:t xml:space="preserve"> is an evolution</w:t>
      </w:r>
      <w:r w:rsidR="00117D81">
        <w:t>.</w:t>
      </w:r>
    </w:p>
    <w:p w14:paraId="632ED244" w14:textId="77777777" w:rsidR="00A226BA" w:rsidRDefault="00A226BA" w:rsidP="00A226BA">
      <w:pPr>
        <w:pStyle w:val="Titre3"/>
      </w:pPr>
      <w:bookmarkStart w:id="328" w:name="_Toc499823604"/>
      <w:bookmarkStart w:id="329" w:name="_Toc500837550"/>
      <w:r>
        <w:t>Selection Rationale</w:t>
      </w:r>
      <w:bookmarkEnd w:id="328"/>
      <w:bookmarkEnd w:id="329"/>
    </w:p>
    <w:p w14:paraId="3BC91898" w14:textId="7394473C" w:rsidR="001B0797" w:rsidRPr="00C359D6" w:rsidRDefault="00C359D6" w:rsidP="00C359D6">
      <w:proofErr w:type="spellStart"/>
      <w:r w:rsidRPr="00C359D6">
        <w:t>Kno</w:t>
      </w:r>
      <w:r w:rsidR="00221D3F">
        <w:t>w</w:t>
      </w:r>
      <w:r w:rsidRPr="00C359D6">
        <w:t>age</w:t>
      </w:r>
      <w:proofErr w:type="spellEnd"/>
      <w:r w:rsidRPr="00C359D6">
        <w:t xml:space="preserve"> takes part in the FIWARE community, being the reference implementation of the Data Visualization GE</w:t>
      </w:r>
    </w:p>
    <w:p w14:paraId="7D8CA15F" w14:textId="77777777" w:rsidR="00A226BA" w:rsidRDefault="00A226BA" w:rsidP="00A226BA">
      <w:pPr>
        <w:pStyle w:val="Titre3"/>
        <w:rPr>
          <w:i/>
        </w:rPr>
      </w:pPr>
      <w:bookmarkStart w:id="330" w:name="_Toc499823605"/>
      <w:bookmarkStart w:id="331" w:name="_Toc500837551"/>
      <w:r>
        <w:t>Architecture Risks</w:t>
      </w:r>
      <w:bookmarkEnd w:id="330"/>
      <w:bookmarkEnd w:id="331"/>
    </w:p>
    <w:p w14:paraId="1717AD94" w14:textId="4BB6BA8C" w:rsidR="00A226BA" w:rsidRDefault="00910AAC" w:rsidP="00A226BA">
      <w:r>
        <w:t>If t</w:t>
      </w:r>
      <w:r w:rsidR="00D112DE">
        <w:t xml:space="preserve">he component </w:t>
      </w:r>
      <w:r w:rsidR="0050471E">
        <w:t xml:space="preserve">is used for </w:t>
      </w:r>
      <w:r w:rsidR="007046EC">
        <w:t xml:space="preserve">help to </w:t>
      </w:r>
      <w:r w:rsidR="0050471E">
        <w:t>operational decisio</w:t>
      </w:r>
      <w:r w:rsidR="00653217">
        <w:t>n</w:t>
      </w:r>
      <w:r w:rsidR="007046EC">
        <w:t xml:space="preserve">, </w:t>
      </w:r>
      <w:r w:rsidR="00966D88">
        <w:t>its high availability becomes mandatory</w:t>
      </w:r>
      <w:r w:rsidR="00273E0A">
        <w:t>.</w:t>
      </w:r>
    </w:p>
    <w:p w14:paraId="04A6FA27" w14:textId="296EF783" w:rsidR="00273E0A" w:rsidRPr="00F6725F" w:rsidRDefault="00170081" w:rsidP="00A226BA">
      <w:r>
        <w:t xml:space="preserve">The </w:t>
      </w:r>
      <w:r w:rsidR="00C136BE">
        <w:t xml:space="preserve">component is stateless, </w:t>
      </w:r>
      <w:r w:rsidR="00577D59">
        <w:t>by adding instances</w:t>
      </w:r>
      <w:r w:rsidR="00F95B18">
        <w:t xml:space="preserve"> of containers, and relying on </w:t>
      </w:r>
      <w:r w:rsidR="00722ED6">
        <w:t xml:space="preserve">a </w:t>
      </w:r>
      <w:proofErr w:type="spellStart"/>
      <w:r w:rsidR="00722ED6">
        <w:t>Citus</w:t>
      </w:r>
      <w:proofErr w:type="spellEnd"/>
      <w:r w:rsidR="00722ED6">
        <w:t xml:space="preserve"> database cluster for data persistence, </w:t>
      </w:r>
      <w:r w:rsidR="00380EDD">
        <w:t>high availability and scalability</w:t>
      </w:r>
      <w:r w:rsidR="000E41DD">
        <w:t xml:space="preserve"> </w:t>
      </w:r>
      <w:r w:rsidR="00ED4384">
        <w:t>are</w:t>
      </w:r>
      <w:r w:rsidR="000E41DD">
        <w:t xml:space="preserve"> </w:t>
      </w:r>
      <w:r w:rsidR="00ED4384">
        <w:t>easy to achieve</w:t>
      </w:r>
    </w:p>
    <w:p w14:paraId="026AC82F" w14:textId="77777777" w:rsidR="00A226BA" w:rsidRDefault="00A226BA" w:rsidP="00A226BA">
      <w:pPr>
        <w:pStyle w:val="Titre2"/>
      </w:pPr>
      <w:bookmarkStart w:id="332" w:name="_Toc499823606"/>
      <w:bookmarkStart w:id="333" w:name="_Toc500837552"/>
      <w:r>
        <w:t>CKAN Open Data Component</w:t>
      </w:r>
      <w:bookmarkEnd w:id="332"/>
      <w:bookmarkEnd w:id="333"/>
    </w:p>
    <w:p w14:paraId="558E5624" w14:textId="77777777" w:rsidR="00A226BA" w:rsidRDefault="00A226BA" w:rsidP="00A226BA"/>
    <w:p w14:paraId="508B7D38" w14:textId="77777777" w:rsidR="00A226BA" w:rsidRDefault="00A226BA" w:rsidP="00A226BA">
      <w:pPr>
        <w:pStyle w:val="Titre3"/>
      </w:pPr>
      <w:bookmarkStart w:id="334" w:name="_Toc499823607"/>
      <w:bookmarkStart w:id="335" w:name="_Toc500837553"/>
      <w:r>
        <w:t>Component Functions</w:t>
      </w:r>
      <w:bookmarkEnd w:id="334"/>
      <w:bookmarkEnd w:id="335"/>
    </w:p>
    <w:p w14:paraId="39CE6856" w14:textId="77DC73EA" w:rsidR="003540EB" w:rsidRDefault="00B475EB" w:rsidP="003540EB">
      <w:r>
        <w:t>Open Data management system</w:t>
      </w:r>
    </w:p>
    <w:p w14:paraId="35767D7E" w14:textId="77777777" w:rsidR="005B1522" w:rsidRPr="003540EB" w:rsidRDefault="005B1522" w:rsidP="003540EB"/>
    <w:p w14:paraId="124FAB88" w14:textId="77777777" w:rsidR="00A226BA" w:rsidRDefault="00A226BA" w:rsidP="00A226BA">
      <w:pPr>
        <w:pStyle w:val="Titre3"/>
      </w:pPr>
      <w:bookmarkStart w:id="336" w:name="_Toc499823608"/>
      <w:bookmarkStart w:id="337" w:name="_Toc500837554"/>
      <w:r>
        <w:t>Technical Considerations</w:t>
      </w:r>
      <w:bookmarkEnd w:id="336"/>
      <w:bookmarkEnd w:id="337"/>
    </w:p>
    <w:p w14:paraId="51FEDD11" w14:textId="0648B8C3" w:rsidR="005B1522" w:rsidRDefault="0049098C" w:rsidP="005B1522">
      <w:r>
        <w:t>PostgreSQL database</w:t>
      </w:r>
    </w:p>
    <w:p w14:paraId="3ECD4A3E" w14:textId="511745B1" w:rsidR="00122FE7" w:rsidRDefault="00122FE7" w:rsidP="005B1522">
      <w:r>
        <w:t>Server written in python</w:t>
      </w:r>
    </w:p>
    <w:p w14:paraId="2F41D3B4" w14:textId="44603DCA" w:rsidR="00122FE7" w:rsidRDefault="00562579" w:rsidP="005B1522">
      <w:r>
        <w:t xml:space="preserve">Management </w:t>
      </w:r>
      <w:r w:rsidR="00122FE7">
        <w:t>Web interface</w:t>
      </w:r>
    </w:p>
    <w:p w14:paraId="5707C206" w14:textId="06C3D572" w:rsidR="00122FE7" w:rsidRDefault="00562579" w:rsidP="005B1522">
      <w:r>
        <w:t xml:space="preserve">RESTful </w:t>
      </w:r>
      <w:r w:rsidR="00122FE7">
        <w:t>API</w:t>
      </w:r>
    </w:p>
    <w:p w14:paraId="4D54B324" w14:textId="653136FB" w:rsidR="00790DFE" w:rsidRPr="005B1522" w:rsidRDefault="00790DFE" w:rsidP="005B1522">
      <w:r>
        <w:t>Security</w:t>
      </w:r>
      <w:r w:rsidR="00573CCB">
        <w:t xml:space="preserve"> (Authentication, Authorization</w:t>
      </w:r>
      <w:r w:rsidR="00FC19B4">
        <w:t xml:space="preserve"> </w:t>
      </w:r>
      <w:r w:rsidR="00573CCB">
        <w:t xml:space="preserve">provided by </w:t>
      </w:r>
      <w:r w:rsidR="00FC19B4">
        <w:t>IDM</w:t>
      </w:r>
      <w:r w:rsidR="00ED01DA">
        <w:t xml:space="preserve"> Components)</w:t>
      </w:r>
    </w:p>
    <w:p w14:paraId="15744040" w14:textId="77777777" w:rsidR="00A226BA" w:rsidRDefault="00A226BA" w:rsidP="00A226BA">
      <w:pPr>
        <w:pStyle w:val="Titre3"/>
        <w:rPr>
          <w:i/>
        </w:rPr>
      </w:pPr>
      <w:bookmarkStart w:id="338" w:name="_Toc499823609"/>
      <w:bookmarkStart w:id="339" w:name="_Toc500837555"/>
      <w:r>
        <w:t>Selected Product(s)</w:t>
      </w:r>
      <w:bookmarkEnd w:id="338"/>
      <w:bookmarkEnd w:id="339"/>
    </w:p>
    <w:p w14:paraId="27D18170" w14:textId="77777777" w:rsidR="00A226BA" w:rsidRDefault="00A226BA" w:rsidP="00A226BA">
      <w:pPr>
        <w:pStyle w:val="Titre3"/>
        <w:rPr>
          <w:i/>
        </w:rPr>
      </w:pPr>
      <w:bookmarkStart w:id="340" w:name="_Toc499823610"/>
      <w:bookmarkStart w:id="341" w:name="_Toc500837556"/>
      <w:r>
        <w:t>Selection Rationale</w:t>
      </w:r>
      <w:bookmarkEnd w:id="340"/>
      <w:bookmarkEnd w:id="341"/>
    </w:p>
    <w:p w14:paraId="2B5F6348" w14:textId="77777777" w:rsidR="00A226BA" w:rsidRDefault="00A226BA" w:rsidP="00A226BA">
      <w:pPr>
        <w:pStyle w:val="Titre3"/>
        <w:rPr>
          <w:i/>
        </w:rPr>
      </w:pPr>
      <w:bookmarkStart w:id="342" w:name="_Toc499823611"/>
      <w:bookmarkStart w:id="343" w:name="_Toc500837557"/>
      <w:r>
        <w:t>Architecture Risks</w:t>
      </w:r>
      <w:bookmarkEnd w:id="342"/>
      <w:bookmarkEnd w:id="343"/>
    </w:p>
    <w:p w14:paraId="05708079" w14:textId="77777777" w:rsidR="00A226BA" w:rsidRPr="00F6725F" w:rsidRDefault="00A226BA" w:rsidP="00A226BA"/>
    <w:p w14:paraId="47FD6817" w14:textId="78CCE8BF" w:rsidR="003069FA" w:rsidRDefault="003069FA" w:rsidP="003069FA">
      <w:pPr>
        <w:pStyle w:val="Titre2"/>
      </w:pPr>
      <w:bookmarkStart w:id="344" w:name="_Toc499823612"/>
      <w:bookmarkStart w:id="345" w:name="_Toc500837558"/>
      <w:r>
        <w:t xml:space="preserve">IDAS </w:t>
      </w:r>
      <w:r w:rsidR="00680523">
        <w:t xml:space="preserve">IOT </w:t>
      </w:r>
      <w:r>
        <w:t>Component</w:t>
      </w:r>
      <w:bookmarkEnd w:id="344"/>
      <w:r w:rsidR="00017607">
        <w:t>s</w:t>
      </w:r>
      <w:bookmarkEnd w:id="345"/>
    </w:p>
    <w:p w14:paraId="5F8F14CB" w14:textId="77777777" w:rsidR="003069FA" w:rsidRDefault="003069FA" w:rsidP="003069FA"/>
    <w:p w14:paraId="0F1D92CE" w14:textId="1B969711" w:rsidR="003069FA" w:rsidRDefault="003069FA" w:rsidP="003069FA">
      <w:pPr>
        <w:pStyle w:val="Titre3"/>
      </w:pPr>
      <w:bookmarkStart w:id="346" w:name="_Toc499823613"/>
      <w:bookmarkStart w:id="347" w:name="_Toc500837559"/>
      <w:r>
        <w:t>Component</w:t>
      </w:r>
      <w:r w:rsidR="009276B5">
        <w:t>s</w:t>
      </w:r>
      <w:r>
        <w:t xml:space="preserve"> Functions</w:t>
      </w:r>
      <w:bookmarkEnd w:id="346"/>
      <w:bookmarkEnd w:id="347"/>
    </w:p>
    <w:p w14:paraId="309FFB74" w14:textId="3FA7016F" w:rsidR="00BD7F0A" w:rsidRDefault="00BD7F0A" w:rsidP="00BD7F0A"/>
    <w:p w14:paraId="04EEE408" w14:textId="6F8F8503" w:rsidR="00BE7D42" w:rsidRDefault="00BE7D42" w:rsidP="00BD7F0A">
      <w:r>
        <w:lastRenderedPageBreak/>
        <w:t xml:space="preserve">IDAS </w:t>
      </w:r>
      <w:r w:rsidR="00CC1A1D">
        <w:t>is composed of several component</w:t>
      </w:r>
      <w:r w:rsidR="007B43E4">
        <w:t>s dedicated to IOT, these component</w:t>
      </w:r>
      <w:r w:rsidR="009276B5">
        <w:t>s</w:t>
      </w:r>
      <w:r w:rsidR="007B43E4">
        <w:t xml:space="preserve"> are responsible to ingest the data coming from the field, transform it into NGSI entities data, </w:t>
      </w:r>
      <w:r w:rsidR="009276B5">
        <w:t xml:space="preserve">and </w:t>
      </w:r>
      <w:r w:rsidR="007B43E4">
        <w:t>to update the context broker.</w:t>
      </w:r>
    </w:p>
    <w:p w14:paraId="6FAEABCE" w14:textId="77777777" w:rsidR="003E3389" w:rsidRPr="00DB16EE" w:rsidRDefault="003E3389" w:rsidP="003E3389">
      <w:pPr>
        <w:rPr>
          <w:rStyle w:val="Lienhypertexte"/>
          <w:lang w:val="en-GB"/>
        </w:rPr>
      </w:pPr>
      <w:r w:rsidRPr="00DB16EE">
        <w:rPr>
          <w:lang w:val="en-GB"/>
        </w:rPr>
        <w:t xml:space="preserve">On </w:t>
      </w:r>
      <w:proofErr w:type="spellStart"/>
      <w:r w:rsidRPr="00DB16EE">
        <w:rPr>
          <w:lang w:val="en-GB"/>
        </w:rPr>
        <w:t>Fiware</w:t>
      </w:r>
      <w:proofErr w:type="spellEnd"/>
      <w:r w:rsidRPr="00DB16EE">
        <w:rPr>
          <w:lang w:val="en-GB"/>
        </w:rPr>
        <w:t xml:space="preserve"> </w:t>
      </w:r>
      <w:proofErr w:type="spellStart"/>
      <w:r w:rsidRPr="00DB16EE">
        <w:rPr>
          <w:lang w:val="en-GB"/>
        </w:rPr>
        <w:t>Catalog</w:t>
      </w:r>
      <w:proofErr w:type="spellEnd"/>
      <w:r w:rsidRPr="00DB16EE">
        <w:rPr>
          <w:lang w:val="en-GB"/>
        </w:rPr>
        <w:t xml:space="preserve">: </w:t>
      </w:r>
      <w:hyperlink r:id="rId187" w:history="1">
        <w:r w:rsidRPr="00DB16EE">
          <w:rPr>
            <w:rStyle w:val="Lienhypertexte"/>
            <w:lang w:val="en-GB"/>
          </w:rPr>
          <w:t>IDAS</w:t>
        </w:r>
      </w:hyperlink>
    </w:p>
    <w:p w14:paraId="1B01E444" w14:textId="77777777" w:rsidR="003E3389" w:rsidRPr="005F0A31" w:rsidRDefault="003E3389" w:rsidP="003E3389">
      <w:pPr>
        <w:rPr>
          <w:lang w:val="en-GB"/>
        </w:rPr>
      </w:pPr>
      <w:r w:rsidRPr="005F0A31">
        <w:rPr>
          <w:lang w:val="en-GB"/>
        </w:rPr>
        <w:t xml:space="preserve">Documentation on the </w:t>
      </w:r>
      <w:proofErr w:type="spellStart"/>
      <w:r>
        <w:rPr>
          <w:lang w:val="en-GB"/>
        </w:rPr>
        <w:t>Fiware</w:t>
      </w:r>
      <w:proofErr w:type="spellEnd"/>
      <w:r>
        <w:rPr>
          <w:lang w:val="en-GB"/>
        </w:rPr>
        <w:t xml:space="preserve"> </w:t>
      </w:r>
      <w:r w:rsidRPr="005F0A31">
        <w:rPr>
          <w:lang w:val="en-GB"/>
        </w:rPr>
        <w:t xml:space="preserve">IOT </w:t>
      </w:r>
      <w:proofErr w:type="gramStart"/>
      <w:r w:rsidRPr="005F0A31">
        <w:rPr>
          <w:lang w:val="en-GB"/>
        </w:rPr>
        <w:t>stack :</w:t>
      </w:r>
      <w:proofErr w:type="gramEnd"/>
      <w:r w:rsidRPr="005F0A31">
        <w:rPr>
          <w:lang w:val="en-GB"/>
        </w:rPr>
        <w:t xml:space="preserve"> </w:t>
      </w:r>
      <w:hyperlink r:id="rId188" w:history="1">
        <w:r w:rsidRPr="005F0A31">
          <w:rPr>
            <w:rStyle w:val="Lienhypertexte"/>
            <w:lang w:val="en-GB"/>
          </w:rPr>
          <w:t>by Telefonica</w:t>
        </w:r>
      </w:hyperlink>
    </w:p>
    <w:p w14:paraId="329EC3DE" w14:textId="77777777" w:rsidR="003E3389" w:rsidRPr="005F0A31" w:rsidRDefault="003E3389" w:rsidP="003E3389">
      <w:pPr>
        <w:rPr>
          <w:lang w:val="en-GB"/>
        </w:rPr>
      </w:pPr>
    </w:p>
    <w:p w14:paraId="2E4D4E0A" w14:textId="61575E39" w:rsidR="009276B5" w:rsidRDefault="009276B5" w:rsidP="00BD7F0A">
      <w:r>
        <w:t>Available IOT Agents:</w:t>
      </w:r>
    </w:p>
    <w:p w14:paraId="11CFF0BE" w14:textId="6D66EB65" w:rsidR="00431C26" w:rsidRDefault="00A10D57" w:rsidP="00485DCE">
      <w:pPr>
        <w:pStyle w:val="Paragraphedeliste"/>
        <w:numPr>
          <w:ilvl w:val="0"/>
          <w:numId w:val="42"/>
        </w:numPr>
      </w:pPr>
      <w:proofErr w:type="spellStart"/>
      <w:r>
        <w:t>Ultra</w:t>
      </w:r>
      <w:r w:rsidR="00452557">
        <w:t xml:space="preserve"> </w:t>
      </w:r>
      <w:r>
        <w:t>Light</w:t>
      </w:r>
      <w:proofErr w:type="spellEnd"/>
      <w:r w:rsidR="00CC1A1D">
        <w:t xml:space="preserve"> IOT agent</w:t>
      </w:r>
      <w:r w:rsidR="00452557">
        <w:t xml:space="preserve"> (</w:t>
      </w:r>
      <w:hyperlink r:id="rId189" w:history="1">
        <w:r w:rsidR="00452557" w:rsidRPr="001175F1">
          <w:rPr>
            <w:rStyle w:val="Lienhypertexte"/>
          </w:rPr>
          <w:t>UL2.0 IOT Agent</w:t>
        </w:r>
      </w:hyperlink>
      <w:r w:rsidR="00452557">
        <w:t xml:space="preserve">), </w:t>
      </w:r>
      <w:r>
        <w:t xml:space="preserve">is a bridge that can be used to communicate with devices. The UL2.0 </w:t>
      </w:r>
      <w:r w:rsidR="009276B5">
        <w:t xml:space="preserve">protocol </w:t>
      </w:r>
      <w:r>
        <w:t xml:space="preserve">is optimized to communicate with limited resources. </w:t>
      </w:r>
      <w:r w:rsidR="009276B5">
        <w:t xml:space="preserve">This </w:t>
      </w:r>
      <w:r w:rsidR="00CC1A1D">
        <w:t>IOT Agent</w:t>
      </w:r>
      <w:r>
        <w:t xml:space="preserve"> can bind different protocols to UL2.0 like HTTP or MQTT. </w:t>
      </w:r>
      <w:r w:rsidR="009276B5">
        <w:t>e</w:t>
      </w:r>
      <w:r w:rsidR="00431C26">
        <w:t>xample of request: “t|25” to change an attribute bind on t like “temperature”</w:t>
      </w:r>
      <w:r w:rsidR="009276B5">
        <w:t>.</w:t>
      </w:r>
    </w:p>
    <w:p w14:paraId="424EC83B" w14:textId="4D654B7B" w:rsidR="00431C26" w:rsidRDefault="00F16C30" w:rsidP="00485DCE">
      <w:pPr>
        <w:pStyle w:val="Paragraphedeliste"/>
        <w:numPr>
          <w:ilvl w:val="0"/>
          <w:numId w:val="42"/>
        </w:numPr>
      </w:pPr>
      <w:hyperlink r:id="rId190" w:history="1">
        <w:r w:rsidR="009276B5" w:rsidRPr="00F16C30">
          <w:rPr>
            <w:rStyle w:val="Lienhypertexte"/>
          </w:rPr>
          <w:t>JSON IOT Agent</w:t>
        </w:r>
      </w:hyperlink>
      <w:r w:rsidR="009276B5">
        <w:t>, can also bind different protocols like HTTP or MQTT, it allows to convert incoming device data coming as JSON to be converted to NGSI context data</w:t>
      </w:r>
      <w:r w:rsidR="00B56D8C">
        <w:t>.</w:t>
      </w:r>
    </w:p>
    <w:p w14:paraId="211FEE4B" w14:textId="7307A645" w:rsidR="00B56D8C" w:rsidRDefault="00B56D8C" w:rsidP="00485DCE">
      <w:pPr>
        <w:pStyle w:val="Paragraphedeliste"/>
        <w:numPr>
          <w:ilvl w:val="0"/>
          <w:numId w:val="42"/>
        </w:numPr>
      </w:pPr>
      <w:proofErr w:type="spellStart"/>
      <w:r>
        <w:t>SigFox</w:t>
      </w:r>
      <w:proofErr w:type="spellEnd"/>
      <w:r>
        <w:t xml:space="preserve"> IOT Agent</w:t>
      </w:r>
      <w:r w:rsidR="00A2131D">
        <w:t xml:space="preserve">: </w:t>
      </w:r>
      <w:hyperlink r:id="rId191" w:history="1">
        <w:r w:rsidR="00A2131D" w:rsidRPr="00887470">
          <w:rPr>
            <w:rStyle w:val="Lienhypertexte"/>
          </w:rPr>
          <w:t>SIGFOX IOT Agent</w:t>
        </w:r>
      </w:hyperlink>
      <w:r w:rsidR="00A2131D">
        <w:rPr>
          <w:rStyle w:val="Lienhypertexte"/>
        </w:rPr>
        <w:t xml:space="preserve"> on github</w:t>
      </w:r>
    </w:p>
    <w:p w14:paraId="4C505858" w14:textId="1BFF2856" w:rsidR="00B56D8C" w:rsidRDefault="00B56D8C" w:rsidP="00485DCE">
      <w:pPr>
        <w:pStyle w:val="Paragraphedeliste"/>
        <w:numPr>
          <w:ilvl w:val="0"/>
          <w:numId w:val="42"/>
        </w:numPr>
      </w:pPr>
      <w:r>
        <w:t>LWM2M IOT Agent</w:t>
      </w:r>
      <w:r w:rsidR="00A2131D">
        <w:t xml:space="preserve">: </w:t>
      </w:r>
      <w:hyperlink r:id="rId192" w:history="1">
        <w:r w:rsidR="00A2131D" w:rsidRPr="00887470">
          <w:rPr>
            <w:rStyle w:val="Lienhypertexte"/>
          </w:rPr>
          <w:t>OMA LWM2M IOT Agent</w:t>
        </w:r>
      </w:hyperlink>
    </w:p>
    <w:p w14:paraId="2AAE788A" w14:textId="77777777" w:rsidR="00A2131D" w:rsidRDefault="00A2131D" w:rsidP="00B56D8C"/>
    <w:p w14:paraId="192E14C6" w14:textId="7ED41ECC" w:rsidR="00B56D8C" w:rsidRDefault="00B56D8C" w:rsidP="00B56D8C">
      <w:r>
        <w:t>All IOT agents are based on the same architecture, provided by a core common library</w:t>
      </w:r>
      <w:r w:rsidR="003E3389">
        <w:t>:</w:t>
      </w:r>
    </w:p>
    <w:p w14:paraId="200C8E1B" w14:textId="45DB52F7" w:rsidR="003E3389" w:rsidRDefault="003E3389" w:rsidP="003E3389">
      <w:hyperlink r:id="rId193" w:history="1">
        <w:r w:rsidRPr="00887470">
          <w:rPr>
            <w:rStyle w:val="Lienhypertexte"/>
          </w:rPr>
          <w:t>IOT Agent library</w:t>
        </w:r>
        <w:r>
          <w:rPr>
            <w:rStyle w:val="Lienhypertexte"/>
          </w:rPr>
          <w:t xml:space="preserve"> used</w:t>
        </w:r>
        <w:r w:rsidRPr="00887470">
          <w:rPr>
            <w:rStyle w:val="Lienhypertexte"/>
          </w:rPr>
          <w:t xml:space="preserve"> to develop other agents</w:t>
        </w:r>
      </w:hyperlink>
    </w:p>
    <w:p w14:paraId="76474C2F" w14:textId="77777777" w:rsidR="003E3389" w:rsidRPr="00BD7F0A" w:rsidRDefault="003E3389" w:rsidP="00B56D8C"/>
    <w:p w14:paraId="2539C965" w14:textId="77777777" w:rsidR="00A10D57" w:rsidRDefault="00BD7F0A" w:rsidP="00A10D57">
      <w:pPr>
        <w:keepNext/>
      </w:pPr>
      <w:r>
        <w:rPr>
          <w:noProof/>
          <w:lang w:val="fr-FR" w:eastAsia="fr-FR"/>
        </w:rPr>
        <w:drawing>
          <wp:inline distT="0" distB="0" distL="0" distR="0" wp14:anchorId="32DAC9E4" wp14:editId="1E2DDB80">
            <wp:extent cx="5666185" cy="3898265"/>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DAS_UltraLight.png"/>
                    <pic:cNvPicPr/>
                  </pic:nvPicPr>
                  <pic:blipFill>
                    <a:blip r:embed="rId194">
                      <a:extLst>
                        <a:ext uri="{28A0092B-C50C-407E-A947-70E740481C1C}">
                          <a14:useLocalDpi xmlns:a14="http://schemas.microsoft.com/office/drawing/2010/main" val="0"/>
                        </a:ext>
                      </a:extLst>
                    </a:blip>
                    <a:stretch>
                      <a:fillRect/>
                    </a:stretch>
                  </pic:blipFill>
                  <pic:spPr>
                    <a:xfrm>
                      <a:off x="0" y="0"/>
                      <a:ext cx="5666185" cy="3898265"/>
                    </a:xfrm>
                    <a:prstGeom prst="rect">
                      <a:avLst/>
                    </a:prstGeom>
                  </pic:spPr>
                </pic:pic>
              </a:graphicData>
            </a:graphic>
          </wp:inline>
        </w:drawing>
      </w:r>
    </w:p>
    <w:p w14:paraId="4ECFF694" w14:textId="285BB641" w:rsidR="00D46D67" w:rsidRDefault="00A10D57" w:rsidP="00A10D57">
      <w:pPr>
        <w:pStyle w:val="Lgende"/>
      </w:pPr>
      <w:r>
        <w:t xml:space="preserve">Figure </w:t>
      </w:r>
      <w:r>
        <w:fldChar w:fldCharType="begin"/>
      </w:r>
      <w:r>
        <w:instrText xml:space="preserve"> SEQ Figure \* ARABIC </w:instrText>
      </w:r>
      <w:r>
        <w:fldChar w:fldCharType="separate"/>
      </w:r>
      <w:r w:rsidR="00661879">
        <w:rPr>
          <w:noProof/>
        </w:rPr>
        <w:t>21</w:t>
      </w:r>
      <w:r>
        <w:fldChar w:fldCharType="end"/>
      </w:r>
      <w:r>
        <w:t xml:space="preserve"> : IDAS </w:t>
      </w:r>
      <w:proofErr w:type="spellStart"/>
      <w:r>
        <w:t>UltraLight</w:t>
      </w:r>
      <w:proofErr w:type="spellEnd"/>
      <w:r w:rsidR="0050130D">
        <w:t xml:space="preserve"> IOT Agent</w:t>
      </w:r>
      <w:r>
        <w:t xml:space="preserve"> interactions</w:t>
      </w:r>
    </w:p>
    <w:p w14:paraId="7C2F6147" w14:textId="01FEB71B" w:rsidR="009276B5" w:rsidRDefault="003E3389" w:rsidP="009276B5">
      <w:r>
        <w:t xml:space="preserve">All IOT agents works the same way </w:t>
      </w:r>
      <w:r w:rsidR="00A2131D">
        <w:t>as UL2.0 IOT Agent</w:t>
      </w:r>
      <w:r w:rsidR="00BA4A56">
        <w:t>.</w:t>
      </w:r>
      <w:r w:rsidR="00235E72">
        <w:t>, relying on the core library provided</w:t>
      </w:r>
      <w:r w:rsidR="00A2131D">
        <w:t>.</w:t>
      </w:r>
    </w:p>
    <w:p w14:paraId="52AC672B" w14:textId="14CD9463" w:rsidR="00235E72" w:rsidRDefault="00235E72" w:rsidP="009276B5">
      <w:r>
        <w:t>Each IOT agent provides device and service management features through a RESTful API.</w:t>
      </w:r>
    </w:p>
    <w:p w14:paraId="2DC25C47" w14:textId="5C65904D" w:rsidR="00235E72" w:rsidRDefault="00235E72" w:rsidP="009276B5">
      <w:r>
        <w:t xml:space="preserve">This management interface allows to configure the </w:t>
      </w:r>
      <w:r w:rsidR="00A9485E">
        <w:t xml:space="preserve">conversion between the device data and the NGSI entity to update in the context broker, for UL2.0 and JSON data sources, also are available LWM2M IOT agent, </w:t>
      </w:r>
      <w:proofErr w:type="spellStart"/>
      <w:r w:rsidR="00A9485E">
        <w:t>Sigfox</w:t>
      </w:r>
      <w:proofErr w:type="spellEnd"/>
      <w:r w:rsidR="00A9485E">
        <w:t xml:space="preserve"> IOT agent.</w:t>
      </w:r>
    </w:p>
    <w:p w14:paraId="7C6EC595" w14:textId="77777777" w:rsidR="00326F8C" w:rsidRDefault="00326F8C" w:rsidP="009276B5"/>
    <w:p w14:paraId="3F5DBFBA" w14:textId="36D2EE01" w:rsidR="00A9485E" w:rsidRDefault="00A9485E" w:rsidP="009276B5">
      <w:r>
        <w:t>In the case of MNCA, the existing data sources doesn’t use any of those protocols, data come either from xml, csv</w:t>
      </w:r>
      <w:r w:rsidR="00326F8C">
        <w:t xml:space="preserve"> or </w:t>
      </w:r>
      <w:r w:rsidR="00776D92">
        <w:t xml:space="preserve">even </w:t>
      </w:r>
      <w:r w:rsidR="00326F8C">
        <w:t>text files, retrieved or pushed through FTP.</w:t>
      </w:r>
    </w:p>
    <w:p w14:paraId="4E38F31A" w14:textId="5BBD7B58" w:rsidR="00326F8C" w:rsidRDefault="00326F8C" w:rsidP="009276B5">
      <w:r>
        <w:t>A few data source are updated through periodic http requests, that extract &amp; convert data before feeding the existing data warehouse.</w:t>
      </w:r>
    </w:p>
    <w:p w14:paraId="0F31C6D3" w14:textId="41C96D09" w:rsidR="00776D92" w:rsidRDefault="00776D92" w:rsidP="009276B5">
      <w:r>
        <w:t>Those data are currently inserted in the data warehouse, using an ETL step and</w:t>
      </w:r>
      <w:r w:rsidR="000B3E6E">
        <w:t>/or</w:t>
      </w:r>
      <w:r>
        <w:t xml:space="preserve"> the SCOWS </w:t>
      </w:r>
      <w:proofErr w:type="spellStart"/>
      <w:r>
        <w:t>api</w:t>
      </w:r>
      <w:proofErr w:type="spellEnd"/>
      <w:r>
        <w:t>.</w:t>
      </w:r>
    </w:p>
    <w:p w14:paraId="6768BFF8" w14:textId="768D538D" w:rsidR="000B3E6E" w:rsidRDefault="000B3E6E" w:rsidP="009276B5">
      <w:r>
        <w:lastRenderedPageBreak/>
        <w:t>Current data sources are:</w:t>
      </w:r>
    </w:p>
    <w:p w14:paraId="26CB3F5C" w14:textId="3D47F223" w:rsidR="000B3E6E" w:rsidRPr="009A4A99" w:rsidRDefault="004B26D1" w:rsidP="00485DCE">
      <w:pPr>
        <w:pStyle w:val="Paragraphedeliste"/>
        <w:numPr>
          <w:ilvl w:val="0"/>
          <w:numId w:val="44"/>
        </w:numPr>
        <w:rPr>
          <w:lang w:val="fr-FR"/>
        </w:rPr>
      </w:pPr>
      <w:proofErr w:type="spellStart"/>
      <w:r w:rsidRPr="009A4A99">
        <w:rPr>
          <w:lang w:val="fr-FR"/>
        </w:rPr>
        <w:t>Environment</w:t>
      </w:r>
      <w:proofErr w:type="spellEnd"/>
      <w:r w:rsidRPr="009A4A99">
        <w:rPr>
          <w:lang w:val="fr-FR"/>
        </w:rPr>
        <w:t xml:space="preserve"> data</w:t>
      </w:r>
      <w:r w:rsidR="000B3E6E" w:rsidRPr="009A4A99">
        <w:rPr>
          <w:lang w:val="fr-FR"/>
        </w:rPr>
        <w:t xml:space="preserve"> Nice </w:t>
      </w:r>
      <w:r w:rsidRPr="009A4A99">
        <w:rPr>
          <w:lang w:val="fr-FR"/>
        </w:rPr>
        <w:t>&amp;</w:t>
      </w:r>
      <w:r w:rsidR="000B3E6E" w:rsidRPr="009A4A99">
        <w:rPr>
          <w:lang w:val="fr-FR"/>
        </w:rPr>
        <w:t xml:space="preserve"> Cagnes/Mer 38 Stations</w:t>
      </w:r>
    </w:p>
    <w:p w14:paraId="5B384AC7" w14:textId="23E49384" w:rsidR="000B3E6E" w:rsidRPr="009A4A99" w:rsidRDefault="004B26D1" w:rsidP="00485DCE">
      <w:pPr>
        <w:pStyle w:val="Paragraphedeliste"/>
        <w:numPr>
          <w:ilvl w:val="0"/>
          <w:numId w:val="44"/>
        </w:numPr>
        <w:rPr>
          <w:lang w:val="fr-FR"/>
        </w:rPr>
      </w:pPr>
      <w:r w:rsidRPr="009A4A99">
        <w:rPr>
          <w:lang w:val="fr-FR"/>
        </w:rPr>
        <w:t>A</w:t>
      </w:r>
      <w:r w:rsidR="000B3E6E" w:rsidRPr="009A4A99">
        <w:rPr>
          <w:lang w:val="fr-FR"/>
        </w:rPr>
        <w:t>ir</w:t>
      </w:r>
      <w:r w:rsidRPr="009A4A99">
        <w:rPr>
          <w:lang w:val="fr-FR"/>
        </w:rPr>
        <w:t xml:space="preserve"> </w:t>
      </w:r>
      <w:proofErr w:type="spellStart"/>
      <w:r w:rsidRPr="009A4A99">
        <w:rPr>
          <w:lang w:val="fr-FR"/>
        </w:rPr>
        <w:t>quality</w:t>
      </w:r>
      <w:proofErr w:type="spellEnd"/>
      <w:r w:rsidRPr="009A4A99">
        <w:rPr>
          <w:lang w:val="fr-FR"/>
        </w:rPr>
        <w:t xml:space="preserve"> monitoring</w:t>
      </w:r>
      <w:r w:rsidR="000B3E6E" w:rsidRPr="009A4A99">
        <w:rPr>
          <w:lang w:val="fr-FR"/>
        </w:rPr>
        <w:t> 8 Stations</w:t>
      </w:r>
    </w:p>
    <w:p w14:paraId="01C90728" w14:textId="13196581" w:rsidR="000B3E6E" w:rsidRPr="009A4A99" w:rsidRDefault="006D17E7" w:rsidP="00485DCE">
      <w:pPr>
        <w:pStyle w:val="Paragraphedeliste"/>
        <w:numPr>
          <w:ilvl w:val="0"/>
          <w:numId w:val="44"/>
        </w:numPr>
        <w:rPr>
          <w:lang w:val="en-GB"/>
        </w:rPr>
      </w:pPr>
      <w:r>
        <w:rPr>
          <w:lang w:val="en-GB"/>
        </w:rPr>
        <w:t>“</w:t>
      </w:r>
      <w:proofErr w:type="spellStart"/>
      <w:r w:rsidR="000B3E6E" w:rsidRPr="009A4A99">
        <w:rPr>
          <w:lang w:val="en-GB"/>
        </w:rPr>
        <w:t>Météo</w:t>
      </w:r>
      <w:proofErr w:type="spellEnd"/>
      <w:r w:rsidR="004B26D1" w:rsidRPr="009A4A99">
        <w:rPr>
          <w:lang w:val="en-GB"/>
        </w:rPr>
        <w:t xml:space="preserve"> </w:t>
      </w:r>
      <w:r w:rsidR="000B3E6E" w:rsidRPr="009A4A99">
        <w:rPr>
          <w:lang w:val="en-GB"/>
        </w:rPr>
        <w:t>France</w:t>
      </w:r>
      <w:r>
        <w:rPr>
          <w:lang w:val="en-GB"/>
        </w:rPr>
        <w:t>”</w:t>
      </w:r>
      <w:r w:rsidR="004B26D1" w:rsidRPr="009A4A99">
        <w:rPr>
          <w:lang w:val="en-GB"/>
        </w:rPr>
        <w:t xml:space="preserve"> weather forecast </w:t>
      </w:r>
      <w:r w:rsidR="000B3E6E" w:rsidRPr="009A4A99">
        <w:rPr>
          <w:lang w:val="en-GB"/>
        </w:rPr>
        <w:t xml:space="preserve">17 </w:t>
      </w:r>
      <w:r w:rsidR="004B26D1" w:rsidRPr="009A4A99">
        <w:rPr>
          <w:lang w:val="en-GB"/>
        </w:rPr>
        <w:t xml:space="preserve">forecast </w:t>
      </w:r>
      <w:r w:rsidR="000B3E6E" w:rsidRPr="009A4A99">
        <w:rPr>
          <w:lang w:val="en-GB"/>
        </w:rPr>
        <w:t>Stations</w:t>
      </w:r>
    </w:p>
    <w:p w14:paraId="75788C4D" w14:textId="183ED08A" w:rsidR="005260B2" w:rsidRPr="009A4A99" w:rsidRDefault="009A4A99" w:rsidP="00485DCE">
      <w:pPr>
        <w:pStyle w:val="Paragraphedeliste"/>
        <w:numPr>
          <w:ilvl w:val="0"/>
          <w:numId w:val="44"/>
        </w:numPr>
        <w:rPr>
          <w:lang w:val="en-GB"/>
        </w:rPr>
      </w:pPr>
      <w:r w:rsidRPr="009A4A99">
        <w:rPr>
          <w:lang w:val="en-GB"/>
        </w:rPr>
        <w:t xml:space="preserve">Weather </w:t>
      </w:r>
      <w:r w:rsidR="005260B2" w:rsidRPr="009A4A99">
        <w:rPr>
          <w:lang w:val="en-GB"/>
        </w:rPr>
        <w:t xml:space="preserve">Observations </w:t>
      </w:r>
      <w:r w:rsidRPr="009A4A99">
        <w:rPr>
          <w:lang w:val="en-GB"/>
        </w:rPr>
        <w:t xml:space="preserve">from </w:t>
      </w:r>
      <w:proofErr w:type="spellStart"/>
      <w:r w:rsidR="005260B2" w:rsidRPr="009A4A99">
        <w:rPr>
          <w:lang w:val="en-GB"/>
        </w:rPr>
        <w:t>Infoclimat</w:t>
      </w:r>
      <w:proofErr w:type="spellEnd"/>
      <w:r w:rsidRPr="009A4A99">
        <w:rPr>
          <w:lang w:val="en-GB"/>
        </w:rPr>
        <w:t xml:space="preserve"> </w:t>
      </w:r>
      <w:r w:rsidR="005260B2" w:rsidRPr="009A4A99">
        <w:rPr>
          <w:lang w:val="en-GB"/>
        </w:rPr>
        <w:t>4 Stations</w:t>
      </w:r>
    </w:p>
    <w:p w14:paraId="5C43108A" w14:textId="2CF9315C" w:rsidR="005260B2" w:rsidRPr="009A4A99" w:rsidRDefault="009A4A99" w:rsidP="00485DCE">
      <w:pPr>
        <w:pStyle w:val="Paragraphedeliste"/>
        <w:numPr>
          <w:ilvl w:val="0"/>
          <w:numId w:val="44"/>
        </w:numPr>
        <w:rPr>
          <w:lang w:val="en-GB"/>
        </w:rPr>
      </w:pPr>
      <w:r w:rsidRPr="009A4A99">
        <w:rPr>
          <w:lang w:val="en-GB"/>
        </w:rPr>
        <w:t xml:space="preserve">Weather </w:t>
      </w:r>
      <w:r w:rsidR="005260B2" w:rsidRPr="009A4A99">
        <w:rPr>
          <w:lang w:val="en-GB"/>
        </w:rPr>
        <w:t xml:space="preserve">Observations </w:t>
      </w:r>
      <w:proofErr w:type="spellStart"/>
      <w:r w:rsidR="005260B2" w:rsidRPr="009A4A99">
        <w:rPr>
          <w:lang w:val="en-GB"/>
        </w:rPr>
        <w:t>WeatherCompany</w:t>
      </w:r>
      <w:proofErr w:type="spellEnd"/>
      <w:r w:rsidR="005260B2" w:rsidRPr="009A4A99">
        <w:rPr>
          <w:lang w:val="en-GB"/>
        </w:rPr>
        <w:t> 12 Stations</w:t>
      </w:r>
    </w:p>
    <w:p w14:paraId="6BC88F94" w14:textId="7768D8C7" w:rsidR="005260B2" w:rsidRPr="009A4A99" w:rsidRDefault="004B26D1" w:rsidP="00485DCE">
      <w:pPr>
        <w:pStyle w:val="Paragraphedeliste"/>
        <w:numPr>
          <w:ilvl w:val="0"/>
          <w:numId w:val="44"/>
        </w:numPr>
        <w:rPr>
          <w:lang w:val="en-GB"/>
        </w:rPr>
      </w:pPr>
      <w:r w:rsidRPr="009A4A99">
        <w:rPr>
          <w:lang w:val="en-GB"/>
        </w:rPr>
        <w:t xml:space="preserve">Hydraulic Station Data </w:t>
      </w:r>
      <w:r w:rsidR="005260B2" w:rsidRPr="009A4A99">
        <w:rPr>
          <w:lang w:val="en-GB"/>
        </w:rPr>
        <w:t xml:space="preserve">- SAC </w:t>
      </w:r>
      <w:proofErr w:type="spellStart"/>
      <w:r w:rsidR="005260B2" w:rsidRPr="009A4A99">
        <w:rPr>
          <w:lang w:val="en-GB"/>
        </w:rPr>
        <w:t>Magnan</w:t>
      </w:r>
      <w:proofErr w:type="spellEnd"/>
      <w:r w:rsidR="005260B2" w:rsidRPr="009A4A99">
        <w:rPr>
          <w:lang w:val="en-GB"/>
        </w:rPr>
        <w:t> 4 Stations</w:t>
      </w:r>
      <w:r w:rsidRPr="009A4A99">
        <w:rPr>
          <w:lang w:val="en-GB"/>
        </w:rPr>
        <w:t xml:space="preserve">, </w:t>
      </w:r>
      <w:r w:rsidR="005260B2" w:rsidRPr="009A4A99">
        <w:rPr>
          <w:lang w:val="en-GB"/>
        </w:rPr>
        <w:t>SAC Paillon 13 Stations</w:t>
      </w:r>
      <w:r w:rsidRPr="009A4A99">
        <w:rPr>
          <w:lang w:val="en-GB"/>
        </w:rPr>
        <w:t>, East Mediterranean Flood Forecasting Service 11 Stations</w:t>
      </w:r>
    </w:p>
    <w:p w14:paraId="251BFDD2" w14:textId="3815BA2C" w:rsidR="004B26D1" w:rsidRPr="009A4A99" w:rsidRDefault="004B26D1" w:rsidP="00485DCE">
      <w:pPr>
        <w:pStyle w:val="Paragraphedeliste"/>
        <w:numPr>
          <w:ilvl w:val="0"/>
          <w:numId w:val="44"/>
        </w:numPr>
        <w:rPr>
          <w:lang w:val="en-GB"/>
        </w:rPr>
      </w:pPr>
      <w:r w:rsidRPr="009A4A99">
        <w:rPr>
          <w:lang w:val="en-GB"/>
        </w:rPr>
        <w:t>Statement of Voluntary Contribution Points 211 Stations</w:t>
      </w:r>
    </w:p>
    <w:p w14:paraId="6C757DD0" w14:textId="4814483E" w:rsidR="004B26D1" w:rsidRPr="009A4A99" w:rsidRDefault="004B26D1" w:rsidP="00485DCE">
      <w:pPr>
        <w:pStyle w:val="Paragraphedeliste"/>
        <w:numPr>
          <w:ilvl w:val="0"/>
          <w:numId w:val="44"/>
        </w:numPr>
        <w:rPr>
          <w:lang w:val="en-GB"/>
        </w:rPr>
      </w:pPr>
      <w:r w:rsidRPr="009A4A99">
        <w:rPr>
          <w:lang w:val="en-GB"/>
        </w:rPr>
        <w:t>Measure of urban traffic 327 Stations</w:t>
      </w:r>
    </w:p>
    <w:p w14:paraId="1936853A" w14:textId="21C1F384" w:rsidR="004B26D1" w:rsidRPr="009A4A99" w:rsidRDefault="004B26D1" w:rsidP="00485DCE">
      <w:pPr>
        <w:pStyle w:val="Paragraphedeliste"/>
        <w:numPr>
          <w:ilvl w:val="0"/>
          <w:numId w:val="44"/>
        </w:numPr>
        <w:rPr>
          <w:lang w:val="en-GB"/>
        </w:rPr>
      </w:pPr>
      <w:r w:rsidRPr="009A4A99">
        <w:rPr>
          <w:lang w:val="en-GB"/>
        </w:rPr>
        <w:t xml:space="preserve">Tourism 9 </w:t>
      </w:r>
      <w:r w:rsidR="009A4A99" w:rsidRPr="009A4A99">
        <w:rPr>
          <w:lang w:val="en-GB"/>
        </w:rPr>
        <w:t>data sets</w:t>
      </w:r>
    </w:p>
    <w:p w14:paraId="7C8D6D8C" w14:textId="405D1C0C" w:rsidR="004B26D1" w:rsidRPr="009A4A99" w:rsidRDefault="004B26D1" w:rsidP="00485DCE">
      <w:pPr>
        <w:pStyle w:val="Paragraphedeliste"/>
        <w:numPr>
          <w:ilvl w:val="0"/>
          <w:numId w:val="44"/>
        </w:numPr>
        <w:rPr>
          <w:lang w:val="en-GB"/>
        </w:rPr>
      </w:pPr>
      <w:r w:rsidRPr="009A4A99">
        <w:rPr>
          <w:lang w:val="en-GB"/>
        </w:rPr>
        <w:t xml:space="preserve">Parking 13 </w:t>
      </w:r>
      <w:proofErr w:type="spellStart"/>
      <w:r w:rsidRPr="009A4A99">
        <w:rPr>
          <w:lang w:val="en-GB"/>
        </w:rPr>
        <w:t>parkings</w:t>
      </w:r>
      <w:proofErr w:type="spellEnd"/>
    </w:p>
    <w:p w14:paraId="64DF7E84" w14:textId="260BEF7E" w:rsidR="001B0AAE" w:rsidRDefault="004B26D1" w:rsidP="00485DCE">
      <w:pPr>
        <w:pStyle w:val="Paragraphedeliste"/>
        <w:numPr>
          <w:ilvl w:val="0"/>
          <w:numId w:val="44"/>
        </w:numPr>
        <w:rPr>
          <w:lang w:val="en-GB"/>
        </w:rPr>
      </w:pPr>
      <w:r w:rsidRPr="009A4A99">
        <w:rPr>
          <w:lang w:val="en-GB"/>
        </w:rPr>
        <w:t>Transport - Tramway 28 tramways</w:t>
      </w:r>
      <w:r w:rsidR="00327CFF">
        <w:rPr>
          <w:lang w:val="en-GB"/>
        </w:rPr>
        <w:t xml:space="preserve"> T1</w:t>
      </w:r>
      <w:r w:rsidRPr="009A4A99">
        <w:rPr>
          <w:lang w:val="en-GB"/>
        </w:rPr>
        <w:t xml:space="preserve"> (</w:t>
      </w:r>
      <w:r w:rsidR="009A4A99" w:rsidRPr="009A4A99">
        <w:rPr>
          <w:lang w:val="en-GB"/>
        </w:rPr>
        <w:t>futures 3 times more</w:t>
      </w:r>
      <w:r w:rsidR="00327CFF">
        <w:rPr>
          <w:lang w:val="en-GB"/>
        </w:rPr>
        <w:t xml:space="preserve"> with T2</w:t>
      </w:r>
      <w:r w:rsidR="00E4417C">
        <w:rPr>
          <w:lang w:val="en-GB"/>
        </w:rPr>
        <w:t>, T3</w:t>
      </w:r>
      <w:r w:rsidRPr="009A4A99">
        <w:rPr>
          <w:lang w:val="en-GB"/>
        </w:rPr>
        <w:t>)</w:t>
      </w:r>
    </w:p>
    <w:p w14:paraId="7F59FC5C" w14:textId="5D9B3953" w:rsidR="007E3C8F" w:rsidRDefault="007E3C8F" w:rsidP="00485DCE">
      <w:pPr>
        <w:pStyle w:val="Paragraphedeliste"/>
        <w:numPr>
          <w:ilvl w:val="0"/>
          <w:numId w:val="44"/>
        </w:numPr>
        <w:rPr>
          <w:lang w:val="en-GB"/>
        </w:rPr>
      </w:pPr>
      <w:r>
        <w:rPr>
          <w:lang w:val="en-GB"/>
        </w:rPr>
        <w:t xml:space="preserve">Forecast water metering through </w:t>
      </w:r>
      <w:proofErr w:type="spellStart"/>
      <w:r>
        <w:rPr>
          <w:lang w:val="en-GB"/>
        </w:rPr>
        <w:t>LoRa</w:t>
      </w:r>
      <w:proofErr w:type="spellEnd"/>
      <w:r>
        <w:rPr>
          <w:lang w:val="en-GB"/>
        </w:rPr>
        <w:t xml:space="preserve"> 60 000 devices</w:t>
      </w:r>
    </w:p>
    <w:p w14:paraId="207B87E6" w14:textId="77777777" w:rsidR="006C399F" w:rsidRDefault="006C399F" w:rsidP="001B0AAE">
      <w:pPr>
        <w:rPr>
          <w:lang w:val="en-GB"/>
        </w:rPr>
      </w:pPr>
      <w:r>
        <w:rPr>
          <w:lang w:val="en-GB"/>
        </w:rPr>
        <w:t xml:space="preserve">Those data sources are under study in a parallel project, the aim is to materialize NGSI representation of the different data sources, by trying to map on existing </w:t>
      </w:r>
      <w:proofErr w:type="spellStart"/>
      <w:r>
        <w:rPr>
          <w:lang w:val="en-GB"/>
        </w:rPr>
        <w:t>Fiware</w:t>
      </w:r>
      <w:proofErr w:type="spellEnd"/>
      <w:r>
        <w:rPr>
          <w:lang w:val="en-GB"/>
        </w:rPr>
        <w:t xml:space="preserve"> data models, and propose evolution to those models, when needed, through the process proposed by </w:t>
      </w:r>
      <w:proofErr w:type="spellStart"/>
      <w:r>
        <w:rPr>
          <w:lang w:val="en-GB"/>
        </w:rPr>
        <w:t>Fiware</w:t>
      </w:r>
      <w:proofErr w:type="spellEnd"/>
      <w:r>
        <w:rPr>
          <w:lang w:val="en-GB"/>
        </w:rPr>
        <w:t>.</w:t>
      </w:r>
    </w:p>
    <w:p w14:paraId="4F09BC79" w14:textId="39161DA1" w:rsidR="004B26D1" w:rsidRPr="001B0AAE" w:rsidRDefault="006C399F" w:rsidP="001B0AAE">
      <w:pPr>
        <w:rPr>
          <w:lang w:val="en-GB"/>
        </w:rPr>
      </w:pPr>
      <w:r>
        <w:rPr>
          <w:lang w:val="en-GB"/>
        </w:rPr>
        <w:t xml:space="preserve"> </w:t>
      </w:r>
      <w:r w:rsidR="004B26D1" w:rsidRPr="001B0AAE">
        <w:rPr>
          <w:lang w:val="en-GB"/>
        </w:rPr>
        <w:tab/>
      </w:r>
    </w:p>
    <w:p w14:paraId="5AACC0E7" w14:textId="4A72F3D6" w:rsidR="00326F8C" w:rsidRDefault="00326F8C" w:rsidP="009276B5">
      <w:r>
        <w:t>To be able to ingest those existing data sources</w:t>
      </w:r>
      <w:r w:rsidR="006C399F">
        <w:t xml:space="preserve"> in the new platform</w:t>
      </w:r>
      <w:r>
        <w:t>, it</w:t>
      </w:r>
      <w:r w:rsidR="006C399F">
        <w:t xml:space="preserve"> is</w:t>
      </w:r>
      <w:r>
        <w:t xml:space="preserve"> necessary to either develop some specific IOT agents, using the core library, but after reflection it has been thought better to use the JSON IOT agent behind an MQTT broker, for the communication with the context broker.</w:t>
      </w:r>
    </w:p>
    <w:p w14:paraId="37012266" w14:textId="77777777" w:rsidR="006C399F" w:rsidRDefault="006C399F" w:rsidP="009276B5"/>
    <w:p w14:paraId="21AEA9A9" w14:textId="127F700C" w:rsidR="00326F8C" w:rsidRDefault="009D79BF" w:rsidP="009276B5">
      <w:r>
        <w:t>T</w:t>
      </w:r>
      <w:r w:rsidR="00326F8C">
        <w:t xml:space="preserve">he data sources are prepared from files, or http request, </w:t>
      </w:r>
      <w:r>
        <w:t xml:space="preserve">through specific programs, </w:t>
      </w:r>
      <w:r w:rsidR="00F917B5">
        <w:t xml:space="preserve">where data is </w:t>
      </w:r>
      <w:r w:rsidR="00326F8C">
        <w:t>converted in JSON</w:t>
      </w:r>
      <w:r w:rsidR="003E113B">
        <w:t>, and published to the MQTT broker topic, on which the JSON IOT agent have subscribed.</w:t>
      </w:r>
    </w:p>
    <w:p w14:paraId="3DFA2F29" w14:textId="6FC92BEC" w:rsidR="006C399F" w:rsidRDefault="006C399F" w:rsidP="009276B5">
      <w:r>
        <w:t>The following schema shows the envisaged architecture</w:t>
      </w:r>
      <w:r w:rsidR="00A01A1B">
        <w:t xml:space="preserve"> for the data acquisition pipeline.</w:t>
      </w:r>
    </w:p>
    <w:p w14:paraId="793B3A7F" w14:textId="77777777" w:rsidR="00A2131D" w:rsidRDefault="00A2131D" w:rsidP="009276B5"/>
    <w:p w14:paraId="41320A46" w14:textId="77777777" w:rsidR="007C6CC7" w:rsidRDefault="002041F9" w:rsidP="007C6CC7">
      <w:pPr>
        <w:keepNext/>
        <w:jc w:val="center"/>
      </w:pPr>
      <w:r>
        <w:rPr>
          <w:noProof/>
        </w:rPr>
        <w:drawing>
          <wp:inline distT="0" distB="0" distL="0" distR="0" wp14:anchorId="7BD8DC45" wp14:editId="0D14B755">
            <wp:extent cx="4371975" cy="40957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NCA_IOT_data_to_JSON.png"/>
                    <pic:cNvPicPr/>
                  </pic:nvPicPr>
                  <pic:blipFill>
                    <a:blip r:embed="rId195">
                      <a:extLst>
                        <a:ext uri="{28A0092B-C50C-407E-A947-70E740481C1C}">
                          <a14:useLocalDpi xmlns:a14="http://schemas.microsoft.com/office/drawing/2010/main" val="0"/>
                        </a:ext>
                      </a:extLst>
                    </a:blip>
                    <a:stretch>
                      <a:fillRect/>
                    </a:stretch>
                  </pic:blipFill>
                  <pic:spPr>
                    <a:xfrm>
                      <a:off x="0" y="0"/>
                      <a:ext cx="4371975" cy="4095750"/>
                    </a:xfrm>
                    <a:prstGeom prst="rect">
                      <a:avLst/>
                    </a:prstGeom>
                  </pic:spPr>
                </pic:pic>
              </a:graphicData>
            </a:graphic>
          </wp:inline>
        </w:drawing>
      </w:r>
    </w:p>
    <w:p w14:paraId="4E81BF08" w14:textId="3A12A482" w:rsidR="00A2131D" w:rsidRDefault="007C6CC7" w:rsidP="007C6CC7">
      <w:pPr>
        <w:pStyle w:val="Lgende"/>
        <w:jc w:val="center"/>
      </w:pPr>
      <w:r>
        <w:t xml:space="preserve">Figure </w:t>
      </w:r>
      <w:r>
        <w:fldChar w:fldCharType="begin"/>
      </w:r>
      <w:r>
        <w:instrText xml:space="preserve"> SEQ Figure \* ARABIC </w:instrText>
      </w:r>
      <w:r>
        <w:fldChar w:fldCharType="separate"/>
      </w:r>
      <w:r w:rsidR="00661879">
        <w:rPr>
          <w:noProof/>
        </w:rPr>
        <w:t>22</w:t>
      </w:r>
      <w:r>
        <w:fldChar w:fldCharType="end"/>
      </w:r>
      <w:r>
        <w:t>: Existing data sources import overview</w:t>
      </w:r>
    </w:p>
    <w:p w14:paraId="73EDC9CD" w14:textId="0C99AA01" w:rsidR="00894D41" w:rsidRDefault="00A15E62" w:rsidP="009276B5">
      <w:r>
        <w:lastRenderedPageBreak/>
        <w:t>This group of modules is the object of a specific project started in par</w:t>
      </w:r>
      <w:r w:rsidR="00E03225">
        <w:t>allel</w:t>
      </w:r>
      <w:r w:rsidR="00894D41">
        <w:t>.</w:t>
      </w:r>
    </w:p>
    <w:p w14:paraId="3A6AD3C5" w14:textId="47026436" w:rsidR="00A15E62" w:rsidRDefault="00894D41" w:rsidP="009276B5">
      <w:r>
        <w:t xml:space="preserve">Depending on the targeted data source mode of acquisition (FTP </w:t>
      </w:r>
      <w:proofErr w:type="gramStart"/>
      <w:r>
        <w:t>get</w:t>
      </w:r>
      <w:proofErr w:type="gramEnd"/>
      <w:r>
        <w:t>, NFS file access, http get), several modules should be deployed as containers, it could be either some permanent module waiting for a file to appear in a particular directory, or a scheduled script that query the data through http or ftp</w:t>
      </w:r>
      <w:r w:rsidR="00A01A1B">
        <w:t>, before processing it</w:t>
      </w:r>
      <w:r w:rsidR="003A47D9">
        <w:t>.</w:t>
      </w:r>
    </w:p>
    <w:p w14:paraId="09D9EA0D" w14:textId="77777777" w:rsidR="00A15E62" w:rsidRDefault="00A15E62" w:rsidP="009276B5"/>
    <w:p w14:paraId="5E64D9D6" w14:textId="6FE8C193" w:rsidR="00D4459F" w:rsidRDefault="00BA4A56" w:rsidP="009276B5">
      <w:r>
        <w:t xml:space="preserve">For the moment the following components are </w:t>
      </w:r>
      <w:r w:rsidR="00E03225">
        <w:t xml:space="preserve">still </w:t>
      </w:r>
      <w:r>
        <w:t xml:space="preserve">missing in the </w:t>
      </w:r>
      <w:proofErr w:type="spellStart"/>
      <w:r>
        <w:t>Fiware</w:t>
      </w:r>
      <w:proofErr w:type="spellEnd"/>
      <w:r>
        <w:t xml:space="preserve"> catalog:</w:t>
      </w:r>
    </w:p>
    <w:p w14:paraId="058E463F" w14:textId="5D444179" w:rsidR="00BA4A56" w:rsidRDefault="00452557" w:rsidP="00485DCE">
      <w:pPr>
        <w:pStyle w:val="Paragraphedeliste"/>
        <w:numPr>
          <w:ilvl w:val="0"/>
          <w:numId w:val="45"/>
        </w:numPr>
      </w:pPr>
      <w:r>
        <w:t xml:space="preserve">The </w:t>
      </w:r>
      <w:r w:rsidR="00BA4A56">
        <w:t>IOT Agent Manager</w:t>
      </w:r>
      <w:r>
        <w:t xml:space="preserve">, is </w:t>
      </w:r>
      <w:r w:rsidR="00BA4A56">
        <w:t xml:space="preserve">under </w:t>
      </w:r>
      <w:r w:rsidR="00803C7A">
        <w:t xml:space="preserve">porting to Node.js </w:t>
      </w:r>
      <w:r w:rsidR="00E03225">
        <w:t>(</w:t>
      </w:r>
      <w:r w:rsidR="00803C7A">
        <w:t>scheduled</w:t>
      </w:r>
      <w:r w:rsidR="00BA4A56">
        <w:t xml:space="preserve"> for R5 release)</w:t>
      </w:r>
      <w:r w:rsidR="00E03225">
        <w:t xml:space="preserve">, should allow to manage IOT agents, through a RESTful </w:t>
      </w:r>
      <w:proofErr w:type="spellStart"/>
      <w:r w:rsidR="00E03225">
        <w:t>api</w:t>
      </w:r>
      <w:proofErr w:type="spellEnd"/>
      <w:r w:rsidR="00E03225">
        <w:t>.</w:t>
      </w:r>
    </w:p>
    <w:p w14:paraId="3E299210" w14:textId="5E4160E8" w:rsidR="00BA4A56" w:rsidRDefault="00BA4A56" w:rsidP="00485DCE">
      <w:pPr>
        <w:pStyle w:val="Paragraphedeliste"/>
        <w:numPr>
          <w:ilvl w:val="0"/>
          <w:numId w:val="45"/>
        </w:numPr>
      </w:pPr>
      <w:r w:rsidRPr="00720EB8">
        <w:t>IoT Edge Manager</w:t>
      </w:r>
      <w:r>
        <w:t xml:space="preserve"> (forthcoming for R5</w:t>
      </w:r>
      <w:r w:rsidR="00803C7A">
        <w:t xml:space="preserve"> release</w:t>
      </w:r>
      <w:r>
        <w:t>)</w:t>
      </w:r>
      <w:r w:rsidR="00803C7A">
        <w:t xml:space="preserve"> should allow to manage some sensors network</w:t>
      </w:r>
      <w:r w:rsidR="00E03225">
        <w:t xml:space="preserve">, and communicate directly to the context broker using NGSI </w:t>
      </w:r>
      <w:proofErr w:type="spellStart"/>
      <w:r w:rsidR="00E03225">
        <w:t>api</w:t>
      </w:r>
      <w:proofErr w:type="spellEnd"/>
      <w:r w:rsidR="00803C7A">
        <w:t>.</w:t>
      </w:r>
    </w:p>
    <w:p w14:paraId="4FEA0514" w14:textId="6E313E61" w:rsidR="00803C7A" w:rsidRDefault="00803C7A" w:rsidP="00BA4A56"/>
    <w:p w14:paraId="72330D7D" w14:textId="40289320" w:rsidR="00803C7A" w:rsidRDefault="00803C7A" w:rsidP="00BA4A56">
      <w:r>
        <w:t>As seen</w:t>
      </w:r>
      <w:r w:rsidR="00AA40AA">
        <w:t xml:space="preserve"> through the document,</w:t>
      </w:r>
      <w:r>
        <w:t xml:space="preserve"> the </w:t>
      </w:r>
      <w:proofErr w:type="spellStart"/>
      <w:r>
        <w:t>Fiware</w:t>
      </w:r>
      <w:proofErr w:type="spellEnd"/>
      <w:r>
        <w:t xml:space="preserve"> platform is a </w:t>
      </w:r>
      <w:r w:rsidR="00DC17A3">
        <w:t>collection of RESTful API, characteristic of a micro service architecture.</w:t>
      </w:r>
    </w:p>
    <w:p w14:paraId="438B05BE" w14:textId="4511DC8F" w:rsidR="00DC17A3" w:rsidRDefault="00DC17A3" w:rsidP="00BA4A56">
      <w:r>
        <w:t>So</w:t>
      </w:r>
      <w:r w:rsidR="00E03225">
        <w:t>,</w:t>
      </w:r>
      <w:r>
        <w:t xml:space="preserve"> the platform is a big </w:t>
      </w:r>
      <w:proofErr w:type="spellStart"/>
      <w:r>
        <w:t>lego</w:t>
      </w:r>
      <w:proofErr w:type="spellEnd"/>
      <w:r>
        <w:t xml:space="preserve">, that </w:t>
      </w:r>
      <w:r w:rsidR="00AA40AA">
        <w:t xml:space="preserve">nevertheless </w:t>
      </w:r>
      <w:r w:rsidR="00E03225">
        <w:t xml:space="preserve">still </w:t>
      </w:r>
      <w:r>
        <w:t>needs to be assembled and exposed to users through ergonomic human-machine interface, such as a web application to manage</w:t>
      </w:r>
      <w:r w:rsidR="00A15E62">
        <w:t xml:space="preserve"> easily: services, devices, credentials, IOT Agents, context entity, and several other functions to give a</w:t>
      </w:r>
      <w:r w:rsidR="00AA40AA">
        <w:t>n easy</w:t>
      </w:r>
      <w:r w:rsidR="00A15E62">
        <w:t xml:space="preserve"> global way to manage IOT concerns like provisioning, security</w:t>
      </w:r>
    </w:p>
    <w:p w14:paraId="13B9769A" w14:textId="77777777" w:rsidR="00DC17A3" w:rsidRDefault="00DC17A3" w:rsidP="00BA4A56"/>
    <w:p w14:paraId="5BD54BF9" w14:textId="7C4E6374" w:rsidR="00BA4A56" w:rsidRDefault="00452557" w:rsidP="00BA4A56">
      <w:pPr>
        <w:rPr>
          <w:rStyle w:val="Lienhypertexte"/>
        </w:rPr>
      </w:pPr>
      <w:r>
        <w:t>T</w:t>
      </w:r>
      <w:r w:rsidR="00E03225">
        <w:t>elefonica have tried</w:t>
      </w:r>
      <w:r>
        <w:t xml:space="preserve"> </w:t>
      </w:r>
      <w:r w:rsidR="003C5C2D">
        <w:t xml:space="preserve">to </w:t>
      </w:r>
      <w:r>
        <w:t xml:space="preserve">provide </w:t>
      </w:r>
      <w:r w:rsidR="00E03225">
        <w:t xml:space="preserve">such an application </w:t>
      </w:r>
      <w:r w:rsidR="003C5C2D">
        <w:t>through</w:t>
      </w:r>
      <w:r w:rsidR="00E03225">
        <w:t xml:space="preserve"> </w:t>
      </w:r>
      <w:r>
        <w:t>a</w:t>
      </w:r>
      <w:r w:rsidR="00E03225">
        <w:t>n</w:t>
      </w:r>
      <w:r>
        <w:t xml:space="preserve"> </w:t>
      </w:r>
      <w:hyperlink r:id="rId196" w:history="1">
        <w:r w:rsidR="00BA4A56" w:rsidRPr="00E66391">
          <w:rPr>
            <w:rStyle w:val="Lienhypertexte"/>
          </w:rPr>
          <w:t xml:space="preserve">IOT Orchestrator with </w:t>
        </w:r>
        <w:r w:rsidR="003C5C2D">
          <w:rPr>
            <w:rStyle w:val="Lienhypertexte"/>
          </w:rPr>
          <w:t xml:space="preserve">a </w:t>
        </w:r>
        <w:r w:rsidR="00BA4A56" w:rsidRPr="00E66391">
          <w:rPr>
            <w:rStyle w:val="Lienhypertexte"/>
          </w:rPr>
          <w:t>portal UI</w:t>
        </w:r>
      </w:hyperlink>
    </w:p>
    <w:p w14:paraId="664A590B" w14:textId="305E5202" w:rsidR="003C5C2D" w:rsidRDefault="003C5C2D" w:rsidP="00BA4A56">
      <w:r>
        <w:t>But the portal application is not open source, and the project is not really maintained, recent changes removed the possibility to get the portal Docker image.</w:t>
      </w:r>
    </w:p>
    <w:p w14:paraId="2D7CE09C" w14:textId="06AF7986" w:rsidR="003C5C2D" w:rsidRDefault="003C5C2D" w:rsidP="00BA4A56"/>
    <w:p w14:paraId="14D5CF5E" w14:textId="02B6121C" w:rsidR="003C5C2D" w:rsidRDefault="003C5C2D" w:rsidP="00BA4A56">
      <w:r>
        <w:t xml:space="preserve">To summarize this global IOT management application </w:t>
      </w:r>
      <w:r w:rsidR="00776D92">
        <w:t>should</w:t>
      </w:r>
      <w:r>
        <w:t xml:space="preserve"> be designed and developed, taking example on the Telefonica Portal</w:t>
      </w:r>
      <w:r w:rsidR="00776D92">
        <w:t>.</w:t>
      </w:r>
    </w:p>
    <w:p w14:paraId="1DE175DE" w14:textId="0521610C" w:rsidR="00776D92" w:rsidRDefault="00776D92" w:rsidP="00BA4A56">
      <w:r>
        <w:t xml:space="preserve">A specific paragraph </w:t>
      </w:r>
    </w:p>
    <w:p w14:paraId="00511FAD" w14:textId="77777777" w:rsidR="00BA4A56" w:rsidRPr="009276B5" w:rsidRDefault="00BA4A56" w:rsidP="009276B5"/>
    <w:p w14:paraId="7C95A141" w14:textId="28424599" w:rsidR="003069FA" w:rsidRDefault="003069FA" w:rsidP="003069FA">
      <w:pPr>
        <w:pStyle w:val="Titre3"/>
      </w:pPr>
      <w:bookmarkStart w:id="348" w:name="_Toc499823614"/>
      <w:bookmarkStart w:id="349" w:name="_Toc500837560"/>
      <w:r>
        <w:t>Technical Considerations</w:t>
      </w:r>
      <w:bookmarkEnd w:id="348"/>
      <w:bookmarkEnd w:id="349"/>
    </w:p>
    <w:p w14:paraId="1174D32E" w14:textId="2A3855DC" w:rsidR="009D79BF" w:rsidRDefault="00AB3A95" w:rsidP="009D79BF">
      <w:r>
        <w:t>IOT Agents provide two main interfaces:</w:t>
      </w:r>
    </w:p>
    <w:p w14:paraId="4E42ABF1" w14:textId="450D5E93" w:rsidR="00AB3A95" w:rsidRDefault="00AB3A95" w:rsidP="009D79BF">
      <w:r>
        <w:t>A management interface</w:t>
      </w:r>
      <w:r w:rsidR="00E71E24">
        <w:t xml:space="preserve"> through RESTful API</w:t>
      </w:r>
    </w:p>
    <w:p w14:paraId="38C542E4" w14:textId="206A4C54" w:rsidR="00E71E24" w:rsidRDefault="00E71E24" w:rsidP="009D79BF">
      <w:r>
        <w:t>An interface to receive data from devices/sensors or gateway data, which support either HTTP or MQTT transport</w:t>
      </w:r>
      <w:r w:rsidR="00BA4A56">
        <w:t>.</w:t>
      </w:r>
    </w:p>
    <w:p w14:paraId="28FEEF49" w14:textId="59701A5C" w:rsidR="00776D92" w:rsidRDefault="00776D92" w:rsidP="009D79BF">
      <w:r>
        <w:t>So, each IOT agent require 2 open incoming ports.</w:t>
      </w:r>
    </w:p>
    <w:p w14:paraId="7735ECCA" w14:textId="77777777" w:rsidR="00776D92" w:rsidRDefault="00776D92" w:rsidP="009D79BF"/>
    <w:p w14:paraId="22B252CB" w14:textId="00C38EAB" w:rsidR="000C3CCB" w:rsidRDefault="000C3CCB" w:rsidP="009D79BF">
      <w:r>
        <w:t xml:space="preserve">For MQTT standard incoming ports </w:t>
      </w:r>
      <w:r w:rsidR="00C407EF">
        <w:t xml:space="preserve">of the broker </w:t>
      </w:r>
      <w:r>
        <w:t>are:</w:t>
      </w:r>
    </w:p>
    <w:p w14:paraId="609FE02A" w14:textId="77777777" w:rsidR="000C3CCB" w:rsidRDefault="000C3CCB" w:rsidP="00485DCE">
      <w:pPr>
        <w:pStyle w:val="Paragraphedeliste"/>
        <w:numPr>
          <w:ilvl w:val="0"/>
          <w:numId w:val="43"/>
        </w:numPr>
      </w:pPr>
      <w:r w:rsidRPr="000C3CCB">
        <w:t>1883</w:t>
      </w:r>
      <w:r>
        <w:t xml:space="preserve">/TCP for unsecure communication channel, </w:t>
      </w:r>
    </w:p>
    <w:p w14:paraId="281A251E" w14:textId="20ADE8B3" w:rsidR="000C3CCB" w:rsidRPr="009D79BF" w:rsidRDefault="000C3CCB" w:rsidP="00485DCE">
      <w:pPr>
        <w:pStyle w:val="Paragraphedeliste"/>
        <w:numPr>
          <w:ilvl w:val="0"/>
          <w:numId w:val="43"/>
        </w:numPr>
      </w:pPr>
      <w:r>
        <w:t>8883/TCP for secured SSL/TLS channel</w:t>
      </w:r>
    </w:p>
    <w:p w14:paraId="13583234" w14:textId="43F426AA" w:rsidR="003069FA" w:rsidRDefault="003069FA" w:rsidP="003069FA">
      <w:pPr>
        <w:pStyle w:val="Titre3"/>
      </w:pPr>
      <w:bookmarkStart w:id="350" w:name="_Toc499823615"/>
      <w:bookmarkStart w:id="351" w:name="_Toc500837561"/>
      <w:r>
        <w:t>Selected Product(s)</w:t>
      </w:r>
      <w:bookmarkEnd w:id="350"/>
      <w:bookmarkEnd w:id="351"/>
    </w:p>
    <w:p w14:paraId="10C7A446" w14:textId="6CCD9C78" w:rsidR="009D79BF" w:rsidRDefault="009D79BF" w:rsidP="009D79BF">
      <w:r>
        <w:t>In a first step</w:t>
      </w:r>
      <w:r w:rsidR="00834117">
        <w:t>,</w:t>
      </w:r>
      <w:r>
        <w:t xml:space="preserve"> only the JSON IOT agent component will be used to ingest existing data sources into the </w:t>
      </w:r>
      <w:proofErr w:type="spellStart"/>
      <w:r w:rsidR="00834117">
        <w:t>Fiware</w:t>
      </w:r>
      <w:proofErr w:type="spellEnd"/>
      <w:r>
        <w:t xml:space="preserve"> platform.</w:t>
      </w:r>
    </w:p>
    <w:p w14:paraId="4991B2D3" w14:textId="411EB914" w:rsidR="00BA4A56" w:rsidRDefault="00BA4A56" w:rsidP="009D79BF">
      <w:r>
        <w:t xml:space="preserve">The MQTT broker can be </w:t>
      </w:r>
      <w:proofErr w:type="spellStart"/>
      <w:r>
        <w:t>Mosquitto</w:t>
      </w:r>
      <w:proofErr w:type="spellEnd"/>
      <w:r>
        <w:t xml:space="preserve"> or any other message broker supporting MQTT, such as RabbitMQ or </w:t>
      </w:r>
      <w:proofErr w:type="spellStart"/>
      <w:r>
        <w:t>ActiveMQ</w:t>
      </w:r>
      <w:proofErr w:type="spellEnd"/>
      <w:r w:rsidR="00AA40AA">
        <w:t xml:space="preserve">, in a </w:t>
      </w:r>
      <w:proofErr w:type="spellStart"/>
      <w:r w:rsidR="00AA40AA">
        <w:t>fisrt</w:t>
      </w:r>
      <w:proofErr w:type="spellEnd"/>
      <w:r w:rsidR="00AA40AA">
        <w:t xml:space="preserve"> step </w:t>
      </w:r>
      <w:proofErr w:type="spellStart"/>
      <w:r w:rsidR="00AA40AA">
        <w:t>Mosquitto</w:t>
      </w:r>
      <w:proofErr w:type="spellEnd"/>
      <w:r w:rsidR="00AA40AA">
        <w:t xml:space="preserve"> has been chosen.</w:t>
      </w:r>
    </w:p>
    <w:p w14:paraId="1530C0BF" w14:textId="77777777" w:rsidR="00B96253" w:rsidRDefault="00B96253" w:rsidP="009D79BF"/>
    <w:p w14:paraId="52AF04F6" w14:textId="19944CA5" w:rsidR="00AA40AA" w:rsidRDefault="00AA40AA" w:rsidP="009D79BF">
      <w:r>
        <w:t xml:space="preserve">The components proposed in the IDAS part of the </w:t>
      </w:r>
      <w:proofErr w:type="spellStart"/>
      <w:r>
        <w:t>Fiware</w:t>
      </w:r>
      <w:proofErr w:type="spellEnd"/>
      <w:r>
        <w:t xml:space="preserve"> catalog are now developed with Node.js, this is the case for all the IOT agents</w:t>
      </w:r>
      <w:r w:rsidR="00D0392F">
        <w:t>.</w:t>
      </w:r>
    </w:p>
    <w:p w14:paraId="694D1C12" w14:textId="235C7912" w:rsidR="00D0392F" w:rsidRDefault="00D0392F" w:rsidP="009D79BF">
      <w:r>
        <w:t>The database used by the IDAS components is MongoDB.</w:t>
      </w:r>
    </w:p>
    <w:p w14:paraId="5768F4E3" w14:textId="77777777" w:rsidR="00D0392F" w:rsidRPr="00A2131D" w:rsidRDefault="00D0392F" w:rsidP="009D79BF"/>
    <w:p w14:paraId="087C2905" w14:textId="4C95C2A8" w:rsidR="00A2131D" w:rsidRPr="00A2131D" w:rsidRDefault="00B96253" w:rsidP="00A2131D">
      <w:r>
        <w:t xml:space="preserve">The </w:t>
      </w:r>
      <w:r w:rsidR="000B3CE8">
        <w:t>first stage “ETL”</w:t>
      </w:r>
      <w:r w:rsidR="001233AF">
        <w:t xml:space="preserve"> modules will be developed using </w:t>
      </w:r>
      <w:hyperlink r:id="rId197" w:history="1">
        <w:r w:rsidR="001233AF" w:rsidRPr="000F47D8">
          <w:rPr>
            <w:rStyle w:val="Lienhypertexte"/>
          </w:rPr>
          <w:t>Node-RED</w:t>
        </w:r>
      </w:hyperlink>
    </w:p>
    <w:p w14:paraId="398AA479" w14:textId="0185B93E" w:rsidR="003069FA" w:rsidRDefault="003069FA" w:rsidP="003069FA">
      <w:pPr>
        <w:pStyle w:val="Titre3"/>
      </w:pPr>
      <w:bookmarkStart w:id="352" w:name="_Toc499823616"/>
      <w:bookmarkStart w:id="353" w:name="_Toc500837562"/>
      <w:r>
        <w:t>Selection Rationale</w:t>
      </w:r>
      <w:bookmarkEnd w:id="352"/>
      <w:bookmarkEnd w:id="353"/>
    </w:p>
    <w:p w14:paraId="0220254B" w14:textId="1444D145" w:rsidR="009D79BF" w:rsidRDefault="00354EF0" w:rsidP="009D79BF">
      <w:r>
        <w:t xml:space="preserve">The tools proposed in the </w:t>
      </w:r>
      <w:proofErr w:type="spellStart"/>
      <w:r>
        <w:t>Fiware</w:t>
      </w:r>
      <w:proofErr w:type="spellEnd"/>
      <w:r>
        <w:t xml:space="preserve"> catalog has been chosen.</w:t>
      </w:r>
    </w:p>
    <w:p w14:paraId="61639BE1" w14:textId="77777777" w:rsidR="002557F4" w:rsidRDefault="002557F4" w:rsidP="009D79BF"/>
    <w:p w14:paraId="2F1D0DDF" w14:textId="4B5A58E4" w:rsidR="00354EF0" w:rsidRDefault="00354EF0" w:rsidP="009D79BF">
      <w:r>
        <w:t>Many IOT agents are already available for different transport and protocols, some are under development like an OPC UA IOT agent, w</w:t>
      </w:r>
      <w:r w:rsidR="002557F4">
        <w:t>h</w:t>
      </w:r>
      <w:r>
        <w:t>ich open the way to connect directly SCADA or even industrial PLCs</w:t>
      </w:r>
      <w:r w:rsidR="00450AA1">
        <w:t>.</w:t>
      </w:r>
    </w:p>
    <w:p w14:paraId="4EA8FA10" w14:textId="6F815067" w:rsidR="00450AA1" w:rsidRDefault="00450AA1" w:rsidP="009D79BF">
      <w:r>
        <w:lastRenderedPageBreak/>
        <w:t>The use of a core IOT agent library written in Node.js as the base for all others agent is a good architectural choice.</w:t>
      </w:r>
    </w:p>
    <w:p w14:paraId="3D66BC5B" w14:textId="28D60D93" w:rsidR="00450AA1" w:rsidRDefault="00450AA1" w:rsidP="009D79BF">
      <w:r>
        <w:t>As well as the choice of MongoDB for the data persistence.</w:t>
      </w:r>
    </w:p>
    <w:p w14:paraId="66A94F2A" w14:textId="77777777" w:rsidR="00D128DC" w:rsidRDefault="00D128DC" w:rsidP="009D79BF"/>
    <w:p w14:paraId="0DBF791A" w14:textId="25FBCC34" w:rsidR="00D128DC" w:rsidRPr="009D79BF" w:rsidRDefault="00D128DC" w:rsidP="009D79BF">
      <w:r>
        <w:t>To complete the needs</w:t>
      </w:r>
      <w:r w:rsidR="006679D6">
        <w:t xml:space="preserve"> for data ingestion,</w:t>
      </w:r>
      <w:r w:rsidR="00955530">
        <w:t xml:space="preserve"> Node-RED</w:t>
      </w:r>
      <w:r w:rsidR="003051B8">
        <w:t xml:space="preserve"> shall be used to provide the first level of conversion</w:t>
      </w:r>
      <w:r w:rsidR="00EB7BF2">
        <w:t xml:space="preserve"> of data sources in JSON, before posting it to the MQTT broker, to be consumed by the JSON IOT agent.</w:t>
      </w:r>
      <w:r w:rsidR="003051B8">
        <w:t xml:space="preserve"> </w:t>
      </w:r>
    </w:p>
    <w:p w14:paraId="16D4768C" w14:textId="70C6E619" w:rsidR="003069FA" w:rsidRDefault="003069FA" w:rsidP="003069FA">
      <w:pPr>
        <w:pStyle w:val="Titre3"/>
      </w:pPr>
      <w:bookmarkStart w:id="354" w:name="_Toc499823617"/>
      <w:bookmarkStart w:id="355" w:name="_Toc500837563"/>
      <w:r>
        <w:t>Architecture Risks</w:t>
      </w:r>
      <w:bookmarkEnd w:id="354"/>
      <w:bookmarkEnd w:id="355"/>
    </w:p>
    <w:p w14:paraId="72AC36EA" w14:textId="72051087" w:rsidR="00A2131D" w:rsidRDefault="0050130D" w:rsidP="0050130D">
      <w:r>
        <w:t>IOT Agents must be deployed targeting high availability and scalability in production</w:t>
      </w:r>
      <w:r w:rsidR="00CE0793">
        <w:t xml:space="preserve">, </w:t>
      </w:r>
      <w:r w:rsidR="00A2131D">
        <w:t>t</w:t>
      </w:r>
      <w:r w:rsidR="00CE0793">
        <w:t>his</w:t>
      </w:r>
      <w:r w:rsidR="00A2131D">
        <w:t xml:space="preserve"> can be easily achieved by </w:t>
      </w:r>
      <w:r w:rsidR="00235E72">
        <w:t xml:space="preserve">adding some instance </w:t>
      </w:r>
      <w:r w:rsidR="00FD3965">
        <w:t>using a</w:t>
      </w:r>
      <w:r w:rsidR="00A2131D">
        <w:t xml:space="preserve"> </w:t>
      </w:r>
      <w:r w:rsidR="00FD3965">
        <w:t>D</w:t>
      </w:r>
      <w:r w:rsidR="00E12BAF">
        <w:t>ocker service stack file, since IOT agent</w:t>
      </w:r>
      <w:r w:rsidR="00CE0793">
        <w:t>s</w:t>
      </w:r>
      <w:r w:rsidR="00E12BAF">
        <w:t xml:space="preserve"> are stateless components.</w:t>
      </w:r>
    </w:p>
    <w:p w14:paraId="36C6B42B" w14:textId="77777777" w:rsidR="00CE0793" w:rsidRDefault="00CE0793" w:rsidP="0050130D"/>
    <w:p w14:paraId="61342114" w14:textId="00D8C275" w:rsidR="00E12BAF" w:rsidRDefault="00E12BAF" w:rsidP="0050130D">
      <w:r>
        <w:t xml:space="preserve">The </w:t>
      </w:r>
      <w:r w:rsidR="00DD1798">
        <w:t>M</w:t>
      </w:r>
      <w:r>
        <w:t>ongoDB database they rely on</w:t>
      </w:r>
      <w:r w:rsidR="00CE0793">
        <w:t>,</w:t>
      </w:r>
      <w:r>
        <w:t xml:space="preserve"> is a cluster providing high availability and scalability as well.</w:t>
      </w:r>
    </w:p>
    <w:p w14:paraId="301EA0E9" w14:textId="77777777" w:rsidR="00CE0793" w:rsidRDefault="00CE0793" w:rsidP="0050130D"/>
    <w:p w14:paraId="2CA39484" w14:textId="45D5A4C3" w:rsidR="00E12BAF" w:rsidRDefault="00E12BAF" w:rsidP="0050130D">
      <w:r>
        <w:t xml:space="preserve">The security between the devices and the IOT agent communicating through HTTP rely on the use of an API key, that is checked by the IOT agent to accept the incoming message, the security can be enhanced </w:t>
      </w:r>
      <w:proofErr w:type="gramStart"/>
      <w:r>
        <w:t>through the use of</w:t>
      </w:r>
      <w:proofErr w:type="gramEnd"/>
      <w:r>
        <w:t xml:space="preserve"> HTTPS.</w:t>
      </w:r>
    </w:p>
    <w:p w14:paraId="703CED01" w14:textId="17BAD196" w:rsidR="00E12BAF" w:rsidRPr="0050130D" w:rsidRDefault="00E12BAF" w:rsidP="0050130D">
      <w:r>
        <w:t xml:space="preserve">When the transport is done through MQTT, </w:t>
      </w:r>
      <w:r w:rsidR="00A94FEE">
        <w:t xml:space="preserve">the secure mode </w:t>
      </w:r>
      <w:r w:rsidR="00AD12C8">
        <w:t xml:space="preserve">using SSL/TLS need to be forced to use, then </w:t>
      </w:r>
      <w:r w:rsidR="00F30A50">
        <w:t>any client</w:t>
      </w:r>
      <w:r>
        <w:t xml:space="preserve"> need</w:t>
      </w:r>
      <w:r w:rsidR="00F30A50">
        <w:t>s</w:t>
      </w:r>
      <w:r>
        <w:t xml:space="preserve"> to </w:t>
      </w:r>
      <w:r w:rsidR="00F30A50">
        <w:t>provide valid</w:t>
      </w:r>
      <w:r>
        <w:t xml:space="preserve"> credential</w:t>
      </w:r>
      <w:r w:rsidR="00F30A50">
        <w:t>s</w:t>
      </w:r>
      <w:r>
        <w:t xml:space="preserve"> to </w:t>
      </w:r>
      <w:r w:rsidR="00F30A50">
        <w:t>be authenticated and authorized</w:t>
      </w:r>
      <w:r w:rsidR="00F16C30">
        <w:t>, to</w:t>
      </w:r>
      <w:r w:rsidR="00F30A50">
        <w:t xml:space="preserve"> </w:t>
      </w:r>
      <w:r>
        <w:t>use the MQTT broker</w:t>
      </w:r>
      <w:r w:rsidR="00235E72">
        <w:t xml:space="preserve"> publish/subscribe services.</w:t>
      </w:r>
    </w:p>
    <w:p w14:paraId="6FD4A25D" w14:textId="77777777" w:rsidR="003069FA" w:rsidRPr="00F6725F" w:rsidRDefault="003069FA" w:rsidP="003069FA"/>
    <w:p w14:paraId="4B65AAE4" w14:textId="77777777" w:rsidR="003069FA" w:rsidRDefault="005F14A1" w:rsidP="003069FA">
      <w:pPr>
        <w:pStyle w:val="Titre2"/>
      </w:pPr>
      <w:r>
        <w:t xml:space="preserve"> </w:t>
      </w:r>
      <w:bookmarkStart w:id="356" w:name="_Toc499823618"/>
      <w:bookmarkStart w:id="357" w:name="_Toc500837564"/>
      <w:r w:rsidR="003069FA">
        <w:t>CEP Component</w:t>
      </w:r>
      <w:bookmarkEnd w:id="356"/>
      <w:bookmarkEnd w:id="357"/>
    </w:p>
    <w:p w14:paraId="1659D641" w14:textId="77777777" w:rsidR="003069FA" w:rsidRDefault="003069FA" w:rsidP="003069FA"/>
    <w:p w14:paraId="0F7D44E5" w14:textId="29983831" w:rsidR="003069FA" w:rsidRDefault="003069FA" w:rsidP="003069FA">
      <w:pPr>
        <w:pStyle w:val="Titre3"/>
      </w:pPr>
      <w:bookmarkStart w:id="358" w:name="_Toc499823619"/>
      <w:bookmarkStart w:id="359" w:name="_Toc500837565"/>
      <w:r>
        <w:t>Component Functions</w:t>
      </w:r>
      <w:bookmarkEnd w:id="358"/>
      <w:bookmarkEnd w:id="359"/>
    </w:p>
    <w:p w14:paraId="4FB07F00" w14:textId="3CDD7ADF" w:rsidR="00081868" w:rsidRDefault="00081868" w:rsidP="00081868">
      <w:r>
        <w:t>CEP stand for Complex Event Processing</w:t>
      </w:r>
      <w:r w:rsidR="000C3CCB">
        <w:t>, it has not been invented for IOT, but originally to automate business decision.</w:t>
      </w:r>
    </w:p>
    <w:p w14:paraId="17BF8FE3" w14:textId="77777777" w:rsidR="000C3CCB" w:rsidRPr="00081868" w:rsidRDefault="000C3CCB" w:rsidP="00081868"/>
    <w:p w14:paraId="53C8D165" w14:textId="4C6D4543" w:rsidR="003069FA" w:rsidRDefault="003069FA" w:rsidP="003069FA">
      <w:pPr>
        <w:pStyle w:val="Titre3"/>
      </w:pPr>
      <w:bookmarkStart w:id="360" w:name="_Toc499823620"/>
      <w:bookmarkStart w:id="361" w:name="_Toc500837566"/>
      <w:r>
        <w:t>Technical Considerations</w:t>
      </w:r>
      <w:bookmarkEnd w:id="360"/>
      <w:bookmarkEnd w:id="361"/>
    </w:p>
    <w:p w14:paraId="17070644" w14:textId="77777777" w:rsidR="000C3CCB" w:rsidRPr="000C3CCB" w:rsidRDefault="000C3CCB" w:rsidP="000C3CCB"/>
    <w:p w14:paraId="5A15DF1D" w14:textId="60FDDAC3" w:rsidR="003069FA" w:rsidRDefault="003069FA" w:rsidP="003069FA">
      <w:pPr>
        <w:pStyle w:val="Titre3"/>
      </w:pPr>
      <w:bookmarkStart w:id="362" w:name="_Toc499823621"/>
      <w:bookmarkStart w:id="363" w:name="_Toc500837567"/>
      <w:r>
        <w:t>Selected Product(s)</w:t>
      </w:r>
      <w:bookmarkEnd w:id="362"/>
      <w:bookmarkEnd w:id="363"/>
    </w:p>
    <w:p w14:paraId="05BE4F19" w14:textId="76D066F5" w:rsidR="00524CE6" w:rsidRDefault="001229F8" w:rsidP="00524CE6">
      <w:r>
        <w:t xml:space="preserve">Telefonica </w:t>
      </w:r>
      <w:proofErr w:type="spellStart"/>
      <w:r>
        <w:t>Perseo</w:t>
      </w:r>
      <w:proofErr w:type="spellEnd"/>
      <w:r>
        <w:t xml:space="preserve"> or IBM Proton</w:t>
      </w:r>
    </w:p>
    <w:p w14:paraId="340AAE6E" w14:textId="3D045D42" w:rsidR="000C3CCB" w:rsidRPr="00524CE6" w:rsidRDefault="000C3CCB" w:rsidP="00524CE6">
      <w:r>
        <w:t xml:space="preserve">At a first glance </w:t>
      </w:r>
      <w:proofErr w:type="spellStart"/>
      <w:r>
        <w:t>Perseo</w:t>
      </w:r>
      <w:proofErr w:type="spellEnd"/>
      <w:r>
        <w:t xml:space="preserve"> is simple</w:t>
      </w:r>
      <w:r w:rsidR="00AC199D">
        <w:t>r</w:t>
      </w:r>
      <w:r>
        <w:t xml:space="preserve"> to use and manage</w:t>
      </w:r>
    </w:p>
    <w:p w14:paraId="141D4A0F" w14:textId="111F67D6" w:rsidR="003069FA" w:rsidRDefault="003069FA" w:rsidP="003069FA">
      <w:pPr>
        <w:pStyle w:val="Titre3"/>
      </w:pPr>
      <w:bookmarkStart w:id="364" w:name="_Toc499823622"/>
      <w:bookmarkStart w:id="365" w:name="_Toc500837568"/>
      <w:r>
        <w:t>Selection Rationale</w:t>
      </w:r>
      <w:bookmarkEnd w:id="364"/>
      <w:bookmarkEnd w:id="365"/>
    </w:p>
    <w:p w14:paraId="455385A8" w14:textId="77777777" w:rsidR="00081868" w:rsidRDefault="00081868" w:rsidP="00081868">
      <w:r>
        <w:t xml:space="preserve">In </w:t>
      </w:r>
      <w:proofErr w:type="spellStart"/>
      <w:r>
        <w:t>Fiware</w:t>
      </w:r>
      <w:proofErr w:type="spellEnd"/>
      <w:r>
        <w:t xml:space="preserve"> catalog is proposed an implementation from IBM of the CEP module: </w:t>
      </w:r>
      <w:hyperlink r:id="rId198" w:history="1">
        <w:r w:rsidRPr="00EA50BF">
          <w:rPr>
            <w:rStyle w:val="Lienhypertexte"/>
          </w:rPr>
          <w:t>PROTON</w:t>
        </w:r>
      </w:hyperlink>
    </w:p>
    <w:p w14:paraId="303B4763" w14:textId="77777777" w:rsidR="00081868" w:rsidRDefault="00081868" w:rsidP="00081868">
      <w:r>
        <w:t xml:space="preserve">It </w:t>
      </w:r>
      <w:r w:rsidRPr="00EA50BF">
        <w:t>is a scalable integrated platform to support the development, deployment, and maintenance of event-driven applications</w:t>
      </w:r>
      <w:r>
        <w:t>.</w:t>
      </w:r>
    </w:p>
    <w:p w14:paraId="6D2E7422" w14:textId="77777777" w:rsidR="00081868" w:rsidRDefault="00081868" w:rsidP="00081868">
      <w:r>
        <w:t xml:space="preserve">Telefonica propose also an implementation of the CEP GE: </w:t>
      </w:r>
      <w:hyperlink r:id="rId199" w:history="1">
        <w:proofErr w:type="spellStart"/>
        <w:r w:rsidRPr="008577A5">
          <w:rPr>
            <w:rStyle w:val="Lienhypertexte"/>
          </w:rPr>
          <w:t>Perseo</w:t>
        </w:r>
        <w:proofErr w:type="spellEnd"/>
      </w:hyperlink>
      <w:r>
        <w:t>, as the CEP GE of their IOT stack</w:t>
      </w:r>
    </w:p>
    <w:p w14:paraId="2A2A2E05" w14:textId="77777777" w:rsidR="00081868" w:rsidRDefault="00081868" w:rsidP="00081868">
      <w:r>
        <w:t xml:space="preserve">As well as Orange which propose </w:t>
      </w:r>
      <w:hyperlink r:id="rId200" w:history="1">
        <w:r w:rsidRPr="00EA50BF">
          <w:rPr>
            <w:rStyle w:val="Lienhypertexte"/>
          </w:rPr>
          <w:t>Cepheus</w:t>
        </w:r>
      </w:hyperlink>
    </w:p>
    <w:p w14:paraId="2F343E6C" w14:textId="72913DC5" w:rsidR="00081868" w:rsidRDefault="00081868" w:rsidP="00081868">
      <w:r>
        <w:t xml:space="preserve">It’s composed of </w:t>
      </w:r>
      <w:r w:rsidRPr="00EA50BF">
        <w:t xml:space="preserve">a light NGSI broker </w:t>
      </w:r>
      <w:r>
        <w:t>a</w:t>
      </w:r>
      <w:r w:rsidRPr="00EA50BF">
        <w:t>nd a CEP which features a dedicated REST management API to configure real time analysis on NGSI events.</w:t>
      </w:r>
    </w:p>
    <w:p w14:paraId="48FBB344" w14:textId="074C60A5" w:rsidR="00437B0D" w:rsidRDefault="00437B0D" w:rsidP="00437B0D">
      <w:r>
        <w:t xml:space="preserve">Either </w:t>
      </w:r>
      <w:proofErr w:type="spellStart"/>
      <w:r w:rsidR="00524CE6">
        <w:t>Perseo</w:t>
      </w:r>
      <w:proofErr w:type="spellEnd"/>
      <w:r w:rsidR="00524CE6">
        <w:t xml:space="preserve"> </w:t>
      </w:r>
      <w:r>
        <w:t>and Proton</w:t>
      </w:r>
      <w:r w:rsidR="00524CE6">
        <w:t xml:space="preserve"> has been tested by </w:t>
      </w:r>
      <w:proofErr w:type="spellStart"/>
      <w:r w:rsidR="00524CE6">
        <w:t>Faycal</w:t>
      </w:r>
      <w:proofErr w:type="spellEnd"/>
      <w:r w:rsidR="00524CE6">
        <w:t xml:space="preserve"> </w:t>
      </w:r>
      <w:proofErr w:type="spellStart"/>
      <w:r w:rsidR="00524CE6">
        <w:t>Boufares</w:t>
      </w:r>
      <w:proofErr w:type="spellEnd"/>
      <w:r>
        <w:t xml:space="preserve">, it appears that Proton is richer, but more complex to apprehend than </w:t>
      </w:r>
      <w:proofErr w:type="spellStart"/>
      <w:r>
        <w:t>Perseo</w:t>
      </w:r>
      <w:proofErr w:type="spellEnd"/>
      <w:r>
        <w:t>.</w:t>
      </w:r>
    </w:p>
    <w:p w14:paraId="18245A15" w14:textId="408A93AD" w:rsidR="000C3CCB" w:rsidRDefault="000C3CCB" w:rsidP="00437B0D">
      <w:proofErr w:type="spellStart"/>
      <w:r>
        <w:t>Perseo</w:t>
      </w:r>
      <w:proofErr w:type="spellEnd"/>
      <w:r>
        <w:t xml:space="preserve"> use a MongoDB database, Proton uses files to store events configurations</w:t>
      </w:r>
    </w:p>
    <w:p w14:paraId="0B6F6525" w14:textId="35BD6565" w:rsidR="00524CE6" w:rsidRDefault="00524CE6" w:rsidP="00081868">
      <w:r>
        <w:t>.</w:t>
      </w:r>
    </w:p>
    <w:p w14:paraId="42AED1DA" w14:textId="77777777" w:rsidR="003069FA" w:rsidRDefault="003069FA" w:rsidP="003069FA">
      <w:pPr>
        <w:pStyle w:val="Titre3"/>
        <w:rPr>
          <w:i/>
        </w:rPr>
      </w:pPr>
      <w:bookmarkStart w:id="366" w:name="_Toc499823623"/>
      <w:bookmarkStart w:id="367" w:name="_Toc500837569"/>
      <w:r>
        <w:t>Architecture Risks</w:t>
      </w:r>
      <w:bookmarkEnd w:id="366"/>
      <w:bookmarkEnd w:id="367"/>
    </w:p>
    <w:p w14:paraId="47B57F12" w14:textId="3AA7FFD7" w:rsidR="003069FA" w:rsidRDefault="00BA0BA1" w:rsidP="003069FA">
      <w:proofErr w:type="spellStart"/>
      <w:r>
        <w:t>Perseo</w:t>
      </w:r>
      <w:proofErr w:type="spellEnd"/>
      <w:r>
        <w:t xml:space="preserve"> intercepts all request incoming to Orion Broker, in case of high traffic it can become a bottleneck that delay the processing of important rules.</w:t>
      </w:r>
    </w:p>
    <w:p w14:paraId="5A0EA79B" w14:textId="77777777" w:rsidR="00BA0BA1" w:rsidRPr="00F6725F" w:rsidRDefault="00BA0BA1" w:rsidP="003069FA"/>
    <w:p w14:paraId="18D8BE71" w14:textId="69766282" w:rsidR="003069FA" w:rsidRDefault="003069FA" w:rsidP="003069FA">
      <w:pPr>
        <w:pStyle w:val="Titre2"/>
      </w:pPr>
      <w:r>
        <w:t xml:space="preserve"> </w:t>
      </w:r>
      <w:bookmarkStart w:id="368" w:name="_Toc499823624"/>
      <w:bookmarkStart w:id="369" w:name="_Toc500837570"/>
      <w:r>
        <w:t>Application Mashup Component</w:t>
      </w:r>
      <w:r w:rsidR="00DB6AFC">
        <w:t>s</w:t>
      </w:r>
      <w:bookmarkEnd w:id="368"/>
      <w:bookmarkEnd w:id="369"/>
    </w:p>
    <w:p w14:paraId="4E0EB3EA" w14:textId="77777777" w:rsidR="003069FA" w:rsidRDefault="003069FA" w:rsidP="003069FA"/>
    <w:p w14:paraId="2519010F" w14:textId="562B3AF5" w:rsidR="003069FA" w:rsidRDefault="003069FA" w:rsidP="003069FA">
      <w:pPr>
        <w:pStyle w:val="Titre3"/>
      </w:pPr>
      <w:bookmarkStart w:id="370" w:name="_Toc499823625"/>
      <w:bookmarkStart w:id="371" w:name="_Toc500837571"/>
      <w:r>
        <w:lastRenderedPageBreak/>
        <w:t>Component Functions</w:t>
      </w:r>
      <w:bookmarkEnd w:id="370"/>
      <w:bookmarkEnd w:id="371"/>
    </w:p>
    <w:p w14:paraId="5381A11E" w14:textId="3DEA8B03" w:rsidR="00695DCE" w:rsidRDefault="00695DCE" w:rsidP="00695DCE">
      <w:r>
        <w:t>Th</w:t>
      </w:r>
      <w:r w:rsidR="00BA0BA1">
        <w:t>ose</w:t>
      </w:r>
      <w:r>
        <w:t xml:space="preserve"> components </w:t>
      </w:r>
      <w:r w:rsidR="00BA0BA1">
        <w:t xml:space="preserve">allow to </w:t>
      </w:r>
      <w:r w:rsidR="00D46163">
        <w:t xml:space="preserve">design and </w:t>
      </w:r>
      <w:r w:rsidR="00BA0BA1">
        <w:t>publish dashboards and visualization</w:t>
      </w:r>
      <w:r w:rsidR="00C13080">
        <w:t xml:space="preserve"> </w:t>
      </w:r>
      <w:r w:rsidR="007D4D1A">
        <w:t>mashu</w:t>
      </w:r>
      <w:r w:rsidR="00C13080">
        <w:t>p</w:t>
      </w:r>
      <w:r w:rsidR="007D4D1A">
        <w:t>s</w:t>
      </w:r>
      <w:r w:rsidR="00BA0BA1">
        <w:t xml:space="preserve"> about entities data from the context broker</w:t>
      </w:r>
      <w:r w:rsidR="00D46163">
        <w:t xml:space="preserve"> and the </w:t>
      </w:r>
      <w:r w:rsidR="00270E68">
        <w:t>short-term</w:t>
      </w:r>
      <w:r w:rsidR="00D46163">
        <w:t xml:space="preserve"> history</w:t>
      </w:r>
      <w:r w:rsidR="00BA0BA1">
        <w:t xml:space="preserve">, but without </w:t>
      </w:r>
      <w:r w:rsidR="00F112F0">
        <w:t xml:space="preserve">the need of programming </w:t>
      </w:r>
      <w:r w:rsidR="00D46163">
        <w:t>skills</w:t>
      </w:r>
      <w:r w:rsidR="00BA0BA1">
        <w:t>.</w:t>
      </w:r>
    </w:p>
    <w:p w14:paraId="243D23C7" w14:textId="268520A6" w:rsidR="00BA0BA1" w:rsidRDefault="00F112F0" w:rsidP="00695DCE">
      <w:r>
        <w:t>The components provide simple interface to assemble in a page, configurable</w:t>
      </w:r>
      <w:r w:rsidRPr="00F112F0">
        <w:t xml:space="preserve"> </w:t>
      </w:r>
      <w:r>
        <w:t>widgets to visualize entities data.</w:t>
      </w:r>
    </w:p>
    <w:p w14:paraId="7C8CE070" w14:textId="77777777" w:rsidR="00E071A9" w:rsidRDefault="00E071A9" w:rsidP="00695DCE"/>
    <w:p w14:paraId="6EDB49EF" w14:textId="77777777" w:rsidR="00814C4B" w:rsidRDefault="00693602" w:rsidP="00814C4B">
      <w:pPr>
        <w:keepNext/>
      </w:pPr>
      <w:r>
        <w:rPr>
          <w:noProof/>
        </w:rPr>
        <w:drawing>
          <wp:inline distT="0" distB="0" distL="0" distR="0" wp14:anchorId="7A91CA43" wp14:editId="3EBFFB47">
            <wp:extent cx="6000750" cy="2355850"/>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irecloud_UG_Embed_Workspace_Menu.png"/>
                    <pic:cNvPicPr/>
                  </pic:nvPicPr>
                  <pic:blipFill>
                    <a:blip r:embed="rId201">
                      <a:extLst>
                        <a:ext uri="{28A0092B-C50C-407E-A947-70E740481C1C}">
                          <a14:useLocalDpi xmlns:a14="http://schemas.microsoft.com/office/drawing/2010/main" val="0"/>
                        </a:ext>
                      </a:extLst>
                    </a:blip>
                    <a:stretch>
                      <a:fillRect/>
                    </a:stretch>
                  </pic:blipFill>
                  <pic:spPr>
                    <a:xfrm>
                      <a:off x="0" y="0"/>
                      <a:ext cx="6000750" cy="2355850"/>
                    </a:xfrm>
                    <a:prstGeom prst="rect">
                      <a:avLst/>
                    </a:prstGeom>
                  </pic:spPr>
                </pic:pic>
              </a:graphicData>
            </a:graphic>
          </wp:inline>
        </w:drawing>
      </w:r>
    </w:p>
    <w:p w14:paraId="2791E4C9" w14:textId="64AC7828" w:rsidR="00E071A9" w:rsidRPr="00695DCE" w:rsidRDefault="00814C4B" w:rsidP="00814C4B">
      <w:pPr>
        <w:pStyle w:val="Lgende"/>
      </w:pPr>
      <w:r>
        <w:t xml:space="preserve">Figure </w:t>
      </w:r>
      <w:r>
        <w:fldChar w:fldCharType="begin"/>
      </w:r>
      <w:r>
        <w:instrText xml:space="preserve"> SEQ Figure \* ARABIC </w:instrText>
      </w:r>
      <w:r>
        <w:fldChar w:fldCharType="separate"/>
      </w:r>
      <w:r w:rsidR="00661879">
        <w:rPr>
          <w:noProof/>
        </w:rPr>
        <w:t>23</w:t>
      </w:r>
      <w:r>
        <w:fldChar w:fldCharType="end"/>
      </w:r>
      <w:r>
        <w:t xml:space="preserve">: </w:t>
      </w:r>
      <w:proofErr w:type="spellStart"/>
      <w:r>
        <w:t>Wirecloud</w:t>
      </w:r>
      <w:proofErr w:type="spellEnd"/>
      <w:r>
        <w:t xml:space="preserve"> Mashup example</w:t>
      </w:r>
    </w:p>
    <w:p w14:paraId="4B4A6940" w14:textId="298A34C3" w:rsidR="003069FA" w:rsidRDefault="003069FA" w:rsidP="003069FA">
      <w:pPr>
        <w:pStyle w:val="Titre3"/>
      </w:pPr>
      <w:bookmarkStart w:id="372" w:name="_Toc499823626"/>
      <w:bookmarkStart w:id="373" w:name="_Toc500837572"/>
      <w:r>
        <w:t>Technical Considerations</w:t>
      </w:r>
      <w:bookmarkEnd w:id="372"/>
      <w:bookmarkEnd w:id="373"/>
    </w:p>
    <w:p w14:paraId="6A7EFE64" w14:textId="77777777" w:rsidR="00D46163" w:rsidRDefault="000B5D10" w:rsidP="000B5D10">
      <w:proofErr w:type="spellStart"/>
      <w:r>
        <w:t>Wirecloud</w:t>
      </w:r>
      <w:proofErr w:type="spellEnd"/>
      <w:r w:rsidR="00F112F0">
        <w:t xml:space="preserve"> composed of a back-end server and a </w:t>
      </w:r>
      <w:proofErr w:type="spellStart"/>
      <w:r w:rsidR="00F112F0">
        <w:t>javascript</w:t>
      </w:r>
      <w:proofErr w:type="spellEnd"/>
      <w:r w:rsidR="00F112F0">
        <w:t xml:space="preserve"> web application, </w:t>
      </w:r>
    </w:p>
    <w:p w14:paraId="3616E17A" w14:textId="6A72A7A6" w:rsidR="000B5D10" w:rsidRDefault="00F112F0" w:rsidP="000B5D10">
      <w:r>
        <w:t xml:space="preserve">the </w:t>
      </w:r>
      <w:proofErr w:type="spellStart"/>
      <w:r w:rsidR="00C51EF6">
        <w:t>Wirecloud</w:t>
      </w:r>
      <w:proofErr w:type="spellEnd"/>
      <w:r w:rsidR="00C51EF6">
        <w:t xml:space="preserve"> </w:t>
      </w:r>
      <w:r>
        <w:t xml:space="preserve">back-end server </w:t>
      </w:r>
      <w:r w:rsidR="00F949BC">
        <w:t xml:space="preserve">is based on </w:t>
      </w:r>
      <w:r w:rsidR="009C38D8">
        <w:t xml:space="preserve">Django Python application server, it </w:t>
      </w:r>
      <w:r>
        <w:t>uses a PostgreSQL database</w:t>
      </w:r>
      <w:r w:rsidR="009C38D8">
        <w:t xml:space="preserve"> (or MySQL</w:t>
      </w:r>
      <w:r w:rsidR="001D7027">
        <w:t>, SQLite3),</w:t>
      </w:r>
      <w:r>
        <w:t xml:space="preserve"> to persist</w:t>
      </w:r>
      <w:r w:rsidR="00B24D1C">
        <w:t xml:space="preserve"> mashups and dashboards</w:t>
      </w:r>
      <w:r w:rsidR="00162176">
        <w:t xml:space="preserve">, in </w:t>
      </w:r>
      <w:r w:rsidR="00F14F30">
        <w:t xml:space="preserve">our case it will be the </w:t>
      </w:r>
      <w:proofErr w:type="spellStart"/>
      <w:r w:rsidR="00F14F30">
        <w:t>Citus</w:t>
      </w:r>
      <w:proofErr w:type="spellEnd"/>
      <w:r w:rsidR="00F14F30">
        <w:t xml:space="preserve"> cluster of PostgreSQL databases</w:t>
      </w:r>
      <w:r w:rsidR="00B24D1C">
        <w:t>.</w:t>
      </w:r>
    </w:p>
    <w:p w14:paraId="1C14ECD3" w14:textId="58540673" w:rsidR="005A7F0A" w:rsidRDefault="005B1D71" w:rsidP="000B5D10">
      <w:proofErr w:type="spellStart"/>
      <w:r>
        <w:t>Wirecloud</w:t>
      </w:r>
      <w:proofErr w:type="spellEnd"/>
      <w:r>
        <w:t xml:space="preserve"> can be easily deployed </w:t>
      </w:r>
      <w:r w:rsidR="00D635D6">
        <w:t xml:space="preserve">as Docker containers: </w:t>
      </w:r>
      <w:hyperlink r:id="rId202" w:history="1">
        <w:r w:rsidR="0017467D" w:rsidRPr="0017467D">
          <w:rPr>
            <w:rStyle w:val="Lienhypertexte"/>
          </w:rPr>
          <w:t>instruction</w:t>
        </w:r>
        <w:r w:rsidR="0017467D">
          <w:rPr>
            <w:rStyle w:val="Lienhypertexte"/>
          </w:rPr>
          <w:t>s</w:t>
        </w:r>
        <w:r w:rsidR="0017467D" w:rsidRPr="0017467D">
          <w:rPr>
            <w:rStyle w:val="Lienhypertexte"/>
          </w:rPr>
          <w:t xml:space="preserve"> on github</w:t>
        </w:r>
      </w:hyperlink>
      <w:r w:rsidR="007B78F3">
        <w:t xml:space="preserve"> image on </w:t>
      </w:r>
      <w:hyperlink r:id="rId203" w:history="1">
        <w:proofErr w:type="spellStart"/>
        <w:r w:rsidR="007B78F3" w:rsidRPr="002B1CEE">
          <w:rPr>
            <w:rStyle w:val="Lienhypertexte"/>
          </w:rPr>
          <w:t>DockerHub</w:t>
        </w:r>
        <w:proofErr w:type="spellEnd"/>
      </w:hyperlink>
    </w:p>
    <w:p w14:paraId="5FEE58FD" w14:textId="77777777" w:rsidR="00D46163" w:rsidRDefault="00D46163" w:rsidP="000B5D10"/>
    <w:p w14:paraId="0BDAC1F3" w14:textId="77777777" w:rsidR="00C51EF6" w:rsidRDefault="00BA0BA1" w:rsidP="000B5D10">
      <w:r>
        <w:t>Freeboard</w:t>
      </w:r>
      <w:r w:rsidR="00F112F0">
        <w:t xml:space="preserve"> is a simple </w:t>
      </w:r>
      <w:proofErr w:type="spellStart"/>
      <w:r w:rsidR="00F112F0">
        <w:t>javascript</w:t>
      </w:r>
      <w:proofErr w:type="spellEnd"/>
      <w:r w:rsidR="00F112F0">
        <w:t xml:space="preserve"> library that can be deployed in any web server, or even </w:t>
      </w:r>
      <w:r w:rsidR="00D46163">
        <w:t>embedded</w:t>
      </w:r>
      <w:r w:rsidR="00F112F0">
        <w:t xml:space="preserve"> in a</w:t>
      </w:r>
      <w:r w:rsidR="00D46163">
        <w:t xml:space="preserve"> larger</w:t>
      </w:r>
      <w:r w:rsidR="00F112F0">
        <w:t xml:space="preserve"> application</w:t>
      </w:r>
      <w:r w:rsidR="00D46163">
        <w:t xml:space="preserve">, as it does not provide any security, it’s the best solution. </w:t>
      </w:r>
    </w:p>
    <w:p w14:paraId="2C283D27" w14:textId="68F7F765" w:rsidR="000B5D10" w:rsidRDefault="00D46163" w:rsidP="000B5D10">
      <w:r>
        <w:t>Freeboard persists dashboard in JSON files on the web server</w:t>
      </w:r>
      <w:r w:rsidR="00EF4AB5">
        <w:t xml:space="preserve"> where it’s installed</w:t>
      </w:r>
    </w:p>
    <w:p w14:paraId="07CB82CD" w14:textId="37B63560" w:rsidR="004E77CD" w:rsidRDefault="004E77CD" w:rsidP="000B5D10">
      <w:r>
        <w:t xml:space="preserve">Freeboard can be installed through Docker </w:t>
      </w:r>
      <w:r w:rsidR="00833F4C">
        <w:t xml:space="preserve">from an NGINX base image: </w:t>
      </w:r>
      <w:hyperlink r:id="rId204" w:history="1">
        <w:r w:rsidR="00833F4C" w:rsidRPr="00833F4C">
          <w:rPr>
            <w:rStyle w:val="Lienhypertexte"/>
          </w:rPr>
          <w:t>on GitHub</w:t>
        </w:r>
      </w:hyperlink>
    </w:p>
    <w:p w14:paraId="16F669D4" w14:textId="7619CD3F" w:rsidR="005358EC" w:rsidRDefault="005358EC" w:rsidP="000B5D10">
      <w:r>
        <w:t xml:space="preserve">But with this image, the </w:t>
      </w:r>
      <w:r w:rsidR="004A37DE">
        <w:t>NGS</w:t>
      </w:r>
      <w:r w:rsidR="00327109">
        <w:t xml:space="preserve">I connector is not installed, it can be found </w:t>
      </w:r>
      <w:hyperlink r:id="rId205" w:history="1">
        <w:r w:rsidR="00327109" w:rsidRPr="007605AD">
          <w:rPr>
            <w:rStyle w:val="Lienhypertexte"/>
          </w:rPr>
          <w:t xml:space="preserve">on </w:t>
        </w:r>
        <w:r w:rsidR="007605AD" w:rsidRPr="007605AD">
          <w:rPr>
            <w:rStyle w:val="Lienhypertexte"/>
          </w:rPr>
          <w:t>G</w:t>
        </w:r>
        <w:r w:rsidR="00327109" w:rsidRPr="007605AD">
          <w:rPr>
            <w:rStyle w:val="Lienhypertexte"/>
          </w:rPr>
          <w:t>ithu</w:t>
        </w:r>
        <w:r w:rsidR="007605AD" w:rsidRPr="007605AD">
          <w:rPr>
            <w:rStyle w:val="Lienhypertexte"/>
          </w:rPr>
          <w:t>b</w:t>
        </w:r>
      </w:hyperlink>
      <w:r w:rsidR="00CD2F54">
        <w:t>:</w:t>
      </w:r>
    </w:p>
    <w:p w14:paraId="7E8D52AE" w14:textId="66F4241B" w:rsidR="00CD2F54" w:rsidRPr="000B5D10" w:rsidRDefault="00930E60" w:rsidP="000B5D10">
      <w:r>
        <w:t>(</w:t>
      </w:r>
      <w:proofErr w:type="spellStart"/>
      <w:r w:rsidR="00CD2F54" w:rsidRPr="00CD2F54">
        <w:t>Orion_DataSource</w:t>
      </w:r>
      <w:proofErr w:type="spellEnd"/>
      <w:r w:rsidR="00CD2F54" w:rsidRPr="00CD2F54">
        <w:t xml:space="preserve"> is a </w:t>
      </w:r>
      <w:proofErr w:type="spellStart"/>
      <w:r w:rsidR="00CD2F54" w:rsidRPr="00CD2F54">
        <w:t>javascript</w:t>
      </w:r>
      <w:proofErr w:type="spellEnd"/>
      <w:r w:rsidR="00CD2F54" w:rsidRPr="00CD2F54">
        <w:t xml:space="preserve"> plugin to feed a Freeboard dashboard with NSGI Context Brokers such as Orion</w:t>
      </w:r>
      <w:r>
        <w:t>)</w:t>
      </w:r>
      <w:r w:rsidR="00CD2F54" w:rsidRPr="00CD2F54">
        <w:t>.</w:t>
      </w:r>
    </w:p>
    <w:p w14:paraId="00B49D10" w14:textId="53CEA461" w:rsidR="003069FA" w:rsidRDefault="003069FA" w:rsidP="003069FA">
      <w:pPr>
        <w:pStyle w:val="Titre3"/>
      </w:pPr>
      <w:bookmarkStart w:id="374" w:name="_Toc499823627"/>
      <w:bookmarkStart w:id="375" w:name="_Toc500837573"/>
      <w:r>
        <w:t>Selected Product(s)</w:t>
      </w:r>
      <w:bookmarkEnd w:id="374"/>
      <w:bookmarkEnd w:id="375"/>
    </w:p>
    <w:p w14:paraId="39850756" w14:textId="47EA06AA" w:rsidR="00BA0BA1" w:rsidRDefault="00BC7FE9" w:rsidP="00BA0BA1">
      <w:r>
        <w:t>The 2 selected co</w:t>
      </w:r>
      <w:r w:rsidR="00995884">
        <w:t>mponents for application mashups</w:t>
      </w:r>
      <w:r w:rsidR="00AB0FA7">
        <w:t xml:space="preserve"> and dashboards</w:t>
      </w:r>
      <w:r w:rsidR="00995884">
        <w:t xml:space="preserve"> are: </w:t>
      </w:r>
      <w:proofErr w:type="spellStart"/>
      <w:r w:rsidR="00BA0BA1">
        <w:t>Wirecloud</w:t>
      </w:r>
      <w:proofErr w:type="spellEnd"/>
      <w:r w:rsidR="00995884">
        <w:t xml:space="preserve"> and </w:t>
      </w:r>
      <w:r w:rsidR="00BA0BA1">
        <w:t>Freeboard</w:t>
      </w:r>
      <w:r w:rsidR="00A05EA9">
        <w:t>.</w:t>
      </w:r>
    </w:p>
    <w:p w14:paraId="7DC6CFE2" w14:textId="77777777" w:rsidR="00F83107" w:rsidRDefault="00F83107" w:rsidP="00811667">
      <w:pPr>
        <w:keepNext/>
        <w:sectPr w:rsidR="00F83107" w:rsidSect="00D20A54">
          <w:headerReference w:type="default" r:id="rId206"/>
          <w:pgSz w:w="12240" w:h="15840"/>
          <w:pgMar w:top="830" w:right="990" w:bottom="851" w:left="1800" w:header="426" w:footer="720" w:gutter="0"/>
          <w:cols w:space="720"/>
          <w:docGrid w:linePitch="360"/>
        </w:sectPr>
      </w:pPr>
    </w:p>
    <w:p w14:paraId="2F5C09EC" w14:textId="13534D3D" w:rsidR="00811667" w:rsidRDefault="00811667" w:rsidP="00811667">
      <w:pPr>
        <w:keepNext/>
      </w:pPr>
      <w:r>
        <w:rPr>
          <w:noProof/>
        </w:rPr>
        <w:lastRenderedPageBreak/>
        <w:drawing>
          <wp:inline distT="0" distB="0" distL="0" distR="0" wp14:anchorId="4D50DD59" wp14:editId="6C38C471">
            <wp:extent cx="3291205" cy="2552576"/>
            <wp:effectExtent l="0" t="0" r="4445"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eeboard_sc1.jpg"/>
                    <pic:cNvPicPr/>
                  </pic:nvPicPr>
                  <pic:blipFill rotWithShape="1">
                    <a:blip r:embed="rId207" cstate="print">
                      <a:extLst>
                        <a:ext uri="{28A0092B-C50C-407E-A947-70E740481C1C}">
                          <a14:useLocalDpi xmlns:a14="http://schemas.microsoft.com/office/drawing/2010/main" val="0"/>
                        </a:ext>
                      </a:extLst>
                    </a:blip>
                    <a:srcRect t="5855"/>
                    <a:stretch/>
                  </pic:blipFill>
                  <pic:spPr bwMode="auto">
                    <a:xfrm>
                      <a:off x="0" y="0"/>
                      <a:ext cx="3302803" cy="2561571"/>
                    </a:xfrm>
                    <a:prstGeom prst="rect">
                      <a:avLst/>
                    </a:prstGeom>
                    <a:ln>
                      <a:noFill/>
                    </a:ln>
                    <a:extLst>
                      <a:ext uri="{53640926-AAD7-44D8-BBD7-CCE9431645EC}">
                        <a14:shadowObscured xmlns:a14="http://schemas.microsoft.com/office/drawing/2010/main"/>
                      </a:ext>
                    </a:extLst>
                  </pic:spPr>
                </pic:pic>
              </a:graphicData>
            </a:graphic>
          </wp:inline>
        </w:drawing>
      </w:r>
    </w:p>
    <w:p w14:paraId="7F43C9F4" w14:textId="46D59962" w:rsidR="006A096C" w:rsidRDefault="00811667" w:rsidP="00811667">
      <w:pPr>
        <w:pStyle w:val="Lgende"/>
      </w:pPr>
      <w:r>
        <w:t xml:space="preserve">Figure </w:t>
      </w:r>
      <w:r>
        <w:fldChar w:fldCharType="begin"/>
      </w:r>
      <w:r>
        <w:instrText xml:space="preserve"> SEQ Figure \* ARABIC </w:instrText>
      </w:r>
      <w:r>
        <w:fldChar w:fldCharType="separate"/>
      </w:r>
      <w:r w:rsidR="00661879">
        <w:rPr>
          <w:noProof/>
        </w:rPr>
        <w:t>24</w:t>
      </w:r>
      <w:r>
        <w:fldChar w:fldCharType="end"/>
      </w:r>
      <w:r>
        <w:t>: Freeboard Dashboard example</w:t>
      </w:r>
    </w:p>
    <w:p w14:paraId="23470F12" w14:textId="77777777" w:rsidR="000B61BE" w:rsidRDefault="001506DC" w:rsidP="000B61BE">
      <w:pPr>
        <w:keepNext/>
      </w:pPr>
      <w:r>
        <w:rPr>
          <w:noProof/>
        </w:rPr>
        <w:drawing>
          <wp:inline distT="0" distB="0" distL="0" distR="0" wp14:anchorId="0EF03338" wp14:editId="56B2E5E2">
            <wp:extent cx="3213100" cy="2412375"/>
            <wp:effectExtent l="0" t="0" r="635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shup-application-ge-wirecloud-7-638.jpg"/>
                    <pic:cNvPicPr/>
                  </pic:nvPicPr>
                  <pic:blipFill>
                    <a:blip r:embed="rId208">
                      <a:extLst>
                        <a:ext uri="{28A0092B-C50C-407E-A947-70E740481C1C}">
                          <a14:useLocalDpi xmlns:a14="http://schemas.microsoft.com/office/drawing/2010/main" val="0"/>
                        </a:ext>
                      </a:extLst>
                    </a:blip>
                    <a:stretch>
                      <a:fillRect/>
                    </a:stretch>
                  </pic:blipFill>
                  <pic:spPr>
                    <a:xfrm>
                      <a:off x="0" y="0"/>
                      <a:ext cx="3235933" cy="2429518"/>
                    </a:xfrm>
                    <a:prstGeom prst="rect">
                      <a:avLst/>
                    </a:prstGeom>
                  </pic:spPr>
                </pic:pic>
              </a:graphicData>
            </a:graphic>
          </wp:inline>
        </w:drawing>
      </w:r>
    </w:p>
    <w:p w14:paraId="68D390F2" w14:textId="10FBFF71" w:rsidR="00F83107" w:rsidRDefault="000B61BE" w:rsidP="000B61BE">
      <w:pPr>
        <w:pStyle w:val="Lgende"/>
        <w:sectPr w:rsidR="00F83107" w:rsidSect="00F83107">
          <w:type w:val="continuous"/>
          <w:pgSz w:w="12240" w:h="15840"/>
          <w:pgMar w:top="830" w:right="990" w:bottom="851" w:left="1800" w:header="426" w:footer="720" w:gutter="0"/>
          <w:cols w:num="2" w:space="720"/>
          <w:docGrid w:linePitch="360"/>
        </w:sectPr>
      </w:pPr>
      <w:r>
        <w:t xml:space="preserve">Figure </w:t>
      </w:r>
      <w:r>
        <w:fldChar w:fldCharType="begin"/>
      </w:r>
      <w:r>
        <w:instrText xml:space="preserve"> SEQ Figure \* ARABIC </w:instrText>
      </w:r>
      <w:r>
        <w:fldChar w:fldCharType="separate"/>
      </w:r>
      <w:r w:rsidR="00661879">
        <w:rPr>
          <w:noProof/>
        </w:rPr>
        <w:t>25</w:t>
      </w:r>
      <w:r>
        <w:fldChar w:fldCharType="end"/>
      </w:r>
      <w:r>
        <w:t xml:space="preserve">: </w:t>
      </w:r>
      <w:proofErr w:type="spellStart"/>
      <w:r w:rsidRPr="00F9064F">
        <w:t>Wirecloud</w:t>
      </w:r>
      <w:proofErr w:type="spellEnd"/>
      <w:r w:rsidRPr="00F9064F">
        <w:t xml:space="preserve"> Mashup example</w:t>
      </w:r>
    </w:p>
    <w:p w14:paraId="73316083" w14:textId="396D0F73" w:rsidR="001506DC" w:rsidRDefault="001506DC" w:rsidP="00531CAD">
      <w:pPr>
        <w:pStyle w:val="Lgende"/>
      </w:pPr>
    </w:p>
    <w:p w14:paraId="2BFA1600" w14:textId="2A95521E" w:rsidR="003069FA" w:rsidRDefault="003069FA" w:rsidP="003069FA">
      <w:pPr>
        <w:pStyle w:val="Titre3"/>
      </w:pPr>
      <w:bookmarkStart w:id="376" w:name="_Toc499823628"/>
      <w:bookmarkStart w:id="377" w:name="_Toc500837574"/>
      <w:r>
        <w:t>Selection Rationale</w:t>
      </w:r>
      <w:bookmarkEnd w:id="376"/>
      <w:bookmarkEnd w:id="377"/>
    </w:p>
    <w:p w14:paraId="3D7C12EE" w14:textId="3BC3DBF2" w:rsidR="0059703B" w:rsidRPr="0059703B" w:rsidRDefault="007D4D1A" w:rsidP="0059703B">
      <w:proofErr w:type="spellStart"/>
      <w:r>
        <w:t>Wirecloud</w:t>
      </w:r>
      <w:proofErr w:type="spellEnd"/>
      <w:r>
        <w:t xml:space="preserve"> and Freeboard are the components proposed in </w:t>
      </w:r>
      <w:proofErr w:type="spellStart"/>
      <w:r>
        <w:t>Fiware</w:t>
      </w:r>
      <w:proofErr w:type="spellEnd"/>
      <w:r>
        <w:t xml:space="preserve"> catalog for mashup applications</w:t>
      </w:r>
      <w:r w:rsidR="00A05EA9">
        <w:t>.</w:t>
      </w:r>
    </w:p>
    <w:p w14:paraId="48C7E54E" w14:textId="21ED40E2" w:rsidR="00A80820" w:rsidRDefault="00A80820" w:rsidP="00A80820">
      <w:bookmarkStart w:id="378" w:name="_Toc499823629"/>
      <w:r>
        <w:t>Both components provide an NGSI data source interface, to retrieve context information from Orion Context Broker</w:t>
      </w:r>
      <w:r w:rsidR="00537570">
        <w:t>.</w:t>
      </w:r>
    </w:p>
    <w:p w14:paraId="53F492FF" w14:textId="0BC6C093" w:rsidR="00537570" w:rsidRDefault="00537570" w:rsidP="00A80820">
      <w:r>
        <w:t>In addition</w:t>
      </w:r>
      <w:r w:rsidR="008B5274">
        <w:t>,</w:t>
      </w:r>
      <w:r>
        <w:t xml:space="preserve"> </w:t>
      </w:r>
      <w:proofErr w:type="spellStart"/>
      <w:r>
        <w:t>Wirecloud</w:t>
      </w:r>
      <w:proofErr w:type="spellEnd"/>
      <w:r>
        <w:t xml:space="preserve"> provides</w:t>
      </w:r>
      <w:r w:rsidR="00EC76A6">
        <w:t xml:space="preserve"> an interface to query the STH component</w:t>
      </w:r>
      <w:r w:rsidR="002C6786">
        <w:t xml:space="preserve"> to get data history.</w:t>
      </w:r>
    </w:p>
    <w:p w14:paraId="52A9323C" w14:textId="77777777" w:rsidR="00522EB6" w:rsidRDefault="00522EB6" w:rsidP="00A80820"/>
    <w:p w14:paraId="751424C1" w14:textId="77777777" w:rsidR="00D47CB4" w:rsidRDefault="008572B1" w:rsidP="00D47CB4">
      <w:pPr>
        <w:keepNext/>
      </w:pPr>
      <w:r>
        <w:rPr>
          <w:noProof/>
        </w:rPr>
        <w:drawing>
          <wp:inline distT="0" distB="0" distL="0" distR="0" wp14:anchorId="2E07C2E2" wp14:editId="607D83B5">
            <wp:extent cx="6000750" cy="310007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irecloud_UG_minimize_option.png"/>
                    <pic:cNvPicPr/>
                  </pic:nvPicPr>
                  <pic:blipFill>
                    <a:blip r:embed="rId209">
                      <a:extLst>
                        <a:ext uri="{28A0092B-C50C-407E-A947-70E740481C1C}">
                          <a14:useLocalDpi xmlns:a14="http://schemas.microsoft.com/office/drawing/2010/main" val="0"/>
                        </a:ext>
                      </a:extLst>
                    </a:blip>
                    <a:stretch>
                      <a:fillRect/>
                    </a:stretch>
                  </pic:blipFill>
                  <pic:spPr>
                    <a:xfrm>
                      <a:off x="0" y="0"/>
                      <a:ext cx="6000750" cy="3100070"/>
                    </a:xfrm>
                    <a:prstGeom prst="rect">
                      <a:avLst/>
                    </a:prstGeom>
                  </pic:spPr>
                </pic:pic>
              </a:graphicData>
            </a:graphic>
          </wp:inline>
        </w:drawing>
      </w:r>
    </w:p>
    <w:p w14:paraId="02D06363" w14:textId="70694663" w:rsidR="00522EB6" w:rsidRDefault="00D47CB4" w:rsidP="00D47CB4">
      <w:pPr>
        <w:pStyle w:val="Lgende"/>
      </w:pPr>
      <w:r>
        <w:t xml:space="preserve">Figure </w:t>
      </w:r>
      <w:r>
        <w:fldChar w:fldCharType="begin"/>
      </w:r>
      <w:r>
        <w:instrText xml:space="preserve"> SEQ Figure \* ARABIC </w:instrText>
      </w:r>
      <w:r>
        <w:fldChar w:fldCharType="separate"/>
      </w:r>
      <w:r w:rsidR="00661879">
        <w:rPr>
          <w:noProof/>
        </w:rPr>
        <w:t>26</w:t>
      </w:r>
      <w:r>
        <w:fldChar w:fldCharType="end"/>
      </w:r>
      <w:r>
        <w:t xml:space="preserve">: </w:t>
      </w:r>
      <w:proofErr w:type="spellStart"/>
      <w:r>
        <w:t>Wirecloud</w:t>
      </w:r>
      <w:proofErr w:type="spellEnd"/>
      <w:r>
        <w:t xml:space="preserve"> </w:t>
      </w:r>
      <w:r w:rsidR="002A3D1F">
        <w:t xml:space="preserve">graphic </w:t>
      </w:r>
      <w:r>
        <w:t>configuration interface</w:t>
      </w:r>
    </w:p>
    <w:p w14:paraId="342AD7C4" w14:textId="77777777" w:rsidR="003069FA" w:rsidRDefault="003069FA" w:rsidP="003069FA">
      <w:pPr>
        <w:pStyle w:val="Titre3"/>
        <w:rPr>
          <w:i/>
        </w:rPr>
      </w:pPr>
      <w:bookmarkStart w:id="379" w:name="_Toc500837575"/>
      <w:r>
        <w:t>Architecture Risks</w:t>
      </w:r>
      <w:bookmarkEnd w:id="378"/>
      <w:bookmarkEnd w:id="379"/>
    </w:p>
    <w:p w14:paraId="1138BA27" w14:textId="6076EF7A" w:rsidR="00DE73CD" w:rsidRDefault="00DE73CD" w:rsidP="003069FA">
      <w:r>
        <w:t xml:space="preserve">If </w:t>
      </w:r>
      <w:r w:rsidR="00A76C5E">
        <w:t xml:space="preserve">those components are </w:t>
      </w:r>
      <w:r>
        <w:t xml:space="preserve">used </w:t>
      </w:r>
      <w:r w:rsidR="009C36DF">
        <w:t xml:space="preserve">to deliver </w:t>
      </w:r>
      <w:r w:rsidR="00046C61">
        <w:t xml:space="preserve">some important </w:t>
      </w:r>
      <w:r w:rsidR="00953D93">
        <w:t>information through dashboards</w:t>
      </w:r>
      <w:r w:rsidR="00027B43">
        <w:t xml:space="preserve"> to help </w:t>
      </w:r>
      <w:r w:rsidR="008000BF">
        <w:t xml:space="preserve">for decision, </w:t>
      </w:r>
      <w:r w:rsidR="007645EC">
        <w:t>they need to be high available.</w:t>
      </w:r>
    </w:p>
    <w:p w14:paraId="2F6407EE" w14:textId="2A4C3D7C" w:rsidR="007645EC" w:rsidRDefault="001D7C1B" w:rsidP="003069FA">
      <w:r>
        <w:t>Fo</w:t>
      </w:r>
      <w:r w:rsidR="00ED2094">
        <w:t xml:space="preserve">r </w:t>
      </w:r>
      <w:proofErr w:type="spellStart"/>
      <w:r w:rsidR="00ED2094">
        <w:t>Wirecloud</w:t>
      </w:r>
      <w:proofErr w:type="spellEnd"/>
      <w:r w:rsidR="00306D24">
        <w:t>,</w:t>
      </w:r>
      <w:r w:rsidR="00ED2094">
        <w:t xml:space="preserve"> as well for Freeboard, </w:t>
      </w:r>
      <w:r w:rsidR="00C10BAE">
        <w:t>should run as Docker services</w:t>
      </w:r>
      <w:r w:rsidR="006B56DB">
        <w:t xml:space="preserve"> to</w:t>
      </w:r>
      <w:r w:rsidR="0073635A">
        <w:t xml:space="preserve"> provide HA</w:t>
      </w:r>
      <w:r w:rsidR="00C10BAE">
        <w:t xml:space="preserve">, </w:t>
      </w:r>
      <w:r w:rsidR="00B604A6">
        <w:t>several instances of</w:t>
      </w:r>
      <w:r w:rsidR="00ED2094">
        <w:t xml:space="preserve"> containers</w:t>
      </w:r>
      <w:r w:rsidR="00F07C39">
        <w:t xml:space="preserve"> can be started </w:t>
      </w:r>
      <w:r w:rsidR="00E57C3B">
        <w:t>for scalability.</w:t>
      </w:r>
    </w:p>
    <w:p w14:paraId="44A42D1A" w14:textId="77777777" w:rsidR="00570856" w:rsidRDefault="00CA7A25" w:rsidP="003069FA">
      <w:r>
        <w:t>The database</w:t>
      </w:r>
      <w:r w:rsidR="006D07BE">
        <w:t xml:space="preserve"> used by </w:t>
      </w:r>
      <w:proofErr w:type="spellStart"/>
      <w:r w:rsidR="006D07BE">
        <w:t>Wirecloud</w:t>
      </w:r>
      <w:proofErr w:type="spellEnd"/>
      <w:r w:rsidR="006D07BE">
        <w:t xml:space="preserve"> is the </w:t>
      </w:r>
      <w:proofErr w:type="spellStart"/>
      <w:r w:rsidR="006D07BE">
        <w:t>Citus</w:t>
      </w:r>
      <w:proofErr w:type="spellEnd"/>
      <w:r w:rsidR="006D07BE">
        <w:t xml:space="preserve"> cluster</w:t>
      </w:r>
      <w:r w:rsidR="00570856">
        <w:t>, then provide HA for the persistence layer.</w:t>
      </w:r>
    </w:p>
    <w:p w14:paraId="76294C1D" w14:textId="49AB1DD4" w:rsidR="00E57C3B" w:rsidRPr="00F6725F" w:rsidRDefault="00CA7A25" w:rsidP="003069FA">
      <w:r>
        <w:t xml:space="preserve"> </w:t>
      </w:r>
    </w:p>
    <w:p w14:paraId="3CAD91F1" w14:textId="33C5076A" w:rsidR="003069FA" w:rsidRDefault="005F14A1" w:rsidP="003069FA">
      <w:pPr>
        <w:pStyle w:val="Titre2"/>
      </w:pPr>
      <w:r>
        <w:lastRenderedPageBreak/>
        <w:t xml:space="preserve"> </w:t>
      </w:r>
      <w:bookmarkStart w:id="380" w:name="_Toc499823630"/>
      <w:bookmarkStart w:id="381" w:name="_Toc500837576"/>
      <w:r w:rsidR="00FE6D47">
        <w:t>Business</w:t>
      </w:r>
      <w:r w:rsidR="003069FA">
        <w:t xml:space="preserve"> Ecosystem </w:t>
      </w:r>
      <w:r w:rsidR="0064048C">
        <w:t xml:space="preserve">GE </w:t>
      </w:r>
      <w:r w:rsidR="003069FA">
        <w:t>Component</w:t>
      </w:r>
      <w:bookmarkEnd w:id="380"/>
      <w:r w:rsidR="0064048C">
        <w:t>s</w:t>
      </w:r>
      <w:bookmarkEnd w:id="381"/>
    </w:p>
    <w:p w14:paraId="3625D60C" w14:textId="7BE74312" w:rsidR="003069FA" w:rsidRDefault="003069FA" w:rsidP="003069FA">
      <w:pPr>
        <w:pStyle w:val="Titre3"/>
      </w:pPr>
      <w:bookmarkStart w:id="382" w:name="_Toc499823631"/>
      <w:bookmarkStart w:id="383" w:name="_Toc500837577"/>
      <w:r>
        <w:t>Component</w:t>
      </w:r>
      <w:r w:rsidR="0064048C">
        <w:t>s</w:t>
      </w:r>
      <w:r>
        <w:t xml:space="preserve"> Functions</w:t>
      </w:r>
      <w:bookmarkEnd w:id="382"/>
      <w:bookmarkEnd w:id="383"/>
    </w:p>
    <w:p w14:paraId="64915656" w14:textId="308BA8BC" w:rsidR="00AD7AA2" w:rsidRDefault="00AD7AA2" w:rsidP="00AD7AA2">
      <w:r>
        <w:t>The B</w:t>
      </w:r>
      <w:r w:rsidR="0061478F">
        <w:t>usiness</w:t>
      </w:r>
      <w:r>
        <w:t xml:space="preserve"> Ecosystem </w:t>
      </w:r>
      <w:r w:rsidR="0064048C">
        <w:t>GE</w:t>
      </w:r>
      <w:r>
        <w:t xml:space="preserve"> is composed of several modules that cover the following features:</w:t>
      </w:r>
    </w:p>
    <w:p w14:paraId="36AA0220" w14:textId="77777777" w:rsidR="00AD7AA2" w:rsidRPr="00AD7AA2" w:rsidRDefault="00AD7AA2" w:rsidP="00AD7AA2"/>
    <w:p w14:paraId="33205A25" w14:textId="77777777" w:rsidR="00AD7AA2" w:rsidRPr="0024168A" w:rsidRDefault="00AD7AA2" w:rsidP="00AD7AA2">
      <w:pPr>
        <w:rPr>
          <w:b/>
        </w:rPr>
      </w:pPr>
      <w:r w:rsidRPr="0024168A">
        <w:rPr>
          <w:b/>
        </w:rPr>
        <w:t xml:space="preserve">TM Forum </w:t>
      </w:r>
      <w:proofErr w:type="spellStart"/>
      <w:r w:rsidRPr="0024168A">
        <w:rPr>
          <w:b/>
        </w:rPr>
        <w:t>Apis</w:t>
      </w:r>
      <w:proofErr w:type="spellEnd"/>
      <w:r w:rsidRPr="0024168A">
        <w:rPr>
          <w:b/>
        </w:rPr>
        <w:t>:</w:t>
      </w:r>
    </w:p>
    <w:p w14:paraId="7B2F1315" w14:textId="77777777" w:rsidR="0061478F" w:rsidRDefault="00AD7AA2" w:rsidP="0047663D">
      <w:pPr>
        <w:pStyle w:val="Paragraphedeliste"/>
        <w:numPr>
          <w:ilvl w:val="0"/>
          <w:numId w:val="25"/>
        </w:numPr>
      </w:pPr>
      <w:r>
        <w:t>Catalog management</w:t>
      </w:r>
      <w:r w:rsidR="0061478F">
        <w:t xml:space="preserve">, </w:t>
      </w:r>
    </w:p>
    <w:p w14:paraId="57FBFE12" w14:textId="77777777" w:rsidR="0061478F" w:rsidRDefault="0061478F" w:rsidP="0047663D">
      <w:pPr>
        <w:pStyle w:val="Paragraphedeliste"/>
        <w:numPr>
          <w:ilvl w:val="0"/>
          <w:numId w:val="25"/>
        </w:numPr>
      </w:pPr>
      <w:r>
        <w:t>O</w:t>
      </w:r>
      <w:r w:rsidRPr="0061478F">
        <w:t xml:space="preserve">rdering management, </w:t>
      </w:r>
    </w:p>
    <w:p w14:paraId="794ED2AD" w14:textId="77777777" w:rsidR="0061478F" w:rsidRDefault="0061478F" w:rsidP="0047663D">
      <w:pPr>
        <w:pStyle w:val="Paragraphedeliste"/>
        <w:numPr>
          <w:ilvl w:val="0"/>
          <w:numId w:val="25"/>
        </w:numPr>
      </w:pPr>
      <w:r>
        <w:t>I</w:t>
      </w:r>
      <w:r w:rsidRPr="0061478F">
        <w:t xml:space="preserve">nventory management, </w:t>
      </w:r>
    </w:p>
    <w:p w14:paraId="5FF52464" w14:textId="77777777" w:rsidR="0061478F" w:rsidRDefault="0061478F" w:rsidP="0047663D">
      <w:pPr>
        <w:pStyle w:val="Paragraphedeliste"/>
        <w:numPr>
          <w:ilvl w:val="0"/>
          <w:numId w:val="25"/>
        </w:numPr>
      </w:pPr>
      <w:r>
        <w:t>U</w:t>
      </w:r>
      <w:r w:rsidRPr="0061478F">
        <w:t xml:space="preserve">sage management, </w:t>
      </w:r>
    </w:p>
    <w:p w14:paraId="5A81FFBF" w14:textId="77777777" w:rsidR="0061478F" w:rsidRDefault="0061478F" w:rsidP="0047663D">
      <w:pPr>
        <w:pStyle w:val="Paragraphedeliste"/>
        <w:numPr>
          <w:ilvl w:val="0"/>
          <w:numId w:val="25"/>
        </w:numPr>
      </w:pPr>
      <w:r w:rsidRPr="0061478F">
        <w:t xml:space="preserve">billing, </w:t>
      </w:r>
    </w:p>
    <w:p w14:paraId="483D200C" w14:textId="77777777" w:rsidR="0061478F" w:rsidRDefault="0061478F" w:rsidP="0047663D">
      <w:pPr>
        <w:pStyle w:val="Paragraphedeliste"/>
        <w:numPr>
          <w:ilvl w:val="0"/>
          <w:numId w:val="25"/>
        </w:numPr>
      </w:pPr>
      <w:r>
        <w:t xml:space="preserve">customer, </w:t>
      </w:r>
    </w:p>
    <w:p w14:paraId="6C034825" w14:textId="77777777" w:rsidR="00AD7AA2" w:rsidRDefault="0061478F" w:rsidP="0047663D">
      <w:pPr>
        <w:pStyle w:val="Paragraphedeliste"/>
        <w:numPr>
          <w:ilvl w:val="0"/>
          <w:numId w:val="25"/>
        </w:numPr>
      </w:pPr>
      <w:r>
        <w:t>party APIs.</w:t>
      </w:r>
    </w:p>
    <w:p w14:paraId="54F3A0D6" w14:textId="77777777" w:rsidR="0061478F" w:rsidRPr="0024168A" w:rsidRDefault="0061478F" w:rsidP="00AD7AA2">
      <w:pPr>
        <w:rPr>
          <w:b/>
        </w:rPr>
      </w:pPr>
      <w:r w:rsidRPr="0024168A">
        <w:rPr>
          <w:b/>
        </w:rPr>
        <w:t>Business Ecosystem Charging Backend:</w:t>
      </w:r>
    </w:p>
    <w:p w14:paraId="216E1314" w14:textId="77777777" w:rsidR="0061478F" w:rsidRDefault="0061478F" w:rsidP="0047663D">
      <w:pPr>
        <w:pStyle w:val="Paragraphedeliste"/>
        <w:numPr>
          <w:ilvl w:val="0"/>
          <w:numId w:val="26"/>
        </w:numPr>
      </w:pPr>
      <w:r>
        <w:t>Process</w:t>
      </w:r>
      <w:r w:rsidRPr="0061478F">
        <w:t xml:space="preserve"> the different pricing models, the accounting information, a</w:t>
      </w:r>
      <w:r>
        <w:t>nd the revenue sharing reports.</w:t>
      </w:r>
    </w:p>
    <w:p w14:paraId="16DE97DF" w14:textId="77777777" w:rsidR="0061478F" w:rsidRDefault="0061478F" w:rsidP="0047663D">
      <w:pPr>
        <w:pStyle w:val="Paragraphedeliste"/>
        <w:numPr>
          <w:ilvl w:val="0"/>
          <w:numId w:val="26"/>
        </w:numPr>
      </w:pPr>
      <w:r>
        <w:t>C</w:t>
      </w:r>
      <w:r w:rsidRPr="0061478F">
        <w:t>alculate amounts to be charged, charge customers, and pay sellers</w:t>
      </w:r>
      <w:r>
        <w:t>, using this above information</w:t>
      </w:r>
      <w:r w:rsidRPr="0061478F">
        <w:t>.</w:t>
      </w:r>
    </w:p>
    <w:p w14:paraId="747502ED" w14:textId="77777777" w:rsidR="0061478F" w:rsidRPr="0024168A" w:rsidRDefault="0061478F" w:rsidP="00AD7AA2">
      <w:pPr>
        <w:rPr>
          <w:b/>
        </w:rPr>
      </w:pPr>
      <w:r w:rsidRPr="0024168A">
        <w:rPr>
          <w:b/>
        </w:rPr>
        <w:t>Business Ecosystem Revenue Sharing Service:</w:t>
      </w:r>
    </w:p>
    <w:p w14:paraId="47FE31C9" w14:textId="77777777" w:rsidR="0061478F" w:rsidRDefault="0061478F" w:rsidP="00AD7AA2">
      <w:r>
        <w:t>Distribute</w:t>
      </w:r>
      <w:r w:rsidR="00DD5878">
        <w:t>s</w:t>
      </w:r>
      <w:r>
        <w:t xml:space="preserve"> revenues </w:t>
      </w:r>
      <w:r w:rsidRPr="0061478F">
        <w:t>originated by the usage of a given service among the involved stakeholders.</w:t>
      </w:r>
    </w:p>
    <w:p w14:paraId="7DC8D73D" w14:textId="77777777" w:rsidR="00DD5878" w:rsidRDefault="00DD5878" w:rsidP="00AD7AA2">
      <w:r>
        <w:t>It distributes</w:t>
      </w:r>
      <w:r w:rsidRPr="00DD5878">
        <w:t xml:space="preserve"> part of the revenue generated by a service between the Business API Ecosystem instance provider and the Service Provider(s) responsible for the service</w:t>
      </w:r>
      <w:r>
        <w:t>,</w:t>
      </w:r>
      <w:r w:rsidR="00301D1A">
        <w:t xml:space="preserve"> a service </w:t>
      </w:r>
      <w:r w:rsidR="00292C39">
        <w:t>here refer</w:t>
      </w:r>
      <w:r w:rsidR="001A4F1C">
        <w:t>s</w:t>
      </w:r>
      <w:r w:rsidR="00292C39">
        <w:t xml:space="preserve"> </w:t>
      </w:r>
      <w:r w:rsidR="00292C39" w:rsidRPr="00292C39">
        <w:t>to both final applications and backend application services</w:t>
      </w:r>
      <w:r w:rsidRPr="00DD5878">
        <w:t>.</w:t>
      </w:r>
    </w:p>
    <w:p w14:paraId="1CF63C98" w14:textId="77777777" w:rsidR="0061478F" w:rsidRPr="0024168A" w:rsidRDefault="0061478F" w:rsidP="00AD7AA2">
      <w:pPr>
        <w:rPr>
          <w:b/>
        </w:rPr>
      </w:pPr>
      <w:r w:rsidRPr="0024168A">
        <w:rPr>
          <w:b/>
        </w:rPr>
        <w:t>Business Ecosystem Logic Proxy:</w:t>
      </w:r>
    </w:p>
    <w:p w14:paraId="2D7F4965" w14:textId="77777777" w:rsidR="0061478F" w:rsidRDefault="0024168A" w:rsidP="00AD7AA2">
      <w:r>
        <w:t xml:space="preserve">Is </w:t>
      </w:r>
      <w:r w:rsidR="002B22F8" w:rsidRPr="002B22F8">
        <w:t xml:space="preserve">the endpoint for accessing the Business API </w:t>
      </w:r>
      <w:proofErr w:type="gramStart"/>
      <w:r w:rsidR="002B22F8" w:rsidRPr="002B22F8">
        <w:t>Ecosystem</w:t>
      </w:r>
      <w:r w:rsidR="001A4F1C">
        <w:t>:</w:t>
      </w:r>
      <w:proofErr w:type="gramEnd"/>
    </w:p>
    <w:p w14:paraId="072F67AF" w14:textId="77777777" w:rsidR="0061478F" w:rsidRDefault="0024168A" w:rsidP="0047663D">
      <w:pPr>
        <w:pStyle w:val="Paragraphedeliste"/>
        <w:numPr>
          <w:ilvl w:val="0"/>
          <w:numId w:val="27"/>
        </w:numPr>
      </w:pPr>
      <w:r w:rsidRPr="0024168A">
        <w:t>it orchestrates the APIs validating user requests, including authentication, authorization, and the content of the request from a business logic point of view.</w:t>
      </w:r>
    </w:p>
    <w:p w14:paraId="40A95CB2" w14:textId="77777777" w:rsidR="0024168A" w:rsidRDefault="0024168A" w:rsidP="0047663D">
      <w:pPr>
        <w:pStyle w:val="Paragraphedeliste"/>
        <w:numPr>
          <w:ilvl w:val="0"/>
          <w:numId w:val="27"/>
        </w:numPr>
      </w:pPr>
      <w:r w:rsidRPr="0024168A">
        <w:t>it serves a web portal that can be used to interact with the system.</w:t>
      </w:r>
    </w:p>
    <w:p w14:paraId="0D8157CD" w14:textId="77777777" w:rsidR="00C75DB1" w:rsidRDefault="00C75DB1" w:rsidP="00AD7AA2"/>
    <w:p w14:paraId="711B1663" w14:textId="77777777" w:rsidR="00CE7392" w:rsidRDefault="002B11BB" w:rsidP="00AD7AA2">
      <w:r>
        <w:t xml:space="preserve">This is the </w:t>
      </w:r>
      <w:r w:rsidR="0064048C">
        <w:t xml:space="preserve">Market Place </w:t>
      </w:r>
      <w:r>
        <w:t xml:space="preserve">component </w:t>
      </w:r>
      <w:r w:rsidR="0064048C">
        <w:t xml:space="preserve">of the smart city platform, </w:t>
      </w:r>
      <w:r>
        <w:t>that allow</w:t>
      </w:r>
      <w:r w:rsidR="001B725C">
        <w:t>s</w:t>
      </w:r>
      <w:r>
        <w:t xml:space="preserve"> to monetize applications, APIs </w:t>
      </w:r>
      <w:proofErr w:type="gramStart"/>
      <w:r>
        <w:t>and also</w:t>
      </w:r>
      <w:proofErr w:type="gramEnd"/>
      <w:r>
        <w:t xml:space="preserve"> data</w:t>
      </w:r>
      <w:r w:rsidR="0064048C">
        <w:t xml:space="preserve"> </w:t>
      </w:r>
      <w:r>
        <w:t>that are exposed through the smart city platform</w:t>
      </w:r>
      <w:r w:rsidR="000D747A">
        <w:t xml:space="preserve"> open data component such as CKAN</w:t>
      </w:r>
      <w:r w:rsidR="00C75DB1">
        <w:t>,</w:t>
      </w:r>
    </w:p>
    <w:p w14:paraId="30EB3402" w14:textId="04028E55" w:rsidR="0064048C" w:rsidRDefault="00C75DB1" w:rsidP="00AD7AA2">
      <w:r>
        <w:t xml:space="preserve"> </w:t>
      </w:r>
    </w:p>
    <w:p w14:paraId="58DD6B7B" w14:textId="77777777" w:rsidR="00C059FD" w:rsidRDefault="002C6786" w:rsidP="00C059FD">
      <w:pPr>
        <w:keepNext/>
      </w:pPr>
      <w:r>
        <w:rPr>
          <w:noProof/>
        </w:rPr>
        <w:drawing>
          <wp:inline distT="0" distB="0" distL="0" distR="0" wp14:anchorId="6C1FECDA" wp14:editId="330AE6C1">
            <wp:extent cx="6000750" cy="285242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ware-biz-ecosystem-Architecture.png"/>
                    <pic:cNvPicPr/>
                  </pic:nvPicPr>
                  <pic:blipFill>
                    <a:blip r:embed="rId210">
                      <a:extLst>
                        <a:ext uri="{28A0092B-C50C-407E-A947-70E740481C1C}">
                          <a14:useLocalDpi xmlns:a14="http://schemas.microsoft.com/office/drawing/2010/main" val="0"/>
                        </a:ext>
                      </a:extLst>
                    </a:blip>
                    <a:stretch>
                      <a:fillRect/>
                    </a:stretch>
                  </pic:blipFill>
                  <pic:spPr>
                    <a:xfrm>
                      <a:off x="0" y="0"/>
                      <a:ext cx="6000750" cy="2852420"/>
                    </a:xfrm>
                    <a:prstGeom prst="rect">
                      <a:avLst/>
                    </a:prstGeom>
                  </pic:spPr>
                </pic:pic>
              </a:graphicData>
            </a:graphic>
          </wp:inline>
        </w:drawing>
      </w:r>
    </w:p>
    <w:p w14:paraId="68D74F83" w14:textId="37D3D663" w:rsidR="002C6786" w:rsidRDefault="00C059FD" w:rsidP="00C059FD">
      <w:pPr>
        <w:pStyle w:val="Lgende"/>
      </w:pPr>
      <w:r>
        <w:t xml:space="preserve">Figure </w:t>
      </w:r>
      <w:r>
        <w:fldChar w:fldCharType="begin"/>
      </w:r>
      <w:r>
        <w:instrText xml:space="preserve"> SEQ Figure \* ARABIC </w:instrText>
      </w:r>
      <w:r>
        <w:fldChar w:fldCharType="separate"/>
      </w:r>
      <w:r w:rsidR="00661879">
        <w:rPr>
          <w:noProof/>
        </w:rPr>
        <w:t>27</w:t>
      </w:r>
      <w:r>
        <w:fldChar w:fldCharType="end"/>
      </w:r>
      <w:r>
        <w:t xml:space="preserve">: </w:t>
      </w:r>
      <w:proofErr w:type="spellStart"/>
      <w:r>
        <w:t>Fiware</w:t>
      </w:r>
      <w:proofErr w:type="spellEnd"/>
      <w:r>
        <w:t xml:space="preserve"> Business Ecosystem Architecture</w:t>
      </w:r>
    </w:p>
    <w:p w14:paraId="04FF7AF9" w14:textId="77777777" w:rsidR="003B21F1" w:rsidRDefault="003B21F1" w:rsidP="003B21F1">
      <w:r>
        <w:t xml:space="preserve">Applications to monetize can include: dashboards made through </w:t>
      </w:r>
      <w:proofErr w:type="spellStart"/>
      <w:r>
        <w:t>WireCloud</w:t>
      </w:r>
      <w:proofErr w:type="spellEnd"/>
      <w:r>
        <w:t xml:space="preserve"> or Freeboard, or any application developed using Eclipse Che PAAS.</w:t>
      </w:r>
    </w:p>
    <w:p w14:paraId="581D4F0A" w14:textId="77777777" w:rsidR="003B21F1" w:rsidRDefault="003B21F1" w:rsidP="003B21F1"/>
    <w:p w14:paraId="488CED4D" w14:textId="77777777" w:rsidR="003069FA" w:rsidRDefault="003069FA" w:rsidP="003069FA">
      <w:pPr>
        <w:pStyle w:val="Titre3"/>
      </w:pPr>
      <w:bookmarkStart w:id="384" w:name="_Toc499823632"/>
      <w:bookmarkStart w:id="385" w:name="_Toc500837578"/>
      <w:r>
        <w:lastRenderedPageBreak/>
        <w:t>Technical Considerations</w:t>
      </w:r>
      <w:bookmarkEnd w:id="384"/>
      <w:bookmarkEnd w:id="385"/>
    </w:p>
    <w:p w14:paraId="6178886D" w14:textId="3AED5A0E" w:rsidR="00AD7AA2" w:rsidRDefault="00C75DB1" w:rsidP="00AD7AA2">
      <w:r>
        <w:t>The Business ecosystem GE, is composed of many components, that work together and interact with other components depending on the kind of business model needed.</w:t>
      </w:r>
    </w:p>
    <w:p w14:paraId="7C15EB32" w14:textId="12ABDB4A" w:rsidR="00C75DB1" w:rsidRDefault="00C75DB1" w:rsidP="00AD7AA2">
      <w:r>
        <w:t>The components of the GE are:</w:t>
      </w:r>
    </w:p>
    <w:p w14:paraId="68169530" w14:textId="15FCA0C2" w:rsidR="00AD7AA2" w:rsidRPr="00C75DB1" w:rsidRDefault="00AD7AA2" w:rsidP="00AD7AA2">
      <w:pPr>
        <w:rPr>
          <w:b/>
        </w:rPr>
      </w:pPr>
      <w:r w:rsidRPr="00C75DB1">
        <w:rPr>
          <w:b/>
        </w:rPr>
        <w:t>TM Forum APIs and R</w:t>
      </w:r>
      <w:r w:rsidR="0024168A" w:rsidRPr="00C75DB1">
        <w:rPr>
          <w:b/>
        </w:rPr>
        <w:t xml:space="preserve">evenue </w:t>
      </w:r>
      <w:r w:rsidRPr="00C75DB1">
        <w:rPr>
          <w:b/>
        </w:rPr>
        <w:t>S</w:t>
      </w:r>
      <w:r w:rsidR="0024168A" w:rsidRPr="00C75DB1">
        <w:rPr>
          <w:b/>
        </w:rPr>
        <w:t xml:space="preserve">haring </w:t>
      </w:r>
      <w:r w:rsidRPr="00C75DB1">
        <w:rPr>
          <w:b/>
        </w:rPr>
        <w:t>S</w:t>
      </w:r>
      <w:r w:rsidR="0024168A" w:rsidRPr="00C75DB1">
        <w:rPr>
          <w:b/>
        </w:rPr>
        <w:t>ervice</w:t>
      </w:r>
      <w:r w:rsidR="0064048C">
        <w:rPr>
          <w:b/>
        </w:rPr>
        <w:t xml:space="preserve"> (RSS)</w:t>
      </w:r>
      <w:r w:rsidRPr="00C75DB1">
        <w:rPr>
          <w:b/>
        </w:rPr>
        <w:t xml:space="preserve"> requirements</w:t>
      </w:r>
    </w:p>
    <w:p w14:paraId="4566393D" w14:textId="77777777" w:rsidR="00AD7AA2" w:rsidRDefault="00AD7AA2" w:rsidP="0047663D">
      <w:pPr>
        <w:pStyle w:val="Paragraphedeliste"/>
        <w:numPr>
          <w:ilvl w:val="0"/>
          <w:numId w:val="10"/>
        </w:numPr>
      </w:pPr>
      <w:r>
        <w:t>Java 8</w:t>
      </w:r>
    </w:p>
    <w:p w14:paraId="7DAEBB17" w14:textId="77777777" w:rsidR="00AD7AA2" w:rsidRDefault="00AD7AA2" w:rsidP="0047663D">
      <w:pPr>
        <w:pStyle w:val="Paragraphedeliste"/>
        <w:numPr>
          <w:ilvl w:val="0"/>
          <w:numId w:val="10"/>
        </w:numPr>
      </w:pPr>
      <w:r>
        <w:t>Glassfish 4.1</w:t>
      </w:r>
    </w:p>
    <w:p w14:paraId="334C4AB5" w14:textId="1E60C908" w:rsidR="00AD7AA2" w:rsidRDefault="00AD7AA2" w:rsidP="0047663D">
      <w:pPr>
        <w:pStyle w:val="Paragraphedeliste"/>
        <w:numPr>
          <w:ilvl w:val="0"/>
          <w:numId w:val="10"/>
        </w:numPr>
      </w:pPr>
      <w:r>
        <w:t>MySQL 5.5 =&gt; to replace with PostgreSQL/</w:t>
      </w:r>
      <w:proofErr w:type="spellStart"/>
      <w:r>
        <w:t>Citus</w:t>
      </w:r>
      <w:proofErr w:type="spellEnd"/>
      <w:r>
        <w:t xml:space="preserve"> </w:t>
      </w:r>
      <w:r w:rsidR="0064048C">
        <w:t>(</w:t>
      </w:r>
      <w:r>
        <w:t xml:space="preserve">or </w:t>
      </w:r>
      <w:r w:rsidR="0064048C">
        <w:t xml:space="preserve">in extreme case </w:t>
      </w:r>
      <w:r>
        <w:t xml:space="preserve">use </w:t>
      </w:r>
      <w:proofErr w:type="spellStart"/>
      <w:r>
        <w:t>Galera</w:t>
      </w:r>
      <w:proofErr w:type="spellEnd"/>
      <w:r>
        <w:t xml:space="preserve"> Cluster and MariaDB if hard to change from MySQL to PostgreSQL</w:t>
      </w:r>
      <w:r w:rsidR="0064048C">
        <w:t>)</w:t>
      </w:r>
    </w:p>
    <w:p w14:paraId="10DAC438" w14:textId="77777777" w:rsidR="00AD7AA2" w:rsidRPr="00C75DB1" w:rsidRDefault="00AD7AA2" w:rsidP="00AD7AA2">
      <w:pPr>
        <w:rPr>
          <w:b/>
        </w:rPr>
      </w:pPr>
      <w:r w:rsidRPr="00C75DB1">
        <w:rPr>
          <w:b/>
        </w:rPr>
        <w:t>Charging Backend requirements</w:t>
      </w:r>
    </w:p>
    <w:p w14:paraId="33A6503E" w14:textId="77777777" w:rsidR="00AD7AA2" w:rsidRDefault="00AD7AA2" w:rsidP="0047663D">
      <w:pPr>
        <w:pStyle w:val="Paragraphedeliste"/>
        <w:numPr>
          <w:ilvl w:val="0"/>
          <w:numId w:val="11"/>
        </w:numPr>
      </w:pPr>
      <w:r>
        <w:t>Python 2.7</w:t>
      </w:r>
    </w:p>
    <w:p w14:paraId="0E612156" w14:textId="77777777" w:rsidR="00AD7AA2" w:rsidRDefault="00AD7AA2" w:rsidP="0047663D">
      <w:pPr>
        <w:pStyle w:val="Paragraphedeliste"/>
        <w:numPr>
          <w:ilvl w:val="0"/>
          <w:numId w:val="11"/>
        </w:numPr>
      </w:pPr>
      <w:r>
        <w:t>MongoDB</w:t>
      </w:r>
    </w:p>
    <w:p w14:paraId="3F48864E" w14:textId="77777777" w:rsidR="00AD7AA2" w:rsidRDefault="00AD7AA2" w:rsidP="0047663D">
      <w:pPr>
        <w:pStyle w:val="Paragraphedeliste"/>
        <w:numPr>
          <w:ilvl w:val="0"/>
          <w:numId w:val="11"/>
        </w:numPr>
      </w:pPr>
      <w:proofErr w:type="spellStart"/>
      <w:r>
        <w:t>wkhtmltopdf</w:t>
      </w:r>
      <w:proofErr w:type="spellEnd"/>
    </w:p>
    <w:p w14:paraId="5C5542AA" w14:textId="77777777" w:rsidR="00AD7AA2" w:rsidRPr="00C75DB1" w:rsidRDefault="00AD7AA2" w:rsidP="00AD7AA2">
      <w:pPr>
        <w:rPr>
          <w:b/>
        </w:rPr>
      </w:pPr>
      <w:r w:rsidRPr="00C75DB1">
        <w:rPr>
          <w:b/>
        </w:rPr>
        <w:t>Logic Proxy requirements</w:t>
      </w:r>
    </w:p>
    <w:p w14:paraId="4DEB55EA" w14:textId="71ABAAC7" w:rsidR="00AD7AA2" w:rsidRDefault="00AD7AA2" w:rsidP="0047663D">
      <w:pPr>
        <w:pStyle w:val="Paragraphedeliste"/>
        <w:numPr>
          <w:ilvl w:val="0"/>
          <w:numId w:val="12"/>
        </w:numPr>
      </w:pPr>
      <w:r>
        <w:t>NodeJS 4.5.0+ (Including NPM)</w:t>
      </w:r>
    </w:p>
    <w:p w14:paraId="61C37B78" w14:textId="42BD83CC" w:rsidR="0064048C" w:rsidRDefault="0064048C" w:rsidP="0064048C"/>
    <w:p w14:paraId="5FA374DD" w14:textId="1C95E04F" w:rsidR="00670E8A" w:rsidRDefault="00A84000" w:rsidP="0064048C">
      <w:r w:rsidRPr="00A84000">
        <w:t xml:space="preserve">Memory use depends on the number of concurrent users as well as the free memory available and the hard disk. The Business API Ecosystem requires a minimum of 1024 MB of available RAM memory, but 2048 MB of free memory are </w:t>
      </w:r>
      <w:r w:rsidR="0042213A">
        <w:t>recommended.</w:t>
      </w:r>
    </w:p>
    <w:p w14:paraId="7B75FA2E" w14:textId="36A270F8" w:rsidR="0064048C" w:rsidRDefault="0064048C" w:rsidP="0064048C">
      <w:r>
        <w:t>Incoming Ports</w:t>
      </w:r>
      <w:r w:rsidR="00CC05AA">
        <w:t xml:space="preserve">: </w:t>
      </w:r>
    </w:p>
    <w:p w14:paraId="63D2A66C" w14:textId="12087933" w:rsidR="0030704A" w:rsidRDefault="0030704A" w:rsidP="0064048C">
      <w:r>
        <w:t>Disk usage</w:t>
      </w:r>
      <w:r w:rsidR="00A84000">
        <w:t>:</w:t>
      </w:r>
      <w:r w:rsidR="00A84000" w:rsidRPr="00A84000">
        <w:t xml:space="preserve"> Business API Ecosystem requires at least 15 GB of hard disk space.</w:t>
      </w:r>
    </w:p>
    <w:p w14:paraId="2282C31E" w14:textId="266AB0B7" w:rsidR="0030704A" w:rsidRDefault="0030704A" w:rsidP="0064048C">
      <w:r>
        <w:t>Database sizing</w:t>
      </w:r>
      <w:r w:rsidR="00DF3DA9">
        <w:t>:</w:t>
      </w:r>
      <w:r w:rsidR="00B85D01">
        <w:t xml:space="preserve"> to be evaluated through a use case </w:t>
      </w:r>
      <w:r w:rsidR="00155FCA">
        <w:t>to esti</w:t>
      </w:r>
      <w:r w:rsidR="00912671">
        <w:t>mate</w:t>
      </w:r>
      <w:r w:rsidR="004C159F">
        <w:t xml:space="preserve"> the </w:t>
      </w:r>
      <w:r w:rsidR="0094196C">
        <w:t xml:space="preserve">DB </w:t>
      </w:r>
      <w:r w:rsidR="004C159F">
        <w:t>size</w:t>
      </w:r>
    </w:p>
    <w:p w14:paraId="584BC9E6" w14:textId="77777777" w:rsidR="00AD7AA2" w:rsidRPr="00AD7AA2" w:rsidRDefault="00AD7AA2" w:rsidP="00AD7AA2"/>
    <w:p w14:paraId="6E8D58DD" w14:textId="77777777" w:rsidR="003069FA" w:rsidRDefault="003069FA" w:rsidP="003069FA">
      <w:pPr>
        <w:pStyle w:val="Titre3"/>
      </w:pPr>
      <w:bookmarkStart w:id="386" w:name="_Toc499823633"/>
      <w:bookmarkStart w:id="387" w:name="_Toc500837579"/>
      <w:r>
        <w:t>Selected Product(s)</w:t>
      </w:r>
      <w:bookmarkEnd w:id="386"/>
      <w:bookmarkEnd w:id="387"/>
    </w:p>
    <w:p w14:paraId="3F970E19" w14:textId="5C433DA5" w:rsidR="001A4F1C" w:rsidRPr="001A4F1C" w:rsidRDefault="00E16E8D" w:rsidP="001A4F1C">
      <w:r>
        <w:t xml:space="preserve">The other components </w:t>
      </w:r>
      <w:r w:rsidR="00FA04AB">
        <w:t>proposed for business management have been deprecated, in favor of TM Forum API and tools</w:t>
      </w:r>
      <w:r w:rsidR="009D790B">
        <w:t xml:space="preserve">, which are now the proposed GE in the </w:t>
      </w:r>
      <w:proofErr w:type="spellStart"/>
      <w:r w:rsidR="009D790B">
        <w:t>Fiware</w:t>
      </w:r>
      <w:proofErr w:type="spellEnd"/>
      <w:r w:rsidR="009D790B">
        <w:t xml:space="preserve"> catalog</w:t>
      </w:r>
      <w:r w:rsidR="00FA04AB">
        <w:t>.</w:t>
      </w:r>
    </w:p>
    <w:p w14:paraId="210499A5" w14:textId="77777777" w:rsidR="003069FA" w:rsidRDefault="003069FA" w:rsidP="003069FA">
      <w:pPr>
        <w:pStyle w:val="Titre3"/>
      </w:pPr>
      <w:bookmarkStart w:id="388" w:name="_Toc499823634"/>
      <w:bookmarkStart w:id="389" w:name="_Toc500837580"/>
      <w:r>
        <w:t>Selection Rationale</w:t>
      </w:r>
      <w:bookmarkEnd w:id="388"/>
      <w:bookmarkEnd w:id="389"/>
    </w:p>
    <w:p w14:paraId="48870A22" w14:textId="73B2B772" w:rsidR="001A4F1C" w:rsidRDefault="001A4F1C" w:rsidP="001A4F1C">
      <w:r>
        <w:t xml:space="preserve">This is the reference component in </w:t>
      </w:r>
      <w:proofErr w:type="spellStart"/>
      <w:r>
        <w:t>Fiware</w:t>
      </w:r>
      <w:proofErr w:type="spellEnd"/>
      <w:r>
        <w:t xml:space="preserve"> Catalog, </w:t>
      </w:r>
      <w:r w:rsidR="00313E74">
        <w:t xml:space="preserve">since the </w:t>
      </w:r>
      <w:r w:rsidR="00FA04AB">
        <w:t xml:space="preserve">collaboration between </w:t>
      </w:r>
      <w:proofErr w:type="spellStart"/>
      <w:r w:rsidR="00FA04AB">
        <w:t>Fiware</w:t>
      </w:r>
      <w:proofErr w:type="spellEnd"/>
      <w:r w:rsidR="00FA04AB">
        <w:t xml:space="preserve"> and TM Forum</w:t>
      </w:r>
      <w:r w:rsidR="009D790B">
        <w:t xml:space="preserve"> </w:t>
      </w:r>
      <w:r w:rsidR="00FA04AB">
        <w:t>have started</w:t>
      </w:r>
      <w:r w:rsidR="009D790B">
        <w:t>, the Business Ecosystem GE, has been completely reworked, and now rely on TM Forum APIs, and new components.</w:t>
      </w:r>
    </w:p>
    <w:p w14:paraId="7F9CA738" w14:textId="52CF5FAE" w:rsidR="001A4F1C" w:rsidRPr="001A4F1C" w:rsidRDefault="001A4F1C" w:rsidP="001A4F1C">
      <w:r>
        <w:t xml:space="preserve">The use of TM Forum APIs is a warranty of being able to conduct easily business relations with different </w:t>
      </w:r>
      <w:r w:rsidR="009D790B">
        <w:t>stakeholders.</w:t>
      </w:r>
    </w:p>
    <w:p w14:paraId="37C80CA0" w14:textId="77777777" w:rsidR="003069FA" w:rsidRDefault="003069FA" w:rsidP="003069FA">
      <w:pPr>
        <w:pStyle w:val="Titre3"/>
        <w:rPr>
          <w:i/>
        </w:rPr>
      </w:pPr>
      <w:bookmarkStart w:id="390" w:name="_Toc499823635"/>
      <w:bookmarkStart w:id="391" w:name="_Toc500837581"/>
      <w:r>
        <w:t>Architecture Risks</w:t>
      </w:r>
      <w:bookmarkEnd w:id="390"/>
      <w:bookmarkEnd w:id="391"/>
    </w:p>
    <w:p w14:paraId="10992494" w14:textId="67A7FF98" w:rsidR="003069FA" w:rsidRDefault="001A4F1C" w:rsidP="003069FA">
      <w:r>
        <w:t>Is to be consider as a critical component, because it mediates the usage of applications and their APIs.</w:t>
      </w:r>
    </w:p>
    <w:p w14:paraId="6C2A512B" w14:textId="44A7A05D" w:rsidR="0030704A" w:rsidRDefault="0030704A" w:rsidP="003069FA">
      <w:r>
        <w:t>The services need to be high available</w:t>
      </w:r>
    </w:p>
    <w:p w14:paraId="5E1CFC0F" w14:textId="77777777" w:rsidR="001A4F1C" w:rsidRPr="00F6725F" w:rsidRDefault="001A4F1C" w:rsidP="003069FA"/>
    <w:p w14:paraId="18FEB16E" w14:textId="77777777" w:rsidR="003069FA" w:rsidRDefault="003069FA" w:rsidP="003069FA">
      <w:pPr>
        <w:pStyle w:val="Titre2"/>
      </w:pPr>
      <w:r>
        <w:t xml:space="preserve"> </w:t>
      </w:r>
      <w:bookmarkStart w:id="392" w:name="_Toc499823636"/>
      <w:bookmarkStart w:id="393" w:name="_Toc500837582"/>
      <w:r w:rsidR="005F14A1">
        <w:t>Development</w:t>
      </w:r>
      <w:r>
        <w:t xml:space="preserve"> Component</w:t>
      </w:r>
      <w:r w:rsidR="005F14A1">
        <w:t>s</w:t>
      </w:r>
      <w:bookmarkEnd w:id="392"/>
      <w:bookmarkEnd w:id="393"/>
    </w:p>
    <w:p w14:paraId="7DE9849A" w14:textId="77777777" w:rsidR="003069FA" w:rsidRDefault="003069FA" w:rsidP="003069FA"/>
    <w:p w14:paraId="0290F844" w14:textId="57B1491B" w:rsidR="003069FA" w:rsidRDefault="003069FA" w:rsidP="003069FA">
      <w:pPr>
        <w:pStyle w:val="Titre3"/>
      </w:pPr>
      <w:bookmarkStart w:id="394" w:name="_Toc499823637"/>
      <w:bookmarkStart w:id="395" w:name="_Toc500837583"/>
      <w:r>
        <w:t>Component Functions</w:t>
      </w:r>
      <w:bookmarkEnd w:id="394"/>
      <w:bookmarkEnd w:id="395"/>
    </w:p>
    <w:p w14:paraId="474E6F25" w14:textId="0A1E9EB0" w:rsidR="00AC3C74" w:rsidRDefault="00AC3C74" w:rsidP="00AC3C74">
      <w:r>
        <w:t>Development IDE is Eclipse Che, it allows to develop natively Docker based applications, it should play the role of the PAAS of the MNCA Smart city platform</w:t>
      </w:r>
      <w:r w:rsidR="00BA5B9C">
        <w:t>.</w:t>
      </w:r>
    </w:p>
    <w:p w14:paraId="53BA693A" w14:textId="253A9165" w:rsidR="00BA5B9C" w:rsidRDefault="00BA5B9C" w:rsidP="00AC3C74">
      <w:r>
        <w:t>The Eclipse Che IDE provides a web based interface to developers, so that they just need to use a browser connected to the</w:t>
      </w:r>
      <w:r w:rsidR="00DF01CC">
        <w:t xml:space="preserve"> Che server</w:t>
      </w:r>
    </w:p>
    <w:p w14:paraId="76E9016B" w14:textId="77777777" w:rsidR="00BA5B9C" w:rsidRDefault="00BA5B9C" w:rsidP="00AC3C74"/>
    <w:p w14:paraId="7EAAA1A3" w14:textId="00315F1D" w:rsidR="00AC3C74" w:rsidRPr="00AC3C74" w:rsidRDefault="00AC3C74" w:rsidP="00AC3C74">
      <w:r>
        <w:t xml:space="preserve">SCM and project management </w:t>
      </w:r>
      <w:r w:rsidR="00A1537F">
        <w:t>should be</w:t>
      </w:r>
      <w:r w:rsidR="00BA5B9C">
        <w:t xml:space="preserve"> managed </w:t>
      </w:r>
      <w:r>
        <w:t xml:space="preserve">with </w:t>
      </w:r>
      <w:r w:rsidR="00BA5B9C">
        <w:t xml:space="preserve">the already installed </w:t>
      </w:r>
      <w:hyperlink r:id="rId211" w:history="1">
        <w:r w:rsidR="00BA5B9C" w:rsidRPr="004F23B4">
          <w:rPr>
            <w:rStyle w:val="Lienhypertexte"/>
          </w:rPr>
          <w:t xml:space="preserve">MNCA </w:t>
        </w:r>
        <w:r w:rsidRPr="004F23B4">
          <w:rPr>
            <w:rStyle w:val="Lienhypertexte"/>
          </w:rPr>
          <w:t>GitLab</w:t>
        </w:r>
      </w:hyperlink>
    </w:p>
    <w:p w14:paraId="0E9106F9" w14:textId="72BCCEBE" w:rsidR="003069FA" w:rsidRDefault="003069FA" w:rsidP="003069FA">
      <w:pPr>
        <w:pStyle w:val="Titre3"/>
      </w:pPr>
      <w:bookmarkStart w:id="396" w:name="_Toc499823638"/>
      <w:bookmarkStart w:id="397" w:name="_Toc500837584"/>
      <w:r>
        <w:t>Technical Considerations</w:t>
      </w:r>
      <w:bookmarkEnd w:id="396"/>
      <w:bookmarkEnd w:id="397"/>
    </w:p>
    <w:p w14:paraId="50543719" w14:textId="242F5024" w:rsidR="00AC3C74" w:rsidRDefault="00143EE4" w:rsidP="00AC3C74">
      <w:pPr>
        <w:rPr>
          <w:lang w:val="en-GB"/>
        </w:rPr>
      </w:pPr>
      <w:r w:rsidRPr="00BA5B9C">
        <w:rPr>
          <w:lang w:val="en-GB"/>
        </w:rPr>
        <w:t xml:space="preserve">Eclipse Che </w:t>
      </w:r>
      <w:r w:rsidR="00BA5B9C" w:rsidRPr="00BA5B9C">
        <w:rPr>
          <w:lang w:val="en-GB"/>
        </w:rPr>
        <w:t>is a java</w:t>
      </w:r>
      <w:r w:rsidR="00BA5B9C">
        <w:rPr>
          <w:lang w:val="en-GB"/>
        </w:rPr>
        <w:t xml:space="preserve">8 (using </w:t>
      </w:r>
      <w:proofErr w:type="spellStart"/>
      <w:r w:rsidR="00BA5B9C">
        <w:rPr>
          <w:lang w:val="en-GB"/>
        </w:rPr>
        <w:t>openjdk</w:t>
      </w:r>
      <w:proofErr w:type="spellEnd"/>
      <w:r w:rsidR="00BA5B9C">
        <w:rPr>
          <w:lang w:val="en-GB"/>
        </w:rPr>
        <w:t>)</w:t>
      </w:r>
      <w:r w:rsidR="00BA5B9C" w:rsidRPr="00BA5B9C">
        <w:rPr>
          <w:lang w:val="en-GB"/>
        </w:rPr>
        <w:t xml:space="preserve"> pro</w:t>
      </w:r>
      <w:r w:rsidR="00BA5B9C">
        <w:rPr>
          <w:lang w:val="en-GB"/>
        </w:rPr>
        <w:t>gram running under Tomcat application server.</w:t>
      </w:r>
    </w:p>
    <w:p w14:paraId="46222BE3" w14:textId="3B827611" w:rsidR="00DF01CC" w:rsidRDefault="00DF01CC" w:rsidP="00AC3C74">
      <w:pPr>
        <w:rPr>
          <w:lang w:val="en-GB"/>
        </w:rPr>
      </w:pPr>
      <w:r>
        <w:rPr>
          <w:lang w:val="en-GB"/>
        </w:rPr>
        <w:t>The component can be very easily install with Docker</w:t>
      </w:r>
    </w:p>
    <w:p w14:paraId="0AB13F8E" w14:textId="563E302B" w:rsidR="00BA5B9C" w:rsidRDefault="00BA5B9C" w:rsidP="00AC3C74">
      <w:pPr>
        <w:rPr>
          <w:lang w:val="en-GB"/>
        </w:rPr>
      </w:pPr>
      <w:r>
        <w:rPr>
          <w:lang w:val="en-GB"/>
        </w:rPr>
        <w:t>The Eclipse Che server listen on 8080/TCP port (Tomcat standard)</w:t>
      </w:r>
    </w:p>
    <w:p w14:paraId="58A6A0EC" w14:textId="666B5603" w:rsidR="00BA5B9C" w:rsidRDefault="00BA5B9C" w:rsidP="00AC3C74">
      <w:pPr>
        <w:rPr>
          <w:lang w:val="en-GB"/>
        </w:rPr>
      </w:pPr>
      <w:r>
        <w:rPr>
          <w:lang w:val="en-GB"/>
        </w:rPr>
        <w:t>It also provides a RESTful API endpoint on port 8000/TCP.</w:t>
      </w:r>
    </w:p>
    <w:p w14:paraId="3AD909AA" w14:textId="567F2729" w:rsidR="00BA5B9C" w:rsidRDefault="00BA5B9C" w:rsidP="00AC3C74">
      <w:pPr>
        <w:rPr>
          <w:lang w:val="en-GB"/>
        </w:rPr>
      </w:pPr>
    </w:p>
    <w:p w14:paraId="5A5371A2" w14:textId="77777777" w:rsidR="00493400" w:rsidRDefault="00BA5B9C" w:rsidP="00493400">
      <w:pPr>
        <w:rPr>
          <w:lang w:val="en-GB"/>
        </w:rPr>
      </w:pPr>
      <w:r>
        <w:rPr>
          <w:lang w:val="en-GB"/>
        </w:rPr>
        <w:lastRenderedPageBreak/>
        <w:t xml:space="preserve">Eclipse Che can be used in multi-tenant mode, where users </w:t>
      </w:r>
      <w:proofErr w:type="gramStart"/>
      <w:r>
        <w:rPr>
          <w:lang w:val="en-GB"/>
        </w:rPr>
        <w:t>have to</w:t>
      </w:r>
      <w:proofErr w:type="gramEnd"/>
      <w:r>
        <w:rPr>
          <w:lang w:val="en-GB"/>
        </w:rPr>
        <w:t xml:space="preserve"> connect with credentials</w:t>
      </w:r>
      <w:r w:rsidR="005F3D90">
        <w:rPr>
          <w:lang w:val="en-GB"/>
        </w:rPr>
        <w:t xml:space="preserve"> to access the </w:t>
      </w:r>
      <w:r w:rsidR="0040474A">
        <w:rPr>
          <w:lang w:val="en-GB"/>
        </w:rPr>
        <w:t>IDE</w:t>
      </w:r>
      <w:r>
        <w:rPr>
          <w:lang w:val="en-GB"/>
        </w:rPr>
        <w:t>.</w:t>
      </w:r>
    </w:p>
    <w:p w14:paraId="07B10980" w14:textId="690B8EC0" w:rsidR="00493400" w:rsidRPr="00493400" w:rsidRDefault="00493400" w:rsidP="00493400">
      <w:pPr>
        <w:rPr>
          <w:lang w:val="en-GB"/>
        </w:rPr>
      </w:pPr>
      <w:r>
        <w:rPr>
          <w:lang w:val="en-GB"/>
        </w:rPr>
        <w:t>I</w:t>
      </w:r>
      <w:r>
        <w:t xml:space="preserve">n standard installation it uses </w:t>
      </w:r>
      <w:proofErr w:type="spellStart"/>
      <w:r>
        <w:t>Keycloack</w:t>
      </w:r>
      <w:proofErr w:type="spellEnd"/>
      <w:r>
        <w:t xml:space="preserve"> as IDM provider, and a PostgreSQL database for metadata.</w:t>
      </w:r>
    </w:p>
    <w:p w14:paraId="2DC626D4" w14:textId="77777777" w:rsidR="00493400" w:rsidRDefault="00493400" w:rsidP="00493400"/>
    <w:p w14:paraId="25CC56C1" w14:textId="77777777" w:rsidR="00493400" w:rsidRDefault="00493400" w:rsidP="00493400">
      <w:r>
        <w:t xml:space="preserve">As </w:t>
      </w:r>
      <w:proofErr w:type="spellStart"/>
      <w:r>
        <w:t>Keycloak</w:t>
      </w:r>
      <w:proofErr w:type="spellEnd"/>
      <w:r>
        <w:t xml:space="preserve"> can replace Keystone as an </w:t>
      </w:r>
      <w:r w:rsidRPr="00F07517">
        <w:t xml:space="preserve">authentication service </w:t>
      </w:r>
      <w:r>
        <w:t xml:space="preserve">(OAuth provider), in OpenStack deployment, and Eclipse Che can also use OAuth from GitLab or WSO2, if needed </w:t>
      </w:r>
      <w:proofErr w:type="spellStart"/>
      <w:r>
        <w:t>Keyrock</w:t>
      </w:r>
      <w:proofErr w:type="spellEnd"/>
      <w:r>
        <w:t xml:space="preserve"> can be also used as the OAuth provider giving SSO to developers using the Eclipse Che server.</w:t>
      </w:r>
    </w:p>
    <w:p w14:paraId="2B28E562" w14:textId="77777777" w:rsidR="00493400" w:rsidRDefault="00493400" w:rsidP="00493400"/>
    <w:p w14:paraId="5AF4AE13" w14:textId="77777777" w:rsidR="00493400" w:rsidRDefault="00493400" w:rsidP="00493400">
      <w:proofErr w:type="spellStart"/>
      <w:r w:rsidRPr="00D67108">
        <w:t>Keycloak</w:t>
      </w:r>
      <w:proofErr w:type="spellEnd"/>
      <w:r w:rsidRPr="00D67108">
        <w:t xml:space="preserve"> comes </w:t>
      </w:r>
      <w:r>
        <w:t xml:space="preserve">also </w:t>
      </w:r>
      <w:r w:rsidRPr="00D67108">
        <w:t>with a built-in LDAP/AD plugin</w:t>
      </w:r>
      <w:r>
        <w:t xml:space="preserve">, which </w:t>
      </w:r>
      <w:r w:rsidRPr="00D67108">
        <w:t>supports password validation via LDAP/AD protocols and different user metadata synchronization modes</w:t>
      </w:r>
      <w:r>
        <w:t>, so that internal users already registered on MNCA ADAM, can be identified in Eclipse Che</w:t>
      </w:r>
      <w:r w:rsidRPr="00D67108">
        <w:t>.</w:t>
      </w:r>
    </w:p>
    <w:p w14:paraId="5A6FD0BE" w14:textId="77777777" w:rsidR="00BA5B9C" w:rsidRPr="00493400" w:rsidRDefault="00BA5B9C" w:rsidP="00AC3C74"/>
    <w:p w14:paraId="07EB3AAB" w14:textId="77777777" w:rsidR="00BA5B9C" w:rsidRPr="00BA5B9C" w:rsidRDefault="00BA5B9C" w:rsidP="00AC3C74">
      <w:pPr>
        <w:rPr>
          <w:lang w:val="en-GB"/>
        </w:rPr>
      </w:pPr>
    </w:p>
    <w:p w14:paraId="6CC52FC3" w14:textId="156F52DD" w:rsidR="003069FA" w:rsidRDefault="003069FA" w:rsidP="003069FA">
      <w:pPr>
        <w:pStyle w:val="Titre3"/>
      </w:pPr>
      <w:bookmarkStart w:id="398" w:name="_Toc499823639"/>
      <w:bookmarkStart w:id="399" w:name="_Toc500837585"/>
      <w:r>
        <w:t>Selected Product(s)</w:t>
      </w:r>
      <w:bookmarkEnd w:id="398"/>
      <w:bookmarkEnd w:id="399"/>
    </w:p>
    <w:p w14:paraId="6ACA929E" w14:textId="55BFE77C" w:rsidR="00143EE4" w:rsidRDefault="00143EE4" w:rsidP="00143EE4">
      <w:r>
        <w:t>Eclipse Che as the PAAS</w:t>
      </w:r>
      <w:r w:rsidR="00253730">
        <w:t xml:space="preserve"> IDE</w:t>
      </w:r>
      <w:r>
        <w:t xml:space="preserve"> environment</w:t>
      </w:r>
    </w:p>
    <w:p w14:paraId="194C2491" w14:textId="08D04445" w:rsidR="00143EE4" w:rsidRPr="00143EE4" w:rsidRDefault="00143EE4" w:rsidP="00143EE4">
      <w:r>
        <w:t>GitLab for SCM and project management</w:t>
      </w:r>
    </w:p>
    <w:p w14:paraId="63C62A3F" w14:textId="78007EB3" w:rsidR="003069FA" w:rsidRDefault="003069FA" w:rsidP="003069FA">
      <w:pPr>
        <w:pStyle w:val="Titre3"/>
      </w:pPr>
      <w:bookmarkStart w:id="400" w:name="_Toc499823640"/>
      <w:bookmarkStart w:id="401" w:name="_Toc500837586"/>
      <w:r>
        <w:t>Selection Rationale</w:t>
      </w:r>
      <w:bookmarkEnd w:id="400"/>
      <w:bookmarkEnd w:id="401"/>
    </w:p>
    <w:p w14:paraId="1A75072D" w14:textId="15F36CE1" w:rsidR="00AC3C74" w:rsidRDefault="00AC3C74" w:rsidP="00AC3C74">
      <w:r>
        <w:t>GitLab is already in use in MNCA to manage development project and source code</w:t>
      </w:r>
      <w:r w:rsidR="00143EE4">
        <w:t>, it’s a ready to use git (SCM) with project management features, it allows to manage groups &amp; users, project &amp; issues (working tasks and bugs).</w:t>
      </w:r>
    </w:p>
    <w:p w14:paraId="12893AE3" w14:textId="77777777" w:rsidR="00143EE4" w:rsidRPr="00AC3C74" w:rsidRDefault="00143EE4" w:rsidP="00AC3C74"/>
    <w:p w14:paraId="040A2B22" w14:textId="5D431B2F" w:rsidR="00143EE4" w:rsidRPr="00AC3C74" w:rsidRDefault="00143EE4" w:rsidP="00143EE4">
      <w:r>
        <w:t xml:space="preserve">Eclipse Che is not part of the </w:t>
      </w:r>
      <w:proofErr w:type="spellStart"/>
      <w:r>
        <w:t>Fiware</w:t>
      </w:r>
      <w:proofErr w:type="spellEnd"/>
      <w:r>
        <w:t xml:space="preserve"> Catalog, but it’s one of the most advance</w:t>
      </w:r>
      <w:r w:rsidR="009F505B">
        <w:t>d</w:t>
      </w:r>
      <w:r>
        <w:t xml:space="preserve"> </w:t>
      </w:r>
      <w:r w:rsidR="00253730">
        <w:t xml:space="preserve">development </w:t>
      </w:r>
      <w:r>
        <w:t>environment to develop Docker based applications.</w:t>
      </w:r>
    </w:p>
    <w:p w14:paraId="057A21D3" w14:textId="4E9F56CF" w:rsidR="00AC3C74" w:rsidRPr="00AC3C74" w:rsidRDefault="00AC3C74" w:rsidP="00AC3C74"/>
    <w:p w14:paraId="444FADFE" w14:textId="77777777" w:rsidR="003069FA" w:rsidRDefault="003069FA" w:rsidP="003069FA">
      <w:pPr>
        <w:pStyle w:val="Titre3"/>
      </w:pPr>
      <w:bookmarkStart w:id="402" w:name="_Toc499823641"/>
      <w:bookmarkStart w:id="403" w:name="_Toc500837587"/>
      <w:r>
        <w:t>Architecture Risks</w:t>
      </w:r>
      <w:bookmarkEnd w:id="402"/>
      <w:bookmarkEnd w:id="403"/>
    </w:p>
    <w:p w14:paraId="01A67F51" w14:textId="15A6194D" w:rsidR="00B52683" w:rsidRPr="00B52683" w:rsidRDefault="00201345" w:rsidP="00B52683">
      <w:r>
        <w:t xml:space="preserve">If used in </w:t>
      </w:r>
      <w:r w:rsidR="009E7079">
        <w:t xml:space="preserve">multi-tenant </w:t>
      </w:r>
      <w:r w:rsidR="009A752B">
        <w:t xml:space="preserve">environment, </w:t>
      </w:r>
      <w:r w:rsidR="009E7079">
        <w:t>Eclipse</w:t>
      </w:r>
      <w:r w:rsidR="009A752B">
        <w:t xml:space="preserve"> Che </w:t>
      </w:r>
      <w:r w:rsidR="001F2FB0">
        <w:t>should</w:t>
      </w:r>
      <w:r w:rsidR="009A752B">
        <w:t xml:space="preserve"> be </w:t>
      </w:r>
      <w:r w:rsidR="00A53415">
        <w:t xml:space="preserve">deployed </w:t>
      </w:r>
      <w:r w:rsidR="009A752B">
        <w:t>high available</w:t>
      </w:r>
      <w:r w:rsidR="00A53415">
        <w:t>, through</w:t>
      </w:r>
      <w:r w:rsidR="00FE7D5E">
        <w:t xml:space="preserve"> a </w:t>
      </w:r>
      <w:r w:rsidR="00D65257">
        <w:t>Docker service</w:t>
      </w:r>
      <w:r w:rsidR="000E38F7">
        <w:t xml:space="preserve"> stack</w:t>
      </w:r>
      <w:r w:rsidR="00D65257">
        <w:t>.</w:t>
      </w:r>
    </w:p>
    <w:p w14:paraId="3FD2D3D2" w14:textId="77777777" w:rsidR="003069FA" w:rsidRPr="00F6725F" w:rsidRDefault="003069FA" w:rsidP="003069FA"/>
    <w:p w14:paraId="1615045F" w14:textId="77777777" w:rsidR="003069FA" w:rsidRDefault="005F14A1" w:rsidP="003069FA">
      <w:pPr>
        <w:pStyle w:val="Titre2"/>
      </w:pPr>
      <w:r>
        <w:t xml:space="preserve"> </w:t>
      </w:r>
      <w:bookmarkStart w:id="404" w:name="_Toc499823642"/>
      <w:bookmarkStart w:id="405" w:name="_Toc500837588"/>
      <w:r>
        <w:t>Monitoring</w:t>
      </w:r>
      <w:r w:rsidR="003069FA">
        <w:t xml:space="preserve"> Component</w:t>
      </w:r>
      <w:r>
        <w:t>s</w:t>
      </w:r>
      <w:bookmarkEnd w:id="404"/>
      <w:bookmarkEnd w:id="405"/>
    </w:p>
    <w:p w14:paraId="3F556543" w14:textId="77777777" w:rsidR="003069FA" w:rsidRDefault="003069FA" w:rsidP="003069FA"/>
    <w:p w14:paraId="4A1A9062" w14:textId="319FFCF2" w:rsidR="003069FA" w:rsidRDefault="003069FA" w:rsidP="003069FA">
      <w:pPr>
        <w:pStyle w:val="Titre3"/>
      </w:pPr>
      <w:bookmarkStart w:id="406" w:name="_Toc499823643"/>
      <w:bookmarkStart w:id="407" w:name="_Toc500837589"/>
      <w:r>
        <w:t>Component Functions</w:t>
      </w:r>
      <w:bookmarkEnd w:id="406"/>
      <w:bookmarkEnd w:id="407"/>
    </w:p>
    <w:p w14:paraId="0B3C2050" w14:textId="77C35ECA" w:rsidR="00D92AF4" w:rsidRDefault="00E97D19" w:rsidP="00D92AF4">
      <w:r>
        <w:t>The monitoring components</w:t>
      </w:r>
      <w:r w:rsidR="00D32F61">
        <w:t xml:space="preserve"> are </w:t>
      </w:r>
      <w:r w:rsidR="00E41F39">
        <w:t xml:space="preserve">very </w:t>
      </w:r>
      <w:r w:rsidR="00D32F61">
        <w:t xml:space="preserve">useful </w:t>
      </w:r>
      <w:r w:rsidR="00B65470">
        <w:t xml:space="preserve">and mandatory </w:t>
      </w:r>
      <w:r w:rsidR="00D32F61">
        <w:t>to check the health of the platform</w:t>
      </w:r>
      <w:r w:rsidR="002820EC">
        <w:t>.</w:t>
      </w:r>
    </w:p>
    <w:p w14:paraId="490CFBEE" w14:textId="68BC2070" w:rsidR="002820EC" w:rsidRDefault="002820EC" w:rsidP="00D92AF4"/>
    <w:p w14:paraId="3BFC8AE9" w14:textId="228B3F5C" w:rsidR="008F650F" w:rsidRDefault="00FF26DD" w:rsidP="00D92AF4">
      <w:r>
        <w:t>The hardware is monitored in term of CPU</w:t>
      </w:r>
      <w:r w:rsidR="000D33F6">
        <w:t xml:space="preserve">, Disk, </w:t>
      </w:r>
      <w:r w:rsidR="009A3EB7">
        <w:t xml:space="preserve">memory </w:t>
      </w:r>
      <w:r w:rsidR="000D33F6">
        <w:t>and network.</w:t>
      </w:r>
    </w:p>
    <w:p w14:paraId="5C69BD95" w14:textId="0F490E26" w:rsidR="000D33F6" w:rsidRDefault="000D33F6" w:rsidP="00D92AF4">
      <w:r>
        <w:t xml:space="preserve">As well containers </w:t>
      </w:r>
      <w:r w:rsidR="009A3EB7">
        <w:t>are monitored for CPU, RAM, Disk and network</w:t>
      </w:r>
      <w:r w:rsidR="006F00DA">
        <w:t xml:space="preserve"> usage</w:t>
      </w:r>
      <w:r w:rsidR="009701F0">
        <w:t>.</w:t>
      </w:r>
    </w:p>
    <w:p w14:paraId="2A28D34C" w14:textId="4200D972" w:rsidR="009701F0" w:rsidRDefault="009701F0" w:rsidP="00D92AF4">
      <w:r>
        <w:t xml:space="preserve">The </w:t>
      </w:r>
      <w:r w:rsidR="00002113">
        <w:t xml:space="preserve">different </w:t>
      </w:r>
      <w:r>
        <w:t xml:space="preserve">services provided by the platform </w:t>
      </w:r>
      <w:r w:rsidR="00971CE6">
        <w:t>need</w:t>
      </w:r>
      <w:r w:rsidR="00002113">
        <w:t xml:space="preserve"> to be monitored </w:t>
      </w:r>
      <w:r w:rsidR="00D90FC9">
        <w:t>too</w:t>
      </w:r>
      <w:r w:rsidR="00971CE6">
        <w:t>:</w:t>
      </w:r>
    </w:p>
    <w:p w14:paraId="4D057099" w14:textId="30F6B448" w:rsidR="00971CE6" w:rsidRDefault="00526083" w:rsidP="00934051">
      <w:pPr>
        <w:pStyle w:val="Paragraphedeliste"/>
        <w:numPr>
          <w:ilvl w:val="0"/>
          <w:numId w:val="12"/>
        </w:numPr>
      </w:pPr>
      <w:r>
        <w:t>Database</w:t>
      </w:r>
      <w:r w:rsidR="002B1769">
        <w:t xml:space="preserve"> services</w:t>
      </w:r>
      <w:r>
        <w:t xml:space="preserve"> are mon</w:t>
      </w:r>
      <w:r w:rsidR="002B1769">
        <w:t>i</w:t>
      </w:r>
      <w:r>
        <w:t>tored</w:t>
      </w:r>
      <w:r w:rsidR="002B1769">
        <w:t xml:space="preserve"> for </w:t>
      </w:r>
      <w:r w:rsidR="00553E25">
        <w:t xml:space="preserve">health, </w:t>
      </w:r>
      <w:r w:rsidR="002B1769">
        <w:t>CPU</w:t>
      </w:r>
      <w:r w:rsidR="006F00DA">
        <w:t>, memory, number of active connections</w:t>
      </w:r>
      <w:r w:rsidR="00C4787F">
        <w:t xml:space="preserve">, </w:t>
      </w:r>
      <w:r w:rsidR="00C62FF2">
        <w:t xml:space="preserve">I/O </w:t>
      </w:r>
      <w:r w:rsidR="00D379F0">
        <w:t xml:space="preserve">activity </w:t>
      </w:r>
      <w:r w:rsidR="00C4787F">
        <w:t xml:space="preserve">and any additional useful </w:t>
      </w:r>
      <w:r w:rsidR="002457D4">
        <w:t>information (like transactions performance)</w:t>
      </w:r>
    </w:p>
    <w:p w14:paraId="2E50D95A" w14:textId="7FF465FD" w:rsidR="002457D4" w:rsidRDefault="004A20A2" w:rsidP="00934051">
      <w:pPr>
        <w:pStyle w:val="Paragraphedeliste"/>
        <w:numPr>
          <w:ilvl w:val="0"/>
          <w:numId w:val="12"/>
        </w:numPr>
      </w:pPr>
      <w:r>
        <w:t>Other services are also</w:t>
      </w:r>
      <w:r w:rsidR="00C62FF2">
        <w:t xml:space="preserve"> </w:t>
      </w:r>
      <w:r>
        <w:t>checked</w:t>
      </w:r>
      <w:r w:rsidR="00C62FF2">
        <w:t xml:space="preserve"> for health</w:t>
      </w:r>
      <w:r w:rsidR="00BE0D60">
        <w:t>, and monitored</w:t>
      </w:r>
      <w:r w:rsidR="00C62FF2">
        <w:t xml:space="preserve"> about CPU, memory, </w:t>
      </w:r>
      <w:r w:rsidR="00D379F0">
        <w:t>network</w:t>
      </w:r>
      <w:r w:rsidR="00934051">
        <w:t xml:space="preserve"> and I/O activity.</w:t>
      </w:r>
    </w:p>
    <w:p w14:paraId="484401F9" w14:textId="77777777" w:rsidR="00530821" w:rsidRDefault="00530821" w:rsidP="00530821"/>
    <w:p w14:paraId="479DAC3A" w14:textId="77777777" w:rsidR="00075765" w:rsidRDefault="00B70362" w:rsidP="00530821">
      <w:r>
        <w:t xml:space="preserve">Apart from </w:t>
      </w:r>
      <w:r w:rsidR="000640CB">
        <w:t>monitoring the services</w:t>
      </w:r>
      <w:r w:rsidR="009D306D">
        <w:t xml:space="preserve">, the management of </w:t>
      </w:r>
      <w:r w:rsidR="004C30E9">
        <w:t xml:space="preserve">their </w:t>
      </w:r>
      <w:r w:rsidR="009D306D">
        <w:t>log</w:t>
      </w:r>
      <w:r w:rsidR="00FD095D">
        <w:t>ging</w:t>
      </w:r>
      <w:r w:rsidR="009D306D">
        <w:t xml:space="preserve"> files</w:t>
      </w:r>
      <w:r w:rsidR="00FD095D">
        <w:t xml:space="preserve"> is also needed</w:t>
      </w:r>
      <w:r w:rsidR="00DC3546">
        <w:t xml:space="preserve"> for several reasons</w:t>
      </w:r>
      <w:r w:rsidR="00075765">
        <w:t>:</w:t>
      </w:r>
    </w:p>
    <w:p w14:paraId="3994777B" w14:textId="74943E0D" w:rsidR="00530821" w:rsidRDefault="00075765" w:rsidP="00530821">
      <w:r>
        <w:t>T</w:t>
      </w:r>
      <w:r w:rsidR="00BE4650">
        <w:t xml:space="preserve">o be able to detect </w:t>
      </w:r>
      <w:r w:rsidR="000E5BF1">
        <w:t>when</w:t>
      </w:r>
      <w:r w:rsidR="00BE4650">
        <w:t xml:space="preserve"> errors</w:t>
      </w:r>
      <w:r w:rsidR="00BB2CE6">
        <w:t xml:space="preserve"> occur</w:t>
      </w:r>
      <w:r w:rsidR="00000E9E">
        <w:t xml:space="preserve"> and send notifications about it</w:t>
      </w:r>
      <w:r w:rsidR="00DC3546">
        <w:t>.</w:t>
      </w:r>
    </w:p>
    <w:p w14:paraId="787ED437" w14:textId="790E41C7" w:rsidR="00075765" w:rsidRDefault="00075765" w:rsidP="00530821">
      <w:r>
        <w:t xml:space="preserve">To be able to </w:t>
      </w:r>
      <w:r w:rsidR="002D37DC">
        <w:t xml:space="preserve">view and </w:t>
      </w:r>
      <w:r>
        <w:t xml:space="preserve">analyze </w:t>
      </w:r>
      <w:r w:rsidR="002D37DC">
        <w:t>all the log files from one single point</w:t>
      </w:r>
      <w:r w:rsidR="00B8495B">
        <w:t>.</w:t>
      </w:r>
    </w:p>
    <w:p w14:paraId="6C42D127" w14:textId="77777777" w:rsidR="008E307C" w:rsidRPr="00D92AF4" w:rsidRDefault="008E307C" w:rsidP="00530821"/>
    <w:p w14:paraId="7821DFA8" w14:textId="26586BC8" w:rsidR="003069FA" w:rsidRDefault="003069FA" w:rsidP="003069FA">
      <w:pPr>
        <w:pStyle w:val="Titre3"/>
      </w:pPr>
      <w:bookmarkStart w:id="408" w:name="_Toc499823644"/>
      <w:bookmarkStart w:id="409" w:name="_Toc500837590"/>
      <w:r>
        <w:t>Technical Considerations</w:t>
      </w:r>
      <w:bookmarkEnd w:id="408"/>
      <w:bookmarkEnd w:id="409"/>
    </w:p>
    <w:p w14:paraId="1C56CB4D" w14:textId="77777777" w:rsidR="00157803" w:rsidRDefault="00157803" w:rsidP="00044F7F"/>
    <w:p w14:paraId="7ACA463B" w14:textId="6BBC0EAC" w:rsidR="00157803" w:rsidRDefault="00157803" w:rsidP="00044F7F">
      <w:proofErr w:type="spellStart"/>
      <w:r>
        <w:t>Portainer</w:t>
      </w:r>
      <w:proofErr w:type="spellEnd"/>
      <w:r>
        <w:t xml:space="preserve"> is made for managing </w:t>
      </w:r>
      <w:r w:rsidR="00177AB9">
        <w:t>Docker containers and support swarm</w:t>
      </w:r>
      <w:r w:rsidR="00882F81">
        <w:t>, it install</w:t>
      </w:r>
      <w:r w:rsidR="004F74F0">
        <w:t>s</w:t>
      </w:r>
      <w:r w:rsidR="00882F81">
        <w:t xml:space="preserve"> as a standalone </w:t>
      </w:r>
      <w:r w:rsidR="00D41679">
        <w:t>container.</w:t>
      </w:r>
    </w:p>
    <w:p w14:paraId="5AE5A4FE" w14:textId="5D5DFCCA" w:rsidR="00E05C85" w:rsidRDefault="00521BE4" w:rsidP="00044F7F">
      <w:r>
        <w:t xml:space="preserve">The </w:t>
      </w:r>
      <w:r w:rsidR="00AC6F8B">
        <w:t xml:space="preserve">container </w:t>
      </w:r>
      <w:r>
        <w:t xml:space="preserve">image </w:t>
      </w:r>
      <w:r w:rsidR="00BF0919">
        <w:t>size is 11 MB</w:t>
      </w:r>
    </w:p>
    <w:p w14:paraId="364FB841" w14:textId="4B15805F" w:rsidR="009527E2" w:rsidRDefault="009527E2" w:rsidP="00044F7F">
      <w:r>
        <w:lastRenderedPageBreak/>
        <w:t>Memory usage</w:t>
      </w:r>
      <w:r w:rsidR="002C09F8">
        <w:t>: 10 MB</w:t>
      </w:r>
      <w:r w:rsidR="00AC6F8B">
        <w:t xml:space="preserve"> minimum</w:t>
      </w:r>
    </w:p>
    <w:p w14:paraId="074F204E" w14:textId="0AE4EFB5" w:rsidR="00CC68A6" w:rsidRDefault="00CC68A6" w:rsidP="00044F7F">
      <w:r>
        <w:t xml:space="preserve">It needs to be </w:t>
      </w:r>
      <w:r w:rsidR="000308EA">
        <w:t>mapped to a docker volume</w:t>
      </w:r>
      <w:r w:rsidR="00417705">
        <w:t xml:space="preserve"> outside the container</w:t>
      </w:r>
      <w:r w:rsidR="000308EA">
        <w:t xml:space="preserve">, to </w:t>
      </w:r>
      <w:r w:rsidR="003629D1">
        <w:t xml:space="preserve">keep </w:t>
      </w:r>
      <w:r w:rsidR="006945EE">
        <w:t>the</w:t>
      </w:r>
      <w:r w:rsidR="004B5130">
        <w:t xml:space="preserve"> </w:t>
      </w:r>
      <w:r w:rsidR="00E31AE4">
        <w:t xml:space="preserve">configuration </w:t>
      </w:r>
      <w:r w:rsidR="004B5130">
        <w:t>data</w:t>
      </w:r>
      <w:r w:rsidR="00417705">
        <w:t>.</w:t>
      </w:r>
    </w:p>
    <w:p w14:paraId="33F594B7" w14:textId="77777777" w:rsidR="003F5FBB" w:rsidRDefault="003F5FBB" w:rsidP="00044F7F"/>
    <w:p w14:paraId="29FD9F50" w14:textId="77777777" w:rsidR="00157803" w:rsidRDefault="00157803" w:rsidP="00044F7F"/>
    <w:p w14:paraId="292BAAC1" w14:textId="347B5720" w:rsidR="00044F7F" w:rsidRDefault="00044F7F" w:rsidP="00044F7F">
      <w:pPr>
        <w:rPr>
          <w:rStyle w:val="Lienhypertexte"/>
        </w:rPr>
      </w:pPr>
      <w:proofErr w:type="spellStart"/>
      <w:r>
        <w:t>Centreon</w:t>
      </w:r>
      <w:proofErr w:type="spellEnd"/>
      <w:r w:rsidR="003844C6">
        <w:t xml:space="preserve"> is already in use at MNCA to monitor</w:t>
      </w:r>
      <w:r w:rsidR="00571672">
        <w:t xml:space="preserve"> the entire IT infrastructure, if needed</w:t>
      </w:r>
      <w:r w:rsidR="007B4995">
        <w:t xml:space="preserve"> a new instance of </w:t>
      </w:r>
      <w:proofErr w:type="spellStart"/>
      <w:r w:rsidR="007B4995">
        <w:t>Centreon</w:t>
      </w:r>
      <w:proofErr w:type="spellEnd"/>
      <w:r w:rsidR="007B4995">
        <w:t xml:space="preserve"> can be installed </w:t>
      </w:r>
      <w:r w:rsidR="00A155CC">
        <w:t>through Docker container:</w:t>
      </w:r>
      <w:r>
        <w:t xml:space="preserve"> </w:t>
      </w:r>
      <w:hyperlink r:id="rId212" w:history="1">
        <w:proofErr w:type="spellStart"/>
        <w:r w:rsidR="00AF7BE1">
          <w:rPr>
            <w:rStyle w:val="Lienhypertexte"/>
          </w:rPr>
          <w:t>Centreon</w:t>
        </w:r>
        <w:proofErr w:type="spellEnd"/>
        <w:r w:rsidR="00AF7BE1">
          <w:rPr>
            <w:rStyle w:val="Lienhypertexte"/>
          </w:rPr>
          <w:t xml:space="preserve"> D</w:t>
        </w:r>
        <w:r w:rsidRPr="00044F7F">
          <w:rPr>
            <w:rStyle w:val="Lienhypertexte"/>
          </w:rPr>
          <w:t>ocker installation</w:t>
        </w:r>
      </w:hyperlink>
    </w:p>
    <w:p w14:paraId="7A1A9435" w14:textId="77777777" w:rsidR="00B8495B" w:rsidRDefault="00B8495B" w:rsidP="00044F7F">
      <w:pPr>
        <w:rPr>
          <w:rStyle w:val="Lienhypertexte"/>
        </w:rPr>
      </w:pPr>
    </w:p>
    <w:p w14:paraId="592AEBEC" w14:textId="3877B28F" w:rsidR="00116E52" w:rsidRDefault="009046EA" w:rsidP="00044F7F">
      <w:r>
        <w:t>For the management of log files</w:t>
      </w:r>
      <w:r w:rsidR="00DC16A8">
        <w:t xml:space="preserve"> Docker should be configured to use </w:t>
      </w:r>
      <w:r w:rsidR="00161207">
        <w:t xml:space="preserve">a </w:t>
      </w:r>
      <w:proofErr w:type="spellStart"/>
      <w:r w:rsidR="00161207">
        <w:t>gelf</w:t>
      </w:r>
      <w:proofErr w:type="spellEnd"/>
      <w:r w:rsidR="00161207">
        <w:t xml:space="preserve"> logging driver</w:t>
      </w:r>
      <w:r w:rsidR="009032FC">
        <w:t>:</w:t>
      </w:r>
    </w:p>
    <w:p w14:paraId="67440366" w14:textId="77777777" w:rsidR="009032FC" w:rsidRDefault="009032FC" w:rsidP="00044F7F">
      <w:bookmarkStart w:id="410" w:name="_GoBack"/>
      <w:bookmarkEnd w:id="410"/>
    </w:p>
    <w:p w14:paraId="2955224A" w14:textId="77777777" w:rsidR="009E230B" w:rsidRPr="00044F7F" w:rsidRDefault="009E230B" w:rsidP="00044F7F"/>
    <w:p w14:paraId="468E2AFD" w14:textId="77777777" w:rsidR="003069FA" w:rsidRDefault="003069FA" w:rsidP="003069FA">
      <w:pPr>
        <w:pStyle w:val="Titre3"/>
        <w:rPr>
          <w:i/>
        </w:rPr>
      </w:pPr>
      <w:bookmarkStart w:id="411" w:name="_Toc499823645"/>
      <w:bookmarkStart w:id="412" w:name="_Toc500837591"/>
      <w:r>
        <w:t>Selected Product(s)</w:t>
      </w:r>
      <w:bookmarkEnd w:id="411"/>
      <w:bookmarkEnd w:id="412"/>
    </w:p>
    <w:p w14:paraId="3D844266" w14:textId="6C68976C" w:rsidR="00D92AF4" w:rsidRDefault="00D92AF4" w:rsidP="00D92AF4">
      <w:bookmarkStart w:id="413" w:name="_Toc499823646"/>
      <w:r>
        <w:t xml:space="preserve">Real Time monitoring is done with </w:t>
      </w:r>
      <w:proofErr w:type="spellStart"/>
      <w:r>
        <w:t>Portainer</w:t>
      </w:r>
      <w:proofErr w:type="spellEnd"/>
      <w:r w:rsidR="002F2ACB">
        <w:t>.</w:t>
      </w:r>
    </w:p>
    <w:p w14:paraId="767D6FF2" w14:textId="77777777" w:rsidR="002F2ACB" w:rsidRDefault="002F2ACB" w:rsidP="00D92AF4"/>
    <w:p w14:paraId="15F41507" w14:textId="79F046FC" w:rsidR="00D92AF4" w:rsidRDefault="00D92AF4" w:rsidP="00D92AF4">
      <w:r>
        <w:t xml:space="preserve">Monitoring with history and notification will be provided through </w:t>
      </w:r>
      <w:proofErr w:type="spellStart"/>
      <w:r>
        <w:t>Centreon</w:t>
      </w:r>
      <w:proofErr w:type="spellEnd"/>
      <w:r w:rsidR="00EF0614">
        <w:t>.</w:t>
      </w:r>
    </w:p>
    <w:p w14:paraId="3460DCC5" w14:textId="77777777" w:rsidR="004B0802" w:rsidRDefault="004B0802" w:rsidP="00D92AF4"/>
    <w:p w14:paraId="06531C5E" w14:textId="77777777" w:rsidR="004B0802" w:rsidRDefault="004B0802" w:rsidP="004B0802">
      <w:r>
        <w:t xml:space="preserve">For the management of the log files produced by components, </w:t>
      </w:r>
      <w:hyperlink r:id="rId213" w:anchor="supported-logging-drivers" w:history="1">
        <w:r w:rsidRPr="001C5385">
          <w:rPr>
            <w:rStyle w:val="Lienhypertexte"/>
          </w:rPr>
          <w:t>Docker supports many different logging drivers</w:t>
        </w:r>
      </w:hyperlink>
      <w:r>
        <w:t xml:space="preserve">: default is </w:t>
      </w:r>
      <w:proofErr w:type="spellStart"/>
      <w:r>
        <w:t>json</w:t>
      </w:r>
      <w:proofErr w:type="spellEnd"/>
      <w:r>
        <w:t xml:space="preserve">-file, but </w:t>
      </w:r>
      <w:proofErr w:type="spellStart"/>
      <w:r>
        <w:t>Journald</w:t>
      </w:r>
      <w:proofErr w:type="spellEnd"/>
      <w:r>
        <w:t xml:space="preserve"> or syslog can be used.</w:t>
      </w:r>
    </w:p>
    <w:p w14:paraId="3D7408A8" w14:textId="77777777" w:rsidR="004B0802" w:rsidRDefault="004B0802" w:rsidP="004B0802"/>
    <w:p w14:paraId="277CEBF3" w14:textId="77777777" w:rsidR="004B0802" w:rsidRPr="0041407D" w:rsidRDefault="004B0802" w:rsidP="004B0802">
      <w:r>
        <w:t xml:space="preserve">the most interesting option should be to use </w:t>
      </w:r>
      <w:hyperlink r:id="rId214" w:history="1">
        <w:proofErr w:type="spellStart"/>
        <w:r w:rsidRPr="00962AE7">
          <w:rPr>
            <w:rStyle w:val="Lienhypertexte"/>
          </w:rPr>
          <w:t>gelf</w:t>
        </w:r>
        <w:proofErr w:type="spellEnd"/>
        <w:r w:rsidRPr="00962AE7">
          <w:rPr>
            <w:rStyle w:val="Lienhypertexte"/>
          </w:rPr>
          <w:t xml:space="preserve"> logging driver</w:t>
        </w:r>
      </w:hyperlink>
      <w:r>
        <w:t>, which w</w:t>
      </w:r>
      <w:r w:rsidRPr="00A26BF0">
        <w:t xml:space="preserve">rites log messages to a </w:t>
      </w:r>
      <w:proofErr w:type="spellStart"/>
      <w:r w:rsidRPr="00A26BF0">
        <w:t>Graylog</w:t>
      </w:r>
      <w:proofErr w:type="spellEnd"/>
      <w:r w:rsidRPr="00A26BF0">
        <w:t xml:space="preserve"> Extended Log Format (GELF) endpoint such as </w:t>
      </w:r>
      <w:proofErr w:type="spellStart"/>
      <w:r w:rsidRPr="00A26BF0">
        <w:t>Graylog</w:t>
      </w:r>
      <w:proofErr w:type="spellEnd"/>
      <w:r w:rsidRPr="00A26BF0">
        <w:t xml:space="preserve"> or </w:t>
      </w:r>
      <w:proofErr w:type="spellStart"/>
      <w:r w:rsidRPr="00A26BF0">
        <w:t>Logstash</w:t>
      </w:r>
      <w:proofErr w:type="spellEnd"/>
      <w:r>
        <w:t xml:space="preserve">, using </w:t>
      </w:r>
      <w:proofErr w:type="spellStart"/>
      <w:r>
        <w:t>Logstash</w:t>
      </w:r>
      <w:proofErr w:type="spellEnd"/>
      <w:r>
        <w:t xml:space="preserve"> the logs can be pushed into an </w:t>
      </w:r>
      <w:proofErr w:type="spellStart"/>
      <w:r>
        <w:t>ElasticSearch</w:t>
      </w:r>
      <w:proofErr w:type="spellEnd"/>
      <w:r>
        <w:t xml:space="preserve"> instance for analysis</w:t>
      </w:r>
      <w:r w:rsidRPr="00A26BF0">
        <w:t>.</w:t>
      </w:r>
    </w:p>
    <w:p w14:paraId="007A3E63" w14:textId="77777777" w:rsidR="002B4D4D" w:rsidRDefault="002B4D4D" w:rsidP="00D92AF4"/>
    <w:p w14:paraId="2B702544" w14:textId="77777777" w:rsidR="002B4D4D" w:rsidRPr="00044F7F" w:rsidRDefault="002B4D4D" w:rsidP="00D92AF4"/>
    <w:p w14:paraId="57140898" w14:textId="77777777" w:rsidR="003069FA" w:rsidRDefault="003069FA" w:rsidP="003069FA">
      <w:pPr>
        <w:pStyle w:val="Titre3"/>
      </w:pPr>
      <w:bookmarkStart w:id="414" w:name="_Toc500837592"/>
      <w:r>
        <w:t>Selection Rationale</w:t>
      </w:r>
      <w:bookmarkEnd w:id="413"/>
      <w:bookmarkEnd w:id="414"/>
    </w:p>
    <w:p w14:paraId="65DEEAF1" w14:textId="06D7F5AA" w:rsidR="00315173" w:rsidRDefault="00315173" w:rsidP="008A6E60">
      <w:proofErr w:type="spellStart"/>
      <w:r>
        <w:t>Portainer</w:t>
      </w:r>
      <w:proofErr w:type="spellEnd"/>
      <w:r>
        <w:t xml:space="preserve"> is very simple to install and use</w:t>
      </w:r>
    </w:p>
    <w:p w14:paraId="45B5FACA" w14:textId="6AEB7470" w:rsidR="008A6E60" w:rsidRDefault="00B978E8" w:rsidP="008A6E60">
      <w:proofErr w:type="spellStart"/>
      <w:r>
        <w:t>Centreon</w:t>
      </w:r>
      <w:proofErr w:type="spellEnd"/>
      <w:r>
        <w:t xml:space="preserve"> is already </w:t>
      </w:r>
      <w:r w:rsidR="004E17BA">
        <w:t xml:space="preserve">used for monitoring </w:t>
      </w:r>
      <w:r w:rsidR="004D70F5">
        <w:t>the IT infrastructure and the services.</w:t>
      </w:r>
    </w:p>
    <w:p w14:paraId="5A340397" w14:textId="77777777" w:rsidR="002F2ACB" w:rsidRPr="008A6E60" w:rsidRDefault="002F2ACB" w:rsidP="008A6E60"/>
    <w:p w14:paraId="369AA382" w14:textId="77777777" w:rsidR="003069FA" w:rsidRDefault="003069FA" w:rsidP="003069FA">
      <w:pPr>
        <w:pStyle w:val="Titre3"/>
        <w:rPr>
          <w:i/>
        </w:rPr>
      </w:pPr>
      <w:bookmarkStart w:id="415" w:name="_Toc499823647"/>
      <w:bookmarkStart w:id="416" w:name="_Toc500837593"/>
      <w:r>
        <w:t>Architecture Risks</w:t>
      </w:r>
      <w:bookmarkEnd w:id="415"/>
      <w:bookmarkEnd w:id="416"/>
    </w:p>
    <w:p w14:paraId="657F8878" w14:textId="77777777" w:rsidR="003069FA" w:rsidRPr="00F6725F" w:rsidRDefault="003069FA" w:rsidP="003069FA"/>
    <w:p w14:paraId="2A202EC3" w14:textId="77777777" w:rsidR="002D7C8C" w:rsidRPr="00F94E96" w:rsidRDefault="002D7C8C" w:rsidP="002D7C8C"/>
    <w:p w14:paraId="2FAEB280" w14:textId="77777777" w:rsidR="002D7C8C" w:rsidRDefault="002D7C8C" w:rsidP="002D7C8C">
      <w:pPr>
        <w:pStyle w:val="Titre1"/>
        <w:rPr>
          <w:i/>
        </w:rPr>
      </w:pPr>
      <w:bookmarkStart w:id="417" w:name="_Toc499823648"/>
      <w:bookmarkStart w:id="418" w:name="_Toc500837594"/>
      <w:r>
        <w:t>Section 4 System Construction Environment</w:t>
      </w:r>
      <w:bookmarkEnd w:id="417"/>
      <w:bookmarkEnd w:id="418"/>
    </w:p>
    <w:p w14:paraId="5C02B329" w14:textId="77777777" w:rsidR="002D7C8C" w:rsidRPr="0077092E" w:rsidRDefault="002D7C8C" w:rsidP="002D7C8C">
      <w:pPr>
        <w:rPr>
          <w:i/>
          <w:iCs/>
        </w:rPr>
      </w:pPr>
      <w:r w:rsidRPr="0077092E">
        <w:rPr>
          <w:i/>
          <w:iCs/>
        </w:rPr>
        <w:t xml:space="preserve">The </w:t>
      </w:r>
      <w:r w:rsidRPr="0077092E">
        <w:rPr>
          <w:b/>
          <w:bCs/>
          <w:i/>
          <w:iCs/>
        </w:rPr>
        <w:t xml:space="preserve">System Construction Environment </w:t>
      </w:r>
      <w:r w:rsidRPr="0077092E">
        <w:rPr>
          <w:i/>
          <w:iCs/>
        </w:rPr>
        <w:t xml:space="preserve">section details the various environments necessary to enable system construction and testing. </w:t>
      </w:r>
    </w:p>
    <w:p w14:paraId="6EA023DA" w14:textId="77777777" w:rsidR="004D4750" w:rsidRPr="0077092E" w:rsidRDefault="004D4750" w:rsidP="004D4750">
      <w:pPr>
        <w:rPr>
          <w:i/>
          <w:iCs/>
        </w:rPr>
      </w:pPr>
      <w:r w:rsidRPr="0077092E">
        <w:rPr>
          <w:i/>
          <w:iCs/>
        </w:rPr>
        <w:t>For each environment necessary for system construction (</w:t>
      </w:r>
      <w:r w:rsidRPr="0077092E">
        <w:rPr>
          <w:b/>
          <w:bCs/>
          <w:i/>
          <w:iCs/>
        </w:rPr>
        <w:t xml:space="preserve">Development, QA </w:t>
      </w:r>
      <w:r w:rsidRPr="0077092E">
        <w:rPr>
          <w:i/>
          <w:iCs/>
        </w:rPr>
        <w:t xml:space="preserve">and </w:t>
      </w:r>
      <w:r w:rsidRPr="0077092E">
        <w:rPr>
          <w:b/>
          <w:bCs/>
          <w:i/>
          <w:iCs/>
        </w:rPr>
        <w:t>Acceptance</w:t>
      </w:r>
      <w:r w:rsidRPr="0077092E">
        <w:rPr>
          <w:i/>
          <w:iCs/>
        </w:rPr>
        <w:t xml:space="preserve">), provide detailed specifications for the </w:t>
      </w:r>
      <w:r>
        <w:rPr>
          <w:b/>
          <w:bCs/>
          <w:i/>
          <w:iCs/>
        </w:rPr>
        <w:t>Environment</w:t>
      </w:r>
      <w:r w:rsidRPr="0077092E">
        <w:rPr>
          <w:b/>
          <w:bCs/>
          <w:i/>
          <w:iCs/>
        </w:rPr>
        <w:t xml:space="preserve"> </w:t>
      </w:r>
      <w:r w:rsidRPr="0077092E">
        <w:rPr>
          <w:i/>
          <w:iCs/>
        </w:rPr>
        <w:t xml:space="preserve">and </w:t>
      </w:r>
      <w:r w:rsidRPr="0077092E">
        <w:rPr>
          <w:b/>
          <w:bCs/>
          <w:i/>
          <w:iCs/>
        </w:rPr>
        <w:t xml:space="preserve">Supporting Infrastructure </w:t>
      </w:r>
      <w:r w:rsidRPr="0077092E">
        <w:rPr>
          <w:i/>
          <w:iCs/>
        </w:rPr>
        <w:t>that will be used (including hardware</w:t>
      </w:r>
      <w:ins w:id="419" w:author="Tonia Kelly" w:date="2012-01-18T17:12:00Z">
        <w:r w:rsidRPr="00472A68">
          <w:t>,</w:t>
        </w:r>
      </w:ins>
      <w:r>
        <w:t xml:space="preserve"> network </w:t>
      </w:r>
      <w:r w:rsidRPr="0077092E">
        <w:rPr>
          <w:i/>
          <w:iCs/>
        </w:rPr>
        <w:t>and operating system requirements, all necessary installed packages and tools, and needed directory structures</w:t>
      </w:r>
      <w:r w:rsidRPr="0077092E">
        <w:rPr>
          <w:b/>
          <w:bCs/>
          <w:i/>
          <w:iCs/>
        </w:rPr>
        <w:t xml:space="preserve"> </w:t>
      </w:r>
      <w:r w:rsidRPr="0077092E">
        <w:rPr>
          <w:i/>
          <w:iCs/>
        </w:rPr>
        <w:t>that will be utilized to store all construction components).</w:t>
      </w:r>
    </w:p>
    <w:p w14:paraId="108C5AFC" w14:textId="77777777" w:rsidR="002D7C8C" w:rsidRDefault="002D7C8C" w:rsidP="002D7C8C"/>
    <w:p w14:paraId="56364CE5" w14:textId="27A8973A" w:rsidR="00D86E7F" w:rsidRDefault="001B3ECD" w:rsidP="00D86E7F">
      <w:pPr>
        <w:pStyle w:val="Titre2"/>
      </w:pPr>
      <w:bookmarkStart w:id="420" w:name="_Toc499823649"/>
      <w:bookmarkStart w:id="421" w:name="_Toc500837595"/>
      <w:r>
        <w:t xml:space="preserve">Preliminary test </w:t>
      </w:r>
      <w:r w:rsidR="00D86E7F">
        <w:t>Environment</w:t>
      </w:r>
      <w:bookmarkEnd w:id="420"/>
      <w:bookmarkEnd w:id="421"/>
    </w:p>
    <w:p w14:paraId="5B75AA36" w14:textId="77777777" w:rsidR="0050130D" w:rsidRDefault="001B3ECD" w:rsidP="001B3ECD">
      <w:r>
        <w:t>A preliminary test environment has been set</w:t>
      </w:r>
      <w:r w:rsidR="00FB632D">
        <w:t>up</w:t>
      </w:r>
      <w:r w:rsidR="0050130D">
        <w:t>, based on 4 virtual machines</w:t>
      </w:r>
    </w:p>
    <w:p w14:paraId="57417DCE" w14:textId="5880FD85" w:rsidR="001B3ECD" w:rsidRDefault="0050130D" w:rsidP="001B3ECD">
      <w:r>
        <w:t>The available components are</w:t>
      </w:r>
      <w:r w:rsidR="00FB632D">
        <w:t>:</w:t>
      </w:r>
    </w:p>
    <w:p w14:paraId="49487CC4" w14:textId="430E1B9A" w:rsidR="00FB632D" w:rsidRDefault="00F54CF8" w:rsidP="0047663D">
      <w:pPr>
        <w:numPr>
          <w:ilvl w:val="0"/>
          <w:numId w:val="35"/>
        </w:numPr>
        <w:rPr>
          <w:rFonts w:ascii="Calibri" w:hAnsi="Calibri"/>
          <w:szCs w:val="22"/>
          <w:lang w:val="fr-FR"/>
        </w:rPr>
      </w:pPr>
      <w:r>
        <w:rPr>
          <w:u w:val="single"/>
        </w:rPr>
        <w:t>A</w:t>
      </w:r>
      <w:r w:rsidR="00FB632D">
        <w:rPr>
          <w:u w:val="single"/>
        </w:rPr>
        <w:t xml:space="preserve">uthentication </w:t>
      </w:r>
      <w:r>
        <w:rPr>
          <w:u w:val="single"/>
        </w:rPr>
        <w:t xml:space="preserve">portal </w:t>
      </w:r>
      <w:r w:rsidR="00FB632D">
        <w:rPr>
          <w:u w:val="single"/>
        </w:rPr>
        <w:t>Horizon:</w:t>
      </w:r>
      <w:r w:rsidR="00FB632D">
        <w:t xml:space="preserve"> </w:t>
      </w:r>
      <w:hyperlink r:id="rId215" w:history="1">
        <w:r w:rsidR="00FB632D" w:rsidRPr="00C97FB9">
          <w:rPr>
            <w:rStyle w:val="Lienhypertexte"/>
          </w:rPr>
          <w:t>iot.testnca.org:8000</w:t>
        </w:r>
      </w:hyperlink>
    </w:p>
    <w:p w14:paraId="7CE73FCB" w14:textId="4744A8BC" w:rsidR="00FB632D" w:rsidRDefault="00406474" w:rsidP="0047663D">
      <w:pPr>
        <w:numPr>
          <w:ilvl w:val="0"/>
          <w:numId w:val="35"/>
        </w:numPr>
      </w:pPr>
      <w:r>
        <w:rPr>
          <w:u w:val="single"/>
        </w:rPr>
        <w:t xml:space="preserve">Authentication </w:t>
      </w:r>
      <w:r w:rsidR="00FB632D">
        <w:rPr>
          <w:u w:val="single"/>
        </w:rPr>
        <w:t>API Keystone:</w:t>
      </w:r>
      <w:r w:rsidR="00FB632D">
        <w:t xml:space="preserve"> </w:t>
      </w:r>
      <w:hyperlink r:id="rId216" w:history="1">
        <w:r w:rsidR="00FB632D" w:rsidRPr="00C97FB9">
          <w:rPr>
            <w:rStyle w:val="Lienhypertexte"/>
          </w:rPr>
          <w:t>iot.testnca.org:5000</w:t>
        </w:r>
      </w:hyperlink>
    </w:p>
    <w:p w14:paraId="4E8751B8" w14:textId="05E8290F" w:rsidR="00FB632D" w:rsidRPr="00FB632D" w:rsidRDefault="00FB632D" w:rsidP="0047663D">
      <w:pPr>
        <w:numPr>
          <w:ilvl w:val="0"/>
          <w:numId w:val="35"/>
        </w:numPr>
        <w:rPr>
          <w:lang w:val="fr-FR"/>
        </w:rPr>
      </w:pPr>
      <w:r w:rsidRPr="00FB632D">
        <w:rPr>
          <w:u w:val="single"/>
          <w:lang w:val="fr-FR"/>
        </w:rPr>
        <w:t>Sécurisation de l’API ORION via PEP-</w:t>
      </w:r>
      <w:proofErr w:type="gramStart"/>
      <w:r w:rsidRPr="00FB632D">
        <w:rPr>
          <w:u w:val="single"/>
          <w:lang w:val="fr-FR"/>
        </w:rPr>
        <w:t>Proxy:</w:t>
      </w:r>
      <w:proofErr w:type="gramEnd"/>
      <w:r w:rsidRPr="00FB632D">
        <w:rPr>
          <w:lang w:val="fr-FR"/>
        </w:rPr>
        <w:t xml:space="preserve"> </w:t>
      </w:r>
      <w:hyperlink r:id="rId217" w:history="1">
        <w:r w:rsidRPr="00A7354F">
          <w:rPr>
            <w:rStyle w:val="Lienhypertexte"/>
            <w:lang w:val="fr-FR"/>
          </w:rPr>
          <w:t>iot.testnca.org:8081</w:t>
        </w:r>
      </w:hyperlink>
    </w:p>
    <w:p w14:paraId="642517B7" w14:textId="2A56B077" w:rsidR="00820A85" w:rsidRPr="0048061E" w:rsidRDefault="00820A85" w:rsidP="0047663D">
      <w:pPr>
        <w:numPr>
          <w:ilvl w:val="0"/>
          <w:numId w:val="35"/>
        </w:numPr>
        <w:rPr>
          <w:rFonts w:ascii="Calibri" w:hAnsi="Calibri"/>
          <w:b/>
          <w:bCs/>
          <w:szCs w:val="22"/>
          <w:lang w:val="en-GB"/>
        </w:rPr>
      </w:pPr>
      <w:r>
        <w:rPr>
          <w:u w:val="single"/>
        </w:rPr>
        <w:t xml:space="preserve">API Orion Context </w:t>
      </w:r>
      <w:r w:rsidR="00460AC2">
        <w:rPr>
          <w:u w:val="single"/>
        </w:rPr>
        <w:t>Bro</w:t>
      </w:r>
      <w:r>
        <w:rPr>
          <w:u w:val="single"/>
        </w:rPr>
        <w:t>ker:</w:t>
      </w:r>
      <w:r>
        <w:t xml:space="preserve"> </w:t>
      </w:r>
      <w:hyperlink r:id="rId218" w:history="1">
        <w:r w:rsidRPr="00C97FB9">
          <w:rPr>
            <w:rStyle w:val="Lienhypertexte"/>
          </w:rPr>
          <w:t>iot.testnca.org:1026</w:t>
        </w:r>
      </w:hyperlink>
    </w:p>
    <w:p w14:paraId="7E0BB639" w14:textId="0E9ADF40" w:rsidR="00820A85" w:rsidRPr="002A6751" w:rsidRDefault="00820A85" w:rsidP="0047663D">
      <w:pPr>
        <w:numPr>
          <w:ilvl w:val="0"/>
          <w:numId w:val="35"/>
        </w:numPr>
        <w:rPr>
          <w:i/>
          <w:iCs/>
          <w:lang w:val="en-GB"/>
        </w:rPr>
      </w:pPr>
      <w:r w:rsidRPr="002A6751">
        <w:rPr>
          <w:u w:val="single"/>
          <w:lang w:val="en-GB"/>
        </w:rPr>
        <w:t xml:space="preserve">API IDAS http </w:t>
      </w:r>
      <w:proofErr w:type="spellStart"/>
      <w:r w:rsidRPr="002A6751">
        <w:rPr>
          <w:u w:val="single"/>
          <w:lang w:val="en-GB"/>
        </w:rPr>
        <w:t>UltraLight</w:t>
      </w:r>
      <w:proofErr w:type="spellEnd"/>
      <w:r w:rsidRPr="002A6751">
        <w:rPr>
          <w:u w:val="single"/>
          <w:lang w:val="en-GB"/>
        </w:rPr>
        <w:t>:</w:t>
      </w:r>
      <w:r w:rsidRPr="002A6751">
        <w:rPr>
          <w:lang w:val="en-GB"/>
        </w:rPr>
        <w:t xml:space="preserve"> </w:t>
      </w:r>
      <w:hyperlink r:id="rId219" w:history="1">
        <w:r w:rsidRPr="00C97FB9">
          <w:rPr>
            <w:rStyle w:val="Lienhypertexte"/>
            <w:lang w:val="en-GB"/>
          </w:rPr>
          <w:t>iot.testnca.org:4041</w:t>
        </w:r>
      </w:hyperlink>
      <w:r w:rsidRPr="002A6751">
        <w:rPr>
          <w:b/>
          <w:bCs/>
          <w:lang w:val="en-GB"/>
        </w:rPr>
        <w:t xml:space="preserve"> </w:t>
      </w:r>
      <w:r w:rsidRPr="002A6751">
        <w:rPr>
          <w:i/>
          <w:iCs/>
          <w:lang w:val="en-GB"/>
        </w:rPr>
        <w:t>(Service/Device Creation)</w:t>
      </w:r>
      <w:r w:rsidRPr="002A6751">
        <w:rPr>
          <w:lang w:val="en-GB"/>
        </w:rPr>
        <w:t xml:space="preserve"> </w:t>
      </w:r>
      <w:r w:rsidRPr="002A6751">
        <w:rPr>
          <w:color w:val="0070C0"/>
          <w:lang w:val="en-GB"/>
        </w:rPr>
        <w:t xml:space="preserve"> </w:t>
      </w:r>
      <w:hyperlink r:id="rId220" w:history="1">
        <w:r w:rsidRPr="00C97FB9">
          <w:rPr>
            <w:rStyle w:val="Lienhypertexte"/>
            <w:lang w:val="en-GB"/>
          </w:rPr>
          <w:t>iot.testnca.org:7896</w:t>
        </w:r>
      </w:hyperlink>
      <w:r w:rsidRPr="002A6751">
        <w:rPr>
          <w:b/>
          <w:bCs/>
          <w:lang w:val="en-GB"/>
        </w:rPr>
        <w:t xml:space="preserve"> </w:t>
      </w:r>
      <w:r w:rsidRPr="002A6751">
        <w:rPr>
          <w:i/>
          <w:iCs/>
          <w:lang w:val="en-GB"/>
        </w:rPr>
        <w:t>(http UL2.0</w:t>
      </w:r>
      <w:r w:rsidR="002A6751" w:rsidRPr="002A6751">
        <w:rPr>
          <w:i/>
          <w:iCs/>
          <w:lang w:val="en-GB"/>
        </w:rPr>
        <w:t xml:space="preserve"> for </w:t>
      </w:r>
      <w:r w:rsidR="002A6751">
        <w:rPr>
          <w:i/>
          <w:iCs/>
          <w:lang w:val="en-GB"/>
        </w:rPr>
        <w:t>data update</w:t>
      </w:r>
      <w:r w:rsidRPr="002A6751">
        <w:rPr>
          <w:i/>
          <w:iCs/>
          <w:lang w:val="en-GB"/>
        </w:rPr>
        <w:t>)</w:t>
      </w:r>
    </w:p>
    <w:p w14:paraId="225A9462" w14:textId="320DE968" w:rsidR="00820A85" w:rsidRPr="00C925F4" w:rsidRDefault="00820A85" w:rsidP="0047663D">
      <w:pPr>
        <w:numPr>
          <w:ilvl w:val="0"/>
          <w:numId w:val="35"/>
        </w:numPr>
        <w:rPr>
          <w:lang w:val="en-GB"/>
        </w:rPr>
      </w:pPr>
      <w:r w:rsidRPr="00C925F4">
        <w:rPr>
          <w:u w:val="single"/>
          <w:lang w:val="en-GB"/>
        </w:rPr>
        <w:t>MongoDB</w:t>
      </w:r>
      <w:r w:rsidR="00C97FB9">
        <w:rPr>
          <w:u w:val="single"/>
          <w:lang w:val="en-GB"/>
        </w:rPr>
        <w:t xml:space="preserve"> (3 containers)</w:t>
      </w:r>
      <w:r w:rsidRPr="00C925F4">
        <w:rPr>
          <w:u w:val="single"/>
          <w:lang w:val="en-GB"/>
        </w:rPr>
        <w:t>:</w:t>
      </w:r>
      <w:r w:rsidRPr="00C925F4">
        <w:rPr>
          <w:lang w:val="en-GB"/>
        </w:rPr>
        <w:t xml:space="preserve"> </w:t>
      </w:r>
      <w:hyperlink r:id="rId221" w:history="1">
        <w:r w:rsidRPr="00C97FB9">
          <w:rPr>
            <w:rStyle w:val="Lienhypertexte"/>
            <w:lang w:val="en-GB"/>
          </w:rPr>
          <w:t>iot.testn</w:t>
        </w:r>
        <w:r w:rsidRPr="00C97FB9">
          <w:rPr>
            <w:rStyle w:val="Lienhypertexte"/>
            <w:lang w:val="en-GB"/>
          </w:rPr>
          <w:t>c</w:t>
        </w:r>
        <w:r w:rsidRPr="00C97FB9">
          <w:rPr>
            <w:rStyle w:val="Lienhypertexte"/>
            <w:lang w:val="en-GB"/>
          </w:rPr>
          <w:t>a.org:2</w:t>
        </w:r>
        <w:r w:rsidRPr="00C97FB9">
          <w:rPr>
            <w:rStyle w:val="Lienhypertexte"/>
            <w:lang w:val="en-GB"/>
          </w:rPr>
          <w:t>7</w:t>
        </w:r>
        <w:r w:rsidRPr="00C97FB9">
          <w:rPr>
            <w:rStyle w:val="Lienhypertexte"/>
            <w:lang w:val="en-GB"/>
          </w:rPr>
          <w:t>017</w:t>
        </w:r>
      </w:hyperlink>
      <w:r w:rsidRPr="00C925F4">
        <w:rPr>
          <w:b/>
          <w:bCs/>
          <w:lang w:val="en-GB"/>
        </w:rPr>
        <w:t xml:space="preserve">, </w:t>
      </w:r>
      <w:r w:rsidRPr="00C925F4">
        <w:rPr>
          <w:b/>
          <w:bCs/>
          <w:color w:val="0070C0"/>
          <w:lang w:val="en-GB"/>
        </w:rPr>
        <w:t>iot.testnca.org:27018</w:t>
      </w:r>
      <w:r w:rsidRPr="00C925F4">
        <w:rPr>
          <w:b/>
          <w:bCs/>
          <w:lang w:val="en-GB"/>
        </w:rPr>
        <w:t xml:space="preserve">, </w:t>
      </w:r>
      <w:r w:rsidRPr="00C925F4">
        <w:rPr>
          <w:b/>
          <w:bCs/>
          <w:color w:val="0070C0"/>
          <w:lang w:val="en-GB"/>
        </w:rPr>
        <w:t>iot.testnca.org:27019</w:t>
      </w:r>
    </w:p>
    <w:p w14:paraId="130C1301" w14:textId="61951F3C" w:rsidR="001861C3" w:rsidRDefault="001861C3" w:rsidP="0047663D">
      <w:pPr>
        <w:numPr>
          <w:ilvl w:val="0"/>
          <w:numId w:val="35"/>
        </w:numPr>
      </w:pPr>
      <w:r w:rsidRPr="003A54A3">
        <w:rPr>
          <w:u w:val="single"/>
        </w:rPr>
        <w:t>CKAN</w:t>
      </w:r>
      <w:r w:rsidR="00C925F4" w:rsidRPr="003A54A3">
        <w:rPr>
          <w:u w:val="single"/>
        </w:rPr>
        <w:t xml:space="preserve"> </w:t>
      </w:r>
      <w:proofErr w:type="spellStart"/>
      <w:r w:rsidR="00C925F4" w:rsidRPr="003A54A3">
        <w:rPr>
          <w:u w:val="single"/>
        </w:rPr>
        <w:t>Opendata</w:t>
      </w:r>
      <w:proofErr w:type="spellEnd"/>
      <w:r w:rsidR="00C925F4" w:rsidRPr="003A54A3">
        <w:rPr>
          <w:u w:val="single"/>
        </w:rPr>
        <w:t xml:space="preserve"> Portal:</w:t>
      </w:r>
      <w:r>
        <w:t xml:space="preserve"> </w:t>
      </w:r>
      <w:hyperlink r:id="rId222" w:history="1">
        <w:r w:rsidRPr="00C97FB9">
          <w:rPr>
            <w:rStyle w:val="Lienhypertexte"/>
          </w:rPr>
          <w:t>iot.testnca.org:8002</w:t>
        </w:r>
      </w:hyperlink>
    </w:p>
    <w:p w14:paraId="4642CE87" w14:textId="3F8C19DF" w:rsidR="001861C3" w:rsidRPr="00602012" w:rsidRDefault="001861C3" w:rsidP="0047663D">
      <w:pPr>
        <w:numPr>
          <w:ilvl w:val="0"/>
          <w:numId w:val="35"/>
        </w:numPr>
        <w:rPr>
          <w:b/>
          <w:bCs/>
          <w:lang w:val="fr-FR"/>
        </w:rPr>
      </w:pPr>
      <w:r w:rsidRPr="001861C3">
        <w:rPr>
          <w:u w:val="single"/>
          <w:lang w:val="fr-FR"/>
        </w:rPr>
        <w:t xml:space="preserve">Wiki Documentaire </w:t>
      </w:r>
      <w:proofErr w:type="spellStart"/>
      <w:proofErr w:type="gramStart"/>
      <w:r w:rsidRPr="001861C3">
        <w:rPr>
          <w:u w:val="single"/>
          <w:lang w:val="fr-FR"/>
        </w:rPr>
        <w:t>Dokuwiki</w:t>
      </w:r>
      <w:proofErr w:type="spellEnd"/>
      <w:r w:rsidRPr="001861C3">
        <w:rPr>
          <w:u w:val="single"/>
          <w:lang w:val="fr-FR"/>
        </w:rPr>
        <w:t>:</w:t>
      </w:r>
      <w:proofErr w:type="gramEnd"/>
      <w:r w:rsidRPr="001861C3">
        <w:rPr>
          <w:lang w:val="fr-FR"/>
        </w:rPr>
        <w:t xml:space="preserve"> </w:t>
      </w:r>
      <w:hyperlink r:id="rId223" w:history="1">
        <w:r w:rsidRPr="0029545B">
          <w:rPr>
            <w:rStyle w:val="Lienhypertexte"/>
            <w:lang w:val="fr-FR"/>
          </w:rPr>
          <w:t>iot.testnca.</w:t>
        </w:r>
        <w:r w:rsidRPr="0029545B">
          <w:rPr>
            <w:rStyle w:val="Lienhypertexte"/>
            <w:lang w:val="fr-FR"/>
          </w:rPr>
          <w:t>o</w:t>
        </w:r>
        <w:r w:rsidRPr="0029545B">
          <w:rPr>
            <w:rStyle w:val="Lienhypertexte"/>
            <w:lang w:val="fr-FR"/>
          </w:rPr>
          <w:t>rg:8003</w:t>
        </w:r>
      </w:hyperlink>
    </w:p>
    <w:p w14:paraId="4BCF2131" w14:textId="50BC261B" w:rsidR="00CB220C" w:rsidRPr="00CB220C" w:rsidRDefault="00602012" w:rsidP="0047663D">
      <w:pPr>
        <w:numPr>
          <w:ilvl w:val="0"/>
          <w:numId w:val="35"/>
        </w:numPr>
        <w:rPr>
          <w:lang w:val="en-GB"/>
        </w:rPr>
      </w:pPr>
      <w:r w:rsidRPr="00CB220C">
        <w:rPr>
          <w:u w:val="single"/>
          <w:lang w:val="en-GB"/>
        </w:rPr>
        <w:t xml:space="preserve">A </w:t>
      </w:r>
      <w:proofErr w:type="spellStart"/>
      <w:r w:rsidRPr="00CB220C">
        <w:rPr>
          <w:u w:val="single"/>
          <w:lang w:val="en-GB"/>
        </w:rPr>
        <w:t>portainer</w:t>
      </w:r>
      <w:proofErr w:type="spellEnd"/>
      <w:r w:rsidRPr="00CB220C">
        <w:rPr>
          <w:u w:val="single"/>
          <w:lang w:val="en-GB"/>
        </w:rPr>
        <w:t xml:space="preserve"> </w:t>
      </w:r>
      <w:r w:rsidR="003962B3" w:rsidRPr="00CB220C">
        <w:rPr>
          <w:u w:val="single"/>
          <w:lang w:val="en-GB"/>
        </w:rPr>
        <w:t>is also available:</w:t>
      </w:r>
      <w:r w:rsidR="003962B3" w:rsidRPr="00CB220C">
        <w:rPr>
          <w:b/>
          <w:bCs/>
          <w:lang w:val="en-GB"/>
        </w:rPr>
        <w:t xml:space="preserve"> </w:t>
      </w:r>
      <w:hyperlink r:id="rId224" w:history="1">
        <w:r w:rsidR="003962B3" w:rsidRPr="00C97FB9">
          <w:rPr>
            <w:rStyle w:val="Lienhypertexte"/>
            <w:lang w:val="en-GB"/>
          </w:rPr>
          <w:t>iot.testnca.org:9000</w:t>
        </w:r>
      </w:hyperlink>
    </w:p>
    <w:p w14:paraId="6D7432B0" w14:textId="2A529C2F" w:rsidR="0067166C" w:rsidRPr="00E97AD3" w:rsidRDefault="0067166C" w:rsidP="0047663D">
      <w:pPr>
        <w:numPr>
          <w:ilvl w:val="0"/>
          <w:numId w:val="35"/>
        </w:numPr>
        <w:rPr>
          <w:lang w:val="en-GB"/>
        </w:rPr>
      </w:pPr>
      <w:r w:rsidRPr="00CB220C">
        <w:rPr>
          <w:lang w:val="en-GB"/>
        </w:rPr>
        <w:lastRenderedPageBreak/>
        <w:t xml:space="preserve">A </w:t>
      </w:r>
      <w:r w:rsidR="00017A1F" w:rsidRPr="00CB220C">
        <w:rPr>
          <w:lang w:val="en-GB"/>
        </w:rPr>
        <w:t>D</w:t>
      </w:r>
      <w:r w:rsidRPr="00CB220C">
        <w:rPr>
          <w:lang w:val="en-GB"/>
        </w:rPr>
        <w:t>ocker registry has been installed</w:t>
      </w:r>
      <w:r w:rsidR="00017A1F" w:rsidRPr="00CB220C">
        <w:rPr>
          <w:lang w:val="en-GB"/>
        </w:rPr>
        <w:t xml:space="preserve">: </w:t>
      </w:r>
      <w:r w:rsidR="00017A1F" w:rsidRPr="00CB220C">
        <w:rPr>
          <w:b/>
          <w:bCs/>
          <w:color w:val="0070C0"/>
          <w:lang w:val="en-GB"/>
        </w:rPr>
        <w:t>registry.nicecotedazur.org:5000</w:t>
      </w:r>
      <w:r w:rsidR="00E97AD3">
        <w:rPr>
          <w:b/>
          <w:bCs/>
          <w:color w:val="0070C0"/>
          <w:lang w:val="en-GB"/>
        </w:rPr>
        <w:t xml:space="preserve"> </w:t>
      </w:r>
      <w:r w:rsidR="00E97AD3" w:rsidRPr="00E97AD3">
        <w:rPr>
          <w:bCs/>
          <w:lang w:val="en-GB"/>
        </w:rPr>
        <w:t>(</w:t>
      </w:r>
      <w:proofErr w:type="spellStart"/>
      <w:proofErr w:type="gramStart"/>
      <w:r w:rsidR="00E97AD3" w:rsidRPr="00E97AD3">
        <w:rPr>
          <w:bCs/>
          <w:lang w:val="en-GB"/>
        </w:rPr>
        <w:t>portus</w:t>
      </w:r>
      <w:proofErr w:type="spellEnd"/>
      <w:r w:rsidR="00E97AD3" w:rsidRPr="00E97AD3">
        <w:rPr>
          <w:bCs/>
          <w:lang w:val="en-GB"/>
        </w:rPr>
        <w:t xml:space="preserve"> ?</w:t>
      </w:r>
      <w:proofErr w:type="gramEnd"/>
      <w:r w:rsidR="00E97AD3" w:rsidRPr="00E97AD3">
        <w:rPr>
          <w:bCs/>
          <w:lang w:val="en-GB"/>
        </w:rPr>
        <w:t>)</w:t>
      </w:r>
    </w:p>
    <w:p w14:paraId="3227C313" w14:textId="04C36A41" w:rsidR="000D747A" w:rsidRPr="00CB220C" w:rsidRDefault="000D747A" w:rsidP="0047663D">
      <w:pPr>
        <w:numPr>
          <w:ilvl w:val="0"/>
          <w:numId w:val="35"/>
        </w:numPr>
        <w:rPr>
          <w:lang w:val="en-GB"/>
        </w:rPr>
      </w:pPr>
      <w:r>
        <w:rPr>
          <w:lang w:val="en-GB"/>
        </w:rPr>
        <w:t xml:space="preserve">An Eclipse Che has been installed in test: </w:t>
      </w:r>
      <w:hyperlink r:id="rId225" w:history="1">
        <w:r w:rsidRPr="00C97FB9">
          <w:rPr>
            <w:rStyle w:val="Lienhypertexte"/>
            <w:lang w:val="en-GB"/>
          </w:rPr>
          <w:t>iot.testnca.org:8080</w:t>
        </w:r>
      </w:hyperlink>
      <w:r>
        <w:rPr>
          <w:lang w:val="en-GB"/>
        </w:rPr>
        <w:t xml:space="preserve"> (</w:t>
      </w:r>
      <w:proofErr w:type="spellStart"/>
      <w:r>
        <w:rPr>
          <w:lang w:val="en-GB"/>
        </w:rPr>
        <w:t>url</w:t>
      </w:r>
      <w:proofErr w:type="spellEnd"/>
      <w:r>
        <w:rPr>
          <w:lang w:val="en-GB"/>
        </w:rPr>
        <w:t xml:space="preserve"> to provide che.nicecotedazur.org?</w:t>
      </w:r>
      <w:r w:rsidR="00B530C6">
        <w:rPr>
          <w:lang w:val="en-GB"/>
        </w:rPr>
        <w:t xml:space="preserve"> </w:t>
      </w:r>
      <w:r>
        <w:rPr>
          <w:lang w:val="en-GB"/>
        </w:rPr>
        <w:t>;O)</w:t>
      </w:r>
    </w:p>
    <w:p w14:paraId="2C983EC7" w14:textId="7EAE18A9" w:rsidR="007B0D86" w:rsidRDefault="007B0D86" w:rsidP="007B0D86">
      <w:pPr>
        <w:pStyle w:val="Titre2"/>
      </w:pPr>
      <w:bookmarkStart w:id="422" w:name="_Toc499823652"/>
      <w:bookmarkStart w:id="423" w:name="_Toc499823650"/>
      <w:bookmarkStart w:id="424" w:name="_Toc500837596"/>
      <w:r>
        <w:t xml:space="preserve">Global </w:t>
      </w:r>
      <w:bookmarkEnd w:id="423"/>
      <w:r w:rsidR="000D747A">
        <w:t xml:space="preserve">system </w:t>
      </w:r>
      <w:r w:rsidR="00227FE3">
        <w:t>vision</w:t>
      </w:r>
      <w:bookmarkEnd w:id="424"/>
    </w:p>
    <w:p w14:paraId="2993F1FB" w14:textId="77777777" w:rsidR="00227FE3" w:rsidRPr="00227FE3" w:rsidRDefault="00227FE3" w:rsidP="00227FE3"/>
    <w:p w14:paraId="7A29D6DE" w14:textId="6858DF2F" w:rsidR="007B0D86" w:rsidRDefault="00227FE3" w:rsidP="007B0D86">
      <w:r>
        <w:t xml:space="preserve">The targeted </w:t>
      </w:r>
      <w:r w:rsidR="000D747A">
        <w:t xml:space="preserve">global </w:t>
      </w:r>
      <w:r>
        <w:t xml:space="preserve">system should offer several environments to cover the whole life cycle of software from development, </w:t>
      </w:r>
      <w:r w:rsidR="000D747A">
        <w:t xml:space="preserve">to </w:t>
      </w:r>
      <w:r>
        <w:t>QA</w:t>
      </w:r>
      <w:r w:rsidR="000D747A">
        <w:t>, and then</w:t>
      </w:r>
      <w:r>
        <w:t xml:space="preserve"> to production</w:t>
      </w:r>
      <w:r w:rsidR="00426E2C">
        <w:t>.</w:t>
      </w:r>
    </w:p>
    <w:p w14:paraId="3A2897DF" w14:textId="77777777" w:rsidR="00D16550" w:rsidRDefault="00D16550" w:rsidP="007B0D86"/>
    <w:p w14:paraId="0B0FEF3F" w14:textId="36E8D36F" w:rsidR="00D16550" w:rsidRDefault="00D16550" w:rsidP="007B0D86">
      <w:r>
        <w:t xml:space="preserve">It could be valuable to introduce </w:t>
      </w:r>
      <w:r w:rsidR="00440572">
        <w:t xml:space="preserve">meta-orchestration tools like </w:t>
      </w:r>
      <w:hyperlink r:id="rId226" w:history="1">
        <w:r w:rsidR="00440572" w:rsidRPr="008938E4">
          <w:rPr>
            <w:rStyle w:val="Lienhypertexte"/>
          </w:rPr>
          <w:t>Rancher</w:t>
        </w:r>
      </w:hyperlink>
      <w:r w:rsidR="00440572">
        <w:t xml:space="preserve">, to be able to </w:t>
      </w:r>
      <w:r w:rsidR="007016EC">
        <w:t>manage easily the</w:t>
      </w:r>
      <w:r w:rsidR="00005836">
        <w:t xml:space="preserve"> different environments</w:t>
      </w:r>
      <w:r w:rsidR="000D1680">
        <w:t>.</w:t>
      </w:r>
    </w:p>
    <w:p w14:paraId="4F85F964" w14:textId="77777777" w:rsidR="005B1BAF" w:rsidRDefault="005B1BAF" w:rsidP="007B0D86"/>
    <w:p w14:paraId="30A5223B" w14:textId="03EFF514" w:rsidR="005B1BAF" w:rsidRDefault="00E96A19" w:rsidP="00144D68">
      <w:pPr>
        <w:jc w:val="center"/>
      </w:pPr>
      <w:r>
        <w:rPr>
          <w:noProof/>
        </w:rPr>
        <w:drawing>
          <wp:inline distT="0" distB="0" distL="0" distR="0" wp14:anchorId="2799AB5A" wp14:editId="68AF822B">
            <wp:extent cx="3121152" cy="1950720"/>
            <wp:effectExtent l="0" t="0" r="317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ncher_value_diagram.jpg"/>
                    <pic:cNvPicPr/>
                  </pic:nvPicPr>
                  <pic:blipFill>
                    <a:blip r:embed="rId227" cstate="print">
                      <a:extLst>
                        <a:ext uri="{28A0092B-C50C-407E-A947-70E740481C1C}">
                          <a14:useLocalDpi xmlns:a14="http://schemas.microsoft.com/office/drawing/2010/main" val="0"/>
                        </a:ext>
                      </a:extLst>
                    </a:blip>
                    <a:stretch>
                      <a:fillRect/>
                    </a:stretch>
                  </pic:blipFill>
                  <pic:spPr>
                    <a:xfrm>
                      <a:off x="0" y="0"/>
                      <a:ext cx="3121152" cy="1950720"/>
                    </a:xfrm>
                    <a:prstGeom prst="rect">
                      <a:avLst/>
                    </a:prstGeom>
                  </pic:spPr>
                </pic:pic>
              </a:graphicData>
            </a:graphic>
          </wp:inline>
        </w:drawing>
      </w:r>
    </w:p>
    <w:p w14:paraId="08B6AB86" w14:textId="1E7F8B66" w:rsidR="00227FE3" w:rsidRDefault="00227FE3" w:rsidP="007B0D86"/>
    <w:p w14:paraId="07269E9C" w14:textId="77777777" w:rsidR="00FC3DB1" w:rsidRDefault="00227FE3" w:rsidP="00FC3DB1">
      <w:pPr>
        <w:keepNext/>
      </w:pPr>
      <w:r>
        <w:rPr>
          <w:noProof/>
        </w:rPr>
        <w:lastRenderedPageBreak/>
        <w:drawing>
          <wp:inline distT="0" distB="0" distL="0" distR="0" wp14:anchorId="29FEA8F5" wp14:editId="59D06E13">
            <wp:extent cx="6000750" cy="45929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NCA_fiware_dev-qa-prod-view.png"/>
                    <pic:cNvPicPr/>
                  </pic:nvPicPr>
                  <pic:blipFill>
                    <a:blip r:embed="rId228">
                      <a:extLst>
                        <a:ext uri="{28A0092B-C50C-407E-A947-70E740481C1C}">
                          <a14:useLocalDpi xmlns:a14="http://schemas.microsoft.com/office/drawing/2010/main" val="0"/>
                        </a:ext>
                      </a:extLst>
                    </a:blip>
                    <a:stretch>
                      <a:fillRect/>
                    </a:stretch>
                  </pic:blipFill>
                  <pic:spPr>
                    <a:xfrm>
                      <a:off x="0" y="0"/>
                      <a:ext cx="6000750" cy="4592955"/>
                    </a:xfrm>
                    <a:prstGeom prst="rect">
                      <a:avLst/>
                    </a:prstGeom>
                  </pic:spPr>
                </pic:pic>
              </a:graphicData>
            </a:graphic>
          </wp:inline>
        </w:drawing>
      </w:r>
    </w:p>
    <w:p w14:paraId="1E139801" w14:textId="56634CB3" w:rsidR="00227FE3" w:rsidRDefault="00FC3DB1" w:rsidP="00FC3DB1">
      <w:pPr>
        <w:pStyle w:val="Lgende"/>
      </w:pPr>
      <w:r>
        <w:t xml:space="preserve">Figure </w:t>
      </w:r>
      <w:r>
        <w:fldChar w:fldCharType="begin"/>
      </w:r>
      <w:r>
        <w:instrText xml:space="preserve"> SEQ Figure \* ARABIC </w:instrText>
      </w:r>
      <w:r>
        <w:fldChar w:fldCharType="separate"/>
      </w:r>
      <w:r w:rsidR="00661879">
        <w:rPr>
          <w:noProof/>
        </w:rPr>
        <w:t>28</w:t>
      </w:r>
      <w:r>
        <w:fldChar w:fldCharType="end"/>
      </w:r>
      <w:r>
        <w:t xml:space="preserve">: global environment </w:t>
      </w:r>
      <w:r w:rsidR="009B074F">
        <w:t xml:space="preserve">logical big </w:t>
      </w:r>
      <w:r>
        <w:t>picture</w:t>
      </w:r>
    </w:p>
    <w:p w14:paraId="5C23CAB9" w14:textId="77777777" w:rsidR="00227FE3" w:rsidRPr="00AF3A1C" w:rsidRDefault="00227FE3" w:rsidP="007B0D86"/>
    <w:p w14:paraId="48192792" w14:textId="77777777" w:rsidR="007B0D86" w:rsidRDefault="007B0D86" w:rsidP="007B0D86">
      <w:pPr>
        <w:pStyle w:val="Titre2"/>
        <w:rPr>
          <w:i/>
          <w:caps/>
        </w:rPr>
      </w:pPr>
      <w:bookmarkStart w:id="425" w:name="_Toc500837597"/>
      <w:r>
        <w:rPr>
          <w:caps/>
        </w:rPr>
        <w:t>D</w:t>
      </w:r>
      <w:r>
        <w:t>evelopment Environment</w:t>
      </w:r>
      <w:bookmarkEnd w:id="425"/>
    </w:p>
    <w:p w14:paraId="7D2665BE" w14:textId="77777777" w:rsidR="009B074F" w:rsidRDefault="009B074F" w:rsidP="009B074F">
      <w:pPr>
        <w:pStyle w:val="Titre3"/>
      </w:pPr>
      <w:bookmarkStart w:id="426" w:name="_Toc500837598"/>
      <w:r>
        <w:t>Developer Workstation Configuration</w:t>
      </w:r>
      <w:bookmarkEnd w:id="426"/>
    </w:p>
    <w:p w14:paraId="451A2FD8" w14:textId="77777777" w:rsidR="009B074F" w:rsidRPr="00AF3A1C" w:rsidRDefault="009B074F" w:rsidP="009B074F"/>
    <w:p w14:paraId="44EFA0CC" w14:textId="05A9276E" w:rsidR="009B074F" w:rsidRDefault="009B074F" w:rsidP="009B074F">
      <w:r>
        <w:t>By using natively Docker to develop applications with eclipse Che, developers have only to use a web browser to perform their work, they should have access to the associated GitLab to push the code</w:t>
      </w:r>
      <w:r w:rsidR="008877CF">
        <w:t>.</w:t>
      </w:r>
    </w:p>
    <w:p w14:paraId="6F1FECDD" w14:textId="77777777" w:rsidR="008877CF" w:rsidRPr="00AF3A1C" w:rsidRDefault="008877CF" w:rsidP="009B074F"/>
    <w:p w14:paraId="1E1A242F" w14:textId="0670942F" w:rsidR="002D7C8C" w:rsidRDefault="002D7C8C" w:rsidP="002D7C8C">
      <w:pPr>
        <w:pStyle w:val="Titre3"/>
      </w:pPr>
      <w:bookmarkStart w:id="427" w:name="_Toc500837599"/>
      <w:r>
        <w:t>Supporting Development Infrastructure Configuration</w:t>
      </w:r>
      <w:bookmarkEnd w:id="422"/>
      <w:bookmarkEnd w:id="427"/>
    </w:p>
    <w:p w14:paraId="122105FA" w14:textId="77777777" w:rsidR="000D747A" w:rsidRDefault="009B074F" w:rsidP="009B074F">
      <w:r>
        <w:t>Development infrastructure should be composed of at least 3 nodes, one in each data center</w:t>
      </w:r>
      <w:r w:rsidR="000D747A">
        <w:t>.</w:t>
      </w:r>
    </w:p>
    <w:p w14:paraId="27F17CB5" w14:textId="6E3FBE42" w:rsidR="009B074F" w:rsidRDefault="000D747A" w:rsidP="009B074F">
      <w:r>
        <w:t>Adding nodes in case of need to scale-up the capacity is very easy</w:t>
      </w:r>
      <w:r w:rsidR="009B074F">
        <w:t xml:space="preserve"> </w:t>
      </w:r>
      <w:r>
        <w:t>with swarm.</w:t>
      </w:r>
    </w:p>
    <w:p w14:paraId="1E72DBB8" w14:textId="5FC25CAD" w:rsidR="000D747A" w:rsidRPr="009B074F" w:rsidRDefault="000D747A" w:rsidP="009B074F">
      <w:r>
        <w:t>The main supporting component for development is Eclipse Che</w:t>
      </w:r>
    </w:p>
    <w:p w14:paraId="6BEAE9A0" w14:textId="77777777" w:rsidR="002D7C8C" w:rsidRDefault="002D7C8C" w:rsidP="002D7C8C">
      <w:pPr>
        <w:pStyle w:val="Titre2"/>
        <w:rPr>
          <w:i/>
          <w:caps/>
        </w:rPr>
      </w:pPr>
      <w:bookmarkStart w:id="428" w:name="_Toc499823653"/>
      <w:bookmarkStart w:id="429" w:name="_Toc500837600"/>
      <w:r>
        <w:t>QA Environment</w:t>
      </w:r>
      <w:bookmarkEnd w:id="428"/>
      <w:bookmarkEnd w:id="429"/>
    </w:p>
    <w:p w14:paraId="2E119510" w14:textId="77777777" w:rsidR="002D7C8C" w:rsidRDefault="002D7C8C" w:rsidP="002D7C8C">
      <w:pPr>
        <w:pStyle w:val="Titre3"/>
      </w:pPr>
      <w:bookmarkStart w:id="430" w:name="_Toc499823654"/>
      <w:bookmarkStart w:id="431" w:name="_Toc500837601"/>
      <w:r>
        <w:t xml:space="preserve">QA </w:t>
      </w:r>
      <w:r w:rsidR="00472A68">
        <w:t>environment</w:t>
      </w:r>
      <w:r>
        <w:t xml:space="preserve"> Configuration</w:t>
      </w:r>
      <w:bookmarkEnd w:id="430"/>
      <w:bookmarkEnd w:id="431"/>
    </w:p>
    <w:p w14:paraId="6C8E55AE" w14:textId="2A16EA58" w:rsidR="0023433E" w:rsidRDefault="00445C12" w:rsidP="0023433E">
      <w:r>
        <w:t>The QA</w:t>
      </w:r>
      <w:r w:rsidR="00FC5C2C">
        <w:t xml:space="preserve"> (Quality Assurance)</w:t>
      </w:r>
      <w:r>
        <w:t xml:space="preserve"> environment </w:t>
      </w:r>
      <w:r w:rsidR="00512088">
        <w:t>is to</w:t>
      </w:r>
      <w:r w:rsidR="00FC5C2C">
        <w:t xml:space="preserve"> be set for testing purpose</w:t>
      </w:r>
      <w:r w:rsidR="00F738C6">
        <w:t>.</w:t>
      </w:r>
    </w:p>
    <w:p w14:paraId="20B4D2A6" w14:textId="77777777" w:rsidR="00F738C6" w:rsidRPr="0023433E" w:rsidRDefault="00F738C6" w:rsidP="0023433E"/>
    <w:p w14:paraId="73905D0D" w14:textId="77777777" w:rsidR="002D7C8C" w:rsidRDefault="002D7C8C" w:rsidP="002D7C8C">
      <w:pPr>
        <w:pStyle w:val="Titre3"/>
      </w:pPr>
      <w:bookmarkStart w:id="432" w:name="_Toc499823655"/>
      <w:bookmarkStart w:id="433" w:name="_Toc500837602"/>
      <w:r>
        <w:t>Supporting QA Infrastructure Configuration</w:t>
      </w:r>
      <w:bookmarkEnd w:id="432"/>
      <w:bookmarkEnd w:id="433"/>
    </w:p>
    <w:p w14:paraId="6B347801" w14:textId="77777777" w:rsidR="00F738C6" w:rsidRPr="00F738C6" w:rsidRDefault="00F738C6" w:rsidP="00F738C6"/>
    <w:p w14:paraId="044EBE8D" w14:textId="77777777" w:rsidR="002D7C8C" w:rsidRDefault="002D7C8C" w:rsidP="002D7C8C">
      <w:pPr>
        <w:pStyle w:val="Corpsdetexte3"/>
        <w:spacing w:before="120" w:after="120"/>
        <w:ind w:left="720"/>
        <w:rPr>
          <w:rFonts w:cs="Tahoma"/>
          <w:b/>
          <w:i w:val="0"/>
          <w:caps/>
          <w:sz w:val="24"/>
        </w:rPr>
      </w:pPr>
    </w:p>
    <w:p w14:paraId="5BF0E064" w14:textId="7CAFFC48" w:rsidR="002D7C8C" w:rsidRDefault="00237592" w:rsidP="002D7C8C">
      <w:pPr>
        <w:pStyle w:val="Titre2"/>
      </w:pPr>
      <w:bookmarkStart w:id="434" w:name="_Toc499823656"/>
      <w:bookmarkStart w:id="435" w:name="_Toc500837603"/>
      <w:r>
        <w:t>Production</w:t>
      </w:r>
      <w:r w:rsidR="002D7C8C">
        <w:t xml:space="preserve"> Environment</w:t>
      </w:r>
      <w:bookmarkEnd w:id="434"/>
      <w:bookmarkEnd w:id="435"/>
    </w:p>
    <w:p w14:paraId="42DD4CDF" w14:textId="77777777" w:rsidR="002D7C8C" w:rsidRPr="0077092E" w:rsidRDefault="002D7C8C" w:rsidP="002D7C8C"/>
    <w:p w14:paraId="3EDADA1C" w14:textId="2535C923" w:rsidR="002D7C8C" w:rsidRDefault="00237592" w:rsidP="002D7C8C">
      <w:pPr>
        <w:pStyle w:val="Titre3"/>
        <w:rPr>
          <w:i/>
        </w:rPr>
      </w:pPr>
      <w:bookmarkStart w:id="436" w:name="_Toc499823657"/>
      <w:bookmarkStart w:id="437" w:name="_Toc500837604"/>
      <w:r>
        <w:t>Production</w:t>
      </w:r>
      <w:r w:rsidR="002D7C8C">
        <w:t xml:space="preserve"> </w:t>
      </w:r>
      <w:r w:rsidR="00472A68">
        <w:t>environment</w:t>
      </w:r>
      <w:r w:rsidR="002D7C8C">
        <w:t xml:space="preserve"> Configuration</w:t>
      </w:r>
      <w:bookmarkEnd w:id="436"/>
      <w:bookmarkEnd w:id="437"/>
    </w:p>
    <w:p w14:paraId="6CEE2881" w14:textId="1DCA998D" w:rsidR="002D7C8C" w:rsidRDefault="002D7C8C" w:rsidP="002D7C8C">
      <w:pPr>
        <w:pStyle w:val="Titre3"/>
        <w:rPr>
          <w:i/>
          <w:caps/>
        </w:rPr>
      </w:pPr>
      <w:bookmarkStart w:id="438" w:name="_Toc499823658"/>
      <w:bookmarkStart w:id="439" w:name="_Toc500837605"/>
      <w:r>
        <w:t xml:space="preserve">Supporting </w:t>
      </w:r>
      <w:r w:rsidR="00237592">
        <w:t>Production</w:t>
      </w:r>
      <w:r>
        <w:t xml:space="preserve"> Infrastructure Configuration</w:t>
      </w:r>
      <w:bookmarkEnd w:id="438"/>
      <w:bookmarkEnd w:id="439"/>
    </w:p>
    <w:p w14:paraId="0794CFE2" w14:textId="77777777" w:rsidR="002D7C8C" w:rsidRDefault="002D7C8C" w:rsidP="002D7C8C"/>
    <w:p w14:paraId="72F7BDAE" w14:textId="77777777" w:rsidR="002D7C8C" w:rsidRDefault="002D7C8C" w:rsidP="002D7C8C">
      <w:pPr>
        <w:ind w:firstLine="90"/>
      </w:pPr>
    </w:p>
    <w:bookmarkEnd w:id="6"/>
    <w:bookmarkEnd w:id="7"/>
    <w:p w14:paraId="2534BF56" w14:textId="77777777" w:rsidR="002D7C8C" w:rsidRDefault="002D7C8C" w:rsidP="002D7C8C"/>
    <w:p w14:paraId="739D1B48" w14:textId="77777777" w:rsidR="00EB2EBF" w:rsidRDefault="00EB2EBF"/>
    <w:sectPr w:rsidR="00EB2EBF" w:rsidSect="00F83107">
      <w:type w:val="continuous"/>
      <w:pgSz w:w="12240" w:h="15840"/>
      <w:pgMar w:top="830" w:right="990" w:bottom="851" w:left="1800" w:header="42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44341E" w14:textId="77777777" w:rsidR="001E328A" w:rsidRDefault="001E328A" w:rsidP="00EB13B0">
      <w:r>
        <w:separator/>
      </w:r>
    </w:p>
  </w:endnote>
  <w:endnote w:type="continuationSeparator" w:id="0">
    <w:p w14:paraId="2F1F18BB" w14:textId="77777777" w:rsidR="001E328A" w:rsidRDefault="001E328A" w:rsidP="00EB13B0">
      <w:r>
        <w:continuationSeparator/>
      </w:r>
    </w:p>
  </w:endnote>
  <w:endnote w:type="continuationNotice" w:id="1">
    <w:p w14:paraId="640BF1F3" w14:textId="77777777" w:rsidR="001E328A" w:rsidRDefault="001E32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iti SC">
    <w:altName w:val="Microsoft YaHei"/>
    <w:charset w:val="86"/>
    <w:family w:val="auto"/>
    <w:pitch w:val="variable"/>
    <w:sig w:usb0="8000002F" w:usb1="080E004A" w:usb2="00000010" w:usb3="00000000" w:csb0="003E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8821"/>
      <w:docPartObj>
        <w:docPartGallery w:val="Page Numbers (Bottom of Page)"/>
        <w:docPartUnique/>
      </w:docPartObj>
    </w:sdtPr>
    <w:sdtContent>
      <w:sdt>
        <w:sdtPr>
          <w:id w:val="18898849"/>
          <w:docPartObj>
            <w:docPartGallery w:val="Page Numbers (Top of Page)"/>
            <w:docPartUnique/>
          </w:docPartObj>
        </w:sdtPr>
        <w:sdtContent>
          <w:p w14:paraId="5044C14F" w14:textId="75C35987" w:rsidR="00DC0212" w:rsidRPr="00047FCC" w:rsidRDefault="00DC0212" w:rsidP="00AD2CAB">
            <w:pPr>
              <w:pStyle w:val="Pieddepage"/>
            </w:pPr>
            <w:r>
              <w:t xml:space="preserve">MNCA </w:t>
            </w:r>
            <w:proofErr w:type="spellStart"/>
            <w:r>
              <w:t>Fiware</w:t>
            </w:r>
            <w:proofErr w:type="spellEnd"/>
            <w:r>
              <w:t xml:space="preserve"> Project</w:t>
            </w:r>
            <w:r w:rsidRPr="00E81EA0">
              <w:rPr>
                <w:rFonts w:ascii="Arial Narrow" w:hAnsi="Arial Narrow"/>
              </w:rPr>
              <w:tab/>
              <w:t xml:space="preserve">Page </w:t>
            </w:r>
            <w:r w:rsidRPr="00E81EA0">
              <w:rPr>
                <w:rFonts w:ascii="Arial Narrow" w:hAnsi="Arial Narrow"/>
              </w:rPr>
              <w:fldChar w:fldCharType="begin"/>
            </w:r>
            <w:r w:rsidRPr="00E81EA0">
              <w:rPr>
                <w:rFonts w:ascii="Arial Narrow" w:hAnsi="Arial Narrow"/>
              </w:rPr>
              <w:instrText xml:space="preserve"> PAGE </w:instrText>
            </w:r>
            <w:r w:rsidRPr="00E81EA0">
              <w:rPr>
                <w:rFonts w:ascii="Arial Narrow" w:hAnsi="Arial Narrow"/>
              </w:rPr>
              <w:fldChar w:fldCharType="separate"/>
            </w:r>
            <w:r w:rsidR="009032FC">
              <w:rPr>
                <w:rFonts w:ascii="Arial Narrow" w:hAnsi="Arial Narrow"/>
                <w:noProof/>
              </w:rPr>
              <w:t>56</w:t>
            </w:r>
            <w:r w:rsidRPr="00E81EA0">
              <w:rPr>
                <w:rFonts w:ascii="Arial Narrow" w:hAnsi="Arial Narrow"/>
              </w:rPr>
              <w:fldChar w:fldCharType="end"/>
            </w:r>
            <w:r w:rsidRPr="00E81EA0">
              <w:rPr>
                <w:rFonts w:ascii="Arial Narrow" w:hAnsi="Arial Narrow"/>
              </w:rPr>
              <w:t xml:space="preserve"> of </w:t>
            </w:r>
            <w:r w:rsidRPr="00E81EA0">
              <w:rPr>
                <w:rFonts w:ascii="Arial Narrow" w:hAnsi="Arial Narrow"/>
              </w:rPr>
              <w:fldChar w:fldCharType="begin"/>
            </w:r>
            <w:r w:rsidRPr="00E81EA0">
              <w:rPr>
                <w:rFonts w:ascii="Arial Narrow" w:hAnsi="Arial Narrow"/>
              </w:rPr>
              <w:instrText xml:space="preserve"> NUMPAGES  </w:instrText>
            </w:r>
            <w:r w:rsidRPr="00E81EA0">
              <w:rPr>
                <w:rFonts w:ascii="Arial Narrow" w:hAnsi="Arial Narrow"/>
              </w:rPr>
              <w:fldChar w:fldCharType="separate"/>
            </w:r>
            <w:r w:rsidR="009032FC">
              <w:rPr>
                <w:rFonts w:ascii="Arial Narrow" w:hAnsi="Arial Narrow"/>
                <w:noProof/>
              </w:rPr>
              <w:t>59</w:t>
            </w:r>
            <w:r w:rsidRPr="00E81EA0">
              <w:rPr>
                <w:rFonts w:ascii="Arial Narrow" w:hAnsi="Arial Narrow"/>
              </w:rPr>
              <w:fldChar w:fldCharType="end"/>
            </w:r>
          </w:p>
        </w:sdtContent>
      </w:sdt>
    </w:sdtContent>
  </w:sdt>
  <w:p w14:paraId="78B8E570" w14:textId="77777777" w:rsidR="00DC0212" w:rsidRDefault="00DC021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14426" w14:textId="77777777" w:rsidR="001E328A" w:rsidRDefault="001E328A" w:rsidP="00EB13B0">
      <w:r>
        <w:separator/>
      </w:r>
    </w:p>
  </w:footnote>
  <w:footnote w:type="continuationSeparator" w:id="0">
    <w:p w14:paraId="2BF059C1" w14:textId="77777777" w:rsidR="001E328A" w:rsidRDefault="001E328A" w:rsidP="00EB13B0">
      <w:r>
        <w:continuationSeparator/>
      </w:r>
    </w:p>
  </w:footnote>
  <w:footnote w:type="continuationNotice" w:id="1">
    <w:p w14:paraId="01945C05" w14:textId="77777777" w:rsidR="001E328A" w:rsidRDefault="001E32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1AD32" w14:textId="77777777" w:rsidR="00DC0212" w:rsidRPr="00290F3A" w:rsidRDefault="00DC0212" w:rsidP="00AD2CAB">
    <w:pPr>
      <w:pStyle w:val="PDMContentHeader"/>
    </w:pPr>
    <w:r>
      <w:rPr>
        <w:noProof/>
        <w:lang w:val="fr-FR" w:eastAsia="fr-FR"/>
      </w:rPr>
      <w:drawing>
        <wp:anchor distT="0" distB="0" distL="114300" distR="114300" simplePos="0" relativeHeight="251658240" behindDoc="0" locked="0" layoutInCell="1" allowOverlap="1">
          <wp:simplePos x="0" y="0"/>
          <wp:positionH relativeFrom="margin">
            <wp:posOffset>-901700</wp:posOffset>
          </wp:positionH>
          <wp:positionV relativeFrom="paragraph">
            <wp:posOffset>-279400</wp:posOffset>
          </wp:positionV>
          <wp:extent cx="419100" cy="30571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713"/>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58241" behindDoc="0" locked="0" layoutInCell="1" allowOverlap="1">
          <wp:simplePos x="0" y="0"/>
          <wp:positionH relativeFrom="column">
            <wp:posOffset>5840730</wp:posOffset>
          </wp:positionH>
          <wp:positionV relativeFrom="paragraph">
            <wp:posOffset>-298450</wp:posOffset>
          </wp:positionV>
          <wp:extent cx="563033" cy="177800"/>
          <wp:effectExtent l="0" t="0" r="889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13536791"/>
        <w:dataBinding w:prefixMappings="xmlns:ns0='http://purl.org/dc/elements/1.1/' xmlns:ns1='http://schemas.openxmlformats.org/package/2006/metadata/core-properties' " w:xpath="/ns1:coreProperties[1]/ns0:title[1]" w:storeItemID="{6C3C8BC8-F283-45AE-878A-BAB7291924A1}"/>
        <w:text/>
      </w:sdt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14:paraId="6CBE19A0" w14:textId="77777777" w:rsidR="00DC0212" w:rsidRPr="00093AF2" w:rsidRDefault="00DC0212" w:rsidP="00AD2CAB">
    <w:pPr>
      <w:pStyle w:val="PDMContentHeader"/>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2C582" w14:textId="77777777" w:rsidR="00DC0212" w:rsidRPr="00290F3A" w:rsidRDefault="00DC0212" w:rsidP="00F772CF">
    <w:pPr>
      <w:pStyle w:val="PDMContentHeader"/>
    </w:pPr>
    <w:r w:rsidRPr="003501B1">
      <w:rPr>
        <w:noProof/>
        <w:lang w:val="fr-FR" w:eastAsia="fr-FR"/>
      </w:rPr>
      <w:drawing>
        <wp:anchor distT="0" distB="0" distL="114300" distR="114300" simplePos="0" relativeHeight="251658242" behindDoc="0" locked="0" layoutInCell="1" allowOverlap="1" wp14:anchorId="5767B6A9" wp14:editId="40D7598C">
          <wp:simplePos x="0" y="0"/>
          <wp:positionH relativeFrom="margin">
            <wp:posOffset>-914400</wp:posOffset>
          </wp:positionH>
          <wp:positionV relativeFrom="paragraph">
            <wp:posOffset>-158750</wp:posOffset>
          </wp:positionV>
          <wp:extent cx="419100" cy="305435"/>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435"/>
                  </a:xfrm>
                  <a:prstGeom prst="rect">
                    <a:avLst/>
                  </a:prstGeom>
                </pic:spPr>
              </pic:pic>
            </a:graphicData>
          </a:graphic>
          <wp14:sizeRelH relativeFrom="margin">
            <wp14:pctWidth>0</wp14:pctWidth>
          </wp14:sizeRelH>
          <wp14:sizeRelV relativeFrom="margin">
            <wp14:pctHeight>0</wp14:pctHeight>
          </wp14:sizeRelV>
        </wp:anchor>
      </w:drawing>
    </w:r>
    <w:r w:rsidRPr="003501B1">
      <w:rPr>
        <w:noProof/>
        <w:lang w:val="fr-FR" w:eastAsia="fr-FR"/>
      </w:rPr>
      <w:drawing>
        <wp:anchor distT="0" distB="0" distL="114300" distR="114300" simplePos="0" relativeHeight="251658243" behindDoc="0" locked="0" layoutInCell="1" allowOverlap="1" wp14:anchorId="45B6EC1A" wp14:editId="158C6A81">
          <wp:simplePos x="0" y="0"/>
          <wp:positionH relativeFrom="column">
            <wp:posOffset>5828030</wp:posOffset>
          </wp:positionH>
          <wp:positionV relativeFrom="paragraph">
            <wp:posOffset>-177800</wp:posOffset>
          </wp:positionV>
          <wp:extent cx="563033" cy="177800"/>
          <wp:effectExtent l="0" t="0" r="889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602727288"/>
        <w:dataBinding w:prefixMappings="xmlns:ns0='http://purl.org/dc/elements/1.1/' xmlns:ns1='http://schemas.openxmlformats.org/package/2006/metadata/core-properties' " w:xpath="/ns1:coreProperties[1]/ns0:title[1]" w:storeItemID="{6C3C8BC8-F283-45AE-878A-BAB7291924A1}"/>
        <w:text/>
      </w:sdt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14:paraId="738FF6D9" w14:textId="77777777" w:rsidR="00DC0212" w:rsidRPr="00F772CF" w:rsidRDefault="00DC0212" w:rsidP="00F772CF">
    <w:pPr>
      <w:pStyle w:val="PDMContent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5962"/>
    <w:multiLevelType w:val="hybridMultilevel"/>
    <w:tmpl w:val="A91AD3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A123D"/>
    <w:multiLevelType w:val="hybridMultilevel"/>
    <w:tmpl w:val="D8CEE8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422731"/>
    <w:multiLevelType w:val="hybridMultilevel"/>
    <w:tmpl w:val="5ACA5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720CBA"/>
    <w:multiLevelType w:val="hybridMultilevel"/>
    <w:tmpl w:val="D01AF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110EDC"/>
    <w:multiLevelType w:val="hybridMultilevel"/>
    <w:tmpl w:val="71820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931CFE"/>
    <w:multiLevelType w:val="hybridMultilevel"/>
    <w:tmpl w:val="CAF6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412525"/>
    <w:multiLevelType w:val="hybridMultilevel"/>
    <w:tmpl w:val="881AD5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9C521E"/>
    <w:multiLevelType w:val="hybridMultilevel"/>
    <w:tmpl w:val="100615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2C7D14"/>
    <w:multiLevelType w:val="hybridMultilevel"/>
    <w:tmpl w:val="6D12D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7A1E87"/>
    <w:multiLevelType w:val="hybridMultilevel"/>
    <w:tmpl w:val="9A648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B0C5B98"/>
    <w:multiLevelType w:val="hybridMultilevel"/>
    <w:tmpl w:val="3F10A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FF3EB2"/>
    <w:multiLevelType w:val="hybridMultilevel"/>
    <w:tmpl w:val="F05CB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2097893"/>
    <w:multiLevelType w:val="hybridMultilevel"/>
    <w:tmpl w:val="0232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6F94F2E"/>
    <w:multiLevelType w:val="hybridMultilevel"/>
    <w:tmpl w:val="A05A2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0A3969"/>
    <w:multiLevelType w:val="hybridMultilevel"/>
    <w:tmpl w:val="3AECC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BDA0465"/>
    <w:multiLevelType w:val="hybridMultilevel"/>
    <w:tmpl w:val="DB4A2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D8C0060"/>
    <w:multiLevelType w:val="hybridMultilevel"/>
    <w:tmpl w:val="1FA8C3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03A4D77"/>
    <w:multiLevelType w:val="multilevel"/>
    <w:tmpl w:val="D41003E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1004"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8" w15:restartNumberingAfterBreak="0">
    <w:nsid w:val="30847C0C"/>
    <w:multiLevelType w:val="hybridMultilevel"/>
    <w:tmpl w:val="4F306F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3EB7051"/>
    <w:multiLevelType w:val="multilevel"/>
    <w:tmpl w:val="5664D5E0"/>
    <w:lvl w:ilvl="0">
      <w:start w:val="2"/>
      <w:numFmt w:val="decimal"/>
      <w:lvlText w:val="%1"/>
      <w:lvlJc w:val="left"/>
      <w:pPr>
        <w:ind w:left="360" w:hanging="36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20" w15:restartNumberingAfterBreak="0">
    <w:nsid w:val="345A2CE0"/>
    <w:multiLevelType w:val="hybridMultilevel"/>
    <w:tmpl w:val="6D8053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67C72F9"/>
    <w:multiLevelType w:val="hybridMultilevel"/>
    <w:tmpl w:val="92787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7E63CC9"/>
    <w:multiLevelType w:val="hybridMultilevel"/>
    <w:tmpl w:val="44CE2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88804E8"/>
    <w:multiLevelType w:val="hybridMultilevel"/>
    <w:tmpl w:val="CCB00E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B404D23"/>
    <w:multiLevelType w:val="hybridMultilevel"/>
    <w:tmpl w:val="FE76A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D053456"/>
    <w:multiLevelType w:val="hybridMultilevel"/>
    <w:tmpl w:val="1EACF0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2690A7E"/>
    <w:multiLevelType w:val="hybridMultilevel"/>
    <w:tmpl w:val="8D847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7A971E3"/>
    <w:multiLevelType w:val="hybridMultilevel"/>
    <w:tmpl w:val="CBEA82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A1679C6"/>
    <w:multiLevelType w:val="hybridMultilevel"/>
    <w:tmpl w:val="0D086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A613532"/>
    <w:multiLevelType w:val="hybridMultilevel"/>
    <w:tmpl w:val="00981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DB612B4"/>
    <w:multiLevelType w:val="hybridMultilevel"/>
    <w:tmpl w:val="4C304B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EDD4337"/>
    <w:multiLevelType w:val="hybridMultilevel"/>
    <w:tmpl w:val="CE32C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53C273C"/>
    <w:multiLevelType w:val="hybridMultilevel"/>
    <w:tmpl w:val="AB4AA3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6A702EE"/>
    <w:multiLevelType w:val="hybridMultilevel"/>
    <w:tmpl w:val="0D2494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B785889"/>
    <w:multiLevelType w:val="hybridMultilevel"/>
    <w:tmpl w:val="8F38F3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D6B0A60"/>
    <w:multiLevelType w:val="hybridMultilevel"/>
    <w:tmpl w:val="883A7D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081085D"/>
    <w:multiLevelType w:val="hybridMultilevel"/>
    <w:tmpl w:val="FCEEC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16350B1"/>
    <w:multiLevelType w:val="hybridMultilevel"/>
    <w:tmpl w:val="CF8CEA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8" w15:restartNumberingAfterBreak="0">
    <w:nsid w:val="6370008E"/>
    <w:multiLevelType w:val="hybridMultilevel"/>
    <w:tmpl w:val="DD3263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3F91D3B"/>
    <w:multiLevelType w:val="hybridMultilevel"/>
    <w:tmpl w:val="5302D2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C36AB5"/>
    <w:multiLevelType w:val="hybridMultilevel"/>
    <w:tmpl w:val="DA745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01070F8"/>
    <w:multiLevelType w:val="hybridMultilevel"/>
    <w:tmpl w:val="5210B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0EF5F25"/>
    <w:multiLevelType w:val="hybridMultilevel"/>
    <w:tmpl w:val="B85E9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47759E9"/>
    <w:multiLevelType w:val="hybridMultilevel"/>
    <w:tmpl w:val="28DE51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6D63658"/>
    <w:multiLevelType w:val="hybridMultilevel"/>
    <w:tmpl w:val="0AC0AE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6EB6E90"/>
    <w:multiLevelType w:val="hybridMultilevel"/>
    <w:tmpl w:val="96ACEF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9CA7C01"/>
    <w:multiLevelType w:val="hybridMultilevel"/>
    <w:tmpl w:val="9BD017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9CF4631"/>
    <w:multiLevelType w:val="hybridMultilevel"/>
    <w:tmpl w:val="876E212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8" w15:restartNumberingAfterBreak="0">
    <w:nsid w:val="79F915CC"/>
    <w:multiLevelType w:val="hybridMultilevel"/>
    <w:tmpl w:val="E0883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B913906"/>
    <w:multiLevelType w:val="hybridMultilevel"/>
    <w:tmpl w:val="AFACD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5"/>
  </w:num>
  <w:num w:numId="2">
    <w:abstractNumId w:val="19"/>
  </w:num>
  <w:num w:numId="3">
    <w:abstractNumId w:val="5"/>
  </w:num>
  <w:num w:numId="4">
    <w:abstractNumId w:val="8"/>
  </w:num>
  <w:num w:numId="5">
    <w:abstractNumId w:val="36"/>
  </w:num>
  <w:num w:numId="6">
    <w:abstractNumId w:val="21"/>
  </w:num>
  <w:num w:numId="7">
    <w:abstractNumId w:val="14"/>
  </w:num>
  <w:num w:numId="8">
    <w:abstractNumId w:val="4"/>
  </w:num>
  <w:num w:numId="9">
    <w:abstractNumId w:val="17"/>
  </w:num>
  <w:num w:numId="10">
    <w:abstractNumId w:val="24"/>
  </w:num>
  <w:num w:numId="11">
    <w:abstractNumId w:val="12"/>
  </w:num>
  <w:num w:numId="12">
    <w:abstractNumId w:val="33"/>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num>
  <w:num w:numId="15">
    <w:abstractNumId w:val="11"/>
  </w:num>
  <w:num w:numId="16">
    <w:abstractNumId w:val="17"/>
  </w:num>
  <w:num w:numId="17">
    <w:abstractNumId w:val="17"/>
  </w:num>
  <w:num w:numId="18">
    <w:abstractNumId w:val="34"/>
  </w:num>
  <w:num w:numId="19">
    <w:abstractNumId w:val="28"/>
  </w:num>
  <w:num w:numId="20">
    <w:abstractNumId w:val="40"/>
  </w:num>
  <w:num w:numId="21">
    <w:abstractNumId w:val="15"/>
  </w:num>
  <w:num w:numId="22">
    <w:abstractNumId w:val="1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2"/>
  </w:num>
  <w:num w:numId="25">
    <w:abstractNumId w:val="48"/>
  </w:num>
  <w:num w:numId="26">
    <w:abstractNumId w:val="49"/>
  </w:num>
  <w:num w:numId="27">
    <w:abstractNumId w:val="13"/>
  </w:num>
  <w:num w:numId="28">
    <w:abstractNumId w:val="3"/>
  </w:num>
  <w:num w:numId="29">
    <w:abstractNumId w:val="9"/>
  </w:num>
  <w:num w:numId="30">
    <w:abstractNumId w:val="31"/>
  </w:num>
  <w:num w:numId="31">
    <w:abstractNumId w:val="47"/>
  </w:num>
  <w:num w:numId="32">
    <w:abstractNumId w:val="46"/>
  </w:num>
  <w:num w:numId="33">
    <w:abstractNumId w:val="32"/>
  </w:num>
  <w:num w:numId="34">
    <w:abstractNumId w:val="29"/>
  </w:num>
  <w:num w:numId="35">
    <w:abstractNumId w:val="37"/>
  </w:num>
  <w:num w:numId="36">
    <w:abstractNumId w:val="30"/>
  </w:num>
  <w:num w:numId="37">
    <w:abstractNumId w:val="1"/>
  </w:num>
  <w:num w:numId="38">
    <w:abstractNumId w:val="10"/>
  </w:num>
  <w:num w:numId="39">
    <w:abstractNumId w:val="20"/>
  </w:num>
  <w:num w:numId="40">
    <w:abstractNumId w:val="44"/>
  </w:num>
  <w:num w:numId="41">
    <w:abstractNumId w:val="7"/>
  </w:num>
  <w:num w:numId="42">
    <w:abstractNumId w:val="26"/>
  </w:num>
  <w:num w:numId="43">
    <w:abstractNumId w:val="39"/>
  </w:num>
  <w:num w:numId="44">
    <w:abstractNumId w:val="18"/>
  </w:num>
  <w:num w:numId="45">
    <w:abstractNumId w:val="35"/>
  </w:num>
  <w:num w:numId="46">
    <w:abstractNumId w:val="42"/>
  </w:num>
  <w:num w:numId="47">
    <w:abstractNumId w:val="0"/>
  </w:num>
  <w:num w:numId="48">
    <w:abstractNumId w:val="27"/>
  </w:num>
  <w:num w:numId="49">
    <w:abstractNumId w:val="6"/>
  </w:num>
  <w:num w:numId="50">
    <w:abstractNumId w:val="23"/>
  </w:num>
  <w:num w:numId="5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1"/>
  </w:num>
  <w:num w:numId="56">
    <w:abstractNumId w:val="16"/>
  </w:num>
  <w:num w:numId="57">
    <w:abstractNumId w:val="38"/>
  </w:num>
  <w:num w:numId="58">
    <w:abstractNumId w:val="4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D95"/>
    <w:rsid w:val="00000081"/>
    <w:rsid w:val="0000053D"/>
    <w:rsid w:val="00000E9E"/>
    <w:rsid w:val="000013BA"/>
    <w:rsid w:val="000017E9"/>
    <w:rsid w:val="00002113"/>
    <w:rsid w:val="00003FDC"/>
    <w:rsid w:val="00005836"/>
    <w:rsid w:val="000064C5"/>
    <w:rsid w:val="000069E1"/>
    <w:rsid w:val="00007C07"/>
    <w:rsid w:val="000123B6"/>
    <w:rsid w:val="00013C0B"/>
    <w:rsid w:val="00013E0B"/>
    <w:rsid w:val="00014B9D"/>
    <w:rsid w:val="0001518F"/>
    <w:rsid w:val="0001581B"/>
    <w:rsid w:val="00015DD1"/>
    <w:rsid w:val="00016E2B"/>
    <w:rsid w:val="00017607"/>
    <w:rsid w:val="00017A1F"/>
    <w:rsid w:val="0002146C"/>
    <w:rsid w:val="0002430B"/>
    <w:rsid w:val="000252F9"/>
    <w:rsid w:val="000263FE"/>
    <w:rsid w:val="00026DAB"/>
    <w:rsid w:val="00027B43"/>
    <w:rsid w:val="0003058E"/>
    <w:rsid w:val="000308EA"/>
    <w:rsid w:val="00031F83"/>
    <w:rsid w:val="000322D0"/>
    <w:rsid w:val="0003268B"/>
    <w:rsid w:val="00032B68"/>
    <w:rsid w:val="00034802"/>
    <w:rsid w:val="00034E14"/>
    <w:rsid w:val="000350F5"/>
    <w:rsid w:val="000363D4"/>
    <w:rsid w:val="0003792A"/>
    <w:rsid w:val="00040A88"/>
    <w:rsid w:val="00042176"/>
    <w:rsid w:val="00044F7F"/>
    <w:rsid w:val="0004533E"/>
    <w:rsid w:val="00045D67"/>
    <w:rsid w:val="00046C61"/>
    <w:rsid w:val="00046EB7"/>
    <w:rsid w:val="000564BE"/>
    <w:rsid w:val="00056FB4"/>
    <w:rsid w:val="000575A5"/>
    <w:rsid w:val="00057A47"/>
    <w:rsid w:val="00060547"/>
    <w:rsid w:val="00060BDB"/>
    <w:rsid w:val="00060CFA"/>
    <w:rsid w:val="00060EEC"/>
    <w:rsid w:val="000621EE"/>
    <w:rsid w:val="000633F4"/>
    <w:rsid w:val="0006361C"/>
    <w:rsid w:val="000640CB"/>
    <w:rsid w:val="000642EF"/>
    <w:rsid w:val="00064CC9"/>
    <w:rsid w:val="00065157"/>
    <w:rsid w:val="00066145"/>
    <w:rsid w:val="0007038F"/>
    <w:rsid w:val="00071768"/>
    <w:rsid w:val="000732DC"/>
    <w:rsid w:val="000751FC"/>
    <w:rsid w:val="00075765"/>
    <w:rsid w:val="00075C69"/>
    <w:rsid w:val="00077931"/>
    <w:rsid w:val="00077E59"/>
    <w:rsid w:val="0008019D"/>
    <w:rsid w:val="00080DF0"/>
    <w:rsid w:val="00081868"/>
    <w:rsid w:val="00083264"/>
    <w:rsid w:val="00083659"/>
    <w:rsid w:val="00084870"/>
    <w:rsid w:val="00084DF0"/>
    <w:rsid w:val="000856F1"/>
    <w:rsid w:val="00085EF7"/>
    <w:rsid w:val="000865C5"/>
    <w:rsid w:val="00087BE5"/>
    <w:rsid w:val="00090207"/>
    <w:rsid w:val="00090977"/>
    <w:rsid w:val="000937CC"/>
    <w:rsid w:val="00093FEA"/>
    <w:rsid w:val="00096455"/>
    <w:rsid w:val="00097B48"/>
    <w:rsid w:val="000A1961"/>
    <w:rsid w:val="000A3BC8"/>
    <w:rsid w:val="000A4E74"/>
    <w:rsid w:val="000A5D84"/>
    <w:rsid w:val="000A5DC3"/>
    <w:rsid w:val="000A60A5"/>
    <w:rsid w:val="000A7261"/>
    <w:rsid w:val="000A7C4C"/>
    <w:rsid w:val="000B0375"/>
    <w:rsid w:val="000B0EBB"/>
    <w:rsid w:val="000B1714"/>
    <w:rsid w:val="000B1DDB"/>
    <w:rsid w:val="000B3162"/>
    <w:rsid w:val="000B3CE8"/>
    <w:rsid w:val="000B3E6E"/>
    <w:rsid w:val="000B52C2"/>
    <w:rsid w:val="000B5C88"/>
    <w:rsid w:val="000B5CD1"/>
    <w:rsid w:val="000B5D10"/>
    <w:rsid w:val="000B5D5A"/>
    <w:rsid w:val="000B6113"/>
    <w:rsid w:val="000B61BE"/>
    <w:rsid w:val="000B653A"/>
    <w:rsid w:val="000C05F5"/>
    <w:rsid w:val="000C0B43"/>
    <w:rsid w:val="000C18CE"/>
    <w:rsid w:val="000C24FC"/>
    <w:rsid w:val="000C3CCB"/>
    <w:rsid w:val="000C416E"/>
    <w:rsid w:val="000C572F"/>
    <w:rsid w:val="000C6ED2"/>
    <w:rsid w:val="000D037A"/>
    <w:rsid w:val="000D105B"/>
    <w:rsid w:val="000D1680"/>
    <w:rsid w:val="000D33F6"/>
    <w:rsid w:val="000D3A62"/>
    <w:rsid w:val="000D5BA1"/>
    <w:rsid w:val="000D621F"/>
    <w:rsid w:val="000D747A"/>
    <w:rsid w:val="000D7803"/>
    <w:rsid w:val="000E00B9"/>
    <w:rsid w:val="000E0B28"/>
    <w:rsid w:val="000E243F"/>
    <w:rsid w:val="000E3304"/>
    <w:rsid w:val="000E34EA"/>
    <w:rsid w:val="000E38F7"/>
    <w:rsid w:val="000E3FCF"/>
    <w:rsid w:val="000E41DD"/>
    <w:rsid w:val="000E5BF1"/>
    <w:rsid w:val="000E6050"/>
    <w:rsid w:val="000E7672"/>
    <w:rsid w:val="000F1B81"/>
    <w:rsid w:val="000F1EC0"/>
    <w:rsid w:val="000F242C"/>
    <w:rsid w:val="000F47D8"/>
    <w:rsid w:val="000F4D77"/>
    <w:rsid w:val="000F770D"/>
    <w:rsid w:val="0010176B"/>
    <w:rsid w:val="001018BF"/>
    <w:rsid w:val="00103D03"/>
    <w:rsid w:val="0010413E"/>
    <w:rsid w:val="00105319"/>
    <w:rsid w:val="00106AA4"/>
    <w:rsid w:val="00111194"/>
    <w:rsid w:val="001115BF"/>
    <w:rsid w:val="00111B67"/>
    <w:rsid w:val="001146DB"/>
    <w:rsid w:val="001157B7"/>
    <w:rsid w:val="00116E52"/>
    <w:rsid w:val="001175F1"/>
    <w:rsid w:val="00117D81"/>
    <w:rsid w:val="00121777"/>
    <w:rsid w:val="001229F8"/>
    <w:rsid w:val="00122FE7"/>
    <w:rsid w:val="001233AF"/>
    <w:rsid w:val="00123AF1"/>
    <w:rsid w:val="00127CCF"/>
    <w:rsid w:val="00131C91"/>
    <w:rsid w:val="001326E2"/>
    <w:rsid w:val="00135D41"/>
    <w:rsid w:val="001407EB"/>
    <w:rsid w:val="00141A13"/>
    <w:rsid w:val="00141AE2"/>
    <w:rsid w:val="001434D5"/>
    <w:rsid w:val="001437E7"/>
    <w:rsid w:val="00143EE4"/>
    <w:rsid w:val="00144281"/>
    <w:rsid w:val="001442AA"/>
    <w:rsid w:val="00144D68"/>
    <w:rsid w:val="00144DA2"/>
    <w:rsid w:val="00145132"/>
    <w:rsid w:val="0015010A"/>
    <w:rsid w:val="0015058F"/>
    <w:rsid w:val="001506DC"/>
    <w:rsid w:val="00150A36"/>
    <w:rsid w:val="0015177B"/>
    <w:rsid w:val="001537AF"/>
    <w:rsid w:val="00154B07"/>
    <w:rsid w:val="00155FCA"/>
    <w:rsid w:val="00157445"/>
    <w:rsid w:val="00157803"/>
    <w:rsid w:val="00161207"/>
    <w:rsid w:val="00162176"/>
    <w:rsid w:val="0016293C"/>
    <w:rsid w:val="001636DD"/>
    <w:rsid w:val="00163A68"/>
    <w:rsid w:val="00164C0B"/>
    <w:rsid w:val="00164F41"/>
    <w:rsid w:val="00170081"/>
    <w:rsid w:val="00170B82"/>
    <w:rsid w:val="00170C4F"/>
    <w:rsid w:val="0017161A"/>
    <w:rsid w:val="00172D1C"/>
    <w:rsid w:val="00172E13"/>
    <w:rsid w:val="00172EE5"/>
    <w:rsid w:val="0017467D"/>
    <w:rsid w:val="00177247"/>
    <w:rsid w:val="00177480"/>
    <w:rsid w:val="00177AB9"/>
    <w:rsid w:val="00180EFE"/>
    <w:rsid w:val="00184030"/>
    <w:rsid w:val="00184779"/>
    <w:rsid w:val="001851A2"/>
    <w:rsid w:val="0018530E"/>
    <w:rsid w:val="001861C3"/>
    <w:rsid w:val="00186569"/>
    <w:rsid w:val="00186CDE"/>
    <w:rsid w:val="00187499"/>
    <w:rsid w:val="00191266"/>
    <w:rsid w:val="00191FD2"/>
    <w:rsid w:val="00192051"/>
    <w:rsid w:val="001941C3"/>
    <w:rsid w:val="0019448D"/>
    <w:rsid w:val="00196493"/>
    <w:rsid w:val="001967B7"/>
    <w:rsid w:val="00197661"/>
    <w:rsid w:val="001A234C"/>
    <w:rsid w:val="001A31F8"/>
    <w:rsid w:val="001A42BF"/>
    <w:rsid w:val="001A49CD"/>
    <w:rsid w:val="001A4B7D"/>
    <w:rsid w:val="001A4F1C"/>
    <w:rsid w:val="001A4FEA"/>
    <w:rsid w:val="001A6A55"/>
    <w:rsid w:val="001A6D31"/>
    <w:rsid w:val="001A79F2"/>
    <w:rsid w:val="001B0797"/>
    <w:rsid w:val="001B0AAE"/>
    <w:rsid w:val="001B1699"/>
    <w:rsid w:val="001B3ECD"/>
    <w:rsid w:val="001B5C39"/>
    <w:rsid w:val="001B6C4D"/>
    <w:rsid w:val="001B725C"/>
    <w:rsid w:val="001B766D"/>
    <w:rsid w:val="001B7DF1"/>
    <w:rsid w:val="001C0017"/>
    <w:rsid w:val="001C04DA"/>
    <w:rsid w:val="001C2503"/>
    <w:rsid w:val="001C25A9"/>
    <w:rsid w:val="001C293D"/>
    <w:rsid w:val="001C2D5C"/>
    <w:rsid w:val="001C4F32"/>
    <w:rsid w:val="001C5385"/>
    <w:rsid w:val="001C54F4"/>
    <w:rsid w:val="001C6ED4"/>
    <w:rsid w:val="001D23B8"/>
    <w:rsid w:val="001D2BBA"/>
    <w:rsid w:val="001D41D4"/>
    <w:rsid w:val="001D4C7E"/>
    <w:rsid w:val="001D5F12"/>
    <w:rsid w:val="001D7027"/>
    <w:rsid w:val="001D7890"/>
    <w:rsid w:val="001D7C1B"/>
    <w:rsid w:val="001E328A"/>
    <w:rsid w:val="001E32A3"/>
    <w:rsid w:val="001E4654"/>
    <w:rsid w:val="001E6822"/>
    <w:rsid w:val="001E784A"/>
    <w:rsid w:val="001F2FB0"/>
    <w:rsid w:val="001F3004"/>
    <w:rsid w:val="001F3B63"/>
    <w:rsid w:val="001F40F3"/>
    <w:rsid w:val="001F43E4"/>
    <w:rsid w:val="001F58F9"/>
    <w:rsid w:val="001F75AA"/>
    <w:rsid w:val="001F7747"/>
    <w:rsid w:val="001F7A1E"/>
    <w:rsid w:val="00201345"/>
    <w:rsid w:val="002041F9"/>
    <w:rsid w:val="002045E4"/>
    <w:rsid w:val="002071C2"/>
    <w:rsid w:val="00210DB4"/>
    <w:rsid w:val="00212CCB"/>
    <w:rsid w:val="00215855"/>
    <w:rsid w:val="0022010B"/>
    <w:rsid w:val="00221D3F"/>
    <w:rsid w:val="002220E6"/>
    <w:rsid w:val="00222F92"/>
    <w:rsid w:val="00223B8A"/>
    <w:rsid w:val="00223BE6"/>
    <w:rsid w:val="002245EB"/>
    <w:rsid w:val="00227233"/>
    <w:rsid w:val="00227482"/>
    <w:rsid w:val="00227FE3"/>
    <w:rsid w:val="00230AE8"/>
    <w:rsid w:val="002328C0"/>
    <w:rsid w:val="002328C2"/>
    <w:rsid w:val="0023430C"/>
    <w:rsid w:val="0023433E"/>
    <w:rsid w:val="002357E1"/>
    <w:rsid w:val="00235E72"/>
    <w:rsid w:val="00237592"/>
    <w:rsid w:val="002409F4"/>
    <w:rsid w:val="00240A80"/>
    <w:rsid w:val="0024168A"/>
    <w:rsid w:val="00241A30"/>
    <w:rsid w:val="0024278D"/>
    <w:rsid w:val="00245191"/>
    <w:rsid w:val="002457D4"/>
    <w:rsid w:val="00247855"/>
    <w:rsid w:val="0025016C"/>
    <w:rsid w:val="00250854"/>
    <w:rsid w:val="00250A09"/>
    <w:rsid w:val="00250BFD"/>
    <w:rsid w:val="00253730"/>
    <w:rsid w:val="00253FC4"/>
    <w:rsid w:val="00254BE5"/>
    <w:rsid w:val="00254F0F"/>
    <w:rsid w:val="0025534D"/>
    <w:rsid w:val="002557F4"/>
    <w:rsid w:val="00255CB3"/>
    <w:rsid w:val="002566D5"/>
    <w:rsid w:val="00257354"/>
    <w:rsid w:val="00257B76"/>
    <w:rsid w:val="002619EF"/>
    <w:rsid w:val="00261FE0"/>
    <w:rsid w:val="00263B7B"/>
    <w:rsid w:val="002650C8"/>
    <w:rsid w:val="0026527D"/>
    <w:rsid w:val="00265333"/>
    <w:rsid w:val="002654A5"/>
    <w:rsid w:val="00265B38"/>
    <w:rsid w:val="002701BE"/>
    <w:rsid w:val="00270E68"/>
    <w:rsid w:val="00270F90"/>
    <w:rsid w:val="002715BD"/>
    <w:rsid w:val="002735D2"/>
    <w:rsid w:val="0027391B"/>
    <w:rsid w:val="00273E0A"/>
    <w:rsid w:val="00276FED"/>
    <w:rsid w:val="00281831"/>
    <w:rsid w:val="002820EC"/>
    <w:rsid w:val="00282BFA"/>
    <w:rsid w:val="0028341D"/>
    <w:rsid w:val="002836FF"/>
    <w:rsid w:val="00284EA7"/>
    <w:rsid w:val="002866B5"/>
    <w:rsid w:val="0028696C"/>
    <w:rsid w:val="00286A49"/>
    <w:rsid w:val="00287AFB"/>
    <w:rsid w:val="00290886"/>
    <w:rsid w:val="00291CA5"/>
    <w:rsid w:val="0029240D"/>
    <w:rsid w:val="00292C39"/>
    <w:rsid w:val="00293375"/>
    <w:rsid w:val="00293E95"/>
    <w:rsid w:val="0029545B"/>
    <w:rsid w:val="002964F3"/>
    <w:rsid w:val="002967F6"/>
    <w:rsid w:val="00296A85"/>
    <w:rsid w:val="00296F71"/>
    <w:rsid w:val="00297DF5"/>
    <w:rsid w:val="002A0357"/>
    <w:rsid w:val="002A1F05"/>
    <w:rsid w:val="002A1F2E"/>
    <w:rsid w:val="002A2F85"/>
    <w:rsid w:val="002A3D1F"/>
    <w:rsid w:val="002A6751"/>
    <w:rsid w:val="002A6F1D"/>
    <w:rsid w:val="002B11BB"/>
    <w:rsid w:val="002B1769"/>
    <w:rsid w:val="002B1CEE"/>
    <w:rsid w:val="002B22F8"/>
    <w:rsid w:val="002B26F8"/>
    <w:rsid w:val="002B30F5"/>
    <w:rsid w:val="002B3B56"/>
    <w:rsid w:val="002B4D4D"/>
    <w:rsid w:val="002B4E0C"/>
    <w:rsid w:val="002B5678"/>
    <w:rsid w:val="002B6662"/>
    <w:rsid w:val="002B7695"/>
    <w:rsid w:val="002C09F8"/>
    <w:rsid w:val="002C35E4"/>
    <w:rsid w:val="002C3CB2"/>
    <w:rsid w:val="002C425E"/>
    <w:rsid w:val="002C5B66"/>
    <w:rsid w:val="002C62DA"/>
    <w:rsid w:val="002C6786"/>
    <w:rsid w:val="002D0A1A"/>
    <w:rsid w:val="002D2930"/>
    <w:rsid w:val="002D2DF7"/>
    <w:rsid w:val="002D37DC"/>
    <w:rsid w:val="002D7531"/>
    <w:rsid w:val="002D7C8C"/>
    <w:rsid w:val="002E41D3"/>
    <w:rsid w:val="002E5997"/>
    <w:rsid w:val="002E6579"/>
    <w:rsid w:val="002E76B6"/>
    <w:rsid w:val="002F05C0"/>
    <w:rsid w:val="002F0A1F"/>
    <w:rsid w:val="002F0ABD"/>
    <w:rsid w:val="002F126F"/>
    <w:rsid w:val="002F279C"/>
    <w:rsid w:val="002F2ACB"/>
    <w:rsid w:val="002F3448"/>
    <w:rsid w:val="002F38CF"/>
    <w:rsid w:val="002F4F61"/>
    <w:rsid w:val="002F540F"/>
    <w:rsid w:val="003003FC"/>
    <w:rsid w:val="0030123B"/>
    <w:rsid w:val="003012DC"/>
    <w:rsid w:val="00301D1A"/>
    <w:rsid w:val="00302734"/>
    <w:rsid w:val="00303560"/>
    <w:rsid w:val="003035ED"/>
    <w:rsid w:val="00304000"/>
    <w:rsid w:val="003051B8"/>
    <w:rsid w:val="0030690A"/>
    <w:rsid w:val="003069FA"/>
    <w:rsid w:val="00306D24"/>
    <w:rsid w:val="0030704A"/>
    <w:rsid w:val="003073C4"/>
    <w:rsid w:val="00307B45"/>
    <w:rsid w:val="0031320A"/>
    <w:rsid w:val="00313E74"/>
    <w:rsid w:val="00315173"/>
    <w:rsid w:val="00317641"/>
    <w:rsid w:val="00317AF9"/>
    <w:rsid w:val="003207C2"/>
    <w:rsid w:val="00321100"/>
    <w:rsid w:val="00321279"/>
    <w:rsid w:val="00321E68"/>
    <w:rsid w:val="0032241D"/>
    <w:rsid w:val="00323BCC"/>
    <w:rsid w:val="00324CBF"/>
    <w:rsid w:val="00324E7C"/>
    <w:rsid w:val="00325168"/>
    <w:rsid w:val="003254A6"/>
    <w:rsid w:val="00326B4B"/>
    <w:rsid w:val="00326F8C"/>
    <w:rsid w:val="00327109"/>
    <w:rsid w:val="00327CFF"/>
    <w:rsid w:val="00334E22"/>
    <w:rsid w:val="0033747C"/>
    <w:rsid w:val="00340E31"/>
    <w:rsid w:val="00341382"/>
    <w:rsid w:val="0034191E"/>
    <w:rsid w:val="00341FCA"/>
    <w:rsid w:val="00345094"/>
    <w:rsid w:val="0034729F"/>
    <w:rsid w:val="003476C3"/>
    <w:rsid w:val="003477C6"/>
    <w:rsid w:val="003501B1"/>
    <w:rsid w:val="00350728"/>
    <w:rsid w:val="00351AA8"/>
    <w:rsid w:val="00352E18"/>
    <w:rsid w:val="003540EB"/>
    <w:rsid w:val="00354EF0"/>
    <w:rsid w:val="003561AB"/>
    <w:rsid w:val="00356996"/>
    <w:rsid w:val="00357707"/>
    <w:rsid w:val="00357F0F"/>
    <w:rsid w:val="0036086A"/>
    <w:rsid w:val="0036158F"/>
    <w:rsid w:val="00361F8D"/>
    <w:rsid w:val="003629D1"/>
    <w:rsid w:val="0036320B"/>
    <w:rsid w:val="003641C7"/>
    <w:rsid w:val="0036528F"/>
    <w:rsid w:val="0036662D"/>
    <w:rsid w:val="00371232"/>
    <w:rsid w:val="0037146F"/>
    <w:rsid w:val="003721D5"/>
    <w:rsid w:val="00373C65"/>
    <w:rsid w:val="00374885"/>
    <w:rsid w:val="00374AC6"/>
    <w:rsid w:val="00375459"/>
    <w:rsid w:val="00376CD1"/>
    <w:rsid w:val="0038044E"/>
    <w:rsid w:val="00380EDD"/>
    <w:rsid w:val="00381B84"/>
    <w:rsid w:val="00381FA5"/>
    <w:rsid w:val="003844C6"/>
    <w:rsid w:val="00384B07"/>
    <w:rsid w:val="0038525C"/>
    <w:rsid w:val="00385516"/>
    <w:rsid w:val="00392311"/>
    <w:rsid w:val="00393BC9"/>
    <w:rsid w:val="00393BD8"/>
    <w:rsid w:val="0039457C"/>
    <w:rsid w:val="003962B3"/>
    <w:rsid w:val="003971A9"/>
    <w:rsid w:val="003A0672"/>
    <w:rsid w:val="003A0C0C"/>
    <w:rsid w:val="003A0FA7"/>
    <w:rsid w:val="003A23D8"/>
    <w:rsid w:val="003A47D9"/>
    <w:rsid w:val="003A4FD2"/>
    <w:rsid w:val="003A54A3"/>
    <w:rsid w:val="003A5C80"/>
    <w:rsid w:val="003A6EFF"/>
    <w:rsid w:val="003A7E6E"/>
    <w:rsid w:val="003B1C4B"/>
    <w:rsid w:val="003B21F1"/>
    <w:rsid w:val="003B29DE"/>
    <w:rsid w:val="003B380D"/>
    <w:rsid w:val="003B66BD"/>
    <w:rsid w:val="003B6B5E"/>
    <w:rsid w:val="003C04A7"/>
    <w:rsid w:val="003C2C4F"/>
    <w:rsid w:val="003C4641"/>
    <w:rsid w:val="003C5C2D"/>
    <w:rsid w:val="003C6308"/>
    <w:rsid w:val="003C66ED"/>
    <w:rsid w:val="003C7240"/>
    <w:rsid w:val="003C7C86"/>
    <w:rsid w:val="003D14C0"/>
    <w:rsid w:val="003D232D"/>
    <w:rsid w:val="003D3B8A"/>
    <w:rsid w:val="003E032A"/>
    <w:rsid w:val="003E068C"/>
    <w:rsid w:val="003E113B"/>
    <w:rsid w:val="003E334C"/>
    <w:rsid w:val="003E3389"/>
    <w:rsid w:val="003E37E1"/>
    <w:rsid w:val="003E4AC6"/>
    <w:rsid w:val="003E4FFE"/>
    <w:rsid w:val="003E5199"/>
    <w:rsid w:val="003E7ADF"/>
    <w:rsid w:val="003F3997"/>
    <w:rsid w:val="003F5FBB"/>
    <w:rsid w:val="003F6F49"/>
    <w:rsid w:val="003F706F"/>
    <w:rsid w:val="003F7740"/>
    <w:rsid w:val="00401CFC"/>
    <w:rsid w:val="00404686"/>
    <w:rsid w:val="0040474A"/>
    <w:rsid w:val="004047E4"/>
    <w:rsid w:val="00404E01"/>
    <w:rsid w:val="00405B81"/>
    <w:rsid w:val="00405E4B"/>
    <w:rsid w:val="00406474"/>
    <w:rsid w:val="004069CD"/>
    <w:rsid w:val="00407CAE"/>
    <w:rsid w:val="00407CFA"/>
    <w:rsid w:val="00410691"/>
    <w:rsid w:val="00411412"/>
    <w:rsid w:val="004126C2"/>
    <w:rsid w:val="00412D0B"/>
    <w:rsid w:val="0041407D"/>
    <w:rsid w:val="00415629"/>
    <w:rsid w:val="00416418"/>
    <w:rsid w:val="0041707F"/>
    <w:rsid w:val="00417705"/>
    <w:rsid w:val="004211D5"/>
    <w:rsid w:val="0042213A"/>
    <w:rsid w:val="0042372D"/>
    <w:rsid w:val="00426071"/>
    <w:rsid w:val="00426E2C"/>
    <w:rsid w:val="00430036"/>
    <w:rsid w:val="004301E2"/>
    <w:rsid w:val="004307FB"/>
    <w:rsid w:val="00431498"/>
    <w:rsid w:val="004314AA"/>
    <w:rsid w:val="00431C26"/>
    <w:rsid w:val="00433746"/>
    <w:rsid w:val="00434B3B"/>
    <w:rsid w:val="00436AC5"/>
    <w:rsid w:val="00437B0D"/>
    <w:rsid w:val="00440572"/>
    <w:rsid w:val="00441A31"/>
    <w:rsid w:val="004430B6"/>
    <w:rsid w:val="004436A4"/>
    <w:rsid w:val="004446E8"/>
    <w:rsid w:val="00444A34"/>
    <w:rsid w:val="00445C12"/>
    <w:rsid w:val="00445E62"/>
    <w:rsid w:val="004460BA"/>
    <w:rsid w:val="004479C9"/>
    <w:rsid w:val="00450AA1"/>
    <w:rsid w:val="00451452"/>
    <w:rsid w:val="00452557"/>
    <w:rsid w:val="00452EB1"/>
    <w:rsid w:val="0045468D"/>
    <w:rsid w:val="00454B95"/>
    <w:rsid w:val="00455745"/>
    <w:rsid w:val="00457AD4"/>
    <w:rsid w:val="00460AC2"/>
    <w:rsid w:val="00461EAB"/>
    <w:rsid w:val="00462585"/>
    <w:rsid w:val="0046388E"/>
    <w:rsid w:val="00465627"/>
    <w:rsid w:val="00466560"/>
    <w:rsid w:val="00467E91"/>
    <w:rsid w:val="0047022A"/>
    <w:rsid w:val="004708F2"/>
    <w:rsid w:val="00470B43"/>
    <w:rsid w:val="004715DA"/>
    <w:rsid w:val="004728F0"/>
    <w:rsid w:val="00472A68"/>
    <w:rsid w:val="004737B7"/>
    <w:rsid w:val="00474965"/>
    <w:rsid w:val="00474B4D"/>
    <w:rsid w:val="0047663D"/>
    <w:rsid w:val="0048061E"/>
    <w:rsid w:val="00480874"/>
    <w:rsid w:val="004846AF"/>
    <w:rsid w:val="00485DCE"/>
    <w:rsid w:val="004877B2"/>
    <w:rsid w:val="00490594"/>
    <w:rsid w:val="0049098C"/>
    <w:rsid w:val="00490A85"/>
    <w:rsid w:val="004931D2"/>
    <w:rsid w:val="004931F8"/>
    <w:rsid w:val="00493400"/>
    <w:rsid w:val="00493E6E"/>
    <w:rsid w:val="004A0A5C"/>
    <w:rsid w:val="004A17DB"/>
    <w:rsid w:val="004A20A2"/>
    <w:rsid w:val="004A37DE"/>
    <w:rsid w:val="004A40F3"/>
    <w:rsid w:val="004A4547"/>
    <w:rsid w:val="004A5762"/>
    <w:rsid w:val="004B0802"/>
    <w:rsid w:val="004B0A7C"/>
    <w:rsid w:val="004B12E4"/>
    <w:rsid w:val="004B1C97"/>
    <w:rsid w:val="004B20BA"/>
    <w:rsid w:val="004B26D1"/>
    <w:rsid w:val="004B2A01"/>
    <w:rsid w:val="004B3015"/>
    <w:rsid w:val="004B47E0"/>
    <w:rsid w:val="004B5130"/>
    <w:rsid w:val="004B7CB8"/>
    <w:rsid w:val="004C159F"/>
    <w:rsid w:val="004C2550"/>
    <w:rsid w:val="004C27F0"/>
    <w:rsid w:val="004C30E9"/>
    <w:rsid w:val="004C57CA"/>
    <w:rsid w:val="004C61CF"/>
    <w:rsid w:val="004C7719"/>
    <w:rsid w:val="004D1807"/>
    <w:rsid w:val="004D239E"/>
    <w:rsid w:val="004D264A"/>
    <w:rsid w:val="004D4750"/>
    <w:rsid w:val="004D5A22"/>
    <w:rsid w:val="004D70F5"/>
    <w:rsid w:val="004D7DE3"/>
    <w:rsid w:val="004E17BA"/>
    <w:rsid w:val="004E2DDB"/>
    <w:rsid w:val="004E2F0B"/>
    <w:rsid w:val="004E2F11"/>
    <w:rsid w:val="004E528F"/>
    <w:rsid w:val="004E54E7"/>
    <w:rsid w:val="004E6DFC"/>
    <w:rsid w:val="004E6E3E"/>
    <w:rsid w:val="004E77CD"/>
    <w:rsid w:val="004F08C4"/>
    <w:rsid w:val="004F1447"/>
    <w:rsid w:val="004F17A9"/>
    <w:rsid w:val="004F23B4"/>
    <w:rsid w:val="004F33F7"/>
    <w:rsid w:val="004F409D"/>
    <w:rsid w:val="004F58E9"/>
    <w:rsid w:val="004F61CC"/>
    <w:rsid w:val="004F6F26"/>
    <w:rsid w:val="004F74F0"/>
    <w:rsid w:val="004F76AF"/>
    <w:rsid w:val="004F78E6"/>
    <w:rsid w:val="0050072C"/>
    <w:rsid w:val="0050130D"/>
    <w:rsid w:val="00502517"/>
    <w:rsid w:val="00502E36"/>
    <w:rsid w:val="00503A88"/>
    <w:rsid w:val="00503D6E"/>
    <w:rsid w:val="005044ED"/>
    <w:rsid w:val="0050471E"/>
    <w:rsid w:val="00504F07"/>
    <w:rsid w:val="00507AB0"/>
    <w:rsid w:val="00507D75"/>
    <w:rsid w:val="00510571"/>
    <w:rsid w:val="00510F02"/>
    <w:rsid w:val="00512088"/>
    <w:rsid w:val="005122D4"/>
    <w:rsid w:val="00517BD2"/>
    <w:rsid w:val="00520029"/>
    <w:rsid w:val="00520961"/>
    <w:rsid w:val="00521BE4"/>
    <w:rsid w:val="005228E1"/>
    <w:rsid w:val="00522EB6"/>
    <w:rsid w:val="00523B07"/>
    <w:rsid w:val="00523B11"/>
    <w:rsid w:val="00523DA1"/>
    <w:rsid w:val="00524CE6"/>
    <w:rsid w:val="00526083"/>
    <w:rsid w:val="005260B2"/>
    <w:rsid w:val="00526498"/>
    <w:rsid w:val="005303D8"/>
    <w:rsid w:val="00530821"/>
    <w:rsid w:val="00531CAD"/>
    <w:rsid w:val="005322D8"/>
    <w:rsid w:val="00532B76"/>
    <w:rsid w:val="00533833"/>
    <w:rsid w:val="0053393D"/>
    <w:rsid w:val="00534C38"/>
    <w:rsid w:val="0053563E"/>
    <w:rsid w:val="005358EC"/>
    <w:rsid w:val="00537570"/>
    <w:rsid w:val="00540EA1"/>
    <w:rsid w:val="0054227E"/>
    <w:rsid w:val="00542C35"/>
    <w:rsid w:val="005434FF"/>
    <w:rsid w:val="00546F38"/>
    <w:rsid w:val="00550317"/>
    <w:rsid w:val="00550AA5"/>
    <w:rsid w:val="0055191A"/>
    <w:rsid w:val="00551D23"/>
    <w:rsid w:val="0055379A"/>
    <w:rsid w:val="005537A7"/>
    <w:rsid w:val="00553E25"/>
    <w:rsid w:val="005549AD"/>
    <w:rsid w:val="00554FB3"/>
    <w:rsid w:val="00555815"/>
    <w:rsid w:val="00556806"/>
    <w:rsid w:val="005573BA"/>
    <w:rsid w:val="005575DA"/>
    <w:rsid w:val="0055791B"/>
    <w:rsid w:val="00560F7B"/>
    <w:rsid w:val="00561C24"/>
    <w:rsid w:val="00562579"/>
    <w:rsid w:val="00565FA5"/>
    <w:rsid w:val="005673F3"/>
    <w:rsid w:val="00567801"/>
    <w:rsid w:val="00570022"/>
    <w:rsid w:val="005702A9"/>
    <w:rsid w:val="005706D1"/>
    <w:rsid w:val="00570856"/>
    <w:rsid w:val="00571672"/>
    <w:rsid w:val="005720A4"/>
    <w:rsid w:val="00573CCB"/>
    <w:rsid w:val="00574052"/>
    <w:rsid w:val="00576AE9"/>
    <w:rsid w:val="00577D59"/>
    <w:rsid w:val="00580654"/>
    <w:rsid w:val="005810D1"/>
    <w:rsid w:val="00582446"/>
    <w:rsid w:val="00584A97"/>
    <w:rsid w:val="00585DF2"/>
    <w:rsid w:val="00585F80"/>
    <w:rsid w:val="00587B5F"/>
    <w:rsid w:val="0059003A"/>
    <w:rsid w:val="00590C1A"/>
    <w:rsid w:val="00594361"/>
    <w:rsid w:val="00594659"/>
    <w:rsid w:val="00595CC5"/>
    <w:rsid w:val="005962D3"/>
    <w:rsid w:val="0059703B"/>
    <w:rsid w:val="005A3674"/>
    <w:rsid w:val="005A4820"/>
    <w:rsid w:val="005A52CA"/>
    <w:rsid w:val="005A5F03"/>
    <w:rsid w:val="005A634F"/>
    <w:rsid w:val="005A7175"/>
    <w:rsid w:val="005A7F0A"/>
    <w:rsid w:val="005B1522"/>
    <w:rsid w:val="005B1BAF"/>
    <w:rsid w:val="005B1D71"/>
    <w:rsid w:val="005B1E61"/>
    <w:rsid w:val="005B2A20"/>
    <w:rsid w:val="005B2D11"/>
    <w:rsid w:val="005B2E7B"/>
    <w:rsid w:val="005B3E51"/>
    <w:rsid w:val="005B5738"/>
    <w:rsid w:val="005B610C"/>
    <w:rsid w:val="005B6ECA"/>
    <w:rsid w:val="005B7AB8"/>
    <w:rsid w:val="005B7B3E"/>
    <w:rsid w:val="005C02F2"/>
    <w:rsid w:val="005C113A"/>
    <w:rsid w:val="005C1601"/>
    <w:rsid w:val="005C1948"/>
    <w:rsid w:val="005C1E49"/>
    <w:rsid w:val="005C1F1F"/>
    <w:rsid w:val="005C275C"/>
    <w:rsid w:val="005C2F1E"/>
    <w:rsid w:val="005C3B8D"/>
    <w:rsid w:val="005C47C2"/>
    <w:rsid w:val="005C4808"/>
    <w:rsid w:val="005C529B"/>
    <w:rsid w:val="005C5D21"/>
    <w:rsid w:val="005D0454"/>
    <w:rsid w:val="005D1E54"/>
    <w:rsid w:val="005D421A"/>
    <w:rsid w:val="005D4ED7"/>
    <w:rsid w:val="005D6683"/>
    <w:rsid w:val="005D6BD6"/>
    <w:rsid w:val="005D72BB"/>
    <w:rsid w:val="005D75EA"/>
    <w:rsid w:val="005D79BF"/>
    <w:rsid w:val="005D7D7E"/>
    <w:rsid w:val="005E1B46"/>
    <w:rsid w:val="005E2EB5"/>
    <w:rsid w:val="005E38BE"/>
    <w:rsid w:val="005E3CA7"/>
    <w:rsid w:val="005E3EF7"/>
    <w:rsid w:val="005E4E2D"/>
    <w:rsid w:val="005E7E91"/>
    <w:rsid w:val="005E7EEC"/>
    <w:rsid w:val="005E7F17"/>
    <w:rsid w:val="005F0A31"/>
    <w:rsid w:val="005F14A1"/>
    <w:rsid w:val="005F2C3F"/>
    <w:rsid w:val="005F3097"/>
    <w:rsid w:val="005F3150"/>
    <w:rsid w:val="005F3D90"/>
    <w:rsid w:val="005F671E"/>
    <w:rsid w:val="005F7A83"/>
    <w:rsid w:val="005F7EFC"/>
    <w:rsid w:val="00601751"/>
    <w:rsid w:val="00602012"/>
    <w:rsid w:val="006028DD"/>
    <w:rsid w:val="00604526"/>
    <w:rsid w:val="006045D8"/>
    <w:rsid w:val="006047A5"/>
    <w:rsid w:val="0060486E"/>
    <w:rsid w:val="00606A0A"/>
    <w:rsid w:val="00611214"/>
    <w:rsid w:val="006112A6"/>
    <w:rsid w:val="00611ABB"/>
    <w:rsid w:val="00612E9A"/>
    <w:rsid w:val="00612FC5"/>
    <w:rsid w:val="00613119"/>
    <w:rsid w:val="006137FF"/>
    <w:rsid w:val="0061478F"/>
    <w:rsid w:val="00615935"/>
    <w:rsid w:val="006164AB"/>
    <w:rsid w:val="00625A55"/>
    <w:rsid w:val="00627283"/>
    <w:rsid w:val="006333E5"/>
    <w:rsid w:val="0063380B"/>
    <w:rsid w:val="00633C73"/>
    <w:rsid w:val="00637AB9"/>
    <w:rsid w:val="00637C74"/>
    <w:rsid w:val="0064048C"/>
    <w:rsid w:val="00641BB8"/>
    <w:rsid w:val="00641DF3"/>
    <w:rsid w:val="006424D1"/>
    <w:rsid w:val="00642733"/>
    <w:rsid w:val="006428E2"/>
    <w:rsid w:val="00643BF5"/>
    <w:rsid w:val="00646EA9"/>
    <w:rsid w:val="00647F6C"/>
    <w:rsid w:val="00647FE5"/>
    <w:rsid w:val="00651EB6"/>
    <w:rsid w:val="00651ED0"/>
    <w:rsid w:val="00653217"/>
    <w:rsid w:val="006553F9"/>
    <w:rsid w:val="0065680F"/>
    <w:rsid w:val="00657A55"/>
    <w:rsid w:val="006607A7"/>
    <w:rsid w:val="0066184A"/>
    <w:rsid w:val="00661879"/>
    <w:rsid w:val="00662EA4"/>
    <w:rsid w:val="006632FC"/>
    <w:rsid w:val="00663879"/>
    <w:rsid w:val="00663BA9"/>
    <w:rsid w:val="006679D6"/>
    <w:rsid w:val="006709C5"/>
    <w:rsid w:val="00670E8A"/>
    <w:rsid w:val="0067166C"/>
    <w:rsid w:val="006728E9"/>
    <w:rsid w:val="00673C00"/>
    <w:rsid w:val="00675F08"/>
    <w:rsid w:val="006774E3"/>
    <w:rsid w:val="006776BC"/>
    <w:rsid w:val="00677ED6"/>
    <w:rsid w:val="00680523"/>
    <w:rsid w:val="00680CF3"/>
    <w:rsid w:val="00682250"/>
    <w:rsid w:val="00683304"/>
    <w:rsid w:val="00683969"/>
    <w:rsid w:val="0068704A"/>
    <w:rsid w:val="00690ED8"/>
    <w:rsid w:val="00692729"/>
    <w:rsid w:val="00692A57"/>
    <w:rsid w:val="00692D17"/>
    <w:rsid w:val="00692E79"/>
    <w:rsid w:val="00693602"/>
    <w:rsid w:val="006945EE"/>
    <w:rsid w:val="00695DCE"/>
    <w:rsid w:val="00695EDD"/>
    <w:rsid w:val="006968D7"/>
    <w:rsid w:val="00697998"/>
    <w:rsid w:val="00697A16"/>
    <w:rsid w:val="006A0547"/>
    <w:rsid w:val="006A05A5"/>
    <w:rsid w:val="006A096C"/>
    <w:rsid w:val="006A0FFD"/>
    <w:rsid w:val="006A56B0"/>
    <w:rsid w:val="006A5945"/>
    <w:rsid w:val="006A6105"/>
    <w:rsid w:val="006A693F"/>
    <w:rsid w:val="006B02C4"/>
    <w:rsid w:val="006B0831"/>
    <w:rsid w:val="006B1939"/>
    <w:rsid w:val="006B2658"/>
    <w:rsid w:val="006B56DB"/>
    <w:rsid w:val="006B692B"/>
    <w:rsid w:val="006C399F"/>
    <w:rsid w:val="006C44FD"/>
    <w:rsid w:val="006C6123"/>
    <w:rsid w:val="006C727E"/>
    <w:rsid w:val="006C7321"/>
    <w:rsid w:val="006C7E47"/>
    <w:rsid w:val="006D07BE"/>
    <w:rsid w:val="006D0972"/>
    <w:rsid w:val="006D17E7"/>
    <w:rsid w:val="006D346F"/>
    <w:rsid w:val="006D563B"/>
    <w:rsid w:val="006D5B84"/>
    <w:rsid w:val="006D638B"/>
    <w:rsid w:val="006E1904"/>
    <w:rsid w:val="006E1B74"/>
    <w:rsid w:val="006E6038"/>
    <w:rsid w:val="006E7247"/>
    <w:rsid w:val="006E75D4"/>
    <w:rsid w:val="006F00DA"/>
    <w:rsid w:val="006F01C6"/>
    <w:rsid w:val="006F07CD"/>
    <w:rsid w:val="006F31CE"/>
    <w:rsid w:val="006F3556"/>
    <w:rsid w:val="006F3DC5"/>
    <w:rsid w:val="006F4D91"/>
    <w:rsid w:val="006F57A7"/>
    <w:rsid w:val="006F5D24"/>
    <w:rsid w:val="006F6545"/>
    <w:rsid w:val="006F6764"/>
    <w:rsid w:val="006F7CF2"/>
    <w:rsid w:val="0070074A"/>
    <w:rsid w:val="0070091F"/>
    <w:rsid w:val="007016EC"/>
    <w:rsid w:val="00702318"/>
    <w:rsid w:val="007034EE"/>
    <w:rsid w:val="0070359C"/>
    <w:rsid w:val="00703F00"/>
    <w:rsid w:val="007046EC"/>
    <w:rsid w:val="007048BC"/>
    <w:rsid w:val="007048E0"/>
    <w:rsid w:val="00704950"/>
    <w:rsid w:val="007058B9"/>
    <w:rsid w:val="00711E3E"/>
    <w:rsid w:val="007122A3"/>
    <w:rsid w:val="00712D36"/>
    <w:rsid w:val="00712D4B"/>
    <w:rsid w:val="00714ACC"/>
    <w:rsid w:val="00714CD0"/>
    <w:rsid w:val="00716977"/>
    <w:rsid w:val="007172B0"/>
    <w:rsid w:val="00720569"/>
    <w:rsid w:val="00720EB8"/>
    <w:rsid w:val="00721383"/>
    <w:rsid w:val="00722406"/>
    <w:rsid w:val="0072251B"/>
    <w:rsid w:val="00722A07"/>
    <w:rsid w:val="00722ED6"/>
    <w:rsid w:val="00723111"/>
    <w:rsid w:val="00723641"/>
    <w:rsid w:val="007248BD"/>
    <w:rsid w:val="007259A4"/>
    <w:rsid w:val="00725FF3"/>
    <w:rsid w:val="0072671F"/>
    <w:rsid w:val="007277E4"/>
    <w:rsid w:val="00727AB5"/>
    <w:rsid w:val="0073026C"/>
    <w:rsid w:val="007329E3"/>
    <w:rsid w:val="007343DF"/>
    <w:rsid w:val="00735C95"/>
    <w:rsid w:val="0073635A"/>
    <w:rsid w:val="007363AE"/>
    <w:rsid w:val="007428C4"/>
    <w:rsid w:val="00742BA1"/>
    <w:rsid w:val="007431E6"/>
    <w:rsid w:val="007445C3"/>
    <w:rsid w:val="00744B10"/>
    <w:rsid w:val="00744F92"/>
    <w:rsid w:val="007460E6"/>
    <w:rsid w:val="00746B7F"/>
    <w:rsid w:val="0075111C"/>
    <w:rsid w:val="00751A5B"/>
    <w:rsid w:val="00752BB3"/>
    <w:rsid w:val="007542E4"/>
    <w:rsid w:val="00754AEF"/>
    <w:rsid w:val="00755149"/>
    <w:rsid w:val="0075566F"/>
    <w:rsid w:val="00755A2E"/>
    <w:rsid w:val="00756471"/>
    <w:rsid w:val="007565D3"/>
    <w:rsid w:val="00756CCA"/>
    <w:rsid w:val="007600F0"/>
    <w:rsid w:val="007605AD"/>
    <w:rsid w:val="00760686"/>
    <w:rsid w:val="00763751"/>
    <w:rsid w:val="007645EC"/>
    <w:rsid w:val="00765758"/>
    <w:rsid w:val="00765830"/>
    <w:rsid w:val="00767823"/>
    <w:rsid w:val="00770522"/>
    <w:rsid w:val="00773D95"/>
    <w:rsid w:val="00774913"/>
    <w:rsid w:val="00774A52"/>
    <w:rsid w:val="00775797"/>
    <w:rsid w:val="0077637F"/>
    <w:rsid w:val="00776AB1"/>
    <w:rsid w:val="00776D92"/>
    <w:rsid w:val="0077716C"/>
    <w:rsid w:val="00777D2F"/>
    <w:rsid w:val="007869EB"/>
    <w:rsid w:val="00787E37"/>
    <w:rsid w:val="007909D3"/>
    <w:rsid w:val="00790DFE"/>
    <w:rsid w:val="00792A07"/>
    <w:rsid w:val="00792C32"/>
    <w:rsid w:val="00793553"/>
    <w:rsid w:val="00793D77"/>
    <w:rsid w:val="00796665"/>
    <w:rsid w:val="00796707"/>
    <w:rsid w:val="00796E62"/>
    <w:rsid w:val="00797B40"/>
    <w:rsid w:val="00797F9F"/>
    <w:rsid w:val="007A022B"/>
    <w:rsid w:val="007A0B0A"/>
    <w:rsid w:val="007A0F06"/>
    <w:rsid w:val="007A1243"/>
    <w:rsid w:val="007A277A"/>
    <w:rsid w:val="007A5047"/>
    <w:rsid w:val="007A5B26"/>
    <w:rsid w:val="007A7E28"/>
    <w:rsid w:val="007B0D86"/>
    <w:rsid w:val="007B1333"/>
    <w:rsid w:val="007B1ED0"/>
    <w:rsid w:val="007B2D18"/>
    <w:rsid w:val="007B336D"/>
    <w:rsid w:val="007B43E4"/>
    <w:rsid w:val="007B4995"/>
    <w:rsid w:val="007B5CEB"/>
    <w:rsid w:val="007B78F3"/>
    <w:rsid w:val="007C2925"/>
    <w:rsid w:val="007C5549"/>
    <w:rsid w:val="007C6CC7"/>
    <w:rsid w:val="007C7B36"/>
    <w:rsid w:val="007D0319"/>
    <w:rsid w:val="007D0616"/>
    <w:rsid w:val="007D159A"/>
    <w:rsid w:val="007D1E78"/>
    <w:rsid w:val="007D2CC4"/>
    <w:rsid w:val="007D4D1A"/>
    <w:rsid w:val="007E0116"/>
    <w:rsid w:val="007E118D"/>
    <w:rsid w:val="007E2597"/>
    <w:rsid w:val="007E2BF9"/>
    <w:rsid w:val="007E3C8F"/>
    <w:rsid w:val="007E42D2"/>
    <w:rsid w:val="007E6766"/>
    <w:rsid w:val="007E7867"/>
    <w:rsid w:val="007F143D"/>
    <w:rsid w:val="007F310D"/>
    <w:rsid w:val="007F3D9C"/>
    <w:rsid w:val="007F425B"/>
    <w:rsid w:val="007F4B0F"/>
    <w:rsid w:val="007F5BE3"/>
    <w:rsid w:val="007F5D9D"/>
    <w:rsid w:val="007F6D7B"/>
    <w:rsid w:val="007F7FF2"/>
    <w:rsid w:val="0080007B"/>
    <w:rsid w:val="008000BF"/>
    <w:rsid w:val="008005E6"/>
    <w:rsid w:val="00800872"/>
    <w:rsid w:val="008010CB"/>
    <w:rsid w:val="00803C7A"/>
    <w:rsid w:val="00805211"/>
    <w:rsid w:val="00806408"/>
    <w:rsid w:val="00811667"/>
    <w:rsid w:val="00812404"/>
    <w:rsid w:val="00812F03"/>
    <w:rsid w:val="00814C4B"/>
    <w:rsid w:val="00815DF9"/>
    <w:rsid w:val="008163B9"/>
    <w:rsid w:val="00820A85"/>
    <w:rsid w:val="0082187B"/>
    <w:rsid w:val="00823768"/>
    <w:rsid w:val="008239EB"/>
    <w:rsid w:val="00823D93"/>
    <w:rsid w:val="008261C1"/>
    <w:rsid w:val="00826277"/>
    <w:rsid w:val="00827DE0"/>
    <w:rsid w:val="0083142B"/>
    <w:rsid w:val="0083266D"/>
    <w:rsid w:val="00833288"/>
    <w:rsid w:val="00833F4C"/>
    <w:rsid w:val="00833F76"/>
    <w:rsid w:val="00834117"/>
    <w:rsid w:val="00835563"/>
    <w:rsid w:val="0083786C"/>
    <w:rsid w:val="008423A6"/>
    <w:rsid w:val="00845399"/>
    <w:rsid w:val="00850B3D"/>
    <w:rsid w:val="00851045"/>
    <w:rsid w:val="0085199E"/>
    <w:rsid w:val="008572B1"/>
    <w:rsid w:val="008577A5"/>
    <w:rsid w:val="00861419"/>
    <w:rsid w:val="008638BB"/>
    <w:rsid w:val="0086499D"/>
    <w:rsid w:val="00864B5C"/>
    <w:rsid w:val="0086540E"/>
    <w:rsid w:val="008673C6"/>
    <w:rsid w:val="00867830"/>
    <w:rsid w:val="008708A6"/>
    <w:rsid w:val="00871BE1"/>
    <w:rsid w:val="008720A4"/>
    <w:rsid w:val="00874789"/>
    <w:rsid w:val="008756DD"/>
    <w:rsid w:val="00876C36"/>
    <w:rsid w:val="00880CC3"/>
    <w:rsid w:val="00880E86"/>
    <w:rsid w:val="00881AE7"/>
    <w:rsid w:val="00882328"/>
    <w:rsid w:val="00882F81"/>
    <w:rsid w:val="0088393E"/>
    <w:rsid w:val="008847AF"/>
    <w:rsid w:val="0088512E"/>
    <w:rsid w:val="00886A06"/>
    <w:rsid w:val="00887470"/>
    <w:rsid w:val="008877CF"/>
    <w:rsid w:val="00891D08"/>
    <w:rsid w:val="00892268"/>
    <w:rsid w:val="0089264C"/>
    <w:rsid w:val="008938E4"/>
    <w:rsid w:val="00894070"/>
    <w:rsid w:val="0089494C"/>
    <w:rsid w:val="00894D41"/>
    <w:rsid w:val="008956A1"/>
    <w:rsid w:val="00895D52"/>
    <w:rsid w:val="008979F8"/>
    <w:rsid w:val="008A1494"/>
    <w:rsid w:val="008A19E2"/>
    <w:rsid w:val="008A4243"/>
    <w:rsid w:val="008A584F"/>
    <w:rsid w:val="008A6E60"/>
    <w:rsid w:val="008B0BD5"/>
    <w:rsid w:val="008B3E10"/>
    <w:rsid w:val="008B4CD6"/>
    <w:rsid w:val="008B5274"/>
    <w:rsid w:val="008C1B1A"/>
    <w:rsid w:val="008C27FD"/>
    <w:rsid w:val="008C4424"/>
    <w:rsid w:val="008C4E70"/>
    <w:rsid w:val="008C5419"/>
    <w:rsid w:val="008C5702"/>
    <w:rsid w:val="008C716B"/>
    <w:rsid w:val="008D0AAB"/>
    <w:rsid w:val="008D2470"/>
    <w:rsid w:val="008E0EF8"/>
    <w:rsid w:val="008E307C"/>
    <w:rsid w:val="008E3DC8"/>
    <w:rsid w:val="008E532F"/>
    <w:rsid w:val="008E63FD"/>
    <w:rsid w:val="008E6CE1"/>
    <w:rsid w:val="008E7D35"/>
    <w:rsid w:val="008F18C4"/>
    <w:rsid w:val="008F4289"/>
    <w:rsid w:val="008F650F"/>
    <w:rsid w:val="0090058A"/>
    <w:rsid w:val="00900697"/>
    <w:rsid w:val="0090174F"/>
    <w:rsid w:val="009024F2"/>
    <w:rsid w:val="009032FC"/>
    <w:rsid w:val="009046EA"/>
    <w:rsid w:val="00910AAC"/>
    <w:rsid w:val="009115F2"/>
    <w:rsid w:val="009118F2"/>
    <w:rsid w:val="00912671"/>
    <w:rsid w:val="009139B3"/>
    <w:rsid w:val="00913E4D"/>
    <w:rsid w:val="00914615"/>
    <w:rsid w:val="00914BC9"/>
    <w:rsid w:val="009161DF"/>
    <w:rsid w:val="00917057"/>
    <w:rsid w:val="00917E30"/>
    <w:rsid w:val="00920841"/>
    <w:rsid w:val="00921C8C"/>
    <w:rsid w:val="00926114"/>
    <w:rsid w:val="00927222"/>
    <w:rsid w:val="009276B5"/>
    <w:rsid w:val="00927E6B"/>
    <w:rsid w:val="00930E60"/>
    <w:rsid w:val="00931878"/>
    <w:rsid w:val="009338CC"/>
    <w:rsid w:val="00934051"/>
    <w:rsid w:val="00934270"/>
    <w:rsid w:val="00935465"/>
    <w:rsid w:val="00936A39"/>
    <w:rsid w:val="00937745"/>
    <w:rsid w:val="0094196C"/>
    <w:rsid w:val="0094348C"/>
    <w:rsid w:val="00943F11"/>
    <w:rsid w:val="00945108"/>
    <w:rsid w:val="00945258"/>
    <w:rsid w:val="00945877"/>
    <w:rsid w:val="00951A6B"/>
    <w:rsid w:val="00952297"/>
    <w:rsid w:val="009526AE"/>
    <w:rsid w:val="009527E2"/>
    <w:rsid w:val="00953716"/>
    <w:rsid w:val="00953D93"/>
    <w:rsid w:val="00953FD8"/>
    <w:rsid w:val="0095499A"/>
    <w:rsid w:val="00955530"/>
    <w:rsid w:val="00957301"/>
    <w:rsid w:val="009579E9"/>
    <w:rsid w:val="00957D0B"/>
    <w:rsid w:val="009601E0"/>
    <w:rsid w:val="00960C61"/>
    <w:rsid w:val="00960C90"/>
    <w:rsid w:val="0096191B"/>
    <w:rsid w:val="00962AE7"/>
    <w:rsid w:val="009633CD"/>
    <w:rsid w:val="00964718"/>
    <w:rsid w:val="00965DC6"/>
    <w:rsid w:val="009660E9"/>
    <w:rsid w:val="009663B7"/>
    <w:rsid w:val="00966D88"/>
    <w:rsid w:val="00967AA6"/>
    <w:rsid w:val="009701F0"/>
    <w:rsid w:val="00971CE6"/>
    <w:rsid w:val="00972ABF"/>
    <w:rsid w:val="009737E8"/>
    <w:rsid w:val="00974508"/>
    <w:rsid w:val="00974BB1"/>
    <w:rsid w:val="009761B3"/>
    <w:rsid w:val="00976CAF"/>
    <w:rsid w:val="00977367"/>
    <w:rsid w:val="00981E72"/>
    <w:rsid w:val="00985069"/>
    <w:rsid w:val="00985A70"/>
    <w:rsid w:val="00994DC8"/>
    <w:rsid w:val="00995542"/>
    <w:rsid w:val="00995884"/>
    <w:rsid w:val="00995991"/>
    <w:rsid w:val="00995D47"/>
    <w:rsid w:val="0099776A"/>
    <w:rsid w:val="00997832"/>
    <w:rsid w:val="00997CB1"/>
    <w:rsid w:val="009A01D2"/>
    <w:rsid w:val="009A0AF9"/>
    <w:rsid w:val="009A13A6"/>
    <w:rsid w:val="009A1436"/>
    <w:rsid w:val="009A2BD2"/>
    <w:rsid w:val="009A318E"/>
    <w:rsid w:val="009A3684"/>
    <w:rsid w:val="009A3889"/>
    <w:rsid w:val="009A38D3"/>
    <w:rsid w:val="009A3EB7"/>
    <w:rsid w:val="009A4A99"/>
    <w:rsid w:val="009A752B"/>
    <w:rsid w:val="009A7EE1"/>
    <w:rsid w:val="009B028E"/>
    <w:rsid w:val="009B04DF"/>
    <w:rsid w:val="009B074F"/>
    <w:rsid w:val="009B07AA"/>
    <w:rsid w:val="009B1FD6"/>
    <w:rsid w:val="009B3161"/>
    <w:rsid w:val="009B35DF"/>
    <w:rsid w:val="009B46DA"/>
    <w:rsid w:val="009B4BCE"/>
    <w:rsid w:val="009B5380"/>
    <w:rsid w:val="009B6B36"/>
    <w:rsid w:val="009B6F4A"/>
    <w:rsid w:val="009B7CC1"/>
    <w:rsid w:val="009C01BE"/>
    <w:rsid w:val="009C21B2"/>
    <w:rsid w:val="009C31C1"/>
    <w:rsid w:val="009C36DF"/>
    <w:rsid w:val="009C38D8"/>
    <w:rsid w:val="009C4A05"/>
    <w:rsid w:val="009C51FC"/>
    <w:rsid w:val="009C7C5F"/>
    <w:rsid w:val="009D04C5"/>
    <w:rsid w:val="009D306D"/>
    <w:rsid w:val="009D3A3B"/>
    <w:rsid w:val="009D3AD2"/>
    <w:rsid w:val="009D56E1"/>
    <w:rsid w:val="009D5B66"/>
    <w:rsid w:val="009D790B"/>
    <w:rsid w:val="009D79BF"/>
    <w:rsid w:val="009D7CA7"/>
    <w:rsid w:val="009E0010"/>
    <w:rsid w:val="009E07FD"/>
    <w:rsid w:val="009E230B"/>
    <w:rsid w:val="009E29FD"/>
    <w:rsid w:val="009E2F6C"/>
    <w:rsid w:val="009E3FF1"/>
    <w:rsid w:val="009E4E34"/>
    <w:rsid w:val="009E6205"/>
    <w:rsid w:val="009E7079"/>
    <w:rsid w:val="009E72D7"/>
    <w:rsid w:val="009E739A"/>
    <w:rsid w:val="009F0ADC"/>
    <w:rsid w:val="009F237E"/>
    <w:rsid w:val="009F466E"/>
    <w:rsid w:val="009F505B"/>
    <w:rsid w:val="009F516B"/>
    <w:rsid w:val="009F5B56"/>
    <w:rsid w:val="009F676C"/>
    <w:rsid w:val="009F7318"/>
    <w:rsid w:val="009F74E3"/>
    <w:rsid w:val="00A014EB"/>
    <w:rsid w:val="00A01A1B"/>
    <w:rsid w:val="00A024FC"/>
    <w:rsid w:val="00A03772"/>
    <w:rsid w:val="00A03815"/>
    <w:rsid w:val="00A03C77"/>
    <w:rsid w:val="00A0444D"/>
    <w:rsid w:val="00A047E4"/>
    <w:rsid w:val="00A05EA9"/>
    <w:rsid w:val="00A10899"/>
    <w:rsid w:val="00A10D57"/>
    <w:rsid w:val="00A120CF"/>
    <w:rsid w:val="00A126CB"/>
    <w:rsid w:val="00A12F71"/>
    <w:rsid w:val="00A1537F"/>
    <w:rsid w:val="00A155CC"/>
    <w:rsid w:val="00A15E62"/>
    <w:rsid w:val="00A1763D"/>
    <w:rsid w:val="00A20CC3"/>
    <w:rsid w:val="00A2131D"/>
    <w:rsid w:val="00A21C2B"/>
    <w:rsid w:val="00A22071"/>
    <w:rsid w:val="00A226BA"/>
    <w:rsid w:val="00A239C1"/>
    <w:rsid w:val="00A245D9"/>
    <w:rsid w:val="00A24EC1"/>
    <w:rsid w:val="00A26BF0"/>
    <w:rsid w:val="00A30AC8"/>
    <w:rsid w:val="00A30DEB"/>
    <w:rsid w:val="00A33E5D"/>
    <w:rsid w:val="00A36A84"/>
    <w:rsid w:val="00A37A37"/>
    <w:rsid w:val="00A37FBE"/>
    <w:rsid w:val="00A41E1C"/>
    <w:rsid w:val="00A422C1"/>
    <w:rsid w:val="00A4247F"/>
    <w:rsid w:val="00A42913"/>
    <w:rsid w:val="00A44C10"/>
    <w:rsid w:val="00A44CB8"/>
    <w:rsid w:val="00A45295"/>
    <w:rsid w:val="00A47B74"/>
    <w:rsid w:val="00A50AA2"/>
    <w:rsid w:val="00A52CD3"/>
    <w:rsid w:val="00A53415"/>
    <w:rsid w:val="00A5418E"/>
    <w:rsid w:val="00A556CD"/>
    <w:rsid w:val="00A55BD4"/>
    <w:rsid w:val="00A56167"/>
    <w:rsid w:val="00A60AFE"/>
    <w:rsid w:val="00A61096"/>
    <w:rsid w:val="00A6291F"/>
    <w:rsid w:val="00A65C7C"/>
    <w:rsid w:val="00A67A76"/>
    <w:rsid w:val="00A72038"/>
    <w:rsid w:val="00A7296C"/>
    <w:rsid w:val="00A7354F"/>
    <w:rsid w:val="00A736A6"/>
    <w:rsid w:val="00A75425"/>
    <w:rsid w:val="00A75BD9"/>
    <w:rsid w:val="00A76846"/>
    <w:rsid w:val="00A76C5E"/>
    <w:rsid w:val="00A80820"/>
    <w:rsid w:val="00A80F41"/>
    <w:rsid w:val="00A822FA"/>
    <w:rsid w:val="00A8337A"/>
    <w:rsid w:val="00A836C2"/>
    <w:rsid w:val="00A84000"/>
    <w:rsid w:val="00A85345"/>
    <w:rsid w:val="00A8726B"/>
    <w:rsid w:val="00A8729F"/>
    <w:rsid w:val="00A907EA"/>
    <w:rsid w:val="00A90961"/>
    <w:rsid w:val="00A91166"/>
    <w:rsid w:val="00A941F4"/>
    <w:rsid w:val="00A9485E"/>
    <w:rsid w:val="00A94FEE"/>
    <w:rsid w:val="00A97AB5"/>
    <w:rsid w:val="00A97AE8"/>
    <w:rsid w:val="00AA034F"/>
    <w:rsid w:val="00AA3216"/>
    <w:rsid w:val="00AA353F"/>
    <w:rsid w:val="00AA40AA"/>
    <w:rsid w:val="00AA54AC"/>
    <w:rsid w:val="00AA5C1B"/>
    <w:rsid w:val="00AA7D00"/>
    <w:rsid w:val="00AB02C8"/>
    <w:rsid w:val="00AB0FA7"/>
    <w:rsid w:val="00AB132D"/>
    <w:rsid w:val="00AB1648"/>
    <w:rsid w:val="00AB269D"/>
    <w:rsid w:val="00AB30E2"/>
    <w:rsid w:val="00AB3A95"/>
    <w:rsid w:val="00AB5139"/>
    <w:rsid w:val="00AB5E39"/>
    <w:rsid w:val="00AB649B"/>
    <w:rsid w:val="00AB7D83"/>
    <w:rsid w:val="00AC0918"/>
    <w:rsid w:val="00AC1403"/>
    <w:rsid w:val="00AC148F"/>
    <w:rsid w:val="00AC199D"/>
    <w:rsid w:val="00AC3C74"/>
    <w:rsid w:val="00AC4617"/>
    <w:rsid w:val="00AC5977"/>
    <w:rsid w:val="00AC6CAC"/>
    <w:rsid w:val="00AC6F8B"/>
    <w:rsid w:val="00AD12C8"/>
    <w:rsid w:val="00AD1466"/>
    <w:rsid w:val="00AD1DA5"/>
    <w:rsid w:val="00AD2CAB"/>
    <w:rsid w:val="00AD3A05"/>
    <w:rsid w:val="00AD3EBF"/>
    <w:rsid w:val="00AD7AA2"/>
    <w:rsid w:val="00AD7C9C"/>
    <w:rsid w:val="00AE0F6E"/>
    <w:rsid w:val="00AE27C1"/>
    <w:rsid w:val="00AE397A"/>
    <w:rsid w:val="00AE43D8"/>
    <w:rsid w:val="00AE447B"/>
    <w:rsid w:val="00AF1814"/>
    <w:rsid w:val="00AF254D"/>
    <w:rsid w:val="00AF2CB1"/>
    <w:rsid w:val="00AF3430"/>
    <w:rsid w:val="00AF3A1C"/>
    <w:rsid w:val="00AF421B"/>
    <w:rsid w:val="00AF43DF"/>
    <w:rsid w:val="00AF43F0"/>
    <w:rsid w:val="00AF4781"/>
    <w:rsid w:val="00AF6560"/>
    <w:rsid w:val="00AF69EC"/>
    <w:rsid w:val="00AF773A"/>
    <w:rsid w:val="00AF7BE1"/>
    <w:rsid w:val="00B03B0E"/>
    <w:rsid w:val="00B1453B"/>
    <w:rsid w:val="00B1486B"/>
    <w:rsid w:val="00B151DE"/>
    <w:rsid w:val="00B20650"/>
    <w:rsid w:val="00B20730"/>
    <w:rsid w:val="00B215F6"/>
    <w:rsid w:val="00B21781"/>
    <w:rsid w:val="00B23AB4"/>
    <w:rsid w:val="00B23CFC"/>
    <w:rsid w:val="00B24D1C"/>
    <w:rsid w:val="00B25919"/>
    <w:rsid w:val="00B271EB"/>
    <w:rsid w:val="00B27D5D"/>
    <w:rsid w:val="00B317EE"/>
    <w:rsid w:val="00B31FAB"/>
    <w:rsid w:val="00B324A6"/>
    <w:rsid w:val="00B35EBE"/>
    <w:rsid w:val="00B3619E"/>
    <w:rsid w:val="00B4038E"/>
    <w:rsid w:val="00B40B66"/>
    <w:rsid w:val="00B422D6"/>
    <w:rsid w:val="00B4304A"/>
    <w:rsid w:val="00B4314F"/>
    <w:rsid w:val="00B43D6C"/>
    <w:rsid w:val="00B45964"/>
    <w:rsid w:val="00B45DD6"/>
    <w:rsid w:val="00B475EB"/>
    <w:rsid w:val="00B52023"/>
    <w:rsid w:val="00B52683"/>
    <w:rsid w:val="00B530C6"/>
    <w:rsid w:val="00B535D8"/>
    <w:rsid w:val="00B53BF4"/>
    <w:rsid w:val="00B56D8C"/>
    <w:rsid w:val="00B574D4"/>
    <w:rsid w:val="00B600D4"/>
    <w:rsid w:val="00B604A6"/>
    <w:rsid w:val="00B62B52"/>
    <w:rsid w:val="00B63CED"/>
    <w:rsid w:val="00B65470"/>
    <w:rsid w:val="00B65BE1"/>
    <w:rsid w:val="00B70362"/>
    <w:rsid w:val="00B70B43"/>
    <w:rsid w:val="00B70EBD"/>
    <w:rsid w:val="00B726B5"/>
    <w:rsid w:val="00B77801"/>
    <w:rsid w:val="00B8039C"/>
    <w:rsid w:val="00B8065D"/>
    <w:rsid w:val="00B8241B"/>
    <w:rsid w:val="00B828E3"/>
    <w:rsid w:val="00B8495B"/>
    <w:rsid w:val="00B8554E"/>
    <w:rsid w:val="00B8572C"/>
    <w:rsid w:val="00B85D01"/>
    <w:rsid w:val="00B86B6D"/>
    <w:rsid w:val="00B86FE2"/>
    <w:rsid w:val="00B871BD"/>
    <w:rsid w:val="00B90D66"/>
    <w:rsid w:val="00B918F2"/>
    <w:rsid w:val="00B927D1"/>
    <w:rsid w:val="00B96253"/>
    <w:rsid w:val="00B96EDF"/>
    <w:rsid w:val="00B978E8"/>
    <w:rsid w:val="00BA0BA1"/>
    <w:rsid w:val="00BA2AC2"/>
    <w:rsid w:val="00BA3870"/>
    <w:rsid w:val="00BA4A56"/>
    <w:rsid w:val="00BA5B73"/>
    <w:rsid w:val="00BA5B9C"/>
    <w:rsid w:val="00BA5DDE"/>
    <w:rsid w:val="00BA5FEF"/>
    <w:rsid w:val="00BA77D8"/>
    <w:rsid w:val="00BB0291"/>
    <w:rsid w:val="00BB1910"/>
    <w:rsid w:val="00BB2868"/>
    <w:rsid w:val="00BB2CE6"/>
    <w:rsid w:val="00BB4156"/>
    <w:rsid w:val="00BB4F47"/>
    <w:rsid w:val="00BB5649"/>
    <w:rsid w:val="00BB7140"/>
    <w:rsid w:val="00BC118F"/>
    <w:rsid w:val="00BC3F50"/>
    <w:rsid w:val="00BC3F5A"/>
    <w:rsid w:val="00BC4793"/>
    <w:rsid w:val="00BC5A9F"/>
    <w:rsid w:val="00BC7641"/>
    <w:rsid w:val="00BC7FE9"/>
    <w:rsid w:val="00BD123F"/>
    <w:rsid w:val="00BD2E70"/>
    <w:rsid w:val="00BD6FA6"/>
    <w:rsid w:val="00BD7F0A"/>
    <w:rsid w:val="00BE0D60"/>
    <w:rsid w:val="00BE1FC0"/>
    <w:rsid w:val="00BE25FD"/>
    <w:rsid w:val="00BE2683"/>
    <w:rsid w:val="00BE4650"/>
    <w:rsid w:val="00BE46F2"/>
    <w:rsid w:val="00BE49D1"/>
    <w:rsid w:val="00BE7D42"/>
    <w:rsid w:val="00BF0919"/>
    <w:rsid w:val="00BF22AC"/>
    <w:rsid w:val="00BF2BD5"/>
    <w:rsid w:val="00BF7820"/>
    <w:rsid w:val="00C00BE1"/>
    <w:rsid w:val="00C026FD"/>
    <w:rsid w:val="00C02E7E"/>
    <w:rsid w:val="00C031CE"/>
    <w:rsid w:val="00C059FD"/>
    <w:rsid w:val="00C05D62"/>
    <w:rsid w:val="00C10BAE"/>
    <w:rsid w:val="00C10E9C"/>
    <w:rsid w:val="00C13080"/>
    <w:rsid w:val="00C136BE"/>
    <w:rsid w:val="00C15F96"/>
    <w:rsid w:val="00C16891"/>
    <w:rsid w:val="00C17488"/>
    <w:rsid w:val="00C2052F"/>
    <w:rsid w:val="00C2460C"/>
    <w:rsid w:val="00C2495A"/>
    <w:rsid w:val="00C26DCF"/>
    <w:rsid w:val="00C30179"/>
    <w:rsid w:val="00C30750"/>
    <w:rsid w:val="00C30D27"/>
    <w:rsid w:val="00C31B42"/>
    <w:rsid w:val="00C33229"/>
    <w:rsid w:val="00C359D6"/>
    <w:rsid w:val="00C35A46"/>
    <w:rsid w:val="00C37C1B"/>
    <w:rsid w:val="00C407EF"/>
    <w:rsid w:val="00C40839"/>
    <w:rsid w:val="00C42B58"/>
    <w:rsid w:val="00C42C28"/>
    <w:rsid w:val="00C432A9"/>
    <w:rsid w:val="00C445B2"/>
    <w:rsid w:val="00C44771"/>
    <w:rsid w:val="00C44809"/>
    <w:rsid w:val="00C44D40"/>
    <w:rsid w:val="00C4570E"/>
    <w:rsid w:val="00C4598D"/>
    <w:rsid w:val="00C46660"/>
    <w:rsid w:val="00C4787F"/>
    <w:rsid w:val="00C50D20"/>
    <w:rsid w:val="00C51AF6"/>
    <w:rsid w:val="00C51EF6"/>
    <w:rsid w:val="00C52115"/>
    <w:rsid w:val="00C532DD"/>
    <w:rsid w:val="00C55442"/>
    <w:rsid w:val="00C570EF"/>
    <w:rsid w:val="00C57E06"/>
    <w:rsid w:val="00C60504"/>
    <w:rsid w:val="00C62DD4"/>
    <w:rsid w:val="00C62FF2"/>
    <w:rsid w:val="00C64B2E"/>
    <w:rsid w:val="00C6568C"/>
    <w:rsid w:val="00C7186E"/>
    <w:rsid w:val="00C7350C"/>
    <w:rsid w:val="00C739AA"/>
    <w:rsid w:val="00C73CFA"/>
    <w:rsid w:val="00C73EBE"/>
    <w:rsid w:val="00C740BE"/>
    <w:rsid w:val="00C75DB1"/>
    <w:rsid w:val="00C7691C"/>
    <w:rsid w:val="00C811BE"/>
    <w:rsid w:val="00C815D1"/>
    <w:rsid w:val="00C81756"/>
    <w:rsid w:val="00C81925"/>
    <w:rsid w:val="00C81F0D"/>
    <w:rsid w:val="00C8208E"/>
    <w:rsid w:val="00C82108"/>
    <w:rsid w:val="00C83797"/>
    <w:rsid w:val="00C842D6"/>
    <w:rsid w:val="00C84553"/>
    <w:rsid w:val="00C84F8F"/>
    <w:rsid w:val="00C8634C"/>
    <w:rsid w:val="00C86A32"/>
    <w:rsid w:val="00C87333"/>
    <w:rsid w:val="00C91743"/>
    <w:rsid w:val="00C91847"/>
    <w:rsid w:val="00C925F4"/>
    <w:rsid w:val="00C93277"/>
    <w:rsid w:val="00C937FC"/>
    <w:rsid w:val="00C93E1A"/>
    <w:rsid w:val="00C949C2"/>
    <w:rsid w:val="00C9675D"/>
    <w:rsid w:val="00C9704B"/>
    <w:rsid w:val="00C97FB9"/>
    <w:rsid w:val="00CA09C8"/>
    <w:rsid w:val="00CA110A"/>
    <w:rsid w:val="00CA2C8E"/>
    <w:rsid w:val="00CA52A3"/>
    <w:rsid w:val="00CA53BF"/>
    <w:rsid w:val="00CA6402"/>
    <w:rsid w:val="00CA6CF8"/>
    <w:rsid w:val="00CA783F"/>
    <w:rsid w:val="00CA7A25"/>
    <w:rsid w:val="00CB220C"/>
    <w:rsid w:val="00CB280B"/>
    <w:rsid w:val="00CB4C24"/>
    <w:rsid w:val="00CC05AA"/>
    <w:rsid w:val="00CC1806"/>
    <w:rsid w:val="00CC18F5"/>
    <w:rsid w:val="00CC1A1D"/>
    <w:rsid w:val="00CC2067"/>
    <w:rsid w:val="00CC237C"/>
    <w:rsid w:val="00CC42AB"/>
    <w:rsid w:val="00CC4674"/>
    <w:rsid w:val="00CC4BA0"/>
    <w:rsid w:val="00CC5285"/>
    <w:rsid w:val="00CC6521"/>
    <w:rsid w:val="00CC68A6"/>
    <w:rsid w:val="00CD2DD9"/>
    <w:rsid w:val="00CD2F54"/>
    <w:rsid w:val="00CD5296"/>
    <w:rsid w:val="00CD56A0"/>
    <w:rsid w:val="00CD6AFA"/>
    <w:rsid w:val="00CE0217"/>
    <w:rsid w:val="00CE0793"/>
    <w:rsid w:val="00CE0DAA"/>
    <w:rsid w:val="00CE1668"/>
    <w:rsid w:val="00CE2510"/>
    <w:rsid w:val="00CE5741"/>
    <w:rsid w:val="00CE6BBD"/>
    <w:rsid w:val="00CE6E80"/>
    <w:rsid w:val="00CE7392"/>
    <w:rsid w:val="00CF3F4D"/>
    <w:rsid w:val="00CF5D49"/>
    <w:rsid w:val="00CF5F52"/>
    <w:rsid w:val="00CF6314"/>
    <w:rsid w:val="00D00494"/>
    <w:rsid w:val="00D005C4"/>
    <w:rsid w:val="00D00CE4"/>
    <w:rsid w:val="00D0392F"/>
    <w:rsid w:val="00D03C68"/>
    <w:rsid w:val="00D07260"/>
    <w:rsid w:val="00D079E4"/>
    <w:rsid w:val="00D10440"/>
    <w:rsid w:val="00D1066A"/>
    <w:rsid w:val="00D112DE"/>
    <w:rsid w:val="00D125D7"/>
    <w:rsid w:val="00D128DC"/>
    <w:rsid w:val="00D12B44"/>
    <w:rsid w:val="00D12D91"/>
    <w:rsid w:val="00D13D53"/>
    <w:rsid w:val="00D15E8F"/>
    <w:rsid w:val="00D16550"/>
    <w:rsid w:val="00D1768D"/>
    <w:rsid w:val="00D20588"/>
    <w:rsid w:val="00D207C3"/>
    <w:rsid w:val="00D20A54"/>
    <w:rsid w:val="00D216AD"/>
    <w:rsid w:val="00D22CD7"/>
    <w:rsid w:val="00D236F4"/>
    <w:rsid w:val="00D237A1"/>
    <w:rsid w:val="00D25739"/>
    <w:rsid w:val="00D26005"/>
    <w:rsid w:val="00D2607C"/>
    <w:rsid w:val="00D260D6"/>
    <w:rsid w:val="00D27746"/>
    <w:rsid w:val="00D31997"/>
    <w:rsid w:val="00D32F61"/>
    <w:rsid w:val="00D33243"/>
    <w:rsid w:val="00D341D5"/>
    <w:rsid w:val="00D34B7C"/>
    <w:rsid w:val="00D351C8"/>
    <w:rsid w:val="00D35873"/>
    <w:rsid w:val="00D3596A"/>
    <w:rsid w:val="00D35DAA"/>
    <w:rsid w:val="00D36D19"/>
    <w:rsid w:val="00D379F0"/>
    <w:rsid w:val="00D37C34"/>
    <w:rsid w:val="00D41679"/>
    <w:rsid w:val="00D41DAA"/>
    <w:rsid w:val="00D42D5B"/>
    <w:rsid w:val="00D432EC"/>
    <w:rsid w:val="00D44027"/>
    <w:rsid w:val="00D4459F"/>
    <w:rsid w:val="00D46163"/>
    <w:rsid w:val="00D46D67"/>
    <w:rsid w:val="00D47253"/>
    <w:rsid w:val="00D47423"/>
    <w:rsid w:val="00D47CB4"/>
    <w:rsid w:val="00D50A59"/>
    <w:rsid w:val="00D51DBA"/>
    <w:rsid w:val="00D52596"/>
    <w:rsid w:val="00D5313A"/>
    <w:rsid w:val="00D53896"/>
    <w:rsid w:val="00D5504A"/>
    <w:rsid w:val="00D550F1"/>
    <w:rsid w:val="00D55299"/>
    <w:rsid w:val="00D56871"/>
    <w:rsid w:val="00D57814"/>
    <w:rsid w:val="00D61434"/>
    <w:rsid w:val="00D6208A"/>
    <w:rsid w:val="00D62CD2"/>
    <w:rsid w:val="00D635D6"/>
    <w:rsid w:val="00D65257"/>
    <w:rsid w:val="00D66082"/>
    <w:rsid w:val="00D67108"/>
    <w:rsid w:val="00D72124"/>
    <w:rsid w:val="00D72E85"/>
    <w:rsid w:val="00D738B1"/>
    <w:rsid w:val="00D751DC"/>
    <w:rsid w:val="00D82EEC"/>
    <w:rsid w:val="00D84681"/>
    <w:rsid w:val="00D858B2"/>
    <w:rsid w:val="00D86E7F"/>
    <w:rsid w:val="00D87474"/>
    <w:rsid w:val="00D90FC9"/>
    <w:rsid w:val="00D914E7"/>
    <w:rsid w:val="00D92A55"/>
    <w:rsid w:val="00D92AF4"/>
    <w:rsid w:val="00D933DD"/>
    <w:rsid w:val="00D95EAC"/>
    <w:rsid w:val="00D9646C"/>
    <w:rsid w:val="00DA1481"/>
    <w:rsid w:val="00DA1F35"/>
    <w:rsid w:val="00DA2A84"/>
    <w:rsid w:val="00DA2B15"/>
    <w:rsid w:val="00DA33B1"/>
    <w:rsid w:val="00DA4214"/>
    <w:rsid w:val="00DA5B8D"/>
    <w:rsid w:val="00DA5BB3"/>
    <w:rsid w:val="00DA6D56"/>
    <w:rsid w:val="00DA704B"/>
    <w:rsid w:val="00DB0B9D"/>
    <w:rsid w:val="00DB16EE"/>
    <w:rsid w:val="00DB214A"/>
    <w:rsid w:val="00DB23A4"/>
    <w:rsid w:val="00DB280D"/>
    <w:rsid w:val="00DB3545"/>
    <w:rsid w:val="00DB5109"/>
    <w:rsid w:val="00DB51BF"/>
    <w:rsid w:val="00DB58EA"/>
    <w:rsid w:val="00DB6AFC"/>
    <w:rsid w:val="00DB7149"/>
    <w:rsid w:val="00DC0212"/>
    <w:rsid w:val="00DC14F6"/>
    <w:rsid w:val="00DC16A8"/>
    <w:rsid w:val="00DC17A3"/>
    <w:rsid w:val="00DC1A66"/>
    <w:rsid w:val="00DC2DD0"/>
    <w:rsid w:val="00DC3546"/>
    <w:rsid w:val="00DC3669"/>
    <w:rsid w:val="00DC5535"/>
    <w:rsid w:val="00DC7BAB"/>
    <w:rsid w:val="00DC7EB9"/>
    <w:rsid w:val="00DD1798"/>
    <w:rsid w:val="00DD1F43"/>
    <w:rsid w:val="00DD1F44"/>
    <w:rsid w:val="00DD200C"/>
    <w:rsid w:val="00DD2480"/>
    <w:rsid w:val="00DD2AC9"/>
    <w:rsid w:val="00DD3E81"/>
    <w:rsid w:val="00DD4611"/>
    <w:rsid w:val="00DD494C"/>
    <w:rsid w:val="00DD506D"/>
    <w:rsid w:val="00DD5878"/>
    <w:rsid w:val="00DD6D91"/>
    <w:rsid w:val="00DE0B5F"/>
    <w:rsid w:val="00DE0D33"/>
    <w:rsid w:val="00DE2546"/>
    <w:rsid w:val="00DE340F"/>
    <w:rsid w:val="00DE3E91"/>
    <w:rsid w:val="00DE6DCD"/>
    <w:rsid w:val="00DE733B"/>
    <w:rsid w:val="00DE73CD"/>
    <w:rsid w:val="00DE7FF5"/>
    <w:rsid w:val="00DF01CC"/>
    <w:rsid w:val="00DF0958"/>
    <w:rsid w:val="00DF0C6A"/>
    <w:rsid w:val="00DF0D60"/>
    <w:rsid w:val="00DF153D"/>
    <w:rsid w:val="00DF2A0F"/>
    <w:rsid w:val="00DF3DA9"/>
    <w:rsid w:val="00DF655D"/>
    <w:rsid w:val="00DF6FFB"/>
    <w:rsid w:val="00E03225"/>
    <w:rsid w:val="00E0327C"/>
    <w:rsid w:val="00E03667"/>
    <w:rsid w:val="00E03AB4"/>
    <w:rsid w:val="00E05C85"/>
    <w:rsid w:val="00E071A9"/>
    <w:rsid w:val="00E078DE"/>
    <w:rsid w:val="00E10122"/>
    <w:rsid w:val="00E10571"/>
    <w:rsid w:val="00E10A85"/>
    <w:rsid w:val="00E12BAF"/>
    <w:rsid w:val="00E13566"/>
    <w:rsid w:val="00E16E8D"/>
    <w:rsid w:val="00E17B35"/>
    <w:rsid w:val="00E17CB3"/>
    <w:rsid w:val="00E17F2E"/>
    <w:rsid w:val="00E205AA"/>
    <w:rsid w:val="00E22701"/>
    <w:rsid w:val="00E227A3"/>
    <w:rsid w:val="00E2346D"/>
    <w:rsid w:val="00E23848"/>
    <w:rsid w:val="00E23F4C"/>
    <w:rsid w:val="00E24227"/>
    <w:rsid w:val="00E24D2D"/>
    <w:rsid w:val="00E258E2"/>
    <w:rsid w:val="00E26980"/>
    <w:rsid w:val="00E26A3A"/>
    <w:rsid w:val="00E27A97"/>
    <w:rsid w:val="00E30F60"/>
    <w:rsid w:val="00E31060"/>
    <w:rsid w:val="00E31AE4"/>
    <w:rsid w:val="00E32A61"/>
    <w:rsid w:val="00E33783"/>
    <w:rsid w:val="00E3379A"/>
    <w:rsid w:val="00E33ED8"/>
    <w:rsid w:val="00E34568"/>
    <w:rsid w:val="00E374B2"/>
    <w:rsid w:val="00E41F39"/>
    <w:rsid w:val="00E434B9"/>
    <w:rsid w:val="00E4417C"/>
    <w:rsid w:val="00E4448D"/>
    <w:rsid w:val="00E46BB4"/>
    <w:rsid w:val="00E476D2"/>
    <w:rsid w:val="00E47922"/>
    <w:rsid w:val="00E47CE4"/>
    <w:rsid w:val="00E505BD"/>
    <w:rsid w:val="00E515F4"/>
    <w:rsid w:val="00E51A9F"/>
    <w:rsid w:val="00E52D76"/>
    <w:rsid w:val="00E540AE"/>
    <w:rsid w:val="00E5451B"/>
    <w:rsid w:val="00E55DC2"/>
    <w:rsid w:val="00E57C3B"/>
    <w:rsid w:val="00E60FB6"/>
    <w:rsid w:val="00E61E09"/>
    <w:rsid w:val="00E6431F"/>
    <w:rsid w:val="00E66391"/>
    <w:rsid w:val="00E66E24"/>
    <w:rsid w:val="00E702E7"/>
    <w:rsid w:val="00E70F96"/>
    <w:rsid w:val="00E71E24"/>
    <w:rsid w:val="00E7279F"/>
    <w:rsid w:val="00E73589"/>
    <w:rsid w:val="00E73E6A"/>
    <w:rsid w:val="00E73ECC"/>
    <w:rsid w:val="00E7584F"/>
    <w:rsid w:val="00E75A9E"/>
    <w:rsid w:val="00E76486"/>
    <w:rsid w:val="00E76E93"/>
    <w:rsid w:val="00E8016B"/>
    <w:rsid w:val="00E81D60"/>
    <w:rsid w:val="00E82D92"/>
    <w:rsid w:val="00E83CEF"/>
    <w:rsid w:val="00E8420C"/>
    <w:rsid w:val="00E85A68"/>
    <w:rsid w:val="00E85D83"/>
    <w:rsid w:val="00E8609B"/>
    <w:rsid w:val="00E8613F"/>
    <w:rsid w:val="00E864F4"/>
    <w:rsid w:val="00E86E39"/>
    <w:rsid w:val="00E873BA"/>
    <w:rsid w:val="00E90DD4"/>
    <w:rsid w:val="00E90F7D"/>
    <w:rsid w:val="00E91661"/>
    <w:rsid w:val="00E92D07"/>
    <w:rsid w:val="00E955E0"/>
    <w:rsid w:val="00E95EED"/>
    <w:rsid w:val="00E96912"/>
    <w:rsid w:val="00E96A19"/>
    <w:rsid w:val="00E97AD3"/>
    <w:rsid w:val="00E97D19"/>
    <w:rsid w:val="00EA069C"/>
    <w:rsid w:val="00EA1EBE"/>
    <w:rsid w:val="00EA2B43"/>
    <w:rsid w:val="00EA2B5F"/>
    <w:rsid w:val="00EA2F63"/>
    <w:rsid w:val="00EA50BF"/>
    <w:rsid w:val="00EA7075"/>
    <w:rsid w:val="00EB047B"/>
    <w:rsid w:val="00EB13B0"/>
    <w:rsid w:val="00EB2EBF"/>
    <w:rsid w:val="00EB304C"/>
    <w:rsid w:val="00EB379C"/>
    <w:rsid w:val="00EB401F"/>
    <w:rsid w:val="00EB4392"/>
    <w:rsid w:val="00EB67AE"/>
    <w:rsid w:val="00EB6C56"/>
    <w:rsid w:val="00EB7BF2"/>
    <w:rsid w:val="00EC0649"/>
    <w:rsid w:val="00EC0F86"/>
    <w:rsid w:val="00EC11CA"/>
    <w:rsid w:val="00EC2338"/>
    <w:rsid w:val="00EC45D3"/>
    <w:rsid w:val="00EC4678"/>
    <w:rsid w:val="00EC508D"/>
    <w:rsid w:val="00EC6A4D"/>
    <w:rsid w:val="00EC7516"/>
    <w:rsid w:val="00EC76A6"/>
    <w:rsid w:val="00ED01DA"/>
    <w:rsid w:val="00ED0FDD"/>
    <w:rsid w:val="00ED16AD"/>
    <w:rsid w:val="00ED18C0"/>
    <w:rsid w:val="00ED1DC6"/>
    <w:rsid w:val="00ED2094"/>
    <w:rsid w:val="00ED23C9"/>
    <w:rsid w:val="00ED4384"/>
    <w:rsid w:val="00ED5E3E"/>
    <w:rsid w:val="00ED6B01"/>
    <w:rsid w:val="00ED6C66"/>
    <w:rsid w:val="00ED7967"/>
    <w:rsid w:val="00EE28BB"/>
    <w:rsid w:val="00EE5BFC"/>
    <w:rsid w:val="00EE6499"/>
    <w:rsid w:val="00EE7335"/>
    <w:rsid w:val="00EE7836"/>
    <w:rsid w:val="00EF03E5"/>
    <w:rsid w:val="00EF0614"/>
    <w:rsid w:val="00EF1D1E"/>
    <w:rsid w:val="00EF2620"/>
    <w:rsid w:val="00EF2D7B"/>
    <w:rsid w:val="00EF30E2"/>
    <w:rsid w:val="00EF438B"/>
    <w:rsid w:val="00EF4AB5"/>
    <w:rsid w:val="00EF4C1F"/>
    <w:rsid w:val="00EF5CF8"/>
    <w:rsid w:val="00EF5F8A"/>
    <w:rsid w:val="00EF610A"/>
    <w:rsid w:val="00EF7141"/>
    <w:rsid w:val="00F01C37"/>
    <w:rsid w:val="00F056A0"/>
    <w:rsid w:val="00F06249"/>
    <w:rsid w:val="00F06503"/>
    <w:rsid w:val="00F073AE"/>
    <w:rsid w:val="00F07517"/>
    <w:rsid w:val="00F07C39"/>
    <w:rsid w:val="00F112F0"/>
    <w:rsid w:val="00F11413"/>
    <w:rsid w:val="00F13106"/>
    <w:rsid w:val="00F13551"/>
    <w:rsid w:val="00F14F30"/>
    <w:rsid w:val="00F16C30"/>
    <w:rsid w:val="00F21427"/>
    <w:rsid w:val="00F2159B"/>
    <w:rsid w:val="00F2163C"/>
    <w:rsid w:val="00F22539"/>
    <w:rsid w:val="00F2262F"/>
    <w:rsid w:val="00F22ABC"/>
    <w:rsid w:val="00F22F65"/>
    <w:rsid w:val="00F23D56"/>
    <w:rsid w:val="00F24211"/>
    <w:rsid w:val="00F24813"/>
    <w:rsid w:val="00F25A7F"/>
    <w:rsid w:val="00F26E8E"/>
    <w:rsid w:val="00F26F7D"/>
    <w:rsid w:val="00F2715F"/>
    <w:rsid w:val="00F27925"/>
    <w:rsid w:val="00F309DC"/>
    <w:rsid w:val="00F30A50"/>
    <w:rsid w:val="00F3112B"/>
    <w:rsid w:val="00F33B7C"/>
    <w:rsid w:val="00F34F70"/>
    <w:rsid w:val="00F36766"/>
    <w:rsid w:val="00F37AB1"/>
    <w:rsid w:val="00F40757"/>
    <w:rsid w:val="00F4253A"/>
    <w:rsid w:val="00F42631"/>
    <w:rsid w:val="00F42BF5"/>
    <w:rsid w:val="00F47584"/>
    <w:rsid w:val="00F5025D"/>
    <w:rsid w:val="00F53596"/>
    <w:rsid w:val="00F53BA0"/>
    <w:rsid w:val="00F545E1"/>
    <w:rsid w:val="00F54CF8"/>
    <w:rsid w:val="00F5504D"/>
    <w:rsid w:val="00F5736D"/>
    <w:rsid w:val="00F577C1"/>
    <w:rsid w:val="00F57CB5"/>
    <w:rsid w:val="00F62359"/>
    <w:rsid w:val="00F624AA"/>
    <w:rsid w:val="00F63978"/>
    <w:rsid w:val="00F6725F"/>
    <w:rsid w:val="00F67A69"/>
    <w:rsid w:val="00F717C8"/>
    <w:rsid w:val="00F738C6"/>
    <w:rsid w:val="00F74277"/>
    <w:rsid w:val="00F748F9"/>
    <w:rsid w:val="00F752D2"/>
    <w:rsid w:val="00F753AB"/>
    <w:rsid w:val="00F75CC2"/>
    <w:rsid w:val="00F772CF"/>
    <w:rsid w:val="00F806EF"/>
    <w:rsid w:val="00F83107"/>
    <w:rsid w:val="00F83FBE"/>
    <w:rsid w:val="00F86195"/>
    <w:rsid w:val="00F87120"/>
    <w:rsid w:val="00F90607"/>
    <w:rsid w:val="00F90B8F"/>
    <w:rsid w:val="00F90E7E"/>
    <w:rsid w:val="00F917B5"/>
    <w:rsid w:val="00F91D04"/>
    <w:rsid w:val="00F949BC"/>
    <w:rsid w:val="00F955BE"/>
    <w:rsid w:val="00F959F6"/>
    <w:rsid w:val="00F95B18"/>
    <w:rsid w:val="00F96FDB"/>
    <w:rsid w:val="00FA04AB"/>
    <w:rsid w:val="00FA1375"/>
    <w:rsid w:val="00FA531B"/>
    <w:rsid w:val="00FA571E"/>
    <w:rsid w:val="00FA5A6F"/>
    <w:rsid w:val="00FA6C43"/>
    <w:rsid w:val="00FA7B54"/>
    <w:rsid w:val="00FB32AC"/>
    <w:rsid w:val="00FB3EC3"/>
    <w:rsid w:val="00FB40BE"/>
    <w:rsid w:val="00FB55C6"/>
    <w:rsid w:val="00FB632D"/>
    <w:rsid w:val="00FC05BC"/>
    <w:rsid w:val="00FC09A0"/>
    <w:rsid w:val="00FC1592"/>
    <w:rsid w:val="00FC159F"/>
    <w:rsid w:val="00FC19B4"/>
    <w:rsid w:val="00FC1CF1"/>
    <w:rsid w:val="00FC3DB1"/>
    <w:rsid w:val="00FC42EA"/>
    <w:rsid w:val="00FC5C2C"/>
    <w:rsid w:val="00FC6E4E"/>
    <w:rsid w:val="00FD095D"/>
    <w:rsid w:val="00FD1840"/>
    <w:rsid w:val="00FD197E"/>
    <w:rsid w:val="00FD3965"/>
    <w:rsid w:val="00FD3E7D"/>
    <w:rsid w:val="00FD458D"/>
    <w:rsid w:val="00FD5E45"/>
    <w:rsid w:val="00FE07EE"/>
    <w:rsid w:val="00FE0C9F"/>
    <w:rsid w:val="00FE613B"/>
    <w:rsid w:val="00FE6C1A"/>
    <w:rsid w:val="00FE6CCB"/>
    <w:rsid w:val="00FE6D47"/>
    <w:rsid w:val="00FE7D5E"/>
    <w:rsid w:val="00FE7EFD"/>
    <w:rsid w:val="00FF02D5"/>
    <w:rsid w:val="00FF155F"/>
    <w:rsid w:val="00FF182F"/>
    <w:rsid w:val="00FF18AF"/>
    <w:rsid w:val="00FF26DD"/>
    <w:rsid w:val="00FF2E41"/>
    <w:rsid w:val="00FF32B0"/>
    <w:rsid w:val="00FF4F09"/>
    <w:rsid w:val="00FF51D2"/>
    <w:rsid w:val="00FF5C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A450F"/>
  <w15:chartTrackingRefBased/>
  <w15:docId w15:val="{9E38354A-FAD7-4603-9BC9-AA1D695C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7C8C"/>
    <w:pPr>
      <w:spacing w:after="0" w:line="240" w:lineRule="auto"/>
    </w:pPr>
    <w:rPr>
      <w:rFonts w:ascii="Arial" w:eastAsia="Times New Roman" w:hAnsi="Arial" w:cs="Times New Roman"/>
      <w:sz w:val="20"/>
      <w:szCs w:val="24"/>
      <w:lang w:val="en-US"/>
    </w:rPr>
  </w:style>
  <w:style w:type="paragraph" w:styleId="Titre1">
    <w:name w:val="heading 1"/>
    <w:basedOn w:val="Normal"/>
    <w:next w:val="Normal"/>
    <w:link w:val="Titre1Car"/>
    <w:qFormat/>
    <w:rsid w:val="002D7C8C"/>
    <w:pPr>
      <w:keepNext/>
      <w:numPr>
        <w:numId w:val="9"/>
      </w:numPr>
      <w:spacing w:before="240" w:after="60"/>
      <w:outlineLvl w:val="0"/>
    </w:pPr>
    <w:rPr>
      <w:rFonts w:cs="Arial"/>
      <w:b/>
      <w:bCs/>
      <w:kern w:val="32"/>
      <w:sz w:val="32"/>
      <w:szCs w:val="32"/>
    </w:rPr>
  </w:style>
  <w:style w:type="paragraph" w:styleId="Titre2">
    <w:name w:val="heading 2"/>
    <w:basedOn w:val="Normal"/>
    <w:next w:val="Normal"/>
    <w:link w:val="Titre2Car"/>
    <w:uiPriority w:val="9"/>
    <w:unhideWhenUsed/>
    <w:qFormat/>
    <w:rsid w:val="002D7C8C"/>
    <w:pPr>
      <w:keepNext/>
      <w:keepLines/>
      <w:numPr>
        <w:ilvl w:val="1"/>
        <w:numId w:val="9"/>
      </w:numPr>
      <w:spacing w:before="200"/>
      <w:outlineLvl w:val="1"/>
    </w:pPr>
    <w:rPr>
      <w:rFonts w:eastAsiaTheme="majorEastAsia" w:cstheme="majorBidi"/>
      <w:b/>
      <w:bCs/>
      <w:sz w:val="28"/>
      <w:szCs w:val="26"/>
    </w:rPr>
  </w:style>
  <w:style w:type="paragraph" w:styleId="Titre3">
    <w:name w:val="heading 3"/>
    <w:basedOn w:val="Normal"/>
    <w:next w:val="Normal"/>
    <w:link w:val="Titre3Car"/>
    <w:uiPriority w:val="9"/>
    <w:unhideWhenUsed/>
    <w:qFormat/>
    <w:rsid w:val="002D7C8C"/>
    <w:pPr>
      <w:keepNext/>
      <w:keepLines/>
      <w:numPr>
        <w:ilvl w:val="2"/>
        <w:numId w:val="9"/>
      </w:numPr>
      <w:spacing w:before="200"/>
      <w:outlineLvl w:val="2"/>
    </w:pPr>
    <w:rPr>
      <w:rFonts w:eastAsiaTheme="majorEastAsia" w:cstheme="majorBidi"/>
      <w:b/>
      <w:bCs/>
      <w:sz w:val="24"/>
    </w:rPr>
  </w:style>
  <w:style w:type="paragraph" w:styleId="Titre4">
    <w:name w:val="heading 4"/>
    <w:basedOn w:val="Normal"/>
    <w:next w:val="Normal"/>
    <w:link w:val="Titre4Car"/>
    <w:uiPriority w:val="9"/>
    <w:unhideWhenUsed/>
    <w:qFormat/>
    <w:rsid w:val="00B871BD"/>
    <w:pPr>
      <w:keepNext/>
      <w:keepLines/>
      <w:numPr>
        <w:ilvl w:val="3"/>
        <w:numId w:val="9"/>
      </w:numPr>
      <w:spacing w:before="40"/>
      <w:outlineLvl w:val="3"/>
    </w:pPr>
    <w:rPr>
      <w:rFonts w:asciiTheme="majorHAnsi" w:eastAsiaTheme="majorEastAsia" w:hAnsiTheme="majorHAnsi" w:cstheme="majorBidi"/>
      <w:i/>
      <w:iCs/>
      <w:color w:val="2F5496" w:themeColor="accent1" w:themeShade="BF"/>
      <w:sz w:val="24"/>
    </w:rPr>
  </w:style>
  <w:style w:type="paragraph" w:styleId="Titre5">
    <w:name w:val="heading 5"/>
    <w:basedOn w:val="Normal"/>
    <w:next w:val="Normal"/>
    <w:link w:val="Titre5Car"/>
    <w:uiPriority w:val="9"/>
    <w:semiHidden/>
    <w:unhideWhenUsed/>
    <w:qFormat/>
    <w:rsid w:val="00641BB8"/>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41BB8"/>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41BB8"/>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41BB8"/>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41BB8"/>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2D7C8C"/>
    <w:rPr>
      <w:rFonts w:ascii="Arial" w:eastAsia="Times New Roman" w:hAnsi="Arial" w:cs="Arial"/>
      <w:b/>
      <w:bCs/>
      <w:kern w:val="32"/>
      <w:sz w:val="32"/>
      <w:szCs w:val="32"/>
      <w:lang w:val="en-US"/>
    </w:rPr>
  </w:style>
  <w:style w:type="character" w:customStyle="1" w:styleId="Titre2Car">
    <w:name w:val="Titre 2 Car"/>
    <w:basedOn w:val="Policepardfaut"/>
    <w:link w:val="Titre2"/>
    <w:uiPriority w:val="9"/>
    <w:rsid w:val="002D7C8C"/>
    <w:rPr>
      <w:rFonts w:ascii="Arial" w:eastAsiaTheme="majorEastAsia" w:hAnsi="Arial" w:cstheme="majorBidi"/>
      <w:b/>
      <w:bCs/>
      <w:sz w:val="28"/>
      <w:szCs w:val="26"/>
      <w:lang w:val="en-US"/>
    </w:rPr>
  </w:style>
  <w:style w:type="character" w:customStyle="1" w:styleId="Titre3Car">
    <w:name w:val="Titre 3 Car"/>
    <w:basedOn w:val="Policepardfaut"/>
    <w:link w:val="Titre3"/>
    <w:uiPriority w:val="9"/>
    <w:rsid w:val="002D7C8C"/>
    <w:rPr>
      <w:rFonts w:ascii="Arial" w:eastAsiaTheme="majorEastAsia" w:hAnsi="Arial" w:cstheme="majorBidi"/>
      <w:b/>
      <w:bCs/>
      <w:sz w:val="24"/>
      <w:szCs w:val="24"/>
      <w:lang w:val="en-US"/>
    </w:rPr>
  </w:style>
  <w:style w:type="character" w:customStyle="1" w:styleId="Titre4Car">
    <w:name w:val="Titre 4 Car"/>
    <w:basedOn w:val="Policepardfaut"/>
    <w:link w:val="Titre4"/>
    <w:uiPriority w:val="9"/>
    <w:rsid w:val="00B871BD"/>
    <w:rPr>
      <w:rFonts w:asciiTheme="majorHAnsi" w:eastAsiaTheme="majorEastAsia" w:hAnsiTheme="majorHAnsi" w:cstheme="majorBidi"/>
      <w:i/>
      <w:iCs/>
      <w:color w:val="2F5496" w:themeColor="accent1" w:themeShade="BF"/>
      <w:sz w:val="24"/>
      <w:szCs w:val="24"/>
      <w:lang w:val="en-US"/>
    </w:rPr>
  </w:style>
  <w:style w:type="character" w:customStyle="1" w:styleId="Titre5Car">
    <w:name w:val="Titre 5 Car"/>
    <w:basedOn w:val="Policepardfaut"/>
    <w:link w:val="Titre5"/>
    <w:uiPriority w:val="9"/>
    <w:semiHidden/>
    <w:rsid w:val="00641BB8"/>
    <w:rPr>
      <w:rFonts w:asciiTheme="majorHAnsi" w:eastAsiaTheme="majorEastAsia" w:hAnsiTheme="majorHAnsi" w:cstheme="majorBidi"/>
      <w:color w:val="2F5496" w:themeColor="accent1" w:themeShade="BF"/>
      <w:sz w:val="20"/>
      <w:szCs w:val="24"/>
      <w:lang w:val="en-US"/>
    </w:rPr>
  </w:style>
  <w:style w:type="character" w:customStyle="1" w:styleId="Titre6Car">
    <w:name w:val="Titre 6 Car"/>
    <w:basedOn w:val="Policepardfaut"/>
    <w:link w:val="Titre6"/>
    <w:uiPriority w:val="9"/>
    <w:semiHidden/>
    <w:rsid w:val="00641BB8"/>
    <w:rPr>
      <w:rFonts w:asciiTheme="majorHAnsi" w:eastAsiaTheme="majorEastAsia" w:hAnsiTheme="majorHAnsi" w:cstheme="majorBidi"/>
      <w:color w:val="1F3763" w:themeColor="accent1" w:themeShade="7F"/>
      <w:sz w:val="20"/>
      <w:szCs w:val="24"/>
      <w:lang w:val="en-US"/>
    </w:rPr>
  </w:style>
  <w:style w:type="character" w:customStyle="1" w:styleId="Titre7Car">
    <w:name w:val="Titre 7 Car"/>
    <w:basedOn w:val="Policepardfaut"/>
    <w:link w:val="Titre7"/>
    <w:uiPriority w:val="9"/>
    <w:semiHidden/>
    <w:rsid w:val="00641BB8"/>
    <w:rPr>
      <w:rFonts w:asciiTheme="majorHAnsi" w:eastAsiaTheme="majorEastAsia" w:hAnsiTheme="majorHAnsi" w:cstheme="majorBidi"/>
      <w:i/>
      <w:iCs/>
      <w:color w:val="1F3763" w:themeColor="accent1" w:themeShade="7F"/>
      <w:sz w:val="20"/>
      <w:szCs w:val="24"/>
      <w:lang w:val="en-US"/>
    </w:rPr>
  </w:style>
  <w:style w:type="character" w:customStyle="1" w:styleId="Titre8Car">
    <w:name w:val="Titre 8 Car"/>
    <w:basedOn w:val="Policepardfaut"/>
    <w:link w:val="Titre8"/>
    <w:uiPriority w:val="9"/>
    <w:semiHidden/>
    <w:rsid w:val="00641BB8"/>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641BB8"/>
    <w:rPr>
      <w:rFonts w:asciiTheme="majorHAnsi" w:eastAsiaTheme="majorEastAsia" w:hAnsiTheme="majorHAnsi" w:cstheme="majorBidi"/>
      <w:i/>
      <w:iCs/>
      <w:color w:val="272727" w:themeColor="text1" w:themeTint="D8"/>
      <w:sz w:val="21"/>
      <w:szCs w:val="21"/>
      <w:lang w:val="en-US"/>
    </w:rPr>
  </w:style>
  <w:style w:type="paragraph" w:styleId="En-tte">
    <w:name w:val="header"/>
    <w:basedOn w:val="Normal"/>
    <w:link w:val="En-tteCar"/>
    <w:semiHidden/>
    <w:rsid w:val="002D7C8C"/>
    <w:pPr>
      <w:tabs>
        <w:tab w:val="center" w:pos="4320"/>
        <w:tab w:val="right" w:pos="8640"/>
      </w:tabs>
    </w:pPr>
  </w:style>
  <w:style w:type="character" w:customStyle="1" w:styleId="En-tteCar">
    <w:name w:val="En-tête Car"/>
    <w:basedOn w:val="Policepardfaut"/>
    <w:link w:val="En-tte"/>
    <w:semiHidden/>
    <w:rsid w:val="002D7C8C"/>
    <w:rPr>
      <w:rFonts w:ascii="Arial" w:eastAsia="Times New Roman" w:hAnsi="Arial" w:cs="Times New Roman"/>
      <w:sz w:val="20"/>
      <w:szCs w:val="24"/>
      <w:lang w:val="en-US"/>
    </w:rPr>
  </w:style>
  <w:style w:type="paragraph" w:styleId="Corpsdetexte3">
    <w:name w:val="Body Text 3"/>
    <w:basedOn w:val="Normal"/>
    <w:link w:val="Corpsdetexte3Car"/>
    <w:semiHidden/>
    <w:rsid w:val="002D7C8C"/>
    <w:rPr>
      <w:i/>
      <w:iCs/>
      <w:color w:val="000000"/>
      <w:sz w:val="18"/>
    </w:rPr>
  </w:style>
  <w:style w:type="character" w:customStyle="1" w:styleId="Corpsdetexte3Car">
    <w:name w:val="Corps de texte 3 Car"/>
    <w:basedOn w:val="Policepardfaut"/>
    <w:link w:val="Corpsdetexte3"/>
    <w:semiHidden/>
    <w:rsid w:val="002D7C8C"/>
    <w:rPr>
      <w:rFonts w:ascii="Arial" w:eastAsia="Times New Roman" w:hAnsi="Arial" w:cs="Times New Roman"/>
      <w:i/>
      <w:iCs/>
      <w:color w:val="000000"/>
      <w:sz w:val="18"/>
      <w:szCs w:val="24"/>
      <w:lang w:val="en-US"/>
    </w:rPr>
  </w:style>
  <w:style w:type="paragraph" w:styleId="TM1">
    <w:name w:val="toc 1"/>
    <w:basedOn w:val="Normal"/>
    <w:next w:val="Normal"/>
    <w:autoRedefine/>
    <w:uiPriority w:val="39"/>
    <w:rsid w:val="002D7C8C"/>
    <w:pPr>
      <w:tabs>
        <w:tab w:val="right" w:leader="dot" w:pos="8630"/>
      </w:tabs>
      <w:spacing w:before="120" w:after="120"/>
      <w:jc w:val="center"/>
    </w:pPr>
    <w:rPr>
      <w:rFonts w:cs="Tahoma"/>
      <w:b/>
      <w:caps/>
      <w:sz w:val="24"/>
      <w:szCs w:val="20"/>
    </w:rPr>
  </w:style>
  <w:style w:type="paragraph" w:styleId="Pieddepage">
    <w:name w:val="footer"/>
    <w:basedOn w:val="Normal"/>
    <w:link w:val="PieddepageCar"/>
    <w:uiPriority w:val="99"/>
    <w:unhideWhenUsed/>
    <w:rsid w:val="002D7C8C"/>
    <w:pPr>
      <w:tabs>
        <w:tab w:val="center" w:pos="4680"/>
        <w:tab w:val="right" w:pos="9360"/>
      </w:tabs>
    </w:pPr>
  </w:style>
  <w:style w:type="character" w:customStyle="1" w:styleId="PieddepageCar">
    <w:name w:val="Pied de page Car"/>
    <w:basedOn w:val="Policepardfaut"/>
    <w:link w:val="Pieddepage"/>
    <w:uiPriority w:val="99"/>
    <w:rsid w:val="002D7C8C"/>
    <w:rPr>
      <w:rFonts w:ascii="Arial" w:eastAsia="Times New Roman" w:hAnsi="Arial" w:cs="Times New Roman"/>
      <w:sz w:val="20"/>
      <w:szCs w:val="24"/>
      <w:lang w:val="en-US"/>
    </w:rPr>
  </w:style>
  <w:style w:type="paragraph" w:customStyle="1" w:styleId="Z-cvr-docinfo">
    <w:name w:val="Z-cvr-docinfo"/>
    <w:basedOn w:val="Normal"/>
    <w:rsid w:val="002D7C8C"/>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2D7C8C"/>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2D7C8C"/>
    <w:pPr>
      <w:spacing w:before="120"/>
    </w:pPr>
    <w:rPr>
      <w:rFonts w:ascii="Arial" w:hAnsi="Arial"/>
      <w:color w:val="B40000"/>
      <w:sz w:val="56"/>
    </w:rPr>
  </w:style>
  <w:style w:type="character" w:styleId="Textedelespacerserv">
    <w:name w:val="Placeholder Text"/>
    <w:basedOn w:val="Policepardfaut"/>
    <w:uiPriority w:val="99"/>
    <w:semiHidden/>
    <w:rsid w:val="002D7C8C"/>
    <w:rPr>
      <w:color w:val="808080"/>
    </w:rPr>
  </w:style>
  <w:style w:type="paragraph" w:customStyle="1" w:styleId="FDOTTemplateHeader1">
    <w:name w:val="FDOT Template Header 1"/>
    <w:basedOn w:val="En-tte"/>
    <w:link w:val="FDOTTemplateHeader1Char"/>
    <w:qFormat/>
    <w:rsid w:val="002D7C8C"/>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Policepardfaut"/>
    <w:link w:val="FDOTTemplateHeader1"/>
    <w:rsid w:val="002D7C8C"/>
    <w:rPr>
      <w:rFonts w:eastAsiaTheme="minorEastAsia"/>
      <w:color w:val="FF0000"/>
      <w:lang w:val="en-US"/>
    </w:rPr>
  </w:style>
  <w:style w:type="paragraph" w:styleId="En-ttedetabledesmatires">
    <w:name w:val="TOC Heading"/>
    <w:basedOn w:val="Titre1"/>
    <w:next w:val="Normal"/>
    <w:uiPriority w:val="39"/>
    <w:unhideWhenUsed/>
    <w:qFormat/>
    <w:rsid w:val="002D7C8C"/>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2">
    <w:name w:val="toc 2"/>
    <w:basedOn w:val="Normal"/>
    <w:next w:val="Normal"/>
    <w:autoRedefine/>
    <w:uiPriority w:val="39"/>
    <w:unhideWhenUsed/>
    <w:rsid w:val="002D7C8C"/>
    <w:pPr>
      <w:spacing w:after="100"/>
      <w:ind w:left="200"/>
    </w:pPr>
  </w:style>
  <w:style w:type="paragraph" w:styleId="TM3">
    <w:name w:val="toc 3"/>
    <w:basedOn w:val="Normal"/>
    <w:next w:val="Normal"/>
    <w:autoRedefine/>
    <w:uiPriority w:val="39"/>
    <w:unhideWhenUsed/>
    <w:rsid w:val="002D7C8C"/>
    <w:pPr>
      <w:spacing w:after="100"/>
      <w:ind w:left="400"/>
    </w:pPr>
  </w:style>
  <w:style w:type="character" w:styleId="Lienhypertexte">
    <w:name w:val="Hyperlink"/>
    <w:basedOn w:val="Policepardfaut"/>
    <w:uiPriority w:val="99"/>
    <w:unhideWhenUsed/>
    <w:rsid w:val="002D7C8C"/>
    <w:rPr>
      <w:color w:val="0563C1" w:themeColor="hyperlink"/>
      <w:u w:val="single"/>
    </w:rPr>
  </w:style>
  <w:style w:type="paragraph" w:customStyle="1" w:styleId="Z-FooterNote">
    <w:name w:val="Z-FooterNote"/>
    <w:basedOn w:val="Normal"/>
    <w:rsid w:val="002D7C8C"/>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Policepardfaut"/>
    <w:link w:val="PDMTemplateHeader2"/>
    <w:rsid w:val="002D7C8C"/>
    <w:rPr>
      <w:lang w:val="en-US"/>
    </w:rPr>
  </w:style>
  <w:style w:type="paragraph" w:customStyle="1" w:styleId="PDMContentHeader">
    <w:name w:val="PDM Content Header"/>
    <w:basedOn w:val="Normal"/>
    <w:link w:val="PDMContentHeader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Policepardfaut"/>
    <w:link w:val="PDMContentHeader"/>
    <w:rsid w:val="002D7C8C"/>
    <w:rPr>
      <w:lang w:val="en-US"/>
    </w:rPr>
  </w:style>
  <w:style w:type="paragraph" w:styleId="NormalWeb">
    <w:name w:val="Normal (Web)"/>
    <w:basedOn w:val="Normal"/>
    <w:uiPriority w:val="99"/>
    <w:semiHidden/>
    <w:unhideWhenUsed/>
    <w:rsid w:val="002D7C8C"/>
    <w:pPr>
      <w:spacing w:before="100" w:beforeAutospacing="1" w:after="100" w:afterAutospacing="1"/>
    </w:pPr>
    <w:rPr>
      <w:rFonts w:ascii="Times New Roman" w:eastAsiaTheme="minorEastAsia" w:hAnsi="Times New Roman"/>
      <w:sz w:val="24"/>
      <w:lang w:val="fr-FR" w:eastAsia="fr-FR"/>
    </w:rPr>
  </w:style>
  <w:style w:type="paragraph" w:styleId="Paragraphedeliste">
    <w:name w:val="List Paragraph"/>
    <w:basedOn w:val="Normal"/>
    <w:uiPriority w:val="34"/>
    <w:qFormat/>
    <w:rsid w:val="003035ED"/>
    <w:pPr>
      <w:ind w:left="720"/>
      <w:contextualSpacing/>
    </w:pPr>
  </w:style>
  <w:style w:type="paragraph" w:styleId="Lgende">
    <w:name w:val="caption"/>
    <w:basedOn w:val="Normal"/>
    <w:next w:val="Normal"/>
    <w:uiPriority w:val="35"/>
    <w:unhideWhenUsed/>
    <w:qFormat/>
    <w:rsid w:val="00D20A54"/>
    <w:pPr>
      <w:spacing w:after="200"/>
    </w:pPr>
    <w:rPr>
      <w:i/>
      <w:iCs/>
      <w:color w:val="44546A" w:themeColor="text2"/>
      <w:sz w:val="18"/>
      <w:szCs w:val="18"/>
    </w:rPr>
  </w:style>
  <w:style w:type="character" w:styleId="Mentionnonrsolue">
    <w:name w:val="Unresolved Mention"/>
    <w:basedOn w:val="Policepardfaut"/>
    <w:uiPriority w:val="99"/>
    <w:semiHidden/>
    <w:unhideWhenUsed/>
    <w:rsid w:val="007A0B0A"/>
    <w:rPr>
      <w:color w:val="808080"/>
      <w:shd w:val="clear" w:color="auto" w:fill="E6E6E6"/>
    </w:rPr>
  </w:style>
  <w:style w:type="character" w:styleId="Lienhypertextesuivivisit">
    <w:name w:val="FollowedHyperlink"/>
    <w:basedOn w:val="Policepardfaut"/>
    <w:uiPriority w:val="99"/>
    <w:semiHidden/>
    <w:unhideWhenUsed/>
    <w:rsid w:val="00172EE5"/>
    <w:rPr>
      <w:color w:val="954F72" w:themeColor="followedHyperlink"/>
      <w:u w:val="single"/>
    </w:rPr>
  </w:style>
  <w:style w:type="paragraph" w:styleId="TM4">
    <w:name w:val="toc 4"/>
    <w:basedOn w:val="Normal"/>
    <w:next w:val="Normal"/>
    <w:autoRedefine/>
    <w:uiPriority w:val="39"/>
    <w:unhideWhenUsed/>
    <w:rsid w:val="003971A9"/>
    <w:pPr>
      <w:spacing w:after="100" w:line="259" w:lineRule="auto"/>
      <w:ind w:left="660"/>
    </w:pPr>
    <w:rPr>
      <w:rFonts w:asciiTheme="minorHAnsi" w:eastAsiaTheme="minorEastAsia" w:hAnsiTheme="minorHAnsi" w:cstheme="minorBidi"/>
      <w:sz w:val="22"/>
      <w:szCs w:val="22"/>
      <w:lang w:val="fr-FR" w:eastAsia="fr-FR"/>
    </w:rPr>
  </w:style>
  <w:style w:type="paragraph" w:styleId="TM5">
    <w:name w:val="toc 5"/>
    <w:basedOn w:val="Normal"/>
    <w:next w:val="Normal"/>
    <w:autoRedefine/>
    <w:uiPriority w:val="39"/>
    <w:unhideWhenUsed/>
    <w:rsid w:val="003971A9"/>
    <w:pPr>
      <w:spacing w:after="100" w:line="259" w:lineRule="auto"/>
      <w:ind w:left="880"/>
    </w:pPr>
    <w:rPr>
      <w:rFonts w:asciiTheme="minorHAnsi" w:eastAsiaTheme="minorEastAsia" w:hAnsiTheme="minorHAnsi" w:cstheme="minorBidi"/>
      <w:sz w:val="22"/>
      <w:szCs w:val="22"/>
      <w:lang w:val="fr-FR" w:eastAsia="fr-FR"/>
    </w:rPr>
  </w:style>
  <w:style w:type="paragraph" w:styleId="TM6">
    <w:name w:val="toc 6"/>
    <w:basedOn w:val="Normal"/>
    <w:next w:val="Normal"/>
    <w:autoRedefine/>
    <w:uiPriority w:val="39"/>
    <w:unhideWhenUsed/>
    <w:rsid w:val="003971A9"/>
    <w:pPr>
      <w:spacing w:after="100" w:line="259" w:lineRule="auto"/>
      <w:ind w:left="1100"/>
    </w:pPr>
    <w:rPr>
      <w:rFonts w:asciiTheme="minorHAnsi" w:eastAsiaTheme="minorEastAsia" w:hAnsiTheme="minorHAnsi" w:cstheme="minorBidi"/>
      <w:sz w:val="22"/>
      <w:szCs w:val="22"/>
      <w:lang w:val="fr-FR" w:eastAsia="fr-FR"/>
    </w:rPr>
  </w:style>
  <w:style w:type="paragraph" w:styleId="TM7">
    <w:name w:val="toc 7"/>
    <w:basedOn w:val="Normal"/>
    <w:next w:val="Normal"/>
    <w:autoRedefine/>
    <w:uiPriority w:val="39"/>
    <w:unhideWhenUsed/>
    <w:rsid w:val="003971A9"/>
    <w:pPr>
      <w:spacing w:after="100" w:line="259" w:lineRule="auto"/>
      <w:ind w:left="1320"/>
    </w:pPr>
    <w:rPr>
      <w:rFonts w:asciiTheme="minorHAnsi" w:eastAsiaTheme="minorEastAsia" w:hAnsiTheme="minorHAnsi" w:cstheme="minorBidi"/>
      <w:sz w:val="22"/>
      <w:szCs w:val="22"/>
      <w:lang w:val="fr-FR" w:eastAsia="fr-FR"/>
    </w:rPr>
  </w:style>
  <w:style w:type="paragraph" w:styleId="TM8">
    <w:name w:val="toc 8"/>
    <w:basedOn w:val="Normal"/>
    <w:next w:val="Normal"/>
    <w:autoRedefine/>
    <w:uiPriority w:val="39"/>
    <w:unhideWhenUsed/>
    <w:rsid w:val="003971A9"/>
    <w:pPr>
      <w:spacing w:after="100" w:line="259" w:lineRule="auto"/>
      <w:ind w:left="1540"/>
    </w:pPr>
    <w:rPr>
      <w:rFonts w:asciiTheme="minorHAnsi" w:eastAsiaTheme="minorEastAsia" w:hAnsiTheme="minorHAnsi" w:cstheme="minorBidi"/>
      <w:sz w:val="22"/>
      <w:szCs w:val="22"/>
      <w:lang w:val="fr-FR" w:eastAsia="fr-FR"/>
    </w:rPr>
  </w:style>
  <w:style w:type="paragraph" w:styleId="TM9">
    <w:name w:val="toc 9"/>
    <w:basedOn w:val="Normal"/>
    <w:next w:val="Normal"/>
    <w:autoRedefine/>
    <w:uiPriority w:val="39"/>
    <w:unhideWhenUsed/>
    <w:rsid w:val="003971A9"/>
    <w:pPr>
      <w:spacing w:after="100" w:line="259" w:lineRule="auto"/>
      <w:ind w:left="1760"/>
    </w:pPr>
    <w:rPr>
      <w:rFonts w:asciiTheme="minorHAnsi" w:eastAsiaTheme="minorEastAsia" w:hAnsiTheme="minorHAnsi" w:cstheme="minorBidi"/>
      <w:sz w:val="22"/>
      <w:szCs w:val="22"/>
      <w:lang w:val="fr-FR" w:eastAsia="fr-FR"/>
    </w:rPr>
  </w:style>
  <w:style w:type="character" w:customStyle="1" w:styleId="Mentionnonrsolue1">
    <w:name w:val="Mention non résolue1"/>
    <w:basedOn w:val="Policepardfaut"/>
    <w:uiPriority w:val="99"/>
    <w:semiHidden/>
    <w:unhideWhenUsed/>
    <w:rsid w:val="007E2BF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48688">
      <w:bodyDiv w:val="1"/>
      <w:marLeft w:val="0"/>
      <w:marRight w:val="0"/>
      <w:marTop w:val="0"/>
      <w:marBottom w:val="0"/>
      <w:divBdr>
        <w:top w:val="none" w:sz="0" w:space="0" w:color="auto"/>
        <w:left w:val="none" w:sz="0" w:space="0" w:color="auto"/>
        <w:bottom w:val="none" w:sz="0" w:space="0" w:color="auto"/>
        <w:right w:val="none" w:sz="0" w:space="0" w:color="auto"/>
      </w:divBdr>
    </w:div>
    <w:div w:id="97919593">
      <w:bodyDiv w:val="1"/>
      <w:marLeft w:val="0"/>
      <w:marRight w:val="0"/>
      <w:marTop w:val="0"/>
      <w:marBottom w:val="0"/>
      <w:divBdr>
        <w:top w:val="none" w:sz="0" w:space="0" w:color="auto"/>
        <w:left w:val="none" w:sz="0" w:space="0" w:color="auto"/>
        <w:bottom w:val="none" w:sz="0" w:space="0" w:color="auto"/>
        <w:right w:val="none" w:sz="0" w:space="0" w:color="auto"/>
      </w:divBdr>
    </w:div>
    <w:div w:id="149450306">
      <w:bodyDiv w:val="1"/>
      <w:marLeft w:val="0"/>
      <w:marRight w:val="0"/>
      <w:marTop w:val="0"/>
      <w:marBottom w:val="0"/>
      <w:divBdr>
        <w:top w:val="none" w:sz="0" w:space="0" w:color="auto"/>
        <w:left w:val="none" w:sz="0" w:space="0" w:color="auto"/>
        <w:bottom w:val="none" w:sz="0" w:space="0" w:color="auto"/>
        <w:right w:val="none" w:sz="0" w:space="0" w:color="auto"/>
      </w:divBdr>
    </w:div>
    <w:div w:id="242298328">
      <w:bodyDiv w:val="1"/>
      <w:marLeft w:val="0"/>
      <w:marRight w:val="0"/>
      <w:marTop w:val="0"/>
      <w:marBottom w:val="0"/>
      <w:divBdr>
        <w:top w:val="none" w:sz="0" w:space="0" w:color="auto"/>
        <w:left w:val="none" w:sz="0" w:space="0" w:color="auto"/>
        <w:bottom w:val="none" w:sz="0" w:space="0" w:color="auto"/>
        <w:right w:val="none" w:sz="0" w:space="0" w:color="auto"/>
      </w:divBdr>
    </w:div>
    <w:div w:id="636764534">
      <w:bodyDiv w:val="1"/>
      <w:marLeft w:val="0"/>
      <w:marRight w:val="0"/>
      <w:marTop w:val="0"/>
      <w:marBottom w:val="0"/>
      <w:divBdr>
        <w:top w:val="none" w:sz="0" w:space="0" w:color="auto"/>
        <w:left w:val="none" w:sz="0" w:space="0" w:color="auto"/>
        <w:bottom w:val="none" w:sz="0" w:space="0" w:color="auto"/>
        <w:right w:val="none" w:sz="0" w:space="0" w:color="auto"/>
      </w:divBdr>
    </w:div>
    <w:div w:id="862551232">
      <w:bodyDiv w:val="1"/>
      <w:marLeft w:val="0"/>
      <w:marRight w:val="0"/>
      <w:marTop w:val="0"/>
      <w:marBottom w:val="0"/>
      <w:divBdr>
        <w:top w:val="none" w:sz="0" w:space="0" w:color="auto"/>
        <w:left w:val="none" w:sz="0" w:space="0" w:color="auto"/>
        <w:bottom w:val="none" w:sz="0" w:space="0" w:color="auto"/>
        <w:right w:val="none" w:sz="0" w:space="0" w:color="auto"/>
      </w:divBdr>
    </w:div>
    <w:div w:id="917517948">
      <w:bodyDiv w:val="1"/>
      <w:marLeft w:val="0"/>
      <w:marRight w:val="0"/>
      <w:marTop w:val="0"/>
      <w:marBottom w:val="0"/>
      <w:divBdr>
        <w:top w:val="none" w:sz="0" w:space="0" w:color="auto"/>
        <w:left w:val="none" w:sz="0" w:space="0" w:color="auto"/>
        <w:bottom w:val="none" w:sz="0" w:space="0" w:color="auto"/>
        <w:right w:val="none" w:sz="0" w:space="0" w:color="auto"/>
      </w:divBdr>
    </w:div>
    <w:div w:id="1090782293">
      <w:bodyDiv w:val="1"/>
      <w:marLeft w:val="0"/>
      <w:marRight w:val="0"/>
      <w:marTop w:val="0"/>
      <w:marBottom w:val="0"/>
      <w:divBdr>
        <w:top w:val="none" w:sz="0" w:space="0" w:color="auto"/>
        <w:left w:val="none" w:sz="0" w:space="0" w:color="auto"/>
        <w:bottom w:val="none" w:sz="0" w:space="0" w:color="auto"/>
        <w:right w:val="none" w:sz="0" w:space="0" w:color="auto"/>
      </w:divBdr>
    </w:div>
    <w:div w:id="1127771993">
      <w:bodyDiv w:val="1"/>
      <w:marLeft w:val="0"/>
      <w:marRight w:val="0"/>
      <w:marTop w:val="0"/>
      <w:marBottom w:val="0"/>
      <w:divBdr>
        <w:top w:val="none" w:sz="0" w:space="0" w:color="auto"/>
        <w:left w:val="none" w:sz="0" w:space="0" w:color="auto"/>
        <w:bottom w:val="none" w:sz="0" w:space="0" w:color="auto"/>
        <w:right w:val="none" w:sz="0" w:space="0" w:color="auto"/>
      </w:divBdr>
    </w:div>
    <w:div w:id="1549730075">
      <w:bodyDiv w:val="1"/>
      <w:marLeft w:val="0"/>
      <w:marRight w:val="0"/>
      <w:marTop w:val="0"/>
      <w:marBottom w:val="0"/>
      <w:divBdr>
        <w:top w:val="none" w:sz="0" w:space="0" w:color="auto"/>
        <w:left w:val="none" w:sz="0" w:space="0" w:color="auto"/>
        <w:bottom w:val="none" w:sz="0" w:space="0" w:color="auto"/>
        <w:right w:val="none" w:sz="0" w:space="0" w:color="auto"/>
      </w:divBdr>
    </w:div>
    <w:div w:id="1703050205">
      <w:bodyDiv w:val="1"/>
      <w:marLeft w:val="0"/>
      <w:marRight w:val="0"/>
      <w:marTop w:val="0"/>
      <w:marBottom w:val="0"/>
      <w:divBdr>
        <w:top w:val="none" w:sz="0" w:space="0" w:color="auto"/>
        <w:left w:val="none" w:sz="0" w:space="0" w:color="auto"/>
        <w:bottom w:val="none" w:sz="0" w:space="0" w:color="auto"/>
        <w:right w:val="none" w:sz="0" w:space="0" w:color="auto"/>
      </w:divBdr>
    </w:div>
    <w:div w:id="192711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geoserver.org/" TargetMode="External"/><Relationship Id="rId21" Type="http://schemas.openxmlformats.org/officeDocument/2006/relationships/hyperlink" Target="http://fiware.github.io/context.Orion/api/v2/stable/" TargetMode="External"/><Relationship Id="rId42" Type="http://schemas.openxmlformats.org/officeDocument/2006/relationships/hyperlink" Target="http://puma.io/" TargetMode="External"/><Relationship Id="rId63" Type="http://schemas.openxmlformats.org/officeDocument/2006/relationships/hyperlink" Target="http://fiware-cosmos.readthedocs.io/en/latest/" TargetMode="External"/><Relationship Id="rId84" Type="http://schemas.openxmlformats.org/officeDocument/2006/relationships/hyperlink" Target="https://catalogue.fiware.org/enablers/complex-event-processing-cep-proactive-technology-online" TargetMode="External"/><Relationship Id="rId138" Type="http://schemas.openxmlformats.org/officeDocument/2006/relationships/hyperlink" Target="https://docs.openstack.org/keystone/latest/" TargetMode="External"/><Relationship Id="rId159" Type="http://schemas.openxmlformats.org/officeDocument/2006/relationships/image" Target="media/image21.png"/><Relationship Id="rId170" Type="http://schemas.openxmlformats.org/officeDocument/2006/relationships/hyperlink" Target="https://github.com/telefonicaid/fiware-cosmos/blob/master/cosmos-tidoop-api" TargetMode="External"/><Relationship Id="rId191" Type="http://schemas.openxmlformats.org/officeDocument/2006/relationships/hyperlink" Target="https://github.com/telefonicaid/sigfox-iotagent" TargetMode="External"/><Relationship Id="rId205" Type="http://schemas.openxmlformats.org/officeDocument/2006/relationships/hyperlink" Target="https://github.com/telefonicaid/fiware-connectors/tree/master/FreeBoard-Orion-Plugin" TargetMode="External"/><Relationship Id="rId226" Type="http://schemas.openxmlformats.org/officeDocument/2006/relationships/hyperlink" Target="http://rancher.com/" TargetMode="External"/><Relationship Id="rId107" Type="http://schemas.openxmlformats.org/officeDocument/2006/relationships/hyperlink" Target="https://docs.docker.com/engine/admin/logging/overview/" TargetMode="External"/><Relationship Id="rId11" Type="http://schemas.openxmlformats.org/officeDocument/2006/relationships/header" Target="header1.xml"/><Relationship Id="rId32" Type="http://schemas.openxmlformats.org/officeDocument/2006/relationships/hyperlink" Target="https://www.vmware.com/fr/products/openstack.html" TargetMode="External"/><Relationship Id="rId53" Type="http://schemas.openxmlformats.org/officeDocument/2006/relationships/hyperlink" Target="https://fiware-orion.readthedocs.io/en/master/admin/rush/index.html" TargetMode="External"/><Relationship Id="rId74" Type="http://schemas.openxmlformats.org/officeDocument/2006/relationships/hyperlink" Target="https://github.com/telefonicaid/sigfox-iotagent" TargetMode="External"/><Relationship Id="rId128" Type="http://schemas.openxmlformats.org/officeDocument/2006/relationships/hyperlink" Target="https://docs.gitlab.com/ee/administration/container_registry.html" TargetMode="External"/><Relationship Id="rId149" Type="http://schemas.openxmlformats.org/officeDocument/2006/relationships/hyperlink" Target="https://fiware-orion.readthedocs.io/en/master/admin/rush/index.html" TargetMode="External"/><Relationship Id="rId5" Type="http://schemas.openxmlformats.org/officeDocument/2006/relationships/webSettings" Target="webSettings.xml"/><Relationship Id="rId95" Type="http://schemas.openxmlformats.org/officeDocument/2006/relationships/hyperlink" Target="http://business-api-ecosystem.readthedocs.io/en/latest/" TargetMode="External"/><Relationship Id="rId160" Type="http://schemas.openxmlformats.org/officeDocument/2006/relationships/hyperlink" Target="https://github.com/citusdata/docker" TargetMode="External"/><Relationship Id="rId181" Type="http://schemas.openxmlformats.org/officeDocument/2006/relationships/hyperlink" Target="https://aws.amazon.com/dynamodb/" TargetMode="External"/><Relationship Id="rId216" Type="http://schemas.openxmlformats.org/officeDocument/2006/relationships/hyperlink" Target="http://iot.testnca.org:5000" TargetMode="External"/><Relationship Id="rId22" Type="http://schemas.openxmlformats.org/officeDocument/2006/relationships/hyperlink" Target="https://www.docker.com/" TargetMode="External"/><Relationship Id="rId43" Type="http://schemas.openxmlformats.org/officeDocument/2006/relationships/hyperlink" Target="https://docs.docker.com/registry/deploying/" TargetMode="External"/><Relationship Id="rId64" Type="http://schemas.openxmlformats.org/officeDocument/2006/relationships/hyperlink" Target="http://forge.fiware.org/plugins/mediawiki/wiki/fiware/index.php/FIWARE.ArchitectureDescription.Data.BigData" TargetMode="External"/><Relationship Id="rId118" Type="http://schemas.openxmlformats.org/officeDocument/2006/relationships/hyperlink" Target="https://hub.docker.com/r/neowaylabs/geoserver/" TargetMode="External"/><Relationship Id="rId139" Type="http://schemas.openxmlformats.org/officeDocument/2006/relationships/image" Target="media/image18.png"/><Relationship Id="rId85" Type="http://schemas.openxmlformats.org/officeDocument/2006/relationships/hyperlink" Target="https://github.com/telefonicaid?utf8=%E2%9C%93&amp;q=perseo&amp;type=&amp;language=" TargetMode="External"/><Relationship Id="rId150" Type="http://schemas.openxmlformats.org/officeDocument/2006/relationships/hyperlink" Target="https://github.com/telefonicaid/Rush" TargetMode="External"/><Relationship Id="rId171" Type="http://schemas.openxmlformats.org/officeDocument/2006/relationships/hyperlink" Target="https://github.com/telefonicaid/fiware-cosmos/blob/master/cosmos-proxy" TargetMode="External"/><Relationship Id="rId192" Type="http://schemas.openxmlformats.org/officeDocument/2006/relationships/hyperlink" Target="https://github.com/telefonicaid/lightweightm2m-iotagent" TargetMode="External"/><Relationship Id="rId206" Type="http://schemas.openxmlformats.org/officeDocument/2006/relationships/header" Target="header2.xml"/><Relationship Id="rId227" Type="http://schemas.openxmlformats.org/officeDocument/2006/relationships/image" Target="media/image33.jpeg"/><Relationship Id="rId12" Type="http://schemas.openxmlformats.org/officeDocument/2006/relationships/footer" Target="footer1.xml"/><Relationship Id="rId33" Type="http://schemas.openxmlformats.org/officeDocument/2006/relationships/image" Target="media/image11.png"/><Relationship Id="rId108" Type="http://schemas.openxmlformats.org/officeDocument/2006/relationships/hyperlink" Target="https://docs.docker.com/engine/admin/logging/gelf/" TargetMode="External"/><Relationship Id="rId129" Type="http://schemas.openxmlformats.org/officeDocument/2006/relationships/image" Target="media/image13.png"/><Relationship Id="rId54" Type="http://schemas.openxmlformats.org/officeDocument/2006/relationships/hyperlink" Target="https://github.com/telefonicaid/Rush" TargetMode="External"/><Relationship Id="rId75" Type="http://schemas.openxmlformats.org/officeDocument/2006/relationships/hyperlink" Target="https://github.com/telefonicaid/iotagent-node-lib" TargetMode="External"/><Relationship Id="rId96" Type="http://schemas.openxmlformats.org/officeDocument/2006/relationships/hyperlink" Target="https://fusionforge.org/" TargetMode="External"/><Relationship Id="rId140" Type="http://schemas.openxmlformats.org/officeDocument/2006/relationships/hyperlink" Target="https://forge.fiware.org/plugins/mediawiki/wiki/fiware/index.php/FIWARE.OpenSpecification.Security.PEP_Proxy_Generic_Enabler" TargetMode="External"/><Relationship Id="rId161" Type="http://schemas.openxmlformats.org/officeDocument/2006/relationships/hyperlink" Target="https://wiki.postgresql.org/wiki/Clustering" TargetMode="External"/><Relationship Id="rId182" Type="http://schemas.openxmlformats.org/officeDocument/2006/relationships/hyperlink" Target="https://aws.amazon.com/" TargetMode="External"/><Relationship Id="rId217" Type="http://schemas.openxmlformats.org/officeDocument/2006/relationships/hyperlink" Target="http://iot.testnca.org:8081" TargetMode="External"/><Relationship Id="rId6" Type="http://schemas.openxmlformats.org/officeDocument/2006/relationships/footnotes" Target="footnotes.xml"/><Relationship Id="rId23" Type="http://schemas.openxmlformats.org/officeDocument/2006/relationships/hyperlink" Target="https://docs.docker.com/" TargetMode="External"/><Relationship Id="rId119" Type="http://schemas.openxmlformats.org/officeDocument/2006/relationships/hyperlink" Target="https://hub.docker.com/r/fiware/gisdataprovider/" TargetMode="External"/><Relationship Id="rId44" Type="http://schemas.openxmlformats.org/officeDocument/2006/relationships/hyperlink" Target="https://github.com/SUSE/Portus/blob/master/examples/compose/docker-compose.yml" TargetMode="External"/><Relationship Id="rId65" Type="http://schemas.openxmlformats.org/officeDocument/2006/relationships/hyperlink" Target="https://catalogue.fiware.org/enablers/data-visualization-knowage" TargetMode="External"/><Relationship Id="rId86" Type="http://schemas.openxmlformats.org/officeDocument/2006/relationships/hyperlink" Target="https://github.com/telefonicaid/perseo-core" TargetMode="External"/><Relationship Id="rId130" Type="http://schemas.openxmlformats.org/officeDocument/2006/relationships/hyperlink" Target="http://rancher.com/" TargetMode="External"/><Relationship Id="rId151" Type="http://schemas.openxmlformats.org/officeDocument/2006/relationships/hyperlink" Target="https://github.com/Geonovum/sospilot/tree/master/src/fiware/docker/orionrush" TargetMode="External"/><Relationship Id="rId172" Type="http://schemas.openxmlformats.org/officeDocument/2006/relationships/image" Target="media/image23.png"/><Relationship Id="rId193" Type="http://schemas.openxmlformats.org/officeDocument/2006/relationships/hyperlink" Target="https://github.com/telefonicaid/iotagent-node-lib" TargetMode="External"/><Relationship Id="rId207" Type="http://schemas.openxmlformats.org/officeDocument/2006/relationships/image" Target="media/image29.jpeg"/><Relationship Id="rId228" Type="http://schemas.openxmlformats.org/officeDocument/2006/relationships/image" Target="media/image34.png"/><Relationship Id="rId13" Type="http://schemas.openxmlformats.org/officeDocument/2006/relationships/image" Target="media/image6.png"/><Relationship Id="rId109" Type="http://schemas.openxmlformats.org/officeDocument/2006/relationships/hyperlink" Target="https://catalogue.fiware.org/enablers/poi-data-provider" TargetMode="External"/><Relationship Id="rId34" Type="http://schemas.openxmlformats.org/officeDocument/2006/relationships/hyperlink" Target="https://blog.docker.com/2017/02/docker-secrets-management/" TargetMode="External"/><Relationship Id="rId55" Type="http://schemas.openxmlformats.org/officeDocument/2006/relationships/hyperlink" Target="https://github.com/Geonovum/sospilot/tree/master/src/fiware/docker/orionrush" TargetMode="External"/><Relationship Id="rId76" Type="http://schemas.openxmlformats.org/officeDocument/2006/relationships/hyperlink" Target="https://github.com/telefonicaid/orchestrator" TargetMode="External"/><Relationship Id="rId97" Type="http://schemas.openxmlformats.org/officeDocument/2006/relationships/hyperlink" Target="https://www.eclipse.org/che/" TargetMode="External"/><Relationship Id="rId120" Type="http://schemas.openxmlformats.org/officeDocument/2006/relationships/hyperlink" Target="http://xml3d.org/" TargetMode="External"/><Relationship Id="rId141" Type="http://schemas.openxmlformats.org/officeDocument/2006/relationships/hyperlink" Target="http://catalogue.fiware.org/enablers/pep-proxy-wilma" TargetMode="External"/><Relationship Id="rId7" Type="http://schemas.openxmlformats.org/officeDocument/2006/relationships/endnotes" Target="endnotes.xml"/><Relationship Id="rId162" Type="http://schemas.openxmlformats.org/officeDocument/2006/relationships/hyperlink" Target="https://www.postgres-xl.org/" TargetMode="External"/><Relationship Id="rId183" Type="http://schemas.openxmlformats.org/officeDocument/2006/relationships/hyperlink" Target="http://www.postgresql.org/" TargetMode="External"/><Relationship Id="rId218" Type="http://schemas.openxmlformats.org/officeDocument/2006/relationships/hyperlink" Target="http://iot.testnca.org:1026" TargetMode="External"/><Relationship Id="rId24" Type="http://schemas.openxmlformats.org/officeDocument/2006/relationships/hyperlink" Target="https://docs.docker.com/engine/swarm/" TargetMode="External"/><Relationship Id="rId45" Type="http://schemas.openxmlformats.org/officeDocument/2006/relationships/hyperlink" Target="http://rancher.com/" TargetMode="External"/><Relationship Id="rId66" Type="http://schemas.openxmlformats.org/officeDocument/2006/relationships/hyperlink" Target="http://knowage.readthedocs.io/en/latest/" TargetMode="External"/><Relationship Id="rId87" Type="http://schemas.openxmlformats.org/officeDocument/2006/relationships/hyperlink" Target="https://github.com/telefonicaid/perseo-fe" TargetMode="External"/><Relationship Id="rId110" Type="http://schemas.openxmlformats.org/officeDocument/2006/relationships/hyperlink" Target="http://postgis.net/" TargetMode="External"/><Relationship Id="rId131" Type="http://schemas.openxmlformats.org/officeDocument/2006/relationships/hyperlink" Target="https://platform9.com/blog/kubernetes-docker-swarm-compared/" TargetMode="External"/><Relationship Id="rId152" Type="http://schemas.openxmlformats.org/officeDocument/2006/relationships/hyperlink" Target="http://fiware-orion.readthedocs.io/en/1.4.1/admin/perf_tuning/index.html" TargetMode="External"/><Relationship Id="rId173" Type="http://schemas.openxmlformats.org/officeDocument/2006/relationships/image" Target="media/image24.png"/><Relationship Id="rId194" Type="http://schemas.openxmlformats.org/officeDocument/2006/relationships/image" Target="media/image26.png"/><Relationship Id="rId208" Type="http://schemas.openxmlformats.org/officeDocument/2006/relationships/image" Target="media/image30.jpg"/><Relationship Id="rId229" Type="http://schemas.openxmlformats.org/officeDocument/2006/relationships/fontTable" Target="fontTable.xml"/><Relationship Id="rId14" Type="http://schemas.openxmlformats.org/officeDocument/2006/relationships/hyperlink" Target="https://www.fiware.org/" TargetMode="External"/><Relationship Id="rId35" Type="http://schemas.openxmlformats.org/officeDocument/2006/relationships/hyperlink" Target="https://mariadb.org/" TargetMode="External"/><Relationship Id="rId56" Type="http://schemas.openxmlformats.org/officeDocument/2006/relationships/hyperlink" Target="https://www.mongodb.com/" TargetMode="External"/><Relationship Id="rId77" Type="http://schemas.openxmlformats.org/officeDocument/2006/relationships/hyperlink" Target="http://mosquitto.org/" TargetMode="External"/><Relationship Id="rId100" Type="http://schemas.openxmlformats.org/officeDocument/2006/relationships/hyperlink" Target="https://github.com/portainer/portainer/blob/develop/README.md" TargetMode="External"/><Relationship Id="rId8" Type="http://schemas.openxmlformats.org/officeDocument/2006/relationships/image" Target="media/image1.png"/><Relationship Id="rId98" Type="http://schemas.openxmlformats.org/officeDocument/2006/relationships/hyperlink" Target="http://www.keycloak.org/" TargetMode="External"/><Relationship Id="rId121" Type="http://schemas.openxmlformats.org/officeDocument/2006/relationships/hyperlink" Target="http://www.haproxy.org/" TargetMode="External"/><Relationship Id="rId142" Type="http://schemas.openxmlformats.org/officeDocument/2006/relationships/hyperlink" Target="https://github.com/telefonicaid/fiware-pep-steelskin" TargetMode="External"/><Relationship Id="rId163" Type="http://schemas.openxmlformats.org/officeDocument/2006/relationships/hyperlink" Target="https://www.postgresql.org/docs/9.6/static/warm-standby.html" TargetMode="External"/><Relationship Id="rId184" Type="http://schemas.openxmlformats.org/officeDocument/2006/relationships/hyperlink" Target="https://carto.com/" TargetMode="External"/><Relationship Id="rId219" Type="http://schemas.openxmlformats.org/officeDocument/2006/relationships/hyperlink" Target="http://iot.testnca.org:4041" TargetMode="External"/><Relationship Id="rId230" Type="http://schemas.openxmlformats.org/officeDocument/2006/relationships/glossaryDocument" Target="glossary/document.xml"/><Relationship Id="rId25" Type="http://schemas.openxmlformats.org/officeDocument/2006/relationships/image" Target="media/image7.png"/><Relationship Id="rId46" Type="http://schemas.openxmlformats.org/officeDocument/2006/relationships/hyperlink" Target="https://catalogue.fiware.org/enablers/identity-management-keyrock" TargetMode="External"/><Relationship Id="rId67" Type="http://schemas.openxmlformats.org/officeDocument/2006/relationships/hyperlink" Target="https://catalogue.fiware.org/enablers/ckan" TargetMode="External"/><Relationship Id="rId116" Type="http://schemas.openxmlformats.org/officeDocument/2006/relationships/hyperlink" Target="http://postgis.net/" TargetMode="External"/><Relationship Id="rId137" Type="http://schemas.openxmlformats.org/officeDocument/2006/relationships/image" Target="media/image17.png"/><Relationship Id="rId158" Type="http://schemas.openxmlformats.org/officeDocument/2006/relationships/image" Target="media/image20.png"/><Relationship Id="rId20" Type="http://schemas.openxmlformats.org/officeDocument/2006/relationships/hyperlink" Target="https://forge.fiware.org/plugins/mediawiki/wiki/fiware/index.php/NGSI-9/NGSI-10_information_model" TargetMode="External"/><Relationship Id="rId41" Type="http://schemas.openxmlformats.org/officeDocument/2006/relationships/hyperlink" Target="http://port.us.org/" TargetMode="External"/><Relationship Id="rId62" Type="http://schemas.openxmlformats.org/officeDocument/2006/relationships/hyperlink" Target="https://catalogue.fiware.org/enablers/bigdata-analysis-cosmos" TargetMode="External"/><Relationship Id="rId83" Type="http://schemas.openxmlformats.org/officeDocument/2006/relationships/hyperlink" Target="https://github.com/BEinCPPS/idas-opcua-agent" TargetMode="External"/><Relationship Id="rId88" Type="http://schemas.openxmlformats.org/officeDocument/2006/relationships/hyperlink" Target="https://catalogue.fiware.org/enablers/application-mashup-wirecloud" TargetMode="External"/><Relationship Id="rId111" Type="http://schemas.openxmlformats.org/officeDocument/2006/relationships/hyperlink" Target="http://www.w3ds.org/doku.php" TargetMode="External"/><Relationship Id="rId132" Type="http://schemas.openxmlformats.org/officeDocument/2006/relationships/image" Target="media/image14.png"/><Relationship Id="rId153" Type="http://schemas.openxmlformats.org/officeDocument/2006/relationships/hyperlink" Target="https://www.mongodb.com/" TargetMode="External"/><Relationship Id="rId174" Type="http://schemas.openxmlformats.org/officeDocument/2006/relationships/hyperlink" Target="http://hadoop.apache.org/docs/current/hadoop-project-dist/hadoop-hdfs/HdfsUserGuide.html" TargetMode="External"/><Relationship Id="rId179" Type="http://schemas.openxmlformats.org/officeDocument/2006/relationships/hyperlink" Target="https://github.com/telefonicaid/IoT-STH" TargetMode="External"/><Relationship Id="rId195" Type="http://schemas.openxmlformats.org/officeDocument/2006/relationships/image" Target="media/image27.png"/><Relationship Id="rId209" Type="http://schemas.openxmlformats.org/officeDocument/2006/relationships/image" Target="media/image31.png"/><Relationship Id="rId190" Type="http://schemas.openxmlformats.org/officeDocument/2006/relationships/hyperlink" Target="https://github.com/telefonicaid/iotagent-json" TargetMode="External"/><Relationship Id="rId204" Type="http://schemas.openxmlformats.org/officeDocument/2006/relationships/hyperlink" Target="https://github.com/linaro-technologies/freeboard-docker" TargetMode="External"/><Relationship Id="rId220" Type="http://schemas.openxmlformats.org/officeDocument/2006/relationships/hyperlink" Target="http://iot.testnca.org:7896" TargetMode="External"/><Relationship Id="rId225" Type="http://schemas.openxmlformats.org/officeDocument/2006/relationships/hyperlink" Target="http://iot.testnca.org:8080" TargetMode="External"/><Relationship Id="rId15" Type="http://schemas.openxmlformats.org/officeDocument/2006/relationships/hyperlink" Target="http://www.openmobilealliance.org/" TargetMode="External"/><Relationship Id="rId36" Type="http://schemas.openxmlformats.org/officeDocument/2006/relationships/hyperlink" Target="https://flocker.readthedocs.io/en/latest/supported/index.html" TargetMode="External"/><Relationship Id="rId57" Type="http://schemas.openxmlformats.org/officeDocument/2006/relationships/hyperlink" Target="https://www.postgresql.org/" TargetMode="External"/><Relationship Id="rId106" Type="http://schemas.openxmlformats.org/officeDocument/2006/relationships/hyperlink" Target="http://rancher.com/" TargetMode="External"/><Relationship Id="rId127" Type="http://schemas.openxmlformats.org/officeDocument/2006/relationships/hyperlink" Target="https://www.opensuse.org/" TargetMode="External"/><Relationship Id="rId10" Type="http://schemas.openxmlformats.org/officeDocument/2006/relationships/image" Target="media/image3.png"/><Relationship Id="rId31" Type="http://schemas.openxmlformats.org/officeDocument/2006/relationships/hyperlink" Target="https://thenewstack.io/docker-fully-embraces-kubernetes/" TargetMode="External"/><Relationship Id="rId52" Type="http://schemas.openxmlformats.org/officeDocument/2006/relationships/image" Target="media/image12.jpg"/><Relationship Id="rId73" Type="http://schemas.openxmlformats.org/officeDocument/2006/relationships/hyperlink" Target="https://github.com/telefonicaid/lightweightm2m-iotagent" TargetMode="External"/><Relationship Id="rId78" Type="http://schemas.openxmlformats.org/officeDocument/2006/relationships/hyperlink" Target="https://nodered.org/" TargetMode="External"/><Relationship Id="rId94" Type="http://schemas.openxmlformats.org/officeDocument/2006/relationships/hyperlink" Target="https://catalogue.fiware.org/enablers/business-api-ecosystem-biz-ecosystem-ri" TargetMode="External"/><Relationship Id="rId99" Type="http://schemas.openxmlformats.org/officeDocument/2006/relationships/hyperlink" Target="https://portainer.io/" TargetMode="External"/><Relationship Id="rId101" Type="http://schemas.openxmlformats.org/officeDocument/2006/relationships/hyperlink" Target="https://github.com/telefonicaid?utf8=%E2%9C%93&amp;q=Monitoring&amp;type=&amp;language=" TargetMode="External"/><Relationship Id="rId122" Type="http://schemas.openxmlformats.org/officeDocument/2006/relationships/hyperlink" Target="http://www.haproxy.org/" TargetMode="External"/><Relationship Id="rId143" Type="http://schemas.openxmlformats.org/officeDocument/2006/relationships/hyperlink" Target="https://fiware-orion.readthedocs.io/en/develop/user/security/index.html" TargetMode="External"/><Relationship Id="rId148" Type="http://schemas.openxmlformats.org/officeDocument/2006/relationships/hyperlink" Target="http://www.onem2m.org/" TargetMode="External"/><Relationship Id="rId164" Type="http://schemas.openxmlformats.org/officeDocument/2006/relationships/image" Target="media/image22.png"/><Relationship Id="rId169" Type="http://schemas.openxmlformats.org/officeDocument/2006/relationships/hyperlink" Target="https://github.com/telefonicaid/fiware-cosmos/blob/master/cosmos-hive-auth-provider" TargetMode="External"/><Relationship Id="rId18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kafka.apache.org/" TargetMode="External"/><Relationship Id="rId210" Type="http://schemas.openxmlformats.org/officeDocument/2006/relationships/image" Target="media/image32.png"/><Relationship Id="rId215" Type="http://schemas.openxmlformats.org/officeDocument/2006/relationships/hyperlink" Target="http://iot.testnca.org:8000" TargetMode="External"/><Relationship Id="rId26" Type="http://schemas.openxmlformats.org/officeDocument/2006/relationships/image" Target="media/image8.png"/><Relationship Id="rId231" Type="http://schemas.openxmlformats.org/officeDocument/2006/relationships/theme" Target="theme/theme1.xml"/><Relationship Id="rId47" Type="http://schemas.openxmlformats.org/officeDocument/2006/relationships/hyperlink" Target="https://catalogue.fiware.org/enablers/authorization-pdp-authzforce" TargetMode="External"/><Relationship Id="rId68" Type="http://schemas.openxmlformats.org/officeDocument/2006/relationships/hyperlink" Target="https://github.com/okfn/docker-fiware-ckan" TargetMode="External"/><Relationship Id="rId89" Type="http://schemas.openxmlformats.org/officeDocument/2006/relationships/hyperlink" Target="https://wirecloud.readthedocs.io/en/stable/" TargetMode="External"/><Relationship Id="rId112" Type="http://schemas.openxmlformats.org/officeDocument/2006/relationships/hyperlink" Target="http://docs.opengeospatial.org/is/15-001r4/15-001r4.html" TargetMode="External"/><Relationship Id="rId133" Type="http://schemas.openxmlformats.org/officeDocument/2006/relationships/image" Target="media/image15.png"/><Relationship Id="rId154" Type="http://schemas.openxmlformats.org/officeDocument/2006/relationships/hyperlink" Target="https://docs.mongodb.com/manual/core/wiredtiger/" TargetMode="External"/><Relationship Id="rId175" Type="http://schemas.openxmlformats.org/officeDocument/2006/relationships/hyperlink" Target="http://hadoop.apache.org/" TargetMode="External"/><Relationship Id="rId196" Type="http://schemas.openxmlformats.org/officeDocument/2006/relationships/hyperlink" Target="https://github.com/telefonicaid/orchestrator" TargetMode="External"/><Relationship Id="rId200" Type="http://schemas.openxmlformats.org/officeDocument/2006/relationships/hyperlink" Target="https://catalogue.fiware.org/enablers/iot-data-edge-consolidation-ge-cepheus" TargetMode="External"/><Relationship Id="rId16" Type="http://schemas.openxmlformats.org/officeDocument/2006/relationships/hyperlink" Target="https://www.tmforum.org/" TargetMode="External"/><Relationship Id="rId221" Type="http://schemas.openxmlformats.org/officeDocument/2006/relationships/hyperlink" Target="http://iot.testnca.org:27017" TargetMode="External"/><Relationship Id="rId37" Type="http://schemas.openxmlformats.org/officeDocument/2006/relationships/hyperlink" Target="http://rexray.readthedocs.io/en/stable/user-guide/storage-providers/" TargetMode="External"/><Relationship Id="rId58" Type="http://schemas.openxmlformats.org/officeDocument/2006/relationships/hyperlink" Target="https://www.citusdata.com/product/community" TargetMode="External"/><Relationship Id="rId79" Type="http://schemas.openxmlformats.org/officeDocument/2006/relationships/hyperlink" Target="https://github.com/telefonicaid/iotagent-manager" TargetMode="External"/><Relationship Id="rId102" Type="http://schemas.openxmlformats.org/officeDocument/2006/relationships/hyperlink" Target="https://www.centreon.com/" TargetMode="External"/><Relationship Id="rId123" Type="http://schemas.openxmlformats.org/officeDocument/2006/relationships/hyperlink" Target="https://github.com/SUSE/Portus" TargetMode="External"/><Relationship Id="rId144" Type="http://schemas.openxmlformats.org/officeDocument/2006/relationships/hyperlink" Target="https://fiware-orion.readthedocs.io/en/develop/admin/diagnosis/index.html" TargetMode="External"/><Relationship Id="rId90" Type="http://schemas.openxmlformats.org/officeDocument/2006/relationships/hyperlink" Target="https://github.com/Freeboard/freeboard" TargetMode="External"/><Relationship Id="rId165" Type="http://schemas.openxmlformats.org/officeDocument/2006/relationships/hyperlink" Target="http://catalogue.fiware.org/enablers/bigdata-analysis-cosmos" TargetMode="External"/><Relationship Id="rId186" Type="http://schemas.openxmlformats.org/officeDocument/2006/relationships/hyperlink" Target="https://spark.apache.org/" TargetMode="External"/><Relationship Id="rId211" Type="http://schemas.openxmlformats.org/officeDocument/2006/relationships/hyperlink" Target="https://gitlab.nicecotedazur.org/" TargetMode="External"/><Relationship Id="rId27" Type="http://schemas.openxmlformats.org/officeDocument/2006/relationships/hyperlink" Target="https://www.fiware.org/" TargetMode="External"/><Relationship Id="rId48" Type="http://schemas.openxmlformats.org/officeDocument/2006/relationships/hyperlink" Target="https://catalogue.fiware.org/enablers/pep-proxy-wilma" TargetMode="External"/><Relationship Id="rId69" Type="http://schemas.openxmlformats.org/officeDocument/2006/relationships/hyperlink" Target="http://docs.ckan.org/en/ckan-2.3.5/maintaining/installing/install-using-docker.html" TargetMode="External"/><Relationship Id="rId113" Type="http://schemas.openxmlformats.org/officeDocument/2006/relationships/hyperlink" Target="http://www.opengeospatial.org/" TargetMode="External"/><Relationship Id="rId134" Type="http://schemas.openxmlformats.org/officeDocument/2006/relationships/image" Target="media/image16.png"/><Relationship Id="rId80" Type="http://schemas.openxmlformats.org/officeDocument/2006/relationships/hyperlink" Target="https://github.com/telefonicaid" TargetMode="External"/><Relationship Id="rId155" Type="http://schemas.openxmlformats.org/officeDocument/2006/relationships/hyperlink" Target="http://www.wiredtiger.com/" TargetMode="External"/><Relationship Id="rId176" Type="http://schemas.openxmlformats.org/officeDocument/2006/relationships/hyperlink" Target="https://www.mysql.com/" TargetMode="External"/><Relationship Id="rId197" Type="http://schemas.openxmlformats.org/officeDocument/2006/relationships/hyperlink" Target="https://nodered.org/" TargetMode="External"/><Relationship Id="rId201" Type="http://schemas.openxmlformats.org/officeDocument/2006/relationships/image" Target="media/image28.png"/><Relationship Id="rId222" Type="http://schemas.openxmlformats.org/officeDocument/2006/relationships/hyperlink" Target="http://iot.testnca.org:8002" TargetMode="External"/><Relationship Id="rId17" Type="http://schemas.openxmlformats.org/officeDocument/2006/relationships/hyperlink" Target="https://en.wikipedia.org/wiki/Representational_state_transfer" TargetMode="External"/><Relationship Id="rId38" Type="http://schemas.openxmlformats.org/officeDocument/2006/relationships/hyperlink" Target="https://www.fiware.org/data-models/" TargetMode="External"/><Relationship Id="rId59" Type="http://schemas.openxmlformats.org/officeDocument/2006/relationships/hyperlink" Target="https://www.postgresql.org/docs/10/static/warm-standby.html" TargetMode="External"/><Relationship Id="rId103" Type="http://schemas.openxmlformats.org/officeDocument/2006/relationships/hyperlink" Target="https://www.consul.io/" TargetMode="External"/><Relationship Id="rId124" Type="http://schemas.openxmlformats.org/officeDocument/2006/relationships/hyperlink" Target="http://port.us.org/features/2_LDAP-support.html" TargetMode="External"/><Relationship Id="rId70" Type="http://schemas.openxmlformats.org/officeDocument/2006/relationships/hyperlink" Target="https://catalogue.fiware.org/enablers/backend-device-management-idas" TargetMode="External"/><Relationship Id="rId91" Type="http://schemas.openxmlformats.org/officeDocument/2006/relationships/hyperlink" Target="https://www.fiware.org/2015/07/13/fiware-orion-data-source-now-available-for-freeboard/" TargetMode="External"/><Relationship Id="rId145" Type="http://schemas.openxmlformats.org/officeDocument/2006/relationships/hyperlink" Target="https://fiware-orion.readthedocs.io/en/develop/user/docker/index.html" TargetMode="External"/><Relationship Id="rId166" Type="http://schemas.openxmlformats.org/officeDocument/2006/relationships/hyperlink" Target="https://github.com/telefonicaid/fiware-cosmos/blob/master/cosmos-admin" TargetMode="External"/><Relationship Id="rId187" Type="http://schemas.openxmlformats.org/officeDocument/2006/relationships/hyperlink" Target="https://catalogue.fiware.org/enablers/backend-device-management-idas" TargetMode="External"/><Relationship Id="rId1" Type="http://schemas.openxmlformats.org/officeDocument/2006/relationships/customXml" Target="../customXml/item1.xml"/><Relationship Id="rId212" Type="http://schemas.openxmlformats.org/officeDocument/2006/relationships/hyperlink" Target="https://github.com/julienmathis/centreon-docker" TargetMode="External"/><Relationship Id="rId28" Type="http://schemas.openxmlformats.org/officeDocument/2006/relationships/hyperlink" Target="https://catalogue.fiware.org/" TargetMode="External"/><Relationship Id="rId49" Type="http://schemas.openxmlformats.org/officeDocument/2006/relationships/hyperlink" Target="http://fiware.github.io/context.Orion/api/v2/stable/" TargetMode="External"/><Relationship Id="rId114" Type="http://schemas.openxmlformats.org/officeDocument/2006/relationships/hyperlink" Target="https://catalogue.fiware.org/enablers/gis-data-provider-geoserver3d" TargetMode="External"/><Relationship Id="rId60" Type="http://schemas.openxmlformats.org/officeDocument/2006/relationships/hyperlink" Target="http://galeracluster.com/products/" TargetMode="External"/><Relationship Id="rId81" Type="http://schemas.openxmlformats.org/officeDocument/2006/relationships/hyperlink" Target="https://github.com/telefonicaid/orchestrator" TargetMode="External"/><Relationship Id="rId135" Type="http://schemas.openxmlformats.org/officeDocument/2006/relationships/hyperlink" Target="https://docs.openstack.org/keystone/pike/admin/identity-integrate-with-ldap.html" TargetMode="External"/><Relationship Id="rId156" Type="http://schemas.openxmlformats.org/officeDocument/2006/relationships/hyperlink" Target="https://www.torodb.com/stampede/" TargetMode="External"/><Relationship Id="rId177" Type="http://schemas.openxmlformats.org/officeDocument/2006/relationships/hyperlink" Target="http://ckan.org/" TargetMode="External"/><Relationship Id="rId198" Type="http://schemas.openxmlformats.org/officeDocument/2006/relationships/hyperlink" Target="https://catalogue.fiware.org/enablers/complex-event-processing-cep-proactive-technology-online" TargetMode="External"/><Relationship Id="rId202" Type="http://schemas.openxmlformats.org/officeDocument/2006/relationships/hyperlink" Target="https://github.com/Wirecloud/docker-wirecloud/" TargetMode="External"/><Relationship Id="rId223" Type="http://schemas.openxmlformats.org/officeDocument/2006/relationships/hyperlink" Target="http://iot.testnca.org:8003" TargetMode="External"/><Relationship Id="rId18" Type="http://schemas.openxmlformats.org/officeDocument/2006/relationships/hyperlink" Target="https://en.wikipedia.org/wiki/SOAP" TargetMode="External"/><Relationship Id="rId39" Type="http://schemas.openxmlformats.org/officeDocument/2006/relationships/hyperlink" Target="https://github.com/fiware/dataModels" TargetMode="External"/><Relationship Id="rId50" Type="http://schemas.openxmlformats.org/officeDocument/2006/relationships/hyperlink" Target="https://catalogue.fiware.org/enablers/publishsubscribe-context-broker-orion-context-broker" TargetMode="External"/><Relationship Id="rId104" Type="http://schemas.openxmlformats.org/officeDocument/2006/relationships/hyperlink" Target="https://documentation.centreon.com/docs/centreon-auto-discovery/en/latest/" TargetMode="External"/><Relationship Id="rId125" Type="http://schemas.openxmlformats.org/officeDocument/2006/relationships/hyperlink" Target="https://github.com/SUSE/Portus/blob/master/examples/compose/docker-compose.yml" TargetMode="External"/><Relationship Id="rId146" Type="http://schemas.openxmlformats.org/officeDocument/2006/relationships/hyperlink" Target="https://fiware-orion.readthedocs.io/en/develop/admin/perf_tuning/index.html" TargetMode="External"/><Relationship Id="rId167" Type="http://schemas.openxmlformats.org/officeDocument/2006/relationships/hyperlink" Target="https://github.com/telefonicaid/fiware-cosmos/blob/master/cosmos-auth" TargetMode="External"/><Relationship Id="rId188" Type="http://schemas.openxmlformats.org/officeDocument/2006/relationships/hyperlink" Target="https://fiware-iot-stack.readthedocs.io/en/latest/" TargetMode="External"/><Relationship Id="rId71" Type="http://schemas.openxmlformats.org/officeDocument/2006/relationships/hyperlink" Target="https://fiware-iot-stack.readthedocs.io/en/latest/" TargetMode="External"/><Relationship Id="rId92" Type="http://schemas.openxmlformats.org/officeDocument/2006/relationships/hyperlink" Target="https://github.com/telefonicaid/fiware-connectors/tree/master/FreeBoard-Orion-Plugin" TargetMode="External"/><Relationship Id="rId213" Type="http://schemas.openxmlformats.org/officeDocument/2006/relationships/hyperlink" Target="https://docs.docker.com/engine/admin/logging/overview/" TargetMode="External"/><Relationship Id="rId2" Type="http://schemas.openxmlformats.org/officeDocument/2006/relationships/numbering" Target="numbering.xml"/><Relationship Id="rId29" Type="http://schemas.openxmlformats.org/officeDocument/2006/relationships/image" Target="media/image9.png"/><Relationship Id="rId40" Type="http://schemas.openxmlformats.org/officeDocument/2006/relationships/hyperlink" Target="https://ico.org.uk/media/for-organisations/documents/1546/data-controllers-and-data-processors-dp-guidance.pdf" TargetMode="External"/><Relationship Id="rId115" Type="http://schemas.openxmlformats.org/officeDocument/2006/relationships/hyperlink" Target="http://gisdataprovider.readthedocs.io/en/latest/index.html" TargetMode="External"/><Relationship Id="rId136" Type="http://schemas.openxmlformats.org/officeDocument/2006/relationships/hyperlink" Target="https://wiki.openstack.org/wiki/HowtoIntegrateKeystonewithAD" TargetMode="External"/><Relationship Id="rId157" Type="http://schemas.openxmlformats.org/officeDocument/2006/relationships/hyperlink" Target="https://citusdata.github.io/cstore_fdw/" TargetMode="External"/><Relationship Id="rId178" Type="http://schemas.openxmlformats.org/officeDocument/2006/relationships/hyperlink" Target="https://www.mongodb.org/" TargetMode="External"/><Relationship Id="rId61" Type="http://schemas.openxmlformats.org/officeDocument/2006/relationships/hyperlink" Target="https://mariadb.com/kb/en/library/galera-cluster/" TargetMode="External"/><Relationship Id="rId82" Type="http://schemas.openxmlformats.org/officeDocument/2006/relationships/hyperlink" Target="https://en.wikipedia.org/wiki/OPC_Unified_Architecture" TargetMode="External"/><Relationship Id="rId199" Type="http://schemas.openxmlformats.org/officeDocument/2006/relationships/hyperlink" Target="http://fiware-iot-stack.readthedocs.io/en/latest/cep/" TargetMode="External"/><Relationship Id="rId203" Type="http://schemas.openxmlformats.org/officeDocument/2006/relationships/hyperlink" Target="https://hub.docker.com/r/fiware/wirecloud/" TargetMode="External"/><Relationship Id="rId19" Type="http://schemas.openxmlformats.org/officeDocument/2006/relationships/hyperlink" Target="http://www.openmobilealliance.org/release/NGSI/" TargetMode="External"/><Relationship Id="rId224" Type="http://schemas.openxmlformats.org/officeDocument/2006/relationships/hyperlink" Target="http://iot.testnca.org:9000" TargetMode="External"/><Relationship Id="rId30" Type="http://schemas.openxmlformats.org/officeDocument/2006/relationships/image" Target="media/image10.png"/><Relationship Id="rId105" Type="http://schemas.openxmlformats.org/officeDocument/2006/relationships/hyperlink" Target="https://github.com/Centreon-Community/centreon-discovery" TargetMode="External"/><Relationship Id="rId126" Type="http://schemas.openxmlformats.org/officeDocument/2006/relationships/hyperlink" Target="http://docs.gitlab.com/ce/user/project/container_registry.html" TargetMode="External"/><Relationship Id="rId147" Type="http://schemas.openxmlformats.org/officeDocument/2006/relationships/image" Target="media/image19.png"/><Relationship Id="rId168" Type="http://schemas.openxmlformats.org/officeDocument/2006/relationships/hyperlink" Target="https://github.com/telefonicaid/fiware-cosmos/blob/master/cosmos-gui" TargetMode="External"/><Relationship Id="rId51" Type="http://schemas.openxmlformats.org/officeDocument/2006/relationships/hyperlink" Target="https://fiware-orion.readthedocs.io/en/master/" TargetMode="External"/><Relationship Id="rId72" Type="http://schemas.openxmlformats.org/officeDocument/2006/relationships/hyperlink" Target="https://github.com/telefonicaid/iotagent-ul" TargetMode="External"/><Relationship Id="rId93" Type="http://schemas.openxmlformats.org/officeDocument/2006/relationships/hyperlink" Target="https://freeboard.io/" TargetMode="External"/><Relationship Id="rId189" Type="http://schemas.openxmlformats.org/officeDocument/2006/relationships/hyperlink" Target="https://github.com/telefonicaid/iotagent-ul" TargetMode="External"/><Relationship Id="rId3" Type="http://schemas.openxmlformats.org/officeDocument/2006/relationships/styles" Target="styles.xml"/><Relationship Id="rId214" Type="http://schemas.openxmlformats.org/officeDocument/2006/relationships/hyperlink" Target="https://docs.docker.com/engine/admin/logging/gel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24BE6814DB459FAE85EEB2B17D04E9"/>
        <w:category>
          <w:name w:val="Général"/>
          <w:gallery w:val="placeholder"/>
        </w:category>
        <w:types>
          <w:type w:val="bbPlcHdr"/>
        </w:types>
        <w:behaviors>
          <w:behavior w:val="content"/>
        </w:behaviors>
        <w:guid w:val="{3834F111-50B7-4CB5-BFD9-069382565E29}"/>
      </w:docPartPr>
      <w:docPartBody>
        <w:p w:rsidR="00557654" w:rsidRDefault="00130EA3" w:rsidP="00130EA3">
          <w:pPr>
            <w:pStyle w:val="6924BE6814DB459FAE85EEB2B17D04E9"/>
          </w:pPr>
          <w:r w:rsidRPr="005B6788">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iti SC">
    <w:altName w:val="Microsoft YaHei"/>
    <w:charset w:val="86"/>
    <w:family w:val="auto"/>
    <w:pitch w:val="variable"/>
    <w:sig w:usb0="8000002F" w:usb1="080E004A" w:usb2="00000010" w:usb3="00000000" w:csb0="003E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EA3"/>
    <w:rsid w:val="000953E5"/>
    <w:rsid w:val="00130EA3"/>
    <w:rsid w:val="00277174"/>
    <w:rsid w:val="002957B0"/>
    <w:rsid w:val="002A7D09"/>
    <w:rsid w:val="002D1658"/>
    <w:rsid w:val="003773C1"/>
    <w:rsid w:val="00557654"/>
    <w:rsid w:val="007601D3"/>
    <w:rsid w:val="00A6211A"/>
    <w:rsid w:val="00B509C6"/>
    <w:rsid w:val="00E5324E"/>
    <w:rsid w:val="00ED0F8B"/>
    <w:rsid w:val="00EE704C"/>
    <w:rsid w:val="00EF5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2547603"/>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30EA3"/>
    <w:rPr>
      <w:color w:val="808080"/>
    </w:rPr>
  </w:style>
  <w:style w:type="paragraph" w:customStyle="1" w:styleId="2DB3B7EE6F6E425690B9535C75C017AE">
    <w:name w:val="2DB3B7EE6F6E425690B9535C75C017AE"/>
    <w:rsid w:val="00130EA3"/>
  </w:style>
  <w:style w:type="paragraph" w:customStyle="1" w:styleId="6924BE6814DB459FAE85EEB2B17D04E9">
    <w:name w:val="6924BE6814DB459FAE85EEB2B17D04E9"/>
    <w:rsid w:val="00130EA3"/>
  </w:style>
  <w:style w:type="paragraph" w:customStyle="1" w:styleId="47E810656BAD46939576BC4BF3A54D02">
    <w:name w:val="47E810656BAD46939576BC4BF3A54D02"/>
    <w:rsid w:val="00130EA3"/>
  </w:style>
  <w:style w:type="paragraph" w:customStyle="1" w:styleId="C828DDB2C10C4BF9917E07C02EB1189F">
    <w:name w:val="C828DDB2C10C4BF9917E07C02EB1189F"/>
    <w:rsid w:val="00130EA3"/>
  </w:style>
  <w:style w:type="paragraph" w:customStyle="1" w:styleId="81FDDD5207664E83AC82B77ECC2A65BB">
    <w:name w:val="81FDDD5207664E83AC82B77ECC2A65BB"/>
    <w:rsid w:val="00130EA3"/>
  </w:style>
  <w:style w:type="paragraph" w:customStyle="1" w:styleId="4E78589894C84803B641896A6AF07829">
    <w:name w:val="4E78589894C84803B641896A6AF07829"/>
    <w:rsid w:val="00130E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F0B3C-D1E5-4584-9477-98EB05CFF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77792</TotalTime>
  <Pages>59</Pages>
  <Words>20443</Words>
  <Characters>112439</Characters>
  <Application>Microsoft Office Word</Application>
  <DocSecurity>0</DocSecurity>
  <Lines>936</Lines>
  <Paragraphs>265</Paragraphs>
  <ScaleCrop>false</ScaleCrop>
  <HeadingPairs>
    <vt:vector size="2" baseType="variant">
      <vt:variant>
        <vt:lpstr>Titre</vt:lpstr>
      </vt:variant>
      <vt:variant>
        <vt:i4>1</vt:i4>
      </vt:variant>
    </vt:vector>
  </HeadingPairs>
  <TitlesOfParts>
    <vt:vector size="1" baseType="lpstr">
      <vt:lpstr>MNCA IOT SmartCity Technical Architecture</vt:lpstr>
    </vt:vector>
  </TitlesOfParts>
  <Company/>
  <LinksUpToDate>false</LinksUpToDate>
  <CharactersWithSpaces>132617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MNCA IOT SmartCity Technical Architecture</dc:title>
  <dc:subject/>
  <dc:creator>Alain Galdemas</dc:creator>
  <cp:keywords/>
  <dc:description/>
  <cp:lastModifiedBy>Alain Galdemas</cp:lastModifiedBy>
  <cp:revision>1526</cp:revision>
  <dcterms:created xsi:type="dcterms:W3CDTF">2017-09-20T09:03:00Z</dcterms:created>
  <dcterms:modified xsi:type="dcterms:W3CDTF">2017-12-12T15:51:00Z</dcterms:modified>
</cp:coreProperties>
</file>