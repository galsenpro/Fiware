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rPr>
        <w:drawing>
          <wp:anchor distT="0" distB="0" distL="114300" distR="114300" simplePos="0" relativeHeight="251659264"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bCs/>
          <w:noProof/>
          <w:sz w:val="36"/>
          <w:szCs w:val="36"/>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8"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rPr>
        <w:drawing>
          <wp:anchor distT="0" distB="0" distL="114300" distR="114300" simplePos="0" relativeHeight="251660288"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29E5FEAC" w14:textId="1084E9EC" w:rsidR="00751A5B"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498962919" w:history="1">
            <w:r w:rsidR="00751A5B" w:rsidRPr="00962048">
              <w:rPr>
                <w:rStyle w:val="Lienhypertexte"/>
                <w:noProof/>
              </w:rPr>
              <w:t>1</w:t>
            </w:r>
            <w:r w:rsidR="00751A5B">
              <w:rPr>
                <w:rFonts w:asciiTheme="minorHAnsi" w:eastAsiaTheme="minorEastAsia" w:hAnsiTheme="minorHAnsi" w:cstheme="minorBidi"/>
                <w:b w:val="0"/>
                <w:caps w:val="0"/>
                <w:noProof/>
                <w:sz w:val="22"/>
                <w:szCs w:val="22"/>
                <w:lang w:val="fr-FR" w:eastAsia="fr-FR"/>
              </w:rPr>
              <w:tab/>
            </w:r>
            <w:r w:rsidR="00751A5B" w:rsidRPr="00962048">
              <w:rPr>
                <w:rStyle w:val="Lienhypertexte"/>
                <w:noProof/>
              </w:rPr>
              <w:t>Section 1 DOCUMENT SCOPE</w:t>
            </w:r>
            <w:r w:rsidR="00751A5B">
              <w:rPr>
                <w:noProof/>
                <w:webHidden/>
              </w:rPr>
              <w:tab/>
            </w:r>
            <w:r w:rsidR="00751A5B">
              <w:rPr>
                <w:noProof/>
                <w:webHidden/>
              </w:rPr>
              <w:fldChar w:fldCharType="begin"/>
            </w:r>
            <w:r w:rsidR="00751A5B">
              <w:rPr>
                <w:noProof/>
                <w:webHidden/>
              </w:rPr>
              <w:instrText xml:space="preserve"> PAGEREF _Toc498962919 \h </w:instrText>
            </w:r>
            <w:r w:rsidR="00751A5B">
              <w:rPr>
                <w:noProof/>
                <w:webHidden/>
              </w:rPr>
            </w:r>
            <w:r w:rsidR="00751A5B">
              <w:rPr>
                <w:noProof/>
                <w:webHidden/>
              </w:rPr>
              <w:fldChar w:fldCharType="separate"/>
            </w:r>
            <w:r w:rsidR="00751A5B">
              <w:rPr>
                <w:noProof/>
                <w:webHidden/>
              </w:rPr>
              <w:t>6</w:t>
            </w:r>
            <w:r w:rsidR="00751A5B">
              <w:rPr>
                <w:noProof/>
                <w:webHidden/>
              </w:rPr>
              <w:fldChar w:fldCharType="end"/>
            </w:r>
          </w:hyperlink>
        </w:p>
        <w:p w14:paraId="7767CEB8" w14:textId="46786D8E"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20" w:history="1">
            <w:r w:rsidRPr="00962048">
              <w:rPr>
                <w:rStyle w:val="Lienhypertexte"/>
                <w:noProof/>
              </w:rPr>
              <w:t>1.1</w:t>
            </w:r>
            <w:r>
              <w:rPr>
                <w:rFonts w:asciiTheme="minorHAnsi" w:eastAsiaTheme="minorEastAsia" w:hAnsiTheme="minorHAnsi" w:cstheme="minorBidi"/>
                <w:noProof/>
                <w:sz w:val="22"/>
                <w:szCs w:val="22"/>
                <w:lang w:val="fr-FR" w:eastAsia="fr-FR"/>
              </w:rPr>
              <w:tab/>
            </w:r>
            <w:r w:rsidRPr="00962048">
              <w:rPr>
                <w:rStyle w:val="Lienhypertexte"/>
                <w:noProof/>
              </w:rPr>
              <w:t>Context</w:t>
            </w:r>
            <w:r>
              <w:rPr>
                <w:noProof/>
                <w:webHidden/>
              </w:rPr>
              <w:tab/>
            </w:r>
            <w:r>
              <w:rPr>
                <w:noProof/>
                <w:webHidden/>
              </w:rPr>
              <w:fldChar w:fldCharType="begin"/>
            </w:r>
            <w:r>
              <w:rPr>
                <w:noProof/>
                <w:webHidden/>
              </w:rPr>
              <w:instrText xml:space="preserve"> PAGEREF _Toc498962920 \h </w:instrText>
            </w:r>
            <w:r>
              <w:rPr>
                <w:noProof/>
                <w:webHidden/>
              </w:rPr>
            </w:r>
            <w:r>
              <w:rPr>
                <w:noProof/>
                <w:webHidden/>
              </w:rPr>
              <w:fldChar w:fldCharType="separate"/>
            </w:r>
            <w:r>
              <w:rPr>
                <w:noProof/>
                <w:webHidden/>
              </w:rPr>
              <w:t>6</w:t>
            </w:r>
            <w:r>
              <w:rPr>
                <w:noProof/>
                <w:webHidden/>
              </w:rPr>
              <w:fldChar w:fldCharType="end"/>
            </w:r>
          </w:hyperlink>
        </w:p>
        <w:p w14:paraId="6472588F" w14:textId="43392BD5"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21" w:history="1">
            <w:r w:rsidRPr="00962048">
              <w:rPr>
                <w:rStyle w:val="Lienhypertexte"/>
                <w:noProof/>
              </w:rPr>
              <w:t>1.2</w:t>
            </w:r>
            <w:r>
              <w:rPr>
                <w:rFonts w:asciiTheme="minorHAnsi" w:eastAsiaTheme="minorEastAsia" w:hAnsiTheme="minorHAnsi" w:cstheme="minorBidi"/>
                <w:noProof/>
                <w:sz w:val="22"/>
                <w:szCs w:val="22"/>
                <w:lang w:val="fr-FR" w:eastAsia="fr-FR"/>
              </w:rPr>
              <w:tab/>
            </w:r>
            <w:r w:rsidRPr="00962048">
              <w:rPr>
                <w:rStyle w:val="Lienhypertexte"/>
                <w:noProof/>
              </w:rPr>
              <w:t>Glossary</w:t>
            </w:r>
            <w:r>
              <w:rPr>
                <w:noProof/>
                <w:webHidden/>
              </w:rPr>
              <w:tab/>
            </w:r>
            <w:r>
              <w:rPr>
                <w:noProof/>
                <w:webHidden/>
              </w:rPr>
              <w:fldChar w:fldCharType="begin"/>
            </w:r>
            <w:r>
              <w:rPr>
                <w:noProof/>
                <w:webHidden/>
              </w:rPr>
              <w:instrText xml:space="preserve"> PAGEREF _Toc498962921 \h </w:instrText>
            </w:r>
            <w:r>
              <w:rPr>
                <w:noProof/>
                <w:webHidden/>
              </w:rPr>
            </w:r>
            <w:r>
              <w:rPr>
                <w:noProof/>
                <w:webHidden/>
              </w:rPr>
              <w:fldChar w:fldCharType="separate"/>
            </w:r>
            <w:r>
              <w:rPr>
                <w:noProof/>
                <w:webHidden/>
              </w:rPr>
              <w:t>8</w:t>
            </w:r>
            <w:r>
              <w:rPr>
                <w:noProof/>
                <w:webHidden/>
              </w:rPr>
              <w:fldChar w:fldCharType="end"/>
            </w:r>
          </w:hyperlink>
        </w:p>
        <w:p w14:paraId="11BC5F90" w14:textId="1464383C" w:rsidR="00751A5B" w:rsidRDefault="00751A5B">
          <w:pPr>
            <w:pStyle w:val="TM1"/>
            <w:tabs>
              <w:tab w:val="left" w:pos="660"/>
            </w:tabs>
            <w:rPr>
              <w:rFonts w:asciiTheme="minorHAnsi" w:eastAsiaTheme="minorEastAsia" w:hAnsiTheme="minorHAnsi" w:cstheme="minorBidi"/>
              <w:b w:val="0"/>
              <w:caps w:val="0"/>
              <w:noProof/>
              <w:sz w:val="22"/>
              <w:szCs w:val="22"/>
              <w:lang w:val="fr-FR" w:eastAsia="fr-FR"/>
            </w:rPr>
          </w:pPr>
          <w:hyperlink w:anchor="_Toc498962922" w:history="1">
            <w:r w:rsidRPr="00962048">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962048">
              <w:rPr>
                <w:rStyle w:val="Lienhypertexte"/>
                <w:noProof/>
              </w:rPr>
              <w:t>Section 2 OVERALL TECHNICAL ARCHITECTURE</w:t>
            </w:r>
            <w:r>
              <w:rPr>
                <w:noProof/>
                <w:webHidden/>
              </w:rPr>
              <w:tab/>
            </w:r>
            <w:r>
              <w:rPr>
                <w:noProof/>
                <w:webHidden/>
              </w:rPr>
              <w:fldChar w:fldCharType="begin"/>
            </w:r>
            <w:r>
              <w:rPr>
                <w:noProof/>
                <w:webHidden/>
              </w:rPr>
              <w:instrText xml:space="preserve"> PAGEREF _Toc498962922 \h </w:instrText>
            </w:r>
            <w:r>
              <w:rPr>
                <w:noProof/>
                <w:webHidden/>
              </w:rPr>
            </w:r>
            <w:r>
              <w:rPr>
                <w:noProof/>
                <w:webHidden/>
              </w:rPr>
              <w:fldChar w:fldCharType="separate"/>
            </w:r>
            <w:r>
              <w:rPr>
                <w:noProof/>
                <w:webHidden/>
              </w:rPr>
              <w:t>9</w:t>
            </w:r>
            <w:r>
              <w:rPr>
                <w:noProof/>
                <w:webHidden/>
              </w:rPr>
              <w:fldChar w:fldCharType="end"/>
            </w:r>
          </w:hyperlink>
        </w:p>
        <w:p w14:paraId="02AAC339" w14:textId="05F88440" w:rsidR="00751A5B" w:rsidRDefault="00751A5B">
          <w:pPr>
            <w:pStyle w:val="TM2"/>
            <w:tabs>
              <w:tab w:val="right" w:leader="dot" w:pos="9530"/>
            </w:tabs>
            <w:rPr>
              <w:rFonts w:asciiTheme="minorHAnsi" w:eastAsiaTheme="minorEastAsia" w:hAnsiTheme="minorHAnsi" w:cstheme="minorBidi"/>
              <w:noProof/>
              <w:sz w:val="22"/>
              <w:szCs w:val="22"/>
              <w:lang w:val="fr-FR" w:eastAsia="fr-FR"/>
            </w:rPr>
          </w:pPr>
          <w:hyperlink w:anchor="_Toc498962923" w:history="1">
            <w:r w:rsidRPr="00962048">
              <w:rPr>
                <w:rStyle w:val="Lienhypertexte"/>
                <w:noProof/>
              </w:rPr>
              <w:t>2.1 System Architecture Context Diagram</w:t>
            </w:r>
            <w:r>
              <w:rPr>
                <w:noProof/>
                <w:webHidden/>
              </w:rPr>
              <w:tab/>
            </w:r>
            <w:r>
              <w:rPr>
                <w:noProof/>
                <w:webHidden/>
              </w:rPr>
              <w:fldChar w:fldCharType="begin"/>
            </w:r>
            <w:r>
              <w:rPr>
                <w:noProof/>
                <w:webHidden/>
              </w:rPr>
              <w:instrText xml:space="preserve"> PAGEREF _Toc498962923 \h </w:instrText>
            </w:r>
            <w:r>
              <w:rPr>
                <w:noProof/>
                <w:webHidden/>
              </w:rPr>
            </w:r>
            <w:r>
              <w:rPr>
                <w:noProof/>
                <w:webHidden/>
              </w:rPr>
              <w:fldChar w:fldCharType="separate"/>
            </w:r>
            <w:r>
              <w:rPr>
                <w:noProof/>
                <w:webHidden/>
              </w:rPr>
              <w:t>9</w:t>
            </w:r>
            <w:r>
              <w:rPr>
                <w:noProof/>
                <w:webHidden/>
              </w:rPr>
              <w:fldChar w:fldCharType="end"/>
            </w:r>
          </w:hyperlink>
        </w:p>
        <w:p w14:paraId="6C10261D" w14:textId="1DFA6288"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24" w:history="1">
            <w:r w:rsidRPr="00962048">
              <w:rPr>
                <w:rStyle w:val="Lienhypertexte"/>
                <w:noProof/>
              </w:rPr>
              <w:t>2.2</w:t>
            </w:r>
            <w:r>
              <w:rPr>
                <w:rFonts w:asciiTheme="minorHAnsi" w:eastAsiaTheme="minorEastAsia" w:hAnsiTheme="minorHAnsi" w:cstheme="minorBidi"/>
                <w:noProof/>
                <w:sz w:val="22"/>
                <w:szCs w:val="22"/>
                <w:lang w:val="fr-FR" w:eastAsia="fr-FR"/>
              </w:rPr>
              <w:tab/>
            </w:r>
            <w:r w:rsidRPr="00962048">
              <w:rPr>
                <w:rStyle w:val="Lienhypertexte"/>
                <w:noProof/>
              </w:rPr>
              <w:t>System Architecture Model</w:t>
            </w:r>
            <w:r>
              <w:rPr>
                <w:noProof/>
                <w:webHidden/>
              </w:rPr>
              <w:tab/>
            </w:r>
            <w:r>
              <w:rPr>
                <w:noProof/>
                <w:webHidden/>
              </w:rPr>
              <w:fldChar w:fldCharType="begin"/>
            </w:r>
            <w:r>
              <w:rPr>
                <w:noProof/>
                <w:webHidden/>
              </w:rPr>
              <w:instrText xml:space="preserve"> PAGEREF _Toc498962924 \h </w:instrText>
            </w:r>
            <w:r>
              <w:rPr>
                <w:noProof/>
                <w:webHidden/>
              </w:rPr>
            </w:r>
            <w:r>
              <w:rPr>
                <w:noProof/>
                <w:webHidden/>
              </w:rPr>
              <w:fldChar w:fldCharType="separate"/>
            </w:r>
            <w:r>
              <w:rPr>
                <w:noProof/>
                <w:webHidden/>
              </w:rPr>
              <w:t>13</w:t>
            </w:r>
            <w:r>
              <w:rPr>
                <w:noProof/>
                <w:webHidden/>
              </w:rPr>
              <w:fldChar w:fldCharType="end"/>
            </w:r>
          </w:hyperlink>
        </w:p>
        <w:p w14:paraId="42932085" w14:textId="3C17E2CD" w:rsidR="00751A5B" w:rsidRDefault="00751A5B">
          <w:pPr>
            <w:pStyle w:val="TM3"/>
            <w:tabs>
              <w:tab w:val="right" w:leader="dot" w:pos="9530"/>
            </w:tabs>
            <w:rPr>
              <w:rFonts w:asciiTheme="minorHAnsi" w:eastAsiaTheme="minorEastAsia" w:hAnsiTheme="minorHAnsi" w:cstheme="minorBidi"/>
              <w:noProof/>
              <w:sz w:val="22"/>
              <w:szCs w:val="22"/>
              <w:lang w:val="fr-FR" w:eastAsia="fr-FR"/>
            </w:rPr>
          </w:pPr>
          <w:hyperlink w:anchor="_Toc498962925" w:history="1">
            <w:r w:rsidRPr="00962048">
              <w:rPr>
                <w:rStyle w:val="Lienhypertexte"/>
                <w:noProof/>
              </w:rPr>
              <w:t>2.2.1 Overall Architectural Considerations</w:t>
            </w:r>
            <w:r>
              <w:rPr>
                <w:noProof/>
                <w:webHidden/>
              </w:rPr>
              <w:tab/>
            </w:r>
            <w:r>
              <w:rPr>
                <w:noProof/>
                <w:webHidden/>
              </w:rPr>
              <w:fldChar w:fldCharType="begin"/>
            </w:r>
            <w:r>
              <w:rPr>
                <w:noProof/>
                <w:webHidden/>
              </w:rPr>
              <w:instrText xml:space="preserve"> PAGEREF _Toc498962925 \h </w:instrText>
            </w:r>
            <w:r>
              <w:rPr>
                <w:noProof/>
                <w:webHidden/>
              </w:rPr>
            </w:r>
            <w:r>
              <w:rPr>
                <w:noProof/>
                <w:webHidden/>
              </w:rPr>
              <w:fldChar w:fldCharType="separate"/>
            </w:r>
            <w:r>
              <w:rPr>
                <w:noProof/>
                <w:webHidden/>
              </w:rPr>
              <w:t>14</w:t>
            </w:r>
            <w:r>
              <w:rPr>
                <w:noProof/>
                <w:webHidden/>
              </w:rPr>
              <w:fldChar w:fldCharType="end"/>
            </w:r>
          </w:hyperlink>
        </w:p>
        <w:p w14:paraId="21537425" w14:textId="2C331748"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30" w:history="1">
            <w:r w:rsidRPr="00962048">
              <w:rPr>
                <w:rStyle w:val="Lienhypertexte"/>
                <w:noProof/>
              </w:rPr>
              <w:t>2.3</w:t>
            </w:r>
            <w:r>
              <w:rPr>
                <w:rFonts w:asciiTheme="minorHAnsi" w:eastAsiaTheme="minorEastAsia" w:hAnsiTheme="minorHAnsi" w:cstheme="minorBidi"/>
                <w:noProof/>
                <w:sz w:val="22"/>
                <w:szCs w:val="22"/>
                <w:lang w:val="fr-FR" w:eastAsia="fr-FR"/>
              </w:rPr>
              <w:tab/>
            </w:r>
            <w:r w:rsidRPr="00962048">
              <w:rPr>
                <w:rStyle w:val="Lienhypertexte"/>
                <w:noProof/>
              </w:rPr>
              <w:t>System Architecture Component Definitions</w:t>
            </w:r>
            <w:r>
              <w:rPr>
                <w:noProof/>
                <w:webHidden/>
              </w:rPr>
              <w:tab/>
            </w:r>
            <w:r>
              <w:rPr>
                <w:noProof/>
                <w:webHidden/>
              </w:rPr>
              <w:fldChar w:fldCharType="begin"/>
            </w:r>
            <w:r>
              <w:rPr>
                <w:noProof/>
                <w:webHidden/>
              </w:rPr>
              <w:instrText xml:space="preserve"> PAGEREF _Toc498962930 \h </w:instrText>
            </w:r>
            <w:r>
              <w:rPr>
                <w:noProof/>
                <w:webHidden/>
              </w:rPr>
            </w:r>
            <w:r>
              <w:rPr>
                <w:noProof/>
                <w:webHidden/>
              </w:rPr>
              <w:fldChar w:fldCharType="separate"/>
            </w:r>
            <w:r>
              <w:rPr>
                <w:noProof/>
                <w:webHidden/>
              </w:rPr>
              <w:t>17</w:t>
            </w:r>
            <w:r>
              <w:rPr>
                <w:noProof/>
                <w:webHidden/>
              </w:rPr>
              <w:fldChar w:fldCharType="end"/>
            </w:r>
          </w:hyperlink>
        </w:p>
        <w:p w14:paraId="199B8383" w14:textId="0EB34145"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31" w:history="1">
            <w:r w:rsidRPr="00962048">
              <w:rPr>
                <w:rStyle w:val="Lienhypertexte"/>
                <w:noProof/>
              </w:rPr>
              <w:t>2.3.1</w:t>
            </w:r>
            <w:r>
              <w:rPr>
                <w:rFonts w:asciiTheme="minorHAnsi" w:eastAsiaTheme="minorEastAsia" w:hAnsiTheme="minorHAnsi" w:cstheme="minorBidi"/>
                <w:noProof/>
                <w:sz w:val="22"/>
                <w:szCs w:val="22"/>
                <w:lang w:val="fr-FR" w:eastAsia="fr-FR"/>
              </w:rPr>
              <w:tab/>
            </w:r>
            <w:r w:rsidRPr="00962048">
              <w:rPr>
                <w:rStyle w:val="Lienhypertexte"/>
                <w:noProof/>
              </w:rPr>
              <w:t>Docker Images Management Components</w:t>
            </w:r>
            <w:r>
              <w:rPr>
                <w:noProof/>
                <w:webHidden/>
              </w:rPr>
              <w:tab/>
            </w:r>
            <w:r>
              <w:rPr>
                <w:noProof/>
                <w:webHidden/>
              </w:rPr>
              <w:fldChar w:fldCharType="begin"/>
            </w:r>
            <w:r>
              <w:rPr>
                <w:noProof/>
                <w:webHidden/>
              </w:rPr>
              <w:instrText xml:space="preserve"> PAGEREF _Toc498962931 \h </w:instrText>
            </w:r>
            <w:r>
              <w:rPr>
                <w:noProof/>
                <w:webHidden/>
              </w:rPr>
            </w:r>
            <w:r>
              <w:rPr>
                <w:noProof/>
                <w:webHidden/>
              </w:rPr>
              <w:fldChar w:fldCharType="separate"/>
            </w:r>
            <w:r>
              <w:rPr>
                <w:noProof/>
                <w:webHidden/>
              </w:rPr>
              <w:t>17</w:t>
            </w:r>
            <w:r>
              <w:rPr>
                <w:noProof/>
                <w:webHidden/>
              </w:rPr>
              <w:fldChar w:fldCharType="end"/>
            </w:r>
          </w:hyperlink>
        </w:p>
        <w:p w14:paraId="7E110AC8" w14:textId="1F66ABED"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32" w:history="1">
            <w:r w:rsidRPr="00962048">
              <w:rPr>
                <w:rStyle w:val="Lienhypertexte"/>
                <w:noProof/>
              </w:rPr>
              <w:t>2.3.2</w:t>
            </w:r>
            <w:r>
              <w:rPr>
                <w:rFonts w:asciiTheme="minorHAnsi" w:eastAsiaTheme="minorEastAsia" w:hAnsiTheme="minorHAnsi" w:cstheme="minorBidi"/>
                <w:noProof/>
                <w:sz w:val="22"/>
                <w:szCs w:val="22"/>
                <w:lang w:val="fr-FR" w:eastAsia="fr-FR"/>
              </w:rPr>
              <w:tab/>
            </w:r>
            <w:r w:rsidRPr="00962048">
              <w:rPr>
                <w:rStyle w:val="Lienhypertexte"/>
                <w:noProof/>
              </w:rPr>
              <w:t>Docker Swarm Management Component</w:t>
            </w:r>
            <w:r>
              <w:rPr>
                <w:noProof/>
                <w:webHidden/>
              </w:rPr>
              <w:tab/>
            </w:r>
            <w:r>
              <w:rPr>
                <w:noProof/>
                <w:webHidden/>
              </w:rPr>
              <w:fldChar w:fldCharType="begin"/>
            </w:r>
            <w:r>
              <w:rPr>
                <w:noProof/>
                <w:webHidden/>
              </w:rPr>
              <w:instrText xml:space="preserve"> PAGEREF _Toc498962932 \h </w:instrText>
            </w:r>
            <w:r>
              <w:rPr>
                <w:noProof/>
                <w:webHidden/>
              </w:rPr>
            </w:r>
            <w:r>
              <w:rPr>
                <w:noProof/>
                <w:webHidden/>
              </w:rPr>
              <w:fldChar w:fldCharType="separate"/>
            </w:r>
            <w:r>
              <w:rPr>
                <w:noProof/>
                <w:webHidden/>
              </w:rPr>
              <w:t>18</w:t>
            </w:r>
            <w:r>
              <w:rPr>
                <w:noProof/>
                <w:webHidden/>
              </w:rPr>
              <w:fldChar w:fldCharType="end"/>
            </w:r>
          </w:hyperlink>
        </w:p>
        <w:p w14:paraId="6ED7A4D2" w14:textId="12C7E672"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33" w:history="1">
            <w:r w:rsidRPr="00962048">
              <w:rPr>
                <w:rStyle w:val="Lienhypertexte"/>
                <w:noProof/>
              </w:rPr>
              <w:t>2.3.3</w:t>
            </w:r>
            <w:r>
              <w:rPr>
                <w:rFonts w:asciiTheme="minorHAnsi" w:eastAsiaTheme="minorEastAsia" w:hAnsiTheme="minorHAnsi" w:cstheme="minorBidi"/>
                <w:noProof/>
                <w:sz w:val="22"/>
                <w:szCs w:val="22"/>
                <w:lang w:val="fr-FR" w:eastAsia="fr-FR"/>
              </w:rPr>
              <w:tab/>
            </w:r>
            <w:r w:rsidRPr="00962048">
              <w:rPr>
                <w:rStyle w:val="Lienhypertexte"/>
                <w:noProof/>
              </w:rPr>
              <w:t>Security Component IDM GE</w:t>
            </w:r>
            <w:r>
              <w:rPr>
                <w:noProof/>
                <w:webHidden/>
              </w:rPr>
              <w:tab/>
            </w:r>
            <w:r>
              <w:rPr>
                <w:noProof/>
                <w:webHidden/>
              </w:rPr>
              <w:fldChar w:fldCharType="begin"/>
            </w:r>
            <w:r>
              <w:rPr>
                <w:noProof/>
                <w:webHidden/>
              </w:rPr>
              <w:instrText xml:space="preserve"> PAGEREF _Toc498962933 \h </w:instrText>
            </w:r>
            <w:r>
              <w:rPr>
                <w:noProof/>
                <w:webHidden/>
              </w:rPr>
            </w:r>
            <w:r>
              <w:rPr>
                <w:noProof/>
                <w:webHidden/>
              </w:rPr>
              <w:fldChar w:fldCharType="separate"/>
            </w:r>
            <w:r>
              <w:rPr>
                <w:noProof/>
                <w:webHidden/>
              </w:rPr>
              <w:t>18</w:t>
            </w:r>
            <w:r>
              <w:rPr>
                <w:noProof/>
                <w:webHidden/>
              </w:rPr>
              <w:fldChar w:fldCharType="end"/>
            </w:r>
          </w:hyperlink>
        </w:p>
        <w:p w14:paraId="61DB0A64" w14:textId="19EE6CC2"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34" w:history="1">
            <w:r w:rsidRPr="00962048">
              <w:rPr>
                <w:rStyle w:val="Lienhypertexte"/>
                <w:noProof/>
              </w:rPr>
              <w:t>2.3.4</w:t>
            </w:r>
            <w:r>
              <w:rPr>
                <w:rFonts w:asciiTheme="minorHAnsi" w:eastAsiaTheme="minorEastAsia" w:hAnsiTheme="minorHAnsi" w:cstheme="minorBidi"/>
                <w:noProof/>
                <w:sz w:val="22"/>
                <w:szCs w:val="22"/>
                <w:lang w:val="fr-FR" w:eastAsia="fr-FR"/>
              </w:rPr>
              <w:tab/>
            </w:r>
            <w:r w:rsidRPr="00962048">
              <w:rPr>
                <w:rStyle w:val="Lienhypertexte"/>
                <w:noProof/>
              </w:rPr>
              <w:t>Orion Context Broker Component</w:t>
            </w:r>
            <w:r>
              <w:rPr>
                <w:noProof/>
                <w:webHidden/>
              </w:rPr>
              <w:tab/>
            </w:r>
            <w:r>
              <w:rPr>
                <w:noProof/>
                <w:webHidden/>
              </w:rPr>
              <w:fldChar w:fldCharType="begin"/>
            </w:r>
            <w:r>
              <w:rPr>
                <w:noProof/>
                <w:webHidden/>
              </w:rPr>
              <w:instrText xml:space="preserve"> PAGEREF _Toc498962934 \h </w:instrText>
            </w:r>
            <w:r>
              <w:rPr>
                <w:noProof/>
                <w:webHidden/>
              </w:rPr>
            </w:r>
            <w:r>
              <w:rPr>
                <w:noProof/>
                <w:webHidden/>
              </w:rPr>
              <w:fldChar w:fldCharType="separate"/>
            </w:r>
            <w:r>
              <w:rPr>
                <w:noProof/>
                <w:webHidden/>
              </w:rPr>
              <w:t>18</w:t>
            </w:r>
            <w:r>
              <w:rPr>
                <w:noProof/>
                <w:webHidden/>
              </w:rPr>
              <w:fldChar w:fldCharType="end"/>
            </w:r>
          </w:hyperlink>
        </w:p>
        <w:p w14:paraId="2B2A9325" w14:textId="161916CC"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35" w:history="1">
            <w:r w:rsidRPr="00962048">
              <w:rPr>
                <w:rStyle w:val="Lienhypertexte"/>
                <w:noProof/>
              </w:rPr>
              <w:t>2.3.5</w:t>
            </w:r>
            <w:r>
              <w:rPr>
                <w:rFonts w:asciiTheme="minorHAnsi" w:eastAsiaTheme="minorEastAsia" w:hAnsiTheme="minorHAnsi" w:cstheme="minorBidi"/>
                <w:noProof/>
                <w:sz w:val="22"/>
                <w:szCs w:val="22"/>
                <w:lang w:val="fr-FR" w:eastAsia="fr-FR"/>
              </w:rPr>
              <w:tab/>
            </w:r>
            <w:r w:rsidRPr="00962048">
              <w:rPr>
                <w:rStyle w:val="Lienhypertexte"/>
                <w:noProof/>
              </w:rPr>
              <w:t>MongoDB Cluster Component</w:t>
            </w:r>
            <w:r>
              <w:rPr>
                <w:noProof/>
                <w:webHidden/>
              </w:rPr>
              <w:tab/>
            </w:r>
            <w:r>
              <w:rPr>
                <w:noProof/>
                <w:webHidden/>
              </w:rPr>
              <w:fldChar w:fldCharType="begin"/>
            </w:r>
            <w:r>
              <w:rPr>
                <w:noProof/>
                <w:webHidden/>
              </w:rPr>
              <w:instrText xml:space="preserve"> PAGEREF _Toc498962935 \h </w:instrText>
            </w:r>
            <w:r>
              <w:rPr>
                <w:noProof/>
                <w:webHidden/>
              </w:rPr>
            </w:r>
            <w:r>
              <w:rPr>
                <w:noProof/>
                <w:webHidden/>
              </w:rPr>
              <w:fldChar w:fldCharType="separate"/>
            </w:r>
            <w:r>
              <w:rPr>
                <w:noProof/>
                <w:webHidden/>
              </w:rPr>
              <w:t>19</w:t>
            </w:r>
            <w:r>
              <w:rPr>
                <w:noProof/>
                <w:webHidden/>
              </w:rPr>
              <w:fldChar w:fldCharType="end"/>
            </w:r>
          </w:hyperlink>
        </w:p>
        <w:p w14:paraId="1B5BACBD" w14:textId="333C2FA6"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36" w:history="1">
            <w:r w:rsidRPr="00962048">
              <w:rPr>
                <w:rStyle w:val="Lienhypertexte"/>
                <w:noProof/>
              </w:rPr>
              <w:t>2.3.6</w:t>
            </w:r>
            <w:r>
              <w:rPr>
                <w:rFonts w:asciiTheme="minorHAnsi" w:eastAsiaTheme="minorEastAsia" w:hAnsiTheme="minorHAnsi" w:cstheme="minorBidi"/>
                <w:noProof/>
                <w:sz w:val="22"/>
                <w:szCs w:val="22"/>
                <w:lang w:val="fr-FR" w:eastAsia="fr-FR"/>
              </w:rPr>
              <w:tab/>
            </w:r>
            <w:r w:rsidRPr="00962048">
              <w:rPr>
                <w:rStyle w:val="Lienhypertexte"/>
                <w:noProof/>
              </w:rPr>
              <w:t>Citus/PostgreSQL Cluster Component</w:t>
            </w:r>
            <w:r>
              <w:rPr>
                <w:noProof/>
                <w:webHidden/>
              </w:rPr>
              <w:tab/>
            </w:r>
            <w:r>
              <w:rPr>
                <w:noProof/>
                <w:webHidden/>
              </w:rPr>
              <w:fldChar w:fldCharType="begin"/>
            </w:r>
            <w:r>
              <w:rPr>
                <w:noProof/>
                <w:webHidden/>
              </w:rPr>
              <w:instrText xml:space="preserve"> PAGEREF _Toc498962936 \h </w:instrText>
            </w:r>
            <w:r>
              <w:rPr>
                <w:noProof/>
                <w:webHidden/>
              </w:rPr>
            </w:r>
            <w:r>
              <w:rPr>
                <w:noProof/>
                <w:webHidden/>
              </w:rPr>
              <w:fldChar w:fldCharType="separate"/>
            </w:r>
            <w:r>
              <w:rPr>
                <w:noProof/>
                <w:webHidden/>
              </w:rPr>
              <w:t>19</w:t>
            </w:r>
            <w:r>
              <w:rPr>
                <w:noProof/>
                <w:webHidden/>
              </w:rPr>
              <w:fldChar w:fldCharType="end"/>
            </w:r>
          </w:hyperlink>
        </w:p>
        <w:p w14:paraId="26FE8E47" w14:textId="606DC3DA"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37" w:history="1">
            <w:r w:rsidRPr="00962048">
              <w:rPr>
                <w:rStyle w:val="Lienhypertexte"/>
                <w:noProof/>
              </w:rPr>
              <w:t>2.3.7</w:t>
            </w:r>
            <w:r>
              <w:rPr>
                <w:rFonts w:asciiTheme="minorHAnsi" w:eastAsiaTheme="minorEastAsia" w:hAnsiTheme="minorHAnsi" w:cstheme="minorBidi"/>
                <w:noProof/>
                <w:sz w:val="22"/>
                <w:szCs w:val="22"/>
                <w:lang w:val="fr-FR" w:eastAsia="fr-FR"/>
              </w:rPr>
              <w:tab/>
            </w:r>
            <w:r w:rsidRPr="00962048">
              <w:rPr>
                <w:rStyle w:val="Lienhypertexte"/>
                <w:noProof/>
              </w:rPr>
              <w:t>Galera/MySQL Cluster Component</w:t>
            </w:r>
            <w:r>
              <w:rPr>
                <w:noProof/>
                <w:webHidden/>
              </w:rPr>
              <w:tab/>
            </w:r>
            <w:r>
              <w:rPr>
                <w:noProof/>
                <w:webHidden/>
              </w:rPr>
              <w:fldChar w:fldCharType="begin"/>
            </w:r>
            <w:r>
              <w:rPr>
                <w:noProof/>
                <w:webHidden/>
              </w:rPr>
              <w:instrText xml:space="preserve"> PAGEREF _Toc498962937 \h </w:instrText>
            </w:r>
            <w:r>
              <w:rPr>
                <w:noProof/>
                <w:webHidden/>
              </w:rPr>
            </w:r>
            <w:r>
              <w:rPr>
                <w:noProof/>
                <w:webHidden/>
              </w:rPr>
              <w:fldChar w:fldCharType="separate"/>
            </w:r>
            <w:r>
              <w:rPr>
                <w:noProof/>
                <w:webHidden/>
              </w:rPr>
              <w:t>19</w:t>
            </w:r>
            <w:r>
              <w:rPr>
                <w:noProof/>
                <w:webHidden/>
              </w:rPr>
              <w:fldChar w:fldCharType="end"/>
            </w:r>
          </w:hyperlink>
        </w:p>
        <w:p w14:paraId="0EA4F570" w14:textId="64BE6B80"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38" w:history="1">
            <w:r w:rsidRPr="00962048">
              <w:rPr>
                <w:rStyle w:val="Lienhypertexte"/>
                <w:noProof/>
              </w:rPr>
              <w:t>2.3.8</w:t>
            </w:r>
            <w:r>
              <w:rPr>
                <w:rFonts w:asciiTheme="minorHAnsi" w:eastAsiaTheme="minorEastAsia" w:hAnsiTheme="minorHAnsi" w:cstheme="minorBidi"/>
                <w:noProof/>
                <w:sz w:val="22"/>
                <w:szCs w:val="22"/>
                <w:lang w:val="fr-FR" w:eastAsia="fr-FR"/>
              </w:rPr>
              <w:tab/>
            </w:r>
            <w:r w:rsidRPr="00962048">
              <w:rPr>
                <w:rStyle w:val="Lienhypertexte"/>
                <w:noProof/>
              </w:rPr>
              <w:t>Cosmos Big Data Analytics Component</w:t>
            </w:r>
            <w:r>
              <w:rPr>
                <w:noProof/>
                <w:webHidden/>
              </w:rPr>
              <w:tab/>
            </w:r>
            <w:r>
              <w:rPr>
                <w:noProof/>
                <w:webHidden/>
              </w:rPr>
              <w:fldChar w:fldCharType="begin"/>
            </w:r>
            <w:r>
              <w:rPr>
                <w:noProof/>
                <w:webHidden/>
              </w:rPr>
              <w:instrText xml:space="preserve"> PAGEREF _Toc498962938 \h </w:instrText>
            </w:r>
            <w:r>
              <w:rPr>
                <w:noProof/>
                <w:webHidden/>
              </w:rPr>
            </w:r>
            <w:r>
              <w:rPr>
                <w:noProof/>
                <w:webHidden/>
              </w:rPr>
              <w:fldChar w:fldCharType="separate"/>
            </w:r>
            <w:r>
              <w:rPr>
                <w:noProof/>
                <w:webHidden/>
              </w:rPr>
              <w:t>20</w:t>
            </w:r>
            <w:r>
              <w:rPr>
                <w:noProof/>
                <w:webHidden/>
              </w:rPr>
              <w:fldChar w:fldCharType="end"/>
            </w:r>
          </w:hyperlink>
        </w:p>
        <w:p w14:paraId="696893A4" w14:textId="18C04BDF"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39" w:history="1">
            <w:r w:rsidRPr="00962048">
              <w:rPr>
                <w:rStyle w:val="Lienhypertexte"/>
                <w:noProof/>
              </w:rPr>
              <w:t>2.3.9</w:t>
            </w:r>
            <w:r>
              <w:rPr>
                <w:rFonts w:asciiTheme="minorHAnsi" w:eastAsiaTheme="minorEastAsia" w:hAnsiTheme="minorHAnsi" w:cstheme="minorBidi"/>
                <w:noProof/>
                <w:sz w:val="22"/>
                <w:szCs w:val="22"/>
                <w:lang w:val="fr-FR" w:eastAsia="fr-FR"/>
              </w:rPr>
              <w:tab/>
            </w:r>
            <w:r w:rsidRPr="00962048">
              <w:rPr>
                <w:rStyle w:val="Lienhypertexte"/>
                <w:noProof/>
              </w:rPr>
              <w:t>Knowage Analytics Component</w:t>
            </w:r>
            <w:r>
              <w:rPr>
                <w:noProof/>
                <w:webHidden/>
              </w:rPr>
              <w:tab/>
            </w:r>
            <w:r>
              <w:rPr>
                <w:noProof/>
                <w:webHidden/>
              </w:rPr>
              <w:fldChar w:fldCharType="begin"/>
            </w:r>
            <w:r>
              <w:rPr>
                <w:noProof/>
                <w:webHidden/>
              </w:rPr>
              <w:instrText xml:space="preserve"> PAGEREF _Toc498962939 \h </w:instrText>
            </w:r>
            <w:r>
              <w:rPr>
                <w:noProof/>
                <w:webHidden/>
              </w:rPr>
            </w:r>
            <w:r>
              <w:rPr>
                <w:noProof/>
                <w:webHidden/>
              </w:rPr>
              <w:fldChar w:fldCharType="separate"/>
            </w:r>
            <w:r>
              <w:rPr>
                <w:noProof/>
                <w:webHidden/>
              </w:rPr>
              <w:t>20</w:t>
            </w:r>
            <w:r>
              <w:rPr>
                <w:noProof/>
                <w:webHidden/>
              </w:rPr>
              <w:fldChar w:fldCharType="end"/>
            </w:r>
          </w:hyperlink>
        </w:p>
        <w:p w14:paraId="6BF4DF21" w14:textId="51FE987C"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2940" w:history="1">
            <w:r w:rsidRPr="00962048">
              <w:rPr>
                <w:rStyle w:val="Lienhypertexte"/>
                <w:noProof/>
              </w:rPr>
              <w:t>2.3.10</w:t>
            </w:r>
            <w:r>
              <w:rPr>
                <w:rFonts w:asciiTheme="minorHAnsi" w:eastAsiaTheme="minorEastAsia" w:hAnsiTheme="minorHAnsi" w:cstheme="minorBidi"/>
                <w:noProof/>
                <w:sz w:val="22"/>
                <w:szCs w:val="22"/>
                <w:lang w:val="fr-FR" w:eastAsia="fr-FR"/>
              </w:rPr>
              <w:tab/>
            </w:r>
            <w:r w:rsidRPr="00962048">
              <w:rPr>
                <w:rStyle w:val="Lienhypertexte"/>
                <w:noProof/>
              </w:rPr>
              <w:t>CKAN Open Data Component</w:t>
            </w:r>
            <w:r>
              <w:rPr>
                <w:noProof/>
                <w:webHidden/>
              </w:rPr>
              <w:tab/>
            </w:r>
            <w:r>
              <w:rPr>
                <w:noProof/>
                <w:webHidden/>
              </w:rPr>
              <w:fldChar w:fldCharType="begin"/>
            </w:r>
            <w:r>
              <w:rPr>
                <w:noProof/>
                <w:webHidden/>
              </w:rPr>
              <w:instrText xml:space="preserve"> PAGEREF _Toc498962940 \h </w:instrText>
            </w:r>
            <w:r>
              <w:rPr>
                <w:noProof/>
                <w:webHidden/>
              </w:rPr>
            </w:r>
            <w:r>
              <w:rPr>
                <w:noProof/>
                <w:webHidden/>
              </w:rPr>
              <w:fldChar w:fldCharType="separate"/>
            </w:r>
            <w:r>
              <w:rPr>
                <w:noProof/>
                <w:webHidden/>
              </w:rPr>
              <w:t>21</w:t>
            </w:r>
            <w:r>
              <w:rPr>
                <w:noProof/>
                <w:webHidden/>
              </w:rPr>
              <w:fldChar w:fldCharType="end"/>
            </w:r>
          </w:hyperlink>
        </w:p>
        <w:p w14:paraId="2C20EC0D" w14:textId="4B514080"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2941" w:history="1">
            <w:r w:rsidRPr="00962048">
              <w:rPr>
                <w:rStyle w:val="Lienhypertexte"/>
                <w:noProof/>
              </w:rPr>
              <w:t>2.3.11</w:t>
            </w:r>
            <w:r>
              <w:rPr>
                <w:rFonts w:asciiTheme="minorHAnsi" w:eastAsiaTheme="minorEastAsia" w:hAnsiTheme="minorHAnsi" w:cstheme="minorBidi"/>
                <w:noProof/>
                <w:sz w:val="22"/>
                <w:szCs w:val="22"/>
                <w:lang w:val="fr-FR" w:eastAsia="fr-FR"/>
              </w:rPr>
              <w:tab/>
            </w:r>
            <w:r w:rsidRPr="00962048">
              <w:rPr>
                <w:rStyle w:val="Lienhypertexte"/>
                <w:noProof/>
              </w:rPr>
              <w:t>IDAS IOT Component</w:t>
            </w:r>
            <w:r>
              <w:rPr>
                <w:noProof/>
                <w:webHidden/>
              </w:rPr>
              <w:tab/>
            </w:r>
            <w:r>
              <w:rPr>
                <w:noProof/>
                <w:webHidden/>
              </w:rPr>
              <w:fldChar w:fldCharType="begin"/>
            </w:r>
            <w:r>
              <w:rPr>
                <w:noProof/>
                <w:webHidden/>
              </w:rPr>
              <w:instrText xml:space="preserve"> PAGEREF _Toc498962941 \h </w:instrText>
            </w:r>
            <w:r>
              <w:rPr>
                <w:noProof/>
                <w:webHidden/>
              </w:rPr>
            </w:r>
            <w:r>
              <w:rPr>
                <w:noProof/>
                <w:webHidden/>
              </w:rPr>
              <w:fldChar w:fldCharType="separate"/>
            </w:r>
            <w:r>
              <w:rPr>
                <w:noProof/>
                <w:webHidden/>
              </w:rPr>
              <w:t>21</w:t>
            </w:r>
            <w:r>
              <w:rPr>
                <w:noProof/>
                <w:webHidden/>
              </w:rPr>
              <w:fldChar w:fldCharType="end"/>
            </w:r>
          </w:hyperlink>
        </w:p>
        <w:p w14:paraId="060C7A54" w14:textId="1D5511B4"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2942" w:history="1">
            <w:r w:rsidRPr="00962048">
              <w:rPr>
                <w:rStyle w:val="Lienhypertexte"/>
                <w:noProof/>
              </w:rPr>
              <w:t>2.3.12</w:t>
            </w:r>
            <w:r>
              <w:rPr>
                <w:rFonts w:asciiTheme="minorHAnsi" w:eastAsiaTheme="minorEastAsia" w:hAnsiTheme="minorHAnsi" w:cstheme="minorBidi"/>
                <w:noProof/>
                <w:sz w:val="22"/>
                <w:szCs w:val="22"/>
                <w:lang w:val="fr-FR" w:eastAsia="fr-FR"/>
              </w:rPr>
              <w:tab/>
            </w:r>
            <w:r w:rsidRPr="00962048">
              <w:rPr>
                <w:rStyle w:val="Lienhypertexte"/>
                <w:noProof/>
              </w:rPr>
              <w:t>CEP Component</w:t>
            </w:r>
            <w:r>
              <w:rPr>
                <w:noProof/>
                <w:webHidden/>
              </w:rPr>
              <w:tab/>
            </w:r>
            <w:r>
              <w:rPr>
                <w:noProof/>
                <w:webHidden/>
              </w:rPr>
              <w:fldChar w:fldCharType="begin"/>
            </w:r>
            <w:r>
              <w:rPr>
                <w:noProof/>
                <w:webHidden/>
              </w:rPr>
              <w:instrText xml:space="preserve"> PAGEREF _Toc498962942 \h </w:instrText>
            </w:r>
            <w:r>
              <w:rPr>
                <w:noProof/>
                <w:webHidden/>
              </w:rPr>
            </w:r>
            <w:r>
              <w:rPr>
                <w:noProof/>
                <w:webHidden/>
              </w:rPr>
              <w:fldChar w:fldCharType="separate"/>
            </w:r>
            <w:r>
              <w:rPr>
                <w:noProof/>
                <w:webHidden/>
              </w:rPr>
              <w:t>22</w:t>
            </w:r>
            <w:r>
              <w:rPr>
                <w:noProof/>
                <w:webHidden/>
              </w:rPr>
              <w:fldChar w:fldCharType="end"/>
            </w:r>
          </w:hyperlink>
        </w:p>
        <w:p w14:paraId="27BDA68F" w14:textId="63450D06"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2943" w:history="1">
            <w:r w:rsidRPr="00962048">
              <w:rPr>
                <w:rStyle w:val="Lienhypertexte"/>
                <w:noProof/>
              </w:rPr>
              <w:t>2.3.13</w:t>
            </w:r>
            <w:r>
              <w:rPr>
                <w:rFonts w:asciiTheme="minorHAnsi" w:eastAsiaTheme="minorEastAsia" w:hAnsiTheme="minorHAnsi" w:cstheme="minorBidi"/>
                <w:noProof/>
                <w:sz w:val="22"/>
                <w:szCs w:val="22"/>
                <w:lang w:val="fr-FR" w:eastAsia="fr-FR"/>
              </w:rPr>
              <w:tab/>
            </w:r>
            <w:r w:rsidRPr="00962048">
              <w:rPr>
                <w:rStyle w:val="Lienhypertexte"/>
                <w:noProof/>
              </w:rPr>
              <w:t>Application Mashup Components</w:t>
            </w:r>
            <w:r>
              <w:rPr>
                <w:noProof/>
                <w:webHidden/>
              </w:rPr>
              <w:tab/>
            </w:r>
            <w:r>
              <w:rPr>
                <w:noProof/>
                <w:webHidden/>
              </w:rPr>
              <w:fldChar w:fldCharType="begin"/>
            </w:r>
            <w:r>
              <w:rPr>
                <w:noProof/>
                <w:webHidden/>
              </w:rPr>
              <w:instrText xml:space="preserve"> PAGEREF _Toc498962943 \h </w:instrText>
            </w:r>
            <w:r>
              <w:rPr>
                <w:noProof/>
                <w:webHidden/>
              </w:rPr>
            </w:r>
            <w:r>
              <w:rPr>
                <w:noProof/>
                <w:webHidden/>
              </w:rPr>
              <w:fldChar w:fldCharType="separate"/>
            </w:r>
            <w:r>
              <w:rPr>
                <w:noProof/>
                <w:webHidden/>
              </w:rPr>
              <w:t>22</w:t>
            </w:r>
            <w:r>
              <w:rPr>
                <w:noProof/>
                <w:webHidden/>
              </w:rPr>
              <w:fldChar w:fldCharType="end"/>
            </w:r>
          </w:hyperlink>
        </w:p>
        <w:p w14:paraId="31AB7EB6" w14:textId="55B26537"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2944" w:history="1">
            <w:r w:rsidRPr="00962048">
              <w:rPr>
                <w:rStyle w:val="Lienhypertexte"/>
                <w:noProof/>
              </w:rPr>
              <w:t>2.3.14</w:t>
            </w:r>
            <w:r>
              <w:rPr>
                <w:rFonts w:asciiTheme="minorHAnsi" w:eastAsiaTheme="minorEastAsia" w:hAnsiTheme="minorHAnsi" w:cstheme="minorBidi"/>
                <w:noProof/>
                <w:sz w:val="22"/>
                <w:szCs w:val="22"/>
                <w:lang w:val="fr-FR" w:eastAsia="fr-FR"/>
              </w:rPr>
              <w:tab/>
            </w:r>
            <w:r w:rsidRPr="00962048">
              <w:rPr>
                <w:rStyle w:val="Lienhypertexte"/>
                <w:noProof/>
              </w:rPr>
              <w:t>Business Ecosystem Component</w:t>
            </w:r>
            <w:r>
              <w:rPr>
                <w:noProof/>
                <w:webHidden/>
              </w:rPr>
              <w:tab/>
            </w:r>
            <w:r>
              <w:rPr>
                <w:noProof/>
                <w:webHidden/>
              </w:rPr>
              <w:fldChar w:fldCharType="begin"/>
            </w:r>
            <w:r>
              <w:rPr>
                <w:noProof/>
                <w:webHidden/>
              </w:rPr>
              <w:instrText xml:space="preserve"> PAGEREF _Toc498962944 \h </w:instrText>
            </w:r>
            <w:r>
              <w:rPr>
                <w:noProof/>
                <w:webHidden/>
              </w:rPr>
            </w:r>
            <w:r>
              <w:rPr>
                <w:noProof/>
                <w:webHidden/>
              </w:rPr>
              <w:fldChar w:fldCharType="separate"/>
            </w:r>
            <w:r>
              <w:rPr>
                <w:noProof/>
                <w:webHidden/>
              </w:rPr>
              <w:t>23</w:t>
            </w:r>
            <w:r>
              <w:rPr>
                <w:noProof/>
                <w:webHidden/>
              </w:rPr>
              <w:fldChar w:fldCharType="end"/>
            </w:r>
          </w:hyperlink>
        </w:p>
        <w:p w14:paraId="1B28DFE4" w14:textId="668E5FB2"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2945" w:history="1">
            <w:r w:rsidRPr="00962048">
              <w:rPr>
                <w:rStyle w:val="Lienhypertexte"/>
                <w:noProof/>
              </w:rPr>
              <w:t>2.3.15</w:t>
            </w:r>
            <w:r>
              <w:rPr>
                <w:rFonts w:asciiTheme="minorHAnsi" w:eastAsiaTheme="minorEastAsia" w:hAnsiTheme="minorHAnsi" w:cstheme="minorBidi"/>
                <w:noProof/>
                <w:sz w:val="22"/>
                <w:szCs w:val="22"/>
                <w:lang w:val="fr-FR" w:eastAsia="fr-FR"/>
              </w:rPr>
              <w:tab/>
            </w:r>
            <w:r w:rsidRPr="00962048">
              <w:rPr>
                <w:rStyle w:val="Lienhypertexte"/>
                <w:noProof/>
              </w:rPr>
              <w:t>Development Components</w:t>
            </w:r>
            <w:r>
              <w:rPr>
                <w:noProof/>
                <w:webHidden/>
              </w:rPr>
              <w:tab/>
            </w:r>
            <w:r>
              <w:rPr>
                <w:noProof/>
                <w:webHidden/>
              </w:rPr>
              <w:fldChar w:fldCharType="begin"/>
            </w:r>
            <w:r>
              <w:rPr>
                <w:noProof/>
                <w:webHidden/>
              </w:rPr>
              <w:instrText xml:space="preserve"> PAGEREF _Toc498962945 \h </w:instrText>
            </w:r>
            <w:r>
              <w:rPr>
                <w:noProof/>
                <w:webHidden/>
              </w:rPr>
            </w:r>
            <w:r>
              <w:rPr>
                <w:noProof/>
                <w:webHidden/>
              </w:rPr>
              <w:fldChar w:fldCharType="separate"/>
            </w:r>
            <w:r>
              <w:rPr>
                <w:noProof/>
                <w:webHidden/>
              </w:rPr>
              <w:t>23</w:t>
            </w:r>
            <w:r>
              <w:rPr>
                <w:noProof/>
                <w:webHidden/>
              </w:rPr>
              <w:fldChar w:fldCharType="end"/>
            </w:r>
          </w:hyperlink>
        </w:p>
        <w:p w14:paraId="0A21E428" w14:textId="6A8C1DA4"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2946" w:history="1">
            <w:r w:rsidRPr="00962048">
              <w:rPr>
                <w:rStyle w:val="Lienhypertexte"/>
                <w:noProof/>
              </w:rPr>
              <w:t>2.3.16</w:t>
            </w:r>
            <w:r>
              <w:rPr>
                <w:rFonts w:asciiTheme="minorHAnsi" w:eastAsiaTheme="minorEastAsia" w:hAnsiTheme="minorHAnsi" w:cstheme="minorBidi"/>
                <w:noProof/>
                <w:sz w:val="22"/>
                <w:szCs w:val="22"/>
                <w:lang w:val="fr-FR" w:eastAsia="fr-FR"/>
              </w:rPr>
              <w:tab/>
            </w:r>
            <w:r w:rsidRPr="00962048">
              <w:rPr>
                <w:rStyle w:val="Lienhypertexte"/>
                <w:noProof/>
              </w:rPr>
              <w:t>Monitoring Components</w:t>
            </w:r>
            <w:r>
              <w:rPr>
                <w:noProof/>
                <w:webHidden/>
              </w:rPr>
              <w:tab/>
            </w:r>
            <w:r>
              <w:rPr>
                <w:noProof/>
                <w:webHidden/>
              </w:rPr>
              <w:fldChar w:fldCharType="begin"/>
            </w:r>
            <w:r>
              <w:rPr>
                <w:noProof/>
                <w:webHidden/>
              </w:rPr>
              <w:instrText xml:space="preserve"> PAGEREF _Toc498962946 \h </w:instrText>
            </w:r>
            <w:r>
              <w:rPr>
                <w:noProof/>
                <w:webHidden/>
              </w:rPr>
            </w:r>
            <w:r>
              <w:rPr>
                <w:noProof/>
                <w:webHidden/>
              </w:rPr>
              <w:fldChar w:fldCharType="separate"/>
            </w:r>
            <w:r>
              <w:rPr>
                <w:noProof/>
                <w:webHidden/>
              </w:rPr>
              <w:t>24</w:t>
            </w:r>
            <w:r>
              <w:rPr>
                <w:noProof/>
                <w:webHidden/>
              </w:rPr>
              <w:fldChar w:fldCharType="end"/>
            </w:r>
          </w:hyperlink>
        </w:p>
        <w:p w14:paraId="513A7A18" w14:textId="37F63907"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2947" w:history="1">
            <w:r w:rsidRPr="00962048">
              <w:rPr>
                <w:rStyle w:val="Lienhypertexte"/>
                <w:noProof/>
              </w:rPr>
              <w:t>2.3.17</w:t>
            </w:r>
            <w:r>
              <w:rPr>
                <w:rFonts w:asciiTheme="minorHAnsi" w:eastAsiaTheme="minorEastAsia" w:hAnsiTheme="minorHAnsi" w:cstheme="minorBidi"/>
                <w:noProof/>
                <w:sz w:val="22"/>
                <w:szCs w:val="22"/>
                <w:lang w:val="fr-FR" w:eastAsia="fr-FR"/>
              </w:rPr>
              <w:tab/>
            </w:r>
            <w:r w:rsidRPr="00962048">
              <w:rPr>
                <w:rStyle w:val="Lienhypertexte"/>
                <w:noProof/>
              </w:rPr>
              <w:t>Poi Data Provider Component</w:t>
            </w:r>
            <w:r>
              <w:rPr>
                <w:noProof/>
                <w:webHidden/>
              </w:rPr>
              <w:tab/>
            </w:r>
            <w:r>
              <w:rPr>
                <w:noProof/>
                <w:webHidden/>
              </w:rPr>
              <w:fldChar w:fldCharType="begin"/>
            </w:r>
            <w:r>
              <w:rPr>
                <w:noProof/>
                <w:webHidden/>
              </w:rPr>
              <w:instrText xml:space="preserve"> PAGEREF _Toc498962947 \h </w:instrText>
            </w:r>
            <w:r>
              <w:rPr>
                <w:noProof/>
                <w:webHidden/>
              </w:rPr>
            </w:r>
            <w:r>
              <w:rPr>
                <w:noProof/>
                <w:webHidden/>
              </w:rPr>
              <w:fldChar w:fldCharType="separate"/>
            </w:r>
            <w:r>
              <w:rPr>
                <w:noProof/>
                <w:webHidden/>
              </w:rPr>
              <w:t>24</w:t>
            </w:r>
            <w:r>
              <w:rPr>
                <w:noProof/>
                <w:webHidden/>
              </w:rPr>
              <w:fldChar w:fldCharType="end"/>
            </w:r>
          </w:hyperlink>
        </w:p>
        <w:p w14:paraId="4B6AC0F6" w14:textId="75C782F9"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2948" w:history="1">
            <w:r w:rsidRPr="00962048">
              <w:rPr>
                <w:rStyle w:val="Lienhypertexte"/>
                <w:noProof/>
              </w:rPr>
              <w:t>2.3.18</w:t>
            </w:r>
            <w:r>
              <w:rPr>
                <w:rFonts w:asciiTheme="minorHAnsi" w:eastAsiaTheme="minorEastAsia" w:hAnsiTheme="minorHAnsi" w:cstheme="minorBidi"/>
                <w:noProof/>
                <w:sz w:val="22"/>
                <w:szCs w:val="22"/>
                <w:lang w:val="fr-FR" w:eastAsia="fr-FR"/>
              </w:rPr>
              <w:tab/>
            </w:r>
            <w:r w:rsidRPr="00962048">
              <w:rPr>
                <w:rStyle w:val="Lienhypertexte"/>
                <w:noProof/>
              </w:rPr>
              <w:t>GIS Data Provider Component</w:t>
            </w:r>
            <w:r>
              <w:rPr>
                <w:noProof/>
                <w:webHidden/>
              </w:rPr>
              <w:tab/>
            </w:r>
            <w:r>
              <w:rPr>
                <w:noProof/>
                <w:webHidden/>
              </w:rPr>
              <w:fldChar w:fldCharType="begin"/>
            </w:r>
            <w:r>
              <w:rPr>
                <w:noProof/>
                <w:webHidden/>
              </w:rPr>
              <w:instrText xml:space="preserve"> PAGEREF _Toc498962948 \h </w:instrText>
            </w:r>
            <w:r>
              <w:rPr>
                <w:noProof/>
                <w:webHidden/>
              </w:rPr>
            </w:r>
            <w:r>
              <w:rPr>
                <w:noProof/>
                <w:webHidden/>
              </w:rPr>
              <w:fldChar w:fldCharType="separate"/>
            </w:r>
            <w:r>
              <w:rPr>
                <w:noProof/>
                <w:webHidden/>
              </w:rPr>
              <w:t>24</w:t>
            </w:r>
            <w:r>
              <w:rPr>
                <w:noProof/>
                <w:webHidden/>
              </w:rPr>
              <w:fldChar w:fldCharType="end"/>
            </w:r>
          </w:hyperlink>
        </w:p>
        <w:p w14:paraId="597979D4" w14:textId="1E8D4CEE" w:rsidR="00751A5B" w:rsidRDefault="00751A5B">
          <w:pPr>
            <w:pStyle w:val="TM1"/>
            <w:tabs>
              <w:tab w:val="left" w:pos="660"/>
            </w:tabs>
            <w:rPr>
              <w:rFonts w:asciiTheme="minorHAnsi" w:eastAsiaTheme="minorEastAsia" w:hAnsiTheme="minorHAnsi" w:cstheme="minorBidi"/>
              <w:b w:val="0"/>
              <w:caps w:val="0"/>
              <w:noProof/>
              <w:sz w:val="22"/>
              <w:szCs w:val="22"/>
              <w:lang w:val="fr-FR" w:eastAsia="fr-FR"/>
            </w:rPr>
          </w:pPr>
          <w:hyperlink w:anchor="_Toc498962949" w:history="1">
            <w:r w:rsidRPr="00962048">
              <w:rPr>
                <w:rStyle w:val="Lienhypertexte"/>
                <w:noProof/>
              </w:rPr>
              <w:t>3</w:t>
            </w:r>
            <w:r>
              <w:rPr>
                <w:rFonts w:asciiTheme="minorHAnsi" w:eastAsiaTheme="minorEastAsia" w:hAnsiTheme="minorHAnsi" w:cstheme="minorBidi"/>
                <w:b w:val="0"/>
                <w:caps w:val="0"/>
                <w:noProof/>
                <w:sz w:val="22"/>
                <w:szCs w:val="22"/>
                <w:lang w:val="fr-FR" w:eastAsia="fr-FR"/>
              </w:rPr>
              <w:tab/>
            </w:r>
            <w:r w:rsidRPr="00962048">
              <w:rPr>
                <w:rStyle w:val="Lienhypertexte"/>
                <w:noProof/>
              </w:rPr>
              <w:t>Section 3 SYSTEM ARCHITECTURE DESIGN</w:t>
            </w:r>
            <w:r>
              <w:rPr>
                <w:noProof/>
                <w:webHidden/>
              </w:rPr>
              <w:tab/>
            </w:r>
            <w:r>
              <w:rPr>
                <w:noProof/>
                <w:webHidden/>
              </w:rPr>
              <w:fldChar w:fldCharType="begin"/>
            </w:r>
            <w:r>
              <w:rPr>
                <w:noProof/>
                <w:webHidden/>
              </w:rPr>
              <w:instrText xml:space="preserve"> PAGEREF _Toc498962949 \h </w:instrText>
            </w:r>
            <w:r>
              <w:rPr>
                <w:noProof/>
                <w:webHidden/>
              </w:rPr>
            </w:r>
            <w:r>
              <w:rPr>
                <w:noProof/>
                <w:webHidden/>
              </w:rPr>
              <w:fldChar w:fldCharType="separate"/>
            </w:r>
            <w:r>
              <w:rPr>
                <w:noProof/>
                <w:webHidden/>
              </w:rPr>
              <w:t>25</w:t>
            </w:r>
            <w:r>
              <w:rPr>
                <w:noProof/>
                <w:webHidden/>
              </w:rPr>
              <w:fldChar w:fldCharType="end"/>
            </w:r>
          </w:hyperlink>
        </w:p>
        <w:p w14:paraId="24439967" w14:textId="354BEFA0"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50" w:history="1">
            <w:r w:rsidRPr="00962048">
              <w:rPr>
                <w:rStyle w:val="Lienhypertexte"/>
                <w:noProof/>
              </w:rPr>
              <w:t>3.1</w:t>
            </w:r>
            <w:r>
              <w:rPr>
                <w:rFonts w:asciiTheme="minorHAnsi" w:eastAsiaTheme="minorEastAsia" w:hAnsiTheme="minorHAnsi" w:cstheme="minorBidi"/>
                <w:noProof/>
                <w:sz w:val="22"/>
                <w:szCs w:val="22"/>
                <w:lang w:val="fr-FR" w:eastAsia="fr-FR"/>
              </w:rPr>
              <w:tab/>
            </w:r>
            <w:r w:rsidRPr="00962048">
              <w:rPr>
                <w:rStyle w:val="Lienhypertexte"/>
                <w:noProof/>
              </w:rPr>
              <w:t>Docker Images Management Component</w:t>
            </w:r>
            <w:r>
              <w:rPr>
                <w:noProof/>
                <w:webHidden/>
              </w:rPr>
              <w:tab/>
            </w:r>
            <w:r>
              <w:rPr>
                <w:noProof/>
                <w:webHidden/>
              </w:rPr>
              <w:fldChar w:fldCharType="begin"/>
            </w:r>
            <w:r>
              <w:rPr>
                <w:noProof/>
                <w:webHidden/>
              </w:rPr>
              <w:instrText xml:space="preserve"> PAGEREF _Toc498962950 \h </w:instrText>
            </w:r>
            <w:r>
              <w:rPr>
                <w:noProof/>
                <w:webHidden/>
              </w:rPr>
            </w:r>
            <w:r>
              <w:rPr>
                <w:noProof/>
                <w:webHidden/>
              </w:rPr>
              <w:fldChar w:fldCharType="separate"/>
            </w:r>
            <w:r>
              <w:rPr>
                <w:noProof/>
                <w:webHidden/>
              </w:rPr>
              <w:t>25</w:t>
            </w:r>
            <w:r>
              <w:rPr>
                <w:noProof/>
                <w:webHidden/>
              </w:rPr>
              <w:fldChar w:fldCharType="end"/>
            </w:r>
          </w:hyperlink>
        </w:p>
        <w:p w14:paraId="5060C0A9" w14:textId="379AB1D5"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51" w:history="1">
            <w:r w:rsidRPr="00962048">
              <w:rPr>
                <w:rStyle w:val="Lienhypertexte"/>
                <w:noProof/>
              </w:rPr>
              <w:t>3.1.1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_Toc498962951 \h </w:instrText>
            </w:r>
            <w:r>
              <w:rPr>
                <w:noProof/>
                <w:webHidden/>
              </w:rPr>
            </w:r>
            <w:r>
              <w:rPr>
                <w:noProof/>
                <w:webHidden/>
              </w:rPr>
              <w:fldChar w:fldCharType="separate"/>
            </w:r>
            <w:r>
              <w:rPr>
                <w:noProof/>
                <w:webHidden/>
              </w:rPr>
              <w:t>25</w:t>
            </w:r>
            <w:r>
              <w:rPr>
                <w:noProof/>
                <w:webHidden/>
              </w:rPr>
              <w:fldChar w:fldCharType="end"/>
            </w:r>
          </w:hyperlink>
        </w:p>
        <w:p w14:paraId="2ACBEEBC" w14:textId="04239D41"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52" w:history="1">
            <w:r w:rsidRPr="00962048">
              <w:rPr>
                <w:rStyle w:val="Lienhypertexte"/>
                <w:noProof/>
              </w:rPr>
              <w:t>3.1.2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_Toc498962952 \h </w:instrText>
            </w:r>
            <w:r>
              <w:rPr>
                <w:noProof/>
                <w:webHidden/>
              </w:rPr>
            </w:r>
            <w:r>
              <w:rPr>
                <w:noProof/>
                <w:webHidden/>
              </w:rPr>
              <w:fldChar w:fldCharType="separate"/>
            </w:r>
            <w:r>
              <w:rPr>
                <w:noProof/>
                <w:webHidden/>
              </w:rPr>
              <w:t>25</w:t>
            </w:r>
            <w:r>
              <w:rPr>
                <w:noProof/>
                <w:webHidden/>
              </w:rPr>
              <w:fldChar w:fldCharType="end"/>
            </w:r>
          </w:hyperlink>
        </w:p>
        <w:p w14:paraId="6C9265E1" w14:textId="7860CE54"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53" w:history="1">
            <w:r w:rsidRPr="00962048">
              <w:rPr>
                <w:rStyle w:val="Lienhypertexte"/>
                <w:noProof/>
              </w:rPr>
              <w:t>3.1.3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_Toc498962953 \h </w:instrText>
            </w:r>
            <w:r>
              <w:rPr>
                <w:noProof/>
                <w:webHidden/>
              </w:rPr>
            </w:r>
            <w:r>
              <w:rPr>
                <w:noProof/>
                <w:webHidden/>
              </w:rPr>
              <w:fldChar w:fldCharType="separate"/>
            </w:r>
            <w:r>
              <w:rPr>
                <w:noProof/>
                <w:webHidden/>
              </w:rPr>
              <w:t>25</w:t>
            </w:r>
            <w:r>
              <w:rPr>
                <w:noProof/>
                <w:webHidden/>
              </w:rPr>
              <w:fldChar w:fldCharType="end"/>
            </w:r>
          </w:hyperlink>
        </w:p>
        <w:p w14:paraId="475B62CC" w14:textId="639B2054"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54" w:history="1">
            <w:r w:rsidRPr="00962048">
              <w:rPr>
                <w:rStyle w:val="Lienhypertexte"/>
                <w:noProof/>
              </w:rPr>
              <w:t>3.1.4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_Toc498962954 \h </w:instrText>
            </w:r>
            <w:r>
              <w:rPr>
                <w:noProof/>
                <w:webHidden/>
              </w:rPr>
            </w:r>
            <w:r>
              <w:rPr>
                <w:noProof/>
                <w:webHidden/>
              </w:rPr>
              <w:fldChar w:fldCharType="separate"/>
            </w:r>
            <w:r>
              <w:rPr>
                <w:noProof/>
                <w:webHidden/>
              </w:rPr>
              <w:t>25</w:t>
            </w:r>
            <w:r>
              <w:rPr>
                <w:noProof/>
                <w:webHidden/>
              </w:rPr>
              <w:fldChar w:fldCharType="end"/>
            </w:r>
          </w:hyperlink>
        </w:p>
        <w:p w14:paraId="17EA01E8" w14:textId="5DE3731A"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55" w:history="1">
            <w:r w:rsidRPr="00962048">
              <w:rPr>
                <w:rStyle w:val="Lienhypertexte"/>
                <w:noProof/>
              </w:rPr>
              <w:t>3.1.5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_Toc498962955 \h </w:instrText>
            </w:r>
            <w:r>
              <w:rPr>
                <w:noProof/>
                <w:webHidden/>
              </w:rPr>
            </w:r>
            <w:r>
              <w:rPr>
                <w:noProof/>
                <w:webHidden/>
              </w:rPr>
              <w:fldChar w:fldCharType="separate"/>
            </w:r>
            <w:r>
              <w:rPr>
                <w:noProof/>
                <w:webHidden/>
              </w:rPr>
              <w:t>25</w:t>
            </w:r>
            <w:r>
              <w:rPr>
                <w:noProof/>
                <w:webHidden/>
              </w:rPr>
              <w:fldChar w:fldCharType="end"/>
            </w:r>
          </w:hyperlink>
        </w:p>
        <w:p w14:paraId="0757D3F0" w14:textId="40B26D65"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56" w:history="1">
            <w:r w:rsidRPr="00962048">
              <w:rPr>
                <w:rStyle w:val="Lienhypertexte"/>
                <w:noProof/>
              </w:rPr>
              <w:t>3.2</w:t>
            </w:r>
            <w:r>
              <w:rPr>
                <w:rFonts w:asciiTheme="minorHAnsi" w:eastAsiaTheme="minorEastAsia" w:hAnsiTheme="minorHAnsi" w:cstheme="minorBidi"/>
                <w:noProof/>
                <w:sz w:val="22"/>
                <w:szCs w:val="22"/>
                <w:lang w:val="fr-FR" w:eastAsia="fr-FR"/>
              </w:rPr>
              <w:tab/>
            </w:r>
            <w:r w:rsidRPr="00962048">
              <w:rPr>
                <w:rStyle w:val="Lienhypertexte"/>
                <w:noProof/>
              </w:rPr>
              <w:t>Docker Swarm Manager Component</w:t>
            </w:r>
            <w:r>
              <w:rPr>
                <w:noProof/>
                <w:webHidden/>
              </w:rPr>
              <w:tab/>
            </w:r>
            <w:r>
              <w:rPr>
                <w:noProof/>
                <w:webHidden/>
              </w:rPr>
              <w:fldChar w:fldCharType="begin"/>
            </w:r>
            <w:r>
              <w:rPr>
                <w:noProof/>
                <w:webHidden/>
              </w:rPr>
              <w:instrText xml:space="preserve"> PAGEREF _Toc498962956 \h </w:instrText>
            </w:r>
            <w:r>
              <w:rPr>
                <w:noProof/>
                <w:webHidden/>
              </w:rPr>
            </w:r>
            <w:r>
              <w:rPr>
                <w:noProof/>
                <w:webHidden/>
              </w:rPr>
              <w:fldChar w:fldCharType="separate"/>
            </w:r>
            <w:r>
              <w:rPr>
                <w:noProof/>
                <w:webHidden/>
              </w:rPr>
              <w:t>25</w:t>
            </w:r>
            <w:r>
              <w:rPr>
                <w:noProof/>
                <w:webHidden/>
              </w:rPr>
              <w:fldChar w:fldCharType="end"/>
            </w:r>
          </w:hyperlink>
        </w:p>
        <w:p w14:paraId="4F6A4992" w14:textId="533E029B"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57" w:history="1">
            <w:r w:rsidRPr="00962048">
              <w:rPr>
                <w:rStyle w:val="Lienhypertexte"/>
                <w:noProof/>
              </w:rPr>
              <w:t>3.2.1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_Toc498962957 \h </w:instrText>
            </w:r>
            <w:r>
              <w:rPr>
                <w:noProof/>
                <w:webHidden/>
              </w:rPr>
            </w:r>
            <w:r>
              <w:rPr>
                <w:noProof/>
                <w:webHidden/>
              </w:rPr>
              <w:fldChar w:fldCharType="separate"/>
            </w:r>
            <w:r>
              <w:rPr>
                <w:noProof/>
                <w:webHidden/>
              </w:rPr>
              <w:t>26</w:t>
            </w:r>
            <w:r>
              <w:rPr>
                <w:noProof/>
                <w:webHidden/>
              </w:rPr>
              <w:fldChar w:fldCharType="end"/>
            </w:r>
          </w:hyperlink>
        </w:p>
        <w:p w14:paraId="3B954666" w14:textId="5B5907E2"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58" w:history="1">
            <w:r w:rsidRPr="00962048">
              <w:rPr>
                <w:rStyle w:val="Lienhypertexte"/>
                <w:noProof/>
              </w:rPr>
              <w:t>3.2.2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_Toc498962958 \h </w:instrText>
            </w:r>
            <w:r>
              <w:rPr>
                <w:noProof/>
                <w:webHidden/>
              </w:rPr>
            </w:r>
            <w:r>
              <w:rPr>
                <w:noProof/>
                <w:webHidden/>
              </w:rPr>
              <w:fldChar w:fldCharType="separate"/>
            </w:r>
            <w:r>
              <w:rPr>
                <w:noProof/>
                <w:webHidden/>
              </w:rPr>
              <w:t>26</w:t>
            </w:r>
            <w:r>
              <w:rPr>
                <w:noProof/>
                <w:webHidden/>
              </w:rPr>
              <w:fldChar w:fldCharType="end"/>
            </w:r>
          </w:hyperlink>
        </w:p>
        <w:p w14:paraId="68BA8128" w14:textId="21DDEC7B"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59" w:history="1">
            <w:r w:rsidRPr="00962048">
              <w:rPr>
                <w:rStyle w:val="Lienhypertexte"/>
                <w:noProof/>
              </w:rPr>
              <w:t>3.2.3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_Toc498962959 \h </w:instrText>
            </w:r>
            <w:r>
              <w:rPr>
                <w:noProof/>
                <w:webHidden/>
              </w:rPr>
            </w:r>
            <w:r>
              <w:rPr>
                <w:noProof/>
                <w:webHidden/>
              </w:rPr>
              <w:fldChar w:fldCharType="separate"/>
            </w:r>
            <w:r>
              <w:rPr>
                <w:noProof/>
                <w:webHidden/>
              </w:rPr>
              <w:t>26</w:t>
            </w:r>
            <w:r>
              <w:rPr>
                <w:noProof/>
                <w:webHidden/>
              </w:rPr>
              <w:fldChar w:fldCharType="end"/>
            </w:r>
          </w:hyperlink>
        </w:p>
        <w:p w14:paraId="55F9CE05" w14:textId="18C28427"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60" w:history="1">
            <w:r w:rsidRPr="00962048">
              <w:rPr>
                <w:rStyle w:val="Lienhypertexte"/>
                <w:noProof/>
              </w:rPr>
              <w:t>3.2.4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_Toc498962960 \h </w:instrText>
            </w:r>
            <w:r>
              <w:rPr>
                <w:noProof/>
                <w:webHidden/>
              </w:rPr>
            </w:r>
            <w:r>
              <w:rPr>
                <w:noProof/>
                <w:webHidden/>
              </w:rPr>
              <w:fldChar w:fldCharType="separate"/>
            </w:r>
            <w:r>
              <w:rPr>
                <w:noProof/>
                <w:webHidden/>
              </w:rPr>
              <w:t>26</w:t>
            </w:r>
            <w:r>
              <w:rPr>
                <w:noProof/>
                <w:webHidden/>
              </w:rPr>
              <w:fldChar w:fldCharType="end"/>
            </w:r>
          </w:hyperlink>
        </w:p>
        <w:p w14:paraId="6B6184A2" w14:textId="0E090843"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61" w:history="1">
            <w:r w:rsidRPr="00962048">
              <w:rPr>
                <w:rStyle w:val="Lienhypertexte"/>
                <w:noProof/>
              </w:rPr>
              <w:t>3.2.5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_Toc498962961 \h </w:instrText>
            </w:r>
            <w:r>
              <w:rPr>
                <w:noProof/>
                <w:webHidden/>
              </w:rPr>
            </w:r>
            <w:r>
              <w:rPr>
                <w:noProof/>
                <w:webHidden/>
              </w:rPr>
              <w:fldChar w:fldCharType="separate"/>
            </w:r>
            <w:r>
              <w:rPr>
                <w:noProof/>
                <w:webHidden/>
              </w:rPr>
              <w:t>26</w:t>
            </w:r>
            <w:r>
              <w:rPr>
                <w:noProof/>
                <w:webHidden/>
              </w:rPr>
              <w:fldChar w:fldCharType="end"/>
            </w:r>
          </w:hyperlink>
        </w:p>
        <w:p w14:paraId="172A2D7F" w14:textId="14C6EC20"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62" w:history="1">
            <w:r w:rsidRPr="00962048">
              <w:rPr>
                <w:rStyle w:val="Lienhypertexte"/>
                <w:noProof/>
              </w:rPr>
              <w:t>3.3</w:t>
            </w:r>
            <w:r>
              <w:rPr>
                <w:rFonts w:asciiTheme="minorHAnsi" w:eastAsiaTheme="minorEastAsia" w:hAnsiTheme="minorHAnsi" w:cstheme="minorBidi"/>
                <w:noProof/>
                <w:sz w:val="22"/>
                <w:szCs w:val="22"/>
                <w:lang w:val="fr-FR" w:eastAsia="fr-FR"/>
              </w:rPr>
              <w:tab/>
            </w:r>
            <w:r w:rsidRPr="00962048">
              <w:rPr>
                <w:rStyle w:val="Lienhypertexte"/>
                <w:noProof/>
              </w:rPr>
              <w:t>Security Component IDM GE</w:t>
            </w:r>
            <w:r>
              <w:rPr>
                <w:noProof/>
                <w:webHidden/>
              </w:rPr>
              <w:tab/>
            </w:r>
            <w:r>
              <w:rPr>
                <w:noProof/>
                <w:webHidden/>
              </w:rPr>
              <w:fldChar w:fldCharType="begin"/>
            </w:r>
            <w:r>
              <w:rPr>
                <w:noProof/>
                <w:webHidden/>
              </w:rPr>
              <w:instrText xml:space="preserve"> PAGEREF _Toc498962962 \h </w:instrText>
            </w:r>
            <w:r>
              <w:rPr>
                <w:noProof/>
                <w:webHidden/>
              </w:rPr>
            </w:r>
            <w:r>
              <w:rPr>
                <w:noProof/>
                <w:webHidden/>
              </w:rPr>
              <w:fldChar w:fldCharType="separate"/>
            </w:r>
            <w:r>
              <w:rPr>
                <w:noProof/>
                <w:webHidden/>
              </w:rPr>
              <w:t>26</w:t>
            </w:r>
            <w:r>
              <w:rPr>
                <w:noProof/>
                <w:webHidden/>
              </w:rPr>
              <w:fldChar w:fldCharType="end"/>
            </w:r>
          </w:hyperlink>
        </w:p>
        <w:p w14:paraId="48201151" w14:textId="3ED59F78"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63" w:history="1">
            <w:r w:rsidRPr="00962048">
              <w:rPr>
                <w:rStyle w:val="Lienhypertexte"/>
                <w:noProof/>
              </w:rPr>
              <w:t>3.3.1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_Toc498962963 \h </w:instrText>
            </w:r>
            <w:r>
              <w:rPr>
                <w:noProof/>
                <w:webHidden/>
              </w:rPr>
            </w:r>
            <w:r>
              <w:rPr>
                <w:noProof/>
                <w:webHidden/>
              </w:rPr>
              <w:fldChar w:fldCharType="separate"/>
            </w:r>
            <w:r>
              <w:rPr>
                <w:noProof/>
                <w:webHidden/>
              </w:rPr>
              <w:t>26</w:t>
            </w:r>
            <w:r>
              <w:rPr>
                <w:noProof/>
                <w:webHidden/>
              </w:rPr>
              <w:fldChar w:fldCharType="end"/>
            </w:r>
          </w:hyperlink>
        </w:p>
        <w:p w14:paraId="11452267" w14:textId="1E2B9FE8"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64" w:history="1">
            <w:r w:rsidRPr="00962048">
              <w:rPr>
                <w:rStyle w:val="Lienhypertexte"/>
                <w:noProof/>
              </w:rPr>
              <w:t>3.3.2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_Toc498962964 \h </w:instrText>
            </w:r>
            <w:r>
              <w:rPr>
                <w:noProof/>
                <w:webHidden/>
              </w:rPr>
            </w:r>
            <w:r>
              <w:rPr>
                <w:noProof/>
                <w:webHidden/>
              </w:rPr>
              <w:fldChar w:fldCharType="separate"/>
            </w:r>
            <w:r>
              <w:rPr>
                <w:noProof/>
                <w:webHidden/>
              </w:rPr>
              <w:t>27</w:t>
            </w:r>
            <w:r>
              <w:rPr>
                <w:noProof/>
                <w:webHidden/>
              </w:rPr>
              <w:fldChar w:fldCharType="end"/>
            </w:r>
          </w:hyperlink>
        </w:p>
        <w:p w14:paraId="244571F5" w14:textId="51079F1B"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65" w:history="1">
            <w:r w:rsidRPr="00962048">
              <w:rPr>
                <w:rStyle w:val="Lienhypertexte"/>
                <w:noProof/>
              </w:rPr>
              <w:t>3.3.3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_Toc498962965 \h </w:instrText>
            </w:r>
            <w:r>
              <w:rPr>
                <w:noProof/>
                <w:webHidden/>
              </w:rPr>
            </w:r>
            <w:r>
              <w:rPr>
                <w:noProof/>
                <w:webHidden/>
              </w:rPr>
              <w:fldChar w:fldCharType="separate"/>
            </w:r>
            <w:r>
              <w:rPr>
                <w:noProof/>
                <w:webHidden/>
              </w:rPr>
              <w:t>28</w:t>
            </w:r>
            <w:r>
              <w:rPr>
                <w:noProof/>
                <w:webHidden/>
              </w:rPr>
              <w:fldChar w:fldCharType="end"/>
            </w:r>
          </w:hyperlink>
        </w:p>
        <w:p w14:paraId="173181BF" w14:textId="3B54379D"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66" w:history="1">
            <w:r w:rsidRPr="00962048">
              <w:rPr>
                <w:rStyle w:val="Lienhypertexte"/>
                <w:noProof/>
              </w:rPr>
              <w:t>3.3.4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_Toc498962966 \h </w:instrText>
            </w:r>
            <w:r>
              <w:rPr>
                <w:noProof/>
                <w:webHidden/>
              </w:rPr>
            </w:r>
            <w:r>
              <w:rPr>
                <w:noProof/>
                <w:webHidden/>
              </w:rPr>
              <w:fldChar w:fldCharType="separate"/>
            </w:r>
            <w:r>
              <w:rPr>
                <w:noProof/>
                <w:webHidden/>
              </w:rPr>
              <w:t>28</w:t>
            </w:r>
            <w:r>
              <w:rPr>
                <w:noProof/>
                <w:webHidden/>
              </w:rPr>
              <w:fldChar w:fldCharType="end"/>
            </w:r>
          </w:hyperlink>
        </w:p>
        <w:p w14:paraId="614B49A3" w14:textId="0A278844"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67" w:history="1">
            <w:r w:rsidRPr="00962048">
              <w:rPr>
                <w:rStyle w:val="Lienhypertexte"/>
                <w:noProof/>
              </w:rPr>
              <w:t>3.3.5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_Toc498962967 \h </w:instrText>
            </w:r>
            <w:r>
              <w:rPr>
                <w:noProof/>
                <w:webHidden/>
              </w:rPr>
            </w:r>
            <w:r>
              <w:rPr>
                <w:noProof/>
                <w:webHidden/>
              </w:rPr>
              <w:fldChar w:fldCharType="separate"/>
            </w:r>
            <w:r>
              <w:rPr>
                <w:noProof/>
                <w:webHidden/>
              </w:rPr>
              <w:t>28</w:t>
            </w:r>
            <w:r>
              <w:rPr>
                <w:noProof/>
                <w:webHidden/>
              </w:rPr>
              <w:fldChar w:fldCharType="end"/>
            </w:r>
          </w:hyperlink>
        </w:p>
        <w:p w14:paraId="2054D679" w14:textId="5CD0B0C6"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68" w:history="1">
            <w:r w:rsidRPr="00962048">
              <w:rPr>
                <w:rStyle w:val="Lienhypertexte"/>
                <w:noProof/>
              </w:rPr>
              <w:t>3.4</w:t>
            </w:r>
            <w:r>
              <w:rPr>
                <w:rFonts w:asciiTheme="minorHAnsi" w:eastAsiaTheme="minorEastAsia" w:hAnsiTheme="minorHAnsi" w:cstheme="minorBidi"/>
                <w:noProof/>
                <w:sz w:val="22"/>
                <w:szCs w:val="22"/>
                <w:lang w:val="fr-FR" w:eastAsia="fr-FR"/>
              </w:rPr>
              <w:tab/>
            </w:r>
            <w:r w:rsidRPr="00962048">
              <w:rPr>
                <w:rStyle w:val="Lienhypertexte"/>
                <w:noProof/>
              </w:rPr>
              <w:t>Orion Context Broker Component</w:t>
            </w:r>
            <w:r>
              <w:rPr>
                <w:noProof/>
                <w:webHidden/>
              </w:rPr>
              <w:tab/>
            </w:r>
            <w:r>
              <w:rPr>
                <w:noProof/>
                <w:webHidden/>
              </w:rPr>
              <w:fldChar w:fldCharType="begin"/>
            </w:r>
            <w:r>
              <w:rPr>
                <w:noProof/>
                <w:webHidden/>
              </w:rPr>
              <w:instrText xml:space="preserve"> PAGEREF _Toc498962968 \h </w:instrText>
            </w:r>
            <w:r>
              <w:rPr>
                <w:noProof/>
                <w:webHidden/>
              </w:rPr>
            </w:r>
            <w:r>
              <w:rPr>
                <w:noProof/>
                <w:webHidden/>
              </w:rPr>
              <w:fldChar w:fldCharType="separate"/>
            </w:r>
            <w:r>
              <w:rPr>
                <w:noProof/>
                <w:webHidden/>
              </w:rPr>
              <w:t>28</w:t>
            </w:r>
            <w:r>
              <w:rPr>
                <w:noProof/>
                <w:webHidden/>
              </w:rPr>
              <w:fldChar w:fldCharType="end"/>
            </w:r>
          </w:hyperlink>
        </w:p>
        <w:p w14:paraId="71B494C7" w14:textId="16DAC7FC"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69" w:history="1">
            <w:r w:rsidRPr="00962048">
              <w:rPr>
                <w:rStyle w:val="Lienhypertexte"/>
                <w:noProof/>
              </w:rPr>
              <w:t>3.4.1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_Toc498962969 \h </w:instrText>
            </w:r>
            <w:r>
              <w:rPr>
                <w:noProof/>
                <w:webHidden/>
              </w:rPr>
            </w:r>
            <w:r>
              <w:rPr>
                <w:noProof/>
                <w:webHidden/>
              </w:rPr>
              <w:fldChar w:fldCharType="separate"/>
            </w:r>
            <w:r>
              <w:rPr>
                <w:noProof/>
                <w:webHidden/>
              </w:rPr>
              <w:t>29</w:t>
            </w:r>
            <w:r>
              <w:rPr>
                <w:noProof/>
                <w:webHidden/>
              </w:rPr>
              <w:fldChar w:fldCharType="end"/>
            </w:r>
          </w:hyperlink>
        </w:p>
        <w:p w14:paraId="37BC98AB" w14:textId="51BC9502"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70" w:history="1">
            <w:r w:rsidRPr="00962048">
              <w:rPr>
                <w:rStyle w:val="Lienhypertexte"/>
                <w:noProof/>
              </w:rPr>
              <w:t>3.4.2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_Toc498962970 \h </w:instrText>
            </w:r>
            <w:r>
              <w:rPr>
                <w:noProof/>
                <w:webHidden/>
              </w:rPr>
            </w:r>
            <w:r>
              <w:rPr>
                <w:noProof/>
                <w:webHidden/>
              </w:rPr>
              <w:fldChar w:fldCharType="separate"/>
            </w:r>
            <w:r>
              <w:rPr>
                <w:noProof/>
                <w:webHidden/>
              </w:rPr>
              <w:t>29</w:t>
            </w:r>
            <w:r>
              <w:rPr>
                <w:noProof/>
                <w:webHidden/>
              </w:rPr>
              <w:fldChar w:fldCharType="end"/>
            </w:r>
          </w:hyperlink>
        </w:p>
        <w:p w14:paraId="5939B40F" w14:textId="6E64850D"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71" w:history="1">
            <w:r w:rsidRPr="00962048">
              <w:rPr>
                <w:rStyle w:val="Lienhypertexte"/>
                <w:noProof/>
              </w:rPr>
              <w:t>3.4.3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_Toc498962971 \h </w:instrText>
            </w:r>
            <w:r>
              <w:rPr>
                <w:noProof/>
                <w:webHidden/>
              </w:rPr>
            </w:r>
            <w:r>
              <w:rPr>
                <w:noProof/>
                <w:webHidden/>
              </w:rPr>
              <w:fldChar w:fldCharType="separate"/>
            </w:r>
            <w:r>
              <w:rPr>
                <w:noProof/>
                <w:webHidden/>
              </w:rPr>
              <w:t>29</w:t>
            </w:r>
            <w:r>
              <w:rPr>
                <w:noProof/>
                <w:webHidden/>
              </w:rPr>
              <w:fldChar w:fldCharType="end"/>
            </w:r>
          </w:hyperlink>
        </w:p>
        <w:p w14:paraId="15BD786C" w14:textId="01E1F702"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72" w:history="1">
            <w:r w:rsidRPr="00962048">
              <w:rPr>
                <w:rStyle w:val="Lienhypertexte"/>
                <w:noProof/>
              </w:rPr>
              <w:t>3.4.4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_Toc498962972 \h </w:instrText>
            </w:r>
            <w:r>
              <w:rPr>
                <w:noProof/>
                <w:webHidden/>
              </w:rPr>
            </w:r>
            <w:r>
              <w:rPr>
                <w:noProof/>
                <w:webHidden/>
              </w:rPr>
              <w:fldChar w:fldCharType="separate"/>
            </w:r>
            <w:r>
              <w:rPr>
                <w:noProof/>
                <w:webHidden/>
              </w:rPr>
              <w:t>29</w:t>
            </w:r>
            <w:r>
              <w:rPr>
                <w:noProof/>
                <w:webHidden/>
              </w:rPr>
              <w:fldChar w:fldCharType="end"/>
            </w:r>
          </w:hyperlink>
        </w:p>
        <w:p w14:paraId="20C179F7" w14:textId="08D7150F"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73" w:history="1">
            <w:r w:rsidRPr="00962048">
              <w:rPr>
                <w:rStyle w:val="Lienhypertexte"/>
                <w:noProof/>
              </w:rPr>
              <w:t>3.4.5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_Toc498962973 \h </w:instrText>
            </w:r>
            <w:r>
              <w:rPr>
                <w:noProof/>
                <w:webHidden/>
              </w:rPr>
            </w:r>
            <w:r>
              <w:rPr>
                <w:noProof/>
                <w:webHidden/>
              </w:rPr>
              <w:fldChar w:fldCharType="separate"/>
            </w:r>
            <w:r>
              <w:rPr>
                <w:noProof/>
                <w:webHidden/>
              </w:rPr>
              <w:t>29</w:t>
            </w:r>
            <w:r>
              <w:rPr>
                <w:noProof/>
                <w:webHidden/>
              </w:rPr>
              <w:fldChar w:fldCharType="end"/>
            </w:r>
          </w:hyperlink>
        </w:p>
        <w:p w14:paraId="3970AB15" w14:textId="1B50464C"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74" w:history="1">
            <w:r w:rsidRPr="00962048">
              <w:rPr>
                <w:rStyle w:val="Lienhypertexte"/>
                <w:noProof/>
              </w:rPr>
              <w:t>3.5</w:t>
            </w:r>
            <w:r>
              <w:rPr>
                <w:rFonts w:asciiTheme="minorHAnsi" w:eastAsiaTheme="minorEastAsia" w:hAnsiTheme="minorHAnsi" w:cstheme="minorBidi"/>
                <w:noProof/>
                <w:sz w:val="22"/>
                <w:szCs w:val="22"/>
                <w:lang w:val="fr-FR" w:eastAsia="fr-FR"/>
              </w:rPr>
              <w:tab/>
            </w:r>
            <w:r w:rsidRPr="00962048">
              <w:rPr>
                <w:rStyle w:val="Lienhypertexte"/>
                <w:noProof/>
              </w:rPr>
              <w:t>MongoDB Component</w:t>
            </w:r>
            <w:r>
              <w:rPr>
                <w:noProof/>
                <w:webHidden/>
              </w:rPr>
              <w:tab/>
            </w:r>
            <w:r>
              <w:rPr>
                <w:noProof/>
                <w:webHidden/>
              </w:rPr>
              <w:fldChar w:fldCharType="begin"/>
            </w:r>
            <w:r>
              <w:rPr>
                <w:noProof/>
                <w:webHidden/>
              </w:rPr>
              <w:instrText xml:space="preserve"> PAGEREF _Toc498962974 \h </w:instrText>
            </w:r>
            <w:r>
              <w:rPr>
                <w:noProof/>
                <w:webHidden/>
              </w:rPr>
            </w:r>
            <w:r>
              <w:rPr>
                <w:noProof/>
                <w:webHidden/>
              </w:rPr>
              <w:fldChar w:fldCharType="separate"/>
            </w:r>
            <w:r>
              <w:rPr>
                <w:noProof/>
                <w:webHidden/>
              </w:rPr>
              <w:t>29</w:t>
            </w:r>
            <w:r>
              <w:rPr>
                <w:noProof/>
                <w:webHidden/>
              </w:rPr>
              <w:fldChar w:fldCharType="end"/>
            </w:r>
          </w:hyperlink>
        </w:p>
        <w:p w14:paraId="326020DE" w14:textId="7828537C"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75" w:history="1">
            <w:r w:rsidRPr="00962048">
              <w:rPr>
                <w:rStyle w:val="Lienhypertexte"/>
                <w:noProof/>
              </w:rPr>
              <w:t>3.5.1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_Toc498962975 \h </w:instrText>
            </w:r>
            <w:r>
              <w:rPr>
                <w:noProof/>
                <w:webHidden/>
              </w:rPr>
            </w:r>
            <w:r>
              <w:rPr>
                <w:noProof/>
                <w:webHidden/>
              </w:rPr>
              <w:fldChar w:fldCharType="separate"/>
            </w:r>
            <w:r>
              <w:rPr>
                <w:noProof/>
                <w:webHidden/>
              </w:rPr>
              <w:t>30</w:t>
            </w:r>
            <w:r>
              <w:rPr>
                <w:noProof/>
                <w:webHidden/>
              </w:rPr>
              <w:fldChar w:fldCharType="end"/>
            </w:r>
          </w:hyperlink>
        </w:p>
        <w:p w14:paraId="2CD9AF21" w14:textId="61893788"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76" w:history="1">
            <w:r w:rsidRPr="00962048">
              <w:rPr>
                <w:rStyle w:val="Lienhypertexte"/>
                <w:noProof/>
              </w:rPr>
              <w:t>3.5.2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_Toc498962976 \h </w:instrText>
            </w:r>
            <w:r>
              <w:rPr>
                <w:noProof/>
                <w:webHidden/>
              </w:rPr>
            </w:r>
            <w:r>
              <w:rPr>
                <w:noProof/>
                <w:webHidden/>
              </w:rPr>
              <w:fldChar w:fldCharType="separate"/>
            </w:r>
            <w:r>
              <w:rPr>
                <w:noProof/>
                <w:webHidden/>
              </w:rPr>
              <w:t>30</w:t>
            </w:r>
            <w:r>
              <w:rPr>
                <w:noProof/>
                <w:webHidden/>
              </w:rPr>
              <w:fldChar w:fldCharType="end"/>
            </w:r>
          </w:hyperlink>
        </w:p>
        <w:p w14:paraId="36204D98" w14:textId="3FA5074C"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77" w:history="1">
            <w:r w:rsidRPr="00962048">
              <w:rPr>
                <w:rStyle w:val="Lienhypertexte"/>
                <w:noProof/>
              </w:rPr>
              <w:t>3.5.3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_Toc498962977 \h </w:instrText>
            </w:r>
            <w:r>
              <w:rPr>
                <w:noProof/>
                <w:webHidden/>
              </w:rPr>
            </w:r>
            <w:r>
              <w:rPr>
                <w:noProof/>
                <w:webHidden/>
              </w:rPr>
              <w:fldChar w:fldCharType="separate"/>
            </w:r>
            <w:r>
              <w:rPr>
                <w:noProof/>
                <w:webHidden/>
              </w:rPr>
              <w:t>30</w:t>
            </w:r>
            <w:r>
              <w:rPr>
                <w:noProof/>
                <w:webHidden/>
              </w:rPr>
              <w:fldChar w:fldCharType="end"/>
            </w:r>
          </w:hyperlink>
        </w:p>
        <w:p w14:paraId="104D9A70" w14:textId="303839D5"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78" w:history="1">
            <w:r w:rsidRPr="00962048">
              <w:rPr>
                <w:rStyle w:val="Lienhypertexte"/>
                <w:noProof/>
              </w:rPr>
              <w:t>3.5.4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_Toc498962978 \h </w:instrText>
            </w:r>
            <w:r>
              <w:rPr>
                <w:noProof/>
                <w:webHidden/>
              </w:rPr>
            </w:r>
            <w:r>
              <w:rPr>
                <w:noProof/>
                <w:webHidden/>
              </w:rPr>
              <w:fldChar w:fldCharType="separate"/>
            </w:r>
            <w:r>
              <w:rPr>
                <w:noProof/>
                <w:webHidden/>
              </w:rPr>
              <w:t>30</w:t>
            </w:r>
            <w:r>
              <w:rPr>
                <w:noProof/>
                <w:webHidden/>
              </w:rPr>
              <w:fldChar w:fldCharType="end"/>
            </w:r>
          </w:hyperlink>
        </w:p>
        <w:p w14:paraId="0C2A627A" w14:textId="5E0DCEC7"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79" w:history="1">
            <w:r w:rsidRPr="00962048">
              <w:rPr>
                <w:rStyle w:val="Lienhypertexte"/>
                <w:noProof/>
              </w:rPr>
              <w:t>3.5.5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_Toc498962979 \h </w:instrText>
            </w:r>
            <w:r>
              <w:rPr>
                <w:noProof/>
                <w:webHidden/>
              </w:rPr>
            </w:r>
            <w:r>
              <w:rPr>
                <w:noProof/>
                <w:webHidden/>
              </w:rPr>
              <w:fldChar w:fldCharType="separate"/>
            </w:r>
            <w:r>
              <w:rPr>
                <w:noProof/>
                <w:webHidden/>
              </w:rPr>
              <w:t>30</w:t>
            </w:r>
            <w:r>
              <w:rPr>
                <w:noProof/>
                <w:webHidden/>
              </w:rPr>
              <w:fldChar w:fldCharType="end"/>
            </w:r>
          </w:hyperlink>
        </w:p>
        <w:p w14:paraId="5110A71B" w14:textId="1712C988"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80" w:history="1">
            <w:r w:rsidRPr="00962048">
              <w:rPr>
                <w:rStyle w:val="Lienhypertexte"/>
                <w:noProof/>
              </w:rPr>
              <w:t>3.6</w:t>
            </w:r>
            <w:r>
              <w:rPr>
                <w:rFonts w:asciiTheme="minorHAnsi" w:eastAsiaTheme="minorEastAsia" w:hAnsiTheme="minorHAnsi" w:cstheme="minorBidi"/>
                <w:noProof/>
                <w:sz w:val="22"/>
                <w:szCs w:val="22"/>
                <w:lang w:val="fr-FR" w:eastAsia="fr-FR"/>
              </w:rPr>
              <w:tab/>
            </w:r>
            <w:r w:rsidRPr="00962048">
              <w:rPr>
                <w:rStyle w:val="Lienhypertexte"/>
                <w:noProof/>
              </w:rPr>
              <w:t>Citus/PostgreSQL cluster Component</w:t>
            </w:r>
            <w:r>
              <w:rPr>
                <w:noProof/>
                <w:webHidden/>
              </w:rPr>
              <w:tab/>
            </w:r>
            <w:r>
              <w:rPr>
                <w:noProof/>
                <w:webHidden/>
              </w:rPr>
              <w:fldChar w:fldCharType="begin"/>
            </w:r>
            <w:r>
              <w:rPr>
                <w:noProof/>
                <w:webHidden/>
              </w:rPr>
              <w:instrText xml:space="preserve"> PAGEREF _Toc498962980 \h </w:instrText>
            </w:r>
            <w:r>
              <w:rPr>
                <w:noProof/>
                <w:webHidden/>
              </w:rPr>
            </w:r>
            <w:r>
              <w:rPr>
                <w:noProof/>
                <w:webHidden/>
              </w:rPr>
              <w:fldChar w:fldCharType="separate"/>
            </w:r>
            <w:r>
              <w:rPr>
                <w:noProof/>
                <w:webHidden/>
              </w:rPr>
              <w:t>30</w:t>
            </w:r>
            <w:r>
              <w:rPr>
                <w:noProof/>
                <w:webHidden/>
              </w:rPr>
              <w:fldChar w:fldCharType="end"/>
            </w:r>
          </w:hyperlink>
        </w:p>
        <w:p w14:paraId="06E786E9" w14:textId="3CA26271"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81" w:history="1">
            <w:r w:rsidRPr="00962048">
              <w:rPr>
                <w:rStyle w:val="Lienhypertexte"/>
                <w:noProof/>
              </w:rPr>
              <w:t>3.6.1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_Toc498962981 \h </w:instrText>
            </w:r>
            <w:r>
              <w:rPr>
                <w:noProof/>
                <w:webHidden/>
              </w:rPr>
            </w:r>
            <w:r>
              <w:rPr>
                <w:noProof/>
                <w:webHidden/>
              </w:rPr>
              <w:fldChar w:fldCharType="separate"/>
            </w:r>
            <w:r>
              <w:rPr>
                <w:noProof/>
                <w:webHidden/>
              </w:rPr>
              <w:t>30</w:t>
            </w:r>
            <w:r>
              <w:rPr>
                <w:noProof/>
                <w:webHidden/>
              </w:rPr>
              <w:fldChar w:fldCharType="end"/>
            </w:r>
          </w:hyperlink>
        </w:p>
        <w:p w14:paraId="7B2F52C9" w14:textId="40284CF2"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82" w:history="1">
            <w:r w:rsidRPr="00962048">
              <w:rPr>
                <w:rStyle w:val="Lienhypertexte"/>
                <w:noProof/>
              </w:rPr>
              <w:t>3.6.2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_Toc498962982 \h </w:instrText>
            </w:r>
            <w:r>
              <w:rPr>
                <w:noProof/>
                <w:webHidden/>
              </w:rPr>
            </w:r>
            <w:r>
              <w:rPr>
                <w:noProof/>
                <w:webHidden/>
              </w:rPr>
              <w:fldChar w:fldCharType="separate"/>
            </w:r>
            <w:r>
              <w:rPr>
                <w:noProof/>
                <w:webHidden/>
              </w:rPr>
              <w:t>30</w:t>
            </w:r>
            <w:r>
              <w:rPr>
                <w:noProof/>
                <w:webHidden/>
              </w:rPr>
              <w:fldChar w:fldCharType="end"/>
            </w:r>
          </w:hyperlink>
        </w:p>
        <w:p w14:paraId="6187E76C" w14:textId="48F0636E"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83" w:history="1">
            <w:r w:rsidRPr="00962048">
              <w:rPr>
                <w:rStyle w:val="Lienhypertexte"/>
                <w:noProof/>
              </w:rPr>
              <w:t>3.6.3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_Toc498962983 \h </w:instrText>
            </w:r>
            <w:r>
              <w:rPr>
                <w:noProof/>
                <w:webHidden/>
              </w:rPr>
            </w:r>
            <w:r>
              <w:rPr>
                <w:noProof/>
                <w:webHidden/>
              </w:rPr>
              <w:fldChar w:fldCharType="separate"/>
            </w:r>
            <w:r>
              <w:rPr>
                <w:noProof/>
                <w:webHidden/>
              </w:rPr>
              <w:t>30</w:t>
            </w:r>
            <w:r>
              <w:rPr>
                <w:noProof/>
                <w:webHidden/>
              </w:rPr>
              <w:fldChar w:fldCharType="end"/>
            </w:r>
          </w:hyperlink>
        </w:p>
        <w:p w14:paraId="35C6048F" w14:textId="56858E4F"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84" w:history="1">
            <w:r w:rsidRPr="00962048">
              <w:rPr>
                <w:rStyle w:val="Lienhypertexte"/>
                <w:noProof/>
              </w:rPr>
              <w:t>3.6.4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_Toc498962984 \h </w:instrText>
            </w:r>
            <w:r>
              <w:rPr>
                <w:noProof/>
                <w:webHidden/>
              </w:rPr>
            </w:r>
            <w:r>
              <w:rPr>
                <w:noProof/>
                <w:webHidden/>
              </w:rPr>
              <w:fldChar w:fldCharType="separate"/>
            </w:r>
            <w:r>
              <w:rPr>
                <w:noProof/>
                <w:webHidden/>
              </w:rPr>
              <w:t>30</w:t>
            </w:r>
            <w:r>
              <w:rPr>
                <w:noProof/>
                <w:webHidden/>
              </w:rPr>
              <w:fldChar w:fldCharType="end"/>
            </w:r>
          </w:hyperlink>
        </w:p>
        <w:p w14:paraId="08A9B220" w14:textId="670CC615"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85" w:history="1">
            <w:r w:rsidRPr="00962048">
              <w:rPr>
                <w:rStyle w:val="Lienhypertexte"/>
                <w:noProof/>
              </w:rPr>
              <w:t>3.6.5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_Toc498962985 \h </w:instrText>
            </w:r>
            <w:r>
              <w:rPr>
                <w:noProof/>
                <w:webHidden/>
              </w:rPr>
            </w:r>
            <w:r>
              <w:rPr>
                <w:noProof/>
                <w:webHidden/>
              </w:rPr>
              <w:fldChar w:fldCharType="separate"/>
            </w:r>
            <w:r>
              <w:rPr>
                <w:noProof/>
                <w:webHidden/>
              </w:rPr>
              <w:t>30</w:t>
            </w:r>
            <w:r>
              <w:rPr>
                <w:noProof/>
                <w:webHidden/>
              </w:rPr>
              <w:fldChar w:fldCharType="end"/>
            </w:r>
          </w:hyperlink>
        </w:p>
        <w:p w14:paraId="712336BC" w14:textId="227818A4"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86" w:history="1">
            <w:r w:rsidRPr="00962048">
              <w:rPr>
                <w:rStyle w:val="Lienhypertexte"/>
                <w:noProof/>
              </w:rPr>
              <w:t>3.7</w:t>
            </w:r>
            <w:r>
              <w:rPr>
                <w:rFonts w:asciiTheme="minorHAnsi" w:eastAsiaTheme="minorEastAsia" w:hAnsiTheme="minorHAnsi" w:cstheme="minorBidi"/>
                <w:noProof/>
                <w:sz w:val="22"/>
                <w:szCs w:val="22"/>
                <w:lang w:val="fr-FR" w:eastAsia="fr-FR"/>
              </w:rPr>
              <w:tab/>
            </w:r>
            <w:r w:rsidRPr="00962048">
              <w:rPr>
                <w:rStyle w:val="Lienhypertexte"/>
                <w:noProof/>
              </w:rPr>
              <w:t>Galera/MySQL cluster Component</w:t>
            </w:r>
            <w:r>
              <w:rPr>
                <w:noProof/>
                <w:webHidden/>
              </w:rPr>
              <w:tab/>
            </w:r>
            <w:r>
              <w:rPr>
                <w:noProof/>
                <w:webHidden/>
              </w:rPr>
              <w:fldChar w:fldCharType="begin"/>
            </w:r>
            <w:r>
              <w:rPr>
                <w:noProof/>
                <w:webHidden/>
              </w:rPr>
              <w:instrText xml:space="preserve"> PAGEREF _Toc498962986 \h </w:instrText>
            </w:r>
            <w:r>
              <w:rPr>
                <w:noProof/>
                <w:webHidden/>
              </w:rPr>
            </w:r>
            <w:r>
              <w:rPr>
                <w:noProof/>
                <w:webHidden/>
              </w:rPr>
              <w:fldChar w:fldCharType="separate"/>
            </w:r>
            <w:r>
              <w:rPr>
                <w:noProof/>
                <w:webHidden/>
              </w:rPr>
              <w:t>30</w:t>
            </w:r>
            <w:r>
              <w:rPr>
                <w:noProof/>
                <w:webHidden/>
              </w:rPr>
              <w:fldChar w:fldCharType="end"/>
            </w:r>
          </w:hyperlink>
        </w:p>
        <w:p w14:paraId="6EF7C494" w14:textId="3B5CC261"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87" w:history="1">
            <w:r w:rsidRPr="00962048">
              <w:rPr>
                <w:rStyle w:val="Lienhypertexte"/>
                <w:noProof/>
              </w:rPr>
              <w:t>3.7.1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_Toc498962987 \h </w:instrText>
            </w:r>
            <w:r>
              <w:rPr>
                <w:noProof/>
                <w:webHidden/>
              </w:rPr>
            </w:r>
            <w:r>
              <w:rPr>
                <w:noProof/>
                <w:webHidden/>
              </w:rPr>
              <w:fldChar w:fldCharType="separate"/>
            </w:r>
            <w:r>
              <w:rPr>
                <w:noProof/>
                <w:webHidden/>
              </w:rPr>
              <w:t>31</w:t>
            </w:r>
            <w:r>
              <w:rPr>
                <w:noProof/>
                <w:webHidden/>
              </w:rPr>
              <w:fldChar w:fldCharType="end"/>
            </w:r>
          </w:hyperlink>
        </w:p>
        <w:p w14:paraId="323D4C64" w14:textId="4F1641AB"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88" w:history="1">
            <w:r w:rsidRPr="00962048">
              <w:rPr>
                <w:rStyle w:val="Lienhypertexte"/>
                <w:noProof/>
              </w:rPr>
              <w:t>3.7.2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_Toc498962988 \h </w:instrText>
            </w:r>
            <w:r>
              <w:rPr>
                <w:noProof/>
                <w:webHidden/>
              </w:rPr>
            </w:r>
            <w:r>
              <w:rPr>
                <w:noProof/>
                <w:webHidden/>
              </w:rPr>
              <w:fldChar w:fldCharType="separate"/>
            </w:r>
            <w:r>
              <w:rPr>
                <w:noProof/>
                <w:webHidden/>
              </w:rPr>
              <w:t>31</w:t>
            </w:r>
            <w:r>
              <w:rPr>
                <w:noProof/>
                <w:webHidden/>
              </w:rPr>
              <w:fldChar w:fldCharType="end"/>
            </w:r>
          </w:hyperlink>
        </w:p>
        <w:p w14:paraId="74A85E15" w14:textId="3F57826A"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89" w:history="1">
            <w:r w:rsidRPr="00962048">
              <w:rPr>
                <w:rStyle w:val="Lienhypertexte"/>
                <w:noProof/>
              </w:rPr>
              <w:t>3.7.3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_Toc498962989 \h </w:instrText>
            </w:r>
            <w:r>
              <w:rPr>
                <w:noProof/>
                <w:webHidden/>
              </w:rPr>
            </w:r>
            <w:r>
              <w:rPr>
                <w:noProof/>
                <w:webHidden/>
              </w:rPr>
              <w:fldChar w:fldCharType="separate"/>
            </w:r>
            <w:r>
              <w:rPr>
                <w:noProof/>
                <w:webHidden/>
              </w:rPr>
              <w:t>31</w:t>
            </w:r>
            <w:r>
              <w:rPr>
                <w:noProof/>
                <w:webHidden/>
              </w:rPr>
              <w:fldChar w:fldCharType="end"/>
            </w:r>
          </w:hyperlink>
        </w:p>
        <w:p w14:paraId="7A2E4FF3" w14:textId="4D017D2B"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90" w:history="1">
            <w:r w:rsidRPr="00962048">
              <w:rPr>
                <w:rStyle w:val="Lienhypertexte"/>
                <w:noProof/>
              </w:rPr>
              <w:t>3.7.4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_Toc498962990 \h </w:instrText>
            </w:r>
            <w:r>
              <w:rPr>
                <w:noProof/>
                <w:webHidden/>
              </w:rPr>
            </w:r>
            <w:r>
              <w:rPr>
                <w:noProof/>
                <w:webHidden/>
              </w:rPr>
              <w:fldChar w:fldCharType="separate"/>
            </w:r>
            <w:r>
              <w:rPr>
                <w:noProof/>
                <w:webHidden/>
              </w:rPr>
              <w:t>31</w:t>
            </w:r>
            <w:r>
              <w:rPr>
                <w:noProof/>
                <w:webHidden/>
              </w:rPr>
              <w:fldChar w:fldCharType="end"/>
            </w:r>
          </w:hyperlink>
        </w:p>
        <w:p w14:paraId="5DBE1516" w14:textId="1932ED7D"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91" w:history="1">
            <w:r w:rsidRPr="00962048">
              <w:rPr>
                <w:rStyle w:val="Lienhypertexte"/>
                <w:noProof/>
              </w:rPr>
              <w:t>3.7.5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_Toc498962991 \h </w:instrText>
            </w:r>
            <w:r>
              <w:rPr>
                <w:noProof/>
                <w:webHidden/>
              </w:rPr>
            </w:r>
            <w:r>
              <w:rPr>
                <w:noProof/>
                <w:webHidden/>
              </w:rPr>
              <w:fldChar w:fldCharType="separate"/>
            </w:r>
            <w:r>
              <w:rPr>
                <w:noProof/>
                <w:webHidden/>
              </w:rPr>
              <w:t>31</w:t>
            </w:r>
            <w:r>
              <w:rPr>
                <w:noProof/>
                <w:webHidden/>
              </w:rPr>
              <w:fldChar w:fldCharType="end"/>
            </w:r>
          </w:hyperlink>
        </w:p>
        <w:p w14:paraId="603BD7EA" w14:textId="2EF161CB"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92" w:history="1">
            <w:r w:rsidRPr="00962048">
              <w:rPr>
                <w:rStyle w:val="Lienhypertexte"/>
                <w:noProof/>
              </w:rPr>
              <w:t>3.8</w:t>
            </w:r>
            <w:r>
              <w:rPr>
                <w:rFonts w:asciiTheme="minorHAnsi" w:eastAsiaTheme="minorEastAsia" w:hAnsiTheme="minorHAnsi" w:cstheme="minorBidi"/>
                <w:noProof/>
                <w:sz w:val="22"/>
                <w:szCs w:val="22"/>
                <w:lang w:val="fr-FR" w:eastAsia="fr-FR"/>
              </w:rPr>
              <w:tab/>
            </w:r>
            <w:r w:rsidRPr="00962048">
              <w:rPr>
                <w:rStyle w:val="Lienhypertexte"/>
                <w:noProof/>
              </w:rPr>
              <w:t>Cosmos Big Data Analytics Component</w:t>
            </w:r>
            <w:r>
              <w:rPr>
                <w:noProof/>
                <w:webHidden/>
              </w:rPr>
              <w:tab/>
            </w:r>
            <w:r>
              <w:rPr>
                <w:noProof/>
                <w:webHidden/>
              </w:rPr>
              <w:fldChar w:fldCharType="begin"/>
            </w:r>
            <w:r>
              <w:rPr>
                <w:noProof/>
                <w:webHidden/>
              </w:rPr>
              <w:instrText xml:space="preserve"> PAGEREF _Toc498962992 \h </w:instrText>
            </w:r>
            <w:r>
              <w:rPr>
                <w:noProof/>
                <w:webHidden/>
              </w:rPr>
            </w:r>
            <w:r>
              <w:rPr>
                <w:noProof/>
                <w:webHidden/>
              </w:rPr>
              <w:fldChar w:fldCharType="separate"/>
            </w:r>
            <w:r>
              <w:rPr>
                <w:noProof/>
                <w:webHidden/>
              </w:rPr>
              <w:t>31</w:t>
            </w:r>
            <w:r>
              <w:rPr>
                <w:noProof/>
                <w:webHidden/>
              </w:rPr>
              <w:fldChar w:fldCharType="end"/>
            </w:r>
          </w:hyperlink>
        </w:p>
        <w:p w14:paraId="72D70D90" w14:textId="0015B747"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93" w:history="1">
            <w:r w:rsidRPr="00962048">
              <w:rPr>
                <w:rStyle w:val="Lienhypertexte"/>
                <w:noProof/>
              </w:rPr>
              <w:t>3.8.1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_Toc498962993 \h </w:instrText>
            </w:r>
            <w:r>
              <w:rPr>
                <w:noProof/>
                <w:webHidden/>
              </w:rPr>
            </w:r>
            <w:r>
              <w:rPr>
                <w:noProof/>
                <w:webHidden/>
              </w:rPr>
              <w:fldChar w:fldCharType="separate"/>
            </w:r>
            <w:r>
              <w:rPr>
                <w:noProof/>
                <w:webHidden/>
              </w:rPr>
              <w:t>31</w:t>
            </w:r>
            <w:r>
              <w:rPr>
                <w:noProof/>
                <w:webHidden/>
              </w:rPr>
              <w:fldChar w:fldCharType="end"/>
            </w:r>
          </w:hyperlink>
        </w:p>
        <w:p w14:paraId="3F303A2F" w14:textId="67CCEC32"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94" w:history="1">
            <w:r w:rsidRPr="00962048">
              <w:rPr>
                <w:rStyle w:val="Lienhypertexte"/>
                <w:noProof/>
              </w:rPr>
              <w:t>3.8.2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_Toc498962994 \h </w:instrText>
            </w:r>
            <w:r>
              <w:rPr>
                <w:noProof/>
                <w:webHidden/>
              </w:rPr>
            </w:r>
            <w:r>
              <w:rPr>
                <w:noProof/>
                <w:webHidden/>
              </w:rPr>
              <w:fldChar w:fldCharType="separate"/>
            </w:r>
            <w:r>
              <w:rPr>
                <w:noProof/>
                <w:webHidden/>
              </w:rPr>
              <w:t>31</w:t>
            </w:r>
            <w:r>
              <w:rPr>
                <w:noProof/>
                <w:webHidden/>
              </w:rPr>
              <w:fldChar w:fldCharType="end"/>
            </w:r>
          </w:hyperlink>
        </w:p>
        <w:p w14:paraId="3834F411" w14:textId="7E4FCDEF"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95" w:history="1">
            <w:r w:rsidRPr="00962048">
              <w:rPr>
                <w:rStyle w:val="Lienhypertexte"/>
                <w:noProof/>
              </w:rPr>
              <w:t>3.8.3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_Toc498962995 \h </w:instrText>
            </w:r>
            <w:r>
              <w:rPr>
                <w:noProof/>
                <w:webHidden/>
              </w:rPr>
            </w:r>
            <w:r>
              <w:rPr>
                <w:noProof/>
                <w:webHidden/>
              </w:rPr>
              <w:fldChar w:fldCharType="separate"/>
            </w:r>
            <w:r>
              <w:rPr>
                <w:noProof/>
                <w:webHidden/>
              </w:rPr>
              <w:t>31</w:t>
            </w:r>
            <w:r>
              <w:rPr>
                <w:noProof/>
                <w:webHidden/>
              </w:rPr>
              <w:fldChar w:fldCharType="end"/>
            </w:r>
          </w:hyperlink>
        </w:p>
        <w:p w14:paraId="62840598" w14:textId="2D2EFF36"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96" w:history="1">
            <w:r w:rsidRPr="00962048">
              <w:rPr>
                <w:rStyle w:val="Lienhypertexte"/>
                <w:noProof/>
              </w:rPr>
              <w:t>3.8.4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_Toc498962996 \h </w:instrText>
            </w:r>
            <w:r>
              <w:rPr>
                <w:noProof/>
                <w:webHidden/>
              </w:rPr>
            </w:r>
            <w:r>
              <w:rPr>
                <w:noProof/>
                <w:webHidden/>
              </w:rPr>
              <w:fldChar w:fldCharType="separate"/>
            </w:r>
            <w:r>
              <w:rPr>
                <w:noProof/>
                <w:webHidden/>
              </w:rPr>
              <w:t>31</w:t>
            </w:r>
            <w:r>
              <w:rPr>
                <w:noProof/>
                <w:webHidden/>
              </w:rPr>
              <w:fldChar w:fldCharType="end"/>
            </w:r>
          </w:hyperlink>
        </w:p>
        <w:p w14:paraId="7DD774C0" w14:textId="0AB547E3"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97" w:history="1">
            <w:r w:rsidRPr="00962048">
              <w:rPr>
                <w:rStyle w:val="Lienhypertexte"/>
                <w:noProof/>
              </w:rPr>
              <w:t>3.8.5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_Toc498962997 \h </w:instrText>
            </w:r>
            <w:r>
              <w:rPr>
                <w:noProof/>
                <w:webHidden/>
              </w:rPr>
            </w:r>
            <w:r>
              <w:rPr>
                <w:noProof/>
                <w:webHidden/>
              </w:rPr>
              <w:fldChar w:fldCharType="separate"/>
            </w:r>
            <w:r>
              <w:rPr>
                <w:noProof/>
                <w:webHidden/>
              </w:rPr>
              <w:t>31</w:t>
            </w:r>
            <w:r>
              <w:rPr>
                <w:noProof/>
                <w:webHidden/>
              </w:rPr>
              <w:fldChar w:fldCharType="end"/>
            </w:r>
          </w:hyperlink>
        </w:p>
        <w:p w14:paraId="4DA6F677" w14:textId="2CA71C27"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2998" w:history="1">
            <w:r w:rsidRPr="00962048">
              <w:rPr>
                <w:rStyle w:val="Lienhypertexte"/>
                <w:noProof/>
              </w:rPr>
              <w:t>3.9</w:t>
            </w:r>
            <w:r>
              <w:rPr>
                <w:rFonts w:asciiTheme="minorHAnsi" w:eastAsiaTheme="minorEastAsia" w:hAnsiTheme="minorHAnsi" w:cstheme="minorBidi"/>
                <w:noProof/>
                <w:sz w:val="22"/>
                <w:szCs w:val="22"/>
                <w:lang w:val="fr-FR" w:eastAsia="fr-FR"/>
              </w:rPr>
              <w:tab/>
            </w:r>
            <w:r w:rsidRPr="00962048">
              <w:rPr>
                <w:rStyle w:val="Lienhypertexte"/>
                <w:noProof/>
              </w:rPr>
              <w:t>Knowage Analytics Component</w:t>
            </w:r>
            <w:r>
              <w:rPr>
                <w:noProof/>
                <w:webHidden/>
              </w:rPr>
              <w:tab/>
            </w:r>
            <w:r>
              <w:rPr>
                <w:noProof/>
                <w:webHidden/>
              </w:rPr>
              <w:fldChar w:fldCharType="begin"/>
            </w:r>
            <w:r>
              <w:rPr>
                <w:noProof/>
                <w:webHidden/>
              </w:rPr>
              <w:instrText xml:space="preserve"> PAGEREF _Toc498962998 \h </w:instrText>
            </w:r>
            <w:r>
              <w:rPr>
                <w:noProof/>
                <w:webHidden/>
              </w:rPr>
            </w:r>
            <w:r>
              <w:rPr>
                <w:noProof/>
                <w:webHidden/>
              </w:rPr>
              <w:fldChar w:fldCharType="separate"/>
            </w:r>
            <w:r>
              <w:rPr>
                <w:noProof/>
                <w:webHidden/>
              </w:rPr>
              <w:t>31</w:t>
            </w:r>
            <w:r>
              <w:rPr>
                <w:noProof/>
                <w:webHidden/>
              </w:rPr>
              <w:fldChar w:fldCharType="end"/>
            </w:r>
          </w:hyperlink>
        </w:p>
        <w:p w14:paraId="194A11DE" w14:textId="64DDF264"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2999" w:history="1">
            <w:r w:rsidRPr="00962048">
              <w:rPr>
                <w:rStyle w:val="Lienhypertexte"/>
                <w:noProof/>
              </w:rPr>
              <w:t>3.9.1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_Toc498962999 \h </w:instrText>
            </w:r>
            <w:r>
              <w:rPr>
                <w:noProof/>
                <w:webHidden/>
              </w:rPr>
            </w:r>
            <w:r>
              <w:rPr>
                <w:noProof/>
                <w:webHidden/>
              </w:rPr>
              <w:fldChar w:fldCharType="separate"/>
            </w:r>
            <w:r>
              <w:rPr>
                <w:noProof/>
                <w:webHidden/>
              </w:rPr>
              <w:t>31</w:t>
            </w:r>
            <w:r>
              <w:rPr>
                <w:noProof/>
                <w:webHidden/>
              </w:rPr>
              <w:fldChar w:fldCharType="end"/>
            </w:r>
          </w:hyperlink>
        </w:p>
        <w:p w14:paraId="499C34EF" w14:textId="6FF79CF2"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00" w:history="1">
            <w:r w:rsidRPr="00962048">
              <w:rPr>
                <w:rStyle w:val="Lienhypertexte"/>
                <w:noProof/>
              </w:rPr>
              <w:t>3.9.2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_Toc498963000 \h </w:instrText>
            </w:r>
            <w:r>
              <w:rPr>
                <w:noProof/>
                <w:webHidden/>
              </w:rPr>
            </w:r>
            <w:r>
              <w:rPr>
                <w:noProof/>
                <w:webHidden/>
              </w:rPr>
              <w:fldChar w:fldCharType="separate"/>
            </w:r>
            <w:r>
              <w:rPr>
                <w:noProof/>
                <w:webHidden/>
              </w:rPr>
              <w:t>31</w:t>
            </w:r>
            <w:r>
              <w:rPr>
                <w:noProof/>
                <w:webHidden/>
              </w:rPr>
              <w:fldChar w:fldCharType="end"/>
            </w:r>
          </w:hyperlink>
        </w:p>
        <w:p w14:paraId="08A79303" w14:textId="5F575800"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01" w:history="1">
            <w:r w:rsidRPr="00962048">
              <w:rPr>
                <w:rStyle w:val="Lienhypertexte"/>
                <w:noProof/>
              </w:rPr>
              <w:t>3.9.3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_Toc498963001 \h </w:instrText>
            </w:r>
            <w:r>
              <w:rPr>
                <w:noProof/>
                <w:webHidden/>
              </w:rPr>
            </w:r>
            <w:r>
              <w:rPr>
                <w:noProof/>
                <w:webHidden/>
              </w:rPr>
              <w:fldChar w:fldCharType="separate"/>
            </w:r>
            <w:r>
              <w:rPr>
                <w:noProof/>
                <w:webHidden/>
              </w:rPr>
              <w:t>31</w:t>
            </w:r>
            <w:r>
              <w:rPr>
                <w:noProof/>
                <w:webHidden/>
              </w:rPr>
              <w:fldChar w:fldCharType="end"/>
            </w:r>
          </w:hyperlink>
        </w:p>
        <w:p w14:paraId="1FBF99EE" w14:textId="02D77DB5"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02" w:history="1">
            <w:r w:rsidRPr="00962048">
              <w:rPr>
                <w:rStyle w:val="Lienhypertexte"/>
                <w:noProof/>
              </w:rPr>
              <w:t>3.9.4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_Toc498963002 \h </w:instrText>
            </w:r>
            <w:r>
              <w:rPr>
                <w:noProof/>
                <w:webHidden/>
              </w:rPr>
            </w:r>
            <w:r>
              <w:rPr>
                <w:noProof/>
                <w:webHidden/>
              </w:rPr>
              <w:fldChar w:fldCharType="separate"/>
            </w:r>
            <w:r>
              <w:rPr>
                <w:noProof/>
                <w:webHidden/>
              </w:rPr>
              <w:t>31</w:t>
            </w:r>
            <w:r>
              <w:rPr>
                <w:noProof/>
                <w:webHidden/>
              </w:rPr>
              <w:fldChar w:fldCharType="end"/>
            </w:r>
          </w:hyperlink>
        </w:p>
        <w:p w14:paraId="14811003" w14:textId="327780DD"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03" w:history="1">
            <w:r w:rsidRPr="00962048">
              <w:rPr>
                <w:rStyle w:val="Lienhypertexte"/>
                <w:noProof/>
              </w:rPr>
              <w:t>3.9.5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_Toc498963003 \h </w:instrText>
            </w:r>
            <w:r>
              <w:rPr>
                <w:noProof/>
                <w:webHidden/>
              </w:rPr>
            </w:r>
            <w:r>
              <w:rPr>
                <w:noProof/>
                <w:webHidden/>
              </w:rPr>
              <w:fldChar w:fldCharType="separate"/>
            </w:r>
            <w:r>
              <w:rPr>
                <w:noProof/>
                <w:webHidden/>
              </w:rPr>
              <w:t>31</w:t>
            </w:r>
            <w:r>
              <w:rPr>
                <w:noProof/>
                <w:webHidden/>
              </w:rPr>
              <w:fldChar w:fldCharType="end"/>
            </w:r>
          </w:hyperlink>
        </w:p>
        <w:p w14:paraId="365000AF" w14:textId="16976CF4"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04" w:history="1">
            <w:r w:rsidRPr="00962048">
              <w:rPr>
                <w:rStyle w:val="Lienhypertexte"/>
                <w:noProof/>
              </w:rPr>
              <w:t>3.10</w:t>
            </w:r>
            <w:r>
              <w:rPr>
                <w:rFonts w:asciiTheme="minorHAnsi" w:eastAsiaTheme="minorEastAsia" w:hAnsiTheme="minorHAnsi" w:cstheme="minorBidi"/>
                <w:noProof/>
                <w:sz w:val="22"/>
                <w:szCs w:val="22"/>
                <w:lang w:val="fr-FR" w:eastAsia="fr-FR"/>
              </w:rPr>
              <w:tab/>
            </w:r>
            <w:r w:rsidRPr="00962048">
              <w:rPr>
                <w:rStyle w:val="Lienhypertexte"/>
                <w:noProof/>
              </w:rPr>
              <w:t>CKAN Open Data Component</w:t>
            </w:r>
            <w:r>
              <w:rPr>
                <w:noProof/>
                <w:webHidden/>
              </w:rPr>
              <w:tab/>
            </w:r>
            <w:r>
              <w:rPr>
                <w:noProof/>
                <w:webHidden/>
              </w:rPr>
              <w:fldChar w:fldCharType="begin"/>
            </w:r>
            <w:r>
              <w:rPr>
                <w:noProof/>
                <w:webHidden/>
              </w:rPr>
              <w:instrText xml:space="preserve"> PAGEREF _Toc498963004 \h </w:instrText>
            </w:r>
            <w:r>
              <w:rPr>
                <w:noProof/>
                <w:webHidden/>
              </w:rPr>
            </w:r>
            <w:r>
              <w:rPr>
                <w:noProof/>
                <w:webHidden/>
              </w:rPr>
              <w:fldChar w:fldCharType="separate"/>
            </w:r>
            <w:r>
              <w:rPr>
                <w:noProof/>
                <w:webHidden/>
              </w:rPr>
              <w:t>31</w:t>
            </w:r>
            <w:r>
              <w:rPr>
                <w:noProof/>
                <w:webHidden/>
              </w:rPr>
              <w:fldChar w:fldCharType="end"/>
            </w:r>
          </w:hyperlink>
        </w:p>
        <w:p w14:paraId="3636F8E4" w14:textId="4E6C5EE4"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05" w:history="1">
            <w:r w:rsidRPr="00962048">
              <w:rPr>
                <w:rStyle w:val="Lienhypertexte"/>
                <w:noProof/>
              </w:rPr>
              <w:t>3.10.1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_Toc498963005 \h </w:instrText>
            </w:r>
            <w:r>
              <w:rPr>
                <w:noProof/>
                <w:webHidden/>
              </w:rPr>
            </w:r>
            <w:r>
              <w:rPr>
                <w:noProof/>
                <w:webHidden/>
              </w:rPr>
              <w:fldChar w:fldCharType="separate"/>
            </w:r>
            <w:r>
              <w:rPr>
                <w:noProof/>
                <w:webHidden/>
              </w:rPr>
              <w:t>31</w:t>
            </w:r>
            <w:r>
              <w:rPr>
                <w:noProof/>
                <w:webHidden/>
              </w:rPr>
              <w:fldChar w:fldCharType="end"/>
            </w:r>
          </w:hyperlink>
        </w:p>
        <w:p w14:paraId="75F708F5" w14:textId="16EDDD1D"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06" w:history="1">
            <w:r w:rsidRPr="00962048">
              <w:rPr>
                <w:rStyle w:val="Lienhypertexte"/>
                <w:noProof/>
              </w:rPr>
              <w:t>3.10.2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_Toc498963006 \h </w:instrText>
            </w:r>
            <w:r>
              <w:rPr>
                <w:noProof/>
                <w:webHidden/>
              </w:rPr>
            </w:r>
            <w:r>
              <w:rPr>
                <w:noProof/>
                <w:webHidden/>
              </w:rPr>
              <w:fldChar w:fldCharType="separate"/>
            </w:r>
            <w:r>
              <w:rPr>
                <w:noProof/>
                <w:webHidden/>
              </w:rPr>
              <w:t>31</w:t>
            </w:r>
            <w:r>
              <w:rPr>
                <w:noProof/>
                <w:webHidden/>
              </w:rPr>
              <w:fldChar w:fldCharType="end"/>
            </w:r>
          </w:hyperlink>
        </w:p>
        <w:p w14:paraId="211F9FCF" w14:textId="78984162"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07" w:history="1">
            <w:r w:rsidRPr="00962048">
              <w:rPr>
                <w:rStyle w:val="Lienhypertexte"/>
                <w:noProof/>
              </w:rPr>
              <w:t>3.10.3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_Toc498963007 \h </w:instrText>
            </w:r>
            <w:r>
              <w:rPr>
                <w:noProof/>
                <w:webHidden/>
              </w:rPr>
            </w:r>
            <w:r>
              <w:rPr>
                <w:noProof/>
                <w:webHidden/>
              </w:rPr>
              <w:fldChar w:fldCharType="separate"/>
            </w:r>
            <w:r>
              <w:rPr>
                <w:noProof/>
                <w:webHidden/>
              </w:rPr>
              <w:t>31</w:t>
            </w:r>
            <w:r>
              <w:rPr>
                <w:noProof/>
                <w:webHidden/>
              </w:rPr>
              <w:fldChar w:fldCharType="end"/>
            </w:r>
          </w:hyperlink>
        </w:p>
        <w:p w14:paraId="554284F7" w14:textId="7CEC713C"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08" w:history="1">
            <w:r w:rsidRPr="00962048">
              <w:rPr>
                <w:rStyle w:val="Lienhypertexte"/>
                <w:noProof/>
              </w:rPr>
              <w:t>3.10.4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_Toc498963008 \h </w:instrText>
            </w:r>
            <w:r>
              <w:rPr>
                <w:noProof/>
                <w:webHidden/>
              </w:rPr>
            </w:r>
            <w:r>
              <w:rPr>
                <w:noProof/>
                <w:webHidden/>
              </w:rPr>
              <w:fldChar w:fldCharType="separate"/>
            </w:r>
            <w:r>
              <w:rPr>
                <w:noProof/>
                <w:webHidden/>
              </w:rPr>
              <w:t>31</w:t>
            </w:r>
            <w:r>
              <w:rPr>
                <w:noProof/>
                <w:webHidden/>
              </w:rPr>
              <w:fldChar w:fldCharType="end"/>
            </w:r>
          </w:hyperlink>
        </w:p>
        <w:p w14:paraId="73F3DD7B" w14:textId="079A2400"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09" w:history="1">
            <w:r w:rsidRPr="00962048">
              <w:rPr>
                <w:rStyle w:val="Lienhypertexte"/>
                <w:noProof/>
              </w:rPr>
              <w:t>3.10.5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_Toc498963009 \h </w:instrText>
            </w:r>
            <w:r>
              <w:rPr>
                <w:noProof/>
                <w:webHidden/>
              </w:rPr>
            </w:r>
            <w:r>
              <w:rPr>
                <w:noProof/>
                <w:webHidden/>
              </w:rPr>
              <w:fldChar w:fldCharType="separate"/>
            </w:r>
            <w:r>
              <w:rPr>
                <w:noProof/>
                <w:webHidden/>
              </w:rPr>
              <w:t>31</w:t>
            </w:r>
            <w:r>
              <w:rPr>
                <w:noProof/>
                <w:webHidden/>
              </w:rPr>
              <w:fldChar w:fldCharType="end"/>
            </w:r>
          </w:hyperlink>
        </w:p>
        <w:p w14:paraId="6D84AB25" w14:textId="7F8BB1CF"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10" w:history="1">
            <w:r w:rsidRPr="00962048">
              <w:rPr>
                <w:rStyle w:val="Lienhypertexte"/>
                <w:noProof/>
              </w:rPr>
              <w:t>3.11</w:t>
            </w:r>
            <w:r>
              <w:rPr>
                <w:rFonts w:asciiTheme="minorHAnsi" w:eastAsiaTheme="minorEastAsia" w:hAnsiTheme="minorHAnsi" w:cstheme="minorBidi"/>
                <w:noProof/>
                <w:sz w:val="22"/>
                <w:szCs w:val="22"/>
                <w:lang w:val="fr-FR" w:eastAsia="fr-FR"/>
              </w:rPr>
              <w:tab/>
            </w:r>
            <w:r w:rsidRPr="00962048">
              <w:rPr>
                <w:rStyle w:val="Lienhypertexte"/>
                <w:noProof/>
              </w:rPr>
              <w:t>IDAS IOT Component</w:t>
            </w:r>
            <w:r>
              <w:rPr>
                <w:noProof/>
                <w:webHidden/>
              </w:rPr>
              <w:tab/>
            </w:r>
            <w:r>
              <w:rPr>
                <w:noProof/>
                <w:webHidden/>
              </w:rPr>
              <w:fldChar w:fldCharType="begin"/>
            </w:r>
            <w:r>
              <w:rPr>
                <w:noProof/>
                <w:webHidden/>
              </w:rPr>
              <w:instrText xml:space="preserve"> PAGEREF _Toc498963010 \h </w:instrText>
            </w:r>
            <w:r>
              <w:rPr>
                <w:noProof/>
                <w:webHidden/>
              </w:rPr>
            </w:r>
            <w:r>
              <w:rPr>
                <w:noProof/>
                <w:webHidden/>
              </w:rPr>
              <w:fldChar w:fldCharType="separate"/>
            </w:r>
            <w:r>
              <w:rPr>
                <w:noProof/>
                <w:webHidden/>
              </w:rPr>
              <w:t>32</w:t>
            </w:r>
            <w:r>
              <w:rPr>
                <w:noProof/>
                <w:webHidden/>
              </w:rPr>
              <w:fldChar w:fldCharType="end"/>
            </w:r>
          </w:hyperlink>
        </w:p>
        <w:p w14:paraId="15A6A733" w14:textId="1151B08A"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11" w:history="1">
            <w:r w:rsidRPr="00962048">
              <w:rPr>
                <w:rStyle w:val="Lienhypertexte"/>
                <w:noProof/>
              </w:rPr>
              <w:t>3.11.1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_Toc498963011 \h </w:instrText>
            </w:r>
            <w:r>
              <w:rPr>
                <w:noProof/>
                <w:webHidden/>
              </w:rPr>
            </w:r>
            <w:r>
              <w:rPr>
                <w:noProof/>
                <w:webHidden/>
              </w:rPr>
              <w:fldChar w:fldCharType="separate"/>
            </w:r>
            <w:r>
              <w:rPr>
                <w:noProof/>
                <w:webHidden/>
              </w:rPr>
              <w:t>32</w:t>
            </w:r>
            <w:r>
              <w:rPr>
                <w:noProof/>
                <w:webHidden/>
              </w:rPr>
              <w:fldChar w:fldCharType="end"/>
            </w:r>
          </w:hyperlink>
        </w:p>
        <w:p w14:paraId="356913A3" w14:textId="3FD57EF4"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12" w:history="1">
            <w:r w:rsidRPr="00962048">
              <w:rPr>
                <w:rStyle w:val="Lienhypertexte"/>
                <w:noProof/>
              </w:rPr>
              <w:t>3.11.2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_Toc498963012 \h </w:instrText>
            </w:r>
            <w:r>
              <w:rPr>
                <w:noProof/>
                <w:webHidden/>
              </w:rPr>
            </w:r>
            <w:r>
              <w:rPr>
                <w:noProof/>
                <w:webHidden/>
              </w:rPr>
              <w:fldChar w:fldCharType="separate"/>
            </w:r>
            <w:r>
              <w:rPr>
                <w:noProof/>
                <w:webHidden/>
              </w:rPr>
              <w:t>32</w:t>
            </w:r>
            <w:r>
              <w:rPr>
                <w:noProof/>
                <w:webHidden/>
              </w:rPr>
              <w:fldChar w:fldCharType="end"/>
            </w:r>
          </w:hyperlink>
        </w:p>
        <w:p w14:paraId="1B233254" w14:textId="3AE62F37"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13" w:history="1">
            <w:r w:rsidRPr="00962048">
              <w:rPr>
                <w:rStyle w:val="Lienhypertexte"/>
                <w:noProof/>
              </w:rPr>
              <w:t>3.11.3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_Toc498963013 \h </w:instrText>
            </w:r>
            <w:r>
              <w:rPr>
                <w:noProof/>
                <w:webHidden/>
              </w:rPr>
            </w:r>
            <w:r>
              <w:rPr>
                <w:noProof/>
                <w:webHidden/>
              </w:rPr>
              <w:fldChar w:fldCharType="separate"/>
            </w:r>
            <w:r>
              <w:rPr>
                <w:noProof/>
                <w:webHidden/>
              </w:rPr>
              <w:t>32</w:t>
            </w:r>
            <w:r>
              <w:rPr>
                <w:noProof/>
                <w:webHidden/>
              </w:rPr>
              <w:fldChar w:fldCharType="end"/>
            </w:r>
          </w:hyperlink>
        </w:p>
        <w:p w14:paraId="304E7963" w14:textId="78F33B8A"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14" w:history="1">
            <w:r w:rsidRPr="00962048">
              <w:rPr>
                <w:rStyle w:val="Lienhypertexte"/>
                <w:noProof/>
              </w:rPr>
              <w:t>3.11.4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_Toc498963014 \h </w:instrText>
            </w:r>
            <w:r>
              <w:rPr>
                <w:noProof/>
                <w:webHidden/>
              </w:rPr>
            </w:r>
            <w:r>
              <w:rPr>
                <w:noProof/>
                <w:webHidden/>
              </w:rPr>
              <w:fldChar w:fldCharType="separate"/>
            </w:r>
            <w:r>
              <w:rPr>
                <w:noProof/>
                <w:webHidden/>
              </w:rPr>
              <w:t>32</w:t>
            </w:r>
            <w:r>
              <w:rPr>
                <w:noProof/>
                <w:webHidden/>
              </w:rPr>
              <w:fldChar w:fldCharType="end"/>
            </w:r>
          </w:hyperlink>
        </w:p>
        <w:p w14:paraId="4D939FA2" w14:textId="13A63418"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15" w:history="1">
            <w:r w:rsidRPr="00962048">
              <w:rPr>
                <w:rStyle w:val="Lienhypertexte"/>
                <w:noProof/>
              </w:rPr>
              <w:t>3.11.5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_Toc498963015 \h </w:instrText>
            </w:r>
            <w:r>
              <w:rPr>
                <w:noProof/>
                <w:webHidden/>
              </w:rPr>
            </w:r>
            <w:r>
              <w:rPr>
                <w:noProof/>
                <w:webHidden/>
              </w:rPr>
              <w:fldChar w:fldCharType="separate"/>
            </w:r>
            <w:r>
              <w:rPr>
                <w:noProof/>
                <w:webHidden/>
              </w:rPr>
              <w:t>32</w:t>
            </w:r>
            <w:r>
              <w:rPr>
                <w:noProof/>
                <w:webHidden/>
              </w:rPr>
              <w:fldChar w:fldCharType="end"/>
            </w:r>
          </w:hyperlink>
        </w:p>
        <w:p w14:paraId="335FED6F" w14:textId="1BC64367"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16" w:history="1">
            <w:r w:rsidRPr="00962048">
              <w:rPr>
                <w:rStyle w:val="Lienhypertexte"/>
                <w:noProof/>
              </w:rPr>
              <w:t>3.12</w:t>
            </w:r>
            <w:r>
              <w:rPr>
                <w:rFonts w:asciiTheme="minorHAnsi" w:eastAsiaTheme="minorEastAsia" w:hAnsiTheme="minorHAnsi" w:cstheme="minorBidi"/>
                <w:noProof/>
                <w:sz w:val="22"/>
                <w:szCs w:val="22"/>
                <w:lang w:val="fr-FR" w:eastAsia="fr-FR"/>
              </w:rPr>
              <w:tab/>
            </w:r>
            <w:r w:rsidRPr="00962048">
              <w:rPr>
                <w:rStyle w:val="Lienhypertexte"/>
                <w:noProof/>
              </w:rPr>
              <w:t>CEP Component</w:t>
            </w:r>
            <w:r>
              <w:rPr>
                <w:noProof/>
                <w:webHidden/>
              </w:rPr>
              <w:tab/>
            </w:r>
            <w:r>
              <w:rPr>
                <w:noProof/>
                <w:webHidden/>
              </w:rPr>
              <w:fldChar w:fldCharType="begin"/>
            </w:r>
            <w:r>
              <w:rPr>
                <w:noProof/>
                <w:webHidden/>
              </w:rPr>
              <w:instrText xml:space="preserve"> PAGEREF _Toc498963016 \h </w:instrText>
            </w:r>
            <w:r>
              <w:rPr>
                <w:noProof/>
                <w:webHidden/>
              </w:rPr>
            </w:r>
            <w:r>
              <w:rPr>
                <w:noProof/>
                <w:webHidden/>
              </w:rPr>
              <w:fldChar w:fldCharType="separate"/>
            </w:r>
            <w:r>
              <w:rPr>
                <w:noProof/>
                <w:webHidden/>
              </w:rPr>
              <w:t>32</w:t>
            </w:r>
            <w:r>
              <w:rPr>
                <w:noProof/>
                <w:webHidden/>
              </w:rPr>
              <w:fldChar w:fldCharType="end"/>
            </w:r>
          </w:hyperlink>
        </w:p>
        <w:p w14:paraId="02247E2A" w14:textId="3D9AFAB5"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17" w:history="1">
            <w:r w:rsidRPr="00962048">
              <w:rPr>
                <w:rStyle w:val="Lienhypertexte"/>
                <w:noProof/>
              </w:rPr>
              <w:t>3.12.1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_Toc498963017 \h </w:instrText>
            </w:r>
            <w:r>
              <w:rPr>
                <w:noProof/>
                <w:webHidden/>
              </w:rPr>
            </w:r>
            <w:r>
              <w:rPr>
                <w:noProof/>
                <w:webHidden/>
              </w:rPr>
              <w:fldChar w:fldCharType="separate"/>
            </w:r>
            <w:r>
              <w:rPr>
                <w:noProof/>
                <w:webHidden/>
              </w:rPr>
              <w:t>32</w:t>
            </w:r>
            <w:r>
              <w:rPr>
                <w:noProof/>
                <w:webHidden/>
              </w:rPr>
              <w:fldChar w:fldCharType="end"/>
            </w:r>
          </w:hyperlink>
        </w:p>
        <w:p w14:paraId="4D08C5A2" w14:textId="7FCE990E"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18" w:history="1">
            <w:r w:rsidRPr="00962048">
              <w:rPr>
                <w:rStyle w:val="Lienhypertexte"/>
                <w:noProof/>
              </w:rPr>
              <w:t>3.12.2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_Toc498963018 \h </w:instrText>
            </w:r>
            <w:r>
              <w:rPr>
                <w:noProof/>
                <w:webHidden/>
              </w:rPr>
            </w:r>
            <w:r>
              <w:rPr>
                <w:noProof/>
                <w:webHidden/>
              </w:rPr>
              <w:fldChar w:fldCharType="separate"/>
            </w:r>
            <w:r>
              <w:rPr>
                <w:noProof/>
                <w:webHidden/>
              </w:rPr>
              <w:t>32</w:t>
            </w:r>
            <w:r>
              <w:rPr>
                <w:noProof/>
                <w:webHidden/>
              </w:rPr>
              <w:fldChar w:fldCharType="end"/>
            </w:r>
          </w:hyperlink>
        </w:p>
        <w:p w14:paraId="6492B06B" w14:textId="26E9476D"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19" w:history="1">
            <w:r w:rsidRPr="00962048">
              <w:rPr>
                <w:rStyle w:val="Lienhypertexte"/>
                <w:noProof/>
              </w:rPr>
              <w:t>3.12.3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_Toc498963019 \h </w:instrText>
            </w:r>
            <w:r>
              <w:rPr>
                <w:noProof/>
                <w:webHidden/>
              </w:rPr>
            </w:r>
            <w:r>
              <w:rPr>
                <w:noProof/>
                <w:webHidden/>
              </w:rPr>
              <w:fldChar w:fldCharType="separate"/>
            </w:r>
            <w:r>
              <w:rPr>
                <w:noProof/>
                <w:webHidden/>
              </w:rPr>
              <w:t>32</w:t>
            </w:r>
            <w:r>
              <w:rPr>
                <w:noProof/>
                <w:webHidden/>
              </w:rPr>
              <w:fldChar w:fldCharType="end"/>
            </w:r>
          </w:hyperlink>
        </w:p>
        <w:p w14:paraId="6A86DE2C" w14:textId="0D1FBEF6"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20" w:history="1">
            <w:r w:rsidRPr="00962048">
              <w:rPr>
                <w:rStyle w:val="Lienhypertexte"/>
                <w:noProof/>
              </w:rPr>
              <w:t>3.12.4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_Toc498963020 \h </w:instrText>
            </w:r>
            <w:r>
              <w:rPr>
                <w:noProof/>
                <w:webHidden/>
              </w:rPr>
            </w:r>
            <w:r>
              <w:rPr>
                <w:noProof/>
                <w:webHidden/>
              </w:rPr>
              <w:fldChar w:fldCharType="separate"/>
            </w:r>
            <w:r>
              <w:rPr>
                <w:noProof/>
                <w:webHidden/>
              </w:rPr>
              <w:t>32</w:t>
            </w:r>
            <w:r>
              <w:rPr>
                <w:noProof/>
                <w:webHidden/>
              </w:rPr>
              <w:fldChar w:fldCharType="end"/>
            </w:r>
          </w:hyperlink>
        </w:p>
        <w:p w14:paraId="53062E00" w14:textId="7B6AAB34"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21" w:history="1">
            <w:r w:rsidRPr="00962048">
              <w:rPr>
                <w:rStyle w:val="Lienhypertexte"/>
                <w:noProof/>
              </w:rPr>
              <w:t>3.12.5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_Toc498963021 \h </w:instrText>
            </w:r>
            <w:r>
              <w:rPr>
                <w:noProof/>
                <w:webHidden/>
              </w:rPr>
            </w:r>
            <w:r>
              <w:rPr>
                <w:noProof/>
                <w:webHidden/>
              </w:rPr>
              <w:fldChar w:fldCharType="separate"/>
            </w:r>
            <w:r>
              <w:rPr>
                <w:noProof/>
                <w:webHidden/>
              </w:rPr>
              <w:t>32</w:t>
            </w:r>
            <w:r>
              <w:rPr>
                <w:noProof/>
                <w:webHidden/>
              </w:rPr>
              <w:fldChar w:fldCharType="end"/>
            </w:r>
          </w:hyperlink>
        </w:p>
        <w:p w14:paraId="2F1FA50C" w14:textId="1F917377"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22" w:history="1">
            <w:r w:rsidRPr="00962048">
              <w:rPr>
                <w:rStyle w:val="Lienhypertexte"/>
                <w:noProof/>
              </w:rPr>
              <w:t>3.13</w:t>
            </w:r>
            <w:r>
              <w:rPr>
                <w:rFonts w:asciiTheme="minorHAnsi" w:eastAsiaTheme="minorEastAsia" w:hAnsiTheme="minorHAnsi" w:cstheme="minorBidi"/>
                <w:noProof/>
                <w:sz w:val="22"/>
                <w:szCs w:val="22"/>
                <w:lang w:val="fr-FR" w:eastAsia="fr-FR"/>
              </w:rPr>
              <w:tab/>
            </w:r>
            <w:r w:rsidRPr="00962048">
              <w:rPr>
                <w:rStyle w:val="Lienhypertexte"/>
                <w:noProof/>
              </w:rPr>
              <w:t>Application Mashup Component</w:t>
            </w:r>
            <w:r>
              <w:rPr>
                <w:noProof/>
                <w:webHidden/>
              </w:rPr>
              <w:tab/>
            </w:r>
            <w:r>
              <w:rPr>
                <w:noProof/>
                <w:webHidden/>
              </w:rPr>
              <w:fldChar w:fldCharType="begin"/>
            </w:r>
            <w:r>
              <w:rPr>
                <w:noProof/>
                <w:webHidden/>
              </w:rPr>
              <w:instrText xml:space="preserve"> PAGEREF _Toc498963022 \h </w:instrText>
            </w:r>
            <w:r>
              <w:rPr>
                <w:noProof/>
                <w:webHidden/>
              </w:rPr>
            </w:r>
            <w:r>
              <w:rPr>
                <w:noProof/>
                <w:webHidden/>
              </w:rPr>
              <w:fldChar w:fldCharType="separate"/>
            </w:r>
            <w:r>
              <w:rPr>
                <w:noProof/>
                <w:webHidden/>
              </w:rPr>
              <w:t>32</w:t>
            </w:r>
            <w:r>
              <w:rPr>
                <w:noProof/>
                <w:webHidden/>
              </w:rPr>
              <w:fldChar w:fldCharType="end"/>
            </w:r>
          </w:hyperlink>
        </w:p>
        <w:p w14:paraId="6C0B782D" w14:textId="31B6AC21"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23" w:history="1">
            <w:r w:rsidRPr="00962048">
              <w:rPr>
                <w:rStyle w:val="Lienhypertexte"/>
                <w:noProof/>
              </w:rPr>
              <w:t>3.13.1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_Toc498963023 \h </w:instrText>
            </w:r>
            <w:r>
              <w:rPr>
                <w:noProof/>
                <w:webHidden/>
              </w:rPr>
            </w:r>
            <w:r>
              <w:rPr>
                <w:noProof/>
                <w:webHidden/>
              </w:rPr>
              <w:fldChar w:fldCharType="separate"/>
            </w:r>
            <w:r>
              <w:rPr>
                <w:noProof/>
                <w:webHidden/>
              </w:rPr>
              <w:t>32</w:t>
            </w:r>
            <w:r>
              <w:rPr>
                <w:noProof/>
                <w:webHidden/>
              </w:rPr>
              <w:fldChar w:fldCharType="end"/>
            </w:r>
          </w:hyperlink>
        </w:p>
        <w:p w14:paraId="0F0E46BE" w14:textId="1395672A"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24" w:history="1">
            <w:r w:rsidRPr="00962048">
              <w:rPr>
                <w:rStyle w:val="Lienhypertexte"/>
                <w:noProof/>
              </w:rPr>
              <w:t>3.13.2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_Toc498963024 \h </w:instrText>
            </w:r>
            <w:r>
              <w:rPr>
                <w:noProof/>
                <w:webHidden/>
              </w:rPr>
            </w:r>
            <w:r>
              <w:rPr>
                <w:noProof/>
                <w:webHidden/>
              </w:rPr>
              <w:fldChar w:fldCharType="separate"/>
            </w:r>
            <w:r>
              <w:rPr>
                <w:noProof/>
                <w:webHidden/>
              </w:rPr>
              <w:t>32</w:t>
            </w:r>
            <w:r>
              <w:rPr>
                <w:noProof/>
                <w:webHidden/>
              </w:rPr>
              <w:fldChar w:fldCharType="end"/>
            </w:r>
          </w:hyperlink>
        </w:p>
        <w:p w14:paraId="31BCAC2F" w14:textId="44CF0022"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25" w:history="1">
            <w:r w:rsidRPr="00962048">
              <w:rPr>
                <w:rStyle w:val="Lienhypertexte"/>
                <w:noProof/>
              </w:rPr>
              <w:t>3.13.3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_Toc498963025 \h </w:instrText>
            </w:r>
            <w:r>
              <w:rPr>
                <w:noProof/>
                <w:webHidden/>
              </w:rPr>
            </w:r>
            <w:r>
              <w:rPr>
                <w:noProof/>
                <w:webHidden/>
              </w:rPr>
              <w:fldChar w:fldCharType="separate"/>
            </w:r>
            <w:r>
              <w:rPr>
                <w:noProof/>
                <w:webHidden/>
              </w:rPr>
              <w:t>32</w:t>
            </w:r>
            <w:r>
              <w:rPr>
                <w:noProof/>
                <w:webHidden/>
              </w:rPr>
              <w:fldChar w:fldCharType="end"/>
            </w:r>
          </w:hyperlink>
        </w:p>
        <w:p w14:paraId="2E2653A7" w14:textId="28A2F95A"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26" w:history="1">
            <w:r w:rsidRPr="00962048">
              <w:rPr>
                <w:rStyle w:val="Lienhypertexte"/>
                <w:noProof/>
              </w:rPr>
              <w:t>3.13.4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_Toc498963026 \h </w:instrText>
            </w:r>
            <w:r>
              <w:rPr>
                <w:noProof/>
                <w:webHidden/>
              </w:rPr>
            </w:r>
            <w:r>
              <w:rPr>
                <w:noProof/>
                <w:webHidden/>
              </w:rPr>
              <w:fldChar w:fldCharType="separate"/>
            </w:r>
            <w:r>
              <w:rPr>
                <w:noProof/>
                <w:webHidden/>
              </w:rPr>
              <w:t>32</w:t>
            </w:r>
            <w:r>
              <w:rPr>
                <w:noProof/>
                <w:webHidden/>
              </w:rPr>
              <w:fldChar w:fldCharType="end"/>
            </w:r>
          </w:hyperlink>
        </w:p>
        <w:p w14:paraId="0F63F993" w14:textId="0517B8B5"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27" w:history="1">
            <w:r w:rsidRPr="00962048">
              <w:rPr>
                <w:rStyle w:val="Lienhypertexte"/>
                <w:noProof/>
              </w:rPr>
              <w:t>3.13.5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_Toc498963027 \h </w:instrText>
            </w:r>
            <w:r>
              <w:rPr>
                <w:noProof/>
                <w:webHidden/>
              </w:rPr>
            </w:r>
            <w:r>
              <w:rPr>
                <w:noProof/>
                <w:webHidden/>
              </w:rPr>
              <w:fldChar w:fldCharType="separate"/>
            </w:r>
            <w:r>
              <w:rPr>
                <w:noProof/>
                <w:webHidden/>
              </w:rPr>
              <w:t>32</w:t>
            </w:r>
            <w:r>
              <w:rPr>
                <w:noProof/>
                <w:webHidden/>
              </w:rPr>
              <w:fldChar w:fldCharType="end"/>
            </w:r>
          </w:hyperlink>
        </w:p>
        <w:p w14:paraId="096A2FF5" w14:textId="6AC7F868"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28" w:history="1">
            <w:r w:rsidRPr="00962048">
              <w:rPr>
                <w:rStyle w:val="Lienhypertexte"/>
                <w:noProof/>
              </w:rPr>
              <w:t>3.14</w:t>
            </w:r>
            <w:r>
              <w:rPr>
                <w:rFonts w:asciiTheme="minorHAnsi" w:eastAsiaTheme="minorEastAsia" w:hAnsiTheme="minorHAnsi" w:cstheme="minorBidi"/>
                <w:noProof/>
                <w:sz w:val="22"/>
                <w:szCs w:val="22"/>
                <w:lang w:val="fr-FR" w:eastAsia="fr-FR"/>
              </w:rPr>
              <w:tab/>
            </w:r>
            <w:r w:rsidRPr="00962048">
              <w:rPr>
                <w:rStyle w:val="Lienhypertexte"/>
                <w:noProof/>
              </w:rPr>
              <w:t>Business Ecosystem Component</w:t>
            </w:r>
            <w:r>
              <w:rPr>
                <w:noProof/>
                <w:webHidden/>
              </w:rPr>
              <w:tab/>
            </w:r>
            <w:r>
              <w:rPr>
                <w:noProof/>
                <w:webHidden/>
              </w:rPr>
              <w:fldChar w:fldCharType="begin"/>
            </w:r>
            <w:r>
              <w:rPr>
                <w:noProof/>
                <w:webHidden/>
              </w:rPr>
              <w:instrText xml:space="preserve"> PAGEREF _Toc498963028 \h </w:instrText>
            </w:r>
            <w:r>
              <w:rPr>
                <w:noProof/>
                <w:webHidden/>
              </w:rPr>
            </w:r>
            <w:r>
              <w:rPr>
                <w:noProof/>
                <w:webHidden/>
              </w:rPr>
              <w:fldChar w:fldCharType="separate"/>
            </w:r>
            <w:r>
              <w:rPr>
                <w:noProof/>
                <w:webHidden/>
              </w:rPr>
              <w:t>32</w:t>
            </w:r>
            <w:r>
              <w:rPr>
                <w:noProof/>
                <w:webHidden/>
              </w:rPr>
              <w:fldChar w:fldCharType="end"/>
            </w:r>
          </w:hyperlink>
        </w:p>
        <w:p w14:paraId="49BE7C48" w14:textId="55EB2950"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29" w:history="1">
            <w:r w:rsidRPr="00962048">
              <w:rPr>
                <w:rStyle w:val="Lienhypertexte"/>
                <w:noProof/>
              </w:rPr>
              <w:t>3.14.1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_Toc498963029 \h </w:instrText>
            </w:r>
            <w:r>
              <w:rPr>
                <w:noProof/>
                <w:webHidden/>
              </w:rPr>
            </w:r>
            <w:r>
              <w:rPr>
                <w:noProof/>
                <w:webHidden/>
              </w:rPr>
              <w:fldChar w:fldCharType="separate"/>
            </w:r>
            <w:r>
              <w:rPr>
                <w:noProof/>
                <w:webHidden/>
              </w:rPr>
              <w:t>32</w:t>
            </w:r>
            <w:r>
              <w:rPr>
                <w:noProof/>
                <w:webHidden/>
              </w:rPr>
              <w:fldChar w:fldCharType="end"/>
            </w:r>
          </w:hyperlink>
        </w:p>
        <w:p w14:paraId="2BB2AB6D" w14:textId="6F764156"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30" w:history="1">
            <w:r w:rsidRPr="00962048">
              <w:rPr>
                <w:rStyle w:val="Lienhypertexte"/>
                <w:noProof/>
              </w:rPr>
              <w:t>3.14.2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_Toc498963030 \h </w:instrText>
            </w:r>
            <w:r>
              <w:rPr>
                <w:noProof/>
                <w:webHidden/>
              </w:rPr>
            </w:r>
            <w:r>
              <w:rPr>
                <w:noProof/>
                <w:webHidden/>
              </w:rPr>
              <w:fldChar w:fldCharType="separate"/>
            </w:r>
            <w:r>
              <w:rPr>
                <w:noProof/>
                <w:webHidden/>
              </w:rPr>
              <w:t>33</w:t>
            </w:r>
            <w:r>
              <w:rPr>
                <w:noProof/>
                <w:webHidden/>
              </w:rPr>
              <w:fldChar w:fldCharType="end"/>
            </w:r>
          </w:hyperlink>
        </w:p>
        <w:p w14:paraId="00674334" w14:textId="7553E84D"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31" w:history="1">
            <w:r w:rsidRPr="00962048">
              <w:rPr>
                <w:rStyle w:val="Lienhypertexte"/>
                <w:noProof/>
              </w:rPr>
              <w:t>3.14.3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_Toc498963031 \h </w:instrText>
            </w:r>
            <w:r>
              <w:rPr>
                <w:noProof/>
                <w:webHidden/>
              </w:rPr>
            </w:r>
            <w:r>
              <w:rPr>
                <w:noProof/>
                <w:webHidden/>
              </w:rPr>
              <w:fldChar w:fldCharType="separate"/>
            </w:r>
            <w:r>
              <w:rPr>
                <w:noProof/>
                <w:webHidden/>
              </w:rPr>
              <w:t>33</w:t>
            </w:r>
            <w:r>
              <w:rPr>
                <w:noProof/>
                <w:webHidden/>
              </w:rPr>
              <w:fldChar w:fldCharType="end"/>
            </w:r>
          </w:hyperlink>
        </w:p>
        <w:p w14:paraId="1489C3C3" w14:textId="1D1B4FA8"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32" w:history="1">
            <w:r w:rsidRPr="00962048">
              <w:rPr>
                <w:rStyle w:val="Lienhypertexte"/>
                <w:noProof/>
              </w:rPr>
              <w:t>3.14.4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_Toc498963032 \h </w:instrText>
            </w:r>
            <w:r>
              <w:rPr>
                <w:noProof/>
                <w:webHidden/>
              </w:rPr>
            </w:r>
            <w:r>
              <w:rPr>
                <w:noProof/>
                <w:webHidden/>
              </w:rPr>
              <w:fldChar w:fldCharType="separate"/>
            </w:r>
            <w:r>
              <w:rPr>
                <w:noProof/>
                <w:webHidden/>
              </w:rPr>
              <w:t>33</w:t>
            </w:r>
            <w:r>
              <w:rPr>
                <w:noProof/>
                <w:webHidden/>
              </w:rPr>
              <w:fldChar w:fldCharType="end"/>
            </w:r>
          </w:hyperlink>
        </w:p>
        <w:p w14:paraId="0427C738" w14:textId="62754AA4"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33" w:history="1">
            <w:r w:rsidRPr="00962048">
              <w:rPr>
                <w:rStyle w:val="Lienhypertexte"/>
                <w:noProof/>
              </w:rPr>
              <w:t>3.14.5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_Toc498963033 \h </w:instrText>
            </w:r>
            <w:r>
              <w:rPr>
                <w:noProof/>
                <w:webHidden/>
              </w:rPr>
            </w:r>
            <w:r>
              <w:rPr>
                <w:noProof/>
                <w:webHidden/>
              </w:rPr>
              <w:fldChar w:fldCharType="separate"/>
            </w:r>
            <w:r>
              <w:rPr>
                <w:noProof/>
                <w:webHidden/>
              </w:rPr>
              <w:t>33</w:t>
            </w:r>
            <w:r>
              <w:rPr>
                <w:noProof/>
                <w:webHidden/>
              </w:rPr>
              <w:fldChar w:fldCharType="end"/>
            </w:r>
          </w:hyperlink>
        </w:p>
        <w:p w14:paraId="051253BE" w14:textId="618B026E"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34" w:history="1">
            <w:r w:rsidRPr="00962048">
              <w:rPr>
                <w:rStyle w:val="Lienhypertexte"/>
                <w:noProof/>
              </w:rPr>
              <w:t>3.15</w:t>
            </w:r>
            <w:r>
              <w:rPr>
                <w:rFonts w:asciiTheme="minorHAnsi" w:eastAsiaTheme="minorEastAsia" w:hAnsiTheme="minorHAnsi" w:cstheme="minorBidi"/>
                <w:noProof/>
                <w:sz w:val="22"/>
                <w:szCs w:val="22"/>
                <w:lang w:val="fr-FR" w:eastAsia="fr-FR"/>
              </w:rPr>
              <w:tab/>
            </w:r>
            <w:r w:rsidRPr="00962048">
              <w:rPr>
                <w:rStyle w:val="Lienhypertexte"/>
                <w:noProof/>
              </w:rPr>
              <w:t>Development Components</w:t>
            </w:r>
            <w:r>
              <w:rPr>
                <w:noProof/>
                <w:webHidden/>
              </w:rPr>
              <w:tab/>
            </w:r>
            <w:r>
              <w:rPr>
                <w:noProof/>
                <w:webHidden/>
              </w:rPr>
              <w:fldChar w:fldCharType="begin"/>
            </w:r>
            <w:r>
              <w:rPr>
                <w:noProof/>
                <w:webHidden/>
              </w:rPr>
              <w:instrText xml:space="preserve"> PAGEREF _Toc498963034 \h </w:instrText>
            </w:r>
            <w:r>
              <w:rPr>
                <w:noProof/>
                <w:webHidden/>
              </w:rPr>
            </w:r>
            <w:r>
              <w:rPr>
                <w:noProof/>
                <w:webHidden/>
              </w:rPr>
              <w:fldChar w:fldCharType="separate"/>
            </w:r>
            <w:r>
              <w:rPr>
                <w:noProof/>
                <w:webHidden/>
              </w:rPr>
              <w:t>33</w:t>
            </w:r>
            <w:r>
              <w:rPr>
                <w:noProof/>
                <w:webHidden/>
              </w:rPr>
              <w:fldChar w:fldCharType="end"/>
            </w:r>
          </w:hyperlink>
        </w:p>
        <w:p w14:paraId="2B2365FD" w14:textId="29681245"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35" w:history="1">
            <w:r w:rsidRPr="00962048">
              <w:rPr>
                <w:rStyle w:val="Lienhypertexte"/>
                <w:noProof/>
              </w:rPr>
              <w:t>3.15.1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_Toc498963035 \h </w:instrText>
            </w:r>
            <w:r>
              <w:rPr>
                <w:noProof/>
                <w:webHidden/>
              </w:rPr>
            </w:r>
            <w:r>
              <w:rPr>
                <w:noProof/>
                <w:webHidden/>
              </w:rPr>
              <w:fldChar w:fldCharType="separate"/>
            </w:r>
            <w:r>
              <w:rPr>
                <w:noProof/>
                <w:webHidden/>
              </w:rPr>
              <w:t>34</w:t>
            </w:r>
            <w:r>
              <w:rPr>
                <w:noProof/>
                <w:webHidden/>
              </w:rPr>
              <w:fldChar w:fldCharType="end"/>
            </w:r>
          </w:hyperlink>
        </w:p>
        <w:p w14:paraId="080C6F44" w14:textId="0940BE80"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36" w:history="1">
            <w:r w:rsidRPr="00962048">
              <w:rPr>
                <w:rStyle w:val="Lienhypertexte"/>
                <w:noProof/>
              </w:rPr>
              <w:t>3.15.2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_Toc498963036 \h </w:instrText>
            </w:r>
            <w:r>
              <w:rPr>
                <w:noProof/>
                <w:webHidden/>
              </w:rPr>
            </w:r>
            <w:r>
              <w:rPr>
                <w:noProof/>
                <w:webHidden/>
              </w:rPr>
              <w:fldChar w:fldCharType="separate"/>
            </w:r>
            <w:r>
              <w:rPr>
                <w:noProof/>
                <w:webHidden/>
              </w:rPr>
              <w:t>34</w:t>
            </w:r>
            <w:r>
              <w:rPr>
                <w:noProof/>
                <w:webHidden/>
              </w:rPr>
              <w:fldChar w:fldCharType="end"/>
            </w:r>
          </w:hyperlink>
        </w:p>
        <w:p w14:paraId="60152CE9" w14:textId="6178B843"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37" w:history="1">
            <w:r w:rsidRPr="00962048">
              <w:rPr>
                <w:rStyle w:val="Lienhypertexte"/>
                <w:noProof/>
              </w:rPr>
              <w:t>3.15.3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_Toc498963037 \h </w:instrText>
            </w:r>
            <w:r>
              <w:rPr>
                <w:noProof/>
                <w:webHidden/>
              </w:rPr>
            </w:r>
            <w:r>
              <w:rPr>
                <w:noProof/>
                <w:webHidden/>
              </w:rPr>
              <w:fldChar w:fldCharType="separate"/>
            </w:r>
            <w:r>
              <w:rPr>
                <w:noProof/>
                <w:webHidden/>
              </w:rPr>
              <w:t>34</w:t>
            </w:r>
            <w:r>
              <w:rPr>
                <w:noProof/>
                <w:webHidden/>
              </w:rPr>
              <w:fldChar w:fldCharType="end"/>
            </w:r>
          </w:hyperlink>
        </w:p>
        <w:p w14:paraId="2768E31A" w14:textId="60DA077F"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38" w:history="1">
            <w:r w:rsidRPr="00962048">
              <w:rPr>
                <w:rStyle w:val="Lienhypertexte"/>
                <w:noProof/>
              </w:rPr>
              <w:t>3.15.4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_Toc498963038 \h </w:instrText>
            </w:r>
            <w:r>
              <w:rPr>
                <w:noProof/>
                <w:webHidden/>
              </w:rPr>
            </w:r>
            <w:r>
              <w:rPr>
                <w:noProof/>
                <w:webHidden/>
              </w:rPr>
              <w:fldChar w:fldCharType="separate"/>
            </w:r>
            <w:r>
              <w:rPr>
                <w:noProof/>
                <w:webHidden/>
              </w:rPr>
              <w:t>34</w:t>
            </w:r>
            <w:r>
              <w:rPr>
                <w:noProof/>
                <w:webHidden/>
              </w:rPr>
              <w:fldChar w:fldCharType="end"/>
            </w:r>
          </w:hyperlink>
        </w:p>
        <w:p w14:paraId="7DDD2AF7" w14:textId="466D81AE"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39" w:history="1">
            <w:r w:rsidRPr="00962048">
              <w:rPr>
                <w:rStyle w:val="Lienhypertexte"/>
                <w:noProof/>
              </w:rPr>
              <w:t>3.15.5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_Toc498963039 \h </w:instrText>
            </w:r>
            <w:r>
              <w:rPr>
                <w:noProof/>
                <w:webHidden/>
              </w:rPr>
            </w:r>
            <w:r>
              <w:rPr>
                <w:noProof/>
                <w:webHidden/>
              </w:rPr>
              <w:fldChar w:fldCharType="separate"/>
            </w:r>
            <w:r>
              <w:rPr>
                <w:noProof/>
                <w:webHidden/>
              </w:rPr>
              <w:t>34</w:t>
            </w:r>
            <w:r>
              <w:rPr>
                <w:noProof/>
                <w:webHidden/>
              </w:rPr>
              <w:fldChar w:fldCharType="end"/>
            </w:r>
          </w:hyperlink>
        </w:p>
        <w:p w14:paraId="28C653B9" w14:textId="2690AAE3"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40" w:history="1">
            <w:r w:rsidRPr="00962048">
              <w:rPr>
                <w:rStyle w:val="Lienhypertexte"/>
                <w:noProof/>
              </w:rPr>
              <w:t>3.16</w:t>
            </w:r>
            <w:r>
              <w:rPr>
                <w:rFonts w:asciiTheme="minorHAnsi" w:eastAsiaTheme="minorEastAsia" w:hAnsiTheme="minorHAnsi" w:cstheme="minorBidi"/>
                <w:noProof/>
                <w:sz w:val="22"/>
                <w:szCs w:val="22"/>
                <w:lang w:val="fr-FR" w:eastAsia="fr-FR"/>
              </w:rPr>
              <w:tab/>
            </w:r>
            <w:r w:rsidRPr="00962048">
              <w:rPr>
                <w:rStyle w:val="Lienhypertexte"/>
                <w:noProof/>
              </w:rPr>
              <w:t>Monitoring Components</w:t>
            </w:r>
            <w:r>
              <w:rPr>
                <w:noProof/>
                <w:webHidden/>
              </w:rPr>
              <w:tab/>
            </w:r>
            <w:r>
              <w:rPr>
                <w:noProof/>
                <w:webHidden/>
              </w:rPr>
              <w:fldChar w:fldCharType="begin"/>
            </w:r>
            <w:r>
              <w:rPr>
                <w:noProof/>
                <w:webHidden/>
              </w:rPr>
              <w:instrText xml:space="preserve"> PAGEREF _Toc498963040 \h </w:instrText>
            </w:r>
            <w:r>
              <w:rPr>
                <w:noProof/>
                <w:webHidden/>
              </w:rPr>
            </w:r>
            <w:r>
              <w:rPr>
                <w:noProof/>
                <w:webHidden/>
              </w:rPr>
              <w:fldChar w:fldCharType="separate"/>
            </w:r>
            <w:r>
              <w:rPr>
                <w:noProof/>
                <w:webHidden/>
              </w:rPr>
              <w:t>34</w:t>
            </w:r>
            <w:r>
              <w:rPr>
                <w:noProof/>
                <w:webHidden/>
              </w:rPr>
              <w:fldChar w:fldCharType="end"/>
            </w:r>
          </w:hyperlink>
        </w:p>
        <w:p w14:paraId="5B869BC6" w14:textId="1BC219BC"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41" w:history="1">
            <w:r w:rsidRPr="00962048">
              <w:rPr>
                <w:rStyle w:val="Lienhypertexte"/>
                <w:noProof/>
              </w:rPr>
              <w:t>3.16.1</w:t>
            </w:r>
            <w:r>
              <w:rPr>
                <w:rFonts w:asciiTheme="minorHAnsi" w:eastAsiaTheme="minorEastAsia" w:hAnsiTheme="minorHAnsi" w:cstheme="minorBidi"/>
                <w:noProof/>
                <w:sz w:val="22"/>
                <w:szCs w:val="22"/>
                <w:lang w:val="fr-FR" w:eastAsia="fr-FR"/>
              </w:rPr>
              <w:tab/>
            </w:r>
            <w:r w:rsidRPr="00962048">
              <w:rPr>
                <w:rStyle w:val="Lienhypertexte"/>
                <w:noProof/>
              </w:rPr>
              <w:t>Component Functions</w:t>
            </w:r>
            <w:r>
              <w:rPr>
                <w:noProof/>
                <w:webHidden/>
              </w:rPr>
              <w:tab/>
            </w:r>
            <w:r>
              <w:rPr>
                <w:noProof/>
                <w:webHidden/>
              </w:rPr>
              <w:fldChar w:fldCharType="begin"/>
            </w:r>
            <w:r>
              <w:rPr>
                <w:noProof/>
                <w:webHidden/>
              </w:rPr>
              <w:instrText xml:space="preserve"> PAGEREF _Toc498963041 \h </w:instrText>
            </w:r>
            <w:r>
              <w:rPr>
                <w:noProof/>
                <w:webHidden/>
              </w:rPr>
            </w:r>
            <w:r>
              <w:rPr>
                <w:noProof/>
                <w:webHidden/>
              </w:rPr>
              <w:fldChar w:fldCharType="separate"/>
            </w:r>
            <w:r>
              <w:rPr>
                <w:noProof/>
                <w:webHidden/>
              </w:rPr>
              <w:t>34</w:t>
            </w:r>
            <w:r>
              <w:rPr>
                <w:noProof/>
                <w:webHidden/>
              </w:rPr>
              <w:fldChar w:fldCharType="end"/>
            </w:r>
          </w:hyperlink>
        </w:p>
        <w:p w14:paraId="5612E447" w14:textId="4BB2149F"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42" w:history="1">
            <w:r w:rsidRPr="00962048">
              <w:rPr>
                <w:rStyle w:val="Lienhypertexte"/>
                <w:noProof/>
              </w:rPr>
              <w:t>3.16.2</w:t>
            </w:r>
            <w:r>
              <w:rPr>
                <w:rFonts w:asciiTheme="minorHAnsi" w:eastAsiaTheme="minorEastAsia" w:hAnsiTheme="minorHAnsi" w:cstheme="minorBidi"/>
                <w:noProof/>
                <w:sz w:val="22"/>
                <w:szCs w:val="22"/>
                <w:lang w:val="fr-FR" w:eastAsia="fr-FR"/>
              </w:rPr>
              <w:tab/>
            </w:r>
            <w:r w:rsidRPr="00962048">
              <w:rPr>
                <w:rStyle w:val="Lienhypertexte"/>
                <w:noProof/>
              </w:rPr>
              <w:t>Technical Considerations</w:t>
            </w:r>
            <w:r>
              <w:rPr>
                <w:noProof/>
                <w:webHidden/>
              </w:rPr>
              <w:tab/>
            </w:r>
            <w:r>
              <w:rPr>
                <w:noProof/>
                <w:webHidden/>
              </w:rPr>
              <w:fldChar w:fldCharType="begin"/>
            </w:r>
            <w:r>
              <w:rPr>
                <w:noProof/>
                <w:webHidden/>
              </w:rPr>
              <w:instrText xml:space="preserve"> PAGEREF _Toc498963042 \h </w:instrText>
            </w:r>
            <w:r>
              <w:rPr>
                <w:noProof/>
                <w:webHidden/>
              </w:rPr>
            </w:r>
            <w:r>
              <w:rPr>
                <w:noProof/>
                <w:webHidden/>
              </w:rPr>
              <w:fldChar w:fldCharType="separate"/>
            </w:r>
            <w:r>
              <w:rPr>
                <w:noProof/>
                <w:webHidden/>
              </w:rPr>
              <w:t>34</w:t>
            </w:r>
            <w:r>
              <w:rPr>
                <w:noProof/>
                <w:webHidden/>
              </w:rPr>
              <w:fldChar w:fldCharType="end"/>
            </w:r>
          </w:hyperlink>
        </w:p>
        <w:p w14:paraId="2DCC6078" w14:textId="18A22A6F"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43" w:history="1">
            <w:r w:rsidRPr="00962048">
              <w:rPr>
                <w:rStyle w:val="Lienhypertexte"/>
                <w:noProof/>
              </w:rPr>
              <w:t>3.16.3</w:t>
            </w:r>
            <w:r>
              <w:rPr>
                <w:rFonts w:asciiTheme="minorHAnsi" w:eastAsiaTheme="minorEastAsia" w:hAnsiTheme="minorHAnsi" w:cstheme="minorBidi"/>
                <w:noProof/>
                <w:sz w:val="22"/>
                <w:szCs w:val="22"/>
                <w:lang w:val="fr-FR" w:eastAsia="fr-FR"/>
              </w:rPr>
              <w:tab/>
            </w:r>
            <w:r w:rsidRPr="00962048">
              <w:rPr>
                <w:rStyle w:val="Lienhypertexte"/>
                <w:noProof/>
              </w:rPr>
              <w:t>Selected Product(s)</w:t>
            </w:r>
            <w:r>
              <w:rPr>
                <w:noProof/>
                <w:webHidden/>
              </w:rPr>
              <w:tab/>
            </w:r>
            <w:r>
              <w:rPr>
                <w:noProof/>
                <w:webHidden/>
              </w:rPr>
              <w:fldChar w:fldCharType="begin"/>
            </w:r>
            <w:r>
              <w:rPr>
                <w:noProof/>
                <w:webHidden/>
              </w:rPr>
              <w:instrText xml:space="preserve"> PAGEREF _Toc498963043 \h </w:instrText>
            </w:r>
            <w:r>
              <w:rPr>
                <w:noProof/>
                <w:webHidden/>
              </w:rPr>
            </w:r>
            <w:r>
              <w:rPr>
                <w:noProof/>
                <w:webHidden/>
              </w:rPr>
              <w:fldChar w:fldCharType="separate"/>
            </w:r>
            <w:r>
              <w:rPr>
                <w:noProof/>
                <w:webHidden/>
              </w:rPr>
              <w:t>34</w:t>
            </w:r>
            <w:r>
              <w:rPr>
                <w:noProof/>
                <w:webHidden/>
              </w:rPr>
              <w:fldChar w:fldCharType="end"/>
            </w:r>
          </w:hyperlink>
        </w:p>
        <w:p w14:paraId="149DABEB" w14:textId="0BAE01D8"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44" w:history="1">
            <w:r w:rsidRPr="00962048">
              <w:rPr>
                <w:rStyle w:val="Lienhypertexte"/>
                <w:noProof/>
              </w:rPr>
              <w:t>3.16.4</w:t>
            </w:r>
            <w:r>
              <w:rPr>
                <w:rFonts w:asciiTheme="minorHAnsi" w:eastAsiaTheme="minorEastAsia" w:hAnsiTheme="minorHAnsi" w:cstheme="minorBidi"/>
                <w:noProof/>
                <w:sz w:val="22"/>
                <w:szCs w:val="22"/>
                <w:lang w:val="fr-FR" w:eastAsia="fr-FR"/>
              </w:rPr>
              <w:tab/>
            </w:r>
            <w:r w:rsidRPr="00962048">
              <w:rPr>
                <w:rStyle w:val="Lienhypertexte"/>
                <w:noProof/>
              </w:rPr>
              <w:t>Selection Rationale</w:t>
            </w:r>
            <w:r>
              <w:rPr>
                <w:noProof/>
                <w:webHidden/>
              </w:rPr>
              <w:tab/>
            </w:r>
            <w:r>
              <w:rPr>
                <w:noProof/>
                <w:webHidden/>
              </w:rPr>
              <w:fldChar w:fldCharType="begin"/>
            </w:r>
            <w:r>
              <w:rPr>
                <w:noProof/>
                <w:webHidden/>
              </w:rPr>
              <w:instrText xml:space="preserve"> PAGEREF _Toc498963044 \h </w:instrText>
            </w:r>
            <w:r>
              <w:rPr>
                <w:noProof/>
                <w:webHidden/>
              </w:rPr>
            </w:r>
            <w:r>
              <w:rPr>
                <w:noProof/>
                <w:webHidden/>
              </w:rPr>
              <w:fldChar w:fldCharType="separate"/>
            </w:r>
            <w:r>
              <w:rPr>
                <w:noProof/>
                <w:webHidden/>
              </w:rPr>
              <w:t>34</w:t>
            </w:r>
            <w:r>
              <w:rPr>
                <w:noProof/>
                <w:webHidden/>
              </w:rPr>
              <w:fldChar w:fldCharType="end"/>
            </w:r>
          </w:hyperlink>
        </w:p>
        <w:p w14:paraId="7FD9256B" w14:textId="2E6A90CB" w:rsidR="00751A5B" w:rsidRDefault="00751A5B">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963045" w:history="1">
            <w:r w:rsidRPr="00962048">
              <w:rPr>
                <w:rStyle w:val="Lienhypertexte"/>
                <w:noProof/>
              </w:rPr>
              <w:t>3.16.5</w:t>
            </w:r>
            <w:r>
              <w:rPr>
                <w:rFonts w:asciiTheme="minorHAnsi" w:eastAsiaTheme="minorEastAsia" w:hAnsiTheme="minorHAnsi" w:cstheme="minorBidi"/>
                <w:noProof/>
                <w:sz w:val="22"/>
                <w:szCs w:val="22"/>
                <w:lang w:val="fr-FR" w:eastAsia="fr-FR"/>
              </w:rPr>
              <w:tab/>
            </w:r>
            <w:r w:rsidRPr="00962048">
              <w:rPr>
                <w:rStyle w:val="Lienhypertexte"/>
                <w:noProof/>
              </w:rPr>
              <w:t>Architecture Risks</w:t>
            </w:r>
            <w:r>
              <w:rPr>
                <w:noProof/>
                <w:webHidden/>
              </w:rPr>
              <w:tab/>
            </w:r>
            <w:r>
              <w:rPr>
                <w:noProof/>
                <w:webHidden/>
              </w:rPr>
              <w:fldChar w:fldCharType="begin"/>
            </w:r>
            <w:r>
              <w:rPr>
                <w:noProof/>
                <w:webHidden/>
              </w:rPr>
              <w:instrText xml:space="preserve"> PAGEREF _Toc498963045 \h </w:instrText>
            </w:r>
            <w:r>
              <w:rPr>
                <w:noProof/>
                <w:webHidden/>
              </w:rPr>
            </w:r>
            <w:r>
              <w:rPr>
                <w:noProof/>
                <w:webHidden/>
              </w:rPr>
              <w:fldChar w:fldCharType="separate"/>
            </w:r>
            <w:r>
              <w:rPr>
                <w:noProof/>
                <w:webHidden/>
              </w:rPr>
              <w:t>34</w:t>
            </w:r>
            <w:r>
              <w:rPr>
                <w:noProof/>
                <w:webHidden/>
              </w:rPr>
              <w:fldChar w:fldCharType="end"/>
            </w:r>
          </w:hyperlink>
        </w:p>
        <w:p w14:paraId="487D6BE9" w14:textId="1F0481E9" w:rsidR="00751A5B" w:rsidRDefault="00751A5B">
          <w:pPr>
            <w:pStyle w:val="TM1"/>
            <w:tabs>
              <w:tab w:val="left" w:pos="660"/>
            </w:tabs>
            <w:rPr>
              <w:rFonts w:asciiTheme="minorHAnsi" w:eastAsiaTheme="minorEastAsia" w:hAnsiTheme="minorHAnsi" w:cstheme="minorBidi"/>
              <w:b w:val="0"/>
              <w:caps w:val="0"/>
              <w:noProof/>
              <w:sz w:val="22"/>
              <w:szCs w:val="22"/>
              <w:lang w:val="fr-FR" w:eastAsia="fr-FR"/>
            </w:rPr>
          </w:pPr>
          <w:hyperlink w:anchor="_Toc498963046" w:history="1">
            <w:r w:rsidRPr="00962048">
              <w:rPr>
                <w:rStyle w:val="Lienhypertexte"/>
                <w:noProof/>
              </w:rPr>
              <w:t>4</w:t>
            </w:r>
            <w:r>
              <w:rPr>
                <w:rFonts w:asciiTheme="minorHAnsi" w:eastAsiaTheme="minorEastAsia" w:hAnsiTheme="minorHAnsi" w:cstheme="minorBidi"/>
                <w:b w:val="0"/>
                <w:caps w:val="0"/>
                <w:noProof/>
                <w:sz w:val="22"/>
                <w:szCs w:val="22"/>
                <w:lang w:val="fr-FR" w:eastAsia="fr-FR"/>
              </w:rPr>
              <w:tab/>
            </w:r>
            <w:r w:rsidRPr="00962048">
              <w:rPr>
                <w:rStyle w:val="Lienhypertexte"/>
                <w:noProof/>
              </w:rPr>
              <w:t>Section 4 System Construction Environment</w:t>
            </w:r>
            <w:r>
              <w:rPr>
                <w:noProof/>
                <w:webHidden/>
              </w:rPr>
              <w:tab/>
            </w:r>
            <w:r>
              <w:rPr>
                <w:noProof/>
                <w:webHidden/>
              </w:rPr>
              <w:fldChar w:fldCharType="begin"/>
            </w:r>
            <w:r>
              <w:rPr>
                <w:noProof/>
                <w:webHidden/>
              </w:rPr>
              <w:instrText xml:space="preserve"> PAGEREF _Toc498963046 \h </w:instrText>
            </w:r>
            <w:r>
              <w:rPr>
                <w:noProof/>
                <w:webHidden/>
              </w:rPr>
            </w:r>
            <w:r>
              <w:rPr>
                <w:noProof/>
                <w:webHidden/>
              </w:rPr>
              <w:fldChar w:fldCharType="separate"/>
            </w:r>
            <w:r>
              <w:rPr>
                <w:noProof/>
                <w:webHidden/>
              </w:rPr>
              <w:t>34</w:t>
            </w:r>
            <w:r>
              <w:rPr>
                <w:noProof/>
                <w:webHidden/>
              </w:rPr>
              <w:fldChar w:fldCharType="end"/>
            </w:r>
          </w:hyperlink>
        </w:p>
        <w:p w14:paraId="0EA1B52C" w14:textId="6AFEC2AE"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47" w:history="1">
            <w:r w:rsidRPr="00962048">
              <w:rPr>
                <w:rStyle w:val="Lienhypertexte"/>
                <w:noProof/>
              </w:rPr>
              <w:t>4.1</w:t>
            </w:r>
            <w:r>
              <w:rPr>
                <w:rFonts w:asciiTheme="minorHAnsi" w:eastAsiaTheme="minorEastAsia" w:hAnsiTheme="minorHAnsi" w:cstheme="minorBidi"/>
                <w:noProof/>
                <w:sz w:val="22"/>
                <w:szCs w:val="22"/>
                <w:lang w:val="fr-FR" w:eastAsia="fr-FR"/>
              </w:rPr>
              <w:tab/>
            </w:r>
            <w:r w:rsidRPr="00962048">
              <w:rPr>
                <w:rStyle w:val="Lienhypertexte"/>
                <w:noProof/>
              </w:rPr>
              <w:t>Development Environment</w:t>
            </w:r>
            <w:r>
              <w:rPr>
                <w:noProof/>
                <w:webHidden/>
              </w:rPr>
              <w:tab/>
            </w:r>
            <w:r>
              <w:rPr>
                <w:noProof/>
                <w:webHidden/>
              </w:rPr>
              <w:fldChar w:fldCharType="begin"/>
            </w:r>
            <w:r>
              <w:rPr>
                <w:noProof/>
                <w:webHidden/>
              </w:rPr>
              <w:instrText xml:space="preserve"> PAGEREF _Toc498963047 \h </w:instrText>
            </w:r>
            <w:r>
              <w:rPr>
                <w:noProof/>
                <w:webHidden/>
              </w:rPr>
            </w:r>
            <w:r>
              <w:rPr>
                <w:noProof/>
                <w:webHidden/>
              </w:rPr>
              <w:fldChar w:fldCharType="separate"/>
            </w:r>
            <w:r>
              <w:rPr>
                <w:noProof/>
                <w:webHidden/>
              </w:rPr>
              <w:t>34</w:t>
            </w:r>
            <w:r>
              <w:rPr>
                <w:noProof/>
                <w:webHidden/>
              </w:rPr>
              <w:fldChar w:fldCharType="end"/>
            </w:r>
          </w:hyperlink>
        </w:p>
        <w:p w14:paraId="6CAFFF32" w14:textId="591B9264"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48" w:history="1">
            <w:r w:rsidRPr="00962048">
              <w:rPr>
                <w:rStyle w:val="Lienhypertexte"/>
                <w:noProof/>
              </w:rPr>
              <w:t>4.1.1</w:t>
            </w:r>
            <w:r>
              <w:rPr>
                <w:rFonts w:asciiTheme="minorHAnsi" w:eastAsiaTheme="minorEastAsia" w:hAnsiTheme="minorHAnsi" w:cstheme="minorBidi"/>
                <w:noProof/>
                <w:sz w:val="22"/>
                <w:szCs w:val="22"/>
                <w:lang w:val="fr-FR" w:eastAsia="fr-FR"/>
              </w:rPr>
              <w:tab/>
            </w:r>
            <w:r w:rsidRPr="00962048">
              <w:rPr>
                <w:rStyle w:val="Lienhypertexte"/>
                <w:noProof/>
              </w:rPr>
              <w:t>Developer Workstation Configuration</w:t>
            </w:r>
            <w:r>
              <w:rPr>
                <w:noProof/>
                <w:webHidden/>
              </w:rPr>
              <w:tab/>
            </w:r>
            <w:r>
              <w:rPr>
                <w:noProof/>
                <w:webHidden/>
              </w:rPr>
              <w:fldChar w:fldCharType="begin"/>
            </w:r>
            <w:r>
              <w:rPr>
                <w:noProof/>
                <w:webHidden/>
              </w:rPr>
              <w:instrText xml:space="preserve"> PAGEREF _Toc498963048 \h </w:instrText>
            </w:r>
            <w:r>
              <w:rPr>
                <w:noProof/>
                <w:webHidden/>
              </w:rPr>
            </w:r>
            <w:r>
              <w:rPr>
                <w:noProof/>
                <w:webHidden/>
              </w:rPr>
              <w:fldChar w:fldCharType="separate"/>
            </w:r>
            <w:r>
              <w:rPr>
                <w:noProof/>
                <w:webHidden/>
              </w:rPr>
              <w:t>34</w:t>
            </w:r>
            <w:r>
              <w:rPr>
                <w:noProof/>
                <w:webHidden/>
              </w:rPr>
              <w:fldChar w:fldCharType="end"/>
            </w:r>
          </w:hyperlink>
        </w:p>
        <w:p w14:paraId="36DE136E" w14:textId="702E2DDF"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49" w:history="1">
            <w:r w:rsidRPr="00962048">
              <w:rPr>
                <w:rStyle w:val="Lienhypertexte"/>
                <w:noProof/>
              </w:rPr>
              <w:t>4.1.2</w:t>
            </w:r>
            <w:r>
              <w:rPr>
                <w:rFonts w:asciiTheme="minorHAnsi" w:eastAsiaTheme="minorEastAsia" w:hAnsiTheme="minorHAnsi" w:cstheme="minorBidi"/>
                <w:noProof/>
                <w:sz w:val="22"/>
                <w:szCs w:val="22"/>
                <w:lang w:val="fr-FR" w:eastAsia="fr-FR"/>
              </w:rPr>
              <w:tab/>
            </w:r>
            <w:r w:rsidRPr="00962048">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_Toc498963049 \h </w:instrText>
            </w:r>
            <w:r>
              <w:rPr>
                <w:noProof/>
                <w:webHidden/>
              </w:rPr>
            </w:r>
            <w:r>
              <w:rPr>
                <w:noProof/>
                <w:webHidden/>
              </w:rPr>
              <w:fldChar w:fldCharType="separate"/>
            </w:r>
            <w:r>
              <w:rPr>
                <w:noProof/>
                <w:webHidden/>
              </w:rPr>
              <w:t>34</w:t>
            </w:r>
            <w:r>
              <w:rPr>
                <w:noProof/>
                <w:webHidden/>
              </w:rPr>
              <w:fldChar w:fldCharType="end"/>
            </w:r>
          </w:hyperlink>
        </w:p>
        <w:p w14:paraId="009C3CF4" w14:textId="2979F50A"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50" w:history="1">
            <w:r w:rsidRPr="00962048">
              <w:rPr>
                <w:rStyle w:val="Lienhypertexte"/>
                <w:noProof/>
              </w:rPr>
              <w:t>4.2</w:t>
            </w:r>
            <w:r>
              <w:rPr>
                <w:rFonts w:asciiTheme="minorHAnsi" w:eastAsiaTheme="minorEastAsia" w:hAnsiTheme="minorHAnsi" w:cstheme="minorBidi"/>
                <w:noProof/>
                <w:sz w:val="22"/>
                <w:szCs w:val="22"/>
                <w:lang w:val="fr-FR" w:eastAsia="fr-FR"/>
              </w:rPr>
              <w:tab/>
            </w:r>
            <w:r w:rsidRPr="00962048">
              <w:rPr>
                <w:rStyle w:val="Lienhypertexte"/>
                <w:noProof/>
              </w:rPr>
              <w:t>QA Environment</w:t>
            </w:r>
            <w:r>
              <w:rPr>
                <w:noProof/>
                <w:webHidden/>
              </w:rPr>
              <w:tab/>
            </w:r>
            <w:r>
              <w:rPr>
                <w:noProof/>
                <w:webHidden/>
              </w:rPr>
              <w:fldChar w:fldCharType="begin"/>
            </w:r>
            <w:r>
              <w:rPr>
                <w:noProof/>
                <w:webHidden/>
              </w:rPr>
              <w:instrText xml:space="preserve"> PAGEREF _Toc498963050 \h </w:instrText>
            </w:r>
            <w:r>
              <w:rPr>
                <w:noProof/>
                <w:webHidden/>
              </w:rPr>
            </w:r>
            <w:r>
              <w:rPr>
                <w:noProof/>
                <w:webHidden/>
              </w:rPr>
              <w:fldChar w:fldCharType="separate"/>
            </w:r>
            <w:r>
              <w:rPr>
                <w:noProof/>
                <w:webHidden/>
              </w:rPr>
              <w:t>34</w:t>
            </w:r>
            <w:r>
              <w:rPr>
                <w:noProof/>
                <w:webHidden/>
              </w:rPr>
              <w:fldChar w:fldCharType="end"/>
            </w:r>
          </w:hyperlink>
        </w:p>
        <w:p w14:paraId="04DB15E4" w14:textId="18DCB61F"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51" w:history="1">
            <w:r w:rsidRPr="00962048">
              <w:rPr>
                <w:rStyle w:val="Lienhypertexte"/>
                <w:noProof/>
              </w:rPr>
              <w:t>4.2.1</w:t>
            </w:r>
            <w:r>
              <w:rPr>
                <w:rFonts w:asciiTheme="minorHAnsi" w:eastAsiaTheme="minorEastAsia" w:hAnsiTheme="minorHAnsi" w:cstheme="minorBidi"/>
                <w:noProof/>
                <w:sz w:val="22"/>
                <w:szCs w:val="22"/>
                <w:lang w:val="fr-FR" w:eastAsia="fr-FR"/>
              </w:rPr>
              <w:tab/>
            </w:r>
            <w:r w:rsidRPr="00962048">
              <w:rPr>
                <w:rStyle w:val="Lienhypertexte"/>
                <w:noProof/>
              </w:rPr>
              <w:t>QA environment Configuration</w:t>
            </w:r>
            <w:r>
              <w:rPr>
                <w:noProof/>
                <w:webHidden/>
              </w:rPr>
              <w:tab/>
            </w:r>
            <w:r>
              <w:rPr>
                <w:noProof/>
                <w:webHidden/>
              </w:rPr>
              <w:fldChar w:fldCharType="begin"/>
            </w:r>
            <w:r>
              <w:rPr>
                <w:noProof/>
                <w:webHidden/>
              </w:rPr>
              <w:instrText xml:space="preserve"> PAGEREF _Toc498963051 \h </w:instrText>
            </w:r>
            <w:r>
              <w:rPr>
                <w:noProof/>
                <w:webHidden/>
              </w:rPr>
            </w:r>
            <w:r>
              <w:rPr>
                <w:noProof/>
                <w:webHidden/>
              </w:rPr>
              <w:fldChar w:fldCharType="separate"/>
            </w:r>
            <w:r>
              <w:rPr>
                <w:noProof/>
                <w:webHidden/>
              </w:rPr>
              <w:t>34</w:t>
            </w:r>
            <w:r>
              <w:rPr>
                <w:noProof/>
                <w:webHidden/>
              </w:rPr>
              <w:fldChar w:fldCharType="end"/>
            </w:r>
          </w:hyperlink>
        </w:p>
        <w:p w14:paraId="63E3769D" w14:textId="5D14F4FE"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52" w:history="1">
            <w:r w:rsidRPr="00962048">
              <w:rPr>
                <w:rStyle w:val="Lienhypertexte"/>
                <w:noProof/>
              </w:rPr>
              <w:t>4.2.2</w:t>
            </w:r>
            <w:r>
              <w:rPr>
                <w:rFonts w:asciiTheme="minorHAnsi" w:eastAsiaTheme="minorEastAsia" w:hAnsiTheme="minorHAnsi" w:cstheme="minorBidi"/>
                <w:noProof/>
                <w:sz w:val="22"/>
                <w:szCs w:val="22"/>
                <w:lang w:val="fr-FR" w:eastAsia="fr-FR"/>
              </w:rPr>
              <w:tab/>
            </w:r>
            <w:r w:rsidRPr="00962048">
              <w:rPr>
                <w:rStyle w:val="Lienhypertexte"/>
                <w:noProof/>
              </w:rPr>
              <w:t>Supporting QA Infrastructure Configuration</w:t>
            </w:r>
            <w:r>
              <w:rPr>
                <w:noProof/>
                <w:webHidden/>
              </w:rPr>
              <w:tab/>
            </w:r>
            <w:r>
              <w:rPr>
                <w:noProof/>
                <w:webHidden/>
              </w:rPr>
              <w:fldChar w:fldCharType="begin"/>
            </w:r>
            <w:r>
              <w:rPr>
                <w:noProof/>
                <w:webHidden/>
              </w:rPr>
              <w:instrText xml:space="preserve"> PAGEREF _Toc498963052 \h </w:instrText>
            </w:r>
            <w:r>
              <w:rPr>
                <w:noProof/>
                <w:webHidden/>
              </w:rPr>
            </w:r>
            <w:r>
              <w:rPr>
                <w:noProof/>
                <w:webHidden/>
              </w:rPr>
              <w:fldChar w:fldCharType="separate"/>
            </w:r>
            <w:r>
              <w:rPr>
                <w:noProof/>
                <w:webHidden/>
              </w:rPr>
              <w:t>34</w:t>
            </w:r>
            <w:r>
              <w:rPr>
                <w:noProof/>
                <w:webHidden/>
              </w:rPr>
              <w:fldChar w:fldCharType="end"/>
            </w:r>
          </w:hyperlink>
        </w:p>
        <w:p w14:paraId="284A3F82" w14:textId="2C8D9EE6" w:rsidR="00751A5B" w:rsidRDefault="00751A5B">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963053" w:history="1">
            <w:r w:rsidRPr="00962048">
              <w:rPr>
                <w:rStyle w:val="Lienhypertexte"/>
                <w:noProof/>
              </w:rPr>
              <w:t>4.3</w:t>
            </w:r>
            <w:r>
              <w:rPr>
                <w:rFonts w:asciiTheme="minorHAnsi" w:eastAsiaTheme="minorEastAsia" w:hAnsiTheme="minorHAnsi" w:cstheme="minorBidi"/>
                <w:noProof/>
                <w:sz w:val="22"/>
                <w:szCs w:val="22"/>
                <w:lang w:val="fr-FR" w:eastAsia="fr-FR"/>
              </w:rPr>
              <w:tab/>
            </w:r>
            <w:r w:rsidRPr="00962048">
              <w:rPr>
                <w:rStyle w:val="Lienhypertexte"/>
                <w:noProof/>
              </w:rPr>
              <w:t>Acceptance Environment</w:t>
            </w:r>
            <w:r>
              <w:rPr>
                <w:noProof/>
                <w:webHidden/>
              </w:rPr>
              <w:tab/>
            </w:r>
            <w:r>
              <w:rPr>
                <w:noProof/>
                <w:webHidden/>
              </w:rPr>
              <w:fldChar w:fldCharType="begin"/>
            </w:r>
            <w:r>
              <w:rPr>
                <w:noProof/>
                <w:webHidden/>
              </w:rPr>
              <w:instrText xml:space="preserve"> PAGEREF _Toc498963053 \h </w:instrText>
            </w:r>
            <w:r>
              <w:rPr>
                <w:noProof/>
                <w:webHidden/>
              </w:rPr>
            </w:r>
            <w:r>
              <w:rPr>
                <w:noProof/>
                <w:webHidden/>
              </w:rPr>
              <w:fldChar w:fldCharType="separate"/>
            </w:r>
            <w:r>
              <w:rPr>
                <w:noProof/>
                <w:webHidden/>
              </w:rPr>
              <w:t>34</w:t>
            </w:r>
            <w:r>
              <w:rPr>
                <w:noProof/>
                <w:webHidden/>
              </w:rPr>
              <w:fldChar w:fldCharType="end"/>
            </w:r>
          </w:hyperlink>
        </w:p>
        <w:p w14:paraId="437329FB" w14:textId="226D33C6"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54" w:history="1">
            <w:r w:rsidRPr="00962048">
              <w:rPr>
                <w:rStyle w:val="Lienhypertexte"/>
                <w:noProof/>
              </w:rPr>
              <w:t>4.3.1</w:t>
            </w:r>
            <w:r>
              <w:rPr>
                <w:rFonts w:asciiTheme="minorHAnsi" w:eastAsiaTheme="minorEastAsia" w:hAnsiTheme="minorHAnsi" w:cstheme="minorBidi"/>
                <w:noProof/>
                <w:sz w:val="22"/>
                <w:szCs w:val="22"/>
                <w:lang w:val="fr-FR" w:eastAsia="fr-FR"/>
              </w:rPr>
              <w:tab/>
            </w:r>
            <w:r w:rsidRPr="00962048">
              <w:rPr>
                <w:rStyle w:val="Lienhypertexte"/>
                <w:noProof/>
              </w:rPr>
              <w:t>Acceptance environment Configuration</w:t>
            </w:r>
            <w:r>
              <w:rPr>
                <w:noProof/>
                <w:webHidden/>
              </w:rPr>
              <w:tab/>
            </w:r>
            <w:r>
              <w:rPr>
                <w:noProof/>
                <w:webHidden/>
              </w:rPr>
              <w:fldChar w:fldCharType="begin"/>
            </w:r>
            <w:r>
              <w:rPr>
                <w:noProof/>
                <w:webHidden/>
              </w:rPr>
              <w:instrText xml:space="preserve"> PAGEREF _Toc498963054 \h </w:instrText>
            </w:r>
            <w:r>
              <w:rPr>
                <w:noProof/>
                <w:webHidden/>
              </w:rPr>
            </w:r>
            <w:r>
              <w:rPr>
                <w:noProof/>
                <w:webHidden/>
              </w:rPr>
              <w:fldChar w:fldCharType="separate"/>
            </w:r>
            <w:r>
              <w:rPr>
                <w:noProof/>
                <w:webHidden/>
              </w:rPr>
              <w:t>35</w:t>
            </w:r>
            <w:r>
              <w:rPr>
                <w:noProof/>
                <w:webHidden/>
              </w:rPr>
              <w:fldChar w:fldCharType="end"/>
            </w:r>
          </w:hyperlink>
        </w:p>
        <w:p w14:paraId="341E4E29" w14:textId="6770E57F" w:rsidR="00751A5B" w:rsidRDefault="00751A5B">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963055" w:history="1">
            <w:r w:rsidRPr="00962048">
              <w:rPr>
                <w:rStyle w:val="Lienhypertexte"/>
                <w:noProof/>
              </w:rPr>
              <w:t>4.3.2</w:t>
            </w:r>
            <w:r>
              <w:rPr>
                <w:rFonts w:asciiTheme="minorHAnsi" w:eastAsiaTheme="minorEastAsia" w:hAnsiTheme="minorHAnsi" w:cstheme="minorBidi"/>
                <w:noProof/>
                <w:sz w:val="22"/>
                <w:szCs w:val="22"/>
                <w:lang w:val="fr-FR" w:eastAsia="fr-FR"/>
              </w:rPr>
              <w:tab/>
            </w:r>
            <w:r w:rsidRPr="00962048">
              <w:rPr>
                <w:rStyle w:val="Lienhypertexte"/>
                <w:noProof/>
              </w:rPr>
              <w:t>Supporting Acceptance Infrastructure Configuration</w:t>
            </w:r>
            <w:r>
              <w:rPr>
                <w:noProof/>
                <w:webHidden/>
              </w:rPr>
              <w:tab/>
            </w:r>
            <w:r>
              <w:rPr>
                <w:noProof/>
                <w:webHidden/>
              </w:rPr>
              <w:fldChar w:fldCharType="begin"/>
            </w:r>
            <w:r>
              <w:rPr>
                <w:noProof/>
                <w:webHidden/>
              </w:rPr>
              <w:instrText xml:space="preserve"> PAGEREF _Toc498963055 \h </w:instrText>
            </w:r>
            <w:r>
              <w:rPr>
                <w:noProof/>
                <w:webHidden/>
              </w:rPr>
            </w:r>
            <w:r>
              <w:rPr>
                <w:noProof/>
                <w:webHidden/>
              </w:rPr>
              <w:fldChar w:fldCharType="separate"/>
            </w:r>
            <w:r>
              <w:rPr>
                <w:noProof/>
                <w:webHidden/>
              </w:rPr>
              <w:t>35</w:t>
            </w:r>
            <w:r>
              <w:rPr>
                <w:noProof/>
                <w:webHidden/>
              </w:rPr>
              <w:fldChar w:fldCharType="end"/>
            </w:r>
          </w:hyperlink>
        </w:p>
        <w:p w14:paraId="53C9482C" w14:textId="4D11408B"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0"/>
          <w:footerReference w:type="default" r:id="rId11"/>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E90DD4">
      <w:pPr>
        <w:pStyle w:val="Titre1"/>
        <w:numPr>
          <w:ilvl w:val="0"/>
          <w:numId w:val="16"/>
        </w:numPr>
      </w:pPr>
      <w:bookmarkStart w:id="1" w:name="_Toc443813170"/>
      <w:bookmarkStart w:id="2" w:name="_Toc490368956"/>
      <w:bookmarkStart w:id="3" w:name="_Toc25640886"/>
      <w:bookmarkStart w:id="4" w:name="_Toc498962919"/>
      <w:bookmarkEnd w:id="0"/>
      <w:r w:rsidRPr="00E90DD4">
        <w:t>Section 1 DOCUMENT SCOPE</w:t>
      </w:r>
      <w:bookmarkStart w:id="5" w:name="_Toc443813173"/>
      <w:bookmarkStart w:id="6" w:name="_Toc490368959"/>
      <w:bookmarkEnd w:id="1"/>
      <w:bookmarkEnd w:id="2"/>
      <w:bookmarkEnd w:id="3"/>
      <w:bookmarkEnd w:id="4"/>
    </w:p>
    <w:p w14:paraId="20D96AF7" w14:textId="77777777" w:rsidR="00C2495A" w:rsidRDefault="00C2495A" w:rsidP="00C2495A">
      <w:pPr>
        <w:pStyle w:val="Titre2"/>
      </w:pPr>
      <w:bookmarkStart w:id="7" w:name="_Toc498962920"/>
      <w:r>
        <w:t>Context</w:t>
      </w:r>
      <w:bookmarkEnd w:id="7"/>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7E118D">
      <w:pPr>
        <w:pStyle w:val="Paragraphedeliste"/>
        <w:numPr>
          <w:ilvl w:val="0"/>
          <w:numId w:val="6"/>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7E118D">
      <w:pPr>
        <w:pStyle w:val="Paragraphedeliste"/>
        <w:numPr>
          <w:ilvl w:val="0"/>
          <w:numId w:val="6"/>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594361">
      <w:pPr>
        <w:pStyle w:val="Paragraphedeliste"/>
        <w:numPr>
          <w:ilvl w:val="0"/>
          <w:numId w:val="40"/>
        </w:numPr>
      </w:pPr>
      <w:r>
        <w:t>The plain of Var for Eco-Valley / smart-city</w:t>
      </w:r>
    </w:p>
    <w:p w14:paraId="198CE127" w14:textId="797121AC" w:rsidR="00594361" w:rsidRDefault="00594361" w:rsidP="00594361">
      <w:pPr>
        <w:pStyle w:val="Paragraphedeliste"/>
        <w:numPr>
          <w:ilvl w:val="0"/>
          <w:numId w:val="40"/>
        </w:numPr>
      </w:pPr>
      <w:r>
        <w:t>Pasteur area for health / silver economy</w:t>
      </w:r>
    </w:p>
    <w:p w14:paraId="4CA66245" w14:textId="4EED5871" w:rsidR="00594361" w:rsidRDefault="007E2597" w:rsidP="00594361">
      <w:pPr>
        <w:pStyle w:val="Paragraphedeliste"/>
        <w:numPr>
          <w:ilvl w:val="0"/>
          <w:numId w:val="4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7E2597">
      <w:pPr>
        <w:pStyle w:val="Paragraphedeliste"/>
        <w:numPr>
          <w:ilvl w:val="0"/>
          <w:numId w:val="42"/>
        </w:numPr>
      </w:pPr>
      <w:r>
        <w:t>Provide a coherent and efficient framework for application development</w:t>
      </w:r>
    </w:p>
    <w:p w14:paraId="174D19D4" w14:textId="279F3E3C" w:rsidR="007E2597" w:rsidRDefault="00DB58EA" w:rsidP="007E2597">
      <w:pPr>
        <w:pStyle w:val="Paragraphedeliste"/>
        <w:numPr>
          <w:ilvl w:val="0"/>
          <w:numId w:val="41"/>
        </w:numPr>
      </w:pPr>
      <w:r>
        <w:t>App store and Market Place</w:t>
      </w:r>
    </w:p>
    <w:p w14:paraId="03E498BC" w14:textId="77777777" w:rsidR="007E2597" w:rsidRDefault="007E2597" w:rsidP="007E2597">
      <w:pPr>
        <w:pStyle w:val="Paragraphedeliste"/>
        <w:numPr>
          <w:ilvl w:val="0"/>
          <w:numId w:val="41"/>
        </w:numPr>
      </w:pPr>
      <w:r>
        <w:t>Open data</w:t>
      </w:r>
    </w:p>
    <w:p w14:paraId="73C4190B" w14:textId="77777777" w:rsidR="007E2597" w:rsidRDefault="007E2597" w:rsidP="007E2597">
      <w:pPr>
        <w:pStyle w:val="Paragraphedeliste"/>
        <w:numPr>
          <w:ilvl w:val="0"/>
          <w:numId w:val="41"/>
        </w:numPr>
      </w:pPr>
      <w:r>
        <w:lastRenderedPageBreak/>
        <w:t>Labeling of applications</w:t>
      </w:r>
    </w:p>
    <w:p w14:paraId="4501B667" w14:textId="77777777" w:rsidR="007E2597" w:rsidRDefault="007E2597" w:rsidP="007E2597">
      <w:pPr>
        <w:pStyle w:val="Paragraphedeliste"/>
        <w:numPr>
          <w:ilvl w:val="0"/>
          <w:numId w:val="4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E33ED8">
      <w:pPr>
        <w:pStyle w:val="Paragraphedeliste"/>
        <w:numPr>
          <w:ilvl w:val="0"/>
          <w:numId w:val="42"/>
        </w:numPr>
      </w:pPr>
      <w:r>
        <w:t>Aggregate the different sensor subnetworks into a metropolitan collection backbone network</w:t>
      </w:r>
    </w:p>
    <w:p w14:paraId="53B118A9" w14:textId="77777777" w:rsidR="007E2597" w:rsidRDefault="007E2597" w:rsidP="00E33ED8">
      <w:pPr>
        <w:pStyle w:val="Paragraphedeliste"/>
        <w:numPr>
          <w:ilvl w:val="0"/>
          <w:numId w:val="41"/>
        </w:numPr>
      </w:pPr>
      <w:r>
        <w:t>Adopt a logic of optimization and rationalization</w:t>
      </w:r>
    </w:p>
    <w:p w14:paraId="4C0BE0AA" w14:textId="18D28577" w:rsidR="007E2597" w:rsidRDefault="007E2597" w:rsidP="00E33ED8">
      <w:pPr>
        <w:pStyle w:val="Paragraphedeliste"/>
        <w:numPr>
          <w:ilvl w:val="0"/>
          <w:numId w:val="41"/>
        </w:numPr>
      </w:pPr>
      <w:r>
        <w:t>Capitalize on existing networks managed by the ISD (470 km of fiber optics, radio bridges, VPN-M2M)</w:t>
      </w:r>
    </w:p>
    <w:p w14:paraId="406599A7" w14:textId="77777777" w:rsidR="007E2597" w:rsidRDefault="007E2597" w:rsidP="00E33ED8">
      <w:pPr>
        <w:pStyle w:val="Paragraphedeliste"/>
        <w:numPr>
          <w:ilvl w:val="0"/>
          <w:numId w:val="42"/>
        </w:numPr>
      </w:pPr>
      <w:r>
        <w:t>Standardize and store information to facilitate collaboration between operational departments</w:t>
      </w:r>
    </w:p>
    <w:p w14:paraId="5072472C" w14:textId="77777777" w:rsidR="007E2597" w:rsidRDefault="007E2597" w:rsidP="00E33ED8">
      <w:pPr>
        <w:pStyle w:val="Paragraphedeliste"/>
        <w:numPr>
          <w:ilvl w:val="0"/>
          <w:numId w:val="42"/>
        </w:numPr>
      </w:pPr>
      <w:r>
        <w:t>Share and enrich these data by experimenting with industrialists, laboratories, researchers, communities, citizens, ...</w:t>
      </w:r>
    </w:p>
    <w:p w14:paraId="577761AF" w14:textId="77777777" w:rsidR="007E2597" w:rsidRDefault="007E2597" w:rsidP="00E33ED8">
      <w:pPr>
        <w:pStyle w:val="Paragraphedeliste"/>
        <w:numPr>
          <w:ilvl w:val="0"/>
          <w:numId w:val="42"/>
        </w:numPr>
      </w:pPr>
      <w:r>
        <w:t>Update continuously various predictions by integrating real-time data</w:t>
      </w:r>
    </w:p>
    <w:p w14:paraId="7FF81478" w14:textId="1E4E4A33" w:rsidR="007E2597" w:rsidRDefault="007E2597" w:rsidP="00E33ED8">
      <w:pPr>
        <w:pStyle w:val="Paragraphedeliste"/>
        <w:numPr>
          <w:ilvl w:val="0"/>
          <w:numId w:val="4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1C8C8DB8"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xml:space="preserve">, based mainly on </w:t>
      </w:r>
      <w:proofErr w:type="spellStart"/>
      <w:r w:rsidR="0036158F">
        <w:t>Fiware</w:t>
      </w:r>
      <w:proofErr w:type="spellEnd"/>
      <w:r w:rsidR="002409F4">
        <w:t>.</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14:paraId="4CC770DF" w14:textId="77777777" w:rsidR="002B11BB" w:rsidRDefault="002B11BB" w:rsidP="002B11BB"/>
    <w:p w14:paraId="1A41F0CF" w14:textId="77777777" w:rsidR="00031F83" w:rsidRDefault="002B11BB" w:rsidP="00031F83">
      <w:pPr>
        <w:keepNext/>
      </w:pPr>
      <w:r>
        <w:rPr>
          <w:noProof/>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4FD965CD" w:rsidR="002B11BB" w:rsidRPr="0077092E" w:rsidRDefault="00031F83" w:rsidP="00031F83">
      <w:pPr>
        <w:pStyle w:val="Lgende"/>
      </w:pPr>
      <w:r>
        <w:t xml:space="preserve">Figure </w:t>
      </w:r>
      <w:r>
        <w:fldChar w:fldCharType="begin"/>
      </w:r>
      <w:r>
        <w:instrText xml:space="preserve"> SEQ Figure \* ARABIC </w:instrText>
      </w:r>
      <w:r>
        <w:fldChar w:fldCharType="separate"/>
      </w:r>
      <w:r w:rsidR="00DC1A66">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3035ED">
      <w:pPr>
        <w:pStyle w:val="Paragraphedeliste"/>
        <w:numPr>
          <w:ilvl w:val="0"/>
          <w:numId w:val="5"/>
        </w:numPr>
      </w:pPr>
      <w:r w:rsidRPr="0077092E">
        <w:t>Identify and explain the risks inherent in this Technical Architecture;</w:t>
      </w:r>
    </w:p>
    <w:p w14:paraId="643AE6CF" w14:textId="77777777" w:rsidR="002D7C8C" w:rsidRPr="0077092E" w:rsidRDefault="002D7C8C" w:rsidP="003035ED">
      <w:pPr>
        <w:pStyle w:val="Paragraphedeliste"/>
        <w:numPr>
          <w:ilvl w:val="0"/>
          <w:numId w:val="5"/>
        </w:numPr>
      </w:pPr>
      <w:r w:rsidRPr="0077092E">
        <w:t>Define baseline sizing, archiving and performance requirements;</w:t>
      </w:r>
    </w:p>
    <w:p w14:paraId="42B57B5A" w14:textId="77777777" w:rsidR="002D7C8C" w:rsidRDefault="002D7C8C" w:rsidP="003035ED">
      <w:pPr>
        <w:pStyle w:val="Paragraphedeliste"/>
        <w:numPr>
          <w:ilvl w:val="0"/>
          <w:numId w:val="5"/>
        </w:numPr>
      </w:pPr>
      <w:r w:rsidRPr="0077092E">
        <w:t>Identify the hardware and software specifications for the Development, Testing, QA and Production environments;</w:t>
      </w:r>
    </w:p>
    <w:p w14:paraId="4749F19A" w14:textId="77777777" w:rsidR="007E118D" w:rsidRPr="0077092E" w:rsidRDefault="007E118D" w:rsidP="007E118D">
      <w:pPr>
        <w:pStyle w:val="Paragraphedeliste"/>
        <w:numPr>
          <w:ilvl w:val="0"/>
          <w:numId w:val="5"/>
        </w:numPr>
      </w:pPr>
      <w:r>
        <w:t xml:space="preserve">Identify monitoring and support tools for </w:t>
      </w:r>
      <w:r w:rsidRPr="007E118D">
        <w:t>maintenance in operational condition</w:t>
      </w:r>
    </w:p>
    <w:p w14:paraId="7AC68CD7" w14:textId="53FF373C" w:rsidR="002D7C8C" w:rsidRPr="0077092E" w:rsidRDefault="007E118D" w:rsidP="003035ED">
      <w:pPr>
        <w:pStyle w:val="Paragraphedeliste"/>
        <w:numPr>
          <w:ilvl w:val="0"/>
          <w:numId w:val="5"/>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8" w:name="_Toc498962921"/>
      <w:r>
        <w:t>G</w:t>
      </w:r>
      <w:r w:rsidRPr="00C2495A">
        <w:t>lossary</w:t>
      </w:r>
      <w:bookmarkEnd w:id="8"/>
    </w:p>
    <w:p w14:paraId="1EDC9356" w14:textId="77777777" w:rsidR="00C2495A" w:rsidRDefault="00C2495A" w:rsidP="00C2495A"/>
    <w:p w14:paraId="7C327ABB" w14:textId="5AE6FA14"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14:paraId="43236573" w14:textId="7236DE2C"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 xml:space="preserve">rchitecture (SOA) architectural style that structures an application as a collection of loosely coupled services. In a microservices architecture, services should be </w:t>
      </w:r>
      <w:proofErr w:type="gramStart"/>
      <w:r w:rsidRPr="00722406">
        <w:t>fine-grained</w:t>
      </w:r>
      <w:proofErr w:type="gramEnd"/>
      <w:r w:rsidRPr="00722406">
        <w:t xml:space="preserve"> and the protocols should be lightweight</w:t>
      </w:r>
      <w:r>
        <w:t>, it n</w:t>
      </w:r>
      <w:r w:rsidRPr="00722406">
        <w:t>aturally enforces a modular structure.</w:t>
      </w:r>
    </w:p>
    <w:p w14:paraId="0F0D085C" w14:textId="3637227A"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540DB486" w14:textId="11171C03" w:rsidR="000B0375" w:rsidRPr="000B0375" w:rsidRDefault="00293E95" w:rsidP="000B037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3"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4"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5"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6"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7"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8"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19"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0"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1" w:history="1">
        <w:r w:rsidR="00F5504D" w:rsidRPr="00F5504D">
          <w:rPr>
            <w:rStyle w:val="Lienhypertexte"/>
          </w:rPr>
          <w:t>Docker site</w:t>
        </w:r>
      </w:hyperlink>
      <w:r w:rsidR="00F5504D">
        <w:t xml:space="preserve">, </w:t>
      </w:r>
      <w:hyperlink r:id="rId22" w:history="1">
        <w:r w:rsidR="00F5504D" w:rsidRPr="00F5504D">
          <w:rPr>
            <w:rStyle w:val="Lienhypertexte"/>
          </w:rPr>
          <w:t>Docker Documentation</w:t>
        </w:r>
      </w:hyperlink>
    </w:p>
    <w:p w14:paraId="1DF745C2" w14:textId="29DBBC96" w:rsidR="00697A16" w:rsidRDefault="00697A16" w:rsidP="00C2495A">
      <w:r w:rsidRPr="00697A16">
        <w:rPr>
          <w:b/>
        </w:rPr>
        <w:t>Swarm</w:t>
      </w:r>
      <w:r>
        <w:t>:</w:t>
      </w:r>
      <w:r w:rsidR="000B52C2">
        <w:t xml:space="preserve"> </w:t>
      </w:r>
      <w:hyperlink r:id="rId23"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7C41F882" w:rsidR="00EA7075" w:rsidRDefault="00EA7075" w:rsidP="00C2495A">
      <w:r w:rsidRPr="00EA7075">
        <w:rPr>
          <w:b/>
        </w:rPr>
        <w:t>UI</w:t>
      </w:r>
      <w:r>
        <w:t>: User Interface</w:t>
      </w:r>
    </w:p>
    <w:p w14:paraId="09E7807A" w14:textId="2F5300AD" w:rsidR="00E75A9E" w:rsidRDefault="008D2470" w:rsidP="00C2495A">
      <w:r>
        <w:rPr>
          <w:b/>
        </w:rPr>
        <w:t>O</w:t>
      </w:r>
      <w:r w:rsidRPr="008D2470">
        <w:rPr>
          <w:b/>
        </w:rPr>
        <w:t>ntology</w:t>
      </w:r>
      <w:r w:rsidRPr="008D2470">
        <w:t>: formal specification of a conceptualization, used to explicitly capture the semantics of a certain reality</w:t>
      </w:r>
    </w:p>
    <w:p w14:paraId="7A1EEAC0" w14:textId="77777777" w:rsidR="002D7C8C" w:rsidRPr="00131C91" w:rsidRDefault="00F772CF" w:rsidP="00E90DD4">
      <w:pPr>
        <w:pStyle w:val="Titre1"/>
        <w:rPr>
          <w:lang w:val="en-GB"/>
        </w:rPr>
      </w:pPr>
      <w:r w:rsidRPr="00CE0217">
        <w:rPr>
          <w:lang w:val="en-GB"/>
        </w:rPr>
        <w:br w:type="page"/>
      </w:r>
      <w:bookmarkStart w:id="9" w:name="_Toc498962922"/>
      <w:r w:rsidR="002D7C8C">
        <w:lastRenderedPageBreak/>
        <w:t>Section 2 OVERALL TECHNICAL ARCHITECTURE</w:t>
      </w:r>
      <w:bookmarkEnd w:id="9"/>
    </w:p>
    <w:p w14:paraId="0F20BF90" w14:textId="77777777" w:rsidR="002D7C8C" w:rsidRDefault="002D7C8C" w:rsidP="00416418">
      <w:pPr>
        <w:pStyle w:val="Titre2"/>
        <w:numPr>
          <w:ilvl w:val="0"/>
          <w:numId w:val="0"/>
        </w:numPr>
        <w:ind w:left="576" w:hanging="576"/>
      </w:pPr>
      <w:bookmarkStart w:id="10" w:name="_Toc498962923"/>
      <w:r>
        <w:t>2.1 System Architecture Context Diagram</w:t>
      </w:r>
      <w:bookmarkEnd w:id="10"/>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6E1904">
      <w:pPr>
        <w:pStyle w:val="Paragraphedeliste"/>
        <w:numPr>
          <w:ilvl w:val="0"/>
          <w:numId w:val="8"/>
        </w:numPr>
      </w:pPr>
      <w:r>
        <w:t xml:space="preserve">The main data center is Phoenix, </w:t>
      </w:r>
    </w:p>
    <w:p w14:paraId="345E8A77" w14:textId="77777777" w:rsidR="006E1904" w:rsidRDefault="006E1904" w:rsidP="006E1904">
      <w:pPr>
        <w:pStyle w:val="Paragraphedeliste"/>
        <w:numPr>
          <w:ilvl w:val="0"/>
          <w:numId w:val="8"/>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6E1904">
      <w:pPr>
        <w:pStyle w:val="Paragraphedeliste"/>
        <w:numPr>
          <w:ilvl w:val="0"/>
          <w:numId w:val="8"/>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6E1904">
      <w:pPr>
        <w:pStyle w:val="Paragraphedeliste"/>
        <w:numPr>
          <w:ilvl w:val="0"/>
          <w:numId w:val="8"/>
        </w:numPr>
      </w:pPr>
      <w:r>
        <w:t>The hardware infrastructure is based on bare metal servers (Cisco and a few remaining HP)</w:t>
      </w:r>
    </w:p>
    <w:p w14:paraId="1937B37F" w14:textId="77777777" w:rsidR="006E1904" w:rsidRDefault="006E1904" w:rsidP="006E1904">
      <w:pPr>
        <w:pStyle w:val="Paragraphedeliste"/>
        <w:numPr>
          <w:ilvl w:val="0"/>
          <w:numId w:val="8"/>
        </w:numPr>
      </w:pPr>
      <w:r>
        <w:t>The servers are blades in enclosures, 3 enclosures per cabinet</w:t>
      </w:r>
    </w:p>
    <w:p w14:paraId="08EDDD71" w14:textId="15146C43" w:rsidR="006E1904" w:rsidRDefault="006E1904" w:rsidP="006E1904">
      <w:pPr>
        <w:pStyle w:val="Paragraphedeliste"/>
        <w:numPr>
          <w:ilvl w:val="0"/>
          <w:numId w:val="8"/>
        </w:numPr>
      </w:pPr>
      <w:r>
        <w:t xml:space="preserve">The machines are managed with </w:t>
      </w:r>
      <w:r w:rsidR="006D638B">
        <w:t xml:space="preserve">vSphere and </w:t>
      </w:r>
      <w:r>
        <w:t xml:space="preserve">VMWare ESX as virtualization layer, </w:t>
      </w:r>
      <w:proofErr w:type="spellStart"/>
      <w:r>
        <w:t>vCenter</w:t>
      </w:r>
      <w:proofErr w:type="spellEnd"/>
      <w:r>
        <w:t>,</w:t>
      </w:r>
      <w:r w:rsidRPr="002D2930">
        <w:t xml:space="preserve"> </w:t>
      </w:r>
      <w:proofErr w:type="spellStart"/>
      <w:r w:rsidRPr="002D2930">
        <w:t>vMotion</w:t>
      </w:r>
      <w:proofErr w:type="spellEnd"/>
      <w:r w:rsidR="0080007B">
        <w:t>.</w:t>
      </w:r>
    </w:p>
    <w:p w14:paraId="2854E469" w14:textId="6A226B72" w:rsidR="006E1904" w:rsidRDefault="006E1904" w:rsidP="006E1904">
      <w:pPr>
        <w:pStyle w:val="Paragraphedeliste"/>
        <w:numPr>
          <w:ilvl w:val="0"/>
          <w:numId w:val="8"/>
        </w:numPr>
      </w:pPr>
      <w:r>
        <w:t>There is a redundant SAN (EMC), dispatched in main and secondary DC.</w:t>
      </w:r>
      <w:r w:rsidR="006D638B">
        <w:t xml:space="preserve"> (</w:t>
      </w:r>
      <w:proofErr w:type="gramStart"/>
      <w:r w:rsidR="006D638B">
        <w:t>capacity ?</w:t>
      </w:r>
      <w:proofErr w:type="gramEnd"/>
      <w:r w:rsidR="006D638B">
        <w:t>)</w:t>
      </w:r>
    </w:p>
    <w:p w14:paraId="5BCB5800" w14:textId="77777777" w:rsidR="006E1904" w:rsidRDefault="006E1904" w:rsidP="006E1904">
      <w:pPr>
        <w:pStyle w:val="Paragraphedeliste"/>
        <w:numPr>
          <w:ilvl w:val="0"/>
          <w:numId w:val="8"/>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6E1904">
      <w:pPr>
        <w:pStyle w:val="Paragraphedeliste"/>
        <w:numPr>
          <w:ilvl w:val="0"/>
          <w:numId w:val="7"/>
        </w:numPr>
        <w:rPr>
          <w:lang w:val="en-GB"/>
        </w:rPr>
      </w:pPr>
      <w:r w:rsidRPr="00CE0217">
        <w:rPr>
          <w:lang w:val="en-GB"/>
        </w:rPr>
        <w:t>Public DMZ for applications</w:t>
      </w:r>
    </w:p>
    <w:p w14:paraId="0FC050E0" w14:textId="77777777" w:rsidR="006E1904" w:rsidRPr="00CE0217" w:rsidRDefault="006E1904" w:rsidP="006E1904">
      <w:pPr>
        <w:pStyle w:val="Paragraphedeliste"/>
        <w:numPr>
          <w:ilvl w:val="0"/>
          <w:numId w:val="7"/>
        </w:numPr>
        <w:rPr>
          <w:lang w:val="en-GB"/>
        </w:rPr>
      </w:pPr>
      <w:r w:rsidRPr="00CE0217">
        <w:rPr>
          <w:lang w:val="en-GB"/>
        </w:rPr>
        <w:t>Private DMZ</w:t>
      </w:r>
    </w:p>
    <w:p w14:paraId="5FEB69C1" w14:textId="77777777" w:rsidR="006E1904" w:rsidRPr="00CE0217" w:rsidRDefault="006E1904" w:rsidP="006E1904">
      <w:pPr>
        <w:pStyle w:val="Paragraphedeliste"/>
        <w:numPr>
          <w:ilvl w:val="0"/>
          <w:numId w:val="7"/>
        </w:numPr>
        <w:rPr>
          <w:lang w:val="en-GB"/>
        </w:rPr>
      </w:pPr>
      <w:r w:rsidRPr="00CE0217">
        <w:rPr>
          <w:lang w:val="en-GB"/>
        </w:rPr>
        <w:t>LAN</w:t>
      </w:r>
    </w:p>
    <w:p w14:paraId="6544FCC9" w14:textId="6024A7DE" w:rsidR="006E1904" w:rsidRPr="00CE0217" w:rsidRDefault="006E1904" w:rsidP="006E1904">
      <w:pPr>
        <w:pStyle w:val="Paragraphedeliste"/>
        <w:numPr>
          <w:ilvl w:val="0"/>
          <w:numId w:val="7"/>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4">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6FE23269"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DC1A66">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52EB1">
      <w:pPr>
        <w:pStyle w:val="Paragraphedeliste"/>
        <w:numPr>
          <w:ilvl w:val="0"/>
          <w:numId w:val="9"/>
        </w:numPr>
      </w:pPr>
      <w:r>
        <w:t>use MNCA mail services (outgoing/incoming)</w:t>
      </w:r>
    </w:p>
    <w:p w14:paraId="35B75ABE" w14:textId="77777777" w:rsidR="00452EB1" w:rsidRDefault="00452EB1" w:rsidP="00452EB1">
      <w:pPr>
        <w:pStyle w:val="Paragraphedeliste"/>
        <w:numPr>
          <w:ilvl w:val="0"/>
          <w:numId w:val="9"/>
        </w:numPr>
      </w:pPr>
      <w:r>
        <w:t>connect existing data sources to the new system instead of the current used data warehouse</w:t>
      </w:r>
    </w:p>
    <w:p w14:paraId="5620E937" w14:textId="723F60E4" w:rsidR="00702318" w:rsidRDefault="00702318" w:rsidP="00452EB1">
      <w:pPr>
        <w:pStyle w:val="Paragraphedeliste"/>
        <w:numPr>
          <w:ilvl w:val="0"/>
          <w:numId w:val="9"/>
        </w:numPr>
      </w:pPr>
      <w:r>
        <w:t>use</w:t>
      </w:r>
      <w:r w:rsidR="00D12B44">
        <w:t xml:space="preserve"> global MNCA security system based on Microsoft Adam (LDAP server)</w:t>
      </w:r>
      <w:r w:rsidR="00B20730">
        <w:t>, when possible</w:t>
      </w:r>
    </w:p>
    <w:p w14:paraId="6E5133D7" w14:textId="1CF0E2B5" w:rsidR="003E37E1" w:rsidRDefault="00141AE2" w:rsidP="00141AE2">
      <w:pPr>
        <w:pStyle w:val="Paragraphedeliste"/>
        <w:numPr>
          <w:ilvl w:val="0"/>
          <w:numId w:val="9"/>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5"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6" w:history="1">
        <w:r w:rsidRPr="00AB269D">
          <w:rPr>
            <w:rStyle w:val="Lienhypertexte"/>
          </w:rPr>
          <w:t>dedicated catalog</w:t>
        </w:r>
      </w:hyperlink>
    </w:p>
    <w:p w14:paraId="694F5146" w14:textId="77777777" w:rsidR="00250A09" w:rsidRDefault="00250A09" w:rsidP="0055791B">
      <w:r>
        <w:t xml:space="preserve"> </w:t>
      </w:r>
    </w:p>
    <w:p w14:paraId="22EDD8A7" w14:textId="35E6191E" w:rsidR="007D0616" w:rsidRDefault="00A836C2" w:rsidP="0055791B">
      <w:r>
        <w:lastRenderedPageBreak/>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r w:rsidR="004C61CF">
        <w:t xml:space="preserve"> using virtual machines</w:t>
      </w:r>
      <w:r w:rsidR="00E476D2">
        <w:t>.</w:t>
      </w:r>
    </w:p>
    <w:p w14:paraId="5DC01BA0" w14:textId="77777777" w:rsidR="004C61CF" w:rsidRDefault="004C61CF" w:rsidP="0055791B"/>
    <w:p w14:paraId="199D3990" w14:textId="401AC338"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7540D9CF" w14:textId="56A8E7DA" w:rsidR="00DC1A66" w:rsidRDefault="00DC1A66" w:rsidP="0055791B"/>
    <w:p w14:paraId="64F8CF8A" w14:textId="77777777" w:rsidR="00DC1A66" w:rsidRDefault="00DC1A66" w:rsidP="00DC1A66">
      <w:pPr>
        <w:keepNext/>
      </w:pPr>
      <w:r>
        <w:rPr>
          <w:noProof/>
        </w:rPr>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7">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14:paraId="28D384F1" w14:textId="2015861C" w:rsidR="00DC1A66" w:rsidRDefault="00DC1A66" w:rsidP="00DC1A66">
      <w:pPr>
        <w:pStyle w:val="Lgende"/>
      </w:pPr>
      <w:r>
        <w:t xml:space="preserve">Figure </w:t>
      </w:r>
      <w:r>
        <w:fldChar w:fldCharType="begin"/>
      </w:r>
      <w:r>
        <w:instrText xml:space="preserve"> SEQ Figure \* ARABIC </w:instrText>
      </w:r>
      <w:r>
        <w:fldChar w:fldCharType="separate"/>
      </w:r>
      <w:r>
        <w:rPr>
          <w:noProof/>
        </w:rPr>
        <w:t>3</w:t>
      </w:r>
      <w:r>
        <w:fldChar w:fldCharType="end"/>
      </w:r>
      <w:r>
        <w:t>: Docker compared to Virtual Machines</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rPr>
        <w:lastRenderedPageBreak/>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28">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773A8945" w:rsidR="0055791B" w:rsidRPr="0055791B" w:rsidRDefault="003073C4" w:rsidP="003073C4">
      <w:pPr>
        <w:pStyle w:val="Lgende"/>
      </w:pPr>
      <w:r>
        <w:t xml:space="preserve">Figure </w:t>
      </w:r>
      <w:r>
        <w:fldChar w:fldCharType="begin"/>
      </w:r>
      <w:r>
        <w:instrText xml:space="preserve"> SEQ Figure \* ARABIC </w:instrText>
      </w:r>
      <w:r>
        <w:fldChar w:fldCharType="separate"/>
      </w:r>
      <w:r w:rsidR="00DC1A66">
        <w:rPr>
          <w:noProof/>
        </w:rPr>
        <w:t>4</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77777777" w:rsidR="00C64B2E" w:rsidRDefault="00C64B2E" w:rsidP="002D7C8C">
      <w:r>
        <w:t>The learning curve of Docker container orchestration tool: Swarm, is less sloppy than other solution like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29"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77777777" w:rsidR="00D5504A" w:rsidRDefault="00D5504A" w:rsidP="002D7C8C">
      <w:r>
        <w:t xml:space="preserve">The repartition </w:t>
      </w:r>
      <w:r w:rsidR="00633C73">
        <w:t xml:space="preserve">of the traffic </w:t>
      </w:r>
      <w:r>
        <w:t>between the data centers</w:t>
      </w:r>
      <w:r w:rsidR="00633C73">
        <w:t xml:space="preserve"> will be managed by F5 </w:t>
      </w:r>
      <w:proofErr w:type="spellStart"/>
      <w:r w:rsidR="00633C73">
        <w:t>BigIP</w:t>
      </w:r>
      <w:proofErr w:type="spellEnd"/>
      <w:r w:rsidR="00633C73">
        <w:t xml:space="preserve"> load balancing appliance.</w:t>
      </w:r>
    </w:p>
    <w:p w14:paraId="35B0D421" w14:textId="0EE9F68B" w:rsidR="008F4289" w:rsidRDefault="008F4289" w:rsidP="002D7C8C">
      <w:r>
        <w:t>However</w:t>
      </w:r>
      <w:r w:rsidR="005C47C2">
        <w:t>,</w:t>
      </w:r>
      <w:r>
        <w:t xml:space="preserve">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40A3E4B3" w14:textId="7A98156B" w:rsidR="00FA6C43" w:rsidRDefault="00FA6C43" w:rsidP="002D7C8C"/>
    <w:p w14:paraId="377AAFFE" w14:textId="13D7C396"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14:paraId="3B75A030" w14:textId="348204C9" w:rsidR="006553F9" w:rsidRDefault="006553F9" w:rsidP="002D7C8C"/>
    <w:p w14:paraId="7AFE540E" w14:textId="6B3ADD77"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14:paraId="06919B21" w14:textId="51C804DA"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14:paraId="016F1330" w14:textId="77777777" w:rsidR="008979F8" w:rsidRDefault="008979F8" w:rsidP="002D7C8C"/>
    <w:p w14:paraId="70C00989" w14:textId="3D461D65" w:rsidR="006553F9" w:rsidRDefault="00D079E4" w:rsidP="002D7C8C">
      <w:r>
        <w:lastRenderedPageBreak/>
        <w:t>A</w:t>
      </w:r>
      <w:r w:rsidR="00EF7141">
        <w:t xml:space="preserve"> solution is proposed: </w:t>
      </w:r>
      <w:hyperlink r:id="rId30"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w:t>
      </w:r>
      <w:proofErr w:type="spellStart"/>
      <w:r w:rsidR="00680CF3" w:rsidRPr="00680CF3">
        <w:t>SnS</w:t>
      </w:r>
      <w:proofErr w:type="spellEnd"/>
      <w:r w:rsidR="00680CF3" w:rsidRPr="00680CF3">
        <w:t>)</w:t>
      </w:r>
      <w:r w:rsidR="00680CF3">
        <w:t>).</w:t>
      </w:r>
    </w:p>
    <w:p w14:paraId="45E277EE" w14:textId="77777777" w:rsidR="003561AB" w:rsidRDefault="003561AB" w:rsidP="002D7C8C"/>
    <w:p w14:paraId="758838C2" w14:textId="0963B323"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14:paraId="55AA12DD" w14:textId="1D33B38F" w:rsidR="003561AB" w:rsidRDefault="003561AB" w:rsidP="00A0444D"/>
    <w:p w14:paraId="637C3490" w14:textId="61B2A9D5" w:rsidR="003561AB" w:rsidRDefault="003561AB" w:rsidP="00A0444D">
      <w:r>
        <w:t>The choice to use the current way or VIO with vSphere, to manage the platform infrastructure need to be assessed with induced costs.</w:t>
      </w:r>
    </w:p>
    <w:p w14:paraId="5250110B" w14:textId="21FFDA69" w:rsidR="003561AB" w:rsidRDefault="003561AB" w:rsidP="00A0444D">
      <w:r>
        <w:t>Anyway, using only pure OpenStack tools to manage the platform infrastructure is a solution to consider at least to lower TCO in terms of license fees.</w:t>
      </w:r>
    </w:p>
    <w:p w14:paraId="1E2A3B3B" w14:textId="7BDC6D0A" w:rsidR="003561AB" w:rsidRDefault="003561AB" w:rsidP="00A0444D">
      <w:r>
        <w:t xml:space="preserve"> </w:t>
      </w:r>
    </w:p>
    <w:p w14:paraId="5BC6CA22" w14:textId="77777777" w:rsidR="002D7C8C" w:rsidRDefault="002D7C8C" w:rsidP="002D7C8C">
      <w:pPr>
        <w:pStyle w:val="Titre2"/>
        <w:numPr>
          <w:ilvl w:val="1"/>
          <w:numId w:val="3"/>
        </w:numPr>
      </w:pPr>
      <w:bookmarkStart w:id="11" w:name="_Toc498962924"/>
      <w:r>
        <w:t>System Architecture Model</w:t>
      </w:r>
      <w:bookmarkEnd w:id="11"/>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rPr>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1">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14:paraId="5805369A" w14:textId="123275F3" w:rsidR="002D7C8C" w:rsidRPr="0077092E" w:rsidRDefault="000F4D77" w:rsidP="000F4D77">
      <w:pPr>
        <w:pStyle w:val="Lgende"/>
      </w:pPr>
      <w:r>
        <w:t xml:space="preserve">Figure </w:t>
      </w:r>
      <w:r>
        <w:fldChar w:fldCharType="begin"/>
      </w:r>
      <w:r>
        <w:instrText xml:space="preserve"> SEQ Figure \* ARABIC </w:instrText>
      </w:r>
      <w:r>
        <w:fldChar w:fldCharType="separate"/>
      </w:r>
      <w:r w:rsidR="00DC1A66">
        <w:rPr>
          <w:noProof/>
        </w:rPr>
        <w:t>5</w:t>
      </w:r>
      <w:r>
        <w:fldChar w:fldCharType="end"/>
      </w:r>
      <w:r>
        <w:t>: MNCA IOT Smart City Platform logical architecture</w:t>
      </w:r>
    </w:p>
    <w:p w14:paraId="5B0C9945" w14:textId="477B5113" w:rsidR="002D7C8C" w:rsidRDefault="00D35DAA" w:rsidP="009A13A6">
      <w:pPr>
        <w:pStyle w:val="Paragraphedeliste"/>
        <w:numPr>
          <w:ilvl w:val="0"/>
          <w:numId w:val="10"/>
        </w:numPr>
      </w:pPr>
      <w:r>
        <w:t>Not all the relations between components have been represented in the above schema</w:t>
      </w:r>
      <w:r w:rsidR="00FE7EFD">
        <w:t xml:space="preserve"> to preserve readability.</w:t>
      </w:r>
    </w:p>
    <w:p w14:paraId="60E227AF" w14:textId="7A10DD4E" w:rsidR="000B1714" w:rsidRDefault="000B1714" w:rsidP="009A13A6">
      <w:pPr>
        <w:pStyle w:val="Paragraphedeliste"/>
        <w:numPr>
          <w:ilvl w:val="0"/>
          <w:numId w:val="10"/>
        </w:numPr>
      </w:pPr>
      <w:r>
        <w:t xml:space="preserve">Most of the components </w:t>
      </w:r>
      <w:r w:rsidR="00722406">
        <w:t xml:space="preserve">provide interfaces through RESTful API over HTTP/HTTPS, so that the platform is SOA (Service Oriented Architecture), and micro services based. </w:t>
      </w:r>
    </w:p>
    <w:p w14:paraId="0D60D86B" w14:textId="47C96EB8" w:rsidR="008005E6" w:rsidRDefault="00D35DAA" w:rsidP="009A13A6">
      <w:pPr>
        <w:pStyle w:val="Paragraphedeliste"/>
        <w:numPr>
          <w:ilvl w:val="0"/>
          <w:numId w:val="10"/>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2452B9B7" w:rsidR="00D35DAA" w:rsidRDefault="008005E6" w:rsidP="009A13A6">
      <w:pPr>
        <w:pStyle w:val="Paragraphedeliste"/>
        <w:numPr>
          <w:ilvl w:val="0"/>
          <w:numId w:val="10"/>
        </w:numPr>
      </w:pPr>
      <w:r>
        <w:lastRenderedPageBreak/>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77777777" w:rsidR="009A13A6" w:rsidRDefault="009A13A6" w:rsidP="009A13A6">
      <w:pPr>
        <w:pStyle w:val="Paragraphedeliste"/>
        <w:numPr>
          <w:ilvl w:val="0"/>
          <w:numId w:val="10"/>
        </w:numPr>
      </w:pPr>
      <w:r>
        <w:t>As well the transversal arrow to Biz ecosystem</w:t>
      </w:r>
      <w:r w:rsidR="007048E0">
        <w:t xml:space="preserve"> GE</w:t>
      </w:r>
      <w:r>
        <w:t>, represent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9A13A6">
      <w:pPr>
        <w:pStyle w:val="Paragraphedeliste"/>
        <w:numPr>
          <w:ilvl w:val="0"/>
          <w:numId w:val="10"/>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9A13A6">
      <w:pPr>
        <w:pStyle w:val="Paragraphedeliste"/>
        <w:numPr>
          <w:ilvl w:val="0"/>
          <w:numId w:val="10"/>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9A13A6">
      <w:pPr>
        <w:pStyle w:val="Paragraphedeliste"/>
        <w:numPr>
          <w:ilvl w:val="0"/>
          <w:numId w:val="10"/>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9A13A6">
      <w:pPr>
        <w:pStyle w:val="Paragraphedeliste"/>
        <w:numPr>
          <w:ilvl w:val="0"/>
          <w:numId w:val="10"/>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B535D8">
      <w:pPr>
        <w:pStyle w:val="Paragraphedeliste"/>
        <w:numPr>
          <w:ilvl w:val="0"/>
          <w:numId w:val="10"/>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77777777" w:rsidR="001F7747" w:rsidRDefault="001F7747" w:rsidP="00B535D8">
      <w:pPr>
        <w:pStyle w:val="Paragraphedeliste"/>
        <w:numPr>
          <w:ilvl w:val="0"/>
          <w:numId w:val="10"/>
        </w:numPr>
      </w:pPr>
      <w:r>
        <w:t xml:space="preserve">A global reverse proxy and load balancer (F5 </w:t>
      </w:r>
      <w:proofErr w:type="spellStart"/>
      <w:r>
        <w:t>BigIP</w:t>
      </w:r>
      <w:proofErr w:type="spellEnd"/>
      <w:r>
        <w:t>) will be the main entry point to the smart city platform.</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2" w:name="_Toc498962925"/>
      <w:r>
        <w:t>2.2.1 Overall Architectural Considerations</w:t>
      </w:r>
      <w:bookmarkEnd w:id="12"/>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Pr="0077092E" w:rsidRDefault="009A13A6" w:rsidP="002D7C8C">
      <w:pPr>
        <w:numPr>
          <w:ilvl w:val="0"/>
          <w:numId w:val="1"/>
        </w:numPr>
        <w:rPr>
          <w:i/>
          <w:iCs/>
        </w:rPr>
      </w:pPr>
      <w:r>
        <w:rPr>
          <w:i/>
          <w:iCs/>
        </w:rPr>
        <w:t>Database management</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2A34F150"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77777777" w:rsidR="003E068C" w:rsidRDefault="001D4C7E" w:rsidP="00B535D8">
      <w:r>
        <w:t xml:space="preserve">Only 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13" w:name="_Toc496618778"/>
      <w:bookmarkStart w:id="14" w:name="_Toc496618951"/>
      <w:bookmarkStart w:id="15" w:name="_Toc496619010"/>
      <w:bookmarkStart w:id="16" w:name="_Toc496711837"/>
      <w:bookmarkStart w:id="17" w:name="_Toc496712340"/>
      <w:bookmarkStart w:id="18" w:name="_Toc496721317"/>
      <w:bookmarkStart w:id="19" w:name="_Toc497140555"/>
      <w:bookmarkStart w:id="20" w:name="_Toc497322727"/>
      <w:bookmarkStart w:id="21" w:name="_Toc497335759"/>
      <w:bookmarkStart w:id="22" w:name="_Toc497335895"/>
      <w:bookmarkStart w:id="23" w:name="_Toc497400324"/>
      <w:bookmarkStart w:id="24" w:name="_Toc497476810"/>
      <w:bookmarkStart w:id="25" w:name="_Toc497654484"/>
      <w:bookmarkStart w:id="26" w:name="_Toc498000593"/>
      <w:bookmarkStart w:id="27" w:name="_Toc498526828"/>
      <w:bookmarkStart w:id="28" w:name="_Toc498526967"/>
      <w:bookmarkStart w:id="29" w:name="_Toc49896292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2DEE00B"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30" w:name="_Toc497322728"/>
      <w:bookmarkStart w:id="31" w:name="_Toc497335760"/>
      <w:bookmarkStart w:id="32" w:name="_Toc497335896"/>
      <w:bookmarkStart w:id="33" w:name="_Toc497400325"/>
      <w:bookmarkStart w:id="34" w:name="_Toc497476811"/>
      <w:bookmarkStart w:id="35" w:name="_Toc497654485"/>
      <w:bookmarkStart w:id="36" w:name="_Toc498000594"/>
      <w:bookmarkStart w:id="37" w:name="_Toc498526829"/>
      <w:bookmarkStart w:id="38" w:name="_Toc498526968"/>
      <w:bookmarkStart w:id="39" w:name="_Toc498962927"/>
      <w:bookmarkEnd w:id="30"/>
      <w:bookmarkEnd w:id="31"/>
      <w:bookmarkEnd w:id="32"/>
      <w:bookmarkEnd w:id="33"/>
      <w:bookmarkEnd w:id="34"/>
      <w:bookmarkEnd w:id="35"/>
      <w:bookmarkEnd w:id="36"/>
      <w:bookmarkEnd w:id="37"/>
      <w:bookmarkEnd w:id="38"/>
      <w:bookmarkEnd w:id="39"/>
    </w:p>
    <w:p w14:paraId="2B45D532"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40" w:name="_Toc497322729"/>
      <w:bookmarkStart w:id="41" w:name="_Toc497335761"/>
      <w:bookmarkStart w:id="42" w:name="_Toc497335897"/>
      <w:bookmarkStart w:id="43" w:name="_Toc497400326"/>
      <w:bookmarkStart w:id="44" w:name="_Toc497476812"/>
      <w:bookmarkStart w:id="45" w:name="_Toc497654486"/>
      <w:bookmarkStart w:id="46" w:name="_Toc498000595"/>
      <w:bookmarkStart w:id="47" w:name="_Toc498526830"/>
      <w:bookmarkStart w:id="48" w:name="_Toc498526969"/>
      <w:bookmarkStart w:id="49" w:name="_Toc498962928"/>
      <w:bookmarkEnd w:id="40"/>
      <w:bookmarkEnd w:id="41"/>
      <w:bookmarkEnd w:id="42"/>
      <w:bookmarkEnd w:id="43"/>
      <w:bookmarkEnd w:id="44"/>
      <w:bookmarkEnd w:id="45"/>
      <w:bookmarkEnd w:id="46"/>
      <w:bookmarkEnd w:id="47"/>
      <w:bookmarkEnd w:id="48"/>
      <w:bookmarkEnd w:id="49"/>
    </w:p>
    <w:p w14:paraId="3110B8C8" w14:textId="77777777" w:rsidR="00B535D8" w:rsidRPr="00B535D8" w:rsidRDefault="00B535D8" w:rsidP="00B535D8">
      <w:pPr>
        <w:pStyle w:val="Paragraphedeliste"/>
        <w:keepNext/>
        <w:keepLines/>
        <w:numPr>
          <w:ilvl w:val="2"/>
          <w:numId w:val="11"/>
        </w:numPr>
        <w:spacing w:before="200"/>
        <w:contextualSpacing w:val="0"/>
        <w:outlineLvl w:val="2"/>
        <w:rPr>
          <w:rFonts w:eastAsiaTheme="majorEastAsia" w:cstheme="majorBidi"/>
          <w:b/>
          <w:bCs/>
          <w:vanish/>
          <w:sz w:val="24"/>
        </w:rPr>
      </w:pPr>
      <w:bookmarkStart w:id="50" w:name="_Toc497322730"/>
      <w:bookmarkStart w:id="51" w:name="_Toc497335762"/>
      <w:bookmarkStart w:id="52" w:name="_Toc497335898"/>
      <w:bookmarkStart w:id="53" w:name="_Toc497400327"/>
      <w:bookmarkStart w:id="54" w:name="_Toc497476813"/>
      <w:bookmarkStart w:id="55" w:name="_Toc497654487"/>
      <w:bookmarkStart w:id="56" w:name="_Toc498000596"/>
      <w:bookmarkStart w:id="57" w:name="_Toc498526831"/>
      <w:bookmarkStart w:id="58" w:name="_Toc498526970"/>
      <w:bookmarkStart w:id="59" w:name="_Toc498962929"/>
      <w:bookmarkEnd w:id="50"/>
      <w:bookmarkEnd w:id="51"/>
      <w:bookmarkEnd w:id="52"/>
      <w:bookmarkEnd w:id="53"/>
      <w:bookmarkEnd w:id="54"/>
      <w:bookmarkEnd w:id="55"/>
      <w:bookmarkEnd w:id="56"/>
      <w:bookmarkEnd w:id="57"/>
      <w:bookmarkEnd w:id="58"/>
      <w:bookmarkEnd w:id="59"/>
    </w:p>
    <w:p w14:paraId="698D8D6C" w14:textId="77777777" w:rsidR="00B535D8" w:rsidRPr="00B535D8" w:rsidRDefault="00B535D8" w:rsidP="00B535D8">
      <w:pPr>
        <w:pStyle w:val="Paragraphedeliste"/>
        <w:keepNext/>
        <w:keepLines/>
        <w:numPr>
          <w:ilvl w:val="3"/>
          <w:numId w:val="11"/>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lastRenderedPageBreak/>
        <w:t xml:space="preserve">By using </w:t>
      </w:r>
      <w:hyperlink r:id="rId32"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0F21E231" w:rsidR="00090207" w:rsidRDefault="00090207" w:rsidP="00B535D8">
      <w:r>
        <w:t>Docker Images used for the platform will be locally managed in a secured registry</w:t>
      </w:r>
      <w:r w:rsidR="00995542">
        <w:t>.</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3"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B63CED">
      <w:pPr>
        <w:pStyle w:val="Paragraphedeliste"/>
        <w:numPr>
          <w:ilvl w:val="0"/>
          <w:numId w:val="20"/>
        </w:numPr>
      </w:pPr>
      <w:r>
        <w:t>This is native architecture for MongoDB</w:t>
      </w:r>
    </w:p>
    <w:p w14:paraId="003147BE" w14:textId="6BE653A8" w:rsidR="00EF4C1F" w:rsidRDefault="00EF4C1F" w:rsidP="00B63CED">
      <w:pPr>
        <w:pStyle w:val="Paragraphedeliste"/>
        <w:numPr>
          <w:ilvl w:val="0"/>
          <w:numId w:val="20"/>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B63CED">
      <w:pPr>
        <w:pStyle w:val="Paragraphedeliste"/>
        <w:numPr>
          <w:ilvl w:val="0"/>
          <w:numId w:val="20"/>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7FBFCE9" w14:textId="18F37571" w:rsidR="003F3997" w:rsidRDefault="00C51AF6" w:rsidP="00C51AF6">
      <w:r>
        <w:t>No</w:t>
      </w:r>
      <w:r w:rsidR="009B3161">
        <w:t xml:space="preserve"> specific requirement</w:t>
      </w:r>
      <w:r w:rsidR="0036086A">
        <w:t xml:space="preserve">, </w:t>
      </w:r>
      <w:r w:rsidR="003E4AC6">
        <w:t>but as the database clusters will be easily scalable, the transaction volume increase can be anticipated</w:t>
      </w:r>
      <w:r w:rsidR="003F3997">
        <w:t>.</w:t>
      </w:r>
    </w:p>
    <w:p w14:paraId="4922592D" w14:textId="508E2DBB" w:rsidR="00C51AF6" w:rsidRDefault="003F3997" w:rsidP="00C51AF6">
      <w:r>
        <w:t>For that t</w:t>
      </w:r>
      <w:r w:rsidR="003E4AC6">
        <w:t xml:space="preserve">he monitoring system </w:t>
      </w:r>
      <w:r>
        <w:t>must have detailed history about transaction activity to be compared to processing/storage/network activity of the syst</w:t>
      </w:r>
      <w:r w:rsidR="0036320B">
        <w:t>em, this</w:t>
      </w:r>
      <w:r>
        <w:t xml:space="preserve"> to be able to analyze the need of adding a node to the clu</w:t>
      </w:r>
      <w:r w:rsidR="0036320B">
        <w:t>ster, or just another container</w:t>
      </w:r>
    </w:p>
    <w:p w14:paraId="0F492CC0" w14:textId="78244B24" w:rsidR="0036320B" w:rsidRDefault="0036320B" w:rsidP="00C51AF6">
      <w:r>
        <w:t xml:space="preserve">Beside this, some assumptions must be defined in terms </w:t>
      </w:r>
      <w:r w:rsidR="00C33229">
        <w:t xml:space="preserve">of number </w:t>
      </w:r>
      <w:r>
        <w:t>of events</w:t>
      </w:r>
      <w:r w:rsidR="00C33229">
        <w:t xml:space="preserve"> occurring, based on existing flow, to allow an evaluation of transaction volumes</w:t>
      </w:r>
    </w:p>
    <w:p w14:paraId="45C3E7B8" w14:textId="5B989E3F" w:rsidR="009B3161" w:rsidRDefault="009B3161" w:rsidP="00C51AF6"/>
    <w:p w14:paraId="2E15C04F" w14:textId="4C852916" w:rsidR="00C33229" w:rsidRDefault="00C33229" w:rsidP="00C33229">
      <w:pPr>
        <w:pStyle w:val="Titre4"/>
      </w:pPr>
      <w:r>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6242077F" w14:textId="77777777" w:rsidR="006B2658" w:rsidRDefault="007431E6" w:rsidP="00C51AF6">
      <w:r>
        <w:t>for most of components except database servers, the storage needs are</w:t>
      </w:r>
      <w:r w:rsidR="006B2658">
        <w:t xml:space="preserve"> limited to the container image footprint, and some configuration files (important for the container,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70E07F05" w14:textId="4D6F4FDE" w:rsidR="006B2658" w:rsidRDefault="006B2658" w:rsidP="00C51AF6">
      <w:r>
        <w:t>For database cluster</w:t>
      </w:r>
      <w:r w:rsidR="006F7CF2">
        <w:t>s</w:t>
      </w:r>
      <w:r w:rsidR="00952297">
        <w:t>, the problematic is different</w:t>
      </w:r>
      <w:r w:rsidR="00DD3E81">
        <w:t xml:space="preserve"> and is described in section 3 as well.</w:t>
      </w:r>
    </w:p>
    <w:p w14:paraId="40581721" w14:textId="77777777" w:rsidR="00C33229" w:rsidRPr="00C51AF6" w:rsidRDefault="00C33229" w:rsidP="00C51AF6"/>
    <w:p w14:paraId="079D458E" w14:textId="77777777" w:rsidR="009D7CA7" w:rsidRDefault="009B3161" w:rsidP="00641BB8">
      <w:pPr>
        <w:pStyle w:val="Titre4"/>
      </w:pPr>
      <w:r>
        <w:t>Concurrent user</w:t>
      </w:r>
      <w:r w:rsidR="0036086A">
        <w:t xml:space="preserve"> &amp; devices</w:t>
      </w:r>
    </w:p>
    <w:p w14:paraId="3782058B" w14:textId="77777777" w:rsidR="00E13566" w:rsidRDefault="009B3161" w:rsidP="009B3161">
      <w:r>
        <w:t>No specific requirement</w:t>
      </w:r>
      <w:r w:rsidR="00E13566">
        <w:t>.</w:t>
      </w:r>
    </w:p>
    <w:p w14:paraId="121B7EBD" w14:textId="77777777" w:rsidR="009B3161" w:rsidRPr="00C51AF6" w:rsidRDefault="00E13566" w:rsidP="009B3161">
      <w:r>
        <w:t>T</w:t>
      </w:r>
      <w:r w:rsidR="00B27D5D">
        <w:t>he</w:t>
      </w:r>
      <w:r w:rsidR="002964F3">
        <w:t xml:space="preserve"> scalability </w:t>
      </w:r>
      <w:r w:rsidR="00B27D5D">
        <w:t>of the platform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providing </w:t>
      </w:r>
      <w:r w:rsidR="00551D23">
        <w:t>the provisioning of enough computing nodes and bare metal servers</w:t>
      </w:r>
      <w:r w:rsidR="0036086A">
        <w:t xml:space="preserve"> to absorb the load</w:t>
      </w:r>
      <w:r w:rsidR="00551D23">
        <w:t>.</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4"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35"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E70F96">
      <w:pPr>
        <w:pStyle w:val="Paragraphedeliste"/>
        <w:numPr>
          <w:ilvl w:val="0"/>
          <w:numId w:val="27"/>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E70F96">
      <w:pPr>
        <w:pStyle w:val="Paragraphedeliste"/>
        <w:numPr>
          <w:ilvl w:val="0"/>
          <w:numId w:val="27"/>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E70F96">
      <w:pPr>
        <w:pStyle w:val="Paragraphedeliste"/>
        <w:numPr>
          <w:ilvl w:val="0"/>
          <w:numId w:val="27"/>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E70F96">
      <w:pPr>
        <w:pStyle w:val="Paragraphedeliste"/>
        <w:numPr>
          <w:ilvl w:val="0"/>
          <w:numId w:val="27"/>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E70F96">
      <w:pPr>
        <w:pStyle w:val="Paragraphedeliste"/>
        <w:numPr>
          <w:ilvl w:val="0"/>
          <w:numId w:val="27"/>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E70F96">
      <w:pPr>
        <w:pStyle w:val="Paragraphedeliste"/>
        <w:numPr>
          <w:ilvl w:val="0"/>
          <w:numId w:val="27"/>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E70F96">
      <w:pPr>
        <w:pStyle w:val="Paragraphedeliste"/>
        <w:numPr>
          <w:ilvl w:val="0"/>
          <w:numId w:val="27"/>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w:t>
      </w:r>
      <w:r>
        <w:lastRenderedPageBreak/>
        <w:t xml:space="preserve">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D55299">
      <w:pPr>
        <w:pStyle w:val="Paragraphedeliste"/>
        <w:numPr>
          <w:ilvl w:val="0"/>
          <w:numId w:val="27"/>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D55299">
      <w:pPr>
        <w:pStyle w:val="Paragraphedeliste"/>
        <w:numPr>
          <w:ilvl w:val="0"/>
          <w:numId w:val="27"/>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351AA8" w:rsidP="00084DF0">
      <w:pPr>
        <w:rPr>
          <w:rStyle w:val="Lienhypertexte"/>
        </w:rPr>
      </w:pPr>
      <w:hyperlink r:id="rId36"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015DD1">
      <w:pPr>
        <w:pStyle w:val="Titre2"/>
        <w:numPr>
          <w:ilvl w:val="1"/>
          <w:numId w:val="29"/>
        </w:numPr>
      </w:pPr>
      <w:bookmarkStart w:id="60" w:name="_Toc498962930"/>
      <w:r>
        <w:t>System Architecture Component Definitions</w:t>
      </w:r>
      <w:bookmarkEnd w:id="60"/>
    </w:p>
    <w:p w14:paraId="6CE7307E" w14:textId="40E5A50C" w:rsidR="00C17488" w:rsidRDefault="00C17488" w:rsidP="00C17488"/>
    <w:p w14:paraId="4383EBCD" w14:textId="154AA7A5" w:rsidR="00C17488" w:rsidRDefault="00C17488" w:rsidP="00C17488">
      <w:pPr>
        <w:pStyle w:val="Titre3"/>
      </w:pPr>
      <w:bookmarkStart w:id="61" w:name="_Toc498962931"/>
      <w:r>
        <w:t>Docker Images Management Component</w:t>
      </w:r>
      <w:r w:rsidR="00C91847">
        <w:t>s</w:t>
      </w:r>
      <w:bookmarkEnd w:id="61"/>
    </w:p>
    <w:p w14:paraId="36F9FF06" w14:textId="389754A6" w:rsidR="00C17488" w:rsidRDefault="00C17488" w:rsidP="00C17488">
      <w:r>
        <w:t>MNCA needs to manage its own Docker images</w:t>
      </w:r>
      <w:r w:rsidR="00EF5CF8">
        <w:t xml:space="preserve"> in a local Docker Images Registry</w:t>
      </w:r>
      <w:r>
        <w:t xml:space="preserve">, </w:t>
      </w:r>
      <w:hyperlink r:id="rId37" w:history="1">
        <w:r w:rsidRPr="006F6545">
          <w:rPr>
            <w:rStyle w:val="Lienhypertexte"/>
          </w:rPr>
          <w:t>Portus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53702888" w14:textId="4481BD6D" w:rsidR="008C5419" w:rsidRDefault="00C17488" w:rsidP="00C17488">
      <w:r>
        <w:t xml:space="preserve">It’s an </w:t>
      </w:r>
      <w:hyperlink r:id="rId38" w:history="1">
        <w:r w:rsidRPr="00F06249">
          <w:rPr>
            <w:rStyle w:val="Lienhypertexte"/>
          </w:rPr>
          <w:t xml:space="preserve">open source software originated </w:t>
        </w:r>
        <w:r>
          <w:rPr>
            <w:rStyle w:val="Lienhypertexte"/>
          </w:rPr>
          <w:t>from</w:t>
        </w:r>
        <w:r w:rsidRPr="00F06249">
          <w:rPr>
            <w:rStyle w:val="Lienhypertexte"/>
          </w:rPr>
          <w:t xml:space="preserve"> </w:t>
        </w:r>
        <w:proofErr w:type="spellStart"/>
        <w:r w:rsidR="00E2346D">
          <w:rPr>
            <w:rStyle w:val="Lienhypertexte"/>
          </w:rPr>
          <w:t>Open</w:t>
        </w:r>
        <w:r w:rsidRPr="00F06249">
          <w:rPr>
            <w:rStyle w:val="Lienhypertexte"/>
          </w:rPr>
          <w:t>Suse</w:t>
        </w:r>
        <w:proofErr w:type="spellEnd"/>
      </w:hyperlink>
      <w:r>
        <w:t xml:space="preserve">, </w:t>
      </w:r>
      <w:r w:rsidR="008C5419">
        <w:t>written in Ruby.</w:t>
      </w:r>
    </w:p>
    <w:p w14:paraId="5E3BF455" w14:textId="6A00A461" w:rsidR="008C5419" w:rsidRDefault="008C5419" w:rsidP="00C17488">
      <w:r>
        <w:t>It provides</w:t>
      </w:r>
      <w:r w:rsidR="00C17488">
        <w:t xml:space="preserve"> its own security access layer</w:t>
      </w:r>
      <w:r>
        <w:t xml:space="preserve"> that can be </w:t>
      </w:r>
      <w:r w:rsidRPr="008C5419">
        <w:t>configured to use an LDAP server for the authentication</w:t>
      </w:r>
      <w:r w:rsidR="00FC6E4E">
        <w:t>, then i</w:t>
      </w:r>
      <w:r>
        <w:t xml:space="preserve">t </w:t>
      </w:r>
      <w:r w:rsidR="00FC6E4E">
        <w:t>is</w:t>
      </w:r>
      <w:r>
        <w:t xml:space="preserve"> possible to configure the component to use MNCA MS ADAM identity management</w:t>
      </w:r>
      <w:r w:rsidR="00FC6E4E">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1083A4C6" w:rsidR="00FC6E4E" w:rsidRDefault="00B8572C" w:rsidP="00B8572C">
            <w:r w:rsidRPr="00C91847">
              <w:t>NGINX</w:t>
            </w:r>
            <w:r w:rsidR="00C91847">
              <w:rPr>
                <w:b/>
              </w:rPr>
              <w:t xml:space="preserve"> </w:t>
            </w:r>
            <w:r w:rsidR="00C91847" w:rsidRPr="00C91847">
              <w:t>or</w:t>
            </w:r>
            <w:r w:rsidR="00C91847">
              <w:rPr>
                <w:b/>
              </w:rPr>
              <w:t xml:space="preserve"> </w:t>
            </w:r>
            <w:hyperlink r:id="rId39" w:history="1">
              <w:r w:rsidR="00C91847" w:rsidRPr="00EA7075">
                <w:rPr>
                  <w:rStyle w:val="Lienhypertexte"/>
                  <w:b/>
                </w:rPr>
                <w:t>Puma</w:t>
              </w:r>
            </w:hyperlink>
            <w:r w:rsidR="00C91847">
              <w:rPr>
                <w:b/>
              </w:rPr>
              <w:t xml:space="preserve"> </w:t>
            </w:r>
            <w:r w:rsidR="00C91847" w:rsidRPr="00C91847">
              <w:t>(Ruby web server)</w:t>
            </w:r>
          </w:p>
          <w:p w14:paraId="03DC89FB" w14:textId="38EB72A8" w:rsidR="00B8572C" w:rsidRDefault="00D67108" w:rsidP="00B8572C">
            <w:r>
              <w:t>Portus</w:t>
            </w:r>
            <w:r w:rsidR="00945258">
              <w:t xml:space="preserve"> web UI</w:t>
            </w:r>
            <w:r>
              <w:t xml:space="preserve"> (developed in Ruby)</w:t>
            </w:r>
          </w:p>
        </w:tc>
      </w:tr>
    </w:tbl>
    <w:p w14:paraId="0653A6AF" w14:textId="05DE9775" w:rsidR="00FC6E4E" w:rsidRDefault="00FC6E4E" w:rsidP="00C17488">
      <w:r>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0" w:anchor="copy-an-image-from-docker-hub-to-your-registry"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41"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58D8C858" w:rsidR="00945258" w:rsidRDefault="00945258" w:rsidP="00C17488">
      <w:r>
        <w:t xml:space="preserve">There’s no </w:t>
      </w:r>
      <w:r w:rsidR="00B23CFC">
        <w:t xml:space="preserve">real </w:t>
      </w:r>
      <w:r>
        <w:t>need of scalability for this component, only fault tolerance and high availability</w:t>
      </w:r>
      <w:r w:rsidR="004E2F11">
        <w:t xml:space="preserve"> are required</w:t>
      </w:r>
      <w:r w:rsidR="00E7584F">
        <w:t>.</w:t>
      </w:r>
    </w:p>
    <w:p w14:paraId="7D8EC6FC" w14:textId="076E3762" w:rsidR="00EF5CF8" w:rsidRDefault="00EF5CF8" w:rsidP="00C17488">
      <w:r>
        <w:lastRenderedPageBreak/>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62" w:name="_Toc498962932"/>
      <w:r>
        <w:t>Docker Swarm Management Component</w:t>
      </w:r>
      <w:bookmarkEnd w:id="62"/>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976E936"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41DDA8F7" w14:textId="7E25DDD8" w:rsidR="004B2A01" w:rsidRDefault="004B2A01" w:rsidP="00C17488"/>
    <w:p w14:paraId="0DBCB40A" w14:textId="1CCF367E"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2" w:history="1">
        <w:r w:rsidR="00127CCF" w:rsidRPr="00871BE1">
          <w:rPr>
            <w:rStyle w:val="Lienhypertexte"/>
          </w:rPr>
          <w:t>Rancher</w:t>
        </w:r>
      </w:hyperlink>
    </w:p>
    <w:p w14:paraId="2169961A" w14:textId="4BD4F63E" w:rsidR="00C17488" w:rsidRDefault="00871BE1" w:rsidP="00C17488">
      <w:r w:rsidRPr="00871BE1">
        <w:t xml:space="preserve">Rancher is a complete container management </w:t>
      </w:r>
      <w:r>
        <w:t xml:space="preserve">open-source </w:t>
      </w:r>
      <w:r w:rsidRPr="00871BE1">
        <w:t xml:space="preserve">platform that makes managing and using containers in production </w:t>
      </w:r>
      <w:proofErr w:type="gramStart"/>
      <w:r w:rsidRPr="00871BE1">
        <w:t>really easy</w:t>
      </w:r>
      <w:proofErr w:type="gramEnd"/>
      <w:r w:rsidRPr="00871BE1">
        <w:t>.</w:t>
      </w:r>
    </w:p>
    <w:p w14:paraId="43F782AA" w14:textId="729601A7" w:rsidR="00871BE1" w:rsidRDefault="008847AF" w:rsidP="00C17488">
      <w:r>
        <w:t>It allows to deploy services stacks over several Docker orchestration tools such as: Kubernetes, Swarm, Mesos.</w:t>
      </w:r>
    </w:p>
    <w:p w14:paraId="7FCA67B0" w14:textId="728F6410" w:rsidR="008847AF" w:rsidRDefault="008847AF" w:rsidP="00C17488">
      <w:r>
        <w:t xml:space="preserve">It allows </w:t>
      </w:r>
      <w:r w:rsidRPr="008847AF">
        <w:t>adding hosts directly from cloud providers or adding a host that’s already been prov</w:t>
      </w:r>
      <w:r>
        <w:t>isioned. For cloud providers, hots are</w:t>
      </w:r>
      <w:r w:rsidRPr="008847AF">
        <w:t xml:space="preserve"> provision</w:t>
      </w:r>
      <w:r>
        <w:t>ed</w:t>
      </w:r>
      <w:r w:rsidRPr="008847AF">
        <w:t xml:space="preserve"> using docker-machine and support any images that docker-machine supports.</w:t>
      </w:r>
    </w:p>
    <w:p w14:paraId="01FEA87C" w14:textId="7935F0B4"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14:paraId="4B8CCFF7" w14:textId="77777777" w:rsidTr="00DD6D91">
        <w:tc>
          <w:tcPr>
            <w:tcW w:w="2698" w:type="dxa"/>
          </w:tcPr>
          <w:p w14:paraId="73D3C98D" w14:textId="77777777" w:rsidR="00DD6D91" w:rsidRDefault="00DD6D91" w:rsidP="00DD6D91">
            <w:pPr>
              <w:rPr>
                <w:b/>
                <w:bCs/>
              </w:rPr>
            </w:pPr>
            <w:r>
              <w:rPr>
                <w:b/>
                <w:bCs/>
              </w:rPr>
              <w:t>Architecture Component</w:t>
            </w:r>
          </w:p>
        </w:tc>
        <w:tc>
          <w:tcPr>
            <w:tcW w:w="5661" w:type="dxa"/>
          </w:tcPr>
          <w:p w14:paraId="1EE82980" w14:textId="77777777" w:rsidR="00DD6D91" w:rsidRDefault="00DD6D91" w:rsidP="00DD6D91">
            <w:pPr>
              <w:rPr>
                <w:b/>
                <w:bCs/>
              </w:rPr>
            </w:pPr>
            <w:r>
              <w:rPr>
                <w:b/>
                <w:bCs/>
              </w:rPr>
              <w:t>Component Elements</w:t>
            </w:r>
          </w:p>
        </w:tc>
      </w:tr>
      <w:tr w:rsidR="00DD6D91" w14:paraId="0F3406E5" w14:textId="77777777" w:rsidTr="00DD6D91">
        <w:tc>
          <w:tcPr>
            <w:tcW w:w="2698" w:type="dxa"/>
          </w:tcPr>
          <w:p w14:paraId="741326F8" w14:textId="77777777" w:rsidR="00DD6D91" w:rsidRDefault="00DD6D91" w:rsidP="00DD6D91">
            <w:r>
              <w:t>Database Server</w:t>
            </w:r>
          </w:p>
        </w:tc>
        <w:tc>
          <w:tcPr>
            <w:tcW w:w="5661" w:type="dxa"/>
          </w:tcPr>
          <w:p w14:paraId="1DCAFC0B" w14:textId="63717607" w:rsidR="00DD6D91" w:rsidRDefault="00DD6D91" w:rsidP="00DD6D91">
            <w:r>
              <w:t>MySQL</w:t>
            </w:r>
            <w:r w:rsidR="002650C8">
              <w:t xml:space="preserve"> (default)</w:t>
            </w:r>
          </w:p>
        </w:tc>
      </w:tr>
      <w:tr w:rsidR="00DD6D91" w14:paraId="6052D24C" w14:textId="77777777" w:rsidTr="00DD6D91">
        <w:tc>
          <w:tcPr>
            <w:tcW w:w="2698" w:type="dxa"/>
          </w:tcPr>
          <w:p w14:paraId="59F92AF3" w14:textId="77777777" w:rsidR="00DD6D91" w:rsidRDefault="00DD6D91" w:rsidP="00DD6D91">
            <w:r>
              <w:t>Applications</w:t>
            </w:r>
          </w:p>
        </w:tc>
        <w:tc>
          <w:tcPr>
            <w:tcW w:w="5661" w:type="dxa"/>
          </w:tcPr>
          <w:p w14:paraId="0B724334" w14:textId="77777777" w:rsidR="00DD6D91" w:rsidRDefault="00DD6D91" w:rsidP="00DD6D91">
            <w:r>
              <w:t>Rancher server</w:t>
            </w:r>
          </w:p>
          <w:p w14:paraId="149333BB" w14:textId="77777777" w:rsidR="00DD6D91" w:rsidRDefault="00DD6D91" w:rsidP="00DD6D91">
            <w:r>
              <w:t xml:space="preserve">Rancher UI </w:t>
            </w:r>
          </w:p>
          <w:p w14:paraId="3ADD8C0E" w14:textId="69377587" w:rsidR="00DD6D91" w:rsidRDefault="00DD6D91" w:rsidP="00DD6D91">
            <w:r>
              <w:t xml:space="preserve">all in one Docker container </w:t>
            </w:r>
          </w:p>
        </w:tc>
      </w:tr>
    </w:tbl>
    <w:p w14:paraId="25602506" w14:textId="77777777" w:rsidR="00DD6D91" w:rsidRDefault="00DD6D91" w:rsidP="00C17488"/>
    <w:p w14:paraId="256D12F7" w14:textId="77777777" w:rsidR="008847AF" w:rsidRDefault="008847AF" w:rsidP="00C17488"/>
    <w:p w14:paraId="0234926C" w14:textId="272FC15D" w:rsidR="008847AF" w:rsidRDefault="008847AF" w:rsidP="00C17488"/>
    <w:p w14:paraId="3DC8555C" w14:textId="77777777" w:rsidR="002D7C8C" w:rsidRDefault="003F7740" w:rsidP="00C17488">
      <w:pPr>
        <w:pStyle w:val="Titre3"/>
        <w:numPr>
          <w:ilvl w:val="2"/>
          <w:numId w:val="23"/>
        </w:numPr>
      </w:pPr>
      <w:bookmarkStart w:id="63" w:name="_Toc498962933"/>
      <w:r>
        <w:t>Security Component</w:t>
      </w:r>
      <w:r w:rsidR="00F6725F">
        <w:t xml:space="preserve"> IDM GE</w:t>
      </w:r>
      <w:bookmarkEnd w:id="63"/>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ED7967">
      <w:pPr>
        <w:pStyle w:val="Paragraphedeliste"/>
        <w:numPr>
          <w:ilvl w:val="0"/>
          <w:numId w:val="17"/>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3" w:history="1">
        <w:proofErr w:type="spellStart"/>
        <w:r w:rsidR="00D72124" w:rsidRPr="00D72124">
          <w:rPr>
            <w:rStyle w:val="Lienhypertexte"/>
            <w:lang w:val="en-GB"/>
          </w:rPr>
          <w:t>Keyrock</w:t>
        </w:r>
        <w:proofErr w:type="spellEnd"/>
      </w:hyperlink>
    </w:p>
    <w:p w14:paraId="02F37036" w14:textId="77777777" w:rsidR="00ED7967" w:rsidRDefault="00ED7967" w:rsidP="00ED7967">
      <w:pPr>
        <w:pStyle w:val="Paragraphedeliste"/>
        <w:numPr>
          <w:ilvl w:val="0"/>
          <w:numId w:val="17"/>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4"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ED7967">
      <w:pPr>
        <w:pStyle w:val="Paragraphedeliste"/>
        <w:numPr>
          <w:ilvl w:val="0"/>
          <w:numId w:val="17"/>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5"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47CC3894" w14:textId="1626AFDB" w:rsidR="009D7CA7" w:rsidRDefault="008638BB" w:rsidP="0089494C">
            <w:r>
              <w:t>PEP Proxy</w:t>
            </w:r>
          </w:p>
        </w:tc>
      </w:tr>
    </w:tbl>
    <w:p w14:paraId="17274884" w14:textId="77777777" w:rsidR="002D7C8C" w:rsidRDefault="0089494C" w:rsidP="002D7C8C">
      <w:r>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64" w:name="_Toc496618784"/>
      <w:bookmarkStart w:id="65" w:name="_Toc496618957"/>
      <w:bookmarkStart w:id="66" w:name="_Toc496619016"/>
      <w:bookmarkStart w:id="67" w:name="_Toc496711842"/>
      <w:bookmarkStart w:id="68" w:name="_Toc496712345"/>
      <w:bookmarkStart w:id="69" w:name="_Toc496721322"/>
      <w:bookmarkStart w:id="70" w:name="_Toc497140560"/>
      <w:bookmarkStart w:id="71" w:name="_Toc497322733"/>
      <w:bookmarkStart w:id="72" w:name="_Toc497335765"/>
      <w:bookmarkStart w:id="73" w:name="_Toc497335901"/>
      <w:bookmarkStart w:id="74" w:name="_Toc497400330"/>
      <w:bookmarkStart w:id="75" w:name="_Toc497476816"/>
      <w:bookmarkStart w:id="76" w:name="_Toc497654490"/>
      <w:bookmarkStart w:id="77" w:name="_Toc498000599"/>
      <w:bookmarkStart w:id="78" w:name="_Toc498962934"/>
      <w:bookmarkEnd w:id="64"/>
      <w:bookmarkEnd w:id="65"/>
      <w:bookmarkEnd w:id="66"/>
      <w:bookmarkEnd w:id="67"/>
      <w:bookmarkEnd w:id="68"/>
      <w:bookmarkEnd w:id="69"/>
      <w:bookmarkEnd w:id="70"/>
      <w:bookmarkEnd w:id="71"/>
      <w:bookmarkEnd w:id="72"/>
      <w:bookmarkEnd w:id="73"/>
      <w:bookmarkEnd w:id="74"/>
      <w:bookmarkEnd w:id="75"/>
      <w:bookmarkEnd w:id="76"/>
      <w:bookmarkEnd w:id="77"/>
      <w:r>
        <w:lastRenderedPageBreak/>
        <w:t xml:space="preserve">Orion </w:t>
      </w:r>
      <w:r w:rsidR="00090977">
        <w:t>Context Broker Component</w:t>
      </w:r>
      <w:bookmarkEnd w:id="78"/>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46"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47"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48"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rPr>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49">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63945208" w:rsidR="002B4E0C" w:rsidRDefault="00B77801" w:rsidP="00B77801">
      <w:pPr>
        <w:pStyle w:val="Lgende"/>
      </w:pPr>
      <w:r>
        <w:t xml:space="preserve">Figure </w:t>
      </w:r>
      <w:r>
        <w:fldChar w:fldCharType="begin"/>
      </w:r>
      <w:r>
        <w:instrText xml:space="preserve"> SEQ Figure \* ARABIC </w:instrText>
      </w:r>
      <w:r>
        <w:fldChar w:fldCharType="separate"/>
      </w:r>
      <w:r w:rsidR="00DC1A66">
        <w:rPr>
          <w:noProof/>
        </w:rPr>
        <w:t>6</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50" w:history="1">
        <w:r w:rsidRPr="0083266D">
          <w:rPr>
            <w:rStyle w:val="Lienhypertexte"/>
          </w:rPr>
          <w:t>Rush</w:t>
        </w:r>
      </w:hyperlink>
      <w:r>
        <w:t xml:space="preserve"> as a notification </w:t>
      </w:r>
      <w:proofErr w:type="spellStart"/>
      <w:r>
        <w:t>relayer</w:t>
      </w:r>
      <w:proofErr w:type="spellEnd"/>
      <w:r w:rsidR="006F3DC5">
        <w:t xml:space="preserve"> (</w:t>
      </w:r>
      <w:hyperlink r:id="rId51" w:history="1">
        <w:r w:rsidR="006F3DC5" w:rsidRPr="006F3DC5">
          <w:rPr>
            <w:rStyle w:val="Lienhypertexte"/>
          </w:rPr>
          <w:t>Rush on Telefonica github</w:t>
        </w:r>
      </w:hyperlink>
      <w:r w:rsidR="006F3DC5">
        <w:t>)</w:t>
      </w:r>
      <w:r w:rsidR="002C425E">
        <w:t xml:space="preserve">, a Docker file: </w:t>
      </w:r>
      <w:hyperlink r:id="rId52"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79" w:name="_Toc498962935"/>
      <w:r>
        <w:t xml:space="preserve">MongoDB </w:t>
      </w:r>
      <w:r w:rsidR="009F516B">
        <w:t xml:space="preserve">Cluster </w:t>
      </w:r>
      <w:r>
        <w:t>Component</w:t>
      </w:r>
      <w:bookmarkEnd w:id="79"/>
    </w:p>
    <w:p w14:paraId="3B00932F" w14:textId="77777777" w:rsidR="00384B07" w:rsidRDefault="00B63CED" w:rsidP="00090977">
      <w:r>
        <w:t xml:space="preserve">This component is the </w:t>
      </w:r>
      <w:hyperlink r:id="rId53"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77777777" w:rsidR="00FD458D" w:rsidRDefault="00FD458D" w:rsidP="00090977">
      <w:r>
        <w:t>Clustering is native in MongoDB, there’s a master</w:t>
      </w:r>
      <w:r w:rsidR="00FB32AC">
        <w:t xml:space="preserve">, and slaves, </w:t>
      </w:r>
    </w:p>
    <w:p w14:paraId="73AB994D" w14:textId="77777777" w:rsidR="009F516B" w:rsidRDefault="00FD458D" w:rsidP="00090977">
      <w:r>
        <w:t>The component</w:t>
      </w:r>
      <w:r w:rsidR="008E0EF8">
        <w:t xml:space="preserve"> is deployed as a cluster of MongoDB nodes, as a </w:t>
      </w:r>
      <w:r w:rsidR="00FB32AC">
        <w:t xml:space="preserve">Docker service through a </w:t>
      </w:r>
      <w:r w:rsidR="008E0EF8">
        <w:t>Stack file.</w:t>
      </w:r>
    </w:p>
    <w:p w14:paraId="19251B6E" w14:textId="77777777" w:rsidR="008E0EF8" w:rsidRPr="00F2163C" w:rsidRDefault="008E0EF8" w:rsidP="00090977"/>
    <w:p w14:paraId="3F9A1990" w14:textId="77777777" w:rsidR="00090977" w:rsidRDefault="001115BF" w:rsidP="006F6545">
      <w:pPr>
        <w:pStyle w:val="Titre3"/>
      </w:pPr>
      <w:bookmarkStart w:id="80" w:name="_Toc498962936"/>
      <w:proofErr w:type="spellStart"/>
      <w:r>
        <w:t>Citus</w:t>
      </w:r>
      <w:proofErr w:type="spellEnd"/>
      <w:r>
        <w:t>/PostgreSQL Cluster</w:t>
      </w:r>
      <w:r w:rsidR="00090977">
        <w:t xml:space="preserve"> Component</w:t>
      </w:r>
      <w:bookmarkEnd w:id="80"/>
    </w:p>
    <w:p w14:paraId="15D3718C" w14:textId="77777777" w:rsidR="00090977" w:rsidRDefault="00090977" w:rsidP="00090977">
      <w:r>
        <w:t xml:space="preserve">This component is </w:t>
      </w:r>
      <w:r w:rsidR="00B63CED">
        <w:t xml:space="preserve">the cluster of </w:t>
      </w:r>
      <w:hyperlink r:id="rId54"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5"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84C7C3A" w14:textId="0FF37196" w:rsidR="00850B3D"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xml:space="preserve">, replication, distributed query planner and executor logic which enable execution of distributed SQL queries in parallel. This provides Hadoop-like fault tolerance, scalability and recovery </w:t>
      </w:r>
      <w:r w:rsidRPr="00850B3D">
        <w:lastRenderedPageBreak/>
        <w:t>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AE8CBAA"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56" w:anchor="STREAMING-REPLICATION"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81" w:name="_Toc498962937"/>
      <w:proofErr w:type="spellStart"/>
      <w:r>
        <w:t>Galera</w:t>
      </w:r>
      <w:proofErr w:type="spellEnd"/>
      <w:r>
        <w:t>/MySQL Cluster</w:t>
      </w:r>
      <w:r w:rsidR="00F577C1">
        <w:t xml:space="preserve"> Component</w:t>
      </w:r>
      <w:bookmarkEnd w:id="81"/>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Default="006F6764" w:rsidP="00F577C1">
      <w:r>
        <w:t xml:space="preserve">This component will be installed only if changing from </w:t>
      </w:r>
      <w:proofErr w:type="spellStart"/>
      <w:r>
        <w:t>mySQL</w:t>
      </w:r>
      <w:proofErr w:type="spellEnd"/>
      <w:r>
        <w:t xml:space="preserve"> to PostgreSQL for a module is too complex or impossible.</w:t>
      </w:r>
    </w:p>
    <w:p w14:paraId="6E84B2D9" w14:textId="77777777" w:rsidR="000D037A" w:rsidRDefault="000D037A" w:rsidP="00F577C1"/>
    <w:p w14:paraId="73CE145B" w14:textId="77777777"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57"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58" w:history="1">
        <w:r w:rsidRPr="00EF03E5">
          <w:rPr>
            <w:rStyle w:val="Lienhypertexte"/>
          </w:rPr>
          <w:t>MariaDB web site</w:t>
        </w:r>
      </w:hyperlink>
      <w:r>
        <w:t>.</w:t>
      </w:r>
    </w:p>
    <w:p w14:paraId="3687F05A" w14:textId="77777777" w:rsidR="00A7296C" w:rsidRDefault="00A7296C" w:rsidP="00A7296C">
      <w:pPr>
        <w:pStyle w:val="Titre3"/>
      </w:pPr>
      <w:bookmarkStart w:id="82" w:name="_Toc498962938"/>
      <w:r>
        <w:t xml:space="preserve">Cosmos Big Data </w:t>
      </w:r>
      <w:r w:rsidR="00E85A68">
        <w:t xml:space="preserve">Analytics </w:t>
      </w:r>
      <w:r>
        <w:t>Component</w:t>
      </w:r>
      <w:bookmarkEnd w:id="82"/>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0A7C4C">
      <w:pPr>
        <w:pStyle w:val="Paragraphedeliste"/>
        <w:numPr>
          <w:ilvl w:val="0"/>
          <w:numId w:val="31"/>
        </w:numPr>
      </w:pPr>
      <w:r>
        <w:t>Cygnus</w:t>
      </w:r>
      <w:r w:rsidR="00EF03E5">
        <w:t>, as an interface between the context broker and the different data history storages</w:t>
      </w:r>
    </w:p>
    <w:p w14:paraId="107BCE23" w14:textId="77777777" w:rsidR="00C7350C" w:rsidRDefault="00C7350C" w:rsidP="000A7C4C">
      <w:pPr>
        <w:pStyle w:val="Paragraphedeliste"/>
        <w:numPr>
          <w:ilvl w:val="0"/>
          <w:numId w:val="31"/>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0A7C4C">
      <w:pPr>
        <w:pStyle w:val="Paragraphedeliste"/>
        <w:numPr>
          <w:ilvl w:val="0"/>
          <w:numId w:val="31"/>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59"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60"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61"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83" w:name="_Toc498962939"/>
      <w:proofErr w:type="spellStart"/>
      <w:r>
        <w:t>Knowage</w:t>
      </w:r>
      <w:proofErr w:type="spellEnd"/>
      <w:r>
        <w:t xml:space="preserve"> </w:t>
      </w:r>
      <w:r w:rsidR="005F671E">
        <w:t>Analytics</w:t>
      </w:r>
      <w:r w:rsidR="00A7296C">
        <w:t xml:space="preserve"> Component</w:t>
      </w:r>
      <w:bookmarkEnd w:id="83"/>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lastRenderedPageBreak/>
        <w:t xml:space="preserve">On </w:t>
      </w:r>
      <w:proofErr w:type="spellStart"/>
      <w:r>
        <w:t>Fiware</w:t>
      </w:r>
      <w:proofErr w:type="spellEnd"/>
      <w:r>
        <w:t xml:space="preserve"> catalog</w:t>
      </w:r>
      <w:r w:rsidR="00BE1FC0">
        <w:t xml:space="preserve">: </w:t>
      </w:r>
      <w:hyperlink r:id="rId62"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3"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t>This GE provides the following features:</w:t>
      </w:r>
    </w:p>
    <w:p w14:paraId="51495DAB" w14:textId="77777777" w:rsidR="00172EE5" w:rsidRDefault="00172EE5" w:rsidP="00172EE5">
      <w:pPr>
        <w:pStyle w:val="Paragraphedeliste"/>
        <w:keepNext/>
        <w:numPr>
          <w:ilvl w:val="0"/>
          <w:numId w:val="24"/>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172EE5">
      <w:pPr>
        <w:pStyle w:val="Paragraphedeliste"/>
        <w:keepNext/>
        <w:numPr>
          <w:ilvl w:val="0"/>
          <w:numId w:val="24"/>
        </w:numPr>
      </w:pPr>
      <w:r>
        <w:t>SI (smart intelligence), the usual business intelligence on structured data, but more oriented to self-service capabilities and agile prototyping</w:t>
      </w:r>
    </w:p>
    <w:p w14:paraId="0F41D393" w14:textId="77777777" w:rsidR="00172EE5" w:rsidRDefault="00172EE5" w:rsidP="00172EE5">
      <w:pPr>
        <w:pStyle w:val="Paragraphedeliste"/>
        <w:keepNext/>
        <w:numPr>
          <w:ilvl w:val="0"/>
          <w:numId w:val="24"/>
        </w:numPr>
      </w:pPr>
      <w:r>
        <w:t>ER (enterprise reporting), to produce and distribute static reports</w:t>
      </w:r>
    </w:p>
    <w:p w14:paraId="6B5E67DF" w14:textId="77777777" w:rsidR="00172EE5" w:rsidRDefault="00172EE5" w:rsidP="00172EE5">
      <w:pPr>
        <w:pStyle w:val="Paragraphedeliste"/>
        <w:keepNext/>
        <w:numPr>
          <w:ilvl w:val="0"/>
          <w:numId w:val="24"/>
        </w:numPr>
      </w:pPr>
      <w:r>
        <w:t>LI (location intelligence), to relate business data with spatial or geographical information</w:t>
      </w:r>
    </w:p>
    <w:p w14:paraId="1FC3BC11" w14:textId="77777777" w:rsidR="00172EE5" w:rsidRDefault="00172EE5" w:rsidP="00172EE5">
      <w:pPr>
        <w:pStyle w:val="Paragraphedeliste"/>
        <w:keepNext/>
        <w:numPr>
          <w:ilvl w:val="0"/>
          <w:numId w:val="24"/>
        </w:numPr>
      </w:pPr>
      <w:r>
        <w:t>PM (performance management), to manage KPIs and organize scorecards</w:t>
      </w:r>
    </w:p>
    <w:p w14:paraId="33129AF0" w14:textId="77777777" w:rsidR="00172EE5" w:rsidRDefault="00172EE5" w:rsidP="00172EE5">
      <w:pPr>
        <w:pStyle w:val="Paragraphedeliste"/>
        <w:keepNext/>
        <w:numPr>
          <w:ilvl w:val="0"/>
          <w:numId w:val="24"/>
        </w:numPr>
      </w:pPr>
      <w:r>
        <w:t>PA (predictive analysis), for more advanced analyses</w:t>
      </w:r>
    </w:p>
    <w:p w14:paraId="6BCEBCF4" w14:textId="77777777" w:rsidR="00172EE5" w:rsidRDefault="00172EE5" w:rsidP="00172EE5">
      <w:pPr>
        <w:pStyle w:val="Paragraphedeliste"/>
        <w:keepNext/>
        <w:numPr>
          <w:ilvl w:val="0"/>
          <w:numId w:val="24"/>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p w14:paraId="7533DFB0" w14:textId="5B3AE24F" w:rsidR="007542E4" w:rsidRDefault="007542E4" w:rsidP="00DD494C">
      <w:proofErr w:type="spellStart"/>
      <w:r>
        <w:t>Knowage</w:t>
      </w:r>
      <w:proofErr w:type="spellEnd"/>
      <w:r>
        <w:t xml:space="preserve"> can connect to CKAN and show the catalog of data sets in it</w:t>
      </w:r>
      <w:r w:rsidR="00AC0918">
        <w:t xml:space="preserve">, </w:t>
      </w:r>
      <w:r w:rsidR="00DD494C">
        <w:t xml:space="preserve">allows to </w:t>
      </w:r>
      <w:r w:rsidR="00AC0918">
        <w:t>search in it</w:t>
      </w:r>
      <w:r>
        <w:t xml:space="preserve">, </w:t>
      </w:r>
      <w:proofErr w:type="gramStart"/>
      <w:r>
        <w:t>in order to</w:t>
      </w:r>
      <w:proofErr w:type="gramEnd"/>
      <w:r>
        <w:t xml:space="preserve"> be able to use it (only CSV &amp; XLS data source for the moment, other formats will be added later).</w:t>
      </w:r>
    </w:p>
    <w:p w14:paraId="6219574D" w14:textId="77777777" w:rsidR="00B20650" w:rsidRDefault="00B20650" w:rsidP="00DD494C">
      <w:proofErr w:type="spellStart"/>
      <w:r>
        <w:t>Knowage</w:t>
      </w:r>
      <w:proofErr w:type="spellEnd"/>
      <w:r>
        <w:t xml:space="preserve"> can also define an NGSI dataset (query data from the Orion Context Broker</w:t>
      </w:r>
    </w:p>
    <w:p w14:paraId="01370243" w14:textId="77777777" w:rsidR="006D0972" w:rsidRDefault="006D0972" w:rsidP="00DD494C">
      <w:r>
        <w:t xml:space="preserve">It will be configured to use the </w:t>
      </w:r>
      <w:proofErr w:type="spellStart"/>
      <w:r>
        <w:t>Keyrock</w:t>
      </w:r>
      <w:proofErr w:type="spellEnd"/>
      <w:r>
        <w:t xml:space="preserve"> IDM component</w:t>
      </w:r>
      <w:r w:rsidR="0029240D">
        <w:t xml:space="preserve"> for authentication</w:t>
      </w:r>
      <w:r>
        <w:t>.</w:t>
      </w:r>
    </w:p>
    <w:p w14:paraId="365E7D49" w14:textId="77777777" w:rsidR="00C359D6" w:rsidRDefault="00C359D6"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84" w:name="_Hlk497334190"/>
      <w:bookmarkStart w:id="85" w:name="_Toc498962940"/>
      <w:r>
        <w:t xml:space="preserve">CKAN Open Data </w:t>
      </w:r>
      <w:bookmarkEnd w:id="84"/>
      <w:r>
        <w:t>Component</w:t>
      </w:r>
      <w:bookmarkEnd w:id="85"/>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4"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5"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66"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9A01D2">
      <w:pPr>
        <w:pStyle w:val="Paragraphedeliste"/>
        <w:numPr>
          <w:ilvl w:val="0"/>
          <w:numId w:val="25"/>
        </w:numPr>
      </w:pPr>
      <w:r>
        <w:t>Complete catalog system with easy to use web interface and a powerful API</w:t>
      </w:r>
    </w:p>
    <w:p w14:paraId="0A1FE5D9" w14:textId="77777777" w:rsidR="009A01D2" w:rsidRDefault="009A01D2" w:rsidP="009A01D2">
      <w:pPr>
        <w:pStyle w:val="Paragraphedeliste"/>
        <w:numPr>
          <w:ilvl w:val="0"/>
          <w:numId w:val="25"/>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9A01D2">
      <w:pPr>
        <w:pStyle w:val="Paragraphedeliste"/>
        <w:numPr>
          <w:ilvl w:val="0"/>
          <w:numId w:val="25"/>
        </w:numPr>
      </w:pPr>
      <w:r>
        <w:t>Data visualization and analytics</w:t>
      </w:r>
    </w:p>
    <w:p w14:paraId="0928C1F0" w14:textId="77777777" w:rsidR="009A01D2" w:rsidRDefault="009A01D2" w:rsidP="009A01D2">
      <w:pPr>
        <w:pStyle w:val="Paragraphedeliste"/>
        <w:numPr>
          <w:ilvl w:val="0"/>
          <w:numId w:val="25"/>
        </w:numPr>
      </w:pPr>
      <w:r>
        <w:t>Workflow support lets departments or groups manage their own data publishing</w:t>
      </w:r>
    </w:p>
    <w:p w14:paraId="7BA4CA48" w14:textId="77777777" w:rsidR="009A01D2" w:rsidRDefault="009A01D2" w:rsidP="009A01D2">
      <w:pPr>
        <w:pStyle w:val="Paragraphedeliste"/>
        <w:numPr>
          <w:ilvl w:val="0"/>
          <w:numId w:val="25"/>
        </w:numPr>
      </w:pPr>
      <w:r>
        <w:t>Fine-grained access control</w:t>
      </w:r>
    </w:p>
    <w:p w14:paraId="7BF131E6" w14:textId="77777777" w:rsidR="009A01D2" w:rsidRDefault="009A01D2" w:rsidP="009A01D2">
      <w:pPr>
        <w:pStyle w:val="Paragraphedeliste"/>
        <w:numPr>
          <w:ilvl w:val="0"/>
          <w:numId w:val="25"/>
        </w:numPr>
      </w:pPr>
      <w:r>
        <w:t>Integrated data storage and full data API</w:t>
      </w:r>
    </w:p>
    <w:p w14:paraId="6F144D99" w14:textId="77777777" w:rsidR="009A01D2" w:rsidRDefault="009A01D2" w:rsidP="009A01D2">
      <w:pPr>
        <w:pStyle w:val="Paragraphedeliste"/>
        <w:numPr>
          <w:ilvl w:val="0"/>
          <w:numId w:val="25"/>
        </w:numPr>
      </w:pPr>
      <w:r>
        <w:t>Federated structure: easily set up new instances with common search</w:t>
      </w:r>
    </w:p>
    <w:p w14:paraId="78F1C8F6" w14:textId="77777777" w:rsidR="00144281" w:rsidRDefault="00144281" w:rsidP="005F671E"/>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1BC1AAF" w14:textId="77777777" w:rsidR="007460E6" w:rsidRDefault="007460E6" w:rsidP="00C7691C">
            <w:proofErr w:type="spellStart"/>
            <w:r>
              <w:t>Api</w:t>
            </w:r>
            <w:proofErr w:type="spellEnd"/>
            <w:r w:rsidR="008B0BD5">
              <w:t xml:space="preserve"> and WEB UI</w:t>
            </w:r>
          </w:p>
          <w:p w14:paraId="68589466" w14:textId="77777777" w:rsidR="007460E6" w:rsidRDefault="007460E6" w:rsidP="00C7691C"/>
          <w:p w14:paraId="2941EB51" w14:textId="77777777" w:rsidR="007460E6" w:rsidRDefault="007460E6" w:rsidP="00C7691C"/>
        </w:tc>
      </w:tr>
    </w:tbl>
    <w:p w14:paraId="0A1F4F3A" w14:textId="77777777" w:rsidR="007460E6" w:rsidRDefault="007460E6" w:rsidP="005F671E"/>
    <w:p w14:paraId="6E2F2209" w14:textId="77777777" w:rsidR="00B27D5D" w:rsidRDefault="00B27D5D" w:rsidP="00B27D5D"/>
    <w:p w14:paraId="2139956E" w14:textId="59742F11" w:rsidR="001B6C4D" w:rsidRPr="001B6C4D" w:rsidRDefault="00D47423" w:rsidP="001B6C4D">
      <w:pPr>
        <w:pStyle w:val="Titre3"/>
        <w:rPr>
          <w:i/>
        </w:rPr>
      </w:pPr>
      <w:bookmarkStart w:id="86" w:name="_Toc498962941"/>
      <w:r>
        <w:t xml:space="preserve">IDAS </w:t>
      </w:r>
      <w:r w:rsidR="00C17488">
        <w:t xml:space="preserve">IOT </w:t>
      </w:r>
      <w:r>
        <w:t>Component</w:t>
      </w:r>
      <w:bookmarkEnd w:id="86"/>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lastRenderedPageBreak/>
        <w:t xml:space="preserve">It provides software for IOT use cases, </w:t>
      </w:r>
      <w:r w:rsidR="005F0A31">
        <w:t>like:</w:t>
      </w:r>
    </w:p>
    <w:p w14:paraId="5B42776F" w14:textId="01FCB8CE" w:rsidR="00B31FAB" w:rsidRDefault="00D42D5B" w:rsidP="005F0A31">
      <w:pPr>
        <w:pStyle w:val="Paragraphedeliste"/>
        <w:numPr>
          <w:ilvl w:val="0"/>
          <w:numId w:val="36"/>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5F0A31">
      <w:pPr>
        <w:pStyle w:val="Paragraphedeliste"/>
        <w:numPr>
          <w:ilvl w:val="0"/>
          <w:numId w:val="36"/>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67"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68"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351AA8" w:rsidP="00E92D07">
            <w:hyperlink r:id="rId69"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70" w:history="1">
              <w:r w:rsidR="001175F1" w:rsidRPr="00887470">
                <w:rPr>
                  <w:rStyle w:val="Lienhypertexte"/>
                </w:rPr>
                <w:t>OMA L</w:t>
              </w:r>
              <w:r w:rsidRPr="00887470">
                <w:rPr>
                  <w:rStyle w:val="Lienhypertexte"/>
                </w:rPr>
                <w:t>WM2M IOT Agent</w:t>
              </w:r>
            </w:hyperlink>
          </w:p>
          <w:p w14:paraId="18DAB582" w14:textId="77777777" w:rsidR="00DD494C" w:rsidRDefault="00351AA8" w:rsidP="00E92D07">
            <w:hyperlink r:id="rId71" w:history="1">
              <w:r w:rsidR="00DD494C" w:rsidRPr="00887470">
                <w:rPr>
                  <w:rStyle w:val="Lienhypertexte"/>
                </w:rPr>
                <w:t>SIGFOX IOT Agent</w:t>
              </w:r>
            </w:hyperlink>
          </w:p>
          <w:p w14:paraId="1971FC71" w14:textId="77777777" w:rsidR="00E92D07" w:rsidRDefault="00351AA8" w:rsidP="00E92D07">
            <w:hyperlink r:id="rId72"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351AA8" w:rsidP="00C7691C">
            <w:hyperlink r:id="rId73" w:history="1">
              <w:r w:rsidR="00720EB8" w:rsidRPr="00E66391">
                <w:rPr>
                  <w:rStyle w:val="Lienhypertexte"/>
                </w:rPr>
                <w:t>IOT Orchestrator with portal UI</w:t>
              </w:r>
            </w:hyperlink>
            <w:r w:rsidR="00720EB8">
              <w:t xml:space="preserve"> (from Telefonica)</w:t>
            </w:r>
          </w:p>
          <w:p w14:paraId="55197161" w14:textId="77777777" w:rsidR="00E66391" w:rsidRDefault="00E66391" w:rsidP="00C7691C">
            <w:r>
              <w:t xml:space="preserve">MQTT broker like </w:t>
            </w:r>
            <w:hyperlink r:id="rId74" w:history="1">
              <w:proofErr w:type="spellStart"/>
              <w:r w:rsidRPr="00E66391">
                <w:rPr>
                  <w:rStyle w:val="Lienhypertexte"/>
                </w:rPr>
                <w:t>Mosquitto</w:t>
              </w:r>
              <w:proofErr w:type="spellEnd"/>
            </w:hyperlink>
            <w:r>
              <w:t xml:space="preserve"> is needed for MQTT connectivity of IOT agents</w:t>
            </w:r>
            <w:r w:rsidR="0075566F">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6036FE68" w14:textId="7360EDA0" w:rsidR="00E66E24" w:rsidRDefault="00E66E24" w:rsidP="001B6C4D">
      <w:r>
        <w:t xml:space="preserve">The </w:t>
      </w:r>
      <w:hyperlink r:id="rId75" w:history="1">
        <w:r w:rsidRPr="0075566F">
          <w:rPr>
            <w:rStyle w:val="Lienhypertexte"/>
          </w:rPr>
          <w:t>IOT Agent Manager</w:t>
        </w:r>
      </w:hyperlink>
      <w:r>
        <w:t xml:space="preserve"> is under porting in Nodejs for release 5, it should provide the device management</w:t>
      </w:r>
      <w:r w:rsidR="00407CFA">
        <w:t xml:space="preserve"> layer.</w:t>
      </w:r>
    </w:p>
    <w:p w14:paraId="6888FAC0" w14:textId="77777777" w:rsidR="002F05C0" w:rsidRDefault="002F05C0" w:rsidP="001B6C4D"/>
    <w:p w14:paraId="38CAC821" w14:textId="5A27DA74" w:rsidR="00407CFA" w:rsidRDefault="00407CFA" w:rsidP="001B6C4D">
      <w:r>
        <w:t xml:space="preserve">Most of the IOT modules in </w:t>
      </w:r>
      <w:proofErr w:type="spellStart"/>
      <w:r>
        <w:t>Fiware</w:t>
      </w:r>
      <w:proofErr w:type="spellEnd"/>
      <w:r>
        <w:t xml:space="preserve"> catalog come from </w:t>
      </w:r>
      <w:hyperlink r:id="rId76" w:history="1">
        <w:r w:rsidRPr="00407CFA">
          <w:rPr>
            <w:rStyle w:val="Lienhypertexte"/>
          </w:rPr>
          <w:t>Telefonica, in their github</w:t>
        </w:r>
      </w:hyperlink>
      <w:r>
        <w:t xml:space="preserve">, they provide a component called </w:t>
      </w:r>
      <w:hyperlink r:id="rId77" w:history="1">
        <w:r w:rsidRPr="004708F2">
          <w:rPr>
            <w:rStyle w:val="Lienhypertexte"/>
          </w:rPr>
          <w:t>Orchestrator</w:t>
        </w:r>
      </w:hyperlink>
      <w:r>
        <w:t>, that allows to interact with the different modules: IOT agen</w:t>
      </w:r>
      <w:r w:rsidR="009A3889">
        <w:t xml:space="preserve">ts, </w:t>
      </w:r>
      <w:proofErr w:type="spellStart"/>
      <w:r w:rsidR="009A3889">
        <w:t>perseo</w:t>
      </w:r>
      <w:proofErr w:type="spellEnd"/>
      <w:r w:rsidR="009A3889">
        <w:t xml:space="preserve"> CEP, Orion, IDM, th</w:t>
      </w:r>
      <w:r w:rsidR="00D13D53">
        <w:t>is component</w:t>
      </w:r>
      <w:r>
        <w:t xml:space="preserve"> also provide a web portal ready to use</w:t>
      </w:r>
      <w:r w:rsidR="00D13D53">
        <w:t>, but not open-source</w:t>
      </w:r>
      <w:r>
        <w:t>.</w:t>
      </w:r>
    </w:p>
    <w:p w14:paraId="45F47852" w14:textId="27A88560" w:rsidR="002F05C0" w:rsidRDefault="002F05C0" w:rsidP="001B6C4D"/>
    <w:p w14:paraId="07117777" w14:textId="57600A23" w:rsidR="002F05C0" w:rsidRDefault="002F05C0" w:rsidP="001B6C4D">
      <w:r>
        <w:t xml:space="preserve">An IOT agent for OPC is under </w:t>
      </w:r>
      <w:proofErr w:type="gramStart"/>
      <w:r>
        <w:t>development :</w:t>
      </w:r>
      <w:proofErr w:type="gramEnd"/>
      <w:r>
        <w:t xml:space="preserve"> </w:t>
      </w:r>
      <w:hyperlink r:id="rId78"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 </w:t>
      </w:r>
    </w:p>
    <w:p w14:paraId="566C667D" w14:textId="77777777" w:rsidR="00C7691C" w:rsidRPr="00F75CC2" w:rsidRDefault="00C7691C" w:rsidP="003069FA">
      <w:pPr>
        <w:pStyle w:val="Titre3"/>
        <w:rPr>
          <w:i/>
        </w:rPr>
      </w:pPr>
      <w:bookmarkStart w:id="87" w:name="_Toc497140568"/>
      <w:bookmarkStart w:id="88" w:name="_Toc497322741"/>
      <w:bookmarkStart w:id="89" w:name="_Toc498962942"/>
      <w:bookmarkEnd w:id="87"/>
      <w:bookmarkEnd w:id="88"/>
      <w:r>
        <w:t>CEP Component</w:t>
      </w:r>
      <w:bookmarkEnd w:id="89"/>
    </w:p>
    <w:p w14:paraId="17A4B4B6" w14:textId="77777777"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from the </w:t>
      </w:r>
      <w:proofErr w:type="spellStart"/>
      <w:r>
        <w:t>Fiware</w:t>
      </w:r>
      <w:proofErr w:type="spellEnd"/>
      <w:r>
        <w:t xml:space="preserve"> platform</w:t>
      </w:r>
      <w:r w:rsidR="00C7691C" w:rsidRPr="00123AF1">
        <w:t>.</w:t>
      </w:r>
    </w:p>
    <w:p w14:paraId="24B561CA" w14:textId="77777777" w:rsidR="00F75CC2" w:rsidRDefault="00F75CC2" w:rsidP="00C7691C">
      <w:r>
        <w:t xml:space="preserve">In </w:t>
      </w:r>
      <w:proofErr w:type="spellStart"/>
      <w:r>
        <w:t>Fiware</w:t>
      </w:r>
      <w:proofErr w:type="spellEnd"/>
      <w:r>
        <w:t xml:space="preserve"> catalog is proposed an implementation from IBM of the CEP module</w:t>
      </w:r>
      <w:r w:rsidR="00EA50BF">
        <w:t xml:space="preserve">: </w:t>
      </w:r>
      <w:hyperlink r:id="rId79" w:history="1">
        <w:r w:rsidR="00EA50BF" w:rsidRPr="00EA50BF">
          <w:rPr>
            <w:rStyle w:val="Lienhypertexte"/>
          </w:rPr>
          <w:t>PRO</w:t>
        </w:r>
        <w:r w:rsidR="00EA50BF" w:rsidRPr="00EA50BF">
          <w:rPr>
            <w:rStyle w:val="Lienhypertexte"/>
          </w:rPr>
          <w:t>T</w:t>
        </w:r>
        <w:r w:rsidR="00EA50BF" w:rsidRPr="00EA50BF">
          <w:rPr>
            <w:rStyle w:val="Lienhypertexte"/>
          </w:rPr>
          <w:t>ON</w:t>
        </w:r>
      </w:hyperlink>
    </w:p>
    <w:p w14:paraId="5D755AA6" w14:textId="77777777" w:rsidR="00EA50BF" w:rsidRDefault="00EA50BF" w:rsidP="00C7691C">
      <w:r>
        <w:t xml:space="preserve">It </w:t>
      </w:r>
      <w:r w:rsidRPr="00EA50BF">
        <w:t>is a scalable integrated platform to support the development, deployment, and maintenance of event-driven applications</w:t>
      </w:r>
      <w:r>
        <w:t>.</w:t>
      </w:r>
    </w:p>
    <w:p w14:paraId="15ADDD7D" w14:textId="77777777" w:rsidR="000865C5" w:rsidRDefault="00823768" w:rsidP="00C7691C">
      <w:r>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4209691" w14:textId="77777777"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14:paraId="18FAE6EE" w14:textId="77777777" w:rsidTr="00A97AB5">
        <w:tc>
          <w:tcPr>
            <w:tcW w:w="2698" w:type="dxa"/>
          </w:tcPr>
          <w:p w14:paraId="60596E86" w14:textId="77777777" w:rsidR="001B7DF1" w:rsidRDefault="001B7DF1" w:rsidP="00A97AB5">
            <w:pPr>
              <w:rPr>
                <w:b/>
                <w:bCs/>
              </w:rPr>
            </w:pPr>
            <w:r>
              <w:rPr>
                <w:b/>
                <w:bCs/>
              </w:rPr>
              <w:t>Architecture Component</w:t>
            </w:r>
          </w:p>
        </w:tc>
        <w:tc>
          <w:tcPr>
            <w:tcW w:w="3818" w:type="dxa"/>
          </w:tcPr>
          <w:p w14:paraId="61F1EC16" w14:textId="77777777" w:rsidR="001B7DF1" w:rsidRDefault="001B7DF1" w:rsidP="00A97AB5">
            <w:pPr>
              <w:rPr>
                <w:b/>
                <w:bCs/>
              </w:rPr>
            </w:pPr>
            <w:r>
              <w:rPr>
                <w:b/>
                <w:bCs/>
              </w:rPr>
              <w:t>Component Elements</w:t>
            </w:r>
          </w:p>
        </w:tc>
      </w:tr>
      <w:tr w:rsidR="001B7DF1" w14:paraId="52565A9F" w14:textId="77777777" w:rsidTr="00A97AB5">
        <w:tc>
          <w:tcPr>
            <w:tcW w:w="2698" w:type="dxa"/>
          </w:tcPr>
          <w:p w14:paraId="6C79F141" w14:textId="77777777" w:rsidR="001B7DF1" w:rsidRDefault="001B7DF1" w:rsidP="00A97AB5">
            <w:r>
              <w:t>Database Server</w:t>
            </w:r>
          </w:p>
        </w:tc>
        <w:tc>
          <w:tcPr>
            <w:tcW w:w="3818" w:type="dxa"/>
          </w:tcPr>
          <w:p w14:paraId="1D293EAE" w14:textId="1C1C0F7B" w:rsidR="001B7DF1" w:rsidRDefault="00995542" w:rsidP="00A97AB5">
            <w:r>
              <w:t>None in this version</w:t>
            </w:r>
          </w:p>
        </w:tc>
      </w:tr>
      <w:tr w:rsidR="001B7DF1" w14:paraId="5080352B" w14:textId="77777777" w:rsidTr="00A97AB5">
        <w:tc>
          <w:tcPr>
            <w:tcW w:w="2698" w:type="dxa"/>
          </w:tcPr>
          <w:p w14:paraId="55DF758E" w14:textId="77777777" w:rsidR="001B7DF1" w:rsidRDefault="001B7DF1" w:rsidP="00A97AB5">
            <w:r>
              <w:t>Applications</w:t>
            </w:r>
          </w:p>
        </w:tc>
        <w:tc>
          <w:tcPr>
            <w:tcW w:w="3818" w:type="dxa"/>
          </w:tcPr>
          <w:p w14:paraId="459059AD" w14:textId="6380E0D6" w:rsidR="001B7DF1" w:rsidRDefault="00995542" w:rsidP="00A97AB5">
            <w:r>
              <w:t>Proton is based on Tomcat and uses 4 wars:</w:t>
            </w:r>
          </w:p>
          <w:p w14:paraId="623E7012" w14:textId="2A31AE76" w:rsidR="00995542" w:rsidRDefault="00995542" w:rsidP="00A97AB5">
            <w:proofErr w:type="spellStart"/>
            <w:r w:rsidRPr="00995542">
              <w:t>ProtonOnWebServerAdmin</w:t>
            </w:r>
            <w:proofErr w:type="spellEnd"/>
          </w:p>
          <w:p w14:paraId="6C2B220B" w14:textId="77777777" w:rsidR="00995542" w:rsidRDefault="00995542" w:rsidP="00A97AB5">
            <w:proofErr w:type="spellStart"/>
            <w:r w:rsidRPr="00995542">
              <w:t>ProtonOnWebServer</w:t>
            </w:r>
            <w:proofErr w:type="spellEnd"/>
          </w:p>
          <w:p w14:paraId="04A38075" w14:textId="77777777" w:rsidR="00995542" w:rsidRDefault="00995542" w:rsidP="00A97AB5">
            <w:proofErr w:type="spellStart"/>
            <w:r w:rsidRPr="00995542">
              <w:t>AuthoringTool</w:t>
            </w:r>
            <w:proofErr w:type="spellEnd"/>
          </w:p>
          <w:p w14:paraId="384880C1" w14:textId="4ED98781" w:rsidR="00995542" w:rsidRDefault="00995542" w:rsidP="00A97AB5">
            <w:proofErr w:type="spellStart"/>
            <w:r w:rsidRPr="00995542">
              <w:t>AuthoringToolWebServer</w:t>
            </w:r>
            <w:proofErr w:type="spellEnd"/>
          </w:p>
        </w:tc>
      </w:tr>
    </w:tbl>
    <w:p w14:paraId="61849048" w14:textId="13A0A18D" w:rsidR="001B7DF1" w:rsidRDefault="001B7DF1" w:rsidP="001B6C4D"/>
    <w:p w14:paraId="14624749" w14:textId="237C7B61" w:rsidR="001B1699" w:rsidRDefault="001B1699" w:rsidP="001B6C4D">
      <w:r>
        <w:t>The CEP Proton component will be deployed as a Docker service, using stack file.</w:t>
      </w:r>
    </w:p>
    <w:p w14:paraId="79960CFB" w14:textId="77777777" w:rsidR="001B1699" w:rsidRDefault="001B1699" w:rsidP="001B6C4D"/>
    <w:p w14:paraId="359FF5F2" w14:textId="77777777" w:rsidR="00B27D5D" w:rsidRDefault="00B27D5D" w:rsidP="00B27D5D"/>
    <w:p w14:paraId="54AB0BF2" w14:textId="77777777" w:rsidR="00D00CE4" w:rsidRPr="00D00CE4" w:rsidRDefault="00D00CE4" w:rsidP="00D00CE4">
      <w:pPr>
        <w:pStyle w:val="Titre3"/>
        <w:numPr>
          <w:ilvl w:val="2"/>
          <w:numId w:val="21"/>
        </w:numPr>
        <w:rPr>
          <w:i/>
        </w:rPr>
      </w:pPr>
      <w:bookmarkStart w:id="90" w:name="_Toc498962943"/>
      <w:r>
        <w:lastRenderedPageBreak/>
        <w:t>Application Mashup Component</w:t>
      </w:r>
      <w:r w:rsidR="00EA2F63">
        <w:t>s</w:t>
      </w:r>
      <w:bookmarkEnd w:id="90"/>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80"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81"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77777777" w:rsidR="0055379A" w:rsidRDefault="0055379A" w:rsidP="00CA6402">
            <w:r>
              <w:t>Web application</w:t>
            </w:r>
          </w:p>
          <w:p w14:paraId="63B2814D" w14:textId="77777777" w:rsidR="0055379A" w:rsidRDefault="0055379A" w:rsidP="00CA6402">
            <w:r>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82" w:history="1">
        <w:r w:rsidRPr="00CF6314">
          <w:rPr>
            <w:rStyle w:val="Lienhypertexte"/>
          </w:rPr>
          <w:t>Freeboard</w:t>
        </w:r>
      </w:hyperlink>
      <w:r>
        <w:t xml:space="preserve"> can be used to visualize data coming from NGSI context broker: </w:t>
      </w:r>
      <w:hyperlink r:id="rId83"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84"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85"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91" w:name="_Toc498962944"/>
      <w:r>
        <w:t>Business</w:t>
      </w:r>
      <w:r w:rsidR="00D47423">
        <w:t xml:space="preserve"> Ecosystem Component</w:t>
      </w:r>
      <w:bookmarkEnd w:id="91"/>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accounting callbacks</w:t>
      </w:r>
    </w:p>
    <w:p w14:paraId="14840DE5"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D36D19">
      <w:pPr>
        <w:pStyle w:val="Paragraphedeliste"/>
        <w:numPr>
          <w:ilvl w:val="0"/>
          <w:numId w:val="26"/>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77777777"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86" w:history="1">
        <w:r w:rsidR="00D36D19" w:rsidRPr="00034802">
          <w:rPr>
            <w:rStyle w:val="Lienhypertexte"/>
            <w:rFonts w:cs="Arial"/>
            <w:shd w:val="clear" w:color="auto" w:fill="FCFCFC"/>
          </w:rPr>
          <w:t xml:space="preserve">Biz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77777777"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87" w:history="1">
        <w:r w:rsidRPr="0053125C">
          <w:rPr>
            <w:rStyle w:val="Lienhypertexte"/>
            <w:rFonts w:ascii="Verdana" w:hAnsi="Verdana"/>
            <w:shd w:val="clear" w:color="auto" w:fill="FCFCFC"/>
          </w:rPr>
          <w:t>http://business-api-ecosystem.readthedocs.io/en/latest/</w:t>
        </w:r>
      </w:hyperlink>
    </w:p>
    <w:p w14:paraId="107ED43E" w14:textId="77777777" w:rsidR="00D47423" w:rsidRDefault="00D47423" w:rsidP="00D47423">
      <w:pPr>
        <w:rPr>
          <w:rFonts w:ascii="Verdana" w:hAnsi="Verdana"/>
          <w:color w:val="404040"/>
          <w:shd w:val="clear" w:color="auto" w:fill="FCFCFC"/>
        </w:rPr>
      </w:pPr>
    </w:p>
    <w:p w14:paraId="6CA0FBC8" w14:textId="77777777" w:rsidR="00692D17" w:rsidRDefault="00692D17" w:rsidP="00D47423">
      <w:pPr>
        <w:rPr>
          <w:rFonts w:ascii="Verdana" w:hAnsi="Verdana"/>
          <w:color w:val="404040"/>
          <w:shd w:val="clear" w:color="auto" w:fill="FCFCFC"/>
        </w:rPr>
      </w:pPr>
      <w:r>
        <w:rPr>
          <w:rFonts w:ascii="Verdana" w:hAnsi="Verdana"/>
          <w:color w:val="404040"/>
          <w:shd w:val="clear" w:color="auto" w:fill="FCFCFC"/>
        </w:rPr>
        <w:t>This component is the Market Place of the Smart City platform, it allows to leverage:</w:t>
      </w:r>
    </w:p>
    <w:p w14:paraId="76E80D68" w14:textId="77777777" w:rsidR="00692D17" w:rsidRDefault="00692D17" w:rsidP="00D47423">
      <w:pPr>
        <w:rPr>
          <w:rFonts w:ascii="Verdana" w:hAnsi="Verdana"/>
          <w:color w:val="404040"/>
          <w:shd w:val="clear" w:color="auto" w:fill="FCFCFC"/>
        </w:rPr>
      </w:pPr>
      <w:r>
        <w:rPr>
          <w:rFonts w:ascii="Verdana" w:hAnsi="Verdana"/>
          <w:color w:val="404040"/>
          <w:shd w:val="clear" w:color="auto" w:fill="FCFCFC"/>
        </w:rPr>
        <w:t>Authorization access to services, and their monetization</w:t>
      </w:r>
      <w:r w:rsidR="005F7EFC">
        <w:rPr>
          <w:rFonts w:ascii="Verdana" w:hAnsi="Verdana"/>
          <w:color w:val="404040"/>
          <w:shd w:val="clear" w:color="auto" w:fill="FCFCFC"/>
        </w:rPr>
        <w:t>,</w:t>
      </w:r>
      <w:r>
        <w:rPr>
          <w:rFonts w:ascii="Verdana" w:hAnsi="Verdana"/>
          <w:color w:val="404040"/>
          <w:shd w:val="clear" w:color="auto" w:fill="FCFCFC"/>
        </w:rPr>
        <w:t xml:space="preserve"> even with several stakeholde</w:t>
      </w:r>
      <w:r w:rsidR="0028696C">
        <w:rPr>
          <w:rFonts w:ascii="Verdana" w:hAnsi="Verdana"/>
          <w:color w:val="404040"/>
          <w:shd w:val="clear" w:color="auto" w:fill="FCFCFC"/>
        </w:rPr>
        <w:t>rs involved that share revenues,</w:t>
      </w:r>
    </w:p>
    <w:p w14:paraId="3F574265" w14:textId="77777777" w:rsidR="00692D17" w:rsidRDefault="0028696C" w:rsidP="00D47423">
      <w:pPr>
        <w:rPr>
          <w:rFonts w:ascii="Verdana" w:hAnsi="Verdana"/>
          <w:color w:val="404040"/>
          <w:shd w:val="clear" w:color="auto" w:fill="FCFCFC"/>
        </w:rPr>
      </w:pPr>
      <w:r>
        <w:rPr>
          <w:rFonts w:ascii="Verdana" w:hAnsi="Verdana"/>
          <w:color w:val="404040"/>
          <w:shd w:val="clear" w:color="auto" w:fill="FCFCFC"/>
        </w:rPr>
        <w:t>s</w:t>
      </w:r>
      <w:r w:rsidR="009F0ADC">
        <w:rPr>
          <w:rFonts w:ascii="Verdana" w:hAnsi="Verdana"/>
          <w:color w:val="404040"/>
          <w:shd w:val="clear" w:color="auto" w:fill="FCFCFC"/>
        </w:rPr>
        <w:t>ervices here</w:t>
      </w:r>
      <w:r w:rsidR="00692D17">
        <w:rPr>
          <w:rFonts w:ascii="Verdana" w:hAnsi="Verdana"/>
          <w:color w:val="404040"/>
          <w:shd w:val="clear" w:color="auto" w:fill="FCFCFC"/>
        </w:rPr>
        <w:t xml:space="preserve"> includes </w:t>
      </w:r>
      <w:r w:rsidR="009F0ADC">
        <w:rPr>
          <w:rFonts w:ascii="Verdana" w:hAnsi="Verdana"/>
          <w:color w:val="404040"/>
          <w:shd w:val="clear" w:color="auto" w:fill="FCFCFC"/>
        </w:rPr>
        <w:t>the applications available in the catalog, the data sets in CKAN, the available APIs.</w:t>
      </w:r>
    </w:p>
    <w:p w14:paraId="119B0106" w14:textId="77777777" w:rsidR="00D36D19" w:rsidRDefault="00D36D19" w:rsidP="00D36D19"/>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77777777" w:rsidR="00D36D19" w:rsidRDefault="00D36D19" w:rsidP="00CA6402">
            <w:proofErr w:type="spellStart"/>
            <w:r>
              <w:t>Postgresql</w:t>
            </w:r>
            <w:proofErr w:type="spellEnd"/>
            <w:r>
              <w:t>/</w:t>
            </w:r>
            <w:proofErr w:type="spellStart"/>
            <w:r>
              <w:t>Citus</w:t>
            </w:r>
            <w:proofErr w:type="spellEnd"/>
            <w:r>
              <w:t xml:space="preserve"> (change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AD7AA2">
            <w:pPr>
              <w:pStyle w:val="Paragraphedeliste"/>
              <w:numPr>
                <w:ilvl w:val="0"/>
                <w:numId w:val="32"/>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AD7AA2">
            <w:pPr>
              <w:pStyle w:val="Paragraphedeliste"/>
              <w:numPr>
                <w:ilvl w:val="0"/>
                <w:numId w:val="32"/>
              </w:numPr>
            </w:pPr>
            <w:r>
              <w:t>Charging Backend,</w:t>
            </w:r>
          </w:p>
          <w:p w14:paraId="69F2ED94" w14:textId="77777777" w:rsidR="00AD7AA2" w:rsidRDefault="00AD7AA2" w:rsidP="00AD7AA2">
            <w:pPr>
              <w:pStyle w:val="Paragraphedeliste"/>
              <w:numPr>
                <w:ilvl w:val="0"/>
                <w:numId w:val="32"/>
              </w:numPr>
            </w:pPr>
            <w:r>
              <w:t>Revenue Sharing Service (RSS)</w:t>
            </w:r>
          </w:p>
          <w:p w14:paraId="27913284" w14:textId="77777777" w:rsidR="00AD7AA2" w:rsidRDefault="00AD7AA2" w:rsidP="00AD7AA2">
            <w:pPr>
              <w:pStyle w:val="Paragraphedeliste"/>
              <w:numPr>
                <w:ilvl w:val="0"/>
                <w:numId w:val="32"/>
              </w:numPr>
            </w:pPr>
            <w:r>
              <w:lastRenderedPageBreak/>
              <w:t>Logic Proxy</w:t>
            </w:r>
          </w:p>
        </w:tc>
      </w:tr>
    </w:tbl>
    <w:p w14:paraId="5A3B7171" w14:textId="77777777" w:rsidR="00D36D19" w:rsidRDefault="00D36D19" w:rsidP="00D36D19"/>
    <w:p w14:paraId="357BD717" w14:textId="77777777" w:rsidR="00695EDD" w:rsidRDefault="00695EDD" w:rsidP="00695EDD"/>
    <w:p w14:paraId="6AF75B6E" w14:textId="77777777" w:rsidR="00E90DD4" w:rsidRDefault="00E90DD4" w:rsidP="00E90DD4">
      <w:pPr>
        <w:pStyle w:val="Titre3"/>
      </w:pPr>
      <w:bookmarkStart w:id="92" w:name="_Toc498962945"/>
      <w:r>
        <w:t>Development Components</w:t>
      </w:r>
      <w:bookmarkEnd w:id="92"/>
    </w:p>
    <w:p w14:paraId="2E7B6F24" w14:textId="77777777" w:rsidR="00E90DD4" w:rsidRDefault="0054227E" w:rsidP="00E90DD4">
      <w:proofErr w:type="spellStart"/>
      <w:r>
        <w:t>Fiware</w:t>
      </w:r>
      <w:proofErr w:type="spellEnd"/>
      <w:r>
        <w:t xml:space="preserve"> </w:t>
      </w:r>
      <w:r w:rsidR="006F4D91">
        <w:t>was proposing</w:t>
      </w:r>
      <w:r>
        <w:t xml:space="preserve"> to use </w:t>
      </w:r>
      <w:hyperlink r:id="rId88"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730C266E" w14:textId="77777777"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89" w:history="1">
        <w:r w:rsidRPr="0085199E">
          <w:rPr>
            <w:rStyle w:val="Lienhypertexte"/>
          </w:rPr>
          <w:t>Eclipse Che</w:t>
        </w:r>
      </w:hyperlink>
      <w:r w:rsidR="0037146F">
        <w:t xml:space="preserve"> as an IDE &amp; Developer Workspace server</w:t>
      </w:r>
      <w:r w:rsidR="005B5738">
        <w:t xml:space="preserve"> that works with Docker.</w:t>
      </w:r>
    </w:p>
    <w:p w14:paraId="160CFF9E" w14:textId="617075E8" w:rsidR="0042372D" w:rsidRDefault="005B5738" w:rsidP="00E90DD4">
      <w:r>
        <w:t>It allows to develop Docker ready applications</w:t>
      </w:r>
      <w:r w:rsidR="0037146F">
        <w:t>,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77777777" w:rsidR="0037146F" w:rsidRDefault="00EF2D7B" w:rsidP="00E90DD4">
      <w:r>
        <w:t xml:space="preserve">Eclipse Che is the next generation of IDE, 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77B082E1" w14:textId="77777777" w:rsidR="00D67108" w:rsidRDefault="00D67108" w:rsidP="00E90DD4"/>
    <w:p w14:paraId="6B32ACC3" w14:textId="6C8CFC1B" w:rsidR="00066145" w:rsidRDefault="00066145" w:rsidP="00E90DD4">
      <w:r>
        <w:t xml:space="preserve">An Eclipse Che server can be set in a multi-users environment, </w:t>
      </w:r>
      <w:r w:rsidR="00646EA9">
        <w:t xml:space="preserve">in standard installation </w:t>
      </w:r>
      <w:r>
        <w:t xml:space="preserve">it uses </w:t>
      </w:r>
      <w:proofErr w:type="spellStart"/>
      <w:r>
        <w:t>Keycloack</w:t>
      </w:r>
      <w:proofErr w:type="spellEnd"/>
      <w:r>
        <w:t xml:space="preserve"> as IDM provider</w:t>
      </w:r>
      <w:r w:rsidR="00D61434">
        <w:t>, and a PostgreSQL database</w:t>
      </w:r>
      <w:r w:rsidR="00D1066A">
        <w:t xml:space="preserve"> for metadata.</w:t>
      </w:r>
    </w:p>
    <w:p w14:paraId="121AAE60" w14:textId="77777777" w:rsidR="009633CD" w:rsidRDefault="009633CD" w:rsidP="00E90DD4"/>
    <w:p w14:paraId="24A06454" w14:textId="63C3527C" w:rsidR="000633F4" w:rsidRDefault="00646EA9" w:rsidP="00E90DD4">
      <w:r>
        <w:t xml:space="preserve">As </w:t>
      </w:r>
      <w:proofErr w:type="spellStart"/>
      <w:r w:rsidR="00D1066A">
        <w:t>Keycloak</w:t>
      </w:r>
      <w:proofErr w:type="spellEnd"/>
      <w:r w:rsidR="00D1066A">
        <w:t xml:space="preserve"> </w:t>
      </w:r>
      <w:r w:rsidR="00F07517">
        <w:t xml:space="preserve">can replace Keystone as an </w:t>
      </w:r>
      <w:r w:rsidR="00F07517" w:rsidRPr="00F07517">
        <w:t xml:space="preserve">authentication service </w:t>
      </w:r>
      <w:r w:rsidR="00F07517">
        <w:t xml:space="preserve">(OAuth provider), in OpenStack deployment, </w:t>
      </w:r>
      <w:r>
        <w:t xml:space="preserve">and </w:t>
      </w:r>
      <w:r w:rsidR="00F07517">
        <w:t xml:space="preserve">Eclipse Che can also use OAuth from GitLab or WSO2, </w:t>
      </w:r>
      <w:r w:rsidR="00864B5C">
        <w:t xml:space="preserve">if needed </w:t>
      </w:r>
      <w:proofErr w:type="spellStart"/>
      <w:r w:rsidR="00864B5C">
        <w:t>Keyrock</w:t>
      </w:r>
      <w:proofErr w:type="spellEnd"/>
      <w:r w:rsidR="00864B5C">
        <w:t xml:space="preserve"> can be also used as the OAuth provider giving SSO to developers using the Eclipse Che server</w:t>
      </w:r>
      <w:r w:rsidR="000633F4">
        <w:t>.</w:t>
      </w:r>
    </w:p>
    <w:p w14:paraId="61004B9E" w14:textId="77777777" w:rsidR="00D67108" w:rsidRDefault="00D67108" w:rsidP="00E90DD4"/>
    <w:p w14:paraId="57405B80" w14:textId="5182F5BC" w:rsidR="00D67108" w:rsidRDefault="00D67108" w:rsidP="00E90DD4">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3835C0FC" w14:textId="77777777" w:rsidR="009633CD" w:rsidRDefault="009633CD" w:rsidP="00E90DD4"/>
    <w:p w14:paraId="01394E8E" w14:textId="2D95D9CF" w:rsidR="00D1066A" w:rsidRDefault="000633F4" w:rsidP="00E90DD4">
      <w:r>
        <w:t xml:space="preserve">An Eclipse Che Server using the IDM component, is a good candidate for the </w:t>
      </w:r>
      <w:proofErr w:type="spellStart"/>
      <w:r>
        <w:t>Paas</w:t>
      </w:r>
      <w:proofErr w:type="spellEnd"/>
      <w:r>
        <w:t xml:space="preserve"> IDE</w:t>
      </w:r>
      <w:r w:rsidR="00510571">
        <w:t xml:space="preserve"> for </w:t>
      </w:r>
      <w:r>
        <w:t xml:space="preserve">IOE of the </w:t>
      </w:r>
      <w:r w:rsidR="009633CD">
        <w:t xml:space="preserve">MNCA </w:t>
      </w:r>
      <w:r>
        <w:t>smart city platform</w:t>
      </w:r>
      <w:r w:rsidR="00864B5C">
        <w:t>.</w:t>
      </w:r>
    </w:p>
    <w:p w14:paraId="68D1B3D0" w14:textId="069175AD"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14:paraId="4BE4BA03" w14:textId="77777777" w:rsidTr="00570924">
        <w:tc>
          <w:tcPr>
            <w:tcW w:w="2698" w:type="dxa"/>
          </w:tcPr>
          <w:p w14:paraId="3C4E3C89" w14:textId="77777777" w:rsidR="00D67108" w:rsidRDefault="00D67108" w:rsidP="00570924">
            <w:pPr>
              <w:rPr>
                <w:b/>
                <w:bCs/>
              </w:rPr>
            </w:pPr>
            <w:r>
              <w:rPr>
                <w:b/>
                <w:bCs/>
              </w:rPr>
              <w:t>Architecture Component</w:t>
            </w:r>
          </w:p>
        </w:tc>
        <w:tc>
          <w:tcPr>
            <w:tcW w:w="3818" w:type="dxa"/>
          </w:tcPr>
          <w:p w14:paraId="207537A7" w14:textId="77777777" w:rsidR="00D67108" w:rsidRDefault="00D67108" w:rsidP="00570924">
            <w:pPr>
              <w:rPr>
                <w:b/>
                <w:bCs/>
              </w:rPr>
            </w:pPr>
            <w:r>
              <w:rPr>
                <w:b/>
                <w:bCs/>
              </w:rPr>
              <w:t>Component Elements</w:t>
            </w:r>
          </w:p>
        </w:tc>
      </w:tr>
      <w:tr w:rsidR="00D67108" w14:paraId="5F090A80" w14:textId="77777777" w:rsidTr="00570924">
        <w:tc>
          <w:tcPr>
            <w:tcW w:w="2698" w:type="dxa"/>
          </w:tcPr>
          <w:p w14:paraId="20C0F5B6" w14:textId="77777777" w:rsidR="00D67108" w:rsidRDefault="00D67108" w:rsidP="00570924">
            <w:r>
              <w:t>Database Server</w:t>
            </w:r>
          </w:p>
        </w:tc>
        <w:tc>
          <w:tcPr>
            <w:tcW w:w="3818" w:type="dxa"/>
          </w:tcPr>
          <w:p w14:paraId="259EFAD2" w14:textId="71439B01" w:rsidR="00D67108" w:rsidRDefault="00D67108" w:rsidP="00570924">
            <w:proofErr w:type="spellStart"/>
            <w:r>
              <w:t>Postgresql</w:t>
            </w:r>
            <w:proofErr w:type="spellEnd"/>
            <w:r>
              <w:t>/</w:t>
            </w:r>
            <w:proofErr w:type="spellStart"/>
            <w:r>
              <w:t>Citus</w:t>
            </w:r>
            <w:proofErr w:type="spellEnd"/>
          </w:p>
        </w:tc>
      </w:tr>
      <w:tr w:rsidR="00D67108" w14:paraId="36173C64" w14:textId="77777777" w:rsidTr="00570924">
        <w:tc>
          <w:tcPr>
            <w:tcW w:w="2698" w:type="dxa"/>
          </w:tcPr>
          <w:p w14:paraId="78E4C3E3" w14:textId="77777777" w:rsidR="00D67108" w:rsidRDefault="00D67108" w:rsidP="00570924">
            <w:r>
              <w:t>Applications</w:t>
            </w:r>
          </w:p>
        </w:tc>
        <w:tc>
          <w:tcPr>
            <w:tcW w:w="3818" w:type="dxa"/>
          </w:tcPr>
          <w:p w14:paraId="7B3BD12D" w14:textId="2C873463" w:rsidR="00D67108" w:rsidRDefault="00D67108" w:rsidP="00570924">
            <w:proofErr w:type="spellStart"/>
            <w:r>
              <w:t>Elipse</w:t>
            </w:r>
            <w:proofErr w:type="spellEnd"/>
            <w:r>
              <w:t xml:space="preserve"> Che</w:t>
            </w:r>
          </w:p>
          <w:p w14:paraId="40D492F9" w14:textId="1AC73C05" w:rsidR="00D67108" w:rsidRDefault="00D67108" w:rsidP="00570924"/>
        </w:tc>
      </w:tr>
    </w:tbl>
    <w:p w14:paraId="155C0EE5" w14:textId="77777777" w:rsidR="00D67108" w:rsidRDefault="00D67108" w:rsidP="00E90DD4"/>
    <w:p w14:paraId="0E874A3F" w14:textId="77777777" w:rsidR="00864B5C" w:rsidRDefault="00864B5C" w:rsidP="00E90DD4"/>
    <w:p w14:paraId="77381040" w14:textId="77777777" w:rsidR="00E90DD4" w:rsidRDefault="00E90DD4" w:rsidP="00E90DD4">
      <w:pPr>
        <w:pStyle w:val="Titre3"/>
      </w:pPr>
      <w:bookmarkStart w:id="93" w:name="_Toc498962946"/>
      <w:r>
        <w:t>Monitoring Components</w:t>
      </w:r>
      <w:bookmarkEnd w:id="93"/>
    </w:p>
    <w:p w14:paraId="3CD469E3" w14:textId="77777777" w:rsidR="0022010B" w:rsidRPr="0022010B" w:rsidRDefault="0022010B" w:rsidP="0022010B"/>
    <w:p w14:paraId="3BEF0AA6" w14:textId="77777777" w:rsidR="006E7247" w:rsidRDefault="00351AA8" w:rsidP="00E90DD4">
      <w:hyperlink r:id="rId90"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t>Portainer</w:t>
      </w:r>
      <w:proofErr w:type="spellEnd"/>
      <w:r>
        <w:t xml:space="preserve"> on </w:t>
      </w:r>
      <w:hyperlink r:id="rId91"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231CD58B" w14:textId="77777777" w:rsidR="00186569" w:rsidRDefault="00186569" w:rsidP="00E90DD4"/>
    <w:p w14:paraId="1CB5A703" w14:textId="77777777" w:rsidR="005C2F1E" w:rsidRDefault="00351AA8" w:rsidP="00E90DD4">
      <w:hyperlink r:id="rId92" w:history="1">
        <w:proofErr w:type="spellStart"/>
        <w:r w:rsidR="00340E31" w:rsidRPr="005C2F1E">
          <w:rPr>
            <w:rStyle w:val="Lienhypertexte"/>
          </w:rPr>
          <w:t>Centreon</w:t>
        </w:r>
        <w:proofErr w:type="spellEnd"/>
      </w:hyperlink>
      <w:r w:rsidR="00340E31">
        <w:t xml:space="preserve"> is already in use </w:t>
      </w:r>
      <w:r w:rsidR="005C2F1E">
        <w:t>for monitoring at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77777777" w:rsidR="00321279" w:rsidRDefault="00321279" w:rsidP="00E90DD4">
      <w:r>
        <w:lastRenderedPageBreak/>
        <w:t>One thing to think about is the expansion of the platform, in terms of numbers of services deployed, this will lead to complexify the task of monitoring configuration if it remains manual, so that it’s worth to think about automatic services discovery to simplify and automate monitoring for OPS</w:t>
      </w:r>
    </w:p>
    <w:p w14:paraId="7A5FB71C" w14:textId="77777777" w:rsidR="006A6105" w:rsidRDefault="006A6105" w:rsidP="00E90DD4"/>
    <w:p w14:paraId="35D3A0AB" w14:textId="52827B93" w:rsidR="009633CD" w:rsidRDefault="009633CD" w:rsidP="00E90DD4">
      <w:pPr>
        <w:rPr>
          <w:rStyle w:val="Lienhypertexte"/>
        </w:rPr>
      </w:pPr>
      <w:r>
        <w:t>One solution should be to use</w:t>
      </w:r>
      <w:r w:rsidR="006A6105">
        <w:t xml:space="preserve"> </w:t>
      </w:r>
      <w:hyperlink r:id="rId93" w:history="1">
        <w:r w:rsidR="006A6105" w:rsidRPr="006A6105">
          <w:rPr>
            <w:rStyle w:val="Lienhypertexte"/>
          </w:rPr>
          <w:t>C</w:t>
        </w:r>
        <w:r w:rsidR="006A6105" w:rsidRPr="006A6105">
          <w:rPr>
            <w:rStyle w:val="Lienhypertexte"/>
          </w:rPr>
          <w:t>o</w:t>
        </w:r>
        <w:r w:rsidR="006A6105" w:rsidRPr="006A6105">
          <w:rPr>
            <w:rStyle w:val="Lienhypertexte"/>
          </w:rPr>
          <w:t>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94" w:history="1">
        <w:r w:rsidR="006A6105" w:rsidRPr="006A6105">
          <w:rPr>
            <w:rStyle w:val="Lienhypertexte"/>
          </w:rPr>
          <w:t>auto discovery of services</w:t>
        </w:r>
      </w:hyperlink>
      <w:r w:rsidR="004B7CB8">
        <w:t xml:space="preserve"> (commercial) or a community version: </w:t>
      </w:r>
      <w:hyperlink r:id="rId95" w:history="1">
        <w:proofErr w:type="spellStart"/>
        <w:r w:rsidR="004B7CB8" w:rsidRPr="004B7CB8">
          <w:rPr>
            <w:rStyle w:val="Lienhypertexte"/>
          </w:rPr>
          <w:t>centreon</w:t>
        </w:r>
        <w:proofErr w:type="spellEnd"/>
        <w:r w:rsidR="004B7CB8" w:rsidRPr="004B7CB8">
          <w:rPr>
            <w:rStyle w:val="Lienhypertexte"/>
          </w:rPr>
          <w:t>-discovery</w:t>
        </w:r>
      </w:hyperlink>
    </w:p>
    <w:p w14:paraId="5B8D92A9" w14:textId="1B67111B" w:rsidR="0041407D" w:rsidRDefault="0041407D" w:rsidP="00E90DD4">
      <w:pPr>
        <w:rPr>
          <w:rStyle w:val="Lienhypertexte"/>
        </w:rPr>
      </w:pPr>
    </w:p>
    <w:p w14:paraId="5C07FDE4" w14:textId="64CA1986" w:rsidR="0041407D" w:rsidRPr="0041407D" w:rsidRDefault="0041407D" w:rsidP="0041407D">
      <w:r>
        <w:t>If Rancher is adopted it provides monitoring on containers and nodes, and in swarm mode, it deploys also a Portainer.</w:t>
      </w:r>
      <w:bookmarkStart w:id="94" w:name="_GoBack"/>
      <w:bookmarkEnd w:id="94"/>
    </w:p>
    <w:p w14:paraId="12C7885B" w14:textId="77777777" w:rsidR="00AD7C9C" w:rsidRDefault="00AD7C9C" w:rsidP="00E90DD4"/>
    <w:p w14:paraId="0A5D7E68" w14:textId="77777777" w:rsidR="00E83CEF" w:rsidRDefault="00E83CEF" w:rsidP="00E83CEF">
      <w:pPr>
        <w:pStyle w:val="Titre3"/>
      </w:pPr>
      <w:bookmarkStart w:id="95" w:name="_Toc497140578"/>
      <w:bookmarkStart w:id="96" w:name="_Toc497322751"/>
      <w:bookmarkStart w:id="97" w:name="_Toc498962947"/>
      <w:bookmarkEnd w:id="95"/>
      <w:bookmarkEnd w:id="96"/>
      <w:r>
        <w:t>Poi Data Provider Component</w:t>
      </w:r>
      <w:bookmarkEnd w:id="97"/>
    </w:p>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96"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374AC6">
      <w:pPr>
        <w:pStyle w:val="Paragraphedeliste"/>
        <w:numPr>
          <w:ilvl w:val="0"/>
          <w:numId w:val="39"/>
        </w:numPr>
      </w:pPr>
      <w:r>
        <w:t>storing information related to locations</w:t>
      </w:r>
    </w:p>
    <w:p w14:paraId="5A993AED" w14:textId="77777777" w:rsidR="00374AC6" w:rsidRDefault="00374AC6" w:rsidP="00374AC6">
      <w:pPr>
        <w:pStyle w:val="Paragraphedeliste"/>
        <w:numPr>
          <w:ilvl w:val="0"/>
          <w:numId w:val="39"/>
        </w:numPr>
      </w:pPr>
      <w:r>
        <w:t>serving queries by location and other criteria</w:t>
      </w:r>
    </w:p>
    <w:p w14:paraId="43767256" w14:textId="77777777" w:rsidR="00374AC6" w:rsidRDefault="00374AC6" w:rsidP="00374AC6">
      <w:pPr>
        <w:pStyle w:val="Paragraphedeliste"/>
        <w:numPr>
          <w:ilvl w:val="0"/>
          <w:numId w:val="3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t>Database Server</w:t>
            </w:r>
          </w:p>
        </w:tc>
        <w:tc>
          <w:tcPr>
            <w:tcW w:w="3818" w:type="dxa"/>
          </w:tcPr>
          <w:p w14:paraId="479EFBA0" w14:textId="77777777" w:rsidR="00374AC6" w:rsidRDefault="00374AC6" w:rsidP="006C6123">
            <w:proofErr w:type="spellStart"/>
            <w:r>
              <w:t>Postgresql</w:t>
            </w:r>
            <w:proofErr w:type="spellEnd"/>
            <w:r>
              <w:t>/</w:t>
            </w:r>
            <w:proofErr w:type="spellStart"/>
            <w:r>
              <w:t>Citus</w:t>
            </w:r>
            <w:proofErr w:type="spellEnd"/>
            <w:r>
              <w:t xml:space="preserve"> + </w:t>
            </w:r>
            <w:proofErr w:type="spellStart"/>
            <w:r>
              <w:t>PostGIS</w:t>
            </w:r>
            <w:proofErr w:type="spellEnd"/>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61632478" w14:textId="77777777" w:rsidR="00A52CD3" w:rsidRDefault="00374AC6" w:rsidP="006C6123">
            <w:r>
              <w:t>API back-end server</w:t>
            </w:r>
          </w:p>
          <w:p w14:paraId="337AFB31" w14:textId="77777777" w:rsidR="00374AC6" w:rsidRDefault="00A52CD3" w:rsidP="006C6123">
            <w:r>
              <w:t>PHP web application</w:t>
            </w:r>
          </w:p>
        </w:tc>
      </w:tr>
    </w:tbl>
    <w:p w14:paraId="6BADD01C" w14:textId="77777777" w:rsidR="00374AC6" w:rsidRDefault="00374AC6" w:rsidP="00374AC6"/>
    <w:p w14:paraId="0615C2D4" w14:textId="77777777" w:rsidR="00374AC6" w:rsidRDefault="00374AC6" w:rsidP="00374AC6"/>
    <w:p w14:paraId="0BDFEDD9" w14:textId="77777777" w:rsidR="00E83CEF" w:rsidRDefault="00E83CEF" w:rsidP="00E83CEF">
      <w:pPr>
        <w:pStyle w:val="Titre3"/>
      </w:pPr>
      <w:bookmarkStart w:id="98" w:name="_Toc498962948"/>
      <w:r>
        <w:t>GIS Data Provider Component</w:t>
      </w:r>
      <w:bookmarkEnd w:id="98"/>
    </w:p>
    <w:p w14:paraId="28B46577" w14:textId="77777777" w:rsidR="00E83CEF" w:rsidRDefault="00E83CEF" w:rsidP="00E83CEF">
      <w:proofErr w:type="spellStart"/>
      <w:r>
        <w:t>Fiware</w:t>
      </w:r>
      <w:proofErr w:type="spellEnd"/>
      <w:r>
        <w:t xml:space="preserve"> GE to provide spatial data storage.</w:t>
      </w:r>
    </w:p>
    <w:p w14:paraId="2BA55295" w14:textId="77777777" w:rsidR="00E83CEF" w:rsidRDefault="00E83CEF" w:rsidP="00E83CEF">
      <w:r w:rsidRPr="00E83CEF">
        <w:t xml:space="preserve">This GE </w:t>
      </w:r>
      <w:proofErr w:type="gramStart"/>
      <w:r w:rsidRPr="00E83CEF">
        <w:t>is able to</w:t>
      </w:r>
      <w:proofErr w:type="gramEnd"/>
      <w:r w:rsidRPr="00E83CEF">
        <w:t xml:space="preserve"> host geographical data and serve it in 3D form (where </w:t>
      </w:r>
      <w:proofErr w:type="spellStart"/>
      <w:r w:rsidRPr="00E83CEF">
        <w:t>applicaple</w:t>
      </w:r>
      <w:proofErr w:type="spellEnd"/>
      <w:r w:rsidRPr="00E83CEF">
        <w:t xml:space="preserv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and W3DS</w:t>
      </w:r>
      <w:r w:rsidR="000A3BC8">
        <w:t xml:space="preserve"> (Web 3D Service</w:t>
      </w:r>
      <w:r w:rsidR="004314AA">
        <w:t>)</w:t>
      </w:r>
      <w:r w:rsidRPr="00E83CEF">
        <w:t xml:space="preserve"> extension.</w:t>
      </w:r>
    </w:p>
    <w:p w14:paraId="005DFB7E" w14:textId="77777777" w:rsidR="00E83CEF" w:rsidRDefault="00E83CEF" w:rsidP="00E83CEF">
      <w:r>
        <w:t xml:space="preserve">On </w:t>
      </w:r>
      <w:proofErr w:type="spellStart"/>
      <w:r>
        <w:t>Fiware</w:t>
      </w:r>
      <w:proofErr w:type="spellEnd"/>
      <w:r>
        <w:t xml:space="preserve"> catalog: </w:t>
      </w:r>
      <w:hyperlink r:id="rId97" w:history="1">
        <w:r w:rsidRPr="00E83CEF">
          <w:rPr>
            <w:rStyle w:val="Lienhypertexte"/>
          </w:rPr>
          <w:t>GIS data Provider</w:t>
        </w:r>
      </w:hyperlink>
    </w:p>
    <w:p w14:paraId="3085D0B0" w14:textId="77777777" w:rsidR="00E83CEF" w:rsidRDefault="00E83CEF" w:rsidP="00E83CEF">
      <w:r>
        <w:t xml:space="preserve">On </w:t>
      </w:r>
      <w:proofErr w:type="spellStart"/>
      <w:r>
        <w:t>readthedocs</w:t>
      </w:r>
      <w:proofErr w:type="spellEnd"/>
      <w:r>
        <w:t xml:space="preserve">: </w:t>
      </w:r>
      <w:hyperlink r:id="rId98" w:history="1">
        <w:r w:rsidRPr="00E83CEF">
          <w:rPr>
            <w:rStyle w:val="Lienhypertexte"/>
          </w:rPr>
          <w:t>GIS Data Provider</w:t>
        </w:r>
      </w:hyperlink>
    </w:p>
    <w:p w14:paraId="18A3C775" w14:textId="77777777" w:rsidR="00A52CD3" w:rsidRDefault="00A52CD3"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7777777" w:rsidR="00A52CD3" w:rsidRDefault="00A52CD3" w:rsidP="006C6123">
            <w:proofErr w:type="spellStart"/>
            <w:r>
              <w:t>Postgresql</w:t>
            </w:r>
            <w:proofErr w:type="spellEnd"/>
            <w:r>
              <w:t>/</w:t>
            </w:r>
            <w:proofErr w:type="spellStart"/>
            <w:r>
              <w:t>Citus</w:t>
            </w:r>
            <w:proofErr w:type="spellEnd"/>
            <w:r>
              <w:t xml:space="preserve"> + </w:t>
            </w:r>
            <w:proofErr w:type="spellStart"/>
            <w:r>
              <w:t>PostGIS</w:t>
            </w:r>
            <w:proofErr w:type="spellEnd"/>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6FD7028" w14:textId="77777777" w:rsidR="00A52CD3" w:rsidRDefault="00A52CD3" w:rsidP="006C6123">
            <w:proofErr w:type="spellStart"/>
            <w:r>
              <w:t>GeoServer</w:t>
            </w:r>
            <w:proofErr w:type="spellEnd"/>
          </w:p>
          <w:p w14:paraId="33C47929" w14:textId="77777777" w:rsidR="00A52CD3" w:rsidRDefault="00A52CD3" w:rsidP="006C6123"/>
        </w:tc>
      </w:tr>
    </w:tbl>
    <w:p w14:paraId="3BDCCAA9" w14:textId="77777777" w:rsidR="00A52CD3" w:rsidRDefault="00A52CD3" w:rsidP="00E83CEF"/>
    <w:p w14:paraId="2057844C" w14:textId="77777777" w:rsidR="00E83CEF" w:rsidRPr="00D47423" w:rsidRDefault="00E83CEF" w:rsidP="00015DD1"/>
    <w:p w14:paraId="587B1559" w14:textId="77777777" w:rsidR="00B27D5D" w:rsidRDefault="00B27D5D" w:rsidP="00B27D5D">
      <w:pPr>
        <w:keepNext/>
      </w:pPr>
    </w:p>
    <w:p w14:paraId="04EEEAF3" w14:textId="77777777" w:rsidR="002D7C8C" w:rsidRDefault="002D7C8C" w:rsidP="002D7C8C">
      <w:pPr>
        <w:pStyle w:val="Titre1"/>
      </w:pPr>
      <w:bookmarkStart w:id="99" w:name="_Toc498962949"/>
      <w:r>
        <w:t>Section 3 SYSTEM ARCHITECTURE DESIGN</w:t>
      </w:r>
      <w:bookmarkEnd w:id="99"/>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77777777"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p>
    <w:p w14:paraId="01172E8F" w14:textId="77777777" w:rsidR="002D7C8C" w:rsidRDefault="002D7C8C" w:rsidP="002D7C8C"/>
    <w:p w14:paraId="231429A0" w14:textId="66A4ECCF" w:rsidR="00040A88" w:rsidRDefault="00040A88" w:rsidP="00040A88">
      <w:pPr>
        <w:pStyle w:val="Titre2"/>
      </w:pPr>
      <w:bookmarkStart w:id="100" w:name="_Toc498962950"/>
      <w:r>
        <w:lastRenderedPageBreak/>
        <w:t>Docker Images Management Component</w:t>
      </w:r>
      <w:bookmarkEnd w:id="100"/>
    </w:p>
    <w:p w14:paraId="578D9AD7" w14:textId="77777777" w:rsidR="00040A88" w:rsidRDefault="00040A88" w:rsidP="00040A88"/>
    <w:p w14:paraId="6E7A2164" w14:textId="1FB97F01" w:rsidR="00040A88" w:rsidRDefault="00040A88" w:rsidP="00040A88">
      <w:pPr>
        <w:pStyle w:val="Titre3"/>
      </w:pPr>
      <w:bookmarkStart w:id="101" w:name="_Toc498962951"/>
      <w:r>
        <w:t>Component Functions</w:t>
      </w:r>
      <w:bookmarkEnd w:id="101"/>
    </w:p>
    <w:p w14:paraId="2A4A18CA" w14:textId="40D23485" w:rsidR="00625A55" w:rsidRDefault="00625A55" w:rsidP="00625A55">
      <w:r>
        <w:t xml:space="preserve">This component is not a functional component, it is used to manage the </w:t>
      </w:r>
      <w:r w:rsidR="00796707">
        <w:t xml:space="preserve">access to </w:t>
      </w:r>
      <w:r>
        <w:t>Docker Images used by the smart city platform.</w:t>
      </w:r>
    </w:p>
    <w:p w14:paraId="715F4EFF" w14:textId="39907646" w:rsidR="00625A55" w:rsidRDefault="00625A55" w:rsidP="00625A55">
      <w:r>
        <w:t xml:space="preserve">It </w:t>
      </w:r>
      <w:r w:rsidR="00796707">
        <w:t>is a UI, that is</w:t>
      </w:r>
      <w:r>
        <w:t xml:space="preserve"> </w:t>
      </w:r>
      <w:r w:rsidR="00796707">
        <w:t xml:space="preserve">used mainly </w:t>
      </w:r>
      <w:r>
        <w:t>to authenticate users to authorize them to manipulate Docker Images files from a Docker Registry.</w:t>
      </w:r>
    </w:p>
    <w:p w14:paraId="1032E0CD" w14:textId="77777777" w:rsidR="00625A55" w:rsidRDefault="00625A55" w:rsidP="00625A55"/>
    <w:p w14:paraId="7E80B63E" w14:textId="77777777" w:rsidR="00625A55" w:rsidRPr="00625A55" w:rsidRDefault="00625A55" w:rsidP="00625A55"/>
    <w:p w14:paraId="5E5FD9C2" w14:textId="7BD06AFB" w:rsidR="00040A88" w:rsidRDefault="00040A88" w:rsidP="00040A88">
      <w:pPr>
        <w:pStyle w:val="Titre3"/>
      </w:pPr>
      <w:bookmarkStart w:id="102" w:name="_Toc498962952"/>
      <w:r>
        <w:t>Technical Considerations</w:t>
      </w:r>
      <w:bookmarkEnd w:id="102"/>
    </w:p>
    <w:p w14:paraId="05A51679" w14:textId="3D107699" w:rsidR="00625A55" w:rsidRPr="00625A55" w:rsidRDefault="00625A55" w:rsidP="00625A55">
      <w:r>
        <w:t>This component needs a database</w:t>
      </w:r>
      <w:r w:rsidR="001C6ED4">
        <w:t>, MySQL is proposed by default, PostgreSQL is supported</w:t>
      </w:r>
    </w:p>
    <w:p w14:paraId="1E31DEFD" w14:textId="550D2E9D" w:rsidR="00040A88" w:rsidRDefault="00040A88" w:rsidP="00040A88">
      <w:pPr>
        <w:pStyle w:val="Titre3"/>
      </w:pPr>
      <w:bookmarkStart w:id="103" w:name="_Toc498962953"/>
      <w:r>
        <w:t>Selected Product(s)</w:t>
      </w:r>
      <w:bookmarkEnd w:id="103"/>
    </w:p>
    <w:p w14:paraId="75C21393" w14:textId="417DE8A4" w:rsidR="00625A55" w:rsidRDefault="00625A55" w:rsidP="00625A55">
      <w:r>
        <w:t xml:space="preserve">The </w:t>
      </w:r>
      <w:r w:rsidR="00E2346D">
        <w:t xml:space="preserve">first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is provided through a Docker registry component,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522AEC5B" w:rsidR="006A6105" w:rsidRDefault="006A6105" w:rsidP="00625A55">
      <w:r>
        <w:t>Git</w:t>
      </w:r>
      <w:r w:rsidR="000E3FCF">
        <w:t>L</w:t>
      </w:r>
      <w:r>
        <w:t>ab provides also</w:t>
      </w:r>
      <w:r w:rsidR="006776BC">
        <w:t xml:space="preserve"> a Docker registry</w:t>
      </w:r>
      <w:r w:rsidR="000E3FCF">
        <w:t xml:space="preserve"> for containers and their images: </w:t>
      </w:r>
      <w:hyperlink r:id="rId99" w:history="1">
        <w:r w:rsidR="000E3FCF" w:rsidRPr="000E3FCF">
          <w:rPr>
            <w:rStyle w:val="Lienhypertexte"/>
          </w:rPr>
          <w:t>GitLab Container Registry</w:t>
        </w:r>
      </w:hyperlink>
      <w:r w:rsidR="000E3FCF">
        <w:t>.</w:t>
      </w:r>
    </w:p>
    <w:p w14:paraId="53BA4BDB" w14:textId="4C0A2AA1" w:rsidR="00E51A9F" w:rsidRPr="00625A55" w:rsidRDefault="00E51A9F" w:rsidP="00625A55">
      <w:r>
        <w:t xml:space="preserve">It allows the integration </w:t>
      </w:r>
    </w:p>
    <w:p w14:paraId="7A445EE2" w14:textId="3E8753DE" w:rsidR="00040A88" w:rsidRDefault="00040A88" w:rsidP="00040A88">
      <w:pPr>
        <w:pStyle w:val="Titre3"/>
      </w:pPr>
      <w:bookmarkStart w:id="104" w:name="_Toc498962954"/>
      <w:r>
        <w:t>Selection Rationale</w:t>
      </w:r>
      <w:bookmarkEnd w:id="104"/>
    </w:p>
    <w:p w14:paraId="68A94F3A" w14:textId="63490A85"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proofErr w:type="spellStart"/>
      <w:r w:rsidR="00E2346D">
        <w:t>Open</w:t>
      </w:r>
      <w:r w:rsidR="0015058F">
        <w:t>Suse</w:t>
      </w:r>
      <w:proofErr w:type="spellEnd"/>
      <w:r w:rsidR="00E2346D">
        <w:t>.</w:t>
      </w:r>
    </w:p>
    <w:p w14:paraId="04257FE3" w14:textId="6FC9F5E2" w:rsidR="00E2346D" w:rsidRDefault="00E2346D" w:rsidP="00792C32">
      <w:r>
        <w:t xml:space="preserve">It has already been adopted during MNCA </w:t>
      </w:r>
      <w:proofErr w:type="spellStart"/>
      <w:r>
        <w:t>Fiware</w:t>
      </w:r>
      <w:proofErr w:type="spellEnd"/>
      <w:r>
        <w:t xml:space="preserve"> test by Olivier Sevilla, summer 2017.</w:t>
      </w:r>
    </w:p>
    <w:p w14:paraId="19E8AE77" w14:textId="0949267A" w:rsidR="00E2346D" w:rsidRDefault="00E2346D" w:rsidP="00792C32"/>
    <w:p w14:paraId="5655BC02" w14:textId="63BF2F9D" w:rsidR="00E2346D" w:rsidRPr="00792C32" w:rsidRDefault="00E51A9F" w:rsidP="00792C32">
      <w:r>
        <w:t>Nevertheless</w:t>
      </w:r>
    </w:p>
    <w:p w14:paraId="2BF8EF2D" w14:textId="77777777" w:rsidR="00040A88" w:rsidRDefault="00040A88" w:rsidP="00040A88">
      <w:pPr>
        <w:pStyle w:val="Titre3"/>
        <w:rPr>
          <w:i/>
        </w:rPr>
      </w:pPr>
      <w:bookmarkStart w:id="105" w:name="_Toc498962955"/>
      <w:r>
        <w:t>Architecture Risks</w:t>
      </w:r>
      <w:bookmarkEnd w:id="105"/>
    </w:p>
    <w:p w14:paraId="07FC5A8E" w14:textId="77777777" w:rsidR="00040A88" w:rsidRPr="00F6725F" w:rsidRDefault="00040A88" w:rsidP="00040A88"/>
    <w:p w14:paraId="772ABED1" w14:textId="6CFE3698" w:rsidR="00040A88" w:rsidRDefault="00040A88" w:rsidP="00040A88">
      <w:pPr>
        <w:pStyle w:val="Titre2"/>
      </w:pPr>
      <w:r>
        <w:t xml:space="preserve"> </w:t>
      </w:r>
      <w:bookmarkStart w:id="106" w:name="_Toc498962956"/>
      <w:r>
        <w:t>Docker Swarm Manager Component</w:t>
      </w:r>
      <w:bookmarkEnd w:id="106"/>
    </w:p>
    <w:p w14:paraId="3DE751D6" w14:textId="77777777" w:rsidR="00040A88" w:rsidRDefault="00040A88" w:rsidP="00040A88"/>
    <w:p w14:paraId="6E3B4699" w14:textId="3303A6E5" w:rsidR="00040A88" w:rsidRDefault="00040A88" w:rsidP="00040A88">
      <w:pPr>
        <w:pStyle w:val="Titre3"/>
      </w:pPr>
      <w:bookmarkStart w:id="107" w:name="_Toc498962957"/>
      <w:r>
        <w:t>Component Functions</w:t>
      </w:r>
      <w:bookmarkEnd w:id="107"/>
    </w:p>
    <w:p w14:paraId="2E265D62" w14:textId="2B514352" w:rsidR="00F5504D" w:rsidRDefault="00F5504D" w:rsidP="00F5504D">
      <w:r>
        <w:t>This is not a real component, it’s an artifact included in Docker (since 1.12 version), which allows to manage a Docker Swarm.</w:t>
      </w:r>
    </w:p>
    <w:p w14:paraId="67906366" w14:textId="13FEC0BB" w:rsidR="00F5504D" w:rsidRPr="00F5504D" w:rsidRDefault="00F5504D" w:rsidP="00F5504D">
      <w:r>
        <w:t xml:space="preserve">The main features are </w:t>
      </w:r>
    </w:p>
    <w:p w14:paraId="73103CD6" w14:textId="77777777" w:rsidR="00040A88" w:rsidRDefault="00040A88" w:rsidP="00040A88">
      <w:pPr>
        <w:pStyle w:val="Titre3"/>
        <w:rPr>
          <w:i/>
        </w:rPr>
      </w:pPr>
      <w:bookmarkStart w:id="108" w:name="_Toc498962958"/>
      <w:r>
        <w:t>Technical Considerations</w:t>
      </w:r>
      <w:bookmarkEnd w:id="108"/>
    </w:p>
    <w:p w14:paraId="50FAD541" w14:textId="77777777" w:rsidR="00040A88" w:rsidRDefault="00040A88" w:rsidP="00040A88">
      <w:pPr>
        <w:pStyle w:val="Titre3"/>
        <w:rPr>
          <w:i/>
        </w:rPr>
      </w:pPr>
      <w:bookmarkStart w:id="109" w:name="_Toc498962959"/>
      <w:r>
        <w:t>Selected Product(s)</w:t>
      </w:r>
      <w:bookmarkEnd w:id="109"/>
    </w:p>
    <w:p w14:paraId="41D3EDAA" w14:textId="77777777" w:rsidR="00040A88" w:rsidRDefault="00040A88" w:rsidP="00040A88">
      <w:pPr>
        <w:pStyle w:val="Titre3"/>
        <w:rPr>
          <w:i/>
        </w:rPr>
      </w:pPr>
      <w:bookmarkStart w:id="110" w:name="_Toc498962960"/>
      <w:r>
        <w:t>Selection Rationale</w:t>
      </w:r>
      <w:bookmarkEnd w:id="110"/>
    </w:p>
    <w:p w14:paraId="7A515E6F" w14:textId="77777777" w:rsidR="00040A88" w:rsidRDefault="00040A88" w:rsidP="00040A88">
      <w:pPr>
        <w:pStyle w:val="Titre3"/>
        <w:rPr>
          <w:i/>
        </w:rPr>
      </w:pPr>
      <w:bookmarkStart w:id="111" w:name="_Toc498962961"/>
      <w:r>
        <w:t>Architecture Risks</w:t>
      </w:r>
      <w:bookmarkEnd w:id="111"/>
    </w:p>
    <w:p w14:paraId="1AF055C6" w14:textId="77777777" w:rsidR="00040A88" w:rsidRDefault="00040A88" w:rsidP="00E90DD4">
      <w:pPr>
        <w:pStyle w:val="Titre2"/>
        <w:numPr>
          <w:ilvl w:val="0"/>
          <w:numId w:val="0"/>
        </w:numPr>
        <w:ind w:left="576" w:hanging="576"/>
      </w:pPr>
    </w:p>
    <w:p w14:paraId="7161D28D" w14:textId="4A863D74" w:rsidR="002D7C8C" w:rsidRDefault="00F6725F" w:rsidP="00040A88">
      <w:pPr>
        <w:pStyle w:val="Titre2"/>
      </w:pPr>
      <w:bookmarkStart w:id="112" w:name="_Toc498962962"/>
      <w:r>
        <w:t>Security Component IDM GE</w:t>
      </w:r>
      <w:bookmarkEnd w:id="112"/>
    </w:p>
    <w:p w14:paraId="50D76AAD" w14:textId="77777777" w:rsidR="002D7C8C" w:rsidRPr="0077092E" w:rsidRDefault="002D7C8C" w:rsidP="002D7C8C"/>
    <w:p w14:paraId="7324532D" w14:textId="77777777" w:rsidR="002D7C8C" w:rsidRDefault="002D7C8C" w:rsidP="002D7C8C">
      <w:pPr>
        <w:pStyle w:val="Titre3"/>
      </w:pPr>
      <w:bookmarkStart w:id="113" w:name="_Toc498962963"/>
      <w:r>
        <w:t>Component Functions</w:t>
      </w:r>
      <w:bookmarkEnd w:id="113"/>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lastRenderedPageBreak/>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27464748" w:rsidR="00C739AA" w:rsidRDefault="00C739AA" w:rsidP="00C739AA">
      <w:proofErr w:type="spellStart"/>
      <w:r>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098A0876" w:rsidR="00800872" w:rsidRDefault="00800872" w:rsidP="00F6725F">
      <w:r>
        <w:t xml:space="preserve">The PEP Proxy components provides </w:t>
      </w:r>
      <w:proofErr w:type="spellStart"/>
      <w:r w:rsidR="00376CD1">
        <w:t>Keyrock</w:t>
      </w:r>
      <w:proofErr w:type="spellEnd"/>
      <w:r w:rsidR="00376CD1">
        <w:t xml:space="preserve"> security to others </w:t>
      </w:r>
      <w:proofErr w:type="spellStart"/>
      <w:r w:rsidR="00376CD1">
        <w:t>back’end</w:t>
      </w:r>
      <w:proofErr w:type="spellEnd"/>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BD6FA6">
      <w:pPr>
        <w:pStyle w:val="Paragraphedeliste"/>
        <w:numPr>
          <w:ilvl w:val="0"/>
          <w:numId w:val="45"/>
        </w:numPr>
      </w:pPr>
      <w:r>
        <w:t>Level 1: Authentication</w:t>
      </w:r>
    </w:p>
    <w:p w14:paraId="159ADC85" w14:textId="77777777" w:rsidR="00BD6FA6" w:rsidRDefault="00BD6FA6" w:rsidP="00BD6FA6">
      <w:pPr>
        <w:pStyle w:val="Paragraphedeliste"/>
        <w:numPr>
          <w:ilvl w:val="0"/>
          <w:numId w:val="45"/>
        </w:numPr>
      </w:pPr>
      <w:r>
        <w:t>Level 2: Basic Authorization</w:t>
      </w:r>
    </w:p>
    <w:p w14:paraId="5DB5CB44" w14:textId="710A89BE" w:rsidR="00BD6FA6" w:rsidRDefault="00BD6FA6" w:rsidP="00BD6FA6">
      <w:pPr>
        <w:pStyle w:val="Paragraphedeliste"/>
        <w:numPr>
          <w:ilvl w:val="0"/>
          <w:numId w:val="45"/>
        </w:numPr>
      </w:pPr>
      <w:r>
        <w:t>Level 3: Advanced Authorization</w:t>
      </w:r>
    </w:p>
    <w:p w14:paraId="143C7125" w14:textId="798DF1D5" w:rsidR="00087BE5" w:rsidRDefault="00087BE5" w:rsidP="00F6725F"/>
    <w:p w14:paraId="1D1026A0" w14:textId="77777777" w:rsidR="00BD6FA6" w:rsidRDefault="00BD6FA6" w:rsidP="00BD6FA6">
      <w:pPr>
        <w:keepNext/>
      </w:pPr>
      <w:r>
        <w:rPr>
          <w:noProof/>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76824B77" w:rsidR="00BD6FA6" w:rsidRDefault="00BD6FA6" w:rsidP="00BD6FA6">
      <w:pPr>
        <w:pStyle w:val="Lgende"/>
      </w:pPr>
      <w:r>
        <w:t xml:space="preserve">Figure </w:t>
      </w:r>
      <w:r>
        <w:fldChar w:fldCharType="begin"/>
      </w:r>
      <w:r>
        <w:instrText xml:space="preserve"> SEQ Figure \* ARABIC </w:instrText>
      </w:r>
      <w:r>
        <w:fldChar w:fldCharType="separate"/>
      </w:r>
      <w:r w:rsidR="00DC1A66">
        <w:rPr>
          <w:noProof/>
        </w:rPr>
        <w:t>7</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rPr>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4BE6CA32" w:rsidR="00BD6FA6" w:rsidRDefault="00BD6FA6" w:rsidP="00BD6FA6">
      <w:pPr>
        <w:pStyle w:val="Lgende"/>
      </w:pPr>
      <w:r>
        <w:t xml:space="preserve">Figure </w:t>
      </w:r>
      <w:r>
        <w:fldChar w:fldCharType="begin"/>
      </w:r>
      <w:r>
        <w:instrText xml:space="preserve"> SEQ Figure \* ARABIC </w:instrText>
      </w:r>
      <w:r>
        <w:fldChar w:fldCharType="separate"/>
      </w:r>
      <w:r w:rsidR="00DC1A66">
        <w:rPr>
          <w:noProof/>
        </w:rPr>
        <w:t>8</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rPr>
        <w:lastRenderedPageBreak/>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57796CE2" w:rsidR="00BD6FA6" w:rsidRDefault="00BD6FA6" w:rsidP="00BD6FA6">
      <w:pPr>
        <w:pStyle w:val="Lgende"/>
      </w:pPr>
      <w:r>
        <w:t xml:space="preserve">Figure </w:t>
      </w:r>
      <w:r>
        <w:fldChar w:fldCharType="begin"/>
      </w:r>
      <w:r>
        <w:instrText xml:space="preserve"> SEQ Figure \* ARABIC </w:instrText>
      </w:r>
      <w:r>
        <w:fldChar w:fldCharType="separate"/>
      </w:r>
      <w:r w:rsidR="00DC1A66">
        <w:rPr>
          <w:noProof/>
        </w:rPr>
        <w:t>9</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114" w:name="_Toc498962964"/>
      <w:r>
        <w:t>Technical Considerations</w:t>
      </w:r>
      <w:bookmarkEnd w:id="114"/>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77777777" w:rsidR="00CD2DD9" w:rsidRDefault="00CD2DD9" w:rsidP="00CD2DD9">
      <w:r>
        <w:t>it use</w:t>
      </w:r>
      <w:r w:rsidR="00357707">
        <w:t>s</w:t>
      </w:r>
      <w:r>
        <w:t xml:space="preserve"> the standard OAuth2 protocol</w:t>
      </w:r>
    </w:p>
    <w:p w14:paraId="6E023679" w14:textId="1ABF37EB" w:rsidR="00CD2DD9" w:rsidRDefault="00CD2DD9" w:rsidP="00CD2DD9">
      <w:r>
        <w:t xml:space="preserve">it can </w:t>
      </w:r>
      <w:r w:rsidR="006D346F">
        <w:t>connect</w:t>
      </w:r>
      <w:r w:rsidR="005A52CA">
        <w:t xml:space="preserve"> with an LDAP</w:t>
      </w:r>
      <w:r w:rsidR="00357707">
        <w:t xml:space="preserve">: </w:t>
      </w:r>
      <w:hyperlink r:id="rId103" w:history="1">
        <w:r w:rsidR="00357707" w:rsidRPr="00357707">
          <w:rPr>
            <w:rStyle w:val="Lienhypertexte"/>
          </w:rPr>
          <w:t>Integrate Identity with LDAP</w:t>
        </w:r>
      </w:hyperlink>
      <w:r w:rsidR="00E10A85">
        <w:t xml:space="preserve">, </w:t>
      </w:r>
      <w:r w:rsidR="008261C1">
        <w:t xml:space="preserve">LDAP </w:t>
      </w:r>
      <w:r w:rsidR="00E10A85">
        <w:t xml:space="preserve">can </w:t>
      </w:r>
      <w:r w:rsidR="008261C1">
        <w:t xml:space="preserve">be ADAM the one from Microsoft </w:t>
      </w:r>
      <w:r w:rsidR="00E10A85">
        <w:t xml:space="preserve">AD: </w:t>
      </w:r>
      <w:hyperlink r:id="rId104" w:history="1">
        <w:r w:rsidR="00E17B35">
          <w:rPr>
            <w:rStyle w:val="Lienhypertexte"/>
          </w:rPr>
          <w:t>Keystone w</w:t>
        </w:r>
        <w:r w:rsidR="00E10A85" w:rsidRPr="00E10A85">
          <w:rPr>
            <w:rStyle w:val="Lienhypertexte"/>
          </w:rPr>
          <w:t>ith ADAM</w:t>
        </w:r>
      </w:hyperlink>
    </w:p>
    <w:p w14:paraId="3A1DE2F0" w14:textId="5D73A303" w:rsidR="000069E1" w:rsidRDefault="000069E1" w:rsidP="00CD2DD9"/>
    <w:p w14:paraId="38E63DA3" w14:textId="77777777" w:rsidR="000069E1" w:rsidRDefault="000069E1" w:rsidP="000069E1">
      <w:pPr>
        <w:keepNext/>
      </w:pPr>
      <w:r>
        <w:rPr>
          <w:noProof/>
        </w:rPr>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05">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6E6055DE" w:rsidR="000069E1" w:rsidRDefault="000069E1" w:rsidP="000069E1">
      <w:pPr>
        <w:pStyle w:val="Lgende"/>
      </w:pPr>
      <w:r>
        <w:t xml:space="preserve">Figure </w:t>
      </w:r>
      <w:r>
        <w:fldChar w:fldCharType="begin"/>
      </w:r>
      <w:r>
        <w:instrText xml:space="preserve"> SEQ Figure \* ARABIC </w:instrText>
      </w:r>
      <w:r>
        <w:fldChar w:fldCharType="separate"/>
      </w:r>
      <w:r w:rsidR="00DC1A66">
        <w:rPr>
          <w:noProof/>
        </w:rPr>
        <w:t>10</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F40757">
      <w:pPr>
        <w:pStyle w:val="Paragraphedeliste"/>
        <w:numPr>
          <w:ilvl w:val="0"/>
          <w:numId w:val="44"/>
        </w:numPr>
      </w:pPr>
      <w:proofErr w:type="spellStart"/>
      <w:r>
        <w:t>Keyrock</w:t>
      </w:r>
      <w:proofErr w:type="spellEnd"/>
      <w:r>
        <w:t xml:space="preserve"> API endpoint: 5000/TCP</w:t>
      </w:r>
    </w:p>
    <w:p w14:paraId="7357F105" w14:textId="2D1D9CEA" w:rsidR="009D3A3B" w:rsidRDefault="009D3A3B" w:rsidP="00F40757">
      <w:pPr>
        <w:pStyle w:val="Paragraphedeliste"/>
        <w:numPr>
          <w:ilvl w:val="0"/>
          <w:numId w:val="44"/>
        </w:numPr>
      </w:pPr>
      <w:r>
        <w:t>Horizon UI</w:t>
      </w:r>
      <w:r w:rsidR="00F40757">
        <w:t>: 8000/TCP (in production 80 through NGINX)</w:t>
      </w:r>
    </w:p>
    <w:p w14:paraId="0E8A83B1" w14:textId="204BB5AB" w:rsidR="00F40757" w:rsidRDefault="00C30179" w:rsidP="00F40757">
      <w:pPr>
        <w:pStyle w:val="Paragraphedeliste"/>
        <w:numPr>
          <w:ilvl w:val="0"/>
          <w:numId w:val="44"/>
        </w:numPr>
      </w:pPr>
      <w:r>
        <w:t xml:space="preserve">Keystone </w:t>
      </w:r>
      <w:r w:rsidR="00F40757">
        <w:t>Admin endpoint: 35357/TCP</w:t>
      </w:r>
    </w:p>
    <w:p w14:paraId="7C9DB6AD" w14:textId="77777777" w:rsidR="00C30179" w:rsidRDefault="00C30179" w:rsidP="00F40757">
      <w:pPr>
        <w:pStyle w:val="Paragraphedeliste"/>
        <w:numPr>
          <w:ilvl w:val="0"/>
          <w:numId w:val="44"/>
        </w:numPr>
      </w:pPr>
      <w:r>
        <w:t xml:space="preserve">PDP </w:t>
      </w:r>
      <w:proofErr w:type="spellStart"/>
      <w:r>
        <w:t>Authzforce</w:t>
      </w:r>
      <w:proofErr w:type="spellEnd"/>
      <w:r>
        <w:t xml:space="preserve">: </w:t>
      </w:r>
    </w:p>
    <w:p w14:paraId="07651A6D" w14:textId="1E995D51" w:rsidR="00C30179" w:rsidRDefault="00C30179" w:rsidP="00C30179">
      <w:pPr>
        <w:pStyle w:val="Paragraphedeliste"/>
        <w:numPr>
          <w:ilvl w:val="1"/>
          <w:numId w:val="44"/>
        </w:numPr>
      </w:pPr>
      <w:r>
        <w:t xml:space="preserve">8080/TCP </w:t>
      </w:r>
    </w:p>
    <w:p w14:paraId="659BC174" w14:textId="190FE394" w:rsidR="00C30179" w:rsidRDefault="00C30179" w:rsidP="00C30179">
      <w:pPr>
        <w:pStyle w:val="Paragraphedeliste"/>
        <w:numPr>
          <w:ilvl w:val="1"/>
          <w:numId w:val="44"/>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115" w:name="_Toc498962965"/>
      <w:r>
        <w:lastRenderedPageBreak/>
        <w:t>Selected Product(s)</w:t>
      </w:r>
      <w:bookmarkEnd w:id="115"/>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4CA85DE9" w14:textId="77777777" w:rsidR="00E76486" w:rsidRPr="00A97AE8" w:rsidRDefault="00E76486" w:rsidP="00E76486"/>
    <w:p w14:paraId="72279A4B" w14:textId="77777777" w:rsidR="002D7C8C" w:rsidRDefault="002D7C8C" w:rsidP="002D7C8C">
      <w:pPr>
        <w:pStyle w:val="Titre3"/>
      </w:pPr>
      <w:bookmarkStart w:id="116" w:name="_Toc498962966"/>
      <w:r>
        <w:t>Selection Rationale</w:t>
      </w:r>
      <w:bookmarkEnd w:id="116"/>
    </w:p>
    <w:p w14:paraId="0EE903EA" w14:textId="50B84150"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p>
    <w:p w14:paraId="4EE3EA9C" w14:textId="621B6A31" w:rsidR="00647F6C" w:rsidRDefault="004D1807" w:rsidP="00647F6C">
      <w:proofErr w:type="spellStart"/>
      <w:r>
        <w:t>Keyrock</w:t>
      </w:r>
      <w:proofErr w:type="spellEnd"/>
      <w:r>
        <w:t xml:space="preserve"> is </w:t>
      </w:r>
      <w:r w:rsidR="00647F6C">
        <w:t>Based on OpenStack IDM component Keystone</w:t>
      </w:r>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EC4678">
        <w:t>.</w:t>
      </w:r>
    </w:p>
    <w:p w14:paraId="50C5CC71" w14:textId="77777777" w:rsidR="00EC4678" w:rsidRPr="00647F6C" w:rsidRDefault="00EC4678" w:rsidP="00647F6C"/>
    <w:p w14:paraId="18AC51A5" w14:textId="77777777" w:rsidR="002D7C8C" w:rsidRDefault="002D7C8C" w:rsidP="002D7C8C">
      <w:pPr>
        <w:pStyle w:val="Titre3"/>
        <w:rPr>
          <w:i/>
        </w:rPr>
      </w:pPr>
      <w:bookmarkStart w:id="117" w:name="_Toc498962967"/>
      <w:r>
        <w:t>Architecture Risks</w:t>
      </w:r>
      <w:bookmarkEnd w:id="117"/>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06DA1B58" w14:textId="78D22AD8" w:rsidR="00647F6C"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p>
    <w:p w14:paraId="7857A8B3" w14:textId="77777777" w:rsidR="002D7C8C" w:rsidRDefault="00F6725F" w:rsidP="002D7C8C">
      <w:pPr>
        <w:pStyle w:val="Titre2"/>
      </w:pPr>
      <w:bookmarkStart w:id="118" w:name="_Toc498962968"/>
      <w:r>
        <w:t>Orion Context Broker Component</w:t>
      </w:r>
      <w:bookmarkEnd w:id="118"/>
    </w:p>
    <w:p w14:paraId="55EFE1E6" w14:textId="77777777" w:rsidR="00F6725F" w:rsidRDefault="00F6725F" w:rsidP="00F6725F"/>
    <w:p w14:paraId="6EBA0C98" w14:textId="77777777" w:rsidR="00F6725F" w:rsidRDefault="00F6725F" w:rsidP="00F6725F">
      <w:pPr>
        <w:pStyle w:val="Titre3"/>
      </w:pPr>
      <w:bookmarkStart w:id="119" w:name="_Toc498962969"/>
      <w:r>
        <w:t>Component Functions</w:t>
      </w:r>
      <w:bookmarkEnd w:id="119"/>
    </w:p>
    <w:p w14:paraId="72820D77" w14:textId="22EF2F18" w:rsidR="004F08C4" w:rsidRDefault="004F08C4" w:rsidP="000C6ED2">
      <w:r>
        <w:t xml:space="preserve">Manage context information exchange for the whole platform using NGSI/V2 </w:t>
      </w:r>
      <w:proofErr w:type="spellStart"/>
      <w:r>
        <w:t>Api</w:t>
      </w:r>
      <w:proofErr w:type="spellEnd"/>
      <w:r>
        <w:t xml:space="preserve">, this is a core </w:t>
      </w:r>
      <w:r w:rsidR="00C17488">
        <w:t>feature</w:t>
      </w:r>
      <w:r>
        <w:t xml:space="preserve"> of the </w:t>
      </w:r>
      <w:proofErr w:type="spellStart"/>
      <w:r>
        <w:t>Fiware</w:t>
      </w:r>
      <w:proofErr w:type="spellEnd"/>
      <w:r>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06">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4A87ED2E" w:rsidR="00C17488" w:rsidRPr="000C6ED2" w:rsidRDefault="00C17488" w:rsidP="00C17488">
      <w:pPr>
        <w:pStyle w:val="Lgende"/>
      </w:pPr>
      <w:r>
        <w:t xml:space="preserve">Figure </w:t>
      </w:r>
      <w:r>
        <w:fldChar w:fldCharType="begin"/>
      </w:r>
      <w:r>
        <w:instrText xml:space="preserve"> SEQ Figure \* ARABIC </w:instrText>
      </w:r>
      <w:r>
        <w:fldChar w:fldCharType="separate"/>
      </w:r>
      <w:r w:rsidR="00DC1A66">
        <w:rPr>
          <w:noProof/>
        </w:rPr>
        <w:t>11</w:t>
      </w:r>
      <w:r>
        <w:fldChar w:fldCharType="end"/>
      </w:r>
      <w:r>
        <w:t>: Context Broker interactions</w:t>
      </w:r>
    </w:p>
    <w:p w14:paraId="024B7DF4" w14:textId="15343420" w:rsidR="00F6725F" w:rsidRDefault="00F6725F" w:rsidP="00F6725F">
      <w:pPr>
        <w:pStyle w:val="Titre3"/>
      </w:pPr>
      <w:bookmarkStart w:id="120" w:name="_Toc498962970"/>
      <w:r>
        <w:t>Technical Considerations</w:t>
      </w:r>
      <w:bookmarkEnd w:id="120"/>
    </w:p>
    <w:p w14:paraId="0EC063C7" w14:textId="67002701" w:rsidR="005573BA" w:rsidRPr="005573BA" w:rsidRDefault="00057A47" w:rsidP="005573BA">
      <w:r>
        <w:t>Incoming port: 1026/TCP</w:t>
      </w:r>
    </w:p>
    <w:p w14:paraId="252BA686" w14:textId="26FFB660" w:rsidR="00F6725F" w:rsidRDefault="00F6725F" w:rsidP="00F6725F">
      <w:pPr>
        <w:pStyle w:val="Titre3"/>
      </w:pPr>
      <w:bookmarkStart w:id="121" w:name="_Toc498962971"/>
      <w:r>
        <w:lastRenderedPageBreak/>
        <w:t>Selected Product(s)</w:t>
      </w:r>
      <w:bookmarkEnd w:id="121"/>
    </w:p>
    <w:p w14:paraId="3B043999" w14:textId="3971B5B6" w:rsidR="00057A47" w:rsidRPr="00057A47" w:rsidRDefault="00057A47" w:rsidP="00057A47">
      <w:r>
        <w:t>Orion Context broker is</w:t>
      </w:r>
    </w:p>
    <w:p w14:paraId="16A034F5" w14:textId="77777777"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122" w:name="_Toc498962972"/>
      <w:r>
        <w:t>Selection Rationale</w:t>
      </w:r>
      <w:bookmarkEnd w:id="122"/>
    </w:p>
    <w:p w14:paraId="33AE7043" w14:textId="77777777" w:rsidR="00245191" w:rsidRPr="00245191" w:rsidRDefault="00245191" w:rsidP="00245191">
      <w:r>
        <w:t xml:space="preserve">Orion is the reference component of NGSI Context Broker in </w:t>
      </w:r>
      <w:proofErr w:type="spellStart"/>
      <w:r>
        <w:t>Fiware</w:t>
      </w:r>
      <w:proofErr w:type="spellEnd"/>
    </w:p>
    <w:p w14:paraId="461588DD" w14:textId="77777777" w:rsidR="00F6725F" w:rsidRDefault="00F6725F" w:rsidP="00F6725F">
      <w:pPr>
        <w:pStyle w:val="Titre3"/>
      </w:pPr>
      <w:bookmarkStart w:id="123" w:name="_Toc498962973"/>
      <w:r>
        <w:t>Architecture Risks</w:t>
      </w:r>
      <w:bookmarkEnd w:id="123"/>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2FCFA916" w:rsidR="0045468D" w:rsidRDefault="0045468D" w:rsidP="00177247">
      <w:r>
        <w:t>The MongoDB database used by the context broker is a cluster, so that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351AA8" w:rsidP="00CA52A3">
      <w:hyperlink r:id="rId107" w:history="1">
        <w:r w:rsidR="00CA52A3" w:rsidRPr="0083266D">
          <w:rPr>
            <w:rStyle w:val="Lienhypertexte"/>
          </w:rPr>
          <w:t>Rush</w:t>
        </w:r>
      </w:hyperlink>
      <w:r w:rsidR="00CA52A3">
        <w:t xml:space="preserve"> as a notification </w:t>
      </w:r>
      <w:proofErr w:type="spellStart"/>
      <w:r w:rsidR="00CA52A3">
        <w:t>relayer</w:t>
      </w:r>
      <w:proofErr w:type="spellEnd"/>
      <w:r w:rsidR="00CA52A3">
        <w:t xml:space="preserve"> (</w:t>
      </w:r>
      <w:hyperlink r:id="rId108" w:history="1">
        <w:r w:rsidR="00CA52A3" w:rsidRPr="006F3DC5">
          <w:rPr>
            <w:rStyle w:val="Lienhypertexte"/>
          </w:rPr>
          <w:t>Rush on Telefonica github</w:t>
        </w:r>
      </w:hyperlink>
      <w:r w:rsidR="00CA52A3">
        <w:t xml:space="preserve">), a Docker file: </w:t>
      </w:r>
      <w:hyperlink r:id="rId109" w:history="1">
        <w:proofErr w:type="spellStart"/>
        <w:r w:rsidR="00CA52A3" w:rsidRPr="002C425E">
          <w:rPr>
            <w:rStyle w:val="Lienhypertexte"/>
          </w:rPr>
          <w:t>OrionRush</w:t>
        </w:r>
        <w:proofErr w:type="spellEnd"/>
        <w:r w:rsidR="00CA52A3" w:rsidRPr="002C425E">
          <w:rPr>
            <w:rStyle w:val="Lienhypertexte"/>
          </w:rPr>
          <w:t xml:space="preserve"> on github</w:t>
        </w:r>
      </w:hyperlink>
    </w:p>
    <w:p w14:paraId="6925410D" w14:textId="77777777" w:rsidR="00CA52A3" w:rsidRPr="00F2163C" w:rsidRDefault="00CA52A3" w:rsidP="00CA52A3"/>
    <w:p w14:paraId="7ABDE6C8" w14:textId="77777777" w:rsidR="002C425E" w:rsidRPr="00F6725F" w:rsidRDefault="002C425E" w:rsidP="00F6725F"/>
    <w:p w14:paraId="0A71C18A" w14:textId="77777777" w:rsidR="00A226BA" w:rsidRDefault="00A226BA" w:rsidP="00A226BA">
      <w:pPr>
        <w:pStyle w:val="Titre2"/>
      </w:pPr>
      <w:bookmarkStart w:id="124" w:name="_Toc498962974"/>
      <w:r>
        <w:t>MongoDB Component</w:t>
      </w:r>
      <w:bookmarkEnd w:id="124"/>
    </w:p>
    <w:p w14:paraId="491A74B8" w14:textId="77777777" w:rsidR="00A226BA" w:rsidRDefault="00A226BA" w:rsidP="00A226BA"/>
    <w:p w14:paraId="16FC896B" w14:textId="77777777" w:rsidR="00A226BA" w:rsidRDefault="00A226BA" w:rsidP="00A226BA">
      <w:pPr>
        <w:pStyle w:val="Titre3"/>
      </w:pPr>
      <w:bookmarkStart w:id="125" w:name="_Toc498962975"/>
      <w:r>
        <w:t>Component Functions</w:t>
      </w:r>
      <w:bookmarkEnd w:id="125"/>
    </w:p>
    <w:p w14:paraId="713087CA" w14:textId="77777777" w:rsidR="00254F0F" w:rsidRPr="00254F0F" w:rsidRDefault="00254F0F" w:rsidP="00254F0F">
      <w:r>
        <w:t>MongoDB is a NOSQL document database, natively scalable</w:t>
      </w:r>
      <w:r w:rsidR="00245191">
        <w:t xml:space="preserve"> by multiplying the nodes running the software and replicating the data upon the nodes</w:t>
      </w:r>
    </w:p>
    <w:p w14:paraId="6DD639E1" w14:textId="77777777" w:rsidR="00A226BA" w:rsidRDefault="00A226BA" w:rsidP="00A226BA">
      <w:pPr>
        <w:pStyle w:val="Titre3"/>
      </w:pPr>
      <w:bookmarkStart w:id="126" w:name="_Toc498962976"/>
      <w:r>
        <w:t>Technical Considerations</w:t>
      </w:r>
      <w:bookmarkEnd w:id="126"/>
    </w:p>
    <w:p w14:paraId="4E776359" w14:textId="77777777" w:rsidR="00FF4F09" w:rsidRPr="00FF4F09" w:rsidRDefault="00FF4F09" w:rsidP="00FF4F09"/>
    <w:p w14:paraId="552B3BDA" w14:textId="77777777" w:rsidR="00A226BA" w:rsidRDefault="00A226BA" w:rsidP="00A226BA">
      <w:pPr>
        <w:pStyle w:val="Titre3"/>
        <w:rPr>
          <w:i/>
        </w:rPr>
      </w:pPr>
      <w:bookmarkStart w:id="127" w:name="_Toc498962977"/>
      <w:r>
        <w:t>Selected Product(s)</w:t>
      </w:r>
      <w:bookmarkEnd w:id="127"/>
    </w:p>
    <w:p w14:paraId="76A3F0F6" w14:textId="77777777" w:rsidR="00A226BA" w:rsidRDefault="00A226BA" w:rsidP="00A226BA">
      <w:pPr>
        <w:pStyle w:val="Titre3"/>
      </w:pPr>
      <w:bookmarkStart w:id="128" w:name="_Toc498962978"/>
      <w:r>
        <w:t>Selection Rationale</w:t>
      </w:r>
      <w:bookmarkEnd w:id="128"/>
    </w:p>
    <w:p w14:paraId="0A5FF43F" w14:textId="77777777" w:rsidR="00430036" w:rsidRDefault="00430036" w:rsidP="00430036">
      <w:r>
        <w:t xml:space="preserve">Choice </w:t>
      </w:r>
      <w:r w:rsidR="00FF4F09">
        <w:t xml:space="preserve">as database engine </w:t>
      </w:r>
      <w:r>
        <w:t xml:space="preserve">for several components proposed in </w:t>
      </w:r>
      <w:proofErr w:type="spellStart"/>
      <w:r>
        <w:t>Fiware</w:t>
      </w:r>
      <w:proofErr w:type="spellEnd"/>
      <w:r w:rsidR="00FF4F09">
        <w:t>.</w:t>
      </w:r>
    </w:p>
    <w:p w14:paraId="1E29D780" w14:textId="77777777" w:rsidR="00FF4F09" w:rsidRPr="00430036" w:rsidRDefault="00FF4F09" w:rsidP="00430036">
      <w:r>
        <w:t>A very popular scalable open source document oriented NoSQL database</w:t>
      </w:r>
    </w:p>
    <w:p w14:paraId="463D0F55" w14:textId="77777777" w:rsidR="00A226BA" w:rsidRDefault="00A226BA" w:rsidP="00A226BA">
      <w:pPr>
        <w:pStyle w:val="Titre3"/>
      </w:pPr>
      <w:bookmarkStart w:id="129" w:name="_Toc498962979"/>
      <w:r>
        <w:t>Architecture Risks</w:t>
      </w:r>
      <w:bookmarkEnd w:id="129"/>
    </w:p>
    <w:p w14:paraId="2F8214CF" w14:textId="1B6AABFF" w:rsidR="00245191" w:rsidRDefault="00673C00" w:rsidP="00245191">
      <w:r>
        <w:t xml:space="preserve">Even built from origin to scale, and fault tolerant, MongoDB is not optimized for analytics, that uses cross data queries, </w:t>
      </w:r>
    </w:p>
    <w:p w14:paraId="44637007" w14:textId="1BCA4398" w:rsidR="00EF438B" w:rsidRDefault="00EF438B" w:rsidP="00245191">
      <w:r>
        <w:t xml:space="preserve">While </w:t>
      </w:r>
      <w:proofErr w:type="spellStart"/>
      <w:r>
        <w:t>sharding</w:t>
      </w:r>
      <w:proofErr w:type="spellEnd"/>
      <w:r>
        <w:t xml:space="preserve"> is intrinsic to MongoDB, it is not implemented at data storage level</w:t>
      </w:r>
      <w:r w:rsidR="00673C00">
        <w:t>.</w:t>
      </w:r>
    </w:p>
    <w:p w14:paraId="2C651660" w14:textId="77777777" w:rsidR="00430036" w:rsidRDefault="00430036" w:rsidP="00245191">
      <w:r>
        <w:t>For this reason</w:t>
      </w:r>
      <w:r w:rsidR="009E4E34">
        <w:t>,</w:t>
      </w:r>
      <w:r>
        <w:t xml:space="preserve"> the usage of MongoDB in data history management, is limited to short term history in </w:t>
      </w:r>
      <w:proofErr w:type="spellStart"/>
      <w:r>
        <w:t>Fiware</w:t>
      </w:r>
      <w:proofErr w:type="spellEnd"/>
      <w:r>
        <w:t xml:space="preserve"> architecture.</w:t>
      </w:r>
    </w:p>
    <w:p w14:paraId="39240F5E" w14:textId="097DC6D5" w:rsidR="007869EB" w:rsidRDefault="007869EB" w:rsidP="00245191">
      <w:r>
        <w:t>It is to note that</w:t>
      </w:r>
      <w:r w:rsidR="00FF4F09">
        <w:t xml:space="preserve"> using a solution based on PostgreSQL, like Stampede for Mongo slaves, </w:t>
      </w:r>
      <w:r w:rsidR="009E4E34">
        <w:t xml:space="preserve">that </w:t>
      </w:r>
      <w:r>
        <w:t>could be mapped to the glob</w:t>
      </w:r>
      <w:r w:rsidR="00FF4F09">
        <w:t>al PostgreSQL/</w:t>
      </w:r>
      <w:proofErr w:type="spellStart"/>
      <w:r w:rsidR="00FF4F09">
        <w:t>Citus</w:t>
      </w:r>
      <w:proofErr w:type="spellEnd"/>
      <w:r w:rsidR="00FF4F09">
        <w:t xml:space="preserve"> </w:t>
      </w:r>
      <w:r w:rsidR="009E4E34">
        <w:t>cluster</w:t>
      </w:r>
      <w:r>
        <w:t xml:space="preserve"> (</w:t>
      </w:r>
      <w:proofErr w:type="spellStart"/>
      <w:r>
        <w:fldChar w:fldCharType="begin"/>
      </w:r>
      <w:r>
        <w:instrText xml:space="preserve"> HYPERLINK "https://citusdata.github.io/cstore_fdw/" </w:instrText>
      </w:r>
      <w:r>
        <w:fldChar w:fldCharType="separate"/>
      </w:r>
      <w:r w:rsidRPr="007869EB">
        <w:rPr>
          <w:rStyle w:val="Lienhypertexte"/>
        </w:rPr>
        <w:t>cstore_fdw</w:t>
      </w:r>
      <w:proofErr w:type="spellEnd"/>
      <w:r>
        <w:fldChar w:fldCharType="end"/>
      </w:r>
      <w:r>
        <w:t>)</w:t>
      </w:r>
      <w:r w:rsidR="009E4E34">
        <w:t>, high performance can be achieved on dat</w:t>
      </w:r>
      <w:r>
        <w:t>a reading and writing, while keeping</w:t>
      </w:r>
      <w:r w:rsidR="009E4E34">
        <w:t xml:space="preserve"> long term history</w:t>
      </w:r>
      <w:r>
        <w:t xml:space="preserve">, </w:t>
      </w:r>
    </w:p>
    <w:p w14:paraId="6363C887" w14:textId="1D6391A5" w:rsidR="00430036" w:rsidRPr="00245191" w:rsidRDefault="00E73E6A" w:rsidP="00245191">
      <w:proofErr w:type="gramStart"/>
      <w:r>
        <w:t>so</w:t>
      </w:r>
      <w:proofErr w:type="gramEnd"/>
      <w:r>
        <w:t xml:space="preserve"> </w:t>
      </w:r>
      <w:r w:rsidR="009E4E34">
        <w:t>this is a solution to consider.</w:t>
      </w:r>
    </w:p>
    <w:p w14:paraId="0610C281" w14:textId="77777777" w:rsidR="00A226BA" w:rsidRPr="00F6725F" w:rsidRDefault="00A226BA" w:rsidP="00A226BA"/>
    <w:p w14:paraId="4C029213" w14:textId="77777777" w:rsidR="005F14A1" w:rsidRDefault="005F14A1" w:rsidP="005F14A1">
      <w:pPr>
        <w:pStyle w:val="Titre2"/>
      </w:pPr>
      <w:bookmarkStart w:id="130" w:name="_Toc498962980"/>
      <w:proofErr w:type="spellStart"/>
      <w:r>
        <w:t>Citus</w:t>
      </w:r>
      <w:proofErr w:type="spellEnd"/>
      <w:r>
        <w:t>/PostgreSQL cluster Component</w:t>
      </w:r>
      <w:bookmarkEnd w:id="130"/>
    </w:p>
    <w:p w14:paraId="19AABA1F" w14:textId="77777777" w:rsidR="005F14A1" w:rsidRDefault="005F14A1" w:rsidP="005F14A1"/>
    <w:p w14:paraId="45B2FB39" w14:textId="77777777" w:rsidR="005F14A1" w:rsidRDefault="005F14A1" w:rsidP="005F14A1">
      <w:pPr>
        <w:pStyle w:val="Titre3"/>
      </w:pPr>
      <w:bookmarkStart w:id="131" w:name="_Toc498962981"/>
      <w:r>
        <w:lastRenderedPageBreak/>
        <w:t>Component Functions</w:t>
      </w:r>
      <w:bookmarkEnd w:id="131"/>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132" w:name="_Toc498962982"/>
      <w:r>
        <w:t>Technical Considerations</w:t>
      </w:r>
      <w:bookmarkEnd w:id="132"/>
    </w:p>
    <w:p w14:paraId="3257F6E3" w14:textId="77777777" w:rsidR="005F14A1" w:rsidRDefault="005F14A1" w:rsidP="005F14A1">
      <w:pPr>
        <w:pStyle w:val="Titre3"/>
        <w:rPr>
          <w:i/>
        </w:rPr>
      </w:pPr>
      <w:bookmarkStart w:id="133" w:name="_Toc498962983"/>
      <w:r>
        <w:t>Selected Product(s)</w:t>
      </w:r>
      <w:bookmarkEnd w:id="133"/>
    </w:p>
    <w:p w14:paraId="73A73482" w14:textId="77777777" w:rsidR="005F14A1" w:rsidRDefault="005F14A1" w:rsidP="005F14A1">
      <w:pPr>
        <w:pStyle w:val="Titre3"/>
      </w:pPr>
      <w:bookmarkStart w:id="134" w:name="_Toc498962984"/>
      <w:r>
        <w:t>Selection Rationale</w:t>
      </w:r>
      <w:bookmarkEnd w:id="134"/>
    </w:p>
    <w:p w14:paraId="3D69C5A6" w14:textId="0867990B"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14:paraId="1DD05809" w14:textId="77777777" w:rsidR="007869EB" w:rsidRDefault="007869EB" w:rsidP="007869EB">
      <w:r>
        <w:t xml:space="preserve">But </w:t>
      </w:r>
      <w:proofErr w:type="spellStart"/>
      <w:r>
        <w:t>PostreSQL</w:t>
      </w:r>
      <w:proofErr w:type="spellEnd"/>
      <w:r>
        <w:t xml:space="preserve"> have also introduced NoSQL capabilities, that allows them to challenge tenors like MongoDB in the domain.</w:t>
      </w:r>
    </w:p>
    <w:p w14:paraId="5CCE05DE" w14:textId="6E82EDA1" w:rsidR="007869EB" w:rsidRDefault="007869EB" w:rsidP="007869EB">
      <w:r>
        <w:t xml:space="preserve">It is easy to add spatial capabilities to </w:t>
      </w:r>
      <w:proofErr w:type="spellStart"/>
      <w:r>
        <w:t>Postgresql</w:t>
      </w:r>
      <w:proofErr w:type="spellEnd"/>
      <w:r>
        <w:t xml:space="preserve">, with </w:t>
      </w:r>
      <w:proofErr w:type="spellStart"/>
      <w:r>
        <w:t>PostGIS</w:t>
      </w:r>
      <w:proofErr w:type="spellEnd"/>
      <w:r>
        <w:t>, well known and very popular in the world of GIS.</w:t>
      </w:r>
    </w:p>
    <w:p w14:paraId="2FE31F8B" w14:textId="326FB5F9" w:rsidR="00351AA8" w:rsidRPr="009E4E34" w:rsidRDefault="00351AA8" w:rsidP="007869EB">
      <w:r>
        <w:t>Clustering solutions exist for PostgreSQL</w:t>
      </w:r>
    </w:p>
    <w:p w14:paraId="533F77A3" w14:textId="77777777" w:rsidR="009E4E34" w:rsidRPr="009E4E34" w:rsidRDefault="009E4E34" w:rsidP="009E4E34"/>
    <w:p w14:paraId="44DD83DA" w14:textId="673A6961" w:rsidR="005F14A1" w:rsidRDefault="005F14A1" w:rsidP="005F14A1">
      <w:pPr>
        <w:pStyle w:val="Titre3"/>
      </w:pPr>
      <w:bookmarkStart w:id="135" w:name="_Toc498962985"/>
      <w:r>
        <w:t>Architecture Risks</w:t>
      </w:r>
      <w:bookmarkEnd w:id="135"/>
    </w:p>
    <w:p w14:paraId="46E99BEF" w14:textId="1C9E4EF1" w:rsidR="00A239C1" w:rsidRDefault="00A239C1" w:rsidP="00A239C1">
      <w:r>
        <w:t>As the cluster which provides PostgreSQL services for all the platform, it’s a critical component.</w:t>
      </w:r>
    </w:p>
    <w:p w14:paraId="0047278E" w14:textId="46493961" w:rsidR="00A239C1" w:rsidRDefault="00A239C1" w:rsidP="00A239C1">
      <w:r>
        <w:t>To achieve best reliability and availability, the cluster should be deployed over the 3 MNCA data centers.</w:t>
      </w:r>
    </w:p>
    <w:p w14:paraId="1F3A21CE" w14:textId="3E5EDE46" w:rsidR="00A239C1" w:rsidRPr="00A239C1" w:rsidRDefault="00A239C1" w:rsidP="00A239C1">
      <w:r>
        <w:t xml:space="preserve">While not used most of the time, the nodes of the third data center should remain workers in the </w:t>
      </w:r>
    </w:p>
    <w:p w14:paraId="011821A8" w14:textId="77777777" w:rsidR="005F14A1" w:rsidRPr="00F6725F" w:rsidRDefault="005F14A1" w:rsidP="005F14A1"/>
    <w:p w14:paraId="15CFED3F" w14:textId="77777777" w:rsidR="005F14A1" w:rsidRDefault="005F14A1" w:rsidP="005F14A1">
      <w:pPr>
        <w:pStyle w:val="Titre2"/>
      </w:pPr>
      <w:bookmarkStart w:id="136" w:name="_Toc498962986"/>
      <w:proofErr w:type="spellStart"/>
      <w:r>
        <w:t>Galera</w:t>
      </w:r>
      <w:proofErr w:type="spellEnd"/>
      <w:r>
        <w:t>/MySQL cluster Component</w:t>
      </w:r>
      <w:bookmarkEnd w:id="136"/>
    </w:p>
    <w:p w14:paraId="64CD3ABD" w14:textId="77777777" w:rsidR="005F14A1" w:rsidRDefault="005F14A1" w:rsidP="005F14A1"/>
    <w:p w14:paraId="30535A7C" w14:textId="77777777" w:rsidR="005F14A1" w:rsidRDefault="005F14A1" w:rsidP="005F14A1">
      <w:pPr>
        <w:pStyle w:val="Titre3"/>
        <w:rPr>
          <w:i/>
        </w:rPr>
      </w:pPr>
      <w:bookmarkStart w:id="137" w:name="_Toc498962987"/>
      <w:r>
        <w:t>Component Functions</w:t>
      </w:r>
      <w:bookmarkEnd w:id="137"/>
    </w:p>
    <w:p w14:paraId="08C325E9" w14:textId="77777777" w:rsidR="005F14A1" w:rsidRDefault="005F14A1" w:rsidP="005F14A1">
      <w:pPr>
        <w:pStyle w:val="Titre3"/>
        <w:rPr>
          <w:i/>
        </w:rPr>
      </w:pPr>
      <w:bookmarkStart w:id="138" w:name="_Toc498962988"/>
      <w:r>
        <w:t>Technical Considerations</w:t>
      </w:r>
      <w:bookmarkEnd w:id="138"/>
    </w:p>
    <w:p w14:paraId="41920D79" w14:textId="77777777" w:rsidR="005F14A1" w:rsidRDefault="005F14A1" w:rsidP="005F14A1">
      <w:pPr>
        <w:pStyle w:val="Titre3"/>
        <w:rPr>
          <w:i/>
        </w:rPr>
      </w:pPr>
      <w:bookmarkStart w:id="139" w:name="_Toc498962989"/>
      <w:r>
        <w:t>Selected Product(s)</w:t>
      </w:r>
      <w:bookmarkEnd w:id="139"/>
    </w:p>
    <w:p w14:paraId="1B1BACC8" w14:textId="77777777" w:rsidR="005F14A1" w:rsidRDefault="005F14A1" w:rsidP="005F14A1">
      <w:pPr>
        <w:pStyle w:val="Titre3"/>
        <w:rPr>
          <w:i/>
        </w:rPr>
      </w:pPr>
      <w:bookmarkStart w:id="140" w:name="_Toc498962990"/>
      <w:r>
        <w:t>Selection Rationale</w:t>
      </w:r>
      <w:bookmarkEnd w:id="140"/>
    </w:p>
    <w:p w14:paraId="0FC0359F" w14:textId="77777777" w:rsidR="005F14A1" w:rsidRDefault="005F14A1" w:rsidP="005F14A1">
      <w:pPr>
        <w:pStyle w:val="Titre3"/>
        <w:rPr>
          <w:i/>
        </w:rPr>
      </w:pPr>
      <w:bookmarkStart w:id="141" w:name="_Toc498962991"/>
      <w:r>
        <w:t>Architecture Risks</w:t>
      </w:r>
      <w:bookmarkEnd w:id="141"/>
    </w:p>
    <w:p w14:paraId="5BD5DABE" w14:textId="77777777" w:rsidR="005F14A1" w:rsidRPr="00F6725F" w:rsidRDefault="005F14A1" w:rsidP="005F14A1"/>
    <w:p w14:paraId="36359DE4" w14:textId="77777777" w:rsidR="00A226BA" w:rsidRDefault="00A226BA" w:rsidP="00A226BA">
      <w:pPr>
        <w:pStyle w:val="Titre2"/>
      </w:pPr>
      <w:bookmarkStart w:id="142" w:name="_Toc498962992"/>
      <w:r>
        <w:t xml:space="preserve">Cosmos Big Data </w:t>
      </w:r>
      <w:r w:rsidR="00A24EC1">
        <w:t xml:space="preserve">Analytics </w:t>
      </w:r>
      <w:r>
        <w:t>Component</w:t>
      </w:r>
      <w:bookmarkEnd w:id="142"/>
    </w:p>
    <w:p w14:paraId="41F6F8C3" w14:textId="77777777" w:rsidR="00A226BA" w:rsidRDefault="00A226BA" w:rsidP="00A226BA"/>
    <w:p w14:paraId="3AB22EE0" w14:textId="77777777" w:rsidR="00A226BA" w:rsidRDefault="00A226BA" w:rsidP="00A226BA">
      <w:pPr>
        <w:pStyle w:val="Titre3"/>
        <w:rPr>
          <w:i/>
        </w:rPr>
      </w:pPr>
      <w:bookmarkStart w:id="143" w:name="_Toc498962993"/>
      <w:r>
        <w:t>Component Functions</w:t>
      </w:r>
      <w:bookmarkEnd w:id="143"/>
    </w:p>
    <w:p w14:paraId="60BD1FA4" w14:textId="77777777" w:rsidR="00A226BA" w:rsidRDefault="00A226BA" w:rsidP="00A226BA">
      <w:pPr>
        <w:pStyle w:val="Titre3"/>
        <w:rPr>
          <w:i/>
        </w:rPr>
      </w:pPr>
      <w:bookmarkStart w:id="144" w:name="_Toc498962994"/>
      <w:r>
        <w:t>Technical Considerations</w:t>
      </w:r>
      <w:bookmarkEnd w:id="144"/>
    </w:p>
    <w:p w14:paraId="5273AF5E" w14:textId="77777777" w:rsidR="00A226BA" w:rsidRDefault="00A226BA" w:rsidP="00A226BA">
      <w:pPr>
        <w:pStyle w:val="Titre3"/>
        <w:rPr>
          <w:i/>
        </w:rPr>
      </w:pPr>
      <w:bookmarkStart w:id="145" w:name="_Toc498962995"/>
      <w:r>
        <w:t>Selected Product(s)</w:t>
      </w:r>
      <w:bookmarkEnd w:id="145"/>
    </w:p>
    <w:p w14:paraId="3B1B8C5B" w14:textId="77777777" w:rsidR="00A226BA" w:rsidRDefault="00A226BA" w:rsidP="00A226BA">
      <w:pPr>
        <w:pStyle w:val="Titre3"/>
        <w:rPr>
          <w:i/>
        </w:rPr>
      </w:pPr>
      <w:bookmarkStart w:id="146" w:name="_Toc498962996"/>
      <w:r>
        <w:t>Selection Rationale</w:t>
      </w:r>
      <w:bookmarkEnd w:id="146"/>
    </w:p>
    <w:p w14:paraId="2AE4456B" w14:textId="77777777" w:rsidR="00A226BA" w:rsidRDefault="00A226BA" w:rsidP="00A226BA">
      <w:pPr>
        <w:pStyle w:val="Titre3"/>
      </w:pPr>
      <w:bookmarkStart w:id="147" w:name="_Toc498962997"/>
      <w:r>
        <w:t>Architecture Risks</w:t>
      </w:r>
      <w:bookmarkEnd w:id="147"/>
    </w:p>
    <w:p w14:paraId="1247E2DB" w14:textId="77777777" w:rsidR="00A226BA" w:rsidRPr="00A226BA" w:rsidRDefault="00A226BA" w:rsidP="00A226BA"/>
    <w:p w14:paraId="6AD69BE3" w14:textId="77777777" w:rsidR="00A226BA" w:rsidRDefault="00A226BA" w:rsidP="00A226BA">
      <w:pPr>
        <w:pStyle w:val="Titre2"/>
      </w:pPr>
      <w:bookmarkStart w:id="148" w:name="_Toc498962998"/>
      <w:proofErr w:type="spellStart"/>
      <w:r>
        <w:t>Knowage</w:t>
      </w:r>
      <w:proofErr w:type="spellEnd"/>
      <w:r>
        <w:t xml:space="preserve"> Analytics Component</w:t>
      </w:r>
      <w:bookmarkEnd w:id="148"/>
    </w:p>
    <w:p w14:paraId="4627335F" w14:textId="77777777" w:rsidR="00A226BA" w:rsidRDefault="00A226BA" w:rsidP="00A226BA"/>
    <w:p w14:paraId="68EAB088" w14:textId="77777777" w:rsidR="00A226BA" w:rsidRDefault="00A226BA" w:rsidP="00A226BA">
      <w:pPr>
        <w:pStyle w:val="Titre3"/>
        <w:rPr>
          <w:i/>
        </w:rPr>
      </w:pPr>
      <w:bookmarkStart w:id="149" w:name="_Toc498962999"/>
      <w:r>
        <w:lastRenderedPageBreak/>
        <w:t>Component Functions</w:t>
      </w:r>
      <w:bookmarkEnd w:id="149"/>
    </w:p>
    <w:p w14:paraId="0E833643" w14:textId="77777777" w:rsidR="00A226BA" w:rsidRDefault="00A226BA" w:rsidP="00A226BA">
      <w:pPr>
        <w:pStyle w:val="Titre3"/>
        <w:rPr>
          <w:i/>
        </w:rPr>
      </w:pPr>
      <w:bookmarkStart w:id="150" w:name="_Toc498963000"/>
      <w:r>
        <w:t>Technical Considerations</w:t>
      </w:r>
      <w:bookmarkEnd w:id="150"/>
    </w:p>
    <w:p w14:paraId="5AC56E8C" w14:textId="77777777" w:rsidR="00A226BA" w:rsidRDefault="00A226BA" w:rsidP="00A226BA">
      <w:pPr>
        <w:pStyle w:val="Titre3"/>
        <w:rPr>
          <w:i/>
        </w:rPr>
      </w:pPr>
      <w:bookmarkStart w:id="151" w:name="_Toc498963001"/>
      <w:r>
        <w:t>Selected Product(s)</w:t>
      </w:r>
      <w:bookmarkEnd w:id="151"/>
    </w:p>
    <w:p w14:paraId="632ED244" w14:textId="77777777" w:rsidR="00A226BA" w:rsidRDefault="00A226BA" w:rsidP="00A226BA">
      <w:pPr>
        <w:pStyle w:val="Titre3"/>
      </w:pPr>
      <w:bookmarkStart w:id="152" w:name="_Toc498963002"/>
      <w:r>
        <w:t>Selection Rationale</w:t>
      </w:r>
      <w:bookmarkEnd w:id="152"/>
    </w:p>
    <w:p w14:paraId="164559A4" w14:textId="77777777" w:rsidR="00C359D6" w:rsidRPr="00C359D6" w:rsidRDefault="00C359D6" w:rsidP="00C359D6">
      <w:proofErr w:type="spellStart"/>
      <w:r w:rsidRPr="00C359D6">
        <w:t>Knwoage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153" w:name="_Toc498963003"/>
      <w:r>
        <w:t>Architecture Risks</w:t>
      </w:r>
      <w:bookmarkEnd w:id="153"/>
    </w:p>
    <w:p w14:paraId="1717AD94" w14:textId="77777777" w:rsidR="00A226BA" w:rsidRPr="00F6725F" w:rsidRDefault="00A226BA" w:rsidP="00A226BA"/>
    <w:p w14:paraId="026AC82F" w14:textId="77777777" w:rsidR="00A226BA" w:rsidRDefault="00A226BA" w:rsidP="00A226BA">
      <w:pPr>
        <w:pStyle w:val="Titre2"/>
      </w:pPr>
      <w:bookmarkStart w:id="154" w:name="_Toc498963004"/>
      <w:r>
        <w:t>CKAN Open Data Component</w:t>
      </w:r>
      <w:bookmarkEnd w:id="154"/>
    </w:p>
    <w:p w14:paraId="558E5624" w14:textId="77777777" w:rsidR="00A226BA" w:rsidRDefault="00A226BA" w:rsidP="00A226BA"/>
    <w:p w14:paraId="508B7D38" w14:textId="77777777" w:rsidR="00A226BA" w:rsidRDefault="00A226BA" w:rsidP="00A226BA">
      <w:pPr>
        <w:pStyle w:val="Titre3"/>
        <w:rPr>
          <w:i/>
        </w:rPr>
      </w:pPr>
      <w:bookmarkStart w:id="155" w:name="_Toc498963005"/>
      <w:r>
        <w:t>Component Functions</w:t>
      </w:r>
      <w:bookmarkEnd w:id="155"/>
    </w:p>
    <w:p w14:paraId="124FAB88" w14:textId="77777777" w:rsidR="00A226BA" w:rsidRDefault="00A226BA" w:rsidP="00A226BA">
      <w:pPr>
        <w:pStyle w:val="Titre3"/>
        <w:rPr>
          <w:i/>
        </w:rPr>
      </w:pPr>
      <w:bookmarkStart w:id="156" w:name="_Toc498963006"/>
      <w:r>
        <w:t>Technical Considerations</w:t>
      </w:r>
      <w:bookmarkEnd w:id="156"/>
    </w:p>
    <w:p w14:paraId="15744040" w14:textId="77777777" w:rsidR="00A226BA" w:rsidRDefault="00A226BA" w:rsidP="00A226BA">
      <w:pPr>
        <w:pStyle w:val="Titre3"/>
        <w:rPr>
          <w:i/>
        </w:rPr>
      </w:pPr>
      <w:bookmarkStart w:id="157" w:name="_Toc498963007"/>
      <w:r>
        <w:t>Selected Product(s)</w:t>
      </w:r>
      <w:bookmarkEnd w:id="157"/>
    </w:p>
    <w:p w14:paraId="27D18170" w14:textId="77777777" w:rsidR="00A226BA" w:rsidRDefault="00A226BA" w:rsidP="00A226BA">
      <w:pPr>
        <w:pStyle w:val="Titre3"/>
        <w:rPr>
          <w:i/>
        </w:rPr>
      </w:pPr>
      <w:bookmarkStart w:id="158" w:name="_Toc498963008"/>
      <w:r>
        <w:t>Selection Rationale</w:t>
      </w:r>
      <w:bookmarkEnd w:id="158"/>
    </w:p>
    <w:p w14:paraId="2B5F6348" w14:textId="77777777" w:rsidR="00A226BA" w:rsidRDefault="00A226BA" w:rsidP="00A226BA">
      <w:pPr>
        <w:pStyle w:val="Titre3"/>
        <w:rPr>
          <w:i/>
        </w:rPr>
      </w:pPr>
      <w:bookmarkStart w:id="159" w:name="_Toc498963009"/>
      <w:r>
        <w:t>Architecture Risks</w:t>
      </w:r>
      <w:bookmarkEnd w:id="159"/>
    </w:p>
    <w:p w14:paraId="05708079" w14:textId="77777777" w:rsidR="00A226BA" w:rsidRPr="00F6725F" w:rsidRDefault="00A226BA" w:rsidP="00A226BA"/>
    <w:p w14:paraId="47FD6817" w14:textId="4CE2CDF6" w:rsidR="003069FA" w:rsidRDefault="003069FA" w:rsidP="003069FA">
      <w:pPr>
        <w:pStyle w:val="Titre2"/>
      </w:pPr>
      <w:bookmarkStart w:id="160" w:name="_Toc498963010"/>
      <w:r>
        <w:t xml:space="preserve">IDAS </w:t>
      </w:r>
      <w:r w:rsidR="00680523">
        <w:t xml:space="preserve">IOT </w:t>
      </w:r>
      <w:r>
        <w:t>Component</w:t>
      </w:r>
      <w:bookmarkEnd w:id="160"/>
    </w:p>
    <w:p w14:paraId="5F8F14CB" w14:textId="77777777" w:rsidR="003069FA" w:rsidRDefault="003069FA" w:rsidP="003069FA"/>
    <w:p w14:paraId="0F1D92CE" w14:textId="77777777" w:rsidR="003069FA" w:rsidRDefault="003069FA" w:rsidP="003069FA">
      <w:pPr>
        <w:pStyle w:val="Titre3"/>
        <w:rPr>
          <w:i/>
        </w:rPr>
      </w:pPr>
      <w:bookmarkStart w:id="161" w:name="_Toc498963011"/>
      <w:r>
        <w:t>Component Functions</w:t>
      </w:r>
      <w:bookmarkEnd w:id="161"/>
    </w:p>
    <w:p w14:paraId="7C95A141" w14:textId="77777777" w:rsidR="003069FA" w:rsidRDefault="003069FA" w:rsidP="003069FA">
      <w:pPr>
        <w:pStyle w:val="Titre3"/>
        <w:rPr>
          <w:i/>
        </w:rPr>
      </w:pPr>
      <w:bookmarkStart w:id="162" w:name="_Toc498963012"/>
      <w:r>
        <w:t>Technical Considerations</w:t>
      </w:r>
      <w:bookmarkEnd w:id="162"/>
    </w:p>
    <w:p w14:paraId="13583234" w14:textId="77777777" w:rsidR="003069FA" w:rsidRDefault="003069FA" w:rsidP="003069FA">
      <w:pPr>
        <w:pStyle w:val="Titre3"/>
        <w:rPr>
          <w:i/>
        </w:rPr>
      </w:pPr>
      <w:bookmarkStart w:id="163" w:name="_Toc498963013"/>
      <w:r>
        <w:t>Selected Product(s)</w:t>
      </w:r>
      <w:bookmarkEnd w:id="163"/>
    </w:p>
    <w:p w14:paraId="398AA479" w14:textId="77777777" w:rsidR="003069FA" w:rsidRDefault="003069FA" w:rsidP="003069FA">
      <w:pPr>
        <w:pStyle w:val="Titre3"/>
        <w:rPr>
          <w:i/>
        </w:rPr>
      </w:pPr>
      <w:bookmarkStart w:id="164" w:name="_Toc498963014"/>
      <w:r>
        <w:t>Selection Rationale</w:t>
      </w:r>
      <w:bookmarkEnd w:id="164"/>
    </w:p>
    <w:p w14:paraId="16D4768C" w14:textId="77777777" w:rsidR="003069FA" w:rsidRDefault="003069FA" w:rsidP="003069FA">
      <w:pPr>
        <w:pStyle w:val="Titre3"/>
        <w:rPr>
          <w:i/>
        </w:rPr>
      </w:pPr>
      <w:bookmarkStart w:id="165" w:name="_Toc498963015"/>
      <w:r>
        <w:t>Architecture Risks</w:t>
      </w:r>
      <w:bookmarkEnd w:id="165"/>
    </w:p>
    <w:p w14:paraId="6FD4A25D" w14:textId="77777777" w:rsidR="003069FA" w:rsidRPr="00F6725F" w:rsidRDefault="003069FA" w:rsidP="003069FA"/>
    <w:p w14:paraId="4B65AAE4" w14:textId="77777777" w:rsidR="003069FA" w:rsidRDefault="005F14A1" w:rsidP="003069FA">
      <w:pPr>
        <w:pStyle w:val="Titre2"/>
      </w:pPr>
      <w:r>
        <w:t xml:space="preserve"> </w:t>
      </w:r>
      <w:bookmarkStart w:id="166" w:name="_Toc498963016"/>
      <w:r w:rsidR="003069FA">
        <w:t>CEP Component</w:t>
      </w:r>
      <w:bookmarkEnd w:id="166"/>
    </w:p>
    <w:p w14:paraId="1659D641" w14:textId="77777777" w:rsidR="003069FA" w:rsidRDefault="003069FA" w:rsidP="003069FA"/>
    <w:p w14:paraId="0F7D44E5" w14:textId="29983831" w:rsidR="003069FA" w:rsidRDefault="003069FA" w:rsidP="003069FA">
      <w:pPr>
        <w:pStyle w:val="Titre3"/>
      </w:pPr>
      <w:bookmarkStart w:id="167" w:name="_Toc498963017"/>
      <w:r>
        <w:t>Component Functions</w:t>
      </w:r>
      <w:bookmarkEnd w:id="167"/>
    </w:p>
    <w:p w14:paraId="4FB07F00" w14:textId="3C2D8F45" w:rsidR="00081868" w:rsidRPr="00081868" w:rsidRDefault="00081868" w:rsidP="00081868">
      <w:r>
        <w:t>CEP stand for Complex Event Processing</w:t>
      </w:r>
    </w:p>
    <w:p w14:paraId="53C8D165" w14:textId="77777777" w:rsidR="003069FA" w:rsidRDefault="003069FA" w:rsidP="003069FA">
      <w:pPr>
        <w:pStyle w:val="Titre3"/>
        <w:rPr>
          <w:i/>
        </w:rPr>
      </w:pPr>
      <w:bookmarkStart w:id="168" w:name="_Toc498963018"/>
      <w:r>
        <w:t>Technical Considerations</w:t>
      </w:r>
      <w:bookmarkEnd w:id="168"/>
    </w:p>
    <w:p w14:paraId="5A15DF1D" w14:textId="60FDDAC3" w:rsidR="003069FA" w:rsidRDefault="003069FA" w:rsidP="003069FA">
      <w:pPr>
        <w:pStyle w:val="Titre3"/>
      </w:pPr>
      <w:bookmarkStart w:id="169" w:name="_Toc498963019"/>
      <w:r>
        <w:t>Selected Product(s)</w:t>
      </w:r>
      <w:bookmarkEnd w:id="169"/>
    </w:p>
    <w:p w14:paraId="05BE4F19" w14:textId="35E628E7" w:rsidR="00524CE6" w:rsidRPr="00524CE6" w:rsidRDefault="00524CE6" w:rsidP="00524CE6">
      <w:r>
        <w:t xml:space="preserve">After unsuccessful testing of </w:t>
      </w:r>
      <w:proofErr w:type="spellStart"/>
      <w:r>
        <w:t>Perseo</w:t>
      </w:r>
      <w:proofErr w:type="spellEnd"/>
      <w:r>
        <w:t>, it has been decided to go with Proton CEP.</w:t>
      </w:r>
    </w:p>
    <w:p w14:paraId="141D4A0F" w14:textId="111F67D6" w:rsidR="003069FA" w:rsidRDefault="003069FA" w:rsidP="003069FA">
      <w:pPr>
        <w:pStyle w:val="Titre3"/>
      </w:pPr>
      <w:bookmarkStart w:id="170" w:name="_Toc498963020"/>
      <w:r>
        <w:t>Selection Rationale</w:t>
      </w:r>
      <w:bookmarkEnd w:id="170"/>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110"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lastRenderedPageBreak/>
        <w:t xml:space="preserve">Telefonica propose also an implementation of the CEP GE: </w:t>
      </w:r>
      <w:hyperlink r:id="rId111"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t xml:space="preserve">As well as Orange which propose </w:t>
      </w:r>
      <w:hyperlink r:id="rId112" w:history="1">
        <w:r w:rsidRPr="00EA50BF">
          <w:rPr>
            <w:rStyle w:val="Lienhypertexte"/>
          </w:rPr>
          <w:t>Cepheus</w:t>
        </w:r>
      </w:hyperlink>
    </w:p>
    <w:p w14:paraId="2F343E6C" w14:textId="72913DC5"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48FBB344" w14:textId="5755F43F" w:rsidR="00524CE6" w:rsidRDefault="00524CE6" w:rsidP="00081868">
      <w:r>
        <w:t xml:space="preserve">The </w:t>
      </w:r>
      <w:proofErr w:type="spellStart"/>
      <w:r>
        <w:t>Perseo</w:t>
      </w:r>
      <w:proofErr w:type="spellEnd"/>
      <w:r>
        <w:t xml:space="preserve"> component has been tested by </w:t>
      </w:r>
      <w:proofErr w:type="spellStart"/>
      <w:r>
        <w:t>Faycal</w:t>
      </w:r>
      <w:proofErr w:type="spellEnd"/>
      <w:r>
        <w:t xml:space="preserve"> </w:t>
      </w:r>
      <w:proofErr w:type="spellStart"/>
      <w:r>
        <w:t>Boufares</w:t>
      </w:r>
      <w:proofErr w:type="spellEnd"/>
      <w:r>
        <w:t>, and it appeared that it was not possible to run all components successfully (</w:t>
      </w:r>
      <w:proofErr w:type="gramStart"/>
      <w:r>
        <w:t xml:space="preserve">in particular </w:t>
      </w:r>
      <w:proofErr w:type="spellStart"/>
      <w:r>
        <w:t>Perseo</w:t>
      </w:r>
      <w:proofErr w:type="spellEnd"/>
      <w:proofErr w:type="gramEnd"/>
      <w:r>
        <w:t xml:space="preserve"> Front-end is not working)</w:t>
      </w:r>
      <w:r w:rsidR="00554FB3">
        <w:t>.</w:t>
      </w:r>
    </w:p>
    <w:p w14:paraId="0B6F6525" w14:textId="0ECB3AAB" w:rsidR="00524CE6" w:rsidRDefault="00524CE6" w:rsidP="00081868">
      <w:r>
        <w:t>So</w:t>
      </w:r>
      <w:r w:rsidR="00554FB3">
        <w:t>,</w:t>
      </w:r>
      <w:r>
        <w:t xml:space="preserve"> we’ll wisely use the Proton CEP proposed in the </w:t>
      </w:r>
      <w:proofErr w:type="spellStart"/>
      <w:r>
        <w:t>Fiware</w:t>
      </w:r>
      <w:proofErr w:type="spellEnd"/>
      <w:r>
        <w:t xml:space="preserve"> Catalog.</w:t>
      </w:r>
    </w:p>
    <w:p w14:paraId="7CDF3456" w14:textId="77777777" w:rsidR="00081868" w:rsidRPr="00081868" w:rsidRDefault="00081868" w:rsidP="00081868"/>
    <w:p w14:paraId="42AED1DA" w14:textId="77777777" w:rsidR="003069FA" w:rsidRDefault="003069FA" w:rsidP="003069FA">
      <w:pPr>
        <w:pStyle w:val="Titre3"/>
        <w:rPr>
          <w:i/>
        </w:rPr>
      </w:pPr>
      <w:bookmarkStart w:id="171" w:name="_Toc498963021"/>
      <w:r>
        <w:t>Architecture Risks</w:t>
      </w:r>
      <w:bookmarkEnd w:id="171"/>
    </w:p>
    <w:p w14:paraId="47B57F12" w14:textId="77777777" w:rsidR="003069FA" w:rsidRPr="00F6725F" w:rsidRDefault="003069FA" w:rsidP="003069FA"/>
    <w:p w14:paraId="18D8BE71" w14:textId="69766282" w:rsidR="003069FA" w:rsidRDefault="003069FA" w:rsidP="003069FA">
      <w:pPr>
        <w:pStyle w:val="Titre2"/>
      </w:pPr>
      <w:r>
        <w:t xml:space="preserve"> </w:t>
      </w:r>
      <w:bookmarkStart w:id="172" w:name="_Toc498963022"/>
      <w:r>
        <w:t>Application Mashup Component</w:t>
      </w:r>
      <w:bookmarkEnd w:id="172"/>
      <w:r w:rsidR="00DB6AFC">
        <w:t>s</w:t>
      </w:r>
    </w:p>
    <w:p w14:paraId="4E0EB3EA" w14:textId="77777777" w:rsidR="003069FA" w:rsidRDefault="003069FA" w:rsidP="003069FA"/>
    <w:p w14:paraId="2519010F" w14:textId="77777777" w:rsidR="003069FA" w:rsidRDefault="003069FA" w:rsidP="003069FA">
      <w:pPr>
        <w:pStyle w:val="Titre3"/>
        <w:rPr>
          <w:i/>
        </w:rPr>
      </w:pPr>
      <w:bookmarkStart w:id="173" w:name="_Toc498963023"/>
      <w:r>
        <w:t>Component Functions</w:t>
      </w:r>
      <w:bookmarkEnd w:id="173"/>
    </w:p>
    <w:p w14:paraId="4B4A6940" w14:textId="77777777" w:rsidR="003069FA" w:rsidRDefault="003069FA" w:rsidP="003069FA">
      <w:pPr>
        <w:pStyle w:val="Titre3"/>
        <w:rPr>
          <w:i/>
        </w:rPr>
      </w:pPr>
      <w:bookmarkStart w:id="174" w:name="_Toc498963024"/>
      <w:r>
        <w:t>Technical Considerations</w:t>
      </w:r>
      <w:bookmarkEnd w:id="174"/>
    </w:p>
    <w:p w14:paraId="00B49D10" w14:textId="77777777" w:rsidR="003069FA" w:rsidRDefault="003069FA" w:rsidP="003069FA">
      <w:pPr>
        <w:pStyle w:val="Titre3"/>
        <w:rPr>
          <w:i/>
        </w:rPr>
      </w:pPr>
      <w:bookmarkStart w:id="175" w:name="_Toc498963025"/>
      <w:r>
        <w:t>Selected Product(s)</w:t>
      </w:r>
      <w:bookmarkEnd w:id="175"/>
    </w:p>
    <w:p w14:paraId="2BFA1600" w14:textId="77777777" w:rsidR="003069FA" w:rsidRDefault="003069FA" w:rsidP="003069FA">
      <w:pPr>
        <w:pStyle w:val="Titre3"/>
        <w:rPr>
          <w:i/>
        </w:rPr>
      </w:pPr>
      <w:bookmarkStart w:id="176" w:name="_Toc498963026"/>
      <w:r>
        <w:t>Selection Rationale</w:t>
      </w:r>
      <w:bookmarkEnd w:id="176"/>
    </w:p>
    <w:p w14:paraId="342AD7C4" w14:textId="77777777" w:rsidR="003069FA" w:rsidRDefault="003069FA" w:rsidP="003069FA">
      <w:pPr>
        <w:pStyle w:val="Titre3"/>
        <w:rPr>
          <w:i/>
        </w:rPr>
      </w:pPr>
      <w:bookmarkStart w:id="177" w:name="_Toc498963027"/>
      <w:r>
        <w:t>Architecture Risks</w:t>
      </w:r>
      <w:bookmarkEnd w:id="177"/>
    </w:p>
    <w:p w14:paraId="6AA45068" w14:textId="77777777" w:rsidR="003069FA" w:rsidRPr="00F6725F" w:rsidRDefault="003069FA" w:rsidP="003069FA"/>
    <w:p w14:paraId="3CAD91F1" w14:textId="77777777" w:rsidR="003069FA" w:rsidRDefault="005F14A1" w:rsidP="003069FA">
      <w:pPr>
        <w:pStyle w:val="Titre2"/>
      </w:pPr>
      <w:r>
        <w:t xml:space="preserve"> </w:t>
      </w:r>
      <w:bookmarkStart w:id="178" w:name="_Toc498963028"/>
      <w:r w:rsidR="00FE6D47">
        <w:t>Business</w:t>
      </w:r>
      <w:r w:rsidR="003069FA">
        <w:t xml:space="preserve"> Ecosystem Component</w:t>
      </w:r>
      <w:bookmarkEnd w:id="178"/>
    </w:p>
    <w:p w14:paraId="69C498C6" w14:textId="77777777" w:rsidR="003069FA" w:rsidRDefault="003069FA" w:rsidP="003069FA"/>
    <w:p w14:paraId="3625D60C" w14:textId="77777777" w:rsidR="003069FA" w:rsidRDefault="003069FA" w:rsidP="003069FA">
      <w:pPr>
        <w:pStyle w:val="Titre3"/>
      </w:pPr>
      <w:bookmarkStart w:id="179" w:name="_Toc498963029"/>
      <w:r>
        <w:t>Component Functions</w:t>
      </w:r>
      <w:bookmarkEnd w:id="179"/>
    </w:p>
    <w:p w14:paraId="64915656" w14:textId="77777777" w:rsidR="00AD7AA2" w:rsidRDefault="00AD7AA2" w:rsidP="00AD7AA2">
      <w:r>
        <w:t>The B</w:t>
      </w:r>
      <w:r w:rsidR="0061478F">
        <w:t>usiness</w:t>
      </w:r>
      <w:r>
        <w:t xml:space="preserve"> Ecosystem component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61478F">
      <w:pPr>
        <w:pStyle w:val="Paragraphedeliste"/>
        <w:numPr>
          <w:ilvl w:val="0"/>
          <w:numId w:val="33"/>
        </w:numPr>
      </w:pPr>
      <w:r>
        <w:t>Catalog management</w:t>
      </w:r>
      <w:r w:rsidR="0061478F">
        <w:t xml:space="preserve">, </w:t>
      </w:r>
    </w:p>
    <w:p w14:paraId="57FBFE12" w14:textId="77777777" w:rsidR="0061478F" w:rsidRDefault="0061478F" w:rsidP="0061478F">
      <w:pPr>
        <w:pStyle w:val="Paragraphedeliste"/>
        <w:numPr>
          <w:ilvl w:val="0"/>
          <w:numId w:val="33"/>
        </w:numPr>
      </w:pPr>
      <w:r>
        <w:t>O</w:t>
      </w:r>
      <w:r w:rsidRPr="0061478F">
        <w:t xml:space="preserve">rdering management, </w:t>
      </w:r>
    </w:p>
    <w:p w14:paraId="794ED2AD" w14:textId="77777777" w:rsidR="0061478F" w:rsidRDefault="0061478F" w:rsidP="0061478F">
      <w:pPr>
        <w:pStyle w:val="Paragraphedeliste"/>
        <w:numPr>
          <w:ilvl w:val="0"/>
          <w:numId w:val="33"/>
        </w:numPr>
      </w:pPr>
      <w:r>
        <w:t>I</w:t>
      </w:r>
      <w:r w:rsidRPr="0061478F">
        <w:t xml:space="preserve">nventory management, </w:t>
      </w:r>
    </w:p>
    <w:p w14:paraId="5FF52464" w14:textId="77777777" w:rsidR="0061478F" w:rsidRDefault="0061478F" w:rsidP="0061478F">
      <w:pPr>
        <w:pStyle w:val="Paragraphedeliste"/>
        <w:numPr>
          <w:ilvl w:val="0"/>
          <w:numId w:val="33"/>
        </w:numPr>
      </w:pPr>
      <w:r>
        <w:t>U</w:t>
      </w:r>
      <w:r w:rsidRPr="0061478F">
        <w:t xml:space="preserve">sage management, </w:t>
      </w:r>
    </w:p>
    <w:p w14:paraId="5A81FFBF" w14:textId="77777777" w:rsidR="0061478F" w:rsidRDefault="0061478F" w:rsidP="0061478F">
      <w:pPr>
        <w:pStyle w:val="Paragraphedeliste"/>
        <w:numPr>
          <w:ilvl w:val="0"/>
          <w:numId w:val="33"/>
        </w:numPr>
      </w:pPr>
      <w:r w:rsidRPr="0061478F">
        <w:t xml:space="preserve">billing, </w:t>
      </w:r>
    </w:p>
    <w:p w14:paraId="483D200C" w14:textId="77777777" w:rsidR="0061478F" w:rsidRDefault="0061478F" w:rsidP="0061478F">
      <w:pPr>
        <w:pStyle w:val="Paragraphedeliste"/>
        <w:numPr>
          <w:ilvl w:val="0"/>
          <w:numId w:val="33"/>
        </w:numPr>
      </w:pPr>
      <w:r>
        <w:t xml:space="preserve">customer, </w:t>
      </w:r>
    </w:p>
    <w:p w14:paraId="6C034825" w14:textId="77777777" w:rsidR="00AD7AA2" w:rsidRDefault="0061478F" w:rsidP="0061478F">
      <w:pPr>
        <w:pStyle w:val="Paragraphedeliste"/>
        <w:numPr>
          <w:ilvl w:val="0"/>
          <w:numId w:val="33"/>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61478F">
      <w:pPr>
        <w:pStyle w:val="Paragraphedeliste"/>
        <w:numPr>
          <w:ilvl w:val="0"/>
          <w:numId w:val="34"/>
        </w:numPr>
      </w:pPr>
      <w:r>
        <w:t>Process</w:t>
      </w:r>
      <w:r w:rsidRPr="0061478F">
        <w:t xml:space="preserve"> the different pricing models, the accounting information, a</w:t>
      </w:r>
      <w:r>
        <w:t>nd the revenue sharing reports.</w:t>
      </w:r>
    </w:p>
    <w:p w14:paraId="16DE97DF" w14:textId="77777777" w:rsidR="0061478F" w:rsidRDefault="0061478F" w:rsidP="0061478F">
      <w:pPr>
        <w:pStyle w:val="Paragraphedeliste"/>
        <w:numPr>
          <w:ilvl w:val="0"/>
          <w:numId w:val="34"/>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24168A">
      <w:pPr>
        <w:pStyle w:val="Paragraphedeliste"/>
        <w:numPr>
          <w:ilvl w:val="0"/>
          <w:numId w:val="35"/>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24168A">
      <w:pPr>
        <w:pStyle w:val="Paragraphedeliste"/>
        <w:numPr>
          <w:ilvl w:val="0"/>
          <w:numId w:val="35"/>
        </w:numPr>
      </w:pPr>
      <w:r w:rsidRPr="0024168A">
        <w:t>it serves a web portal that can be used to interact with the system.</w:t>
      </w:r>
    </w:p>
    <w:p w14:paraId="3C55F460" w14:textId="77777777" w:rsidR="00AD7AA2" w:rsidRPr="00AD7AA2" w:rsidRDefault="002B11BB" w:rsidP="00AD7AA2">
      <w:r>
        <w:t>This is the component that allow</w:t>
      </w:r>
      <w:r w:rsidR="001B725C">
        <w:t>s</w:t>
      </w:r>
      <w:r>
        <w:t xml:space="preserve"> to monetize applications, APIs </w:t>
      </w:r>
      <w:proofErr w:type="gramStart"/>
      <w:r>
        <w:t>and also</w:t>
      </w:r>
      <w:proofErr w:type="gramEnd"/>
      <w:r>
        <w:t xml:space="preserve"> data, that are exposed through the smart city platform</w:t>
      </w:r>
    </w:p>
    <w:p w14:paraId="488CED4D" w14:textId="77777777" w:rsidR="003069FA" w:rsidRDefault="003069FA" w:rsidP="003069FA">
      <w:pPr>
        <w:pStyle w:val="Titre3"/>
      </w:pPr>
      <w:bookmarkStart w:id="180" w:name="_Toc498963030"/>
      <w:r>
        <w:lastRenderedPageBreak/>
        <w:t>Technical Considerations</w:t>
      </w:r>
      <w:bookmarkEnd w:id="180"/>
    </w:p>
    <w:p w14:paraId="6178886D" w14:textId="77777777" w:rsidR="00AD7AA2" w:rsidRDefault="00AD7AA2" w:rsidP="00AD7AA2"/>
    <w:p w14:paraId="68169530" w14:textId="77777777" w:rsidR="00AD7AA2" w:rsidRDefault="00AD7AA2" w:rsidP="00AD7AA2">
      <w:r>
        <w:t>TM Forum APIs and R</w:t>
      </w:r>
      <w:r w:rsidR="0024168A">
        <w:t xml:space="preserve">evenue </w:t>
      </w:r>
      <w:r>
        <w:t>S</w:t>
      </w:r>
      <w:r w:rsidR="0024168A">
        <w:t xml:space="preserve">haring </w:t>
      </w:r>
      <w:r>
        <w:t>S</w:t>
      </w:r>
      <w:r w:rsidR="0024168A">
        <w:t>ervice</w:t>
      </w:r>
      <w:r>
        <w:t xml:space="preserve"> requirements</w:t>
      </w:r>
    </w:p>
    <w:p w14:paraId="4566393D" w14:textId="77777777" w:rsidR="00AD7AA2" w:rsidRDefault="00AD7AA2" w:rsidP="00AD7AA2">
      <w:pPr>
        <w:pStyle w:val="Paragraphedeliste"/>
        <w:numPr>
          <w:ilvl w:val="0"/>
          <w:numId w:val="12"/>
        </w:numPr>
      </w:pPr>
      <w:r>
        <w:t>Java 8</w:t>
      </w:r>
    </w:p>
    <w:p w14:paraId="7DAEBB17" w14:textId="77777777" w:rsidR="00AD7AA2" w:rsidRDefault="00AD7AA2" w:rsidP="00AD7AA2">
      <w:pPr>
        <w:pStyle w:val="Paragraphedeliste"/>
        <w:numPr>
          <w:ilvl w:val="0"/>
          <w:numId w:val="12"/>
        </w:numPr>
      </w:pPr>
      <w:r>
        <w:t>Glassfish 4.1</w:t>
      </w:r>
    </w:p>
    <w:p w14:paraId="334C4AB5" w14:textId="77777777" w:rsidR="00AD7AA2" w:rsidRDefault="00AD7AA2" w:rsidP="00AD7AA2">
      <w:pPr>
        <w:pStyle w:val="Paragraphedeliste"/>
        <w:numPr>
          <w:ilvl w:val="0"/>
          <w:numId w:val="12"/>
        </w:numPr>
      </w:pPr>
      <w:r>
        <w:t>MySQL 5.5 =&gt; to replace with PostgreSQL/</w:t>
      </w:r>
      <w:proofErr w:type="spellStart"/>
      <w:r>
        <w:t>Citus</w:t>
      </w:r>
      <w:proofErr w:type="spellEnd"/>
      <w:r>
        <w:t xml:space="preserve"> or use </w:t>
      </w:r>
      <w:proofErr w:type="spellStart"/>
      <w:r>
        <w:t>Galera</w:t>
      </w:r>
      <w:proofErr w:type="spellEnd"/>
      <w:r>
        <w:t xml:space="preserve"> Cluster and MariaDB if hard to change from MySQL to PostgreSQL</w:t>
      </w:r>
    </w:p>
    <w:p w14:paraId="10DAC438" w14:textId="77777777" w:rsidR="00AD7AA2" w:rsidRDefault="00AD7AA2" w:rsidP="00AD7AA2">
      <w:r>
        <w:t>Charging Backend requirements</w:t>
      </w:r>
    </w:p>
    <w:p w14:paraId="33A6503E" w14:textId="77777777" w:rsidR="00AD7AA2" w:rsidRDefault="00AD7AA2" w:rsidP="00AD7AA2">
      <w:pPr>
        <w:pStyle w:val="Paragraphedeliste"/>
        <w:numPr>
          <w:ilvl w:val="0"/>
          <w:numId w:val="13"/>
        </w:numPr>
      </w:pPr>
      <w:r>
        <w:t>Python 2.7</w:t>
      </w:r>
    </w:p>
    <w:p w14:paraId="0E612156" w14:textId="77777777" w:rsidR="00AD7AA2" w:rsidRDefault="00AD7AA2" w:rsidP="00AD7AA2">
      <w:pPr>
        <w:pStyle w:val="Paragraphedeliste"/>
        <w:numPr>
          <w:ilvl w:val="0"/>
          <w:numId w:val="13"/>
        </w:numPr>
      </w:pPr>
      <w:r>
        <w:t>MongoDB</w:t>
      </w:r>
    </w:p>
    <w:p w14:paraId="3F48864E" w14:textId="77777777" w:rsidR="00AD7AA2" w:rsidRDefault="00AD7AA2" w:rsidP="00AD7AA2">
      <w:pPr>
        <w:pStyle w:val="Paragraphedeliste"/>
        <w:numPr>
          <w:ilvl w:val="0"/>
          <w:numId w:val="13"/>
        </w:numPr>
      </w:pPr>
      <w:proofErr w:type="spellStart"/>
      <w:r>
        <w:t>wkhtmltopdf</w:t>
      </w:r>
      <w:proofErr w:type="spellEnd"/>
    </w:p>
    <w:p w14:paraId="5C5542AA" w14:textId="77777777" w:rsidR="00AD7AA2" w:rsidRDefault="00AD7AA2" w:rsidP="00AD7AA2">
      <w:r>
        <w:t>Logic Proxy requirements</w:t>
      </w:r>
    </w:p>
    <w:p w14:paraId="4DEB55EA" w14:textId="77777777" w:rsidR="00AD7AA2" w:rsidRDefault="00AD7AA2" w:rsidP="00AD7AA2">
      <w:pPr>
        <w:pStyle w:val="Paragraphedeliste"/>
        <w:numPr>
          <w:ilvl w:val="0"/>
          <w:numId w:val="14"/>
        </w:numPr>
      </w:pPr>
      <w:r>
        <w:t>NodeJS 4.5.0+ (Including NPM)</w:t>
      </w:r>
    </w:p>
    <w:p w14:paraId="584BC9E6" w14:textId="77777777" w:rsidR="00AD7AA2" w:rsidRPr="00AD7AA2" w:rsidRDefault="00AD7AA2" w:rsidP="00AD7AA2"/>
    <w:p w14:paraId="6E8D58DD" w14:textId="77777777" w:rsidR="003069FA" w:rsidRDefault="003069FA" w:rsidP="003069FA">
      <w:pPr>
        <w:pStyle w:val="Titre3"/>
      </w:pPr>
      <w:bookmarkStart w:id="181" w:name="_Toc498963031"/>
      <w:r>
        <w:t>Selected Product(s)</w:t>
      </w:r>
      <w:bookmarkEnd w:id="181"/>
    </w:p>
    <w:p w14:paraId="3F970E19" w14:textId="77777777" w:rsidR="001A4F1C" w:rsidRPr="001A4F1C" w:rsidRDefault="00E16E8D" w:rsidP="001A4F1C">
      <w:r>
        <w:t xml:space="preserve">The other components </w:t>
      </w:r>
    </w:p>
    <w:p w14:paraId="210499A5" w14:textId="77777777" w:rsidR="003069FA" w:rsidRDefault="003069FA" w:rsidP="003069FA">
      <w:pPr>
        <w:pStyle w:val="Titre3"/>
      </w:pPr>
      <w:bookmarkStart w:id="182" w:name="_Toc498963032"/>
      <w:r>
        <w:t>Selection Rationale</w:t>
      </w:r>
      <w:bookmarkEnd w:id="182"/>
    </w:p>
    <w:p w14:paraId="48870A22" w14:textId="77777777" w:rsidR="001A4F1C" w:rsidRDefault="001A4F1C" w:rsidP="001A4F1C">
      <w:r>
        <w:t xml:space="preserve">This is the reference component in </w:t>
      </w:r>
      <w:proofErr w:type="spellStart"/>
      <w:r>
        <w:t>Fiware</w:t>
      </w:r>
      <w:proofErr w:type="spellEnd"/>
      <w:r>
        <w:t xml:space="preserve"> Catalog, </w:t>
      </w:r>
    </w:p>
    <w:p w14:paraId="7F9CA738" w14:textId="77777777" w:rsidR="001A4F1C" w:rsidRPr="001A4F1C" w:rsidRDefault="001A4F1C" w:rsidP="001A4F1C">
      <w:r>
        <w:t xml:space="preserve">The use of TM Forum APIs is a warranty of being able to conduct easily business relations with different </w:t>
      </w:r>
      <w:proofErr w:type="spellStart"/>
      <w:r>
        <w:t>skateh</w:t>
      </w:r>
      <w:proofErr w:type="spellEnd"/>
    </w:p>
    <w:p w14:paraId="37C80CA0" w14:textId="77777777" w:rsidR="003069FA" w:rsidRDefault="003069FA" w:rsidP="003069FA">
      <w:pPr>
        <w:pStyle w:val="Titre3"/>
        <w:rPr>
          <w:i/>
        </w:rPr>
      </w:pPr>
      <w:bookmarkStart w:id="183" w:name="_Toc498963033"/>
      <w:r>
        <w:t>Architecture Risks</w:t>
      </w:r>
      <w:bookmarkEnd w:id="183"/>
    </w:p>
    <w:p w14:paraId="10992494" w14:textId="77777777" w:rsidR="003069FA" w:rsidRDefault="001A4F1C" w:rsidP="003069FA">
      <w:r>
        <w:t>Is to be consider as a critical component, because it mediates the usage of all applications and their APIs.</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184" w:name="_Toc498963034"/>
      <w:r w:rsidR="005F14A1">
        <w:t>Development</w:t>
      </w:r>
      <w:r>
        <w:t xml:space="preserve"> Component</w:t>
      </w:r>
      <w:r w:rsidR="005F14A1">
        <w:t>s</w:t>
      </w:r>
      <w:bookmarkEnd w:id="184"/>
    </w:p>
    <w:p w14:paraId="7DE9849A" w14:textId="77777777" w:rsidR="003069FA" w:rsidRDefault="003069FA" w:rsidP="003069FA"/>
    <w:p w14:paraId="0290F844" w14:textId="77777777" w:rsidR="003069FA" w:rsidRDefault="003069FA" w:rsidP="003069FA">
      <w:pPr>
        <w:pStyle w:val="Titre3"/>
        <w:rPr>
          <w:i/>
        </w:rPr>
      </w:pPr>
      <w:bookmarkStart w:id="185" w:name="_Toc498963035"/>
      <w:r>
        <w:t>Component Functions</w:t>
      </w:r>
      <w:bookmarkEnd w:id="185"/>
    </w:p>
    <w:p w14:paraId="0E9106F9" w14:textId="77777777" w:rsidR="003069FA" w:rsidRDefault="003069FA" w:rsidP="003069FA">
      <w:pPr>
        <w:pStyle w:val="Titre3"/>
        <w:rPr>
          <w:i/>
        </w:rPr>
      </w:pPr>
      <w:bookmarkStart w:id="186" w:name="_Toc498963036"/>
      <w:r>
        <w:t>Technical Considerations</w:t>
      </w:r>
      <w:bookmarkEnd w:id="186"/>
    </w:p>
    <w:p w14:paraId="6CC52FC3" w14:textId="77777777" w:rsidR="003069FA" w:rsidRDefault="003069FA" w:rsidP="003069FA">
      <w:pPr>
        <w:pStyle w:val="Titre3"/>
        <w:rPr>
          <w:i/>
        </w:rPr>
      </w:pPr>
      <w:bookmarkStart w:id="187" w:name="_Toc498963037"/>
      <w:r>
        <w:t>Selected Product(s)</w:t>
      </w:r>
      <w:bookmarkEnd w:id="187"/>
    </w:p>
    <w:p w14:paraId="63C62A3F" w14:textId="77777777" w:rsidR="003069FA" w:rsidRDefault="003069FA" w:rsidP="003069FA">
      <w:pPr>
        <w:pStyle w:val="Titre3"/>
        <w:rPr>
          <w:i/>
        </w:rPr>
      </w:pPr>
      <w:bookmarkStart w:id="188" w:name="_Toc498963038"/>
      <w:r>
        <w:t>Selection Rationale</w:t>
      </w:r>
      <w:bookmarkEnd w:id="188"/>
    </w:p>
    <w:p w14:paraId="444FADFE" w14:textId="77777777" w:rsidR="003069FA" w:rsidRDefault="003069FA" w:rsidP="003069FA">
      <w:pPr>
        <w:pStyle w:val="Titre3"/>
        <w:rPr>
          <w:i/>
        </w:rPr>
      </w:pPr>
      <w:bookmarkStart w:id="189" w:name="_Toc498963039"/>
      <w:r>
        <w:t>Architecture Risks</w:t>
      </w:r>
      <w:bookmarkEnd w:id="189"/>
    </w:p>
    <w:p w14:paraId="3FD2D3D2" w14:textId="77777777" w:rsidR="003069FA" w:rsidRPr="00F6725F" w:rsidRDefault="003069FA" w:rsidP="003069FA"/>
    <w:p w14:paraId="1615045F" w14:textId="77777777" w:rsidR="003069FA" w:rsidRDefault="005F14A1" w:rsidP="003069FA">
      <w:pPr>
        <w:pStyle w:val="Titre2"/>
      </w:pPr>
      <w:r>
        <w:t xml:space="preserve"> </w:t>
      </w:r>
      <w:bookmarkStart w:id="190" w:name="_Toc498963040"/>
      <w:r>
        <w:t>Monitoring</w:t>
      </w:r>
      <w:r w:rsidR="003069FA">
        <w:t xml:space="preserve"> Component</w:t>
      </w:r>
      <w:r>
        <w:t>s</w:t>
      </w:r>
      <w:bookmarkEnd w:id="190"/>
    </w:p>
    <w:p w14:paraId="3F556543" w14:textId="77777777" w:rsidR="003069FA" w:rsidRDefault="003069FA" w:rsidP="003069FA"/>
    <w:p w14:paraId="4A1A9062" w14:textId="319FFCF2" w:rsidR="003069FA" w:rsidRDefault="003069FA" w:rsidP="003069FA">
      <w:pPr>
        <w:pStyle w:val="Titre3"/>
      </w:pPr>
      <w:bookmarkStart w:id="191" w:name="_Toc498963041"/>
      <w:r>
        <w:t>Component Functions</w:t>
      </w:r>
      <w:bookmarkEnd w:id="191"/>
    </w:p>
    <w:p w14:paraId="61B79E5D" w14:textId="0219A14C" w:rsidR="00044F7F" w:rsidRDefault="00044F7F" w:rsidP="00044F7F">
      <w:r>
        <w:t xml:space="preserve">Real Time monitoring with </w:t>
      </w:r>
      <w:proofErr w:type="spellStart"/>
      <w:r>
        <w:t>Portainer</w:t>
      </w:r>
      <w:proofErr w:type="spellEnd"/>
    </w:p>
    <w:p w14:paraId="2C4D833A" w14:textId="41DACF5D" w:rsidR="00044F7F" w:rsidRPr="00044F7F" w:rsidRDefault="00044F7F" w:rsidP="00044F7F">
      <w:r>
        <w:t xml:space="preserve">Monitoring with history and notification through </w:t>
      </w:r>
      <w:proofErr w:type="spellStart"/>
      <w:r>
        <w:t>Centreon</w:t>
      </w:r>
      <w:proofErr w:type="spellEnd"/>
    </w:p>
    <w:p w14:paraId="7821DFA8" w14:textId="26586BC8" w:rsidR="003069FA" w:rsidRDefault="003069FA" w:rsidP="003069FA">
      <w:pPr>
        <w:pStyle w:val="Titre3"/>
      </w:pPr>
      <w:bookmarkStart w:id="192" w:name="_Toc498963042"/>
      <w:r>
        <w:t>Technical Considerations</w:t>
      </w:r>
      <w:bookmarkEnd w:id="192"/>
    </w:p>
    <w:p w14:paraId="292BAAC1" w14:textId="2488340D" w:rsidR="00044F7F" w:rsidRPr="00044F7F" w:rsidRDefault="00044F7F" w:rsidP="00044F7F">
      <w:proofErr w:type="spellStart"/>
      <w:r>
        <w:t>Centreon</w:t>
      </w:r>
      <w:proofErr w:type="spellEnd"/>
      <w:r>
        <w:t xml:space="preserve"> </w:t>
      </w:r>
      <w:hyperlink r:id="rId113" w:history="1">
        <w:r w:rsidRPr="00044F7F">
          <w:rPr>
            <w:rStyle w:val="Lienhypertexte"/>
          </w:rPr>
          <w:t>Docker installation</w:t>
        </w:r>
      </w:hyperlink>
    </w:p>
    <w:p w14:paraId="468E2AFD" w14:textId="77777777" w:rsidR="003069FA" w:rsidRDefault="003069FA" w:rsidP="003069FA">
      <w:pPr>
        <w:pStyle w:val="Titre3"/>
        <w:rPr>
          <w:i/>
        </w:rPr>
      </w:pPr>
      <w:bookmarkStart w:id="193" w:name="_Toc498963043"/>
      <w:r>
        <w:lastRenderedPageBreak/>
        <w:t>Selected Product(s)</w:t>
      </w:r>
      <w:bookmarkEnd w:id="193"/>
    </w:p>
    <w:p w14:paraId="57140898" w14:textId="77777777" w:rsidR="003069FA" w:rsidRDefault="003069FA" w:rsidP="003069FA">
      <w:pPr>
        <w:pStyle w:val="Titre3"/>
        <w:rPr>
          <w:i/>
        </w:rPr>
      </w:pPr>
      <w:bookmarkStart w:id="194" w:name="_Toc498963044"/>
      <w:r>
        <w:t>Selection Rationale</w:t>
      </w:r>
      <w:bookmarkEnd w:id="194"/>
    </w:p>
    <w:p w14:paraId="369AA382" w14:textId="77777777" w:rsidR="003069FA" w:rsidRDefault="003069FA" w:rsidP="003069FA">
      <w:pPr>
        <w:pStyle w:val="Titre3"/>
        <w:rPr>
          <w:i/>
        </w:rPr>
      </w:pPr>
      <w:bookmarkStart w:id="195" w:name="_Toc498963045"/>
      <w:r>
        <w:t>Architecture Risks</w:t>
      </w:r>
      <w:bookmarkEnd w:id="195"/>
    </w:p>
    <w:p w14:paraId="657F8878" w14:textId="77777777" w:rsidR="003069FA" w:rsidRPr="00F6725F" w:rsidRDefault="003069FA" w:rsidP="003069FA"/>
    <w:p w14:paraId="2A202EC3" w14:textId="77777777" w:rsidR="002D7C8C" w:rsidRPr="00F94E96" w:rsidRDefault="002D7C8C" w:rsidP="002D7C8C"/>
    <w:p w14:paraId="2FAEB280" w14:textId="77777777" w:rsidR="002D7C8C" w:rsidRDefault="002D7C8C" w:rsidP="002D7C8C">
      <w:pPr>
        <w:pStyle w:val="Titre1"/>
        <w:rPr>
          <w:i/>
        </w:rPr>
      </w:pPr>
      <w:bookmarkStart w:id="196" w:name="_Toc498963046"/>
      <w:r>
        <w:t>Section 4 System Construction Environment</w:t>
      </w:r>
      <w:bookmarkEnd w:id="196"/>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77777777"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 hardware</w:t>
      </w:r>
      <w:ins w:id="197"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738B2187" w14:textId="77777777" w:rsidR="002D7C8C" w:rsidRDefault="002D7C8C" w:rsidP="002D7C8C">
      <w:pPr>
        <w:pStyle w:val="Titre2"/>
        <w:rPr>
          <w:i/>
          <w:caps/>
        </w:rPr>
      </w:pPr>
      <w:bookmarkStart w:id="198" w:name="_Toc498963047"/>
      <w:r>
        <w:rPr>
          <w:caps/>
        </w:rPr>
        <w:t>D</w:t>
      </w:r>
      <w:r>
        <w:t>evelopment Environment</w:t>
      </w:r>
      <w:bookmarkEnd w:id="198"/>
    </w:p>
    <w:p w14:paraId="3B9229C9" w14:textId="77777777" w:rsidR="002D7C8C" w:rsidRDefault="002D7C8C" w:rsidP="002D7C8C">
      <w:pPr>
        <w:pStyle w:val="Titre3"/>
      </w:pPr>
      <w:bookmarkStart w:id="199" w:name="_Toc498963048"/>
      <w:r>
        <w:t>Developer Workstation Configuration</w:t>
      </w:r>
      <w:bookmarkEnd w:id="199"/>
    </w:p>
    <w:p w14:paraId="7159D3AA" w14:textId="77777777" w:rsidR="00AF3A1C" w:rsidRPr="00AF3A1C" w:rsidRDefault="00AF3A1C" w:rsidP="00AF3A1C"/>
    <w:p w14:paraId="1E1A242F" w14:textId="77777777" w:rsidR="002D7C8C" w:rsidRDefault="002D7C8C" w:rsidP="002D7C8C">
      <w:pPr>
        <w:pStyle w:val="Titre3"/>
        <w:rPr>
          <w:i/>
          <w:caps/>
        </w:rPr>
      </w:pPr>
      <w:bookmarkStart w:id="200" w:name="_Toc498963049"/>
      <w:r>
        <w:t>Supporting Development Infrastructure Configuration</w:t>
      </w:r>
      <w:bookmarkEnd w:id="200"/>
    </w:p>
    <w:p w14:paraId="6BEAE9A0" w14:textId="77777777" w:rsidR="002D7C8C" w:rsidRDefault="002D7C8C" w:rsidP="002D7C8C">
      <w:pPr>
        <w:pStyle w:val="Titre2"/>
        <w:rPr>
          <w:i/>
          <w:caps/>
        </w:rPr>
      </w:pPr>
      <w:bookmarkStart w:id="201" w:name="_Toc498963050"/>
      <w:r>
        <w:t>QA Environment</w:t>
      </w:r>
      <w:bookmarkEnd w:id="201"/>
    </w:p>
    <w:p w14:paraId="2E119510" w14:textId="77777777" w:rsidR="002D7C8C" w:rsidRDefault="002D7C8C" w:rsidP="002D7C8C">
      <w:pPr>
        <w:pStyle w:val="Titre3"/>
        <w:rPr>
          <w:i/>
        </w:rPr>
      </w:pPr>
      <w:bookmarkStart w:id="202" w:name="_Toc498963051"/>
      <w:r>
        <w:t xml:space="preserve">QA </w:t>
      </w:r>
      <w:r w:rsidR="00472A68">
        <w:t>environment</w:t>
      </w:r>
      <w:r>
        <w:t xml:space="preserve"> Configuration</w:t>
      </w:r>
      <w:bookmarkEnd w:id="202"/>
    </w:p>
    <w:p w14:paraId="73905D0D" w14:textId="77777777" w:rsidR="002D7C8C" w:rsidRDefault="002D7C8C" w:rsidP="002D7C8C">
      <w:pPr>
        <w:pStyle w:val="Titre3"/>
        <w:rPr>
          <w:i/>
          <w:caps/>
        </w:rPr>
      </w:pPr>
      <w:bookmarkStart w:id="203" w:name="_Toc498963052"/>
      <w:r>
        <w:t>Supporting QA Infrastructure Configuration</w:t>
      </w:r>
      <w:bookmarkEnd w:id="203"/>
    </w:p>
    <w:p w14:paraId="044EBE8D" w14:textId="77777777" w:rsidR="002D7C8C" w:rsidRDefault="002D7C8C" w:rsidP="002D7C8C">
      <w:pPr>
        <w:pStyle w:val="Corpsdetexte3"/>
        <w:spacing w:before="120" w:after="120"/>
        <w:ind w:left="720"/>
        <w:rPr>
          <w:rFonts w:cs="Tahoma"/>
          <w:b/>
          <w:i w:val="0"/>
          <w:caps/>
          <w:sz w:val="24"/>
        </w:rPr>
      </w:pPr>
    </w:p>
    <w:p w14:paraId="5BF0E064" w14:textId="77777777" w:rsidR="002D7C8C" w:rsidRDefault="002D7C8C" w:rsidP="002D7C8C">
      <w:pPr>
        <w:pStyle w:val="Titre2"/>
      </w:pPr>
      <w:bookmarkStart w:id="204" w:name="_Toc498963053"/>
      <w:r>
        <w:t>Acceptance Environment</w:t>
      </w:r>
      <w:bookmarkEnd w:id="204"/>
    </w:p>
    <w:p w14:paraId="42DD4CDF" w14:textId="77777777" w:rsidR="002D7C8C" w:rsidRPr="0077092E" w:rsidRDefault="002D7C8C" w:rsidP="002D7C8C"/>
    <w:p w14:paraId="3EDADA1C" w14:textId="77777777" w:rsidR="002D7C8C" w:rsidRDefault="002D7C8C" w:rsidP="002D7C8C">
      <w:pPr>
        <w:pStyle w:val="Titre3"/>
        <w:rPr>
          <w:i/>
        </w:rPr>
      </w:pPr>
      <w:bookmarkStart w:id="205" w:name="_Toc498963054"/>
      <w:r>
        <w:t xml:space="preserve">Acceptance </w:t>
      </w:r>
      <w:r w:rsidR="00472A68">
        <w:t>environment</w:t>
      </w:r>
      <w:r>
        <w:t xml:space="preserve"> Configuration</w:t>
      </w:r>
      <w:bookmarkEnd w:id="205"/>
    </w:p>
    <w:p w14:paraId="6CEE2881" w14:textId="77777777" w:rsidR="002D7C8C" w:rsidRDefault="002D7C8C" w:rsidP="002D7C8C">
      <w:pPr>
        <w:pStyle w:val="Titre3"/>
        <w:rPr>
          <w:i/>
          <w:caps/>
        </w:rPr>
      </w:pPr>
      <w:bookmarkStart w:id="206" w:name="_Toc498963055"/>
      <w:r>
        <w:t>Supporting Acceptance Infrastructure Configuration</w:t>
      </w:r>
      <w:bookmarkEnd w:id="206"/>
    </w:p>
    <w:p w14:paraId="0794CFE2" w14:textId="77777777" w:rsidR="002D7C8C" w:rsidRDefault="002D7C8C" w:rsidP="002D7C8C"/>
    <w:p w14:paraId="72F7BDAE" w14:textId="77777777" w:rsidR="002D7C8C" w:rsidRDefault="002D7C8C" w:rsidP="002D7C8C">
      <w:pPr>
        <w:ind w:firstLine="90"/>
      </w:pPr>
    </w:p>
    <w:bookmarkEnd w:id="5"/>
    <w:bookmarkEnd w:id="6"/>
    <w:p w14:paraId="2534BF56" w14:textId="77777777" w:rsidR="002D7C8C" w:rsidRDefault="002D7C8C" w:rsidP="002D7C8C"/>
    <w:p w14:paraId="739D1B48" w14:textId="77777777" w:rsidR="00EB2EBF" w:rsidRDefault="00EB2EBF"/>
    <w:sectPr w:rsidR="00EB2EBF" w:rsidSect="00D20A54">
      <w:headerReference w:type="default" r:id="rId114"/>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8EF2B" w14:textId="77777777" w:rsidR="00DD6D91" w:rsidRDefault="00DD6D91" w:rsidP="00EB13B0">
      <w:r>
        <w:separator/>
      </w:r>
    </w:p>
  </w:endnote>
  <w:endnote w:type="continuationSeparator" w:id="0">
    <w:p w14:paraId="6A4C1FE2" w14:textId="77777777" w:rsidR="00DD6D91" w:rsidRDefault="00DD6D91" w:rsidP="00EB1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14:paraId="5044C14F" w14:textId="5C893462" w:rsidR="00DD6D91" w:rsidRPr="00047FCC" w:rsidRDefault="00DD6D91"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41407D">
              <w:rPr>
                <w:rFonts w:ascii="Arial Narrow" w:hAnsi="Arial Narrow"/>
                <w:noProof/>
              </w:rPr>
              <w:t>33</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41407D">
              <w:rPr>
                <w:rFonts w:ascii="Arial Narrow" w:hAnsi="Arial Narrow"/>
                <w:noProof/>
              </w:rPr>
              <w:t>35</w:t>
            </w:r>
            <w:r w:rsidRPr="00E81EA0">
              <w:rPr>
                <w:rFonts w:ascii="Arial Narrow" w:hAnsi="Arial Narrow"/>
              </w:rPr>
              <w:fldChar w:fldCharType="end"/>
            </w:r>
          </w:p>
        </w:sdtContent>
      </w:sdt>
    </w:sdtContent>
  </w:sdt>
  <w:p w14:paraId="78B8E570" w14:textId="77777777" w:rsidR="00DD6D91" w:rsidRDefault="00DD6D9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DCEE0" w14:textId="77777777" w:rsidR="00DD6D91" w:rsidRDefault="00DD6D91" w:rsidP="00EB13B0">
      <w:r>
        <w:separator/>
      </w:r>
    </w:p>
  </w:footnote>
  <w:footnote w:type="continuationSeparator" w:id="0">
    <w:p w14:paraId="47F664E1" w14:textId="77777777" w:rsidR="00DD6D91" w:rsidRDefault="00DD6D91" w:rsidP="00EB1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DD6D91" w:rsidRPr="00290F3A" w:rsidRDefault="00DD6D91" w:rsidP="00AD2CAB">
    <w:pPr>
      <w:pStyle w:val="PDMContentHeader"/>
    </w:pPr>
    <w:r>
      <w:rPr>
        <w:noProof/>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placeholder>
          <w:docPart w:val="C828DDB2C10C4BF9917E07C02EB1189F"/>
        </w:placeholder>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DD6D91" w:rsidRPr="00093AF2" w:rsidRDefault="00DD6D91"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DD6D91" w:rsidRPr="00290F3A" w:rsidRDefault="00DD6D91" w:rsidP="00F772CF">
    <w:pPr>
      <w:pStyle w:val="PDMContentHeader"/>
    </w:pPr>
    <w:r w:rsidRPr="003501B1">
      <w:rPr>
        <w:noProof/>
      </w:rPr>
      <w:drawing>
        <wp:anchor distT="0" distB="0" distL="114300" distR="114300" simplePos="0" relativeHeight="25166131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rPr>
      <w:drawing>
        <wp:anchor distT="0" distB="0" distL="114300" distR="114300" simplePos="0" relativeHeight="251662336"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734734141"/>
        <w:placeholder>
          <w:docPart w:val="4E78589894C84803B641896A6AF07829"/>
        </w:placeholder>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DD6D91" w:rsidRPr="00F772CF" w:rsidRDefault="00DD6D91"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4"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A702EE"/>
    <w:multiLevelType w:val="hybridMultilevel"/>
    <w:tmpl w:val="30E07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6"/>
  </w:num>
  <w:num w:numId="5">
    <w:abstractNumId w:val="3"/>
  </w:num>
  <w:num w:numId="6">
    <w:abstractNumId w:val="4"/>
  </w:num>
  <w:num w:numId="7">
    <w:abstractNumId w:val="24"/>
  </w:num>
  <w:num w:numId="8">
    <w:abstractNumId w:val="14"/>
  </w:num>
  <w:num w:numId="9">
    <w:abstractNumId w:val="9"/>
  </w:num>
  <w:num w:numId="10">
    <w:abstractNumId w:val="2"/>
  </w:num>
  <w:num w:numId="11">
    <w:abstractNumId w:val="12"/>
  </w:num>
  <w:num w:numId="12">
    <w:abstractNumId w:val="16"/>
  </w:num>
  <w:num w:numId="13">
    <w:abstractNumId w:val="7"/>
  </w:num>
  <w:num w:numId="14">
    <w:abstractNumId w:val="22"/>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3"/>
  </w:num>
  <w:num w:numId="25">
    <w:abstractNumId w:val="18"/>
  </w:num>
  <w:num w:numId="26">
    <w:abstractNumId w:val="25"/>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0"/>
  </w:num>
  <w:num w:numId="33">
    <w:abstractNumId w:val="30"/>
  </w:num>
  <w:num w:numId="34">
    <w:abstractNumId w:val="31"/>
  </w:num>
  <w:num w:numId="35">
    <w:abstractNumId w:val="8"/>
  </w:num>
  <w:num w:numId="36">
    <w:abstractNumId w:val="1"/>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num>
  <w:num w:numId="40">
    <w:abstractNumId w:val="20"/>
  </w:num>
  <w:num w:numId="41">
    <w:abstractNumId w:val="29"/>
  </w:num>
  <w:num w:numId="42">
    <w:abstractNumId w:val="28"/>
  </w:num>
  <w:num w:numId="43">
    <w:abstractNumId w:val="12"/>
  </w:num>
  <w:num w:numId="44">
    <w:abstractNumId w:val="2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53D"/>
    <w:rsid w:val="000013BA"/>
    <w:rsid w:val="000069E1"/>
    <w:rsid w:val="00013E0B"/>
    <w:rsid w:val="00014B9D"/>
    <w:rsid w:val="0001581B"/>
    <w:rsid w:val="00015DD1"/>
    <w:rsid w:val="00031F83"/>
    <w:rsid w:val="00032B68"/>
    <w:rsid w:val="00034802"/>
    <w:rsid w:val="00034E14"/>
    <w:rsid w:val="00040A88"/>
    <w:rsid w:val="00044F7F"/>
    <w:rsid w:val="0004533E"/>
    <w:rsid w:val="00057A47"/>
    <w:rsid w:val="00060547"/>
    <w:rsid w:val="00060BDB"/>
    <w:rsid w:val="000621EE"/>
    <w:rsid w:val="000633F4"/>
    <w:rsid w:val="00064CC9"/>
    <w:rsid w:val="00065157"/>
    <w:rsid w:val="00066145"/>
    <w:rsid w:val="00075C69"/>
    <w:rsid w:val="0008019D"/>
    <w:rsid w:val="00081868"/>
    <w:rsid w:val="00084DF0"/>
    <w:rsid w:val="00085EF7"/>
    <w:rsid w:val="000865C5"/>
    <w:rsid w:val="00087BE5"/>
    <w:rsid w:val="00090207"/>
    <w:rsid w:val="00090977"/>
    <w:rsid w:val="00096455"/>
    <w:rsid w:val="000A3BC8"/>
    <w:rsid w:val="000A7C4C"/>
    <w:rsid w:val="000B0375"/>
    <w:rsid w:val="000B1714"/>
    <w:rsid w:val="000B52C2"/>
    <w:rsid w:val="000B5CD1"/>
    <w:rsid w:val="000B6113"/>
    <w:rsid w:val="000C572F"/>
    <w:rsid w:val="000C6ED2"/>
    <w:rsid w:val="000D037A"/>
    <w:rsid w:val="000D3A62"/>
    <w:rsid w:val="000E3304"/>
    <w:rsid w:val="000E3FCF"/>
    <w:rsid w:val="000E7672"/>
    <w:rsid w:val="000F1B81"/>
    <w:rsid w:val="000F242C"/>
    <w:rsid w:val="000F4D77"/>
    <w:rsid w:val="0010413E"/>
    <w:rsid w:val="001115BF"/>
    <w:rsid w:val="001157B7"/>
    <w:rsid w:val="001175F1"/>
    <w:rsid w:val="00123AF1"/>
    <w:rsid w:val="00127CCF"/>
    <w:rsid w:val="00131C91"/>
    <w:rsid w:val="001407EB"/>
    <w:rsid w:val="00141AE2"/>
    <w:rsid w:val="00144281"/>
    <w:rsid w:val="00144DA2"/>
    <w:rsid w:val="00145132"/>
    <w:rsid w:val="0015010A"/>
    <w:rsid w:val="0015058F"/>
    <w:rsid w:val="001537AF"/>
    <w:rsid w:val="00154B07"/>
    <w:rsid w:val="00163A68"/>
    <w:rsid w:val="0017161A"/>
    <w:rsid w:val="00172EE5"/>
    <w:rsid w:val="00177247"/>
    <w:rsid w:val="00180EFE"/>
    <w:rsid w:val="00184779"/>
    <w:rsid w:val="00186569"/>
    <w:rsid w:val="00192051"/>
    <w:rsid w:val="0019448D"/>
    <w:rsid w:val="001A234C"/>
    <w:rsid w:val="001A49CD"/>
    <w:rsid w:val="001A4F1C"/>
    <w:rsid w:val="001A6D31"/>
    <w:rsid w:val="001B1699"/>
    <w:rsid w:val="001B6C4D"/>
    <w:rsid w:val="001B725C"/>
    <w:rsid w:val="001B766D"/>
    <w:rsid w:val="001B7DF1"/>
    <w:rsid w:val="001C4F32"/>
    <w:rsid w:val="001C54F4"/>
    <w:rsid w:val="001C6ED4"/>
    <w:rsid w:val="001D4C7E"/>
    <w:rsid w:val="001E32A3"/>
    <w:rsid w:val="001E784A"/>
    <w:rsid w:val="001F3B63"/>
    <w:rsid w:val="001F40F3"/>
    <w:rsid w:val="001F58F9"/>
    <w:rsid w:val="001F75AA"/>
    <w:rsid w:val="001F7747"/>
    <w:rsid w:val="002045E4"/>
    <w:rsid w:val="002071C2"/>
    <w:rsid w:val="00210DB4"/>
    <w:rsid w:val="0022010B"/>
    <w:rsid w:val="00222F92"/>
    <w:rsid w:val="00227233"/>
    <w:rsid w:val="00227482"/>
    <w:rsid w:val="002357E1"/>
    <w:rsid w:val="002409F4"/>
    <w:rsid w:val="0024168A"/>
    <w:rsid w:val="00245191"/>
    <w:rsid w:val="00250854"/>
    <w:rsid w:val="00250A09"/>
    <w:rsid w:val="00250BFD"/>
    <w:rsid w:val="00253FC4"/>
    <w:rsid w:val="00254F0F"/>
    <w:rsid w:val="00257354"/>
    <w:rsid w:val="002619EF"/>
    <w:rsid w:val="002650C8"/>
    <w:rsid w:val="002715BD"/>
    <w:rsid w:val="00276FED"/>
    <w:rsid w:val="00282BFA"/>
    <w:rsid w:val="00284EA7"/>
    <w:rsid w:val="0028696C"/>
    <w:rsid w:val="0029240D"/>
    <w:rsid w:val="00292C39"/>
    <w:rsid w:val="00293E95"/>
    <w:rsid w:val="002964F3"/>
    <w:rsid w:val="00296A85"/>
    <w:rsid w:val="002A0357"/>
    <w:rsid w:val="002B11BB"/>
    <w:rsid w:val="002B22F8"/>
    <w:rsid w:val="002B26F8"/>
    <w:rsid w:val="002B3B56"/>
    <w:rsid w:val="002B4E0C"/>
    <w:rsid w:val="002B6662"/>
    <w:rsid w:val="002C3CB2"/>
    <w:rsid w:val="002C425E"/>
    <w:rsid w:val="002D0A1A"/>
    <w:rsid w:val="002D2930"/>
    <w:rsid w:val="002D2DF7"/>
    <w:rsid w:val="002D7C8C"/>
    <w:rsid w:val="002E6579"/>
    <w:rsid w:val="002F05C0"/>
    <w:rsid w:val="002F3448"/>
    <w:rsid w:val="002F4F61"/>
    <w:rsid w:val="00301D1A"/>
    <w:rsid w:val="00302734"/>
    <w:rsid w:val="003035ED"/>
    <w:rsid w:val="00304000"/>
    <w:rsid w:val="003069FA"/>
    <w:rsid w:val="003073C4"/>
    <w:rsid w:val="003207C2"/>
    <w:rsid w:val="00321279"/>
    <w:rsid w:val="00326B4B"/>
    <w:rsid w:val="0033747C"/>
    <w:rsid w:val="00340E31"/>
    <w:rsid w:val="00341382"/>
    <w:rsid w:val="0034191E"/>
    <w:rsid w:val="00341FCA"/>
    <w:rsid w:val="003476C3"/>
    <w:rsid w:val="003501B1"/>
    <w:rsid w:val="00350728"/>
    <w:rsid w:val="00351AA8"/>
    <w:rsid w:val="00352E18"/>
    <w:rsid w:val="003561AB"/>
    <w:rsid w:val="00357707"/>
    <w:rsid w:val="0036086A"/>
    <w:rsid w:val="0036158F"/>
    <w:rsid w:val="00361F8D"/>
    <w:rsid w:val="0036320B"/>
    <w:rsid w:val="003641C7"/>
    <w:rsid w:val="0037146F"/>
    <w:rsid w:val="00373C65"/>
    <w:rsid w:val="00374AC6"/>
    <w:rsid w:val="00376CD1"/>
    <w:rsid w:val="00384B07"/>
    <w:rsid w:val="003971A9"/>
    <w:rsid w:val="003B1C4B"/>
    <w:rsid w:val="003B66BD"/>
    <w:rsid w:val="003C7C86"/>
    <w:rsid w:val="003E032A"/>
    <w:rsid w:val="003E068C"/>
    <w:rsid w:val="003E37E1"/>
    <w:rsid w:val="003E4AC6"/>
    <w:rsid w:val="003F3997"/>
    <w:rsid w:val="003F6F49"/>
    <w:rsid w:val="003F7740"/>
    <w:rsid w:val="00404E01"/>
    <w:rsid w:val="004069CD"/>
    <w:rsid w:val="00407CFA"/>
    <w:rsid w:val="00410691"/>
    <w:rsid w:val="0041407D"/>
    <w:rsid w:val="00416418"/>
    <w:rsid w:val="0042372D"/>
    <w:rsid w:val="00426071"/>
    <w:rsid w:val="00430036"/>
    <w:rsid w:val="004307FB"/>
    <w:rsid w:val="004314AA"/>
    <w:rsid w:val="004446E8"/>
    <w:rsid w:val="00445E62"/>
    <w:rsid w:val="00452EB1"/>
    <w:rsid w:val="0045468D"/>
    <w:rsid w:val="0046388E"/>
    <w:rsid w:val="00466560"/>
    <w:rsid w:val="0047022A"/>
    <w:rsid w:val="004708F2"/>
    <w:rsid w:val="004715DA"/>
    <w:rsid w:val="00472A68"/>
    <w:rsid w:val="00480874"/>
    <w:rsid w:val="004846AF"/>
    <w:rsid w:val="00493E6E"/>
    <w:rsid w:val="004A17DB"/>
    <w:rsid w:val="004A5762"/>
    <w:rsid w:val="004B0A7C"/>
    <w:rsid w:val="004B2A01"/>
    <w:rsid w:val="004B7CB8"/>
    <w:rsid w:val="004C57CA"/>
    <w:rsid w:val="004C61CF"/>
    <w:rsid w:val="004C7719"/>
    <w:rsid w:val="004D1807"/>
    <w:rsid w:val="004D239E"/>
    <w:rsid w:val="004D4750"/>
    <w:rsid w:val="004D7DE3"/>
    <w:rsid w:val="004E2F11"/>
    <w:rsid w:val="004E528F"/>
    <w:rsid w:val="004F08C4"/>
    <w:rsid w:val="004F409D"/>
    <w:rsid w:val="004F6F26"/>
    <w:rsid w:val="004F78E6"/>
    <w:rsid w:val="00503A88"/>
    <w:rsid w:val="00507D75"/>
    <w:rsid w:val="00510571"/>
    <w:rsid w:val="00510F02"/>
    <w:rsid w:val="00520029"/>
    <w:rsid w:val="005228E1"/>
    <w:rsid w:val="00524CE6"/>
    <w:rsid w:val="005303D8"/>
    <w:rsid w:val="00532B76"/>
    <w:rsid w:val="0053393D"/>
    <w:rsid w:val="0053563E"/>
    <w:rsid w:val="00540EA1"/>
    <w:rsid w:val="0054227E"/>
    <w:rsid w:val="00542C35"/>
    <w:rsid w:val="00546F38"/>
    <w:rsid w:val="00551D23"/>
    <w:rsid w:val="0055379A"/>
    <w:rsid w:val="00554FB3"/>
    <w:rsid w:val="00556806"/>
    <w:rsid w:val="005573BA"/>
    <w:rsid w:val="0055791B"/>
    <w:rsid w:val="00561C24"/>
    <w:rsid w:val="00594361"/>
    <w:rsid w:val="00595CC5"/>
    <w:rsid w:val="005A52CA"/>
    <w:rsid w:val="005A5F03"/>
    <w:rsid w:val="005A634F"/>
    <w:rsid w:val="005B1E61"/>
    <w:rsid w:val="005B2D11"/>
    <w:rsid w:val="005B3E51"/>
    <w:rsid w:val="005B5738"/>
    <w:rsid w:val="005B610C"/>
    <w:rsid w:val="005B7B3E"/>
    <w:rsid w:val="005C1948"/>
    <w:rsid w:val="005C2F1E"/>
    <w:rsid w:val="005C3B8D"/>
    <w:rsid w:val="005C47C2"/>
    <w:rsid w:val="005C5D21"/>
    <w:rsid w:val="005D1E54"/>
    <w:rsid w:val="005D6BD6"/>
    <w:rsid w:val="005E1B46"/>
    <w:rsid w:val="005E2EB5"/>
    <w:rsid w:val="005E4E2D"/>
    <w:rsid w:val="005E7EEC"/>
    <w:rsid w:val="005E7F17"/>
    <w:rsid w:val="005F0A31"/>
    <w:rsid w:val="005F14A1"/>
    <w:rsid w:val="005F2C3F"/>
    <w:rsid w:val="005F671E"/>
    <w:rsid w:val="005F7A83"/>
    <w:rsid w:val="005F7EFC"/>
    <w:rsid w:val="00604526"/>
    <w:rsid w:val="006045D8"/>
    <w:rsid w:val="00613119"/>
    <w:rsid w:val="0061478F"/>
    <w:rsid w:val="00625A55"/>
    <w:rsid w:val="00627283"/>
    <w:rsid w:val="00633C73"/>
    <w:rsid w:val="00641BB8"/>
    <w:rsid w:val="006424D1"/>
    <w:rsid w:val="006428E2"/>
    <w:rsid w:val="00646EA9"/>
    <w:rsid w:val="00647F6C"/>
    <w:rsid w:val="00647FE5"/>
    <w:rsid w:val="00651EB6"/>
    <w:rsid w:val="006553F9"/>
    <w:rsid w:val="006709C5"/>
    <w:rsid w:val="00673C00"/>
    <w:rsid w:val="006774E3"/>
    <w:rsid w:val="006776BC"/>
    <w:rsid w:val="00677ED6"/>
    <w:rsid w:val="00680523"/>
    <w:rsid w:val="00680CF3"/>
    <w:rsid w:val="00690ED8"/>
    <w:rsid w:val="00692D17"/>
    <w:rsid w:val="00695EDD"/>
    <w:rsid w:val="00697A16"/>
    <w:rsid w:val="006A0547"/>
    <w:rsid w:val="006A05A5"/>
    <w:rsid w:val="006A56B0"/>
    <w:rsid w:val="006A5945"/>
    <w:rsid w:val="006A6105"/>
    <w:rsid w:val="006B2658"/>
    <w:rsid w:val="006C6123"/>
    <w:rsid w:val="006D0972"/>
    <w:rsid w:val="006D346F"/>
    <w:rsid w:val="006D5B84"/>
    <w:rsid w:val="006D638B"/>
    <w:rsid w:val="006E1904"/>
    <w:rsid w:val="006E6038"/>
    <w:rsid w:val="006E7247"/>
    <w:rsid w:val="006E75D4"/>
    <w:rsid w:val="006F31CE"/>
    <w:rsid w:val="006F3DC5"/>
    <w:rsid w:val="006F4D91"/>
    <w:rsid w:val="006F57A7"/>
    <w:rsid w:val="006F6545"/>
    <w:rsid w:val="006F6764"/>
    <w:rsid w:val="006F7CF2"/>
    <w:rsid w:val="00702318"/>
    <w:rsid w:val="007048E0"/>
    <w:rsid w:val="007058B9"/>
    <w:rsid w:val="00714ACC"/>
    <w:rsid w:val="00714CD0"/>
    <w:rsid w:val="00716977"/>
    <w:rsid w:val="00720569"/>
    <w:rsid w:val="00720EB8"/>
    <w:rsid w:val="00722406"/>
    <w:rsid w:val="00723111"/>
    <w:rsid w:val="007259A4"/>
    <w:rsid w:val="007329E3"/>
    <w:rsid w:val="007428C4"/>
    <w:rsid w:val="007431E6"/>
    <w:rsid w:val="007460E6"/>
    <w:rsid w:val="00751A5B"/>
    <w:rsid w:val="007542E4"/>
    <w:rsid w:val="0075566F"/>
    <w:rsid w:val="00755A2E"/>
    <w:rsid w:val="00756471"/>
    <w:rsid w:val="007600F0"/>
    <w:rsid w:val="00765830"/>
    <w:rsid w:val="00773D95"/>
    <w:rsid w:val="00774913"/>
    <w:rsid w:val="00775797"/>
    <w:rsid w:val="007869EB"/>
    <w:rsid w:val="00792C32"/>
    <w:rsid w:val="00793D77"/>
    <w:rsid w:val="00796707"/>
    <w:rsid w:val="00797B40"/>
    <w:rsid w:val="007A5047"/>
    <w:rsid w:val="007B336D"/>
    <w:rsid w:val="007C2925"/>
    <w:rsid w:val="007D0319"/>
    <w:rsid w:val="007D0616"/>
    <w:rsid w:val="007D2CC4"/>
    <w:rsid w:val="007E118D"/>
    <w:rsid w:val="007E2597"/>
    <w:rsid w:val="007F425B"/>
    <w:rsid w:val="007F5BE3"/>
    <w:rsid w:val="0080007B"/>
    <w:rsid w:val="008005E6"/>
    <w:rsid w:val="00800872"/>
    <w:rsid w:val="008010CB"/>
    <w:rsid w:val="00805211"/>
    <w:rsid w:val="008163B9"/>
    <w:rsid w:val="0082187B"/>
    <w:rsid w:val="00823768"/>
    <w:rsid w:val="008239EB"/>
    <w:rsid w:val="008261C1"/>
    <w:rsid w:val="00826277"/>
    <w:rsid w:val="0083266D"/>
    <w:rsid w:val="00833288"/>
    <w:rsid w:val="00833F76"/>
    <w:rsid w:val="00850B3D"/>
    <w:rsid w:val="0085199E"/>
    <w:rsid w:val="008577A5"/>
    <w:rsid w:val="008638BB"/>
    <w:rsid w:val="00864B5C"/>
    <w:rsid w:val="008673C6"/>
    <w:rsid w:val="00871BE1"/>
    <w:rsid w:val="00876C36"/>
    <w:rsid w:val="00880CC3"/>
    <w:rsid w:val="00882328"/>
    <w:rsid w:val="0088393E"/>
    <w:rsid w:val="008847AF"/>
    <w:rsid w:val="00887470"/>
    <w:rsid w:val="00891D08"/>
    <w:rsid w:val="0089494C"/>
    <w:rsid w:val="008956A1"/>
    <w:rsid w:val="008979F8"/>
    <w:rsid w:val="008A584F"/>
    <w:rsid w:val="008B0BD5"/>
    <w:rsid w:val="008C1B1A"/>
    <w:rsid w:val="008C4424"/>
    <w:rsid w:val="008C5419"/>
    <w:rsid w:val="008D0AAB"/>
    <w:rsid w:val="008D2470"/>
    <w:rsid w:val="008E0EF8"/>
    <w:rsid w:val="008E6CE1"/>
    <w:rsid w:val="008F4289"/>
    <w:rsid w:val="009118F2"/>
    <w:rsid w:val="00914615"/>
    <w:rsid w:val="009161DF"/>
    <w:rsid w:val="00921C8C"/>
    <w:rsid w:val="00931878"/>
    <w:rsid w:val="00934270"/>
    <w:rsid w:val="00935465"/>
    <w:rsid w:val="0094348C"/>
    <w:rsid w:val="00945258"/>
    <w:rsid w:val="00951A6B"/>
    <w:rsid w:val="00952297"/>
    <w:rsid w:val="00953716"/>
    <w:rsid w:val="009601E0"/>
    <w:rsid w:val="00960C90"/>
    <w:rsid w:val="0096191B"/>
    <w:rsid w:val="009633CD"/>
    <w:rsid w:val="009663B7"/>
    <w:rsid w:val="00972ABF"/>
    <w:rsid w:val="00995542"/>
    <w:rsid w:val="00995991"/>
    <w:rsid w:val="009A01D2"/>
    <w:rsid w:val="009A13A6"/>
    <w:rsid w:val="009A1436"/>
    <w:rsid w:val="009A318E"/>
    <w:rsid w:val="009A3889"/>
    <w:rsid w:val="009A38D3"/>
    <w:rsid w:val="009B3161"/>
    <w:rsid w:val="009B4BCE"/>
    <w:rsid w:val="009C01BE"/>
    <w:rsid w:val="009C21B2"/>
    <w:rsid w:val="009D3A3B"/>
    <w:rsid w:val="009D5B66"/>
    <w:rsid w:val="009D7CA7"/>
    <w:rsid w:val="009E29FD"/>
    <w:rsid w:val="009E4E34"/>
    <w:rsid w:val="009E6205"/>
    <w:rsid w:val="009F0ADC"/>
    <w:rsid w:val="009F466E"/>
    <w:rsid w:val="009F516B"/>
    <w:rsid w:val="009F5B56"/>
    <w:rsid w:val="00A0444D"/>
    <w:rsid w:val="00A047E4"/>
    <w:rsid w:val="00A120CF"/>
    <w:rsid w:val="00A12F71"/>
    <w:rsid w:val="00A226BA"/>
    <w:rsid w:val="00A239C1"/>
    <w:rsid w:val="00A24EC1"/>
    <w:rsid w:val="00A37FBE"/>
    <w:rsid w:val="00A52CD3"/>
    <w:rsid w:val="00A7296C"/>
    <w:rsid w:val="00A75BD9"/>
    <w:rsid w:val="00A80F41"/>
    <w:rsid w:val="00A836C2"/>
    <w:rsid w:val="00A8729F"/>
    <w:rsid w:val="00A907EA"/>
    <w:rsid w:val="00A941F4"/>
    <w:rsid w:val="00A97AB5"/>
    <w:rsid w:val="00A97AE8"/>
    <w:rsid w:val="00AB02C8"/>
    <w:rsid w:val="00AB1648"/>
    <w:rsid w:val="00AB269D"/>
    <w:rsid w:val="00AB5139"/>
    <w:rsid w:val="00AB649B"/>
    <w:rsid w:val="00AC0918"/>
    <w:rsid w:val="00AC1403"/>
    <w:rsid w:val="00AC148F"/>
    <w:rsid w:val="00AC5977"/>
    <w:rsid w:val="00AD1DA5"/>
    <w:rsid w:val="00AD2CAB"/>
    <w:rsid w:val="00AD7AA2"/>
    <w:rsid w:val="00AD7C9C"/>
    <w:rsid w:val="00AE0F6E"/>
    <w:rsid w:val="00AE397A"/>
    <w:rsid w:val="00AF254D"/>
    <w:rsid w:val="00AF2CB1"/>
    <w:rsid w:val="00AF3A1C"/>
    <w:rsid w:val="00B20650"/>
    <w:rsid w:val="00B20730"/>
    <w:rsid w:val="00B21781"/>
    <w:rsid w:val="00B23AB4"/>
    <w:rsid w:val="00B23CFC"/>
    <w:rsid w:val="00B27D5D"/>
    <w:rsid w:val="00B317EE"/>
    <w:rsid w:val="00B31FAB"/>
    <w:rsid w:val="00B4038E"/>
    <w:rsid w:val="00B535D8"/>
    <w:rsid w:val="00B574D4"/>
    <w:rsid w:val="00B63CED"/>
    <w:rsid w:val="00B726B5"/>
    <w:rsid w:val="00B77801"/>
    <w:rsid w:val="00B8039C"/>
    <w:rsid w:val="00B8065D"/>
    <w:rsid w:val="00B8241B"/>
    <w:rsid w:val="00B8572C"/>
    <w:rsid w:val="00B86FE2"/>
    <w:rsid w:val="00B871BD"/>
    <w:rsid w:val="00B96EDF"/>
    <w:rsid w:val="00BA5DDE"/>
    <w:rsid w:val="00BB0291"/>
    <w:rsid w:val="00BB4F47"/>
    <w:rsid w:val="00BC118F"/>
    <w:rsid w:val="00BC3F50"/>
    <w:rsid w:val="00BD6FA6"/>
    <w:rsid w:val="00BE1FC0"/>
    <w:rsid w:val="00BE49D1"/>
    <w:rsid w:val="00C00BE1"/>
    <w:rsid w:val="00C17488"/>
    <w:rsid w:val="00C2052F"/>
    <w:rsid w:val="00C2495A"/>
    <w:rsid w:val="00C26DCF"/>
    <w:rsid w:val="00C30179"/>
    <w:rsid w:val="00C33229"/>
    <w:rsid w:val="00C359D6"/>
    <w:rsid w:val="00C35A46"/>
    <w:rsid w:val="00C42C28"/>
    <w:rsid w:val="00C4570E"/>
    <w:rsid w:val="00C51AF6"/>
    <w:rsid w:val="00C57E06"/>
    <w:rsid w:val="00C64B2E"/>
    <w:rsid w:val="00C7350C"/>
    <w:rsid w:val="00C739AA"/>
    <w:rsid w:val="00C7691C"/>
    <w:rsid w:val="00C8208E"/>
    <w:rsid w:val="00C84F8F"/>
    <w:rsid w:val="00C86A32"/>
    <w:rsid w:val="00C87333"/>
    <w:rsid w:val="00C91743"/>
    <w:rsid w:val="00C91847"/>
    <w:rsid w:val="00CA110A"/>
    <w:rsid w:val="00CA52A3"/>
    <w:rsid w:val="00CA53BF"/>
    <w:rsid w:val="00CA6402"/>
    <w:rsid w:val="00CB280B"/>
    <w:rsid w:val="00CC6521"/>
    <w:rsid w:val="00CD2DD9"/>
    <w:rsid w:val="00CE0217"/>
    <w:rsid w:val="00CE1668"/>
    <w:rsid w:val="00CF6314"/>
    <w:rsid w:val="00D005C4"/>
    <w:rsid w:val="00D00CE4"/>
    <w:rsid w:val="00D079E4"/>
    <w:rsid w:val="00D1066A"/>
    <w:rsid w:val="00D12B44"/>
    <w:rsid w:val="00D13D53"/>
    <w:rsid w:val="00D20A54"/>
    <w:rsid w:val="00D216AD"/>
    <w:rsid w:val="00D25739"/>
    <w:rsid w:val="00D33243"/>
    <w:rsid w:val="00D34B7C"/>
    <w:rsid w:val="00D35DAA"/>
    <w:rsid w:val="00D36D19"/>
    <w:rsid w:val="00D41DAA"/>
    <w:rsid w:val="00D42D5B"/>
    <w:rsid w:val="00D44027"/>
    <w:rsid w:val="00D47423"/>
    <w:rsid w:val="00D51DBA"/>
    <w:rsid w:val="00D52596"/>
    <w:rsid w:val="00D5313A"/>
    <w:rsid w:val="00D53896"/>
    <w:rsid w:val="00D5504A"/>
    <w:rsid w:val="00D550F1"/>
    <w:rsid w:val="00D55299"/>
    <w:rsid w:val="00D61434"/>
    <w:rsid w:val="00D6208A"/>
    <w:rsid w:val="00D66082"/>
    <w:rsid w:val="00D67108"/>
    <w:rsid w:val="00D72124"/>
    <w:rsid w:val="00D751DC"/>
    <w:rsid w:val="00D914E7"/>
    <w:rsid w:val="00D95EAC"/>
    <w:rsid w:val="00DA2A84"/>
    <w:rsid w:val="00DA4214"/>
    <w:rsid w:val="00DA5B8D"/>
    <w:rsid w:val="00DB16EE"/>
    <w:rsid w:val="00DB214A"/>
    <w:rsid w:val="00DB3545"/>
    <w:rsid w:val="00DB51BF"/>
    <w:rsid w:val="00DB58EA"/>
    <w:rsid w:val="00DB6AFC"/>
    <w:rsid w:val="00DC1A66"/>
    <w:rsid w:val="00DC2DD0"/>
    <w:rsid w:val="00DD200C"/>
    <w:rsid w:val="00DD2480"/>
    <w:rsid w:val="00DD3E81"/>
    <w:rsid w:val="00DD494C"/>
    <w:rsid w:val="00DD5878"/>
    <w:rsid w:val="00DD6D91"/>
    <w:rsid w:val="00DF0958"/>
    <w:rsid w:val="00DF153D"/>
    <w:rsid w:val="00DF2A0F"/>
    <w:rsid w:val="00DF6FFB"/>
    <w:rsid w:val="00E0327C"/>
    <w:rsid w:val="00E03667"/>
    <w:rsid w:val="00E10122"/>
    <w:rsid w:val="00E10A85"/>
    <w:rsid w:val="00E13566"/>
    <w:rsid w:val="00E16E8D"/>
    <w:rsid w:val="00E17B35"/>
    <w:rsid w:val="00E17CB3"/>
    <w:rsid w:val="00E2346D"/>
    <w:rsid w:val="00E24D2D"/>
    <w:rsid w:val="00E30F60"/>
    <w:rsid w:val="00E31060"/>
    <w:rsid w:val="00E3379A"/>
    <w:rsid w:val="00E33ED8"/>
    <w:rsid w:val="00E34568"/>
    <w:rsid w:val="00E476D2"/>
    <w:rsid w:val="00E47CE4"/>
    <w:rsid w:val="00E51A9F"/>
    <w:rsid w:val="00E52D76"/>
    <w:rsid w:val="00E55DC2"/>
    <w:rsid w:val="00E61E09"/>
    <w:rsid w:val="00E66391"/>
    <w:rsid w:val="00E66E24"/>
    <w:rsid w:val="00E702E7"/>
    <w:rsid w:val="00E70F96"/>
    <w:rsid w:val="00E73E6A"/>
    <w:rsid w:val="00E7584F"/>
    <w:rsid w:val="00E75A9E"/>
    <w:rsid w:val="00E76486"/>
    <w:rsid w:val="00E83CEF"/>
    <w:rsid w:val="00E8420C"/>
    <w:rsid w:val="00E85A68"/>
    <w:rsid w:val="00E8609B"/>
    <w:rsid w:val="00E90DD4"/>
    <w:rsid w:val="00E92D07"/>
    <w:rsid w:val="00EA2F63"/>
    <w:rsid w:val="00EA50BF"/>
    <w:rsid w:val="00EA7075"/>
    <w:rsid w:val="00EB13B0"/>
    <w:rsid w:val="00EB2EBF"/>
    <w:rsid w:val="00EB304C"/>
    <w:rsid w:val="00EB401F"/>
    <w:rsid w:val="00EC2338"/>
    <w:rsid w:val="00EC4678"/>
    <w:rsid w:val="00ED16AD"/>
    <w:rsid w:val="00ED6B01"/>
    <w:rsid w:val="00ED7967"/>
    <w:rsid w:val="00EE28BB"/>
    <w:rsid w:val="00EE7836"/>
    <w:rsid w:val="00EF03E5"/>
    <w:rsid w:val="00EF2620"/>
    <w:rsid w:val="00EF2D7B"/>
    <w:rsid w:val="00EF30E2"/>
    <w:rsid w:val="00EF438B"/>
    <w:rsid w:val="00EF4C1F"/>
    <w:rsid w:val="00EF5CF8"/>
    <w:rsid w:val="00EF7141"/>
    <w:rsid w:val="00F06249"/>
    <w:rsid w:val="00F07517"/>
    <w:rsid w:val="00F11413"/>
    <w:rsid w:val="00F2163C"/>
    <w:rsid w:val="00F24211"/>
    <w:rsid w:val="00F2715F"/>
    <w:rsid w:val="00F40757"/>
    <w:rsid w:val="00F42631"/>
    <w:rsid w:val="00F53BA0"/>
    <w:rsid w:val="00F5504D"/>
    <w:rsid w:val="00F577C1"/>
    <w:rsid w:val="00F57CB5"/>
    <w:rsid w:val="00F62359"/>
    <w:rsid w:val="00F6725F"/>
    <w:rsid w:val="00F748F9"/>
    <w:rsid w:val="00F75CC2"/>
    <w:rsid w:val="00F772CF"/>
    <w:rsid w:val="00F83FBE"/>
    <w:rsid w:val="00F90B8F"/>
    <w:rsid w:val="00F90E7E"/>
    <w:rsid w:val="00F955BE"/>
    <w:rsid w:val="00F959F6"/>
    <w:rsid w:val="00FA531B"/>
    <w:rsid w:val="00FA6C43"/>
    <w:rsid w:val="00FA7B54"/>
    <w:rsid w:val="00FB32AC"/>
    <w:rsid w:val="00FC159F"/>
    <w:rsid w:val="00FC1CF1"/>
    <w:rsid w:val="00FC6E4E"/>
    <w:rsid w:val="00FD458D"/>
    <w:rsid w:val="00FD5E45"/>
    <w:rsid w:val="00FE6CCB"/>
    <w:rsid w:val="00FE6D47"/>
    <w:rsid w:val="00FE7EFD"/>
    <w:rsid w:val="00FF02D5"/>
    <w:rsid w:val="00FF2E41"/>
    <w:rsid w:val="00FF32B0"/>
    <w:rsid w:val="00FF4F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11"/>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11"/>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11"/>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11"/>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D47423"/>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ue.fiware.org/" TargetMode="External"/><Relationship Id="rId117" Type="http://schemas.openxmlformats.org/officeDocument/2006/relationships/theme" Target="theme/theme1.xml"/><Relationship Id="rId21" Type="http://schemas.openxmlformats.org/officeDocument/2006/relationships/hyperlink" Target="https://www.docker.com/" TargetMode="External"/><Relationship Id="rId42" Type="http://schemas.openxmlformats.org/officeDocument/2006/relationships/hyperlink" Target="http://rancher.com/" TargetMode="External"/><Relationship Id="rId47" Type="http://schemas.openxmlformats.org/officeDocument/2006/relationships/hyperlink" Target="https://catalogue.fiware.org/enablers/publishsubscribe-context-broker-orion-context-broker" TargetMode="External"/><Relationship Id="rId63" Type="http://schemas.openxmlformats.org/officeDocument/2006/relationships/hyperlink" Target="http://knowage.readthedocs.io/en/latest/" TargetMode="External"/><Relationship Id="rId68" Type="http://schemas.openxmlformats.org/officeDocument/2006/relationships/hyperlink" Target="https://fiware-iot-stack.readthedocs.io/en/latest/" TargetMode="External"/><Relationship Id="rId84" Type="http://schemas.openxmlformats.org/officeDocument/2006/relationships/hyperlink" Target="https://github.com/telefonicaid/fiware-connectors/tree/master/FreeBoard-Orion-Plugin" TargetMode="External"/><Relationship Id="rId89" Type="http://schemas.openxmlformats.org/officeDocument/2006/relationships/hyperlink" Target="https://www.eclipse.org/che/" TargetMode="External"/><Relationship Id="rId112" Type="http://schemas.openxmlformats.org/officeDocument/2006/relationships/hyperlink" Target="https://catalogue.fiware.org/enablers/iot-data-edge-consolidation-ge-cepheus" TargetMode="External"/><Relationship Id="rId16" Type="http://schemas.openxmlformats.org/officeDocument/2006/relationships/hyperlink" Target="https://en.wikipedia.org/wiki/Representational_state_transfer" TargetMode="External"/><Relationship Id="rId107" Type="http://schemas.openxmlformats.org/officeDocument/2006/relationships/hyperlink" Target="https://fiware-orion.readthedocs.io/en/master/admin/rush/index.html" TargetMode="External"/><Relationship Id="rId11" Type="http://schemas.openxmlformats.org/officeDocument/2006/relationships/footer" Target="footer1.xml"/><Relationship Id="rId32" Type="http://schemas.openxmlformats.org/officeDocument/2006/relationships/hyperlink" Target="https://blog.docker.com/2017/02/docker-secrets-management/" TargetMode="External"/><Relationship Id="rId37" Type="http://schemas.openxmlformats.org/officeDocument/2006/relationships/hyperlink" Target="http://port.us.org/" TargetMode="External"/><Relationship Id="rId53" Type="http://schemas.openxmlformats.org/officeDocument/2006/relationships/hyperlink" Target="https://www.mongodb.com/" TargetMode="External"/><Relationship Id="rId58" Type="http://schemas.openxmlformats.org/officeDocument/2006/relationships/hyperlink" Target="https://mariadb.com/kb/en/library/galera-cluster/" TargetMode="External"/><Relationship Id="rId74" Type="http://schemas.openxmlformats.org/officeDocument/2006/relationships/hyperlink" Target="http://mosquitto.org/" TargetMode="External"/><Relationship Id="rId79" Type="http://schemas.openxmlformats.org/officeDocument/2006/relationships/hyperlink" Target="https://catalogue.fiware.org/enablers/complex-event-processing-cep-proactive-technology-online" TargetMode="External"/><Relationship Id="rId102" Type="http://schemas.openxmlformats.org/officeDocument/2006/relationships/image" Target="media/image14.png"/><Relationship Id="rId5" Type="http://schemas.openxmlformats.org/officeDocument/2006/relationships/footnotes" Target="footnotes.xml"/><Relationship Id="rId90" Type="http://schemas.openxmlformats.org/officeDocument/2006/relationships/hyperlink" Target="https://portainer.io/" TargetMode="External"/><Relationship Id="rId95" Type="http://schemas.openxmlformats.org/officeDocument/2006/relationships/hyperlink" Target="https://github.com/Centreon-Community/centreon-discovery" TargetMode="External"/><Relationship Id="rId22" Type="http://schemas.openxmlformats.org/officeDocument/2006/relationships/hyperlink" Target="https://docs.docker.com/" TargetMode="External"/><Relationship Id="rId27" Type="http://schemas.openxmlformats.org/officeDocument/2006/relationships/image" Target="media/image8.png"/><Relationship Id="rId43" Type="http://schemas.openxmlformats.org/officeDocument/2006/relationships/hyperlink" Target="https://catalogue.fiware.org/enablers/identity-management-keyrock" TargetMode="External"/><Relationship Id="rId48" Type="http://schemas.openxmlformats.org/officeDocument/2006/relationships/hyperlink" Target="https://fiware-orion.readthedocs.io/en/master/" TargetMode="External"/><Relationship Id="rId64" Type="http://schemas.openxmlformats.org/officeDocument/2006/relationships/hyperlink" Target="https://catalogue.fiware.org/enablers/ckan" TargetMode="External"/><Relationship Id="rId69" Type="http://schemas.openxmlformats.org/officeDocument/2006/relationships/hyperlink" Target="https://github.com/telefonicaid/iotagent-ul" TargetMode="External"/><Relationship Id="rId113" Type="http://schemas.openxmlformats.org/officeDocument/2006/relationships/hyperlink" Target="https://github.com/julienmathis/centreon-docker" TargetMode="External"/><Relationship Id="rId80" Type="http://schemas.openxmlformats.org/officeDocument/2006/relationships/hyperlink" Target="https://catalogue.fiware.org/enablers/application-mashup-wirecloud" TargetMode="External"/><Relationship Id="rId85" Type="http://schemas.openxmlformats.org/officeDocument/2006/relationships/hyperlink" Target="https://freeboard.io/" TargetMode="External"/><Relationship Id="rId12" Type="http://schemas.openxmlformats.org/officeDocument/2006/relationships/image" Target="media/image6.png"/><Relationship Id="rId17" Type="http://schemas.openxmlformats.org/officeDocument/2006/relationships/hyperlink" Target="https://en.wikipedia.org/wiki/SOAP" TargetMode="External"/><Relationship Id="rId33" Type="http://schemas.openxmlformats.org/officeDocument/2006/relationships/hyperlink" Target="https://mariadb.org/" TargetMode="External"/><Relationship Id="rId38" Type="http://schemas.openxmlformats.org/officeDocument/2006/relationships/hyperlink" Target="https://github.com/SUSE/Portus" TargetMode="External"/><Relationship Id="rId59" Type="http://schemas.openxmlformats.org/officeDocument/2006/relationships/hyperlink" Target="https://catalogue.fiware.org/enablers/bigdata-analysis-cosmos" TargetMode="External"/><Relationship Id="rId103" Type="http://schemas.openxmlformats.org/officeDocument/2006/relationships/hyperlink" Target="https://docs.openstack.org/keystone/pike/admin/identity-integrate-with-ldap.html" TargetMode="External"/><Relationship Id="rId108" Type="http://schemas.openxmlformats.org/officeDocument/2006/relationships/hyperlink" Target="https://github.com/telefonicaid/Rush" TargetMode="External"/><Relationship Id="rId54" Type="http://schemas.openxmlformats.org/officeDocument/2006/relationships/hyperlink" Target="https://www.postgresql.org/" TargetMode="External"/><Relationship Id="rId70" Type="http://schemas.openxmlformats.org/officeDocument/2006/relationships/hyperlink" Target="https://github.com/telefonicaid/lightweightm2m-iotagent" TargetMode="External"/><Relationship Id="rId75" Type="http://schemas.openxmlformats.org/officeDocument/2006/relationships/hyperlink" Target="https://github.com/telefonicaid/iotagent-manager" TargetMode="External"/><Relationship Id="rId91" Type="http://schemas.openxmlformats.org/officeDocument/2006/relationships/hyperlink" Target="https://github.com/portainer/portainer/blob/develop/README.md" TargetMode="External"/><Relationship Id="rId96" Type="http://schemas.openxmlformats.org/officeDocument/2006/relationships/hyperlink" Target="https://catalogue.fiware.org/enablers/poi-data-provider"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docker.com/engine/swarm/" TargetMode="External"/><Relationship Id="rId28" Type="http://schemas.openxmlformats.org/officeDocument/2006/relationships/image" Target="media/image9.png"/><Relationship Id="rId49" Type="http://schemas.openxmlformats.org/officeDocument/2006/relationships/image" Target="media/image11.jpg"/><Relationship Id="rId114" Type="http://schemas.openxmlformats.org/officeDocument/2006/relationships/header" Target="header2.xm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catalogue.fiware.org/enablers/authorization-pdp-authzforce" TargetMode="External"/><Relationship Id="rId52" Type="http://schemas.openxmlformats.org/officeDocument/2006/relationships/hyperlink" Target="https://github.com/Geonovum/sospilot/tree/master/src/fiware/docker/orionrush" TargetMode="External"/><Relationship Id="rId60" Type="http://schemas.openxmlformats.org/officeDocument/2006/relationships/hyperlink" Target="http://fiware-cosmos.readthedocs.io/en/latest/" TargetMode="External"/><Relationship Id="rId65" Type="http://schemas.openxmlformats.org/officeDocument/2006/relationships/hyperlink" Target="https://github.com/okfn/docker-fiware-ckan" TargetMode="External"/><Relationship Id="rId73" Type="http://schemas.openxmlformats.org/officeDocument/2006/relationships/hyperlink" Target="https://github.com/telefonicaid/orchestrator" TargetMode="External"/><Relationship Id="rId78" Type="http://schemas.openxmlformats.org/officeDocument/2006/relationships/hyperlink" Target="https://github.com/BEinCPPS/idas-opcua-agent" TargetMode="External"/><Relationship Id="rId81" Type="http://schemas.openxmlformats.org/officeDocument/2006/relationships/hyperlink" Target="https://wirecloud.readthedocs.io/en/stable/" TargetMode="External"/><Relationship Id="rId86" Type="http://schemas.openxmlformats.org/officeDocument/2006/relationships/hyperlink" Target="https://catalogue.fiware.org/enablers/business-api-ecosystem-biz-ecosystem-ri" TargetMode="External"/><Relationship Id="rId94" Type="http://schemas.openxmlformats.org/officeDocument/2006/relationships/hyperlink" Target="https://documentation.centreon.com/docs/centreon-auto-discovery/en/latest/" TargetMode="External"/><Relationship Id="rId99" Type="http://schemas.openxmlformats.org/officeDocument/2006/relationships/hyperlink" Target="http://docs.gitlab.com/ce/user/project/container_registry.html" TargetMode="External"/><Relationship Id="rId10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fiware.org/" TargetMode="External"/><Relationship Id="rId18" Type="http://schemas.openxmlformats.org/officeDocument/2006/relationships/hyperlink" Target="http://www.openmobilealliance.org/release/NGSI/" TargetMode="External"/><Relationship Id="rId39" Type="http://schemas.openxmlformats.org/officeDocument/2006/relationships/hyperlink" Target="http://puma.io/" TargetMode="External"/><Relationship Id="rId109" Type="http://schemas.openxmlformats.org/officeDocument/2006/relationships/hyperlink" Target="https://github.com/Geonovum/sospilot/tree/master/src/fiware/docker/orionrush" TargetMode="External"/><Relationship Id="rId34" Type="http://schemas.openxmlformats.org/officeDocument/2006/relationships/hyperlink" Target="https://www.fiware.org/data-models/" TargetMode="External"/><Relationship Id="rId50" Type="http://schemas.openxmlformats.org/officeDocument/2006/relationships/hyperlink" Target="https://fiware-orion.readthedocs.io/en/master/admin/rush/index.html" TargetMode="External"/><Relationship Id="rId55" Type="http://schemas.openxmlformats.org/officeDocument/2006/relationships/hyperlink" Target="https://www.citusdata.com/product/community" TargetMode="External"/><Relationship Id="rId76" Type="http://schemas.openxmlformats.org/officeDocument/2006/relationships/hyperlink" Target="https://github.com/telefonicaid" TargetMode="External"/><Relationship Id="rId97" Type="http://schemas.openxmlformats.org/officeDocument/2006/relationships/hyperlink" Target="https://catalogue.fiware.org/enablers/gis-data-provider-geoserver3d" TargetMode="External"/><Relationship Id="rId104" Type="http://schemas.openxmlformats.org/officeDocument/2006/relationships/hyperlink" Target="https://wiki.openstack.org/wiki/HowtoIntegrateKeystonewithAD" TargetMode="External"/><Relationship Id="rId7" Type="http://schemas.openxmlformats.org/officeDocument/2006/relationships/image" Target="media/image1.png"/><Relationship Id="rId71" Type="http://schemas.openxmlformats.org/officeDocument/2006/relationships/hyperlink" Target="https://github.com/telefonicaid/sigfox-iotagent" TargetMode="External"/><Relationship Id="rId92" Type="http://schemas.openxmlformats.org/officeDocument/2006/relationships/hyperlink" Target="https://www.centreon.com/" TargetMode="External"/><Relationship Id="rId2" Type="http://schemas.openxmlformats.org/officeDocument/2006/relationships/styles" Target="styles.xml"/><Relationship Id="rId29" Type="http://schemas.openxmlformats.org/officeDocument/2006/relationships/hyperlink" Target="https://thenewstack.io/docker-fully-embraces-kubernetes/" TargetMode="External"/><Relationship Id="rId24" Type="http://schemas.openxmlformats.org/officeDocument/2006/relationships/image" Target="media/image7.png"/><Relationship Id="rId40" Type="http://schemas.openxmlformats.org/officeDocument/2006/relationships/hyperlink" Target="https://docs.docker.com/registry/deploying/" TargetMode="External"/><Relationship Id="rId45" Type="http://schemas.openxmlformats.org/officeDocument/2006/relationships/hyperlink" Target="https://catalogue.fiware.org/enablers/pep-proxy-wilma" TargetMode="External"/><Relationship Id="rId66" Type="http://schemas.openxmlformats.org/officeDocument/2006/relationships/hyperlink" Target="http://docs.ckan.org/en/ckan-2.3.5/maintaining/installing/install-using-docker.html" TargetMode="External"/><Relationship Id="rId87" Type="http://schemas.openxmlformats.org/officeDocument/2006/relationships/hyperlink" Target="http://business-api-ecosystem.readthedocs.io/en/latest/" TargetMode="External"/><Relationship Id="rId110" Type="http://schemas.openxmlformats.org/officeDocument/2006/relationships/hyperlink" Target="https://catalogue.fiware.org/enablers/complex-event-processing-cep-proactive-technology-online" TargetMode="External"/><Relationship Id="rId115" Type="http://schemas.openxmlformats.org/officeDocument/2006/relationships/fontTable" Target="fontTable.xml"/><Relationship Id="rId61" Type="http://schemas.openxmlformats.org/officeDocument/2006/relationships/hyperlink" Target="http://forge.fiware.org/plugins/mediawiki/wiki/fiware/index.php/FIWARE.ArchitectureDescription.Data.BigData" TargetMode="External"/><Relationship Id="rId82" Type="http://schemas.openxmlformats.org/officeDocument/2006/relationships/hyperlink" Target="https://github.com/Freeboard/freeboard" TargetMode="External"/><Relationship Id="rId19" Type="http://schemas.openxmlformats.org/officeDocument/2006/relationships/hyperlink" Target="https://forge.fiware.org/plugins/mediawiki/wiki/fiware/index.php/NGSI-9/NGSI-10_information_model" TargetMode="External"/><Relationship Id="rId14" Type="http://schemas.openxmlformats.org/officeDocument/2006/relationships/hyperlink" Target="http://www.openmobilealliance.org/" TargetMode="External"/><Relationship Id="rId30" Type="http://schemas.openxmlformats.org/officeDocument/2006/relationships/hyperlink" Target="https://www.vmware.com/fr/products/openstack.html" TargetMode="External"/><Relationship Id="rId35" Type="http://schemas.openxmlformats.org/officeDocument/2006/relationships/hyperlink" Target="https://github.com/fiware/dataModels" TargetMode="External"/><Relationship Id="rId56" Type="http://schemas.openxmlformats.org/officeDocument/2006/relationships/hyperlink" Target="https://www.postgresql.org/docs/9.6/static/warm-standby.html" TargetMode="External"/><Relationship Id="rId77" Type="http://schemas.openxmlformats.org/officeDocument/2006/relationships/hyperlink" Target="https://github.com/telefonicaid/orchestrator" TargetMode="External"/><Relationship Id="rId100" Type="http://schemas.openxmlformats.org/officeDocument/2006/relationships/image" Target="media/image12.png"/><Relationship Id="rId105" Type="http://schemas.openxmlformats.org/officeDocument/2006/relationships/image" Target="media/image15.png"/><Relationship Id="rId8" Type="http://schemas.openxmlformats.org/officeDocument/2006/relationships/image" Target="media/image2.png"/><Relationship Id="rId51" Type="http://schemas.openxmlformats.org/officeDocument/2006/relationships/hyperlink" Target="https://github.com/telefonicaid/Rush" TargetMode="External"/><Relationship Id="rId72" Type="http://schemas.openxmlformats.org/officeDocument/2006/relationships/hyperlink" Target="https://github.com/telefonicaid/iotagent-node-lib" TargetMode="External"/><Relationship Id="rId93" Type="http://schemas.openxmlformats.org/officeDocument/2006/relationships/hyperlink" Target="https://www.consul.io/" TargetMode="External"/><Relationship Id="rId98" Type="http://schemas.openxmlformats.org/officeDocument/2006/relationships/hyperlink" Target="http://gisdataprovider.readthedocs.io/en/latest/index.html" TargetMode="External"/><Relationship Id="rId3" Type="http://schemas.openxmlformats.org/officeDocument/2006/relationships/settings" Target="settings.xml"/><Relationship Id="rId25" Type="http://schemas.openxmlformats.org/officeDocument/2006/relationships/hyperlink" Target="https://www.fiware.org/" TargetMode="External"/><Relationship Id="rId46" Type="http://schemas.openxmlformats.org/officeDocument/2006/relationships/hyperlink" Target="http://fiware.github.io/context.Orion/api/v2/stable/" TargetMode="External"/><Relationship Id="rId67" Type="http://schemas.openxmlformats.org/officeDocument/2006/relationships/hyperlink" Target="https://catalogue.fiware.org/enablers/backend-device-management-idas" TargetMode="External"/><Relationship Id="rId116" Type="http://schemas.openxmlformats.org/officeDocument/2006/relationships/glossaryDocument" Target="glossary/document.xml"/><Relationship Id="rId20" Type="http://schemas.openxmlformats.org/officeDocument/2006/relationships/hyperlink" Target="http://fiware.github.io/context.Orion/api/v2/stable/" TargetMode="External"/><Relationship Id="rId41" Type="http://schemas.openxmlformats.org/officeDocument/2006/relationships/hyperlink" Target="https://github.com/SUSE/Portus/blob/master/examples/compose/docker-compose.yml" TargetMode="External"/><Relationship Id="rId62" Type="http://schemas.openxmlformats.org/officeDocument/2006/relationships/hyperlink" Target="https://catalogue.fiware.org/enablers/data-visualization-knowage" TargetMode="External"/><Relationship Id="rId83" Type="http://schemas.openxmlformats.org/officeDocument/2006/relationships/hyperlink" Target="https://www.fiware.org/2015/07/13/fiware-orion-data-source-now-available-for-freeboard/" TargetMode="External"/><Relationship Id="rId88" Type="http://schemas.openxmlformats.org/officeDocument/2006/relationships/hyperlink" Target="https://fusionforge.org/" TargetMode="External"/><Relationship Id="rId111" Type="http://schemas.openxmlformats.org/officeDocument/2006/relationships/hyperlink" Target="http://fiware-iot-stack.readthedocs.io/en/latest/cep/" TargetMode="External"/><Relationship Id="rId15" Type="http://schemas.openxmlformats.org/officeDocument/2006/relationships/hyperlink" Target="https://www.tmforum.org/" TargetMode="External"/><Relationship Id="rId36" Type="http://schemas.openxmlformats.org/officeDocument/2006/relationships/hyperlink" Target="https://ico.org.uk/media/for-organisations/documents/1546/data-controllers-and-data-processors-dp-guidance.pdf" TargetMode="External"/><Relationship Id="rId57" Type="http://schemas.openxmlformats.org/officeDocument/2006/relationships/hyperlink" Target="http://galeracluster.com/products/" TargetMode="External"/><Relationship Id="rId106"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
      <w:docPartPr>
        <w:name w:val="C828DDB2C10C4BF9917E07C02EB1189F"/>
        <w:category>
          <w:name w:val="Général"/>
          <w:gallery w:val="placeholder"/>
        </w:category>
        <w:types>
          <w:type w:val="bbPlcHdr"/>
        </w:types>
        <w:behaviors>
          <w:behavior w:val="content"/>
        </w:behaviors>
        <w:guid w:val="{213075E8-9183-466B-B1B6-0AA42D13DF06}"/>
      </w:docPartPr>
      <w:docPartBody>
        <w:p w:rsidR="00557654" w:rsidRDefault="00130EA3" w:rsidP="00130EA3">
          <w:pPr>
            <w:pStyle w:val="C828DDB2C10C4BF9917E07C02EB1189F"/>
          </w:pPr>
          <w:r w:rsidRPr="00AA0B6F">
            <w:rPr>
              <w:rStyle w:val="Textedelespacerserv"/>
            </w:rPr>
            <w:t>[Title]</w:t>
          </w:r>
        </w:p>
      </w:docPartBody>
    </w:docPart>
    <w:docPart>
      <w:docPartPr>
        <w:name w:val="4E78589894C84803B641896A6AF07829"/>
        <w:category>
          <w:name w:val="Général"/>
          <w:gallery w:val="placeholder"/>
        </w:category>
        <w:types>
          <w:type w:val="bbPlcHdr"/>
        </w:types>
        <w:behaviors>
          <w:behavior w:val="content"/>
        </w:behaviors>
        <w:guid w:val="{FB9F35BB-9580-4979-8158-E19E32FAA712}"/>
      </w:docPartPr>
      <w:docPartBody>
        <w:p w:rsidR="00557654" w:rsidRDefault="00130EA3" w:rsidP="00130EA3">
          <w:pPr>
            <w:pStyle w:val="4E78589894C84803B641896A6AF07829"/>
          </w:pPr>
          <w:r w:rsidRPr="00AA0B6F">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957B0"/>
    <w:rsid w:val="002A7D09"/>
    <w:rsid w:val="002D1658"/>
    <w:rsid w:val="00557654"/>
    <w:rsid w:val="007601D3"/>
    <w:rsid w:val="00A6211A"/>
    <w:rsid w:val="00B509C6"/>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52919</TotalTime>
  <Pages>35</Pages>
  <Words>12712</Words>
  <Characters>69918</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82466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307</cp:revision>
  <dcterms:created xsi:type="dcterms:W3CDTF">2017-09-20T09:03:00Z</dcterms:created>
  <dcterms:modified xsi:type="dcterms:W3CDTF">2017-11-21T15:01:00Z</dcterms:modified>
</cp:coreProperties>
</file>