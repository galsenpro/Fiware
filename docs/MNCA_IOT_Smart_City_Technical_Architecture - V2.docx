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7C8C" w:rsidRDefault="00250854" w:rsidP="00250854">
      <w:pPr>
        <w:tabs>
          <w:tab w:val="center" w:pos="4680"/>
          <w:tab w:val="left" w:pos="7985"/>
          <w:tab w:val="right" w:pos="9360"/>
        </w:tabs>
        <w:jc w:val="center"/>
        <w:rPr>
          <w:rFonts w:ascii="Arial Black" w:hAnsi="Arial Black" w:cs="Arial"/>
          <w:b/>
          <w:sz w:val="36"/>
          <w:szCs w:val="36"/>
        </w:rPr>
      </w:pPr>
      <w:bookmarkStart w:id="0" w:name="_Toc443724868"/>
      <w:r>
        <w:rPr>
          <w:rFonts w:ascii="Arial Bold" w:hAnsi="Arial Bold" w:cs="Arial"/>
          <w:b/>
          <w:noProof/>
          <w:sz w:val="30"/>
          <w:szCs w:val="36"/>
          <w:lang w:val="fr-FR" w:eastAsia="fr-FR"/>
        </w:rPr>
        <w:drawing>
          <wp:anchor distT="0" distB="0" distL="114300" distR="114300" simplePos="0" relativeHeight="251658240" behindDoc="0" locked="0" layoutInCell="1" allowOverlap="1">
            <wp:simplePos x="0" y="0"/>
            <wp:positionH relativeFrom="column">
              <wp:posOffset>158750</wp:posOffset>
            </wp:positionH>
            <wp:positionV relativeFrom="paragraph">
              <wp:posOffset>908050</wp:posOffset>
            </wp:positionV>
            <wp:extent cx="4027170" cy="1066800"/>
            <wp:effectExtent l="0" t="0" r="0" b="0"/>
            <wp:wrapThrough wrapText="bothSides">
              <wp:wrapPolygon edited="0">
                <wp:start x="12159" y="2314"/>
                <wp:lineTo x="6437" y="6171"/>
                <wp:lineTo x="920" y="8871"/>
                <wp:lineTo x="715" y="10414"/>
                <wp:lineTo x="511" y="16586"/>
                <wp:lineTo x="1941" y="16971"/>
                <wp:lineTo x="9400" y="20443"/>
                <wp:lineTo x="9911" y="20443"/>
                <wp:lineTo x="21048" y="16200"/>
                <wp:lineTo x="21150" y="14271"/>
                <wp:lineTo x="20537" y="11957"/>
                <wp:lineTo x="19209" y="9257"/>
                <wp:lineTo x="19413" y="5400"/>
                <wp:lineTo x="18085" y="3857"/>
                <wp:lineTo x="12874" y="2314"/>
                <wp:lineTo x="12159" y="2314"/>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ureka_smart_cit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7170" cy="1066800"/>
                    </a:xfrm>
                    <a:prstGeom prst="rect">
                      <a:avLst/>
                    </a:prstGeom>
                  </pic:spPr>
                </pic:pic>
              </a:graphicData>
            </a:graphic>
            <wp14:sizeRelH relativeFrom="page">
              <wp14:pctWidth>0</wp14:pctWidth>
            </wp14:sizeRelH>
            <wp14:sizeRelV relativeFrom="page">
              <wp14:pctHeight>0</wp14:pctHeight>
            </wp14:sizeRelV>
          </wp:anchor>
        </w:drawing>
      </w:r>
      <w:sdt>
        <w:sdtPr>
          <w:rPr>
            <w:rFonts w:ascii="Arial Black" w:hAnsi="Arial Black" w:cs="Arial"/>
            <w:b/>
            <w:sz w:val="36"/>
            <w:szCs w:val="36"/>
          </w:rPr>
          <w:alias w:val="Title"/>
          <w:id w:val="27061591"/>
          <w:placeholder>
            <w:docPart w:val="6924BE6814DB459FAE85EEB2B17D04E9"/>
          </w:placeholder>
          <w:dataBinding w:prefixMappings="xmlns:ns0='http://purl.org/dc/elements/1.1/' xmlns:ns1='http://schemas.openxmlformats.org/package/2006/metadata/core-properties' " w:xpath="/ns1:coreProperties[1]/ns0:title[1]" w:storeItemID="{6C3C8BC8-F283-45AE-878A-BAB7291924A1}"/>
          <w:text/>
        </w:sdtPr>
        <w:sdtContent>
          <w:r>
            <w:rPr>
              <w:rFonts w:ascii="Arial Black" w:hAnsi="Arial Black" w:cs="Arial"/>
              <w:b/>
              <w:sz w:val="36"/>
              <w:szCs w:val="36"/>
            </w:rPr>
            <w:t>MNCA IOT SmartC</w:t>
          </w:r>
          <w:r w:rsidR="00540EA1">
            <w:rPr>
              <w:rFonts w:ascii="Arial Black" w:hAnsi="Arial Black" w:cs="Arial"/>
              <w:b/>
              <w:sz w:val="36"/>
              <w:szCs w:val="36"/>
            </w:rPr>
            <w:t>ity Technical Architecture</w:t>
          </w:r>
        </w:sdtContent>
      </w:sdt>
    </w:p>
    <w:p w:rsidR="00E8609B" w:rsidRDefault="00E8609B" w:rsidP="002D7C8C">
      <w:pPr>
        <w:keepNext/>
        <w:tabs>
          <w:tab w:val="left" w:pos="1800"/>
          <w:tab w:val="center" w:pos="4680"/>
          <w:tab w:val="right" w:pos="9360"/>
        </w:tabs>
        <w:spacing w:after="240"/>
        <w:jc w:val="center"/>
        <w:outlineLvl w:val="3"/>
        <w:rPr>
          <w:rFonts w:ascii="Arial Black" w:hAnsi="Arial Black" w:cs="Arial"/>
          <w:b/>
          <w:bCs/>
          <w:sz w:val="36"/>
          <w:szCs w:val="36"/>
        </w:rPr>
        <w:sectPr w:rsidR="00E8609B">
          <w:pgSz w:w="12240" w:h="15840"/>
          <w:pgMar w:top="1440" w:right="1440" w:bottom="1440" w:left="1440" w:header="720" w:footer="360" w:gutter="0"/>
          <w:pgNumType w:fmt="lowerRoman" w:start="1"/>
          <w:cols w:space="720"/>
        </w:sectPr>
      </w:pPr>
    </w:p>
    <w:p w:rsidR="00E8609B" w:rsidRPr="00281338" w:rsidRDefault="00E8609B" w:rsidP="002D7C8C">
      <w:pPr>
        <w:keepNext/>
        <w:tabs>
          <w:tab w:val="left" w:pos="1800"/>
          <w:tab w:val="center" w:pos="4680"/>
          <w:tab w:val="right" w:pos="9360"/>
        </w:tabs>
        <w:spacing w:after="240"/>
        <w:jc w:val="center"/>
        <w:outlineLvl w:val="3"/>
        <w:rPr>
          <w:rFonts w:ascii="Arial Black" w:hAnsi="Arial Black" w:cs="Arial"/>
          <w:b/>
          <w:bCs/>
          <w:sz w:val="36"/>
          <w:szCs w:val="36"/>
        </w:rPr>
      </w:pPr>
      <w:r>
        <w:rPr>
          <w:rFonts w:ascii="Arial Black" w:hAnsi="Arial Black" w:cs="Arial"/>
          <w:b/>
          <w:noProof/>
          <w:sz w:val="36"/>
          <w:szCs w:val="36"/>
          <w:lang w:val="fr-FR" w:eastAsia="fr-FR"/>
        </w:rPr>
        <w:drawing>
          <wp:inline distT="0" distB="0" distL="0" distR="0">
            <wp:extent cx="1562100" cy="15243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nca.png"/>
                    <pic:cNvPicPr/>
                  </pic:nvPicPr>
                  <pic:blipFill rotWithShape="1">
                    <a:blip r:embed="rId9" cstate="print">
                      <a:extLst>
                        <a:ext uri="{28A0092B-C50C-407E-A947-70E740481C1C}">
                          <a14:useLocalDpi xmlns:a14="http://schemas.microsoft.com/office/drawing/2010/main" val="0"/>
                        </a:ext>
                      </a:extLst>
                    </a:blip>
                    <a:srcRect l="12732" r="12515"/>
                    <a:stretch/>
                  </pic:blipFill>
                  <pic:spPr bwMode="auto">
                    <a:xfrm>
                      <a:off x="0" y="0"/>
                      <a:ext cx="1580567" cy="1542356"/>
                    </a:xfrm>
                    <a:prstGeom prst="rect">
                      <a:avLst/>
                    </a:prstGeom>
                    <a:ln>
                      <a:noFill/>
                    </a:ln>
                    <a:extLst>
                      <a:ext uri="{53640926-AAD7-44D8-BBD7-CCE9431645EC}">
                        <a14:shadowObscured xmlns:a14="http://schemas.microsoft.com/office/drawing/2010/main"/>
                      </a:ext>
                    </a:extLst>
                  </pic:spPr>
                </pic:pic>
              </a:graphicData>
            </a:graphic>
          </wp:inline>
        </w:drawing>
      </w:r>
    </w:p>
    <w:p w:rsidR="00E8609B" w:rsidRDefault="004A5762" w:rsidP="00250854">
      <w:pPr>
        <w:tabs>
          <w:tab w:val="center" w:pos="4680"/>
          <w:tab w:val="right" w:pos="9360"/>
        </w:tabs>
        <w:spacing w:before="1440"/>
        <w:rPr>
          <w:rFonts w:ascii="Arial Bold" w:hAnsi="Arial Bold" w:cs="Arial"/>
          <w:b/>
          <w:sz w:val="30"/>
          <w:szCs w:val="36"/>
          <w:lang w:val="fr-FR"/>
        </w:rPr>
      </w:pPr>
      <w:r>
        <w:rPr>
          <w:rFonts w:ascii="Arial Bold" w:hAnsi="Arial Bold" w:cs="Arial"/>
          <w:b/>
          <w:noProof/>
          <w:sz w:val="30"/>
          <w:szCs w:val="36"/>
          <w:lang w:val="fr-FR" w:eastAsia="fr-FR"/>
        </w:rPr>
        <w:drawing>
          <wp:anchor distT="0" distB="0" distL="114300" distR="114300" simplePos="0" relativeHeight="251658241" behindDoc="0" locked="0" layoutInCell="1" allowOverlap="1">
            <wp:simplePos x="0" y="0"/>
            <wp:positionH relativeFrom="column">
              <wp:posOffset>-1327150</wp:posOffset>
            </wp:positionH>
            <wp:positionV relativeFrom="paragraph">
              <wp:posOffset>89535</wp:posOffset>
            </wp:positionV>
            <wp:extent cx="2743200" cy="888365"/>
            <wp:effectExtent l="0" t="0" r="0" b="0"/>
            <wp:wrapThrough wrapText="bothSides">
              <wp:wrapPolygon edited="0">
                <wp:start x="3000" y="3706"/>
                <wp:lineTo x="1950" y="6021"/>
                <wp:lineTo x="750" y="10190"/>
                <wp:lineTo x="750" y="16212"/>
                <wp:lineTo x="3000" y="18064"/>
                <wp:lineTo x="7650" y="18991"/>
                <wp:lineTo x="15600" y="18991"/>
                <wp:lineTo x="20100" y="18064"/>
                <wp:lineTo x="20850" y="17138"/>
                <wp:lineTo x="20550" y="3706"/>
                <wp:lineTo x="3000" y="3706"/>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ware-Sin-fond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888365"/>
                    </a:xfrm>
                    <a:prstGeom prst="rect">
                      <a:avLst/>
                    </a:prstGeom>
                  </pic:spPr>
                </pic:pic>
              </a:graphicData>
            </a:graphic>
          </wp:anchor>
        </w:drawing>
      </w:r>
    </w:p>
    <w:p w:rsidR="004A5762" w:rsidRDefault="004A5762" w:rsidP="00250854">
      <w:pPr>
        <w:tabs>
          <w:tab w:val="center" w:pos="4680"/>
          <w:tab w:val="right" w:pos="9360"/>
        </w:tabs>
        <w:spacing w:before="1440"/>
        <w:rPr>
          <w:rFonts w:ascii="Arial Bold" w:hAnsi="Arial Bold" w:cs="Arial"/>
          <w:b/>
          <w:sz w:val="30"/>
          <w:szCs w:val="36"/>
          <w:lang w:val="fr-FR"/>
        </w:rPr>
        <w:sectPr w:rsidR="004A5762" w:rsidSect="00E8609B">
          <w:type w:val="continuous"/>
          <w:pgSz w:w="12240" w:h="15840"/>
          <w:pgMar w:top="1440" w:right="1440" w:bottom="1440" w:left="1440" w:header="720" w:footer="360" w:gutter="0"/>
          <w:pgNumType w:fmt="lowerRoman" w:start="1"/>
          <w:cols w:num="2" w:space="720"/>
        </w:sectPr>
      </w:pPr>
    </w:p>
    <w:p w:rsidR="002D7C8C" w:rsidRPr="00E8609B" w:rsidRDefault="002D7C8C" w:rsidP="00250854">
      <w:pPr>
        <w:tabs>
          <w:tab w:val="center" w:pos="4680"/>
          <w:tab w:val="right" w:pos="9360"/>
        </w:tabs>
        <w:spacing w:before="1440"/>
        <w:jc w:val="center"/>
        <w:rPr>
          <w:rFonts w:ascii="Arial Bold" w:hAnsi="Arial Bold" w:cs="Arial"/>
          <w:b/>
          <w:sz w:val="30"/>
          <w:szCs w:val="36"/>
          <w:lang w:val="fr-FR"/>
        </w:rPr>
      </w:pPr>
      <w:r w:rsidRPr="00E8609B">
        <w:rPr>
          <w:rFonts w:ascii="Arial Bold" w:hAnsi="Arial Bold" w:cs="Arial"/>
          <w:b/>
          <w:sz w:val="30"/>
          <w:szCs w:val="36"/>
          <w:lang w:val="fr-FR"/>
        </w:rPr>
        <w:t>DSI Métropole Nice Côte d’Azur</w:t>
      </w:r>
    </w:p>
    <w:p w:rsidR="002D7C8C" w:rsidRPr="00281338" w:rsidRDefault="002D7C8C" w:rsidP="002D7C8C">
      <w:pPr>
        <w:keepNext/>
        <w:tabs>
          <w:tab w:val="left" w:pos="1800"/>
          <w:tab w:val="center" w:pos="4680"/>
          <w:tab w:val="right" w:pos="9360"/>
        </w:tabs>
        <w:spacing w:after="240"/>
        <w:jc w:val="center"/>
        <w:outlineLvl w:val="3"/>
        <w:rPr>
          <w:rFonts w:ascii="Arial Black" w:hAnsi="Arial Black" w:cs="Arial"/>
          <w:b/>
          <w:bCs/>
          <w:sz w:val="44"/>
          <w:szCs w:val="36"/>
        </w:rPr>
      </w:pPr>
      <w:r>
        <w:rPr>
          <w:rFonts w:ascii="Arial Black" w:hAnsi="Arial Black" w:cs="Arial"/>
          <w:b/>
          <w:bCs/>
          <w:sz w:val="44"/>
          <w:szCs w:val="36"/>
        </w:rPr>
        <w:t>IOT &amp; Smart City Platform</w:t>
      </w:r>
    </w:p>
    <w:tbl>
      <w:tblPr>
        <w:tblW w:w="6480" w:type="dxa"/>
        <w:jc w:val="center"/>
        <w:tblBorders>
          <w:insideH w:val="single" w:sz="4" w:space="0" w:color="auto"/>
        </w:tblBorders>
        <w:tblLayout w:type="fixed"/>
        <w:tblCellMar>
          <w:top w:w="72" w:type="dxa"/>
          <w:left w:w="72" w:type="dxa"/>
          <w:bottom w:w="72" w:type="dxa"/>
          <w:right w:w="72" w:type="dxa"/>
        </w:tblCellMar>
        <w:tblLook w:val="04A0" w:firstRow="1" w:lastRow="0" w:firstColumn="1" w:lastColumn="0" w:noHBand="0" w:noVBand="1"/>
      </w:tblPr>
      <w:tblGrid>
        <w:gridCol w:w="3060"/>
        <w:gridCol w:w="3420"/>
      </w:tblGrid>
      <w:tr w:rsidR="002D7C8C" w:rsidRPr="00281338" w:rsidTr="00AD2CAB">
        <w:trPr>
          <w:trHeight w:val="144"/>
          <w:jc w:val="center"/>
        </w:trPr>
        <w:tc>
          <w:tcPr>
            <w:tcW w:w="3060" w:type="dxa"/>
            <w:hideMark/>
          </w:tcPr>
          <w:p w:rsidR="002D7C8C" w:rsidRPr="00281338" w:rsidRDefault="002D7C8C" w:rsidP="00AD2CAB">
            <w:pPr>
              <w:spacing w:after="200" w:line="300" w:lineRule="exact"/>
              <w:jc w:val="center"/>
            </w:pPr>
            <w:r w:rsidRPr="00281338">
              <w:t xml:space="preserve">VERSION: </w:t>
            </w:r>
            <w:r w:rsidR="00DC31B9">
              <w:t>2</w:t>
            </w:r>
          </w:p>
        </w:tc>
        <w:tc>
          <w:tcPr>
            <w:tcW w:w="3420" w:type="dxa"/>
            <w:hideMark/>
          </w:tcPr>
          <w:p w:rsidR="002D7C8C" w:rsidRPr="00281338" w:rsidRDefault="002D7C8C" w:rsidP="00AD2CAB">
            <w:pPr>
              <w:spacing w:after="200" w:line="300" w:lineRule="exact"/>
              <w:jc w:val="center"/>
            </w:pPr>
            <w:r w:rsidRPr="00281338">
              <w:t xml:space="preserve">REVISION DATE: </w:t>
            </w:r>
            <w:r w:rsidR="00DC31B9">
              <w:t>03/04/2018</w:t>
            </w:r>
          </w:p>
        </w:tc>
      </w:tr>
    </w:tbl>
    <w:p w:rsidR="002D7C8C" w:rsidRPr="00281338" w:rsidRDefault="002D7C8C" w:rsidP="002D7C8C">
      <w:pPr>
        <w:spacing w:after="200" w:line="300" w:lineRule="exact"/>
      </w:pPr>
      <w:r w:rsidRPr="00281338">
        <w:rPr>
          <w:iCs/>
        </w:rPr>
        <w:t xml:space="preserve">Approval of the </w:t>
      </w:r>
      <w:r>
        <w:rPr>
          <w:iCs/>
        </w:rPr>
        <w:t>Technical Architecture</w:t>
      </w:r>
      <w:r w:rsidRPr="00281338">
        <w:rPr>
          <w:iCs/>
        </w:rPr>
        <w:t xml:space="preserve"> indicates an understanding of the purpose and content described in this deliverable. By signing this deliverable, each individual agrees with the content contained in this deliverable.</w:t>
      </w:r>
    </w:p>
    <w:tbl>
      <w:tblPr>
        <w:tblW w:w="981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72" w:type="dxa"/>
          <w:left w:w="72" w:type="dxa"/>
          <w:bottom w:w="72" w:type="dxa"/>
          <w:right w:w="72" w:type="dxa"/>
        </w:tblCellMar>
        <w:tblLook w:val="04A0" w:firstRow="1" w:lastRow="0" w:firstColumn="1" w:lastColumn="0" w:noHBand="0" w:noVBand="1"/>
      </w:tblPr>
      <w:tblGrid>
        <w:gridCol w:w="2475"/>
        <w:gridCol w:w="2655"/>
        <w:gridCol w:w="3150"/>
        <w:gridCol w:w="1530"/>
      </w:tblGrid>
      <w:tr w:rsidR="002D7C8C" w:rsidRPr="00281338"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E6E6E6"/>
            <w:hideMark/>
          </w:tcPr>
          <w:p w:rsidR="002D7C8C" w:rsidRPr="00281338" w:rsidRDefault="002D7C8C" w:rsidP="00AD2CAB">
            <w:pPr>
              <w:spacing w:line="220" w:lineRule="exact"/>
              <w:rPr>
                <w:b/>
                <w:bCs/>
                <w:sz w:val="16"/>
              </w:rPr>
            </w:pPr>
            <w:r w:rsidRPr="00281338">
              <w:rPr>
                <w:b/>
                <w:bCs/>
                <w:sz w:val="16"/>
              </w:rPr>
              <w:t>Approver Name</w:t>
            </w:r>
          </w:p>
        </w:tc>
        <w:tc>
          <w:tcPr>
            <w:tcW w:w="2655" w:type="dxa"/>
            <w:tcBorders>
              <w:top w:val="single" w:sz="4" w:space="0" w:color="999999"/>
              <w:left w:val="single" w:sz="4" w:space="0" w:color="999999"/>
              <w:bottom w:val="single" w:sz="4" w:space="0" w:color="999999"/>
              <w:right w:val="single" w:sz="4" w:space="0" w:color="999999"/>
            </w:tcBorders>
            <w:shd w:val="clear" w:color="auto" w:fill="E6E6E6"/>
            <w:hideMark/>
          </w:tcPr>
          <w:p w:rsidR="002D7C8C" w:rsidRPr="00281338" w:rsidRDefault="002D7C8C" w:rsidP="00AD2CAB">
            <w:pPr>
              <w:spacing w:line="220" w:lineRule="exact"/>
              <w:rPr>
                <w:b/>
                <w:bCs/>
                <w:sz w:val="16"/>
              </w:rPr>
            </w:pPr>
            <w:r w:rsidRPr="00281338">
              <w:rPr>
                <w:b/>
                <w:bCs/>
                <w:sz w:val="16"/>
              </w:rPr>
              <w:t>Title</w:t>
            </w:r>
          </w:p>
        </w:tc>
        <w:tc>
          <w:tcPr>
            <w:tcW w:w="3150" w:type="dxa"/>
            <w:tcBorders>
              <w:top w:val="single" w:sz="4" w:space="0" w:color="999999"/>
              <w:left w:val="single" w:sz="4" w:space="0" w:color="999999"/>
              <w:bottom w:val="single" w:sz="4" w:space="0" w:color="999999"/>
              <w:right w:val="single" w:sz="4" w:space="0" w:color="999999"/>
            </w:tcBorders>
            <w:shd w:val="clear" w:color="auto" w:fill="E6E6E6"/>
            <w:hideMark/>
          </w:tcPr>
          <w:p w:rsidR="002D7C8C" w:rsidRPr="00281338" w:rsidRDefault="002D7C8C" w:rsidP="00AD2CAB">
            <w:pPr>
              <w:spacing w:line="220" w:lineRule="exact"/>
              <w:rPr>
                <w:b/>
                <w:bCs/>
                <w:sz w:val="16"/>
              </w:rPr>
            </w:pPr>
            <w:r w:rsidRPr="00281338">
              <w:rPr>
                <w:b/>
                <w:bCs/>
                <w:sz w:val="16"/>
              </w:rPr>
              <w:t>Signature</w:t>
            </w:r>
          </w:p>
        </w:tc>
        <w:tc>
          <w:tcPr>
            <w:tcW w:w="1530" w:type="dxa"/>
            <w:tcBorders>
              <w:top w:val="single" w:sz="4" w:space="0" w:color="999999"/>
              <w:left w:val="single" w:sz="4" w:space="0" w:color="999999"/>
              <w:bottom w:val="single" w:sz="4" w:space="0" w:color="999999"/>
              <w:right w:val="single" w:sz="4" w:space="0" w:color="999999"/>
            </w:tcBorders>
            <w:shd w:val="clear" w:color="auto" w:fill="E6E6E6"/>
            <w:hideMark/>
          </w:tcPr>
          <w:p w:rsidR="002D7C8C" w:rsidRPr="00281338" w:rsidRDefault="002D7C8C" w:rsidP="00AD2CAB">
            <w:pPr>
              <w:spacing w:line="220" w:lineRule="exact"/>
              <w:rPr>
                <w:b/>
                <w:bCs/>
                <w:sz w:val="16"/>
              </w:rPr>
            </w:pPr>
            <w:r w:rsidRPr="00281338">
              <w:rPr>
                <w:b/>
                <w:bCs/>
                <w:sz w:val="16"/>
              </w:rPr>
              <w:t>Date</w:t>
            </w:r>
          </w:p>
        </w:tc>
      </w:tr>
      <w:tr w:rsidR="002D7C8C" w:rsidRPr="00281338"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BA5DDE" w:rsidP="00AD2CAB">
            <w:pPr>
              <w:spacing w:line="220" w:lineRule="exact"/>
              <w:rPr>
                <w:sz w:val="18"/>
              </w:rPr>
            </w:pPr>
            <w:r>
              <w:rPr>
                <w:sz w:val="18"/>
              </w:rPr>
              <w:t>Stéphane Roux</w:t>
            </w: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BA5DDE" w:rsidP="00AD2CAB">
            <w:pPr>
              <w:spacing w:line="220" w:lineRule="exact"/>
              <w:rPr>
                <w:sz w:val="18"/>
              </w:rPr>
            </w:pPr>
            <w:r w:rsidRPr="00BA5DDE">
              <w:rPr>
                <w:sz w:val="18"/>
              </w:rPr>
              <w:t>ICT Quality Assurance Engineer</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r>
      <w:tr w:rsidR="002D7C8C" w:rsidRPr="00281338"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BA5DDE" w:rsidP="00AD2CAB">
            <w:pPr>
              <w:spacing w:line="220" w:lineRule="exact"/>
              <w:rPr>
                <w:sz w:val="18"/>
              </w:rPr>
            </w:pPr>
            <w:r>
              <w:rPr>
                <w:sz w:val="18"/>
              </w:rPr>
              <w:t>Lionel Chaudanson</w:t>
            </w: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BA5DDE" w:rsidP="00AD2CAB">
            <w:pPr>
              <w:spacing w:line="220" w:lineRule="exact"/>
              <w:rPr>
                <w:sz w:val="18"/>
              </w:rPr>
            </w:pPr>
            <w:r w:rsidRPr="00BA5DDE">
              <w:rPr>
                <w:sz w:val="18"/>
              </w:rPr>
              <w:t>Responsable technique, IOT &amp; Smart City</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r>
      <w:tr w:rsidR="002D7C8C" w:rsidRPr="00281338"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7A5047" w:rsidP="00AD2CAB">
            <w:pPr>
              <w:spacing w:line="220" w:lineRule="exact"/>
              <w:rPr>
                <w:sz w:val="18"/>
              </w:rPr>
            </w:pPr>
            <w:r>
              <w:rPr>
                <w:sz w:val="18"/>
              </w:rPr>
              <w:t>Serge Massiera</w:t>
            </w: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7A5047" w:rsidP="00AD2CAB">
            <w:pPr>
              <w:spacing w:line="220" w:lineRule="exact"/>
              <w:rPr>
                <w:sz w:val="18"/>
              </w:rPr>
            </w:pPr>
            <w:r w:rsidRPr="007A5047">
              <w:rPr>
                <w:sz w:val="18"/>
              </w:rPr>
              <w:t>Directeur des Systèmes d'Information</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r>
      <w:tr w:rsidR="002D7C8C" w:rsidRPr="00281338"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r>
      <w:tr w:rsidR="002D7C8C" w:rsidRPr="00281338"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r>
    </w:tbl>
    <w:p w:rsidR="002D7C8C" w:rsidRPr="00281338" w:rsidRDefault="002D7C8C" w:rsidP="002D7C8C">
      <w:pPr>
        <w:sectPr w:rsidR="002D7C8C" w:rsidRPr="00281338" w:rsidSect="00E8609B">
          <w:type w:val="continuous"/>
          <w:pgSz w:w="12240" w:h="15840"/>
          <w:pgMar w:top="1440" w:right="1440" w:bottom="1440" w:left="1440" w:header="720" w:footer="360" w:gutter="0"/>
          <w:pgNumType w:fmt="lowerRoman" w:start="1"/>
          <w:cols w:space="720"/>
        </w:sectPr>
      </w:pPr>
    </w:p>
    <w:sdt>
      <w:sdtPr>
        <w:rPr>
          <w:rFonts w:cs="Times New Roman"/>
          <w:b w:val="0"/>
          <w:bCs/>
          <w:caps w:val="0"/>
          <w:sz w:val="20"/>
          <w:szCs w:val="24"/>
        </w:rPr>
        <w:id w:val="27061575"/>
        <w:docPartObj>
          <w:docPartGallery w:val="Table of Contents"/>
          <w:docPartUnique/>
        </w:docPartObj>
      </w:sdtPr>
      <w:sdtEndPr>
        <w:rPr>
          <w:bCs w:val="0"/>
        </w:rPr>
      </w:sdtEndPr>
      <w:sdtContent>
        <w:p w:rsidR="00A728A2" w:rsidRDefault="002D7C8C">
          <w:pPr>
            <w:pStyle w:val="TM1"/>
            <w:tabs>
              <w:tab w:val="left" w:pos="660"/>
            </w:tabs>
            <w:rPr>
              <w:rFonts w:asciiTheme="minorHAnsi" w:eastAsiaTheme="minorEastAsia" w:hAnsiTheme="minorHAnsi" w:cstheme="minorBidi"/>
              <w:b w:val="0"/>
              <w:caps w:val="0"/>
              <w:noProof/>
              <w:sz w:val="22"/>
              <w:szCs w:val="22"/>
              <w:lang w:val="fr-FR" w:eastAsia="fr-FR"/>
            </w:rPr>
          </w:pPr>
          <w:r>
            <w:fldChar w:fldCharType="begin"/>
          </w:r>
          <w:r>
            <w:instrText xml:space="preserve"> TOC \o "1-3" \h \z \u </w:instrText>
          </w:r>
          <w:r>
            <w:fldChar w:fldCharType="separate"/>
          </w:r>
          <w:hyperlink w:anchor="_Toc510701985" w:history="1">
            <w:r w:rsidR="00A728A2" w:rsidRPr="000B6F65">
              <w:rPr>
                <w:rStyle w:val="Lienhypertexte"/>
                <w:noProof/>
              </w:rPr>
              <w:t>1</w:t>
            </w:r>
            <w:r w:rsidR="00A728A2">
              <w:rPr>
                <w:rFonts w:asciiTheme="minorHAnsi" w:eastAsiaTheme="minorEastAsia" w:hAnsiTheme="minorHAnsi" w:cstheme="minorBidi"/>
                <w:b w:val="0"/>
                <w:caps w:val="0"/>
                <w:noProof/>
                <w:sz w:val="22"/>
                <w:szCs w:val="22"/>
                <w:lang w:val="fr-FR" w:eastAsia="fr-FR"/>
              </w:rPr>
              <w:tab/>
            </w:r>
            <w:r w:rsidR="00A728A2" w:rsidRPr="000B6F65">
              <w:rPr>
                <w:rStyle w:val="Lienhypertexte"/>
                <w:noProof/>
              </w:rPr>
              <w:t>Section 1 DOCUMENT SCOPE</w:t>
            </w:r>
            <w:r w:rsidR="00A728A2">
              <w:rPr>
                <w:noProof/>
                <w:webHidden/>
              </w:rPr>
              <w:tab/>
            </w:r>
            <w:r w:rsidR="00A728A2">
              <w:rPr>
                <w:noProof/>
                <w:webHidden/>
              </w:rPr>
              <w:fldChar w:fldCharType="begin"/>
            </w:r>
            <w:r w:rsidR="00A728A2">
              <w:rPr>
                <w:noProof/>
                <w:webHidden/>
              </w:rPr>
              <w:instrText xml:space="preserve"> PAGEREF _Toc510701985 \h </w:instrText>
            </w:r>
            <w:r w:rsidR="00A728A2">
              <w:rPr>
                <w:noProof/>
                <w:webHidden/>
              </w:rPr>
            </w:r>
            <w:r w:rsidR="00A728A2">
              <w:rPr>
                <w:noProof/>
                <w:webHidden/>
              </w:rPr>
              <w:fldChar w:fldCharType="separate"/>
            </w:r>
            <w:r w:rsidR="00A728A2">
              <w:rPr>
                <w:noProof/>
                <w:webHidden/>
              </w:rPr>
              <w:t>6</w:t>
            </w:r>
            <w:r w:rsidR="00A728A2">
              <w:rPr>
                <w:noProof/>
                <w:webHidden/>
              </w:rPr>
              <w:fldChar w:fldCharType="end"/>
            </w:r>
          </w:hyperlink>
        </w:p>
        <w:p w:rsidR="00A728A2" w:rsidRDefault="00595BAF">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10701986" w:history="1">
            <w:r w:rsidR="00A728A2" w:rsidRPr="000B6F65">
              <w:rPr>
                <w:rStyle w:val="Lienhypertexte"/>
                <w:noProof/>
              </w:rPr>
              <w:t>1.1</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Context</w:t>
            </w:r>
            <w:r w:rsidR="00A728A2">
              <w:rPr>
                <w:noProof/>
                <w:webHidden/>
              </w:rPr>
              <w:tab/>
            </w:r>
            <w:r w:rsidR="00A728A2">
              <w:rPr>
                <w:noProof/>
                <w:webHidden/>
              </w:rPr>
              <w:fldChar w:fldCharType="begin"/>
            </w:r>
            <w:r w:rsidR="00A728A2">
              <w:rPr>
                <w:noProof/>
                <w:webHidden/>
              </w:rPr>
              <w:instrText xml:space="preserve"> PAGEREF _Toc510701986 \h </w:instrText>
            </w:r>
            <w:r w:rsidR="00A728A2">
              <w:rPr>
                <w:noProof/>
                <w:webHidden/>
              </w:rPr>
            </w:r>
            <w:r w:rsidR="00A728A2">
              <w:rPr>
                <w:noProof/>
                <w:webHidden/>
              </w:rPr>
              <w:fldChar w:fldCharType="separate"/>
            </w:r>
            <w:r w:rsidR="00A728A2">
              <w:rPr>
                <w:noProof/>
                <w:webHidden/>
              </w:rPr>
              <w:t>6</w:t>
            </w:r>
            <w:r w:rsidR="00A728A2">
              <w:rPr>
                <w:noProof/>
                <w:webHidden/>
              </w:rPr>
              <w:fldChar w:fldCharType="end"/>
            </w:r>
          </w:hyperlink>
        </w:p>
        <w:p w:rsidR="00A728A2" w:rsidRDefault="00595BAF">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10701987" w:history="1">
            <w:r w:rsidR="00A728A2" w:rsidRPr="000B6F65">
              <w:rPr>
                <w:rStyle w:val="Lienhypertexte"/>
                <w:noProof/>
              </w:rPr>
              <w:t>1.2</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Glossary</w:t>
            </w:r>
            <w:r w:rsidR="00A728A2">
              <w:rPr>
                <w:noProof/>
                <w:webHidden/>
              </w:rPr>
              <w:tab/>
            </w:r>
            <w:r w:rsidR="00A728A2">
              <w:rPr>
                <w:noProof/>
                <w:webHidden/>
              </w:rPr>
              <w:fldChar w:fldCharType="begin"/>
            </w:r>
            <w:r w:rsidR="00A728A2">
              <w:rPr>
                <w:noProof/>
                <w:webHidden/>
              </w:rPr>
              <w:instrText xml:space="preserve"> PAGEREF _Toc510701987 \h </w:instrText>
            </w:r>
            <w:r w:rsidR="00A728A2">
              <w:rPr>
                <w:noProof/>
                <w:webHidden/>
              </w:rPr>
            </w:r>
            <w:r w:rsidR="00A728A2">
              <w:rPr>
                <w:noProof/>
                <w:webHidden/>
              </w:rPr>
              <w:fldChar w:fldCharType="separate"/>
            </w:r>
            <w:r w:rsidR="00A728A2">
              <w:rPr>
                <w:noProof/>
                <w:webHidden/>
              </w:rPr>
              <w:t>8</w:t>
            </w:r>
            <w:r w:rsidR="00A728A2">
              <w:rPr>
                <w:noProof/>
                <w:webHidden/>
              </w:rPr>
              <w:fldChar w:fldCharType="end"/>
            </w:r>
          </w:hyperlink>
        </w:p>
        <w:p w:rsidR="00A728A2" w:rsidRDefault="00595BAF">
          <w:pPr>
            <w:pStyle w:val="TM1"/>
            <w:tabs>
              <w:tab w:val="left" w:pos="660"/>
            </w:tabs>
            <w:rPr>
              <w:rFonts w:asciiTheme="minorHAnsi" w:eastAsiaTheme="minorEastAsia" w:hAnsiTheme="minorHAnsi" w:cstheme="minorBidi"/>
              <w:b w:val="0"/>
              <w:caps w:val="0"/>
              <w:noProof/>
              <w:sz w:val="22"/>
              <w:szCs w:val="22"/>
              <w:lang w:val="fr-FR" w:eastAsia="fr-FR"/>
            </w:rPr>
          </w:pPr>
          <w:hyperlink w:anchor="_Toc510701988" w:history="1">
            <w:r w:rsidR="00A728A2" w:rsidRPr="000B6F65">
              <w:rPr>
                <w:rStyle w:val="Lienhypertexte"/>
                <w:noProof/>
                <w:lang w:val="en-GB"/>
              </w:rPr>
              <w:t>2</w:t>
            </w:r>
            <w:r w:rsidR="00A728A2">
              <w:rPr>
                <w:rFonts w:asciiTheme="minorHAnsi" w:eastAsiaTheme="minorEastAsia" w:hAnsiTheme="minorHAnsi" w:cstheme="minorBidi"/>
                <w:b w:val="0"/>
                <w:caps w:val="0"/>
                <w:noProof/>
                <w:sz w:val="22"/>
                <w:szCs w:val="22"/>
                <w:lang w:val="fr-FR" w:eastAsia="fr-FR"/>
              </w:rPr>
              <w:tab/>
            </w:r>
            <w:r w:rsidR="00A728A2" w:rsidRPr="000B6F65">
              <w:rPr>
                <w:rStyle w:val="Lienhypertexte"/>
                <w:noProof/>
              </w:rPr>
              <w:t>Section 2 OVERALL TECHNICAL ARCHITECTURE</w:t>
            </w:r>
            <w:r w:rsidR="00A728A2">
              <w:rPr>
                <w:noProof/>
                <w:webHidden/>
              </w:rPr>
              <w:tab/>
            </w:r>
            <w:r w:rsidR="00A728A2">
              <w:rPr>
                <w:noProof/>
                <w:webHidden/>
              </w:rPr>
              <w:fldChar w:fldCharType="begin"/>
            </w:r>
            <w:r w:rsidR="00A728A2">
              <w:rPr>
                <w:noProof/>
                <w:webHidden/>
              </w:rPr>
              <w:instrText xml:space="preserve"> PAGEREF _Toc510701988 \h </w:instrText>
            </w:r>
            <w:r w:rsidR="00A728A2">
              <w:rPr>
                <w:noProof/>
                <w:webHidden/>
              </w:rPr>
            </w:r>
            <w:r w:rsidR="00A728A2">
              <w:rPr>
                <w:noProof/>
                <w:webHidden/>
              </w:rPr>
              <w:fldChar w:fldCharType="separate"/>
            </w:r>
            <w:r w:rsidR="00A728A2">
              <w:rPr>
                <w:noProof/>
                <w:webHidden/>
              </w:rPr>
              <w:t>9</w:t>
            </w:r>
            <w:r w:rsidR="00A728A2">
              <w:rPr>
                <w:noProof/>
                <w:webHidden/>
              </w:rPr>
              <w:fldChar w:fldCharType="end"/>
            </w:r>
          </w:hyperlink>
        </w:p>
        <w:p w:rsidR="00A728A2" w:rsidRDefault="00595BAF">
          <w:pPr>
            <w:pStyle w:val="TM2"/>
            <w:tabs>
              <w:tab w:val="right" w:leader="dot" w:pos="9530"/>
            </w:tabs>
            <w:rPr>
              <w:rFonts w:asciiTheme="minorHAnsi" w:eastAsiaTheme="minorEastAsia" w:hAnsiTheme="minorHAnsi" w:cstheme="minorBidi"/>
              <w:noProof/>
              <w:sz w:val="22"/>
              <w:szCs w:val="22"/>
              <w:lang w:val="fr-FR" w:eastAsia="fr-FR"/>
            </w:rPr>
          </w:pPr>
          <w:hyperlink w:anchor="_Toc510701989" w:history="1">
            <w:r w:rsidR="00A728A2" w:rsidRPr="000B6F65">
              <w:rPr>
                <w:rStyle w:val="Lienhypertexte"/>
                <w:noProof/>
              </w:rPr>
              <w:t>2.1 System Architecture Context Diagram</w:t>
            </w:r>
            <w:r w:rsidR="00A728A2">
              <w:rPr>
                <w:noProof/>
                <w:webHidden/>
              </w:rPr>
              <w:tab/>
            </w:r>
            <w:r w:rsidR="00A728A2">
              <w:rPr>
                <w:noProof/>
                <w:webHidden/>
              </w:rPr>
              <w:fldChar w:fldCharType="begin"/>
            </w:r>
            <w:r w:rsidR="00A728A2">
              <w:rPr>
                <w:noProof/>
                <w:webHidden/>
              </w:rPr>
              <w:instrText xml:space="preserve"> PAGEREF _Toc510701989 \h </w:instrText>
            </w:r>
            <w:r w:rsidR="00A728A2">
              <w:rPr>
                <w:noProof/>
                <w:webHidden/>
              </w:rPr>
            </w:r>
            <w:r w:rsidR="00A728A2">
              <w:rPr>
                <w:noProof/>
                <w:webHidden/>
              </w:rPr>
              <w:fldChar w:fldCharType="separate"/>
            </w:r>
            <w:r w:rsidR="00A728A2">
              <w:rPr>
                <w:noProof/>
                <w:webHidden/>
              </w:rPr>
              <w:t>9</w:t>
            </w:r>
            <w:r w:rsidR="00A728A2">
              <w:rPr>
                <w:noProof/>
                <w:webHidden/>
              </w:rPr>
              <w:fldChar w:fldCharType="end"/>
            </w:r>
          </w:hyperlink>
        </w:p>
        <w:p w:rsidR="00A728A2" w:rsidRDefault="00595BAF">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10701990" w:history="1">
            <w:r w:rsidR="00A728A2" w:rsidRPr="000B6F65">
              <w:rPr>
                <w:rStyle w:val="Lienhypertexte"/>
                <w:noProof/>
              </w:rPr>
              <w:t>2.2</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System Architecture Model</w:t>
            </w:r>
            <w:r w:rsidR="00A728A2">
              <w:rPr>
                <w:noProof/>
                <w:webHidden/>
              </w:rPr>
              <w:tab/>
            </w:r>
            <w:r w:rsidR="00A728A2">
              <w:rPr>
                <w:noProof/>
                <w:webHidden/>
              </w:rPr>
              <w:fldChar w:fldCharType="begin"/>
            </w:r>
            <w:r w:rsidR="00A728A2">
              <w:rPr>
                <w:noProof/>
                <w:webHidden/>
              </w:rPr>
              <w:instrText xml:space="preserve"> PAGEREF _Toc510701990 \h </w:instrText>
            </w:r>
            <w:r w:rsidR="00A728A2">
              <w:rPr>
                <w:noProof/>
                <w:webHidden/>
              </w:rPr>
            </w:r>
            <w:r w:rsidR="00A728A2">
              <w:rPr>
                <w:noProof/>
                <w:webHidden/>
              </w:rPr>
              <w:fldChar w:fldCharType="separate"/>
            </w:r>
            <w:r w:rsidR="00A728A2">
              <w:rPr>
                <w:noProof/>
                <w:webHidden/>
              </w:rPr>
              <w:t>13</w:t>
            </w:r>
            <w:r w:rsidR="00A728A2">
              <w:rPr>
                <w:noProof/>
                <w:webHidden/>
              </w:rPr>
              <w:fldChar w:fldCharType="end"/>
            </w:r>
          </w:hyperlink>
        </w:p>
        <w:p w:rsidR="00A728A2" w:rsidRDefault="00595BAF">
          <w:pPr>
            <w:pStyle w:val="TM3"/>
            <w:tabs>
              <w:tab w:val="right" w:leader="dot" w:pos="9530"/>
            </w:tabs>
            <w:rPr>
              <w:rFonts w:asciiTheme="minorHAnsi" w:eastAsiaTheme="minorEastAsia" w:hAnsiTheme="minorHAnsi" w:cstheme="minorBidi"/>
              <w:noProof/>
              <w:sz w:val="22"/>
              <w:szCs w:val="22"/>
              <w:lang w:val="fr-FR" w:eastAsia="fr-FR"/>
            </w:rPr>
          </w:pPr>
          <w:hyperlink w:anchor="_Toc510701991" w:history="1">
            <w:r w:rsidR="00A728A2" w:rsidRPr="000B6F65">
              <w:rPr>
                <w:rStyle w:val="Lienhypertexte"/>
                <w:noProof/>
              </w:rPr>
              <w:t>2.2.1 Overall Architectural Considerations</w:t>
            </w:r>
            <w:r w:rsidR="00A728A2">
              <w:rPr>
                <w:noProof/>
                <w:webHidden/>
              </w:rPr>
              <w:tab/>
            </w:r>
            <w:r w:rsidR="00A728A2">
              <w:rPr>
                <w:noProof/>
                <w:webHidden/>
              </w:rPr>
              <w:fldChar w:fldCharType="begin"/>
            </w:r>
            <w:r w:rsidR="00A728A2">
              <w:rPr>
                <w:noProof/>
                <w:webHidden/>
              </w:rPr>
              <w:instrText xml:space="preserve"> PAGEREF _Toc510701991 \h </w:instrText>
            </w:r>
            <w:r w:rsidR="00A728A2">
              <w:rPr>
                <w:noProof/>
                <w:webHidden/>
              </w:rPr>
            </w:r>
            <w:r w:rsidR="00A728A2">
              <w:rPr>
                <w:noProof/>
                <w:webHidden/>
              </w:rPr>
              <w:fldChar w:fldCharType="separate"/>
            </w:r>
            <w:r w:rsidR="00A728A2">
              <w:rPr>
                <w:noProof/>
                <w:webHidden/>
              </w:rPr>
              <w:t>16</w:t>
            </w:r>
            <w:r w:rsidR="00A728A2">
              <w:rPr>
                <w:noProof/>
                <w:webHidden/>
              </w:rPr>
              <w:fldChar w:fldCharType="end"/>
            </w:r>
          </w:hyperlink>
        </w:p>
        <w:p w:rsidR="00A728A2" w:rsidRDefault="00595BAF">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10701996" w:history="1">
            <w:r w:rsidR="00A728A2" w:rsidRPr="000B6F65">
              <w:rPr>
                <w:rStyle w:val="Lienhypertexte"/>
                <w:noProof/>
              </w:rPr>
              <w:t>2.3</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System Architecture Component Definitions</w:t>
            </w:r>
            <w:r w:rsidR="00A728A2">
              <w:rPr>
                <w:noProof/>
                <w:webHidden/>
              </w:rPr>
              <w:tab/>
            </w:r>
            <w:r w:rsidR="00A728A2">
              <w:rPr>
                <w:noProof/>
                <w:webHidden/>
              </w:rPr>
              <w:fldChar w:fldCharType="begin"/>
            </w:r>
            <w:r w:rsidR="00A728A2">
              <w:rPr>
                <w:noProof/>
                <w:webHidden/>
              </w:rPr>
              <w:instrText xml:space="preserve"> PAGEREF _Toc510701996 \h </w:instrText>
            </w:r>
            <w:r w:rsidR="00A728A2">
              <w:rPr>
                <w:noProof/>
                <w:webHidden/>
              </w:rPr>
            </w:r>
            <w:r w:rsidR="00A728A2">
              <w:rPr>
                <w:noProof/>
                <w:webHidden/>
              </w:rPr>
              <w:fldChar w:fldCharType="separate"/>
            </w:r>
            <w:r w:rsidR="00A728A2">
              <w:rPr>
                <w:noProof/>
                <w:webHidden/>
              </w:rPr>
              <w:t>20</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1997" w:history="1">
            <w:r w:rsidR="00A728A2" w:rsidRPr="000B6F65">
              <w:rPr>
                <w:rStyle w:val="Lienhypertexte"/>
                <w:noProof/>
              </w:rPr>
              <w:t>2.3.1</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Docker Images Management Components</w:t>
            </w:r>
            <w:r w:rsidR="00A728A2">
              <w:rPr>
                <w:noProof/>
                <w:webHidden/>
              </w:rPr>
              <w:tab/>
            </w:r>
            <w:r w:rsidR="00A728A2">
              <w:rPr>
                <w:noProof/>
                <w:webHidden/>
              </w:rPr>
              <w:fldChar w:fldCharType="begin"/>
            </w:r>
            <w:r w:rsidR="00A728A2">
              <w:rPr>
                <w:noProof/>
                <w:webHidden/>
              </w:rPr>
              <w:instrText xml:space="preserve"> PAGEREF _Toc510701997 \h </w:instrText>
            </w:r>
            <w:r w:rsidR="00A728A2">
              <w:rPr>
                <w:noProof/>
                <w:webHidden/>
              </w:rPr>
            </w:r>
            <w:r w:rsidR="00A728A2">
              <w:rPr>
                <w:noProof/>
                <w:webHidden/>
              </w:rPr>
              <w:fldChar w:fldCharType="separate"/>
            </w:r>
            <w:r w:rsidR="00A728A2">
              <w:rPr>
                <w:noProof/>
                <w:webHidden/>
              </w:rPr>
              <w:t>20</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1998" w:history="1">
            <w:r w:rsidR="00A728A2" w:rsidRPr="000B6F65">
              <w:rPr>
                <w:rStyle w:val="Lienhypertexte"/>
                <w:noProof/>
              </w:rPr>
              <w:t>2.3.2</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Docker Swarm Management Component</w:t>
            </w:r>
            <w:r w:rsidR="00A728A2">
              <w:rPr>
                <w:noProof/>
                <w:webHidden/>
              </w:rPr>
              <w:tab/>
            </w:r>
            <w:r w:rsidR="00A728A2">
              <w:rPr>
                <w:noProof/>
                <w:webHidden/>
              </w:rPr>
              <w:fldChar w:fldCharType="begin"/>
            </w:r>
            <w:r w:rsidR="00A728A2">
              <w:rPr>
                <w:noProof/>
                <w:webHidden/>
              </w:rPr>
              <w:instrText xml:space="preserve"> PAGEREF _Toc510701998 \h </w:instrText>
            </w:r>
            <w:r w:rsidR="00A728A2">
              <w:rPr>
                <w:noProof/>
                <w:webHidden/>
              </w:rPr>
            </w:r>
            <w:r w:rsidR="00A728A2">
              <w:rPr>
                <w:noProof/>
                <w:webHidden/>
              </w:rPr>
              <w:fldChar w:fldCharType="separate"/>
            </w:r>
            <w:r w:rsidR="00A728A2">
              <w:rPr>
                <w:noProof/>
                <w:webHidden/>
              </w:rPr>
              <w:t>20</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1999" w:history="1">
            <w:r w:rsidR="00A728A2" w:rsidRPr="000B6F65">
              <w:rPr>
                <w:rStyle w:val="Lienhypertexte"/>
                <w:noProof/>
              </w:rPr>
              <w:t>2.3.3</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Security Component IDM GE</w:t>
            </w:r>
            <w:r w:rsidR="00A728A2">
              <w:rPr>
                <w:noProof/>
                <w:webHidden/>
              </w:rPr>
              <w:tab/>
            </w:r>
            <w:r w:rsidR="00A728A2">
              <w:rPr>
                <w:noProof/>
                <w:webHidden/>
              </w:rPr>
              <w:fldChar w:fldCharType="begin"/>
            </w:r>
            <w:r w:rsidR="00A728A2">
              <w:rPr>
                <w:noProof/>
                <w:webHidden/>
              </w:rPr>
              <w:instrText xml:space="preserve"> PAGEREF _Toc510701999 \h </w:instrText>
            </w:r>
            <w:r w:rsidR="00A728A2">
              <w:rPr>
                <w:noProof/>
                <w:webHidden/>
              </w:rPr>
            </w:r>
            <w:r w:rsidR="00A728A2">
              <w:rPr>
                <w:noProof/>
                <w:webHidden/>
              </w:rPr>
              <w:fldChar w:fldCharType="separate"/>
            </w:r>
            <w:r w:rsidR="00A728A2">
              <w:rPr>
                <w:noProof/>
                <w:webHidden/>
              </w:rPr>
              <w:t>21</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00" w:history="1">
            <w:r w:rsidR="00A728A2" w:rsidRPr="000B6F65">
              <w:rPr>
                <w:rStyle w:val="Lienhypertexte"/>
                <w:noProof/>
              </w:rPr>
              <w:t>2.3.4</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Orion Context Broker Component</w:t>
            </w:r>
            <w:r w:rsidR="00A728A2">
              <w:rPr>
                <w:noProof/>
                <w:webHidden/>
              </w:rPr>
              <w:tab/>
            </w:r>
            <w:r w:rsidR="00A728A2">
              <w:rPr>
                <w:noProof/>
                <w:webHidden/>
              </w:rPr>
              <w:fldChar w:fldCharType="begin"/>
            </w:r>
            <w:r w:rsidR="00A728A2">
              <w:rPr>
                <w:noProof/>
                <w:webHidden/>
              </w:rPr>
              <w:instrText xml:space="preserve"> PAGEREF _Toc510702000 \h </w:instrText>
            </w:r>
            <w:r w:rsidR="00A728A2">
              <w:rPr>
                <w:noProof/>
                <w:webHidden/>
              </w:rPr>
            </w:r>
            <w:r w:rsidR="00A728A2">
              <w:rPr>
                <w:noProof/>
                <w:webHidden/>
              </w:rPr>
              <w:fldChar w:fldCharType="separate"/>
            </w:r>
            <w:r w:rsidR="00A728A2">
              <w:rPr>
                <w:noProof/>
                <w:webHidden/>
              </w:rPr>
              <w:t>21</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01" w:history="1">
            <w:r w:rsidR="00A728A2" w:rsidRPr="000B6F65">
              <w:rPr>
                <w:rStyle w:val="Lienhypertexte"/>
                <w:noProof/>
              </w:rPr>
              <w:t>2.3.5</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MongoDB Cluster Component</w:t>
            </w:r>
            <w:r w:rsidR="00A728A2">
              <w:rPr>
                <w:noProof/>
                <w:webHidden/>
              </w:rPr>
              <w:tab/>
            </w:r>
            <w:r w:rsidR="00A728A2">
              <w:rPr>
                <w:noProof/>
                <w:webHidden/>
              </w:rPr>
              <w:fldChar w:fldCharType="begin"/>
            </w:r>
            <w:r w:rsidR="00A728A2">
              <w:rPr>
                <w:noProof/>
                <w:webHidden/>
              </w:rPr>
              <w:instrText xml:space="preserve"> PAGEREF _Toc510702001 \h </w:instrText>
            </w:r>
            <w:r w:rsidR="00A728A2">
              <w:rPr>
                <w:noProof/>
                <w:webHidden/>
              </w:rPr>
            </w:r>
            <w:r w:rsidR="00A728A2">
              <w:rPr>
                <w:noProof/>
                <w:webHidden/>
              </w:rPr>
              <w:fldChar w:fldCharType="separate"/>
            </w:r>
            <w:r w:rsidR="00A728A2">
              <w:rPr>
                <w:noProof/>
                <w:webHidden/>
              </w:rPr>
              <w:t>22</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02" w:history="1">
            <w:r w:rsidR="00A728A2" w:rsidRPr="000B6F65">
              <w:rPr>
                <w:rStyle w:val="Lienhypertexte"/>
                <w:noProof/>
              </w:rPr>
              <w:t>2.3.6</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PostgreSQL database Component</w:t>
            </w:r>
            <w:r w:rsidR="00A728A2">
              <w:rPr>
                <w:noProof/>
                <w:webHidden/>
              </w:rPr>
              <w:tab/>
            </w:r>
            <w:r w:rsidR="00A728A2">
              <w:rPr>
                <w:noProof/>
                <w:webHidden/>
              </w:rPr>
              <w:fldChar w:fldCharType="begin"/>
            </w:r>
            <w:r w:rsidR="00A728A2">
              <w:rPr>
                <w:noProof/>
                <w:webHidden/>
              </w:rPr>
              <w:instrText xml:space="preserve"> PAGEREF _Toc510702002 \h </w:instrText>
            </w:r>
            <w:r w:rsidR="00A728A2">
              <w:rPr>
                <w:noProof/>
                <w:webHidden/>
              </w:rPr>
            </w:r>
            <w:r w:rsidR="00A728A2">
              <w:rPr>
                <w:noProof/>
                <w:webHidden/>
              </w:rPr>
              <w:fldChar w:fldCharType="separate"/>
            </w:r>
            <w:r w:rsidR="00A728A2">
              <w:rPr>
                <w:noProof/>
                <w:webHidden/>
              </w:rPr>
              <w:t>22</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03" w:history="1">
            <w:r w:rsidR="00A728A2" w:rsidRPr="000B6F65">
              <w:rPr>
                <w:rStyle w:val="Lienhypertexte"/>
                <w:noProof/>
              </w:rPr>
              <w:t>2.3.7</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Galera/MySQL Cluster Component</w:t>
            </w:r>
            <w:r w:rsidR="00A728A2">
              <w:rPr>
                <w:noProof/>
                <w:webHidden/>
              </w:rPr>
              <w:tab/>
            </w:r>
            <w:r w:rsidR="00A728A2">
              <w:rPr>
                <w:noProof/>
                <w:webHidden/>
              </w:rPr>
              <w:fldChar w:fldCharType="begin"/>
            </w:r>
            <w:r w:rsidR="00A728A2">
              <w:rPr>
                <w:noProof/>
                <w:webHidden/>
              </w:rPr>
              <w:instrText xml:space="preserve"> PAGEREF _Toc510702003 \h </w:instrText>
            </w:r>
            <w:r w:rsidR="00A728A2">
              <w:rPr>
                <w:noProof/>
                <w:webHidden/>
              </w:rPr>
            </w:r>
            <w:r w:rsidR="00A728A2">
              <w:rPr>
                <w:noProof/>
                <w:webHidden/>
              </w:rPr>
              <w:fldChar w:fldCharType="separate"/>
            </w:r>
            <w:r w:rsidR="00A728A2">
              <w:rPr>
                <w:noProof/>
                <w:webHidden/>
              </w:rPr>
              <w:t>23</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04" w:history="1">
            <w:r w:rsidR="00A728A2" w:rsidRPr="000B6F65">
              <w:rPr>
                <w:rStyle w:val="Lienhypertexte"/>
                <w:noProof/>
              </w:rPr>
              <w:t>2.3.8</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Cosmos Big Data Component</w:t>
            </w:r>
            <w:r w:rsidR="00A728A2">
              <w:rPr>
                <w:noProof/>
                <w:webHidden/>
              </w:rPr>
              <w:tab/>
            </w:r>
            <w:r w:rsidR="00A728A2">
              <w:rPr>
                <w:noProof/>
                <w:webHidden/>
              </w:rPr>
              <w:fldChar w:fldCharType="begin"/>
            </w:r>
            <w:r w:rsidR="00A728A2">
              <w:rPr>
                <w:noProof/>
                <w:webHidden/>
              </w:rPr>
              <w:instrText xml:space="preserve"> PAGEREF _Toc510702004 \h </w:instrText>
            </w:r>
            <w:r w:rsidR="00A728A2">
              <w:rPr>
                <w:noProof/>
                <w:webHidden/>
              </w:rPr>
            </w:r>
            <w:r w:rsidR="00A728A2">
              <w:rPr>
                <w:noProof/>
                <w:webHidden/>
              </w:rPr>
              <w:fldChar w:fldCharType="separate"/>
            </w:r>
            <w:r w:rsidR="00A728A2">
              <w:rPr>
                <w:noProof/>
                <w:webHidden/>
              </w:rPr>
              <w:t>23</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05" w:history="1">
            <w:r w:rsidR="00A728A2" w:rsidRPr="000B6F65">
              <w:rPr>
                <w:rStyle w:val="Lienhypertexte"/>
                <w:noProof/>
              </w:rPr>
              <w:t>2.3.9</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Knowage Analytics Component</w:t>
            </w:r>
            <w:r w:rsidR="00A728A2">
              <w:rPr>
                <w:noProof/>
                <w:webHidden/>
              </w:rPr>
              <w:tab/>
            </w:r>
            <w:r w:rsidR="00A728A2">
              <w:rPr>
                <w:noProof/>
                <w:webHidden/>
              </w:rPr>
              <w:fldChar w:fldCharType="begin"/>
            </w:r>
            <w:r w:rsidR="00A728A2">
              <w:rPr>
                <w:noProof/>
                <w:webHidden/>
              </w:rPr>
              <w:instrText xml:space="preserve"> PAGEREF _Toc510702005 \h </w:instrText>
            </w:r>
            <w:r w:rsidR="00A728A2">
              <w:rPr>
                <w:noProof/>
                <w:webHidden/>
              </w:rPr>
            </w:r>
            <w:r w:rsidR="00A728A2">
              <w:rPr>
                <w:noProof/>
                <w:webHidden/>
              </w:rPr>
              <w:fldChar w:fldCharType="separate"/>
            </w:r>
            <w:r w:rsidR="00A728A2">
              <w:rPr>
                <w:noProof/>
                <w:webHidden/>
              </w:rPr>
              <w:t>23</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006" w:history="1">
            <w:r w:rsidR="00A728A2" w:rsidRPr="000B6F65">
              <w:rPr>
                <w:rStyle w:val="Lienhypertexte"/>
                <w:noProof/>
              </w:rPr>
              <w:t>2.3.10</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CKAN Open Data Component</w:t>
            </w:r>
            <w:r w:rsidR="00A728A2">
              <w:rPr>
                <w:noProof/>
                <w:webHidden/>
              </w:rPr>
              <w:tab/>
            </w:r>
            <w:r w:rsidR="00A728A2">
              <w:rPr>
                <w:noProof/>
                <w:webHidden/>
              </w:rPr>
              <w:fldChar w:fldCharType="begin"/>
            </w:r>
            <w:r w:rsidR="00A728A2">
              <w:rPr>
                <w:noProof/>
                <w:webHidden/>
              </w:rPr>
              <w:instrText xml:space="preserve"> PAGEREF _Toc510702006 \h </w:instrText>
            </w:r>
            <w:r w:rsidR="00A728A2">
              <w:rPr>
                <w:noProof/>
                <w:webHidden/>
              </w:rPr>
            </w:r>
            <w:r w:rsidR="00A728A2">
              <w:rPr>
                <w:noProof/>
                <w:webHidden/>
              </w:rPr>
              <w:fldChar w:fldCharType="separate"/>
            </w:r>
            <w:r w:rsidR="00A728A2">
              <w:rPr>
                <w:noProof/>
                <w:webHidden/>
              </w:rPr>
              <w:t>24</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007" w:history="1">
            <w:r w:rsidR="00A728A2" w:rsidRPr="000B6F65">
              <w:rPr>
                <w:rStyle w:val="Lienhypertexte"/>
                <w:i/>
                <w:noProof/>
              </w:rPr>
              <w:t>2.3.11</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IDAS IOT Components</w:t>
            </w:r>
            <w:r w:rsidR="00A728A2">
              <w:rPr>
                <w:noProof/>
                <w:webHidden/>
              </w:rPr>
              <w:tab/>
            </w:r>
            <w:r w:rsidR="00A728A2">
              <w:rPr>
                <w:noProof/>
                <w:webHidden/>
              </w:rPr>
              <w:fldChar w:fldCharType="begin"/>
            </w:r>
            <w:r w:rsidR="00A728A2">
              <w:rPr>
                <w:noProof/>
                <w:webHidden/>
              </w:rPr>
              <w:instrText xml:space="preserve"> PAGEREF _Toc510702007 \h </w:instrText>
            </w:r>
            <w:r w:rsidR="00A728A2">
              <w:rPr>
                <w:noProof/>
                <w:webHidden/>
              </w:rPr>
            </w:r>
            <w:r w:rsidR="00A728A2">
              <w:rPr>
                <w:noProof/>
                <w:webHidden/>
              </w:rPr>
              <w:fldChar w:fldCharType="separate"/>
            </w:r>
            <w:r w:rsidR="00A728A2">
              <w:rPr>
                <w:noProof/>
                <w:webHidden/>
              </w:rPr>
              <w:t>24</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008" w:history="1">
            <w:r w:rsidR="00A728A2" w:rsidRPr="000B6F65">
              <w:rPr>
                <w:rStyle w:val="Lienhypertexte"/>
                <w:i/>
                <w:noProof/>
              </w:rPr>
              <w:t>2.3.12</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IOT Broker Component</w:t>
            </w:r>
            <w:r w:rsidR="00A728A2">
              <w:rPr>
                <w:noProof/>
                <w:webHidden/>
              </w:rPr>
              <w:tab/>
            </w:r>
            <w:r w:rsidR="00A728A2">
              <w:rPr>
                <w:noProof/>
                <w:webHidden/>
              </w:rPr>
              <w:fldChar w:fldCharType="begin"/>
            </w:r>
            <w:r w:rsidR="00A728A2">
              <w:rPr>
                <w:noProof/>
                <w:webHidden/>
              </w:rPr>
              <w:instrText xml:space="preserve"> PAGEREF _Toc510702008 \h </w:instrText>
            </w:r>
            <w:r w:rsidR="00A728A2">
              <w:rPr>
                <w:noProof/>
                <w:webHidden/>
              </w:rPr>
            </w:r>
            <w:r w:rsidR="00A728A2">
              <w:rPr>
                <w:noProof/>
                <w:webHidden/>
              </w:rPr>
              <w:fldChar w:fldCharType="separate"/>
            </w:r>
            <w:r w:rsidR="00A728A2">
              <w:rPr>
                <w:noProof/>
                <w:webHidden/>
              </w:rPr>
              <w:t>25</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009" w:history="1">
            <w:r w:rsidR="00A728A2" w:rsidRPr="000B6F65">
              <w:rPr>
                <w:rStyle w:val="Lienhypertexte"/>
                <w:i/>
                <w:noProof/>
              </w:rPr>
              <w:t>2.3.13</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IOT Discovery Component</w:t>
            </w:r>
            <w:r w:rsidR="00A728A2">
              <w:rPr>
                <w:noProof/>
                <w:webHidden/>
              </w:rPr>
              <w:tab/>
            </w:r>
            <w:r w:rsidR="00A728A2">
              <w:rPr>
                <w:noProof/>
                <w:webHidden/>
              </w:rPr>
              <w:fldChar w:fldCharType="begin"/>
            </w:r>
            <w:r w:rsidR="00A728A2">
              <w:rPr>
                <w:noProof/>
                <w:webHidden/>
              </w:rPr>
              <w:instrText xml:space="preserve"> PAGEREF _Toc510702009 \h </w:instrText>
            </w:r>
            <w:r w:rsidR="00A728A2">
              <w:rPr>
                <w:noProof/>
                <w:webHidden/>
              </w:rPr>
            </w:r>
            <w:r w:rsidR="00A728A2">
              <w:rPr>
                <w:noProof/>
                <w:webHidden/>
              </w:rPr>
              <w:fldChar w:fldCharType="separate"/>
            </w:r>
            <w:r w:rsidR="00A728A2">
              <w:rPr>
                <w:noProof/>
                <w:webHidden/>
              </w:rPr>
              <w:t>26</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010" w:history="1">
            <w:r w:rsidR="00A728A2" w:rsidRPr="000B6F65">
              <w:rPr>
                <w:rStyle w:val="Lienhypertexte"/>
                <w:i/>
                <w:noProof/>
              </w:rPr>
              <w:t>2.3.14</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CEP Component</w:t>
            </w:r>
            <w:r w:rsidR="00A728A2">
              <w:rPr>
                <w:noProof/>
                <w:webHidden/>
              </w:rPr>
              <w:tab/>
            </w:r>
            <w:r w:rsidR="00A728A2">
              <w:rPr>
                <w:noProof/>
                <w:webHidden/>
              </w:rPr>
              <w:fldChar w:fldCharType="begin"/>
            </w:r>
            <w:r w:rsidR="00A728A2">
              <w:rPr>
                <w:noProof/>
                <w:webHidden/>
              </w:rPr>
              <w:instrText xml:space="preserve"> PAGEREF _Toc510702010 \h </w:instrText>
            </w:r>
            <w:r w:rsidR="00A728A2">
              <w:rPr>
                <w:noProof/>
                <w:webHidden/>
              </w:rPr>
            </w:r>
            <w:r w:rsidR="00A728A2">
              <w:rPr>
                <w:noProof/>
                <w:webHidden/>
              </w:rPr>
              <w:fldChar w:fldCharType="separate"/>
            </w:r>
            <w:r w:rsidR="00A728A2">
              <w:rPr>
                <w:noProof/>
                <w:webHidden/>
              </w:rPr>
              <w:t>26</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011" w:history="1">
            <w:r w:rsidR="00A728A2" w:rsidRPr="000B6F65">
              <w:rPr>
                <w:rStyle w:val="Lienhypertexte"/>
                <w:i/>
                <w:noProof/>
              </w:rPr>
              <w:t>2.3.15</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Application Mashup Components</w:t>
            </w:r>
            <w:r w:rsidR="00A728A2">
              <w:rPr>
                <w:noProof/>
                <w:webHidden/>
              </w:rPr>
              <w:tab/>
            </w:r>
            <w:r w:rsidR="00A728A2">
              <w:rPr>
                <w:noProof/>
                <w:webHidden/>
              </w:rPr>
              <w:fldChar w:fldCharType="begin"/>
            </w:r>
            <w:r w:rsidR="00A728A2">
              <w:rPr>
                <w:noProof/>
                <w:webHidden/>
              </w:rPr>
              <w:instrText xml:space="preserve"> PAGEREF _Toc510702011 \h </w:instrText>
            </w:r>
            <w:r w:rsidR="00A728A2">
              <w:rPr>
                <w:noProof/>
                <w:webHidden/>
              </w:rPr>
            </w:r>
            <w:r w:rsidR="00A728A2">
              <w:rPr>
                <w:noProof/>
                <w:webHidden/>
              </w:rPr>
              <w:fldChar w:fldCharType="separate"/>
            </w:r>
            <w:r w:rsidR="00A728A2">
              <w:rPr>
                <w:noProof/>
                <w:webHidden/>
              </w:rPr>
              <w:t>27</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012" w:history="1">
            <w:r w:rsidR="00A728A2" w:rsidRPr="000B6F65">
              <w:rPr>
                <w:rStyle w:val="Lienhypertexte"/>
                <w:i/>
                <w:noProof/>
              </w:rPr>
              <w:t>2.3.16</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Business Ecosystem Component</w:t>
            </w:r>
            <w:r w:rsidR="00A728A2">
              <w:rPr>
                <w:noProof/>
                <w:webHidden/>
              </w:rPr>
              <w:tab/>
            </w:r>
            <w:r w:rsidR="00A728A2">
              <w:rPr>
                <w:noProof/>
                <w:webHidden/>
              </w:rPr>
              <w:fldChar w:fldCharType="begin"/>
            </w:r>
            <w:r w:rsidR="00A728A2">
              <w:rPr>
                <w:noProof/>
                <w:webHidden/>
              </w:rPr>
              <w:instrText xml:space="preserve"> PAGEREF _Toc510702012 \h </w:instrText>
            </w:r>
            <w:r w:rsidR="00A728A2">
              <w:rPr>
                <w:noProof/>
                <w:webHidden/>
              </w:rPr>
            </w:r>
            <w:r w:rsidR="00A728A2">
              <w:rPr>
                <w:noProof/>
                <w:webHidden/>
              </w:rPr>
              <w:fldChar w:fldCharType="separate"/>
            </w:r>
            <w:r w:rsidR="00A728A2">
              <w:rPr>
                <w:noProof/>
                <w:webHidden/>
              </w:rPr>
              <w:t>27</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013" w:history="1">
            <w:r w:rsidR="00A728A2" w:rsidRPr="000B6F65">
              <w:rPr>
                <w:rStyle w:val="Lienhypertexte"/>
                <w:noProof/>
              </w:rPr>
              <w:t>2.3.17</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Development Components</w:t>
            </w:r>
            <w:r w:rsidR="00A728A2">
              <w:rPr>
                <w:noProof/>
                <w:webHidden/>
              </w:rPr>
              <w:tab/>
            </w:r>
            <w:r w:rsidR="00A728A2">
              <w:rPr>
                <w:noProof/>
                <w:webHidden/>
              </w:rPr>
              <w:fldChar w:fldCharType="begin"/>
            </w:r>
            <w:r w:rsidR="00A728A2">
              <w:rPr>
                <w:noProof/>
                <w:webHidden/>
              </w:rPr>
              <w:instrText xml:space="preserve"> PAGEREF _Toc510702013 \h </w:instrText>
            </w:r>
            <w:r w:rsidR="00A728A2">
              <w:rPr>
                <w:noProof/>
                <w:webHidden/>
              </w:rPr>
            </w:r>
            <w:r w:rsidR="00A728A2">
              <w:rPr>
                <w:noProof/>
                <w:webHidden/>
              </w:rPr>
              <w:fldChar w:fldCharType="separate"/>
            </w:r>
            <w:r w:rsidR="00A728A2">
              <w:rPr>
                <w:noProof/>
                <w:webHidden/>
              </w:rPr>
              <w:t>28</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014" w:history="1">
            <w:r w:rsidR="00A728A2" w:rsidRPr="000B6F65">
              <w:rPr>
                <w:rStyle w:val="Lienhypertexte"/>
                <w:noProof/>
              </w:rPr>
              <w:t>2.3.18</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Monitoring Components</w:t>
            </w:r>
            <w:r w:rsidR="00A728A2">
              <w:rPr>
                <w:noProof/>
                <w:webHidden/>
              </w:rPr>
              <w:tab/>
            </w:r>
            <w:r w:rsidR="00A728A2">
              <w:rPr>
                <w:noProof/>
                <w:webHidden/>
              </w:rPr>
              <w:fldChar w:fldCharType="begin"/>
            </w:r>
            <w:r w:rsidR="00A728A2">
              <w:rPr>
                <w:noProof/>
                <w:webHidden/>
              </w:rPr>
              <w:instrText xml:space="preserve"> PAGEREF _Toc510702014 \h </w:instrText>
            </w:r>
            <w:r w:rsidR="00A728A2">
              <w:rPr>
                <w:noProof/>
                <w:webHidden/>
              </w:rPr>
            </w:r>
            <w:r w:rsidR="00A728A2">
              <w:rPr>
                <w:noProof/>
                <w:webHidden/>
              </w:rPr>
              <w:fldChar w:fldCharType="separate"/>
            </w:r>
            <w:r w:rsidR="00A728A2">
              <w:rPr>
                <w:noProof/>
                <w:webHidden/>
              </w:rPr>
              <w:t>29</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015" w:history="1">
            <w:r w:rsidR="00A728A2" w:rsidRPr="000B6F65">
              <w:rPr>
                <w:rStyle w:val="Lienhypertexte"/>
                <w:noProof/>
              </w:rPr>
              <w:t>2.3.19</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Poi Data Provider Component</w:t>
            </w:r>
            <w:r w:rsidR="00A728A2">
              <w:rPr>
                <w:noProof/>
                <w:webHidden/>
              </w:rPr>
              <w:tab/>
            </w:r>
            <w:r w:rsidR="00A728A2">
              <w:rPr>
                <w:noProof/>
                <w:webHidden/>
              </w:rPr>
              <w:fldChar w:fldCharType="begin"/>
            </w:r>
            <w:r w:rsidR="00A728A2">
              <w:rPr>
                <w:noProof/>
                <w:webHidden/>
              </w:rPr>
              <w:instrText xml:space="preserve"> PAGEREF _Toc510702015 \h </w:instrText>
            </w:r>
            <w:r w:rsidR="00A728A2">
              <w:rPr>
                <w:noProof/>
                <w:webHidden/>
              </w:rPr>
            </w:r>
            <w:r w:rsidR="00A728A2">
              <w:rPr>
                <w:noProof/>
                <w:webHidden/>
              </w:rPr>
              <w:fldChar w:fldCharType="separate"/>
            </w:r>
            <w:r w:rsidR="00A728A2">
              <w:rPr>
                <w:noProof/>
                <w:webHidden/>
              </w:rPr>
              <w:t>29</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016" w:history="1">
            <w:r w:rsidR="00A728A2" w:rsidRPr="000B6F65">
              <w:rPr>
                <w:rStyle w:val="Lienhypertexte"/>
                <w:noProof/>
              </w:rPr>
              <w:t>2.3.20</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GIS Data Provider Component</w:t>
            </w:r>
            <w:r w:rsidR="00A728A2">
              <w:rPr>
                <w:noProof/>
                <w:webHidden/>
              </w:rPr>
              <w:tab/>
            </w:r>
            <w:r w:rsidR="00A728A2">
              <w:rPr>
                <w:noProof/>
                <w:webHidden/>
              </w:rPr>
              <w:fldChar w:fldCharType="begin"/>
            </w:r>
            <w:r w:rsidR="00A728A2">
              <w:rPr>
                <w:noProof/>
                <w:webHidden/>
              </w:rPr>
              <w:instrText xml:space="preserve"> PAGEREF _Toc510702016 \h </w:instrText>
            </w:r>
            <w:r w:rsidR="00A728A2">
              <w:rPr>
                <w:noProof/>
                <w:webHidden/>
              </w:rPr>
            </w:r>
            <w:r w:rsidR="00A728A2">
              <w:rPr>
                <w:noProof/>
                <w:webHidden/>
              </w:rPr>
              <w:fldChar w:fldCharType="separate"/>
            </w:r>
            <w:r w:rsidR="00A728A2">
              <w:rPr>
                <w:noProof/>
                <w:webHidden/>
              </w:rPr>
              <w:t>30</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017" w:history="1">
            <w:r w:rsidR="00A728A2" w:rsidRPr="000B6F65">
              <w:rPr>
                <w:rStyle w:val="Lienhypertexte"/>
                <w:noProof/>
              </w:rPr>
              <w:t>2.3.21</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API Management Component</w:t>
            </w:r>
            <w:r w:rsidR="00A728A2">
              <w:rPr>
                <w:noProof/>
                <w:webHidden/>
              </w:rPr>
              <w:tab/>
            </w:r>
            <w:r w:rsidR="00A728A2">
              <w:rPr>
                <w:noProof/>
                <w:webHidden/>
              </w:rPr>
              <w:fldChar w:fldCharType="begin"/>
            </w:r>
            <w:r w:rsidR="00A728A2">
              <w:rPr>
                <w:noProof/>
                <w:webHidden/>
              </w:rPr>
              <w:instrText xml:space="preserve"> PAGEREF _Toc510702017 \h </w:instrText>
            </w:r>
            <w:r w:rsidR="00A728A2">
              <w:rPr>
                <w:noProof/>
                <w:webHidden/>
              </w:rPr>
            </w:r>
            <w:r w:rsidR="00A728A2">
              <w:rPr>
                <w:noProof/>
                <w:webHidden/>
              </w:rPr>
              <w:fldChar w:fldCharType="separate"/>
            </w:r>
            <w:r w:rsidR="00A728A2">
              <w:rPr>
                <w:noProof/>
                <w:webHidden/>
              </w:rPr>
              <w:t>30</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018" w:history="1">
            <w:r w:rsidR="00A728A2" w:rsidRPr="000B6F65">
              <w:rPr>
                <w:rStyle w:val="Lienhypertexte"/>
                <w:noProof/>
              </w:rPr>
              <w:t>2.3.22</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Load Balancing Component</w:t>
            </w:r>
            <w:r w:rsidR="00A728A2">
              <w:rPr>
                <w:noProof/>
                <w:webHidden/>
              </w:rPr>
              <w:tab/>
            </w:r>
            <w:r w:rsidR="00A728A2">
              <w:rPr>
                <w:noProof/>
                <w:webHidden/>
              </w:rPr>
              <w:fldChar w:fldCharType="begin"/>
            </w:r>
            <w:r w:rsidR="00A728A2">
              <w:rPr>
                <w:noProof/>
                <w:webHidden/>
              </w:rPr>
              <w:instrText xml:space="preserve"> PAGEREF _Toc510702018 \h </w:instrText>
            </w:r>
            <w:r w:rsidR="00A728A2">
              <w:rPr>
                <w:noProof/>
                <w:webHidden/>
              </w:rPr>
            </w:r>
            <w:r w:rsidR="00A728A2">
              <w:rPr>
                <w:noProof/>
                <w:webHidden/>
              </w:rPr>
              <w:fldChar w:fldCharType="separate"/>
            </w:r>
            <w:r w:rsidR="00A728A2">
              <w:rPr>
                <w:noProof/>
                <w:webHidden/>
              </w:rPr>
              <w:t>31</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019" w:history="1">
            <w:r w:rsidR="00A728A2" w:rsidRPr="000B6F65">
              <w:rPr>
                <w:rStyle w:val="Lienhypertexte"/>
                <w:noProof/>
              </w:rPr>
              <w:t>2.3.23</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Data Stream Processing Components</w:t>
            </w:r>
            <w:r w:rsidR="00A728A2">
              <w:rPr>
                <w:noProof/>
                <w:webHidden/>
              </w:rPr>
              <w:tab/>
            </w:r>
            <w:r w:rsidR="00A728A2">
              <w:rPr>
                <w:noProof/>
                <w:webHidden/>
              </w:rPr>
              <w:fldChar w:fldCharType="begin"/>
            </w:r>
            <w:r w:rsidR="00A728A2">
              <w:rPr>
                <w:noProof/>
                <w:webHidden/>
              </w:rPr>
              <w:instrText xml:space="preserve"> PAGEREF _Toc510702019 \h </w:instrText>
            </w:r>
            <w:r w:rsidR="00A728A2">
              <w:rPr>
                <w:noProof/>
                <w:webHidden/>
              </w:rPr>
            </w:r>
            <w:r w:rsidR="00A728A2">
              <w:rPr>
                <w:noProof/>
                <w:webHidden/>
              </w:rPr>
              <w:fldChar w:fldCharType="separate"/>
            </w:r>
            <w:r w:rsidR="00A728A2">
              <w:rPr>
                <w:noProof/>
                <w:webHidden/>
              </w:rPr>
              <w:t>31</w:t>
            </w:r>
            <w:r w:rsidR="00A728A2">
              <w:rPr>
                <w:noProof/>
                <w:webHidden/>
              </w:rPr>
              <w:fldChar w:fldCharType="end"/>
            </w:r>
          </w:hyperlink>
        </w:p>
        <w:p w:rsidR="00A728A2" w:rsidRDefault="00595BAF">
          <w:pPr>
            <w:pStyle w:val="TM1"/>
            <w:tabs>
              <w:tab w:val="left" w:pos="660"/>
            </w:tabs>
            <w:rPr>
              <w:rFonts w:asciiTheme="minorHAnsi" w:eastAsiaTheme="minorEastAsia" w:hAnsiTheme="minorHAnsi" w:cstheme="minorBidi"/>
              <w:b w:val="0"/>
              <w:caps w:val="0"/>
              <w:noProof/>
              <w:sz w:val="22"/>
              <w:szCs w:val="22"/>
              <w:lang w:val="fr-FR" w:eastAsia="fr-FR"/>
            </w:rPr>
          </w:pPr>
          <w:hyperlink w:anchor="_Toc510702020" w:history="1">
            <w:r w:rsidR="00A728A2" w:rsidRPr="000B6F65">
              <w:rPr>
                <w:rStyle w:val="Lienhypertexte"/>
                <w:noProof/>
              </w:rPr>
              <w:t>3</w:t>
            </w:r>
            <w:r w:rsidR="00A728A2">
              <w:rPr>
                <w:rFonts w:asciiTheme="minorHAnsi" w:eastAsiaTheme="minorEastAsia" w:hAnsiTheme="minorHAnsi" w:cstheme="minorBidi"/>
                <w:b w:val="0"/>
                <w:caps w:val="0"/>
                <w:noProof/>
                <w:sz w:val="22"/>
                <w:szCs w:val="22"/>
                <w:lang w:val="fr-FR" w:eastAsia="fr-FR"/>
              </w:rPr>
              <w:tab/>
            </w:r>
            <w:r w:rsidR="00A728A2" w:rsidRPr="000B6F65">
              <w:rPr>
                <w:rStyle w:val="Lienhypertexte"/>
                <w:noProof/>
              </w:rPr>
              <w:t>Section 3 SYSTEM ARCHITECTURE DESIGN</w:t>
            </w:r>
            <w:r w:rsidR="00A728A2">
              <w:rPr>
                <w:noProof/>
                <w:webHidden/>
              </w:rPr>
              <w:tab/>
            </w:r>
            <w:r w:rsidR="00A728A2">
              <w:rPr>
                <w:noProof/>
                <w:webHidden/>
              </w:rPr>
              <w:fldChar w:fldCharType="begin"/>
            </w:r>
            <w:r w:rsidR="00A728A2">
              <w:rPr>
                <w:noProof/>
                <w:webHidden/>
              </w:rPr>
              <w:instrText xml:space="preserve"> PAGEREF _Toc510702020 \h </w:instrText>
            </w:r>
            <w:r w:rsidR="00A728A2">
              <w:rPr>
                <w:noProof/>
                <w:webHidden/>
              </w:rPr>
            </w:r>
            <w:r w:rsidR="00A728A2">
              <w:rPr>
                <w:noProof/>
                <w:webHidden/>
              </w:rPr>
              <w:fldChar w:fldCharType="separate"/>
            </w:r>
            <w:r w:rsidR="00A728A2">
              <w:rPr>
                <w:noProof/>
                <w:webHidden/>
              </w:rPr>
              <w:t>32</w:t>
            </w:r>
            <w:r w:rsidR="00A728A2">
              <w:rPr>
                <w:noProof/>
                <w:webHidden/>
              </w:rPr>
              <w:fldChar w:fldCharType="end"/>
            </w:r>
          </w:hyperlink>
        </w:p>
        <w:p w:rsidR="00A728A2" w:rsidRDefault="00595BAF">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10702021" w:history="1">
            <w:r w:rsidR="00A728A2" w:rsidRPr="000B6F65">
              <w:rPr>
                <w:rStyle w:val="Lienhypertexte"/>
                <w:noProof/>
              </w:rPr>
              <w:t>3.1</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Docker Images Management Component</w:t>
            </w:r>
            <w:r w:rsidR="00A728A2">
              <w:rPr>
                <w:noProof/>
                <w:webHidden/>
              </w:rPr>
              <w:tab/>
            </w:r>
            <w:r w:rsidR="00A728A2">
              <w:rPr>
                <w:noProof/>
                <w:webHidden/>
              </w:rPr>
              <w:fldChar w:fldCharType="begin"/>
            </w:r>
            <w:r w:rsidR="00A728A2">
              <w:rPr>
                <w:noProof/>
                <w:webHidden/>
              </w:rPr>
              <w:instrText xml:space="preserve"> PAGEREF _Toc510702021 \h </w:instrText>
            </w:r>
            <w:r w:rsidR="00A728A2">
              <w:rPr>
                <w:noProof/>
                <w:webHidden/>
              </w:rPr>
            </w:r>
            <w:r w:rsidR="00A728A2">
              <w:rPr>
                <w:noProof/>
                <w:webHidden/>
              </w:rPr>
              <w:fldChar w:fldCharType="separate"/>
            </w:r>
            <w:r w:rsidR="00A728A2">
              <w:rPr>
                <w:noProof/>
                <w:webHidden/>
              </w:rPr>
              <w:t>32</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22" w:history="1">
            <w:r w:rsidR="00A728A2" w:rsidRPr="000B6F65">
              <w:rPr>
                <w:rStyle w:val="Lienhypertexte"/>
                <w:noProof/>
              </w:rPr>
              <w:t>3.1.1</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Component Functions</w:t>
            </w:r>
            <w:r w:rsidR="00A728A2">
              <w:rPr>
                <w:noProof/>
                <w:webHidden/>
              </w:rPr>
              <w:tab/>
            </w:r>
            <w:r w:rsidR="00A728A2">
              <w:rPr>
                <w:noProof/>
                <w:webHidden/>
              </w:rPr>
              <w:fldChar w:fldCharType="begin"/>
            </w:r>
            <w:r w:rsidR="00A728A2">
              <w:rPr>
                <w:noProof/>
                <w:webHidden/>
              </w:rPr>
              <w:instrText xml:space="preserve"> PAGEREF _Toc510702022 \h </w:instrText>
            </w:r>
            <w:r w:rsidR="00A728A2">
              <w:rPr>
                <w:noProof/>
                <w:webHidden/>
              </w:rPr>
            </w:r>
            <w:r w:rsidR="00A728A2">
              <w:rPr>
                <w:noProof/>
                <w:webHidden/>
              </w:rPr>
              <w:fldChar w:fldCharType="separate"/>
            </w:r>
            <w:r w:rsidR="00A728A2">
              <w:rPr>
                <w:noProof/>
                <w:webHidden/>
              </w:rPr>
              <w:t>32</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23" w:history="1">
            <w:r w:rsidR="00A728A2" w:rsidRPr="000B6F65">
              <w:rPr>
                <w:rStyle w:val="Lienhypertexte"/>
                <w:noProof/>
              </w:rPr>
              <w:t>3.1.2</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Technical Considerations</w:t>
            </w:r>
            <w:r w:rsidR="00A728A2">
              <w:rPr>
                <w:noProof/>
                <w:webHidden/>
              </w:rPr>
              <w:tab/>
            </w:r>
            <w:r w:rsidR="00A728A2">
              <w:rPr>
                <w:noProof/>
                <w:webHidden/>
              </w:rPr>
              <w:fldChar w:fldCharType="begin"/>
            </w:r>
            <w:r w:rsidR="00A728A2">
              <w:rPr>
                <w:noProof/>
                <w:webHidden/>
              </w:rPr>
              <w:instrText xml:space="preserve"> PAGEREF _Toc510702023 \h </w:instrText>
            </w:r>
            <w:r w:rsidR="00A728A2">
              <w:rPr>
                <w:noProof/>
                <w:webHidden/>
              </w:rPr>
            </w:r>
            <w:r w:rsidR="00A728A2">
              <w:rPr>
                <w:noProof/>
                <w:webHidden/>
              </w:rPr>
              <w:fldChar w:fldCharType="separate"/>
            </w:r>
            <w:r w:rsidR="00A728A2">
              <w:rPr>
                <w:noProof/>
                <w:webHidden/>
              </w:rPr>
              <w:t>32</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24" w:history="1">
            <w:r w:rsidR="00A728A2" w:rsidRPr="000B6F65">
              <w:rPr>
                <w:rStyle w:val="Lienhypertexte"/>
                <w:noProof/>
              </w:rPr>
              <w:t>3.1.3</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Selected Product(s)</w:t>
            </w:r>
            <w:r w:rsidR="00A728A2">
              <w:rPr>
                <w:noProof/>
                <w:webHidden/>
              </w:rPr>
              <w:tab/>
            </w:r>
            <w:r w:rsidR="00A728A2">
              <w:rPr>
                <w:noProof/>
                <w:webHidden/>
              </w:rPr>
              <w:fldChar w:fldCharType="begin"/>
            </w:r>
            <w:r w:rsidR="00A728A2">
              <w:rPr>
                <w:noProof/>
                <w:webHidden/>
              </w:rPr>
              <w:instrText xml:space="preserve"> PAGEREF _Toc510702024 \h </w:instrText>
            </w:r>
            <w:r w:rsidR="00A728A2">
              <w:rPr>
                <w:noProof/>
                <w:webHidden/>
              </w:rPr>
            </w:r>
            <w:r w:rsidR="00A728A2">
              <w:rPr>
                <w:noProof/>
                <w:webHidden/>
              </w:rPr>
              <w:fldChar w:fldCharType="separate"/>
            </w:r>
            <w:r w:rsidR="00A728A2">
              <w:rPr>
                <w:noProof/>
                <w:webHidden/>
              </w:rPr>
              <w:t>32</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25" w:history="1">
            <w:r w:rsidR="00A728A2" w:rsidRPr="000B6F65">
              <w:rPr>
                <w:rStyle w:val="Lienhypertexte"/>
                <w:noProof/>
              </w:rPr>
              <w:t>3.1.4</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Selection Rationale</w:t>
            </w:r>
            <w:r w:rsidR="00A728A2">
              <w:rPr>
                <w:noProof/>
                <w:webHidden/>
              </w:rPr>
              <w:tab/>
            </w:r>
            <w:r w:rsidR="00A728A2">
              <w:rPr>
                <w:noProof/>
                <w:webHidden/>
              </w:rPr>
              <w:fldChar w:fldCharType="begin"/>
            </w:r>
            <w:r w:rsidR="00A728A2">
              <w:rPr>
                <w:noProof/>
                <w:webHidden/>
              </w:rPr>
              <w:instrText xml:space="preserve"> PAGEREF _Toc510702025 \h </w:instrText>
            </w:r>
            <w:r w:rsidR="00A728A2">
              <w:rPr>
                <w:noProof/>
                <w:webHidden/>
              </w:rPr>
            </w:r>
            <w:r w:rsidR="00A728A2">
              <w:rPr>
                <w:noProof/>
                <w:webHidden/>
              </w:rPr>
              <w:fldChar w:fldCharType="separate"/>
            </w:r>
            <w:r w:rsidR="00A728A2">
              <w:rPr>
                <w:noProof/>
                <w:webHidden/>
              </w:rPr>
              <w:t>33</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26" w:history="1">
            <w:r w:rsidR="00A728A2" w:rsidRPr="000B6F65">
              <w:rPr>
                <w:rStyle w:val="Lienhypertexte"/>
                <w:i/>
                <w:noProof/>
              </w:rPr>
              <w:t>3.1.5</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Architecture Risks</w:t>
            </w:r>
            <w:r w:rsidR="00A728A2">
              <w:rPr>
                <w:noProof/>
                <w:webHidden/>
              </w:rPr>
              <w:tab/>
            </w:r>
            <w:r w:rsidR="00A728A2">
              <w:rPr>
                <w:noProof/>
                <w:webHidden/>
              </w:rPr>
              <w:fldChar w:fldCharType="begin"/>
            </w:r>
            <w:r w:rsidR="00A728A2">
              <w:rPr>
                <w:noProof/>
                <w:webHidden/>
              </w:rPr>
              <w:instrText xml:space="preserve"> PAGEREF _Toc510702026 \h </w:instrText>
            </w:r>
            <w:r w:rsidR="00A728A2">
              <w:rPr>
                <w:noProof/>
                <w:webHidden/>
              </w:rPr>
            </w:r>
            <w:r w:rsidR="00A728A2">
              <w:rPr>
                <w:noProof/>
                <w:webHidden/>
              </w:rPr>
              <w:fldChar w:fldCharType="separate"/>
            </w:r>
            <w:r w:rsidR="00A728A2">
              <w:rPr>
                <w:noProof/>
                <w:webHidden/>
              </w:rPr>
              <w:t>33</w:t>
            </w:r>
            <w:r w:rsidR="00A728A2">
              <w:rPr>
                <w:noProof/>
                <w:webHidden/>
              </w:rPr>
              <w:fldChar w:fldCharType="end"/>
            </w:r>
          </w:hyperlink>
        </w:p>
        <w:p w:rsidR="00A728A2" w:rsidRDefault="00595BAF">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10702027" w:history="1">
            <w:r w:rsidR="00A728A2" w:rsidRPr="000B6F65">
              <w:rPr>
                <w:rStyle w:val="Lienhypertexte"/>
                <w:noProof/>
              </w:rPr>
              <w:t>3.2</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Docker Swarm Manager Component</w:t>
            </w:r>
            <w:r w:rsidR="00A728A2">
              <w:rPr>
                <w:noProof/>
                <w:webHidden/>
              </w:rPr>
              <w:tab/>
            </w:r>
            <w:r w:rsidR="00A728A2">
              <w:rPr>
                <w:noProof/>
                <w:webHidden/>
              </w:rPr>
              <w:fldChar w:fldCharType="begin"/>
            </w:r>
            <w:r w:rsidR="00A728A2">
              <w:rPr>
                <w:noProof/>
                <w:webHidden/>
              </w:rPr>
              <w:instrText xml:space="preserve"> PAGEREF _Toc510702027 \h </w:instrText>
            </w:r>
            <w:r w:rsidR="00A728A2">
              <w:rPr>
                <w:noProof/>
                <w:webHidden/>
              </w:rPr>
            </w:r>
            <w:r w:rsidR="00A728A2">
              <w:rPr>
                <w:noProof/>
                <w:webHidden/>
              </w:rPr>
              <w:fldChar w:fldCharType="separate"/>
            </w:r>
            <w:r w:rsidR="00A728A2">
              <w:rPr>
                <w:noProof/>
                <w:webHidden/>
              </w:rPr>
              <w:t>33</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28" w:history="1">
            <w:r w:rsidR="00A728A2" w:rsidRPr="000B6F65">
              <w:rPr>
                <w:rStyle w:val="Lienhypertexte"/>
                <w:noProof/>
              </w:rPr>
              <w:t>3.2.1</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Component Functions</w:t>
            </w:r>
            <w:r w:rsidR="00A728A2">
              <w:rPr>
                <w:noProof/>
                <w:webHidden/>
              </w:rPr>
              <w:tab/>
            </w:r>
            <w:r w:rsidR="00A728A2">
              <w:rPr>
                <w:noProof/>
                <w:webHidden/>
              </w:rPr>
              <w:fldChar w:fldCharType="begin"/>
            </w:r>
            <w:r w:rsidR="00A728A2">
              <w:rPr>
                <w:noProof/>
                <w:webHidden/>
              </w:rPr>
              <w:instrText xml:space="preserve"> PAGEREF _Toc510702028 \h </w:instrText>
            </w:r>
            <w:r w:rsidR="00A728A2">
              <w:rPr>
                <w:noProof/>
                <w:webHidden/>
              </w:rPr>
            </w:r>
            <w:r w:rsidR="00A728A2">
              <w:rPr>
                <w:noProof/>
                <w:webHidden/>
              </w:rPr>
              <w:fldChar w:fldCharType="separate"/>
            </w:r>
            <w:r w:rsidR="00A728A2">
              <w:rPr>
                <w:noProof/>
                <w:webHidden/>
              </w:rPr>
              <w:t>33</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29" w:history="1">
            <w:r w:rsidR="00A728A2" w:rsidRPr="000B6F65">
              <w:rPr>
                <w:rStyle w:val="Lienhypertexte"/>
                <w:noProof/>
              </w:rPr>
              <w:t>3.2.2</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Technical Considerations</w:t>
            </w:r>
            <w:r w:rsidR="00A728A2">
              <w:rPr>
                <w:noProof/>
                <w:webHidden/>
              </w:rPr>
              <w:tab/>
            </w:r>
            <w:r w:rsidR="00A728A2">
              <w:rPr>
                <w:noProof/>
                <w:webHidden/>
              </w:rPr>
              <w:fldChar w:fldCharType="begin"/>
            </w:r>
            <w:r w:rsidR="00A728A2">
              <w:rPr>
                <w:noProof/>
                <w:webHidden/>
              </w:rPr>
              <w:instrText xml:space="preserve"> PAGEREF _Toc510702029 \h </w:instrText>
            </w:r>
            <w:r w:rsidR="00A728A2">
              <w:rPr>
                <w:noProof/>
                <w:webHidden/>
              </w:rPr>
            </w:r>
            <w:r w:rsidR="00A728A2">
              <w:rPr>
                <w:noProof/>
                <w:webHidden/>
              </w:rPr>
              <w:fldChar w:fldCharType="separate"/>
            </w:r>
            <w:r w:rsidR="00A728A2">
              <w:rPr>
                <w:noProof/>
                <w:webHidden/>
              </w:rPr>
              <w:t>34</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30" w:history="1">
            <w:r w:rsidR="00A728A2" w:rsidRPr="000B6F65">
              <w:rPr>
                <w:rStyle w:val="Lienhypertexte"/>
                <w:noProof/>
              </w:rPr>
              <w:t>3.2.3</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Selected Product(s)</w:t>
            </w:r>
            <w:r w:rsidR="00A728A2">
              <w:rPr>
                <w:noProof/>
                <w:webHidden/>
              </w:rPr>
              <w:tab/>
            </w:r>
            <w:r w:rsidR="00A728A2">
              <w:rPr>
                <w:noProof/>
                <w:webHidden/>
              </w:rPr>
              <w:fldChar w:fldCharType="begin"/>
            </w:r>
            <w:r w:rsidR="00A728A2">
              <w:rPr>
                <w:noProof/>
                <w:webHidden/>
              </w:rPr>
              <w:instrText xml:space="preserve"> PAGEREF _Toc510702030 \h </w:instrText>
            </w:r>
            <w:r w:rsidR="00A728A2">
              <w:rPr>
                <w:noProof/>
                <w:webHidden/>
              </w:rPr>
            </w:r>
            <w:r w:rsidR="00A728A2">
              <w:rPr>
                <w:noProof/>
                <w:webHidden/>
              </w:rPr>
              <w:fldChar w:fldCharType="separate"/>
            </w:r>
            <w:r w:rsidR="00A728A2">
              <w:rPr>
                <w:noProof/>
                <w:webHidden/>
              </w:rPr>
              <w:t>34</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31" w:history="1">
            <w:r w:rsidR="00A728A2" w:rsidRPr="000B6F65">
              <w:rPr>
                <w:rStyle w:val="Lienhypertexte"/>
                <w:noProof/>
              </w:rPr>
              <w:t>3.2.4</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Selection Rationale</w:t>
            </w:r>
            <w:r w:rsidR="00A728A2">
              <w:rPr>
                <w:noProof/>
                <w:webHidden/>
              </w:rPr>
              <w:tab/>
            </w:r>
            <w:r w:rsidR="00A728A2">
              <w:rPr>
                <w:noProof/>
                <w:webHidden/>
              </w:rPr>
              <w:fldChar w:fldCharType="begin"/>
            </w:r>
            <w:r w:rsidR="00A728A2">
              <w:rPr>
                <w:noProof/>
                <w:webHidden/>
              </w:rPr>
              <w:instrText xml:space="preserve"> PAGEREF _Toc510702031 \h </w:instrText>
            </w:r>
            <w:r w:rsidR="00A728A2">
              <w:rPr>
                <w:noProof/>
                <w:webHidden/>
              </w:rPr>
            </w:r>
            <w:r w:rsidR="00A728A2">
              <w:rPr>
                <w:noProof/>
                <w:webHidden/>
              </w:rPr>
              <w:fldChar w:fldCharType="separate"/>
            </w:r>
            <w:r w:rsidR="00A728A2">
              <w:rPr>
                <w:noProof/>
                <w:webHidden/>
              </w:rPr>
              <w:t>34</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32" w:history="1">
            <w:r w:rsidR="00A728A2" w:rsidRPr="000B6F65">
              <w:rPr>
                <w:rStyle w:val="Lienhypertexte"/>
                <w:noProof/>
              </w:rPr>
              <w:t>3.2.5</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Architecture Risks</w:t>
            </w:r>
            <w:r w:rsidR="00A728A2">
              <w:rPr>
                <w:noProof/>
                <w:webHidden/>
              </w:rPr>
              <w:tab/>
            </w:r>
            <w:r w:rsidR="00A728A2">
              <w:rPr>
                <w:noProof/>
                <w:webHidden/>
              </w:rPr>
              <w:fldChar w:fldCharType="begin"/>
            </w:r>
            <w:r w:rsidR="00A728A2">
              <w:rPr>
                <w:noProof/>
                <w:webHidden/>
              </w:rPr>
              <w:instrText xml:space="preserve"> PAGEREF _Toc510702032 \h </w:instrText>
            </w:r>
            <w:r w:rsidR="00A728A2">
              <w:rPr>
                <w:noProof/>
                <w:webHidden/>
              </w:rPr>
            </w:r>
            <w:r w:rsidR="00A728A2">
              <w:rPr>
                <w:noProof/>
                <w:webHidden/>
              </w:rPr>
              <w:fldChar w:fldCharType="separate"/>
            </w:r>
            <w:r w:rsidR="00A728A2">
              <w:rPr>
                <w:noProof/>
                <w:webHidden/>
              </w:rPr>
              <w:t>35</w:t>
            </w:r>
            <w:r w:rsidR="00A728A2">
              <w:rPr>
                <w:noProof/>
                <w:webHidden/>
              </w:rPr>
              <w:fldChar w:fldCharType="end"/>
            </w:r>
          </w:hyperlink>
        </w:p>
        <w:p w:rsidR="00A728A2" w:rsidRDefault="00595BAF">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10702033" w:history="1">
            <w:r w:rsidR="00A728A2" w:rsidRPr="000B6F65">
              <w:rPr>
                <w:rStyle w:val="Lienhypertexte"/>
                <w:noProof/>
              </w:rPr>
              <w:t>3.3</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Security Component IDM GE</w:t>
            </w:r>
            <w:r w:rsidR="00A728A2">
              <w:rPr>
                <w:noProof/>
                <w:webHidden/>
              </w:rPr>
              <w:tab/>
            </w:r>
            <w:r w:rsidR="00A728A2">
              <w:rPr>
                <w:noProof/>
                <w:webHidden/>
              </w:rPr>
              <w:fldChar w:fldCharType="begin"/>
            </w:r>
            <w:r w:rsidR="00A728A2">
              <w:rPr>
                <w:noProof/>
                <w:webHidden/>
              </w:rPr>
              <w:instrText xml:space="preserve"> PAGEREF _Toc510702033 \h </w:instrText>
            </w:r>
            <w:r w:rsidR="00A728A2">
              <w:rPr>
                <w:noProof/>
                <w:webHidden/>
              </w:rPr>
            </w:r>
            <w:r w:rsidR="00A728A2">
              <w:rPr>
                <w:noProof/>
                <w:webHidden/>
              </w:rPr>
              <w:fldChar w:fldCharType="separate"/>
            </w:r>
            <w:r w:rsidR="00A728A2">
              <w:rPr>
                <w:noProof/>
                <w:webHidden/>
              </w:rPr>
              <w:t>35</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34" w:history="1">
            <w:r w:rsidR="00A728A2" w:rsidRPr="000B6F65">
              <w:rPr>
                <w:rStyle w:val="Lienhypertexte"/>
                <w:noProof/>
              </w:rPr>
              <w:t>3.3.1</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Component Functions</w:t>
            </w:r>
            <w:r w:rsidR="00A728A2">
              <w:rPr>
                <w:noProof/>
                <w:webHidden/>
              </w:rPr>
              <w:tab/>
            </w:r>
            <w:r w:rsidR="00A728A2">
              <w:rPr>
                <w:noProof/>
                <w:webHidden/>
              </w:rPr>
              <w:fldChar w:fldCharType="begin"/>
            </w:r>
            <w:r w:rsidR="00A728A2">
              <w:rPr>
                <w:noProof/>
                <w:webHidden/>
              </w:rPr>
              <w:instrText xml:space="preserve"> PAGEREF _Toc510702034 \h </w:instrText>
            </w:r>
            <w:r w:rsidR="00A728A2">
              <w:rPr>
                <w:noProof/>
                <w:webHidden/>
              </w:rPr>
            </w:r>
            <w:r w:rsidR="00A728A2">
              <w:rPr>
                <w:noProof/>
                <w:webHidden/>
              </w:rPr>
              <w:fldChar w:fldCharType="separate"/>
            </w:r>
            <w:r w:rsidR="00A728A2">
              <w:rPr>
                <w:noProof/>
                <w:webHidden/>
              </w:rPr>
              <w:t>35</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35" w:history="1">
            <w:r w:rsidR="00A728A2" w:rsidRPr="000B6F65">
              <w:rPr>
                <w:rStyle w:val="Lienhypertexte"/>
                <w:noProof/>
              </w:rPr>
              <w:t>3.3.2</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Technical Considerations</w:t>
            </w:r>
            <w:r w:rsidR="00A728A2">
              <w:rPr>
                <w:noProof/>
                <w:webHidden/>
              </w:rPr>
              <w:tab/>
            </w:r>
            <w:r w:rsidR="00A728A2">
              <w:rPr>
                <w:noProof/>
                <w:webHidden/>
              </w:rPr>
              <w:fldChar w:fldCharType="begin"/>
            </w:r>
            <w:r w:rsidR="00A728A2">
              <w:rPr>
                <w:noProof/>
                <w:webHidden/>
              </w:rPr>
              <w:instrText xml:space="preserve"> PAGEREF _Toc510702035 \h </w:instrText>
            </w:r>
            <w:r w:rsidR="00A728A2">
              <w:rPr>
                <w:noProof/>
                <w:webHidden/>
              </w:rPr>
            </w:r>
            <w:r w:rsidR="00A728A2">
              <w:rPr>
                <w:noProof/>
                <w:webHidden/>
              </w:rPr>
              <w:fldChar w:fldCharType="separate"/>
            </w:r>
            <w:r w:rsidR="00A728A2">
              <w:rPr>
                <w:noProof/>
                <w:webHidden/>
              </w:rPr>
              <w:t>36</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36" w:history="1">
            <w:r w:rsidR="00A728A2" w:rsidRPr="000B6F65">
              <w:rPr>
                <w:rStyle w:val="Lienhypertexte"/>
                <w:noProof/>
              </w:rPr>
              <w:t>3.3.3</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Selected Product(s)</w:t>
            </w:r>
            <w:r w:rsidR="00A728A2">
              <w:rPr>
                <w:noProof/>
                <w:webHidden/>
              </w:rPr>
              <w:tab/>
            </w:r>
            <w:r w:rsidR="00A728A2">
              <w:rPr>
                <w:noProof/>
                <w:webHidden/>
              </w:rPr>
              <w:fldChar w:fldCharType="begin"/>
            </w:r>
            <w:r w:rsidR="00A728A2">
              <w:rPr>
                <w:noProof/>
                <w:webHidden/>
              </w:rPr>
              <w:instrText xml:space="preserve"> PAGEREF _Toc510702036 \h </w:instrText>
            </w:r>
            <w:r w:rsidR="00A728A2">
              <w:rPr>
                <w:noProof/>
                <w:webHidden/>
              </w:rPr>
            </w:r>
            <w:r w:rsidR="00A728A2">
              <w:rPr>
                <w:noProof/>
                <w:webHidden/>
              </w:rPr>
              <w:fldChar w:fldCharType="separate"/>
            </w:r>
            <w:r w:rsidR="00A728A2">
              <w:rPr>
                <w:noProof/>
                <w:webHidden/>
              </w:rPr>
              <w:t>37</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37" w:history="1">
            <w:r w:rsidR="00A728A2" w:rsidRPr="000B6F65">
              <w:rPr>
                <w:rStyle w:val="Lienhypertexte"/>
                <w:noProof/>
              </w:rPr>
              <w:t>3.3.4</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Selection Rationale</w:t>
            </w:r>
            <w:r w:rsidR="00A728A2">
              <w:rPr>
                <w:noProof/>
                <w:webHidden/>
              </w:rPr>
              <w:tab/>
            </w:r>
            <w:r w:rsidR="00A728A2">
              <w:rPr>
                <w:noProof/>
                <w:webHidden/>
              </w:rPr>
              <w:fldChar w:fldCharType="begin"/>
            </w:r>
            <w:r w:rsidR="00A728A2">
              <w:rPr>
                <w:noProof/>
                <w:webHidden/>
              </w:rPr>
              <w:instrText xml:space="preserve"> PAGEREF _Toc510702037 \h </w:instrText>
            </w:r>
            <w:r w:rsidR="00A728A2">
              <w:rPr>
                <w:noProof/>
                <w:webHidden/>
              </w:rPr>
            </w:r>
            <w:r w:rsidR="00A728A2">
              <w:rPr>
                <w:noProof/>
                <w:webHidden/>
              </w:rPr>
              <w:fldChar w:fldCharType="separate"/>
            </w:r>
            <w:r w:rsidR="00A728A2">
              <w:rPr>
                <w:noProof/>
                <w:webHidden/>
              </w:rPr>
              <w:t>37</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38" w:history="1">
            <w:r w:rsidR="00A728A2" w:rsidRPr="000B6F65">
              <w:rPr>
                <w:rStyle w:val="Lienhypertexte"/>
                <w:i/>
                <w:noProof/>
              </w:rPr>
              <w:t>3.3.5</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Architecture Risks</w:t>
            </w:r>
            <w:r w:rsidR="00A728A2">
              <w:rPr>
                <w:noProof/>
                <w:webHidden/>
              </w:rPr>
              <w:tab/>
            </w:r>
            <w:r w:rsidR="00A728A2">
              <w:rPr>
                <w:noProof/>
                <w:webHidden/>
              </w:rPr>
              <w:fldChar w:fldCharType="begin"/>
            </w:r>
            <w:r w:rsidR="00A728A2">
              <w:rPr>
                <w:noProof/>
                <w:webHidden/>
              </w:rPr>
              <w:instrText xml:space="preserve"> PAGEREF _Toc510702038 \h </w:instrText>
            </w:r>
            <w:r w:rsidR="00A728A2">
              <w:rPr>
                <w:noProof/>
                <w:webHidden/>
              </w:rPr>
            </w:r>
            <w:r w:rsidR="00A728A2">
              <w:rPr>
                <w:noProof/>
                <w:webHidden/>
              </w:rPr>
              <w:fldChar w:fldCharType="separate"/>
            </w:r>
            <w:r w:rsidR="00A728A2">
              <w:rPr>
                <w:noProof/>
                <w:webHidden/>
              </w:rPr>
              <w:t>37</w:t>
            </w:r>
            <w:r w:rsidR="00A728A2">
              <w:rPr>
                <w:noProof/>
                <w:webHidden/>
              </w:rPr>
              <w:fldChar w:fldCharType="end"/>
            </w:r>
          </w:hyperlink>
        </w:p>
        <w:p w:rsidR="00A728A2" w:rsidRDefault="00595BAF">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10702039" w:history="1">
            <w:r w:rsidR="00A728A2" w:rsidRPr="000B6F65">
              <w:rPr>
                <w:rStyle w:val="Lienhypertexte"/>
                <w:noProof/>
              </w:rPr>
              <w:t>3.4</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Orion Context Broker Component</w:t>
            </w:r>
            <w:r w:rsidR="00A728A2">
              <w:rPr>
                <w:noProof/>
                <w:webHidden/>
              </w:rPr>
              <w:tab/>
            </w:r>
            <w:r w:rsidR="00A728A2">
              <w:rPr>
                <w:noProof/>
                <w:webHidden/>
              </w:rPr>
              <w:fldChar w:fldCharType="begin"/>
            </w:r>
            <w:r w:rsidR="00A728A2">
              <w:rPr>
                <w:noProof/>
                <w:webHidden/>
              </w:rPr>
              <w:instrText xml:space="preserve"> PAGEREF _Toc510702039 \h </w:instrText>
            </w:r>
            <w:r w:rsidR="00A728A2">
              <w:rPr>
                <w:noProof/>
                <w:webHidden/>
              </w:rPr>
            </w:r>
            <w:r w:rsidR="00A728A2">
              <w:rPr>
                <w:noProof/>
                <w:webHidden/>
              </w:rPr>
              <w:fldChar w:fldCharType="separate"/>
            </w:r>
            <w:r w:rsidR="00A728A2">
              <w:rPr>
                <w:noProof/>
                <w:webHidden/>
              </w:rPr>
              <w:t>38</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40" w:history="1">
            <w:r w:rsidR="00A728A2" w:rsidRPr="000B6F65">
              <w:rPr>
                <w:rStyle w:val="Lienhypertexte"/>
                <w:noProof/>
              </w:rPr>
              <w:t>3.4.1</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Component Functions</w:t>
            </w:r>
            <w:r w:rsidR="00A728A2">
              <w:rPr>
                <w:noProof/>
                <w:webHidden/>
              </w:rPr>
              <w:tab/>
            </w:r>
            <w:r w:rsidR="00A728A2">
              <w:rPr>
                <w:noProof/>
                <w:webHidden/>
              </w:rPr>
              <w:fldChar w:fldCharType="begin"/>
            </w:r>
            <w:r w:rsidR="00A728A2">
              <w:rPr>
                <w:noProof/>
                <w:webHidden/>
              </w:rPr>
              <w:instrText xml:space="preserve"> PAGEREF _Toc510702040 \h </w:instrText>
            </w:r>
            <w:r w:rsidR="00A728A2">
              <w:rPr>
                <w:noProof/>
                <w:webHidden/>
              </w:rPr>
            </w:r>
            <w:r w:rsidR="00A728A2">
              <w:rPr>
                <w:noProof/>
                <w:webHidden/>
              </w:rPr>
              <w:fldChar w:fldCharType="separate"/>
            </w:r>
            <w:r w:rsidR="00A728A2">
              <w:rPr>
                <w:noProof/>
                <w:webHidden/>
              </w:rPr>
              <w:t>38</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41" w:history="1">
            <w:r w:rsidR="00A728A2" w:rsidRPr="000B6F65">
              <w:rPr>
                <w:rStyle w:val="Lienhypertexte"/>
                <w:noProof/>
              </w:rPr>
              <w:t>3.4.2</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Technical Considerations</w:t>
            </w:r>
            <w:r w:rsidR="00A728A2">
              <w:rPr>
                <w:noProof/>
                <w:webHidden/>
              </w:rPr>
              <w:tab/>
            </w:r>
            <w:r w:rsidR="00A728A2">
              <w:rPr>
                <w:noProof/>
                <w:webHidden/>
              </w:rPr>
              <w:fldChar w:fldCharType="begin"/>
            </w:r>
            <w:r w:rsidR="00A728A2">
              <w:rPr>
                <w:noProof/>
                <w:webHidden/>
              </w:rPr>
              <w:instrText xml:space="preserve"> PAGEREF _Toc510702041 \h </w:instrText>
            </w:r>
            <w:r w:rsidR="00A728A2">
              <w:rPr>
                <w:noProof/>
                <w:webHidden/>
              </w:rPr>
            </w:r>
            <w:r w:rsidR="00A728A2">
              <w:rPr>
                <w:noProof/>
                <w:webHidden/>
              </w:rPr>
              <w:fldChar w:fldCharType="separate"/>
            </w:r>
            <w:r w:rsidR="00A728A2">
              <w:rPr>
                <w:noProof/>
                <w:webHidden/>
              </w:rPr>
              <w:t>38</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42" w:history="1">
            <w:r w:rsidR="00A728A2" w:rsidRPr="000B6F65">
              <w:rPr>
                <w:rStyle w:val="Lienhypertexte"/>
                <w:noProof/>
              </w:rPr>
              <w:t>3.4.3</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Selected Product(s)</w:t>
            </w:r>
            <w:r w:rsidR="00A728A2">
              <w:rPr>
                <w:noProof/>
                <w:webHidden/>
              </w:rPr>
              <w:tab/>
            </w:r>
            <w:r w:rsidR="00A728A2">
              <w:rPr>
                <w:noProof/>
                <w:webHidden/>
              </w:rPr>
              <w:fldChar w:fldCharType="begin"/>
            </w:r>
            <w:r w:rsidR="00A728A2">
              <w:rPr>
                <w:noProof/>
                <w:webHidden/>
              </w:rPr>
              <w:instrText xml:space="preserve"> PAGEREF _Toc510702042 \h </w:instrText>
            </w:r>
            <w:r w:rsidR="00A728A2">
              <w:rPr>
                <w:noProof/>
                <w:webHidden/>
              </w:rPr>
            </w:r>
            <w:r w:rsidR="00A728A2">
              <w:rPr>
                <w:noProof/>
                <w:webHidden/>
              </w:rPr>
              <w:fldChar w:fldCharType="separate"/>
            </w:r>
            <w:r w:rsidR="00A728A2">
              <w:rPr>
                <w:noProof/>
                <w:webHidden/>
              </w:rPr>
              <w:t>39</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43" w:history="1">
            <w:r w:rsidR="00A728A2" w:rsidRPr="000B6F65">
              <w:rPr>
                <w:rStyle w:val="Lienhypertexte"/>
                <w:noProof/>
              </w:rPr>
              <w:t>3.4.4</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Selection Rationale</w:t>
            </w:r>
            <w:r w:rsidR="00A728A2">
              <w:rPr>
                <w:noProof/>
                <w:webHidden/>
              </w:rPr>
              <w:tab/>
            </w:r>
            <w:r w:rsidR="00A728A2">
              <w:rPr>
                <w:noProof/>
                <w:webHidden/>
              </w:rPr>
              <w:fldChar w:fldCharType="begin"/>
            </w:r>
            <w:r w:rsidR="00A728A2">
              <w:rPr>
                <w:noProof/>
                <w:webHidden/>
              </w:rPr>
              <w:instrText xml:space="preserve"> PAGEREF _Toc510702043 \h </w:instrText>
            </w:r>
            <w:r w:rsidR="00A728A2">
              <w:rPr>
                <w:noProof/>
                <w:webHidden/>
              </w:rPr>
            </w:r>
            <w:r w:rsidR="00A728A2">
              <w:rPr>
                <w:noProof/>
                <w:webHidden/>
              </w:rPr>
              <w:fldChar w:fldCharType="separate"/>
            </w:r>
            <w:r w:rsidR="00A728A2">
              <w:rPr>
                <w:noProof/>
                <w:webHidden/>
              </w:rPr>
              <w:t>39</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44" w:history="1">
            <w:r w:rsidR="00A728A2" w:rsidRPr="000B6F65">
              <w:rPr>
                <w:rStyle w:val="Lienhypertexte"/>
                <w:noProof/>
              </w:rPr>
              <w:t>3.4.5</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Architecture Risks</w:t>
            </w:r>
            <w:r w:rsidR="00A728A2">
              <w:rPr>
                <w:noProof/>
                <w:webHidden/>
              </w:rPr>
              <w:tab/>
            </w:r>
            <w:r w:rsidR="00A728A2">
              <w:rPr>
                <w:noProof/>
                <w:webHidden/>
              </w:rPr>
              <w:fldChar w:fldCharType="begin"/>
            </w:r>
            <w:r w:rsidR="00A728A2">
              <w:rPr>
                <w:noProof/>
                <w:webHidden/>
              </w:rPr>
              <w:instrText xml:space="preserve"> PAGEREF _Toc510702044 \h </w:instrText>
            </w:r>
            <w:r w:rsidR="00A728A2">
              <w:rPr>
                <w:noProof/>
                <w:webHidden/>
              </w:rPr>
            </w:r>
            <w:r w:rsidR="00A728A2">
              <w:rPr>
                <w:noProof/>
                <w:webHidden/>
              </w:rPr>
              <w:fldChar w:fldCharType="separate"/>
            </w:r>
            <w:r w:rsidR="00A728A2">
              <w:rPr>
                <w:noProof/>
                <w:webHidden/>
              </w:rPr>
              <w:t>40</w:t>
            </w:r>
            <w:r w:rsidR="00A728A2">
              <w:rPr>
                <w:noProof/>
                <w:webHidden/>
              </w:rPr>
              <w:fldChar w:fldCharType="end"/>
            </w:r>
          </w:hyperlink>
        </w:p>
        <w:p w:rsidR="00A728A2" w:rsidRDefault="00595BAF">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10702045" w:history="1">
            <w:r w:rsidR="00A728A2" w:rsidRPr="000B6F65">
              <w:rPr>
                <w:rStyle w:val="Lienhypertexte"/>
                <w:noProof/>
              </w:rPr>
              <w:t>3.5</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MongoDB Component</w:t>
            </w:r>
            <w:r w:rsidR="00A728A2">
              <w:rPr>
                <w:noProof/>
                <w:webHidden/>
              </w:rPr>
              <w:tab/>
            </w:r>
            <w:r w:rsidR="00A728A2">
              <w:rPr>
                <w:noProof/>
                <w:webHidden/>
              </w:rPr>
              <w:fldChar w:fldCharType="begin"/>
            </w:r>
            <w:r w:rsidR="00A728A2">
              <w:rPr>
                <w:noProof/>
                <w:webHidden/>
              </w:rPr>
              <w:instrText xml:space="preserve"> PAGEREF _Toc510702045 \h </w:instrText>
            </w:r>
            <w:r w:rsidR="00A728A2">
              <w:rPr>
                <w:noProof/>
                <w:webHidden/>
              </w:rPr>
            </w:r>
            <w:r w:rsidR="00A728A2">
              <w:rPr>
                <w:noProof/>
                <w:webHidden/>
              </w:rPr>
              <w:fldChar w:fldCharType="separate"/>
            </w:r>
            <w:r w:rsidR="00A728A2">
              <w:rPr>
                <w:noProof/>
                <w:webHidden/>
              </w:rPr>
              <w:t>40</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46" w:history="1">
            <w:r w:rsidR="00A728A2" w:rsidRPr="000B6F65">
              <w:rPr>
                <w:rStyle w:val="Lienhypertexte"/>
                <w:noProof/>
              </w:rPr>
              <w:t>3.5.1</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Component Functions</w:t>
            </w:r>
            <w:r w:rsidR="00A728A2">
              <w:rPr>
                <w:noProof/>
                <w:webHidden/>
              </w:rPr>
              <w:tab/>
            </w:r>
            <w:r w:rsidR="00A728A2">
              <w:rPr>
                <w:noProof/>
                <w:webHidden/>
              </w:rPr>
              <w:fldChar w:fldCharType="begin"/>
            </w:r>
            <w:r w:rsidR="00A728A2">
              <w:rPr>
                <w:noProof/>
                <w:webHidden/>
              </w:rPr>
              <w:instrText xml:space="preserve"> PAGEREF _Toc510702046 \h </w:instrText>
            </w:r>
            <w:r w:rsidR="00A728A2">
              <w:rPr>
                <w:noProof/>
                <w:webHidden/>
              </w:rPr>
            </w:r>
            <w:r w:rsidR="00A728A2">
              <w:rPr>
                <w:noProof/>
                <w:webHidden/>
              </w:rPr>
              <w:fldChar w:fldCharType="separate"/>
            </w:r>
            <w:r w:rsidR="00A728A2">
              <w:rPr>
                <w:noProof/>
                <w:webHidden/>
              </w:rPr>
              <w:t>40</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47" w:history="1">
            <w:r w:rsidR="00A728A2" w:rsidRPr="000B6F65">
              <w:rPr>
                <w:rStyle w:val="Lienhypertexte"/>
                <w:noProof/>
              </w:rPr>
              <w:t>3.5.2</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Technical Considerations</w:t>
            </w:r>
            <w:r w:rsidR="00A728A2">
              <w:rPr>
                <w:noProof/>
                <w:webHidden/>
              </w:rPr>
              <w:tab/>
            </w:r>
            <w:r w:rsidR="00A728A2">
              <w:rPr>
                <w:noProof/>
                <w:webHidden/>
              </w:rPr>
              <w:fldChar w:fldCharType="begin"/>
            </w:r>
            <w:r w:rsidR="00A728A2">
              <w:rPr>
                <w:noProof/>
                <w:webHidden/>
              </w:rPr>
              <w:instrText xml:space="preserve"> PAGEREF _Toc510702047 \h </w:instrText>
            </w:r>
            <w:r w:rsidR="00A728A2">
              <w:rPr>
                <w:noProof/>
                <w:webHidden/>
              </w:rPr>
            </w:r>
            <w:r w:rsidR="00A728A2">
              <w:rPr>
                <w:noProof/>
                <w:webHidden/>
              </w:rPr>
              <w:fldChar w:fldCharType="separate"/>
            </w:r>
            <w:r w:rsidR="00A728A2">
              <w:rPr>
                <w:noProof/>
                <w:webHidden/>
              </w:rPr>
              <w:t>40</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48" w:history="1">
            <w:r w:rsidR="00A728A2" w:rsidRPr="000B6F65">
              <w:rPr>
                <w:rStyle w:val="Lienhypertexte"/>
                <w:noProof/>
              </w:rPr>
              <w:t>3.5.3</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Selected Product(s)</w:t>
            </w:r>
            <w:r w:rsidR="00A728A2">
              <w:rPr>
                <w:noProof/>
                <w:webHidden/>
              </w:rPr>
              <w:tab/>
            </w:r>
            <w:r w:rsidR="00A728A2">
              <w:rPr>
                <w:noProof/>
                <w:webHidden/>
              </w:rPr>
              <w:fldChar w:fldCharType="begin"/>
            </w:r>
            <w:r w:rsidR="00A728A2">
              <w:rPr>
                <w:noProof/>
                <w:webHidden/>
              </w:rPr>
              <w:instrText xml:space="preserve"> PAGEREF _Toc510702048 \h </w:instrText>
            </w:r>
            <w:r w:rsidR="00A728A2">
              <w:rPr>
                <w:noProof/>
                <w:webHidden/>
              </w:rPr>
            </w:r>
            <w:r w:rsidR="00A728A2">
              <w:rPr>
                <w:noProof/>
                <w:webHidden/>
              </w:rPr>
              <w:fldChar w:fldCharType="separate"/>
            </w:r>
            <w:r w:rsidR="00A728A2">
              <w:rPr>
                <w:noProof/>
                <w:webHidden/>
              </w:rPr>
              <w:t>40</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49" w:history="1">
            <w:r w:rsidR="00A728A2" w:rsidRPr="000B6F65">
              <w:rPr>
                <w:rStyle w:val="Lienhypertexte"/>
                <w:noProof/>
              </w:rPr>
              <w:t>3.5.4</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Selection Rationale</w:t>
            </w:r>
            <w:r w:rsidR="00A728A2">
              <w:rPr>
                <w:noProof/>
                <w:webHidden/>
              </w:rPr>
              <w:tab/>
            </w:r>
            <w:r w:rsidR="00A728A2">
              <w:rPr>
                <w:noProof/>
                <w:webHidden/>
              </w:rPr>
              <w:fldChar w:fldCharType="begin"/>
            </w:r>
            <w:r w:rsidR="00A728A2">
              <w:rPr>
                <w:noProof/>
                <w:webHidden/>
              </w:rPr>
              <w:instrText xml:space="preserve"> PAGEREF _Toc510702049 \h </w:instrText>
            </w:r>
            <w:r w:rsidR="00A728A2">
              <w:rPr>
                <w:noProof/>
                <w:webHidden/>
              </w:rPr>
            </w:r>
            <w:r w:rsidR="00A728A2">
              <w:rPr>
                <w:noProof/>
                <w:webHidden/>
              </w:rPr>
              <w:fldChar w:fldCharType="separate"/>
            </w:r>
            <w:r w:rsidR="00A728A2">
              <w:rPr>
                <w:noProof/>
                <w:webHidden/>
              </w:rPr>
              <w:t>40</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50" w:history="1">
            <w:r w:rsidR="00A728A2" w:rsidRPr="000B6F65">
              <w:rPr>
                <w:rStyle w:val="Lienhypertexte"/>
                <w:noProof/>
              </w:rPr>
              <w:t>3.5.5</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Architecture Risks</w:t>
            </w:r>
            <w:r w:rsidR="00A728A2">
              <w:rPr>
                <w:noProof/>
                <w:webHidden/>
              </w:rPr>
              <w:tab/>
            </w:r>
            <w:r w:rsidR="00A728A2">
              <w:rPr>
                <w:noProof/>
                <w:webHidden/>
              </w:rPr>
              <w:fldChar w:fldCharType="begin"/>
            </w:r>
            <w:r w:rsidR="00A728A2">
              <w:rPr>
                <w:noProof/>
                <w:webHidden/>
              </w:rPr>
              <w:instrText xml:space="preserve"> PAGEREF _Toc510702050 \h </w:instrText>
            </w:r>
            <w:r w:rsidR="00A728A2">
              <w:rPr>
                <w:noProof/>
                <w:webHidden/>
              </w:rPr>
            </w:r>
            <w:r w:rsidR="00A728A2">
              <w:rPr>
                <w:noProof/>
                <w:webHidden/>
              </w:rPr>
              <w:fldChar w:fldCharType="separate"/>
            </w:r>
            <w:r w:rsidR="00A728A2">
              <w:rPr>
                <w:noProof/>
                <w:webHidden/>
              </w:rPr>
              <w:t>41</w:t>
            </w:r>
            <w:r w:rsidR="00A728A2">
              <w:rPr>
                <w:noProof/>
                <w:webHidden/>
              </w:rPr>
              <w:fldChar w:fldCharType="end"/>
            </w:r>
          </w:hyperlink>
        </w:p>
        <w:p w:rsidR="00A728A2" w:rsidRDefault="00595BAF">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10702051" w:history="1">
            <w:r w:rsidR="00A728A2" w:rsidRPr="000B6F65">
              <w:rPr>
                <w:rStyle w:val="Lienhypertexte"/>
                <w:noProof/>
              </w:rPr>
              <w:t>3.6</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PostgreSQL database Component</w:t>
            </w:r>
            <w:r w:rsidR="00A728A2">
              <w:rPr>
                <w:noProof/>
                <w:webHidden/>
              </w:rPr>
              <w:tab/>
            </w:r>
            <w:r w:rsidR="00A728A2">
              <w:rPr>
                <w:noProof/>
                <w:webHidden/>
              </w:rPr>
              <w:fldChar w:fldCharType="begin"/>
            </w:r>
            <w:r w:rsidR="00A728A2">
              <w:rPr>
                <w:noProof/>
                <w:webHidden/>
              </w:rPr>
              <w:instrText xml:space="preserve"> PAGEREF _Toc510702051 \h </w:instrText>
            </w:r>
            <w:r w:rsidR="00A728A2">
              <w:rPr>
                <w:noProof/>
                <w:webHidden/>
              </w:rPr>
            </w:r>
            <w:r w:rsidR="00A728A2">
              <w:rPr>
                <w:noProof/>
                <w:webHidden/>
              </w:rPr>
              <w:fldChar w:fldCharType="separate"/>
            </w:r>
            <w:r w:rsidR="00A728A2">
              <w:rPr>
                <w:noProof/>
                <w:webHidden/>
              </w:rPr>
              <w:t>41</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52" w:history="1">
            <w:r w:rsidR="00A728A2" w:rsidRPr="000B6F65">
              <w:rPr>
                <w:rStyle w:val="Lienhypertexte"/>
                <w:noProof/>
              </w:rPr>
              <w:t>3.6.1</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Component Functions</w:t>
            </w:r>
            <w:r w:rsidR="00A728A2">
              <w:rPr>
                <w:noProof/>
                <w:webHidden/>
              </w:rPr>
              <w:tab/>
            </w:r>
            <w:r w:rsidR="00A728A2">
              <w:rPr>
                <w:noProof/>
                <w:webHidden/>
              </w:rPr>
              <w:fldChar w:fldCharType="begin"/>
            </w:r>
            <w:r w:rsidR="00A728A2">
              <w:rPr>
                <w:noProof/>
                <w:webHidden/>
              </w:rPr>
              <w:instrText xml:space="preserve"> PAGEREF _Toc510702052 \h </w:instrText>
            </w:r>
            <w:r w:rsidR="00A728A2">
              <w:rPr>
                <w:noProof/>
                <w:webHidden/>
              </w:rPr>
            </w:r>
            <w:r w:rsidR="00A728A2">
              <w:rPr>
                <w:noProof/>
                <w:webHidden/>
              </w:rPr>
              <w:fldChar w:fldCharType="separate"/>
            </w:r>
            <w:r w:rsidR="00A728A2">
              <w:rPr>
                <w:noProof/>
                <w:webHidden/>
              </w:rPr>
              <w:t>41</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53" w:history="1">
            <w:r w:rsidR="00A728A2" w:rsidRPr="000B6F65">
              <w:rPr>
                <w:rStyle w:val="Lienhypertexte"/>
                <w:noProof/>
              </w:rPr>
              <w:t>3.6.2</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Technical Considerations</w:t>
            </w:r>
            <w:r w:rsidR="00A728A2">
              <w:rPr>
                <w:noProof/>
                <w:webHidden/>
              </w:rPr>
              <w:tab/>
            </w:r>
            <w:r w:rsidR="00A728A2">
              <w:rPr>
                <w:noProof/>
                <w:webHidden/>
              </w:rPr>
              <w:fldChar w:fldCharType="begin"/>
            </w:r>
            <w:r w:rsidR="00A728A2">
              <w:rPr>
                <w:noProof/>
                <w:webHidden/>
              </w:rPr>
              <w:instrText xml:space="preserve"> PAGEREF _Toc510702053 \h </w:instrText>
            </w:r>
            <w:r w:rsidR="00A728A2">
              <w:rPr>
                <w:noProof/>
                <w:webHidden/>
              </w:rPr>
            </w:r>
            <w:r w:rsidR="00A728A2">
              <w:rPr>
                <w:noProof/>
                <w:webHidden/>
              </w:rPr>
              <w:fldChar w:fldCharType="separate"/>
            </w:r>
            <w:r w:rsidR="00A728A2">
              <w:rPr>
                <w:noProof/>
                <w:webHidden/>
              </w:rPr>
              <w:t>41</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54" w:history="1">
            <w:r w:rsidR="00A728A2" w:rsidRPr="000B6F65">
              <w:rPr>
                <w:rStyle w:val="Lienhypertexte"/>
                <w:noProof/>
              </w:rPr>
              <w:t>3.6.3</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Selected Product(s)</w:t>
            </w:r>
            <w:r w:rsidR="00A728A2">
              <w:rPr>
                <w:noProof/>
                <w:webHidden/>
              </w:rPr>
              <w:tab/>
            </w:r>
            <w:r w:rsidR="00A728A2">
              <w:rPr>
                <w:noProof/>
                <w:webHidden/>
              </w:rPr>
              <w:fldChar w:fldCharType="begin"/>
            </w:r>
            <w:r w:rsidR="00A728A2">
              <w:rPr>
                <w:noProof/>
                <w:webHidden/>
              </w:rPr>
              <w:instrText xml:space="preserve"> PAGEREF _Toc510702054 \h </w:instrText>
            </w:r>
            <w:r w:rsidR="00A728A2">
              <w:rPr>
                <w:noProof/>
                <w:webHidden/>
              </w:rPr>
            </w:r>
            <w:r w:rsidR="00A728A2">
              <w:rPr>
                <w:noProof/>
                <w:webHidden/>
              </w:rPr>
              <w:fldChar w:fldCharType="separate"/>
            </w:r>
            <w:r w:rsidR="00A728A2">
              <w:rPr>
                <w:noProof/>
                <w:webHidden/>
              </w:rPr>
              <w:t>41</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55" w:history="1">
            <w:r w:rsidR="00A728A2" w:rsidRPr="000B6F65">
              <w:rPr>
                <w:rStyle w:val="Lienhypertexte"/>
                <w:noProof/>
              </w:rPr>
              <w:t>3.6.4</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Selection Rationale</w:t>
            </w:r>
            <w:r w:rsidR="00A728A2">
              <w:rPr>
                <w:noProof/>
                <w:webHidden/>
              </w:rPr>
              <w:tab/>
            </w:r>
            <w:r w:rsidR="00A728A2">
              <w:rPr>
                <w:noProof/>
                <w:webHidden/>
              </w:rPr>
              <w:fldChar w:fldCharType="begin"/>
            </w:r>
            <w:r w:rsidR="00A728A2">
              <w:rPr>
                <w:noProof/>
                <w:webHidden/>
              </w:rPr>
              <w:instrText xml:space="preserve"> PAGEREF _Toc510702055 \h </w:instrText>
            </w:r>
            <w:r w:rsidR="00A728A2">
              <w:rPr>
                <w:noProof/>
                <w:webHidden/>
              </w:rPr>
            </w:r>
            <w:r w:rsidR="00A728A2">
              <w:rPr>
                <w:noProof/>
                <w:webHidden/>
              </w:rPr>
              <w:fldChar w:fldCharType="separate"/>
            </w:r>
            <w:r w:rsidR="00A728A2">
              <w:rPr>
                <w:noProof/>
                <w:webHidden/>
              </w:rPr>
              <w:t>42</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56" w:history="1">
            <w:r w:rsidR="00A728A2" w:rsidRPr="000B6F65">
              <w:rPr>
                <w:rStyle w:val="Lienhypertexte"/>
                <w:noProof/>
              </w:rPr>
              <w:t>3.6.5</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Architecture Risks</w:t>
            </w:r>
            <w:r w:rsidR="00A728A2">
              <w:rPr>
                <w:noProof/>
                <w:webHidden/>
              </w:rPr>
              <w:tab/>
            </w:r>
            <w:r w:rsidR="00A728A2">
              <w:rPr>
                <w:noProof/>
                <w:webHidden/>
              </w:rPr>
              <w:fldChar w:fldCharType="begin"/>
            </w:r>
            <w:r w:rsidR="00A728A2">
              <w:rPr>
                <w:noProof/>
                <w:webHidden/>
              </w:rPr>
              <w:instrText xml:space="preserve"> PAGEREF _Toc510702056 \h </w:instrText>
            </w:r>
            <w:r w:rsidR="00A728A2">
              <w:rPr>
                <w:noProof/>
                <w:webHidden/>
              </w:rPr>
            </w:r>
            <w:r w:rsidR="00A728A2">
              <w:rPr>
                <w:noProof/>
                <w:webHidden/>
              </w:rPr>
              <w:fldChar w:fldCharType="separate"/>
            </w:r>
            <w:r w:rsidR="00A728A2">
              <w:rPr>
                <w:noProof/>
                <w:webHidden/>
              </w:rPr>
              <w:t>42</w:t>
            </w:r>
            <w:r w:rsidR="00A728A2">
              <w:rPr>
                <w:noProof/>
                <w:webHidden/>
              </w:rPr>
              <w:fldChar w:fldCharType="end"/>
            </w:r>
          </w:hyperlink>
        </w:p>
        <w:p w:rsidR="00A728A2" w:rsidRDefault="00595BAF">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10702057" w:history="1">
            <w:r w:rsidR="00A728A2" w:rsidRPr="000B6F65">
              <w:rPr>
                <w:rStyle w:val="Lienhypertexte"/>
                <w:noProof/>
              </w:rPr>
              <w:t>3.7</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Galera/MySQL cluster Component</w:t>
            </w:r>
            <w:r w:rsidR="00A728A2">
              <w:rPr>
                <w:noProof/>
                <w:webHidden/>
              </w:rPr>
              <w:tab/>
            </w:r>
            <w:r w:rsidR="00A728A2">
              <w:rPr>
                <w:noProof/>
                <w:webHidden/>
              </w:rPr>
              <w:fldChar w:fldCharType="begin"/>
            </w:r>
            <w:r w:rsidR="00A728A2">
              <w:rPr>
                <w:noProof/>
                <w:webHidden/>
              </w:rPr>
              <w:instrText xml:space="preserve"> PAGEREF _Toc510702057 \h </w:instrText>
            </w:r>
            <w:r w:rsidR="00A728A2">
              <w:rPr>
                <w:noProof/>
                <w:webHidden/>
              </w:rPr>
            </w:r>
            <w:r w:rsidR="00A728A2">
              <w:rPr>
                <w:noProof/>
                <w:webHidden/>
              </w:rPr>
              <w:fldChar w:fldCharType="separate"/>
            </w:r>
            <w:r w:rsidR="00A728A2">
              <w:rPr>
                <w:noProof/>
                <w:webHidden/>
              </w:rPr>
              <w:t>42</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58" w:history="1">
            <w:r w:rsidR="00A728A2" w:rsidRPr="000B6F65">
              <w:rPr>
                <w:rStyle w:val="Lienhypertexte"/>
                <w:noProof/>
              </w:rPr>
              <w:t>3.7.1</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Component Functions</w:t>
            </w:r>
            <w:r w:rsidR="00A728A2">
              <w:rPr>
                <w:noProof/>
                <w:webHidden/>
              </w:rPr>
              <w:tab/>
            </w:r>
            <w:r w:rsidR="00A728A2">
              <w:rPr>
                <w:noProof/>
                <w:webHidden/>
              </w:rPr>
              <w:fldChar w:fldCharType="begin"/>
            </w:r>
            <w:r w:rsidR="00A728A2">
              <w:rPr>
                <w:noProof/>
                <w:webHidden/>
              </w:rPr>
              <w:instrText xml:space="preserve"> PAGEREF _Toc510702058 \h </w:instrText>
            </w:r>
            <w:r w:rsidR="00A728A2">
              <w:rPr>
                <w:noProof/>
                <w:webHidden/>
              </w:rPr>
            </w:r>
            <w:r w:rsidR="00A728A2">
              <w:rPr>
                <w:noProof/>
                <w:webHidden/>
              </w:rPr>
              <w:fldChar w:fldCharType="separate"/>
            </w:r>
            <w:r w:rsidR="00A728A2">
              <w:rPr>
                <w:noProof/>
                <w:webHidden/>
              </w:rPr>
              <w:t>42</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59" w:history="1">
            <w:r w:rsidR="00A728A2" w:rsidRPr="000B6F65">
              <w:rPr>
                <w:rStyle w:val="Lienhypertexte"/>
                <w:noProof/>
              </w:rPr>
              <w:t>3.7.2</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Technical Considerations</w:t>
            </w:r>
            <w:r w:rsidR="00A728A2">
              <w:rPr>
                <w:noProof/>
                <w:webHidden/>
              </w:rPr>
              <w:tab/>
            </w:r>
            <w:r w:rsidR="00A728A2">
              <w:rPr>
                <w:noProof/>
                <w:webHidden/>
              </w:rPr>
              <w:fldChar w:fldCharType="begin"/>
            </w:r>
            <w:r w:rsidR="00A728A2">
              <w:rPr>
                <w:noProof/>
                <w:webHidden/>
              </w:rPr>
              <w:instrText xml:space="preserve"> PAGEREF _Toc510702059 \h </w:instrText>
            </w:r>
            <w:r w:rsidR="00A728A2">
              <w:rPr>
                <w:noProof/>
                <w:webHidden/>
              </w:rPr>
            </w:r>
            <w:r w:rsidR="00A728A2">
              <w:rPr>
                <w:noProof/>
                <w:webHidden/>
              </w:rPr>
              <w:fldChar w:fldCharType="separate"/>
            </w:r>
            <w:r w:rsidR="00A728A2">
              <w:rPr>
                <w:noProof/>
                <w:webHidden/>
              </w:rPr>
              <w:t>42</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60" w:history="1">
            <w:r w:rsidR="00A728A2" w:rsidRPr="000B6F65">
              <w:rPr>
                <w:rStyle w:val="Lienhypertexte"/>
                <w:noProof/>
              </w:rPr>
              <w:t>3.7.3</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Selected Product(s)</w:t>
            </w:r>
            <w:r w:rsidR="00A728A2">
              <w:rPr>
                <w:noProof/>
                <w:webHidden/>
              </w:rPr>
              <w:tab/>
            </w:r>
            <w:r w:rsidR="00A728A2">
              <w:rPr>
                <w:noProof/>
                <w:webHidden/>
              </w:rPr>
              <w:fldChar w:fldCharType="begin"/>
            </w:r>
            <w:r w:rsidR="00A728A2">
              <w:rPr>
                <w:noProof/>
                <w:webHidden/>
              </w:rPr>
              <w:instrText xml:space="preserve"> PAGEREF _Toc510702060 \h </w:instrText>
            </w:r>
            <w:r w:rsidR="00A728A2">
              <w:rPr>
                <w:noProof/>
                <w:webHidden/>
              </w:rPr>
            </w:r>
            <w:r w:rsidR="00A728A2">
              <w:rPr>
                <w:noProof/>
                <w:webHidden/>
              </w:rPr>
              <w:fldChar w:fldCharType="separate"/>
            </w:r>
            <w:r w:rsidR="00A728A2">
              <w:rPr>
                <w:noProof/>
                <w:webHidden/>
              </w:rPr>
              <w:t>42</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61" w:history="1">
            <w:r w:rsidR="00A728A2" w:rsidRPr="000B6F65">
              <w:rPr>
                <w:rStyle w:val="Lienhypertexte"/>
                <w:noProof/>
              </w:rPr>
              <w:t>3.7.4</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Selection Rationale</w:t>
            </w:r>
            <w:r w:rsidR="00A728A2">
              <w:rPr>
                <w:noProof/>
                <w:webHidden/>
              </w:rPr>
              <w:tab/>
            </w:r>
            <w:r w:rsidR="00A728A2">
              <w:rPr>
                <w:noProof/>
                <w:webHidden/>
              </w:rPr>
              <w:fldChar w:fldCharType="begin"/>
            </w:r>
            <w:r w:rsidR="00A728A2">
              <w:rPr>
                <w:noProof/>
                <w:webHidden/>
              </w:rPr>
              <w:instrText xml:space="preserve"> PAGEREF _Toc510702061 \h </w:instrText>
            </w:r>
            <w:r w:rsidR="00A728A2">
              <w:rPr>
                <w:noProof/>
                <w:webHidden/>
              </w:rPr>
            </w:r>
            <w:r w:rsidR="00A728A2">
              <w:rPr>
                <w:noProof/>
                <w:webHidden/>
              </w:rPr>
              <w:fldChar w:fldCharType="separate"/>
            </w:r>
            <w:r w:rsidR="00A728A2">
              <w:rPr>
                <w:noProof/>
                <w:webHidden/>
              </w:rPr>
              <w:t>42</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62" w:history="1">
            <w:r w:rsidR="00A728A2" w:rsidRPr="000B6F65">
              <w:rPr>
                <w:rStyle w:val="Lienhypertexte"/>
                <w:i/>
                <w:noProof/>
              </w:rPr>
              <w:t>3.7.5</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Architecture Risks</w:t>
            </w:r>
            <w:r w:rsidR="00A728A2">
              <w:rPr>
                <w:noProof/>
                <w:webHidden/>
              </w:rPr>
              <w:tab/>
            </w:r>
            <w:r w:rsidR="00A728A2">
              <w:rPr>
                <w:noProof/>
                <w:webHidden/>
              </w:rPr>
              <w:fldChar w:fldCharType="begin"/>
            </w:r>
            <w:r w:rsidR="00A728A2">
              <w:rPr>
                <w:noProof/>
                <w:webHidden/>
              </w:rPr>
              <w:instrText xml:space="preserve"> PAGEREF _Toc510702062 \h </w:instrText>
            </w:r>
            <w:r w:rsidR="00A728A2">
              <w:rPr>
                <w:noProof/>
                <w:webHidden/>
              </w:rPr>
            </w:r>
            <w:r w:rsidR="00A728A2">
              <w:rPr>
                <w:noProof/>
                <w:webHidden/>
              </w:rPr>
              <w:fldChar w:fldCharType="separate"/>
            </w:r>
            <w:r w:rsidR="00A728A2">
              <w:rPr>
                <w:noProof/>
                <w:webHidden/>
              </w:rPr>
              <w:t>42</w:t>
            </w:r>
            <w:r w:rsidR="00A728A2">
              <w:rPr>
                <w:noProof/>
                <w:webHidden/>
              </w:rPr>
              <w:fldChar w:fldCharType="end"/>
            </w:r>
          </w:hyperlink>
        </w:p>
        <w:p w:rsidR="00A728A2" w:rsidRDefault="00595BAF">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10702063" w:history="1">
            <w:r w:rsidR="00A728A2" w:rsidRPr="000B6F65">
              <w:rPr>
                <w:rStyle w:val="Lienhypertexte"/>
                <w:noProof/>
              </w:rPr>
              <w:t>3.8</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Cosmos Big Data Components, Cygnus &amp; Comet</w:t>
            </w:r>
            <w:r w:rsidR="00A728A2">
              <w:rPr>
                <w:noProof/>
                <w:webHidden/>
              </w:rPr>
              <w:tab/>
            </w:r>
            <w:r w:rsidR="00A728A2">
              <w:rPr>
                <w:noProof/>
                <w:webHidden/>
              </w:rPr>
              <w:fldChar w:fldCharType="begin"/>
            </w:r>
            <w:r w:rsidR="00A728A2">
              <w:rPr>
                <w:noProof/>
                <w:webHidden/>
              </w:rPr>
              <w:instrText xml:space="preserve"> PAGEREF _Toc510702063 \h </w:instrText>
            </w:r>
            <w:r w:rsidR="00A728A2">
              <w:rPr>
                <w:noProof/>
                <w:webHidden/>
              </w:rPr>
            </w:r>
            <w:r w:rsidR="00A728A2">
              <w:rPr>
                <w:noProof/>
                <w:webHidden/>
              </w:rPr>
              <w:fldChar w:fldCharType="separate"/>
            </w:r>
            <w:r w:rsidR="00A728A2">
              <w:rPr>
                <w:noProof/>
                <w:webHidden/>
              </w:rPr>
              <w:t>42</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64" w:history="1">
            <w:r w:rsidR="00A728A2" w:rsidRPr="000B6F65">
              <w:rPr>
                <w:rStyle w:val="Lienhypertexte"/>
                <w:noProof/>
              </w:rPr>
              <w:t>3.8.1</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Component Functions</w:t>
            </w:r>
            <w:r w:rsidR="00A728A2">
              <w:rPr>
                <w:noProof/>
                <w:webHidden/>
              </w:rPr>
              <w:tab/>
            </w:r>
            <w:r w:rsidR="00A728A2">
              <w:rPr>
                <w:noProof/>
                <w:webHidden/>
              </w:rPr>
              <w:fldChar w:fldCharType="begin"/>
            </w:r>
            <w:r w:rsidR="00A728A2">
              <w:rPr>
                <w:noProof/>
                <w:webHidden/>
              </w:rPr>
              <w:instrText xml:space="preserve"> PAGEREF _Toc510702064 \h </w:instrText>
            </w:r>
            <w:r w:rsidR="00A728A2">
              <w:rPr>
                <w:noProof/>
                <w:webHidden/>
              </w:rPr>
            </w:r>
            <w:r w:rsidR="00A728A2">
              <w:rPr>
                <w:noProof/>
                <w:webHidden/>
              </w:rPr>
              <w:fldChar w:fldCharType="separate"/>
            </w:r>
            <w:r w:rsidR="00A728A2">
              <w:rPr>
                <w:noProof/>
                <w:webHidden/>
              </w:rPr>
              <w:t>42</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65" w:history="1">
            <w:r w:rsidR="00A728A2" w:rsidRPr="000B6F65">
              <w:rPr>
                <w:rStyle w:val="Lienhypertexte"/>
                <w:noProof/>
              </w:rPr>
              <w:t>3.8.2</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Technical Considerations</w:t>
            </w:r>
            <w:r w:rsidR="00A728A2">
              <w:rPr>
                <w:noProof/>
                <w:webHidden/>
              </w:rPr>
              <w:tab/>
            </w:r>
            <w:r w:rsidR="00A728A2">
              <w:rPr>
                <w:noProof/>
                <w:webHidden/>
              </w:rPr>
              <w:fldChar w:fldCharType="begin"/>
            </w:r>
            <w:r w:rsidR="00A728A2">
              <w:rPr>
                <w:noProof/>
                <w:webHidden/>
              </w:rPr>
              <w:instrText xml:space="preserve"> PAGEREF _Toc510702065 \h </w:instrText>
            </w:r>
            <w:r w:rsidR="00A728A2">
              <w:rPr>
                <w:noProof/>
                <w:webHidden/>
              </w:rPr>
            </w:r>
            <w:r w:rsidR="00A728A2">
              <w:rPr>
                <w:noProof/>
                <w:webHidden/>
              </w:rPr>
              <w:fldChar w:fldCharType="separate"/>
            </w:r>
            <w:r w:rsidR="00A728A2">
              <w:rPr>
                <w:noProof/>
                <w:webHidden/>
              </w:rPr>
              <w:t>44</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66" w:history="1">
            <w:r w:rsidR="00A728A2" w:rsidRPr="000B6F65">
              <w:rPr>
                <w:rStyle w:val="Lienhypertexte"/>
                <w:noProof/>
              </w:rPr>
              <w:t>3.8.3</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Selected Product(s)</w:t>
            </w:r>
            <w:r w:rsidR="00A728A2">
              <w:rPr>
                <w:noProof/>
                <w:webHidden/>
              </w:rPr>
              <w:tab/>
            </w:r>
            <w:r w:rsidR="00A728A2">
              <w:rPr>
                <w:noProof/>
                <w:webHidden/>
              </w:rPr>
              <w:fldChar w:fldCharType="begin"/>
            </w:r>
            <w:r w:rsidR="00A728A2">
              <w:rPr>
                <w:noProof/>
                <w:webHidden/>
              </w:rPr>
              <w:instrText xml:space="preserve"> PAGEREF _Toc510702066 \h </w:instrText>
            </w:r>
            <w:r w:rsidR="00A728A2">
              <w:rPr>
                <w:noProof/>
                <w:webHidden/>
              </w:rPr>
            </w:r>
            <w:r w:rsidR="00A728A2">
              <w:rPr>
                <w:noProof/>
                <w:webHidden/>
              </w:rPr>
              <w:fldChar w:fldCharType="separate"/>
            </w:r>
            <w:r w:rsidR="00A728A2">
              <w:rPr>
                <w:noProof/>
                <w:webHidden/>
              </w:rPr>
              <w:t>45</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67" w:history="1">
            <w:r w:rsidR="00A728A2" w:rsidRPr="000B6F65">
              <w:rPr>
                <w:rStyle w:val="Lienhypertexte"/>
                <w:noProof/>
              </w:rPr>
              <w:t>3.8.4</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Selection Rationale</w:t>
            </w:r>
            <w:r w:rsidR="00A728A2">
              <w:rPr>
                <w:noProof/>
                <w:webHidden/>
              </w:rPr>
              <w:tab/>
            </w:r>
            <w:r w:rsidR="00A728A2">
              <w:rPr>
                <w:noProof/>
                <w:webHidden/>
              </w:rPr>
              <w:fldChar w:fldCharType="begin"/>
            </w:r>
            <w:r w:rsidR="00A728A2">
              <w:rPr>
                <w:noProof/>
                <w:webHidden/>
              </w:rPr>
              <w:instrText xml:space="preserve"> PAGEREF _Toc510702067 \h </w:instrText>
            </w:r>
            <w:r w:rsidR="00A728A2">
              <w:rPr>
                <w:noProof/>
                <w:webHidden/>
              </w:rPr>
            </w:r>
            <w:r w:rsidR="00A728A2">
              <w:rPr>
                <w:noProof/>
                <w:webHidden/>
              </w:rPr>
              <w:fldChar w:fldCharType="separate"/>
            </w:r>
            <w:r w:rsidR="00A728A2">
              <w:rPr>
                <w:noProof/>
                <w:webHidden/>
              </w:rPr>
              <w:t>45</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68" w:history="1">
            <w:r w:rsidR="00A728A2" w:rsidRPr="000B6F65">
              <w:rPr>
                <w:rStyle w:val="Lienhypertexte"/>
                <w:noProof/>
              </w:rPr>
              <w:t>3.8.5</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Architecture Risks</w:t>
            </w:r>
            <w:r w:rsidR="00A728A2">
              <w:rPr>
                <w:noProof/>
                <w:webHidden/>
              </w:rPr>
              <w:tab/>
            </w:r>
            <w:r w:rsidR="00A728A2">
              <w:rPr>
                <w:noProof/>
                <w:webHidden/>
              </w:rPr>
              <w:fldChar w:fldCharType="begin"/>
            </w:r>
            <w:r w:rsidR="00A728A2">
              <w:rPr>
                <w:noProof/>
                <w:webHidden/>
              </w:rPr>
              <w:instrText xml:space="preserve"> PAGEREF _Toc510702068 \h </w:instrText>
            </w:r>
            <w:r w:rsidR="00A728A2">
              <w:rPr>
                <w:noProof/>
                <w:webHidden/>
              </w:rPr>
            </w:r>
            <w:r w:rsidR="00A728A2">
              <w:rPr>
                <w:noProof/>
                <w:webHidden/>
              </w:rPr>
              <w:fldChar w:fldCharType="separate"/>
            </w:r>
            <w:r w:rsidR="00A728A2">
              <w:rPr>
                <w:noProof/>
                <w:webHidden/>
              </w:rPr>
              <w:t>46</w:t>
            </w:r>
            <w:r w:rsidR="00A728A2">
              <w:rPr>
                <w:noProof/>
                <w:webHidden/>
              </w:rPr>
              <w:fldChar w:fldCharType="end"/>
            </w:r>
          </w:hyperlink>
        </w:p>
        <w:p w:rsidR="00A728A2" w:rsidRDefault="00595BAF">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10702069" w:history="1">
            <w:r w:rsidR="00A728A2" w:rsidRPr="000B6F65">
              <w:rPr>
                <w:rStyle w:val="Lienhypertexte"/>
                <w:noProof/>
              </w:rPr>
              <w:t>3.9</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Knowage Analytics Component</w:t>
            </w:r>
            <w:r w:rsidR="00A728A2">
              <w:rPr>
                <w:noProof/>
                <w:webHidden/>
              </w:rPr>
              <w:tab/>
            </w:r>
            <w:r w:rsidR="00A728A2">
              <w:rPr>
                <w:noProof/>
                <w:webHidden/>
              </w:rPr>
              <w:fldChar w:fldCharType="begin"/>
            </w:r>
            <w:r w:rsidR="00A728A2">
              <w:rPr>
                <w:noProof/>
                <w:webHidden/>
              </w:rPr>
              <w:instrText xml:space="preserve"> PAGEREF _Toc510702069 \h </w:instrText>
            </w:r>
            <w:r w:rsidR="00A728A2">
              <w:rPr>
                <w:noProof/>
                <w:webHidden/>
              </w:rPr>
            </w:r>
            <w:r w:rsidR="00A728A2">
              <w:rPr>
                <w:noProof/>
                <w:webHidden/>
              </w:rPr>
              <w:fldChar w:fldCharType="separate"/>
            </w:r>
            <w:r w:rsidR="00A728A2">
              <w:rPr>
                <w:noProof/>
                <w:webHidden/>
              </w:rPr>
              <w:t>46</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70" w:history="1">
            <w:r w:rsidR="00A728A2" w:rsidRPr="000B6F65">
              <w:rPr>
                <w:rStyle w:val="Lienhypertexte"/>
                <w:noProof/>
              </w:rPr>
              <w:t>3.9.1</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Component Functions</w:t>
            </w:r>
            <w:r w:rsidR="00A728A2">
              <w:rPr>
                <w:noProof/>
                <w:webHidden/>
              </w:rPr>
              <w:tab/>
            </w:r>
            <w:r w:rsidR="00A728A2">
              <w:rPr>
                <w:noProof/>
                <w:webHidden/>
              </w:rPr>
              <w:fldChar w:fldCharType="begin"/>
            </w:r>
            <w:r w:rsidR="00A728A2">
              <w:rPr>
                <w:noProof/>
                <w:webHidden/>
              </w:rPr>
              <w:instrText xml:space="preserve"> PAGEREF _Toc510702070 \h </w:instrText>
            </w:r>
            <w:r w:rsidR="00A728A2">
              <w:rPr>
                <w:noProof/>
                <w:webHidden/>
              </w:rPr>
            </w:r>
            <w:r w:rsidR="00A728A2">
              <w:rPr>
                <w:noProof/>
                <w:webHidden/>
              </w:rPr>
              <w:fldChar w:fldCharType="separate"/>
            </w:r>
            <w:r w:rsidR="00A728A2">
              <w:rPr>
                <w:noProof/>
                <w:webHidden/>
              </w:rPr>
              <w:t>46</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71" w:history="1">
            <w:r w:rsidR="00A728A2" w:rsidRPr="000B6F65">
              <w:rPr>
                <w:rStyle w:val="Lienhypertexte"/>
                <w:noProof/>
              </w:rPr>
              <w:t>3.9.2</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Technical Considerations</w:t>
            </w:r>
            <w:r w:rsidR="00A728A2">
              <w:rPr>
                <w:noProof/>
                <w:webHidden/>
              </w:rPr>
              <w:tab/>
            </w:r>
            <w:r w:rsidR="00A728A2">
              <w:rPr>
                <w:noProof/>
                <w:webHidden/>
              </w:rPr>
              <w:fldChar w:fldCharType="begin"/>
            </w:r>
            <w:r w:rsidR="00A728A2">
              <w:rPr>
                <w:noProof/>
                <w:webHidden/>
              </w:rPr>
              <w:instrText xml:space="preserve"> PAGEREF _Toc510702071 \h </w:instrText>
            </w:r>
            <w:r w:rsidR="00A728A2">
              <w:rPr>
                <w:noProof/>
                <w:webHidden/>
              </w:rPr>
            </w:r>
            <w:r w:rsidR="00A728A2">
              <w:rPr>
                <w:noProof/>
                <w:webHidden/>
              </w:rPr>
              <w:fldChar w:fldCharType="separate"/>
            </w:r>
            <w:r w:rsidR="00A728A2">
              <w:rPr>
                <w:noProof/>
                <w:webHidden/>
              </w:rPr>
              <w:t>47</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72" w:history="1">
            <w:r w:rsidR="00A728A2" w:rsidRPr="000B6F65">
              <w:rPr>
                <w:rStyle w:val="Lienhypertexte"/>
                <w:noProof/>
              </w:rPr>
              <w:t>3.9.3</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Selected Product(s)</w:t>
            </w:r>
            <w:r w:rsidR="00A728A2">
              <w:rPr>
                <w:noProof/>
                <w:webHidden/>
              </w:rPr>
              <w:tab/>
            </w:r>
            <w:r w:rsidR="00A728A2">
              <w:rPr>
                <w:noProof/>
                <w:webHidden/>
              </w:rPr>
              <w:fldChar w:fldCharType="begin"/>
            </w:r>
            <w:r w:rsidR="00A728A2">
              <w:rPr>
                <w:noProof/>
                <w:webHidden/>
              </w:rPr>
              <w:instrText xml:space="preserve"> PAGEREF _Toc510702072 \h </w:instrText>
            </w:r>
            <w:r w:rsidR="00A728A2">
              <w:rPr>
                <w:noProof/>
                <w:webHidden/>
              </w:rPr>
            </w:r>
            <w:r w:rsidR="00A728A2">
              <w:rPr>
                <w:noProof/>
                <w:webHidden/>
              </w:rPr>
              <w:fldChar w:fldCharType="separate"/>
            </w:r>
            <w:r w:rsidR="00A728A2">
              <w:rPr>
                <w:noProof/>
                <w:webHidden/>
              </w:rPr>
              <w:t>47</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73" w:history="1">
            <w:r w:rsidR="00A728A2" w:rsidRPr="000B6F65">
              <w:rPr>
                <w:rStyle w:val="Lienhypertexte"/>
                <w:noProof/>
              </w:rPr>
              <w:t>3.9.4</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Selection Rationale</w:t>
            </w:r>
            <w:r w:rsidR="00A728A2">
              <w:rPr>
                <w:noProof/>
                <w:webHidden/>
              </w:rPr>
              <w:tab/>
            </w:r>
            <w:r w:rsidR="00A728A2">
              <w:rPr>
                <w:noProof/>
                <w:webHidden/>
              </w:rPr>
              <w:fldChar w:fldCharType="begin"/>
            </w:r>
            <w:r w:rsidR="00A728A2">
              <w:rPr>
                <w:noProof/>
                <w:webHidden/>
              </w:rPr>
              <w:instrText xml:space="preserve"> PAGEREF _Toc510702073 \h </w:instrText>
            </w:r>
            <w:r w:rsidR="00A728A2">
              <w:rPr>
                <w:noProof/>
                <w:webHidden/>
              </w:rPr>
            </w:r>
            <w:r w:rsidR="00A728A2">
              <w:rPr>
                <w:noProof/>
                <w:webHidden/>
              </w:rPr>
              <w:fldChar w:fldCharType="separate"/>
            </w:r>
            <w:r w:rsidR="00A728A2">
              <w:rPr>
                <w:noProof/>
                <w:webHidden/>
              </w:rPr>
              <w:t>47</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074" w:history="1">
            <w:r w:rsidR="00A728A2" w:rsidRPr="000B6F65">
              <w:rPr>
                <w:rStyle w:val="Lienhypertexte"/>
                <w:i/>
                <w:noProof/>
              </w:rPr>
              <w:t>3.9.5</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Architecture Risks</w:t>
            </w:r>
            <w:r w:rsidR="00A728A2">
              <w:rPr>
                <w:noProof/>
                <w:webHidden/>
              </w:rPr>
              <w:tab/>
            </w:r>
            <w:r w:rsidR="00A728A2">
              <w:rPr>
                <w:noProof/>
                <w:webHidden/>
              </w:rPr>
              <w:fldChar w:fldCharType="begin"/>
            </w:r>
            <w:r w:rsidR="00A728A2">
              <w:rPr>
                <w:noProof/>
                <w:webHidden/>
              </w:rPr>
              <w:instrText xml:space="preserve"> PAGEREF _Toc510702074 \h </w:instrText>
            </w:r>
            <w:r w:rsidR="00A728A2">
              <w:rPr>
                <w:noProof/>
                <w:webHidden/>
              </w:rPr>
            </w:r>
            <w:r w:rsidR="00A728A2">
              <w:rPr>
                <w:noProof/>
                <w:webHidden/>
              </w:rPr>
              <w:fldChar w:fldCharType="separate"/>
            </w:r>
            <w:r w:rsidR="00A728A2">
              <w:rPr>
                <w:noProof/>
                <w:webHidden/>
              </w:rPr>
              <w:t>47</w:t>
            </w:r>
            <w:r w:rsidR="00A728A2">
              <w:rPr>
                <w:noProof/>
                <w:webHidden/>
              </w:rPr>
              <w:fldChar w:fldCharType="end"/>
            </w:r>
          </w:hyperlink>
        </w:p>
        <w:p w:rsidR="00A728A2" w:rsidRDefault="00595BAF">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10702075" w:history="1">
            <w:r w:rsidR="00A728A2" w:rsidRPr="000B6F65">
              <w:rPr>
                <w:rStyle w:val="Lienhypertexte"/>
                <w:noProof/>
              </w:rPr>
              <w:t>3.10</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CKAN Open Data Component</w:t>
            </w:r>
            <w:r w:rsidR="00A728A2">
              <w:rPr>
                <w:noProof/>
                <w:webHidden/>
              </w:rPr>
              <w:tab/>
            </w:r>
            <w:r w:rsidR="00A728A2">
              <w:rPr>
                <w:noProof/>
                <w:webHidden/>
              </w:rPr>
              <w:fldChar w:fldCharType="begin"/>
            </w:r>
            <w:r w:rsidR="00A728A2">
              <w:rPr>
                <w:noProof/>
                <w:webHidden/>
              </w:rPr>
              <w:instrText xml:space="preserve"> PAGEREF _Toc510702075 \h </w:instrText>
            </w:r>
            <w:r w:rsidR="00A728A2">
              <w:rPr>
                <w:noProof/>
                <w:webHidden/>
              </w:rPr>
            </w:r>
            <w:r w:rsidR="00A728A2">
              <w:rPr>
                <w:noProof/>
                <w:webHidden/>
              </w:rPr>
              <w:fldChar w:fldCharType="separate"/>
            </w:r>
            <w:r w:rsidR="00A728A2">
              <w:rPr>
                <w:noProof/>
                <w:webHidden/>
              </w:rPr>
              <w:t>47</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076" w:history="1">
            <w:r w:rsidR="00A728A2" w:rsidRPr="000B6F65">
              <w:rPr>
                <w:rStyle w:val="Lienhypertexte"/>
                <w:noProof/>
              </w:rPr>
              <w:t>3.10.1</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Component Functions</w:t>
            </w:r>
            <w:r w:rsidR="00A728A2">
              <w:rPr>
                <w:noProof/>
                <w:webHidden/>
              </w:rPr>
              <w:tab/>
            </w:r>
            <w:r w:rsidR="00A728A2">
              <w:rPr>
                <w:noProof/>
                <w:webHidden/>
              </w:rPr>
              <w:fldChar w:fldCharType="begin"/>
            </w:r>
            <w:r w:rsidR="00A728A2">
              <w:rPr>
                <w:noProof/>
                <w:webHidden/>
              </w:rPr>
              <w:instrText xml:space="preserve"> PAGEREF _Toc510702076 \h </w:instrText>
            </w:r>
            <w:r w:rsidR="00A728A2">
              <w:rPr>
                <w:noProof/>
                <w:webHidden/>
              </w:rPr>
            </w:r>
            <w:r w:rsidR="00A728A2">
              <w:rPr>
                <w:noProof/>
                <w:webHidden/>
              </w:rPr>
              <w:fldChar w:fldCharType="separate"/>
            </w:r>
            <w:r w:rsidR="00A728A2">
              <w:rPr>
                <w:noProof/>
                <w:webHidden/>
              </w:rPr>
              <w:t>47</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077" w:history="1">
            <w:r w:rsidR="00A728A2" w:rsidRPr="000B6F65">
              <w:rPr>
                <w:rStyle w:val="Lienhypertexte"/>
                <w:noProof/>
              </w:rPr>
              <w:t>3.10.2</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Technical Considerations</w:t>
            </w:r>
            <w:r w:rsidR="00A728A2">
              <w:rPr>
                <w:noProof/>
                <w:webHidden/>
              </w:rPr>
              <w:tab/>
            </w:r>
            <w:r w:rsidR="00A728A2">
              <w:rPr>
                <w:noProof/>
                <w:webHidden/>
              </w:rPr>
              <w:fldChar w:fldCharType="begin"/>
            </w:r>
            <w:r w:rsidR="00A728A2">
              <w:rPr>
                <w:noProof/>
                <w:webHidden/>
              </w:rPr>
              <w:instrText xml:space="preserve"> PAGEREF _Toc510702077 \h </w:instrText>
            </w:r>
            <w:r w:rsidR="00A728A2">
              <w:rPr>
                <w:noProof/>
                <w:webHidden/>
              </w:rPr>
            </w:r>
            <w:r w:rsidR="00A728A2">
              <w:rPr>
                <w:noProof/>
                <w:webHidden/>
              </w:rPr>
              <w:fldChar w:fldCharType="separate"/>
            </w:r>
            <w:r w:rsidR="00A728A2">
              <w:rPr>
                <w:noProof/>
                <w:webHidden/>
              </w:rPr>
              <w:t>48</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078" w:history="1">
            <w:r w:rsidR="00A728A2" w:rsidRPr="000B6F65">
              <w:rPr>
                <w:rStyle w:val="Lienhypertexte"/>
                <w:noProof/>
              </w:rPr>
              <w:t>3.10.3</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Selected Product(s)</w:t>
            </w:r>
            <w:r w:rsidR="00A728A2">
              <w:rPr>
                <w:noProof/>
                <w:webHidden/>
              </w:rPr>
              <w:tab/>
            </w:r>
            <w:r w:rsidR="00A728A2">
              <w:rPr>
                <w:noProof/>
                <w:webHidden/>
              </w:rPr>
              <w:fldChar w:fldCharType="begin"/>
            </w:r>
            <w:r w:rsidR="00A728A2">
              <w:rPr>
                <w:noProof/>
                <w:webHidden/>
              </w:rPr>
              <w:instrText xml:space="preserve"> PAGEREF _Toc510702078 \h </w:instrText>
            </w:r>
            <w:r w:rsidR="00A728A2">
              <w:rPr>
                <w:noProof/>
                <w:webHidden/>
              </w:rPr>
            </w:r>
            <w:r w:rsidR="00A728A2">
              <w:rPr>
                <w:noProof/>
                <w:webHidden/>
              </w:rPr>
              <w:fldChar w:fldCharType="separate"/>
            </w:r>
            <w:r w:rsidR="00A728A2">
              <w:rPr>
                <w:noProof/>
                <w:webHidden/>
              </w:rPr>
              <w:t>48</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079" w:history="1">
            <w:r w:rsidR="00A728A2" w:rsidRPr="000B6F65">
              <w:rPr>
                <w:rStyle w:val="Lienhypertexte"/>
                <w:noProof/>
              </w:rPr>
              <w:t>3.10.4</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Selection Rationale</w:t>
            </w:r>
            <w:r w:rsidR="00A728A2">
              <w:rPr>
                <w:noProof/>
                <w:webHidden/>
              </w:rPr>
              <w:tab/>
            </w:r>
            <w:r w:rsidR="00A728A2">
              <w:rPr>
                <w:noProof/>
                <w:webHidden/>
              </w:rPr>
              <w:fldChar w:fldCharType="begin"/>
            </w:r>
            <w:r w:rsidR="00A728A2">
              <w:rPr>
                <w:noProof/>
                <w:webHidden/>
              </w:rPr>
              <w:instrText xml:space="preserve"> PAGEREF _Toc510702079 \h </w:instrText>
            </w:r>
            <w:r w:rsidR="00A728A2">
              <w:rPr>
                <w:noProof/>
                <w:webHidden/>
              </w:rPr>
            </w:r>
            <w:r w:rsidR="00A728A2">
              <w:rPr>
                <w:noProof/>
                <w:webHidden/>
              </w:rPr>
              <w:fldChar w:fldCharType="separate"/>
            </w:r>
            <w:r w:rsidR="00A728A2">
              <w:rPr>
                <w:noProof/>
                <w:webHidden/>
              </w:rPr>
              <w:t>48</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080" w:history="1">
            <w:r w:rsidR="00A728A2" w:rsidRPr="000B6F65">
              <w:rPr>
                <w:rStyle w:val="Lienhypertexte"/>
                <w:i/>
                <w:noProof/>
              </w:rPr>
              <w:t>3.10.5</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Architecture Risks</w:t>
            </w:r>
            <w:r w:rsidR="00A728A2">
              <w:rPr>
                <w:noProof/>
                <w:webHidden/>
              </w:rPr>
              <w:tab/>
            </w:r>
            <w:r w:rsidR="00A728A2">
              <w:rPr>
                <w:noProof/>
                <w:webHidden/>
              </w:rPr>
              <w:fldChar w:fldCharType="begin"/>
            </w:r>
            <w:r w:rsidR="00A728A2">
              <w:rPr>
                <w:noProof/>
                <w:webHidden/>
              </w:rPr>
              <w:instrText xml:space="preserve"> PAGEREF _Toc510702080 \h </w:instrText>
            </w:r>
            <w:r w:rsidR="00A728A2">
              <w:rPr>
                <w:noProof/>
                <w:webHidden/>
              </w:rPr>
            </w:r>
            <w:r w:rsidR="00A728A2">
              <w:rPr>
                <w:noProof/>
                <w:webHidden/>
              </w:rPr>
              <w:fldChar w:fldCharType="separate"/>
            </w:r>
            <w:r w:rsidR="00A728A2">
              <w:rPr>
                <w:noProof/>
                <w:webHidden/>
              </w:rPr>
              <w:t>48</w:t>
            </w:r>
            <w:r w:rsidR="00A728A2">
              <w:rPr>
                <w:noProof/>
                <w:webHidden/>
              </w:rPr>
              <w:fldChar w:fldCharType="end"/>
            </w:r>
          </w:hyperlink>
        </w:p>
        <w:p w:rsidR="00A728A2" w:rsidRDefault="00595BAF">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10702081" w:history="1">
            <w:r w:rsidR="00A728A2" w:rsidRPr="000B6F65">
              <w:rPr>
                <w:rStyle w:val="Lienhypertexte"/>
                <w:noProof/>
              </w:rPr>
              <w:t>3.11</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IDAS IOT Components</w:t>
            </w:r>
            <w:r w:rsidR="00A728A2">
              <w:rPr>
                <w:noProof/>
                <w:webHidden/>
              </w:rPr>
              <w:tab/>
            </w:r>
            <w:r w:rsidR="00A728A2">
              <w:rPr>
                <w:noProof/>
                <w:webHidden/>
              </w:rPr>
              <w:fldChar w:fldCharType="begin"/>
            </w:r>
            <w:r w:rsidR="00A728A2">
              <w:rPr>
                <w:noProof/>
                <w:webHidden/>
              </w:rPr>
              <w:instrText xml:space="preserve"> PAGEREF _Toc510702081 \h </w:instrText>
            </w:r>
            <w:r w:rsidR="00A728A2">
              <w:rPr>
                <w:noProof/>
                <w:webHidden/>
              </w:rPr>
            </w:r>
            <w:r w:rsidR="00A728A2">
              <w:rPr>
                <w:noProof/>
                <w:webHidden/>
              </w:rPr>
              <w:fldChar w:fldCharType="separate"/>
            </w:r>
            <w:r w:rsidR="00A728A2">
              <w:rPr>
                <w:noProof/>
                <w:webHidden/>
              </w:rPr>
              <w:t>48</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082" w:history="1">
            <w:r w:rsidR="00A728A2" w:rsidRPr="000B6F65">
              <w:rPr>
                <w:rStyle w:val="Lienhypertexte"/>
                <w:noProof/>
              </w:rPr>
              <w:t>3.11.1</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Components Functions</w:t>
            </w:r>
            <w:r w:rsidR="00A728A2">
              <w:rPr>
                <w:noProof/>
                <w:webHidden/>
              </w:rPr>
              <w:tab/>
            </w:r>
            <w:r w:rsidR="00A728A2">
              <w:rPr>
                <w:noProof/>
                <w:webHidden/>
              </w:rPr>
              <w:fldChar w:fldCharType="begin"/>
            </w:r>
            <w:r w:rsidR="00A728A2">
              <w:rPr>
                <w:noProof/>
                <w:webHidden/>
              </w:rPr>
              <w:instrText xml:space="preserve"> PAGEREF _Toc510702082 \h </w:instrText>
            </w:r>
            <w:r w:rsidR="00A728A2">
              <w:rPr>
                <w:noProof/>
                <w:webHidden/>
              </w:rPr>
            </w:r>
            <w:r w:rsidR="00A728A2">
              <w:rPr>
                <w:noProof/>
                <w:webHidden/>
              </w:rPr>
              <w:fldChar w:fldCharType="separate"/>
            </w:r>
            <w:r w:rsidR="00A728A2">
              <w:rPr>
                <w:noProof/>
                <w:webHidden/>
              </w:rPr>
              <w:t>48</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083" w:history="1">
            <w:r w:rsidR="00A728A2" w:rsidRPr="000B6F65">
              <w:rPr>
                <w:rStyle w:val="Lienhypertexte"/>
                <w:noProof/>
              </w:rPr>
              <w:t>3.11.2</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Technical Considerations</w:t>
            </w:r>
            <w:r w:rsidR="00A728A2">
              <w:rPr>
                <w:noProof/>
                <w:webHidden/>
              </w:rPr>
              <w:tab/>
            </w:r>
            <w:r w:rsidR="00A728A2">
              <w:rPr>
                <w:noProof/>
                <w:webHidden/>
              </w:rPr>
              <w:fldChar w:fldCharType="begin"/>
            </w:r>
            <w:r w:rsidR="00A728A2">
              <w:rPr>
                <w:noProof/>
                <w:webHidden/>
              </w:rPr>
              <w:instrText xml:space="preserve"> PAGEREF _Toc510702083 \h </w:instrText>
            </w:r>
            <w:r w:rsidR="00A728A2">
              <w:rPr>
                <w:noProof/>
                <w:webHidden/>
              </w:rPr>
            </w:r>
            <w:r w:rsidR="00A728A2">
              <w:rPr>
                <w:noProof/>
                <w:webHidden/>
              </w:rPr>
              <w:fldChar w:fldCharType="separate"/>
            </w:r>
            <w:r w:rsidR="00A728A2">
              <w:rPr>
                <w:noProof/>
                <w:webHidden/>
              </w:rPr>
              <w:t>51</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084" w:history="1">
            <w:r w:rsidR="00A728A2" w:rsidRPr="000B6F65">
              <w:rPr>
                <w:rStyle w:val="Lienhypertexte"/>
                <w:noProof/>
              </w:rPr>
              <w:t>3.11.3</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Selected Product(s)</w:t>
            </w:r>
            <w:r w:rsidR="00A728A2">
              <w:rPr>
                <w:noProof/>
                <w:webHidden/>
              </w:rPr>
              <w:tab/>
            </w:r>
            <w:r w:rsidR="00A728A2">
              <w:rPr>
                <w:noProof/>
                <w:webHidden/>
              </w:rPr>
              <w:fldChar w:fldCharType="begin"/>
            </w:r>
            <w:r w:rsidR="00A728A2">
              <w:rPr>
                <w:noProof/>
                <w:webHidden/>
              </w:rPr>
              <w:instrText xml:space="preserve"> PAGEREF _Toc510702084 \h </w:instrText>
            </w:r>
            <w:r w:rsidR="00A728A2">
              <w:rPr>
                <w:noProof/>
                <w:webHidden/>
              </w:rPr>
            </w:r>
            <w:r w:rsidR="00A728A2">
              <w:rPr>
                <w:noProof/>
                <w:webHidden/>
              </w:rPr>
              <w:fldChar w:fldCharType="separate"/>
            </w:r>
            <w:r w:rsidR="00A728A2">
              <w:rPr>
                <w:noProof/>
                <w:webHidden/>
              </w:rPr>
              <w:t>51</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085" w:history="1">
            <w:r w:rsidR="00A728A2" w:rsidRPr="000B6F65">
              <w:rPr>
                <w:rStyle w:val="Lienhypertexte"/>
                <w:noProof/>
              </w:rPr>
              <w:t>3.11.4</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Selection Rationale</w:t>
            </w:r>
            <w:r w:rsidR="00A728A2">
              <w:rPr>
                <w:noProof/>
                <w:webHidden/>
              </w:rPr>
              <w:tab/>
            </w:r>
            <w:r w:rsidR="00A728A2">
              <w:rPr>
                <w:noProof/>
                <w:webHidden/>
              </w:rPr>
              <w:fldChar w:fldCharType="begin"/>
            </w:r>
            <w:r w:rsidR="00A728A2">
              <w:rPr>
                <w:noProof/>
                <w:webHidden/>
              </w:rPr>
              <w:instrText xml:space="preserve"> PAGEREF _Toc510702085 \h </w:instrText>
            </w:r>
            <w:r w:rsidR="00A728A2">
              <w:rPr>
                <w:noProof/>
                <w:webHidden/>
              </w:rPr>
            </w:r>
            <w:r w:rsidR="00A728A2">
              <w:rPr>
                <w:noProof/>
                <w:webHidden/>
              </w:rPr>
              <w:fldChar w:fldCharType="separate"/>
            </w:r>
            <w:r w:rsidR="00A728A2">
              <w:rPr>
                <w:noProof/>
                <w:webHidden/>
              </w:rPr>
              <w:t>51</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086" w:history="1">
            <w:r w:rsidR="00A728A2" w:rsidRPr="000B6F65">
              <w:rPr>
                <w:rStyle w:val="Lienhypertexte"/>
                <w:noProof/>
              </w:rPr>
              <w:t>3.11.5</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Architecture Risks</w:t>
            </w:r>
            <w:r w:rsidR="00A728A2">
              <w:rPr>
                <w:noProof/>
                <w:webHidden/>
              </w:rPr>
              <w:tab/>
            </w:r>
            <w:r w:rsidR="00A728A2">
              <w:rPr>
                <w:noProof/>
                <w:webHidden/>
              </w:rPr>
              <w:fldChar w:fldCharType="begin"/>
            </w:r>
            <w:r w:rsidR="00A728A2">
              <w:rPr>
                <w:noProof/>
                <w:webHidden/>
              </w:rPr>
              <w:instrText xml:space="preserve"> PAGEREF _Toc510702086 \h </w:instrText>
            </w:r>
            <w:r w:rsidR="00A728A2">
              <w:rPr>
                <w:noProof/>
                <w:webHidden/>
              </w:rPr>
            </w:r>
            <w:r w:rsidR="00A728A2">
              <w:rPr>
                <w:noProof/>
                <w:webHidden/>
              </w:rPr>
              <w:fldChar w:fldCharType="separate"/>
            </w:r>
            <w:r w:rsidR="00A728A2">
              <w:rPr>
                <w:noProof/>
                <w:webHidden/>
              </w:rPr>
              <w:t>51</w:t>
            </w:r>
            <w:r w:rsidR="00A728A2">
              <w:rPr>
                <w:noProof/>
                <w:webHidden/>
              </w:rPr>
              <w:fldChar w:fldCharType="end"/>
            </w:r>
          </w:hyperlink>
        </w:p>
        <w:p w:rsidR="00A728A2" w:rsidRDefault="00595BAF">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10702087" w:history="1">
            <w:r w:rsidR="00A728A2" w:rsidRPr="000B6F65">
              <w:rPr>
                <w:rStyle w:val="Lienhypertexte"/>
                <w:noProof/>
              </w:rPr>
              <w:t>3.12</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CEP Component</w:t>
            </w:r>
            <w:r w:rsidR="00A728A2">
              <w:rPr>
                <w:noProof/>
                <w:webHidden/>
              </w:rPr>
              <w:tab/>
            </w:r>
            <w:r w:rsidR="00A728A2">
              <w:rPr>
                <w:noProof/>
                <w:webHidden/>
              </w:rPr>
              <w:fldChar w:fldCharType="begin"/>
            </w:r>
            <w:r w:rsidR="00A728A2">
              <w:rPr>
                <w:noProof/>
                <w:webHidden/>
              </w:rPr>
              <w:instrText xml:space="preserve"> PAGEREF _Toc510702087 \h </w:instrText>
            </w:r>
            <w:r w:rsidR="00A728A2">
              <w:rPr>
                <w:noProof/>
                <w:webHidden/>
              </w:rPr>
            </w:r>
            <w:r w:rsidR="00A728A2">
              <w:rPr>
                <w:noProof/>
                <w:webHidden/>
              </w:rPr>
              <w:fldChar w:fldCharType="separate"/>
            </w:r>
            <w:r w:rsidR="00A728A2">
              <w:rPr>
                <w:noProof/>
                <w:webHidden/>
              </w:rPr>
              <w:t>52</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088" w:history="1">
            <w:r w:rsidR="00A728A2" w:rsidRPr="000B6F65">
              <w:rPr>
                <w:rStyle w:val="Lienhypertexte"/>
                <w:noProof/>
              </w:rPr>
              <w:t>3.12.1</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Component Functions</w:t>
            </w:r>
            <w:r w:rsidR="00A728A2">
              <w:rPr>
                <w:noProof/>
                <w:webHidden/>
              </w:rPr>
              <w:tab/>
            </w:r>
            <w:r w:rsidR="00A728A2">
              <w:rPr>
                <w:noProof/>
                <w:webHidden/>
              </w:rPr>
              <w:fldChar w:fldCharType="begin"/>
            </w:r>
            <w:r w:rsidR="00A728A2">
              <w:rPr>
                <w:noProof/>
                <w:webHidden/>
              </w:rPr>
              <w:instrText xml:space="preserve"> PAGEREF _Toc510702088 \h </w:instrText>
            </w:r>
            <w:r w:rsidR="00A728A2">
              <w:rPr>
                <w:noProof/>
                <w:webHidden/>
              </w:rPr>
            </w:r>
            <w:r w:rsidR="00A728A2">
              <w:rPr>
                <w:noProof/>
                <w:webHidden/>
              </w:rPr>
              <w:fldChar w:fldCharType="separate"/>
            </w:r>
            <w:r w:rsidR="00A728A2">
              <w:rPr>
                <w:noProof/>
                <w:webHidden/>
              </w:rPr>
              <w:t>52</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089" w:history="1">
            <w:r w:rsidR="00A728A2" w:rsidRPr="000B6F65">
              <w:rPr>
                <w:rStyle w:val="Lienhypertexte"/>
                <w:noProof/>
              </w:rPr>
              <w:t>3.12.2</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Technical Considerations</w:t>
            </w:r>
            <w:r w:rsidR="00A728A2">
              <w:rPr>
                <w:noProof/>
                <w:webHidden/>
              </w:rPr>
              <w:tab/>
            </w:r>
            <w:r w:rsidR="00A728A2">
              <w:rPr>
                <w:noProof/>
                <w:webHidden/>
              </w:rPr>
              <w:fldChar w:fldCharType="begin"/>
            </w:r>
            <w:r w:rsidR="00A728A2">
              <w:rPr>
                <w:noProof/>
                <w:webHidden/>
              </w:rPr>
              <w:instrText xml:space="preserve"> PAGEREF _Toc510702089 \h </w:instrText>
            </w:r>
            <w:r w:rsidR="00A728A2">
              <w:rPr>
                <w:noProof/>
                <w:webHidden/>
              </w:rPr>
            </w:r>
            <w:r w:rsidR="00A728A2">
              <w:rPr>
                <w:noProof/>
                <w:webHidden/>
              </w:rPr>
              <w:fldChar w:fldCharType="separate"/>
            </w:r>
            <w:r w:rsidR="00A728A2">
              <w:rPr>
                <w:noProof/>
                <w:webHidden/>
              </w:rPr>
              <w:t>52</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090" w:history="1">
            <w:r w:rsidR="00A728A2" w:rsidRPr="000B6F65">
              <w:rPr>
                <w:rStyle w:val="Lienhypertexte"/>
                <w:noProof/>
              </w:rPr>
              <w:t>3.12.3</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Selected Product(s)</w:t>
            </w:r>
            <w:r w:rsidR="00A728A2">
              <w:rPr>
                <w:noProof/>
                <w:webHidden/>
              </w:rPr>
              <w:tab/>
            </w:r>
            <w:r w:rsidR="00A728A2">
              <w:rPr>
                <w:noProof/>
                <w:webHidden/>
              </w:rPr>
              <w:fldChar w:fldCharType="begin"/>
            </w:r>
            <w:r w:rsidR="00A728A2">
              <w:rPr>
                <w:noProof/>
                <w:webHidden/>
              </w:rPr>
              <w:instrText xml:space="preserve"> PAGEREF _Toc510702090 \h </w:instrText>
            </w:r>
            <w:r w:rsidR="00A728A2">
              <w:rPr>
                <w:noProof/>
                <w:webHidden/>
              </w:rPr>
            </w:r>
            <w:r w:rsidR="00A728A2">
              <w:rPr>
                <w:noProof/>
                <w:webHidden/>
              </w:rPr>
              <w:fldChar w:fldCharType="separate"/>
            </w:r>
            <w:r w:rsidR="00A728A2">
              <w:rPr>
                <w:noProof/>
                <w:webHidden/>
              </w:rPr>
              <w:t>52</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091" w:history="1">
            <w:r w:rsidR="00A728A2" w:rsidRPr="000B6F65">
              <w:rPr>
                <w:rStyle w:val="Lienhypertexte"/>
                <w:noProof/>
              </w:rPr>
              <w:t>3.12.4</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Selection Rationale</w:t>
            </w:r>
            <w:r w:rsidR="00A728A2">
              <w:rPr>
                <w:noProof/>
                <w:webHidden/>
              </w:rPr>
              <w:tab/>
            </w:r>
            <w:r w:rsidR="00A728A2">
              <w:rPr>
                <w:noProof/>
                <w:webHidden/>
              </w:rPr>
              <w:fldChar w:fldCharType="begin"/>
            </w:r>
            <w:r w:rsidR="00A728A2">
              <w:rPr>
                <w:noProof/>
                <w:webHidden/>
              </w:rPr>
              <w:instrText xml:space="preserve"> PAGEREF _Toc510702091 \h </w:instrText>
            </w:r>
            <w:r w:rsidR="00A728A2">
              <w:rPr>
                <w:noProof/>
                <w:webHidden/>
              </w:rPr>
            </w:r>
            <w:r w:rsidR="00A728A2">
              <w:rPr>
                <w:noProof/>
                <w:webHidden/>
              </w:rPr>
              <w:fldChar w:fldCharType="separate"/>
            </w:r>
            <w:r w:rsidR="00A728A2">
              <w:rPr>
                <w:noProof/>
                <w:webHidden/>
              </w:rPr>
              <w:t>52</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092" w:history="1">
            <w:r w:rsidR="00A728A2" w:rsidRPr="000B6F65">
              <w:rPr>
                <w:rStyle w:val="Lienhypertexte"/>
                <w:i/>
                <w:noProof/>
              </w:rPr>
              <w:t>3.12.5</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Architecture Risks</w:t>
            </w:r>
            <w:r w:rsidR="00A728A2">
              <w:rPr>
                <w:noProof/>
                <w:webHidden/>
              </w:rPr>
              <w:tab/>
            </w:r>
            <w:r w:rsidR="00A728A2">
              <w:rPr>
                <w:noProof/>
                <w:webHidden/>
              </w:rPr>
              <w:fldChar w:fldCharType="begin"/>
            </w:r>
            <w:r w:rsidR="00A728A2">
              <w:rPr>
                <w:noProof/>
                <w:webHidden/>
              </w:rPr>
              <w:instrText xml:space="preserve"> PAGEREF _Toc510702092 \h </w:instrText>
            </w:r>
            <w:r w:rsidR="00A728A2">
              <w:rPr>
                <w:noProof/>
                <w:webHidden/>
              </w:rPr>
            </w:r>
            <w:r w:rsidR="00A728A2">
              <w:rPr>
                <w:noProof/>
                <w:webHidden/>
              </w:rPr>
              <w:fldChar w:fldCharType="separate"/>
            </w:r>
            <w:r w:rsidR="00A728A2">
              <w:rPr>
                <w:noProof/>
                <w:webHidden/>
              </w:rPr>
              <w:t>52</w:t>
            </w:r>
            <w:r w:rsidR="00A728A2">
              <w:rPr>
                <w:noProof/>
                <w:webHidden/>
              </w:rPr>
              <w:fldChar w:fldCharType="end"/>
            </w:r>
          </w:hyperlink>
        </w:p>
        <w:p w:rsidR="00A728A2" w:rsidRDefault="00595BAF">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10702093" w:history="1">
            <w:r w:rsidR="00A728A2" w:rsidRPr="000B6F65">
              <w:rPr>
                <w:rStyle w:val="Lienhypertexte"/>
                <w:noProof/>
              </w:rPr>
              <w:t>3.13</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Application Mashup Components</w:t>
            </w:r>
            <w:r w:rsidR="00A728A2">
              <w:rPr>
                <w:noProof/>
                <w:webHidden/>
              </w:rPr>
              <w:tab/>
            </w:r>
            <w:r w:rsidR="00A728A2">
              <w:rPr>
                <w:noProof/>
                <w:webHidden/>
              </w:rPr>
              <w:fldChar w:fldCharType="begin"/>
            </w:r>
            <w:r w:rsidR="00A728A2">
              <w:rPr>
                <w:noProof/>
                <w:webHidden/>
              </w:rPr>
              <w:instrText xml:space="preserve"> PAGEREF _Toc510702093 \h </w:instrText>
            </w:r>
            <w:r w:rsidR="00A728A2">
              <w:rPr>
                <w:noProof/>
                <w:webHidden/>
              </w:rPr>
            </w:r>
            <w:r w:rsidR="00A728A2">
              <w:rPr>
                <w:noProof/>
                <w:webHidden/>
              </w:rPr>
              <w:fldChar w:fldCharType="separate"/>
            </w:r>
            <w:r w:rsidR="00A728A2">
              <w:rPr>
                <w:noProof/>
                <w:webHidden/>
              </w:rPr>
              <w:t>53</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094" w:history="1">
            <w:r w:rsidR="00A728A2" w:rsidRPr="000B6F65">
              <w:rPr>
                <w:rStyle w:val="Lienhypertexte"/>
                <w:noProof/>
              </w:rPr>
              <w:t>3.13.1</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Component Functions</w:t>
            </w:r>
            <w:r w:rsidR="00A728A2">
              <w:rPr>
                <w:noProof/>
                <w:webHidden/>
              </w:rPr>
              <w:tab/>
            </w:r>
            <w:r w:rsidR="00A728A2">
              <w:rPr>
                <w:noProof/>
                <w:webHidden/>
              </w:rPr>
              <w:fldChar w:fldCharType="begin"/>
            </w:r>
            <w:r w:rsidR="00A728A2">
              <w:rPr>
                <w:noProof/>
                <w:webHidden/>
              </w:rPr>
              <w:instrText xml:space="preserve"> PAGEREF _Toc510702094 \h </w:instrText>
            </w:r>
            <w:r w:rsidR="00A728A2">
              <w:rPr>
                <w:noProof/>
                <w:webHidden/>
              </w:rPr>
            </w:r>
            <w:r w:rsidR="00A728A2">
              <w:rPr>
                <w:noProof/>
                <w:webHidden/>
              </w:rPr>
              <w:fldChar w:fldCharType="separate"/>
            </w:r>
            <w:r w:rsidR="00A728A2">
              <w:rPr>
                <w:noProof/>
                <w:webHidden/>
              </w:rPr>
              <w:t>53</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095" w:history="1">
            <w:r w:rsidR="00A728A2" w:rsidRPr="000B6F65">
              <w:rPr>
                <w:rStyle w:val="Lienhypertexte"/>
                <w:noProof/>
              </w:rPr>
              <w:t>3.13.2</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Technical Considerations</w:t>
            </w:r>
            <w:r w:rsidR="00A728A2">
              <w:rPr>
                <w:noProof/>
                <w:webHidden/>
              </w:rPr>
              <w:tab/>
            </w:r>
            <w:r w:rsidR="00A728A2">
              <w:rPr>
                <w:noProof/>
                <w:webHidden/>
              </w:rPr>
              <w:fldChar w:fldCharType="begin"/>
            </w:r>
            <w:r w:rsidR="00A728A2">
              <w:rPr>
                <w:noProof/>
                <w:webHidden/>
              </w:rPr>
              <w:instrText xml:space="preserve"> PAGEREF _Toc510702095 \h </w:instrText>
            </w:r>
            <w:r w:rsidR="00A728A2">
              <w:rPr>
                <w:noProof/>
                <w:webHidden/>
              </w:rPr>
            </w:r>
            <w:r w:rsidR="00A728A2">
              <w:rPr>
                <w:noProof/>
                <w:webHidden/>
              </w:rPr>
              <w:fldChar w:fldCharType="separate"/>
            </w:r>
            <w:r w:rsidR="00A728A2">
              <w:rPr>
                <w:noProof/>
                <w:webHidden/>
              </w:rPr>
              <w:t>53</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096" w:history="1">
            <w:r w:rsidR="00A728A2" w:rsidRPr="000B6F65">
              <w:rPr>
                <w:rStyle w:val="Lienhypertexte"/>
                <w:noProof/>
              </w:rPr>
              <w:t>3.13.3</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Selected Product(s)</w:t>
            </w:r>
            <w:r w:rsidR="00A728A2">
              <w:rPr>
                <w:noProof/>
                <w:webHidden/>
              </w:rPr>
              <w:tab/>
            </w:r>
            <w:r w:rsidR="00A728A2">
              <w:rPr>
                <w:noProof/>
                <w:webHidden/>
              </w:rPr>
              <w:fldChar w:fldCharType="begin"/>
            </w:r>
            <w:r w:rsidR="00A728A2">
              <w:rPr>
                <w:noProof/>
                <w:webHidden/>
              </w:rPr>
              <w:instrText xml:space="preserve"> PAGEREF _Toc510702096 \h </w:instrText>
            </w:r>
            <w:r w:rsidR="00A728A2">
              <w:rPr>
                <w:noProof/>
                <w:webHidden/>
              </w:rPr>
            </w:r>
            <w:r w:rsidR="00A728A2">
              <w:rPr>
                <w:noProof/>
                <w:webHidden/>
              </w:rPr>
              <w:fldChar w:fldCharType="separate"/>
            </w:r>
            <w:r w:rsidR="00A728A2">
              <w:rPr>
                <w:noProof/>
                <w:webHidden/>
              </w:rPr>
              <w:t>53</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097" w:history="1">
            <w:r w:rsidR="00A728A2" w:rsidRPr="000B6F65">
              <w:rPr>
                <w:rStyle w:val="Lienhypertexte"/>
                <w:noProof/>
              </w:rPr>
              <w:t>3.13.4</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Selection Rationale</w:t>
            </w:r>
            <w:r w:rsidR="00A728A2">
              <w:rPr>
                <w:noProof/>
                <w:webHidden/>
              </w:rPr>
              <w:tab/>
            </w:r>
            <w:r w:rsidR="00A728A2">
              <w:rPr>
                <w:noProof/>
                <w:webHidden/>
              </w:rPr>
              <w:fldChar w:fldCharType="begin"/>
            </w:r>
            <w:r w:rsidR="00A728A2">
              <w:rPr>
                <w:noProof/>
                <w:webHidden/>
              </w:rPr>
              <w:instrText xml:space="preserve"> PAGEREF _Toc510702097 \h </w:instrText>
            </w:r>
            <w:r w:rsidR="00A728A2">
              <w:rPr>
                <w:noProof/>
                <w:webHidden/>
              </w:rPr>
            </w:r>
            <w:r w:rsidR="00A728A2">
              <w:rPr>
                <w:noProof/>
                <w:webHidden/>
              </w:rPr>
              <w:fldChar w:fldCharType="separate"/>
            </w:r>
            <w:r w:rsidR="00A728A2">
              <w:rPr>
                <w:noProof/>
                <w:webHidden/>
              </w:rPr>
              <w:t>54</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098" w:history="1">
            <w:r w:rsidR="00A728A2" w:rsidRPr="000B6F65">
              <w:rPr>
                <w:rStyle w:val="Lienhypertexte"/>
                <w:i/>
                <w:noProof/>
              </w:rPr>
              <w:t>3.13.5</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Architecture Risks</w:t>
            </w:r>
            <w:r w:rsidR="00A728A2">
              <w:rPr>
                <w:noProof/>
                <w:webHidden/>
              </w:rPr>
              <w:tab/>
            </w:r>
            <w:r w:rsidR="00A728A2">
              <w:rPr>
                <w:noProof/>
                <w:webHidden/>
              </w:rPr>
              <w:fldChar w:fldCharType="begin"/>
            </w:r>
            <w:r w:rsidR="00A728A2">
              <w:rPr>
                <w:noProof/>
                <w:webHidden/>
              </w:rPr>
              <w:instrText xml:space="preserve"> PAGEREF _Toc510702098 \h </w:instrText>
            </w:r>
            <w:r w:rsidR="00A728A2">
              <w:rPr>
                <w:noProof/>
                <w:webHidden/>
              </w:rPr>
            </w:r>
            <w:r w:rsidR="00A728A2">
              <w:rPr>
                <w:noProof/>
                <w:webHidden/>
              </w:rPr>
              <w:fldChar w:fldCharType="separate"/>
            </w:r>
            <w:r w:rsidR="00A728A2">
              <w:rPr>
                <w:noProof/>
                <w:webHidden/>
              </w:rPr>
              <w:t>54</w:t>
            </w:r>
            <w:r w:rsidR="00A728A2">
              <w:rPr>
                <w:noProof/>
                <w:webHidden/>
              </w:rPr>
              <w:fldChar w:fldCharType="end"/>
            </w:r>
          </w:hyperlink>
        </w:p>
        <w:p w:rsidR="00A728A2" w:rsidRDefault="00595BAF">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10702099" w:history="1">
            <w:r w:rsidR="00A728A2" w:rsidRPr="000B6F65">
              <w:rPr>
                <w:rStyle w:val="Lienhypertexte"/>
                <w:noProof/>
              </w:rPr>
              <w:t>3.14</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Business Ecosystem GE Components</w:t>
            </w:r>
            <w:r w:rsidR="00A728A2">
              <w:rPr>
                <w:noProof/>
                <w:webHidden/>
              </w:rPr>
              <w:tab/>
            </w:r>
            <w:r w:rsidR="00A728A2">
              <w:rPr>
                <w:noProof/>
                <w:webHidden/>
              </w:rPr>
              <w:fldChar w:fldCharType="begin"/>
            </w:r>
            <w:r w:rsidR="00A728A2">
              <w:rPr>
                <w:noProof/>
                <w:webHidden/>
              </w:rPr>
              <w:instrText xml:space="preserve"> PAGEREF _Toc510702099 \h </w:instrText>
            </w:r>
            <w:r w:rsidR="00A728A2">
              <w:rPr>
                <w:noProof/>
                <w:webHidden/>
              </w:rPr>
            </w:r>
            <w:r w:rsidR="00A728A2">
              <w:rPr>
                <w:noProof/>
                <w:webHidden/>
              </w:rPr>
              <w:fldChar w:fldCharType="separate"/>
            </w:r>
            <w:r w:rsidR="00A728A2">
              <w:rPr>
                <w:noProof/>
                <w:webHidden/>
              </w:rPr>
              <w:t>55</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100" w:history="1">
            <w:r w:rsidR="00A728A2" w:rsidRPr="000B6F65">
              <w:rPr>
                <w:rStyle w:val="Lienhypertexte"/>
                <w:noProof/>
              </w:rPr>
              <w:t>3.14.1</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Components Functions</w:t>
            </w:r>
            <w:r w:rsidR="00A728A2">
              <w:rPr>
                <w:noProof/>
                <w:webHidden/>
              </w:rPr>
              <w:tab/>
            </w:r>
            <w:r w:rsidR="00A728A2">
              <w:rPr>
                <w:noProof/>
                <w:webHidden/>
              </w:rPr>
              <w:fldChar w:fldCharType="begin"/>
            </w:r>
            <w:r w:rsidR="00A728A2">
              <w:rPr>
                <w:noProof/>
                <w:webHidden/>
              </w:rPr>
              <w:instrText xml:space="preserve"> PAGEREF _Toc510702100 \h </w:instrText>
            </w:r>
            <w:r w:rsidR="00A728A2">
              <w:rPr>
                <w:noProof/>
                <w:webHidden/>
              </w:rPr>
            </w:r>
            <w:r w:rsidR="00A728A2">
              <w:rPr>
                <w:noProof/>
                <w:webHidden/>
              </w:rPr>
              <w:fldChar w:fldCharType="separate"/>
            </w:r>
            <w:r w:rsidR="00A728A2">
              <w:rPr>
                <w:noProof/>
                <w:webHidden/>
              </w:rPr>
              <w:t>55</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101" w:history="1">
            <w:r w:rsidR="00A728A2" w:rsidRPr="000B6F65">
              <w:rPr>
                <w:rStyle w:val="Lienhypertexte"/>
                <w:noProof/>
              </w:rPr>
              <w:t>3.14.2</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Technical Considerations</w:t>
            </w:r>
            <w:r w:rsidR="00A728A2">
              <w:rPr>
                <w:noProof/>
                <w:webHidden/>
              </w:rPr>
              <w:tab/>
            </w:r>
            <w:r w:rsidR="00A728A2">
              <w:rPr>
                <w:noProof/>
                <w:webHidden/>
              </w:rPr>
              <w:fldChar w:fldCharType="begin"/>
            </w:r>
            <w:r w:rsidR="00A728A2">
              <w:rPr>
                <w:noProof/>
                <w:webHidden/>
              </w:rPr>
              <w:instrText xml:space="preserve"> PAGEREF _Toc510702101 \h </w:instrText>
            </w:r>
            <w:r w:rsidR="00A728A2">
              <w:rPr>
                <w:noProof/>
                <w:webHidden/>
              </w:rPr>
            </w:r>
            <w:r w:rsidR="00A728A2">
              <w:rPr>
                <w:noProof/>
                <w:webHidden/>
              </w:rPr>
              <w:fldChar w:fldCharType="separate"/>
            </w:r>
            <w:r w:rsidR="00A728A2">
              <w:rPr>
                <w:noProof/>
                <w:webHidden/>
              </w:rPr>
              <w:t>56</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102" w:history="1">
            <w:r w:rsidR="00A728A2" w:rsidRPr="000B6F65">
              <w:rPr>
                <w:rStyle w:val="Lienhypertexte"/>
                <w:noProof/>
              </w:rPr>
              <w:t>3.14.3</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Selected Product(s)</w:t>
            </w:r>
            <w:r w:rsidR="00A728A2">
              <w:rPr>
                <w:noProof/>
                <w:webHidden/>
              </w:rPr>
              <w:tab/>
            </w:r>
            <w:r w:rsidR="00A728A2">
              <w:rPr>
                <w:noProof/>
                <w:webHidden/>
              </w:rPr>
              <w:fldChar w:fldCharType="begin"/>
            </w:r>
            <w:r w:rsidR="00A728A2">
              <w:rPr>
                <w:noProof/>
                <w:webHidden/>
              </w:rPr>
              <w:instrText xml:space="preserve"> PAGEREF _Toc510702102 \h </w:instrText>
            </w:r>
            <w:r w:rsidR="00A728A2">
              <w:rPr>
                <w:noProof/>
                <w:webHidden/>
              </w:rPr>
            </w:r>
            <w:r w:rsidR="00A728A2">
              <w:rPr>
                <w:noProof/>
                <w:webHidden/>
              </w:rPr>
              <w:fldChar w:fldCharType="separate"/>
            </w:r>
            <w:r w:rsidR="00A728A2">
              <w:rPr>
                <w:noProof/>
                <w:webHidden/>
              </w:rPr>
              <w:t>56</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103" w:history="1">
            <w:r w:rsidR="00A728A2" w:rsidRPr="000B6F65">
              <w:rPr>
                <w:rStyle w:val="Lienhypertexte"/>
                <w:noProof/>
              </w:rPr>
              <w:t>3.14.4</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Selection Rationale</w:t>
            </w:r>
            <w:r w:rsidR="00A728A2">
              <w:rPr>
                <w:noProof/>
                <w:webHidden/>
              </w:rPr>
              <w:tab/>
            </w:r>
            <w:r w:rsidR="00A728A2">
              <w:rPr>
                <w:noProof/>
                <w:webHidden/>
              </w:rPr>
              <w:fldChar w:fldCharType="begin"/>
            </w:r>
            <w:r w:rsidR="00A728A2">
              <w:rPr>
                <w:noProof/>
                <w:webHidden/>
              </w:rPr>
              <w:instrText xml:space="preserve"> PAGEREF _Toc510702103 \h </w:instrText>
            </w:r>
            <w:r w:rsidR="00A728A2">
              <w:rPr>
                <w:noProof/>
                <w:webHidden/>
              </w:rPr>
            </w:r>
            <w:r w:rsidR="00A728A2">
              <w:rPr>
                <w:noProof/>
                <w:webHidden/>
              </w:rPr>
              <w:fldChar w:fldCharType="separate"/>
            </w:r>
            <w:r w:rsidR="00A728A2">
              <w:rPr>
                <w:noProof/>
                <w:webHidden/>
              </w:rPr>
              <w:t>56</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104" w:history="1">
            <w:r w:rsidR="00A728A2" w:rsidRPr="000B6F65">
              <w:rPr>
                <w:rStyle w:val="Lienhypertexte"/>
                <w:i/>
                <w:noProof/>
              </w:rPr>
              <w:t>3.14.5</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Architecture Risks</w:t>
            </w:r>
            <w:r w:rsidR="00A728A2">
              <w:rPr>
                <w:noProof/>
                <w:webHidden/>
              </w:rPr>
              <w:tab/>
            </w:r>
            <w:r w:rsidR="00A728A2">
              <w:rPr>
                <w:noProof/>
                <w:webHidden/>
              </w:rPr>
              <w:fldChar w:fldCharType="begin"/>
            </w:r>
            <w:r w:rsidR="00A728A2">
              <w:rPr>
                <w:noProof/>
                <w:webHidden/>
              </w:rPr>
              <w:instrText xml:space="preserve"> PAGEREF _Toc510702104 \h </w:instrText>
            </w:r>
            <w:r w:rsidR="00A728A2">
              <w:rPr>
                <w:noProof/>
                <w:webHidden/>
              </w:rPr>
            </w:r>
            <w:r w:rsidR="00A728A2">
              <w:rPr>
                <w:noProof/>
                <w:webHidden/>
              </w:rPr>
              <w:fldChar w:fldCharType="separate"/>
            </w:r>
            <w:r w:rsidR="00A728A2">
              <w:rPr>
                <w:noProof/>
                <w:webHidden/>
              </w:rPr>
              <w:t>56</w:t>
            </w:r>
            <w:r w:rsidR="00A728A2">
              <w:rPr>
                <w:noProof/>
                <w:webHidden/>
              </w:rPr>
              <w:fldChar w:fldCharType="end"/>
            </w:r>
          </w:hyperlink>
        </w:p>
        <w:p w:rsidR="00A728A2" w:rsidRDefault="00595BAF">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10702105" w:history="1">
            <w:r w:rsidR="00A728A2" w:rsidRPr="000B6F65">
              <w:rPr>
                <w:rStyle w:val="Lienhypertexte"/>
                <w:noProof/>
              </w:rPr>
              <w:t>3.15</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Development Components</w:t>
            </w:r>
            <w:r w:rsidR="00A728A2">
              <w:rPr>
                <w:noProof/>
                <w:webHidden/>
              </w:rPr>
              <w:tab/>
            </w:r>
            <w:r w:rsidR="00A728A2">
              <w:rPr>
                <w:noProof/>
                <w:webHidden/>
              </w:rPr>
              <w:fldChar w:fldCharType="begin"/>
            </w:r>
            <w:r w:rsidR="00A728A2">
              <w:rPr>
                <w:noProof/>
                <w:webHidden/>
              </w:rPr>
              <w:instrText xml:space="preserve"> PAGEREF _Toc510702105 \h </w:instrText>
            </w:r>
            <w:r w:rsidR="00A728A2">
              <w:rPr>
                <w:noProof/>
                <w:webHidden/>
              </w:rPr>
            </w:r>
            <w:r w:rsidR="00A728A2">
              <w:rPr>
                <w:noProof/>
                <w:webHidden/>
              </w:rPr>
              <w:fldChar w:fldCharType="separate"/>
            </w:r>
            <w:r w:rsidR="00A728A2">
              <w:rPr>
                <w:noProof/>
                <w:webHidden/>
              </w:rPr>
              <w:t>56</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106" w:history="1">
            <w:r w:rsidR="00A728A2" w:rsidRPr="000B6F65">
              <w:rPr>
                <w:rStyle w:val="Lienhypertexte"/>
                <w:noProof/>
              </w:rPr>
              <w:t>3.15.1</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Component Functions</w:t>
            </w:r>
            <w:r w:rsidR="00A728A2">
              <w:rPr>
                <w:noProof/>
                <w:webHidden/>
              </w:rPr>
              <w:tab/>
            </w:r>
            <w:r w:rsidR="00A728A2">
              <w:rPr>
                <w:noProof/>
                <w:webHidden/>
              </w:rPr>
              <w:fldChar w:fldCharType="begin"/>
            </w:r>
            <w:r w:rsidR="00A728A2">
              <w:rPr>
                <w:noProof/>
                <w:webHidden/>
              </w:rPr>
              <w:instrText xml:space="preserve"> PAGEREF _Toc510702106 \h </w:instrText>
            </w:r>
            <w:r w:rsidR="00A728A2">
              <w:rPr>
                <w:noProof/>
                <w:webHidden/>
              </w:rPr>
            </w:r>
            <w:r w:rsidR="00A728A2">
              <w:rPr>
                <w:noProof/>
                <w:webHidden/>
              </w:rPr>
              <w:fldChar w:fldCharType="separate"/>
            </w:r>
            <w:r w:rsidR="00A728A2">
              <w:rPr>
                <w:noProof/>
                <w:webHidden/>
              </w:rPr>
              <w:t>56</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107" w:history="1">
            <w:r w:rsidR="00A728A2" w:rsidRPr="000B6F65">
              <w:rPr>
                <w:rStyle w:val="Lienhypertexte"/>
                <w:noProof/>
              </w:rPr>
              <w:t>3.15.2</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Technical Considerations</w:t>
            </w:r>
            <w:r w:rsidR="00A728A2">
              <w:rPr>
                <w:noProof/>
                <w:webHidden/>
              </w:rPr>
              <w:tab/>
            </w:r>
            <w:r w:rsidR="00A728A2">
              <w:rPr>
                <w:noProof/>
                <w:webHidden/>
              </w:rPr>
              <w:fldChar w:fldCharType="begin"/>
            </w:r>
            <w:r w:rsidR="00A728A2">
              <w:rPr>
                <w:noProof/>
                <w:webHidden/>
              </w:rPr>
              <w:instrText xml:space="preserve"> PAGEREF _Toc510702107 \h </w:instrText>
            </w:r>
            <w:r w:rsidR="00A728A2">
              <w:rPr>
                <w:noProof/>
                <w:webHidden/>
              </w:rPr>
            </w:r>
            <w:r w:rsidR="00A728A2">
              <w:rPr>
                <w:noProof/>
                <w:webHidden/>
              </w:rPr>
              <w:fldChar w:fldCharType="separate"/>
            </w:r>
            <w:r w:rsidR="00A728A2">
              <w:rPr>
                <w:noProof/>
                <w:webHidden/>
              </w:rPr>
              <w:t>56</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108" w:history="1">
            <w:r w:rsidR="00A728A2" w:rsidRPr="000B6F65">
              <w:rPr>
                <w:rStyle w:val="Lienhypertexte"/>
                <w:noProof/>
              </w:rPr>
              <w:t>3.15.3</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Selected Product(s)</w:t>
            </w:r>
            <w:r w:rsidR="00A728A2">
              <w:rPr>
                <w:noProof/>
                <w:webHidden/>
              </w:rPr>
              <w:tab/>
            </w:r>
            <w:r w:rsidR="00A728A2">
              <w:rPr>
                <w:noProof/>
                <w:webHidden/>
              </w:rPr>
              <w:fldChar w:fldCharType="begin"/>
            </w:r>
            <w:r w:rsidR="00A728A2">
              <w:rPr>
                <w:noProof/>
                <w:webHidden/>
              </w:rPr>
              <w:instrText xml:space="preserve"> PAGEREF _Toc510702108 \h </w:instrText>
            </w:r>
            <w:r w:rsidR="00A728A2">
              <w:rPr>
                <w:noProof/>
                <w:webHidden/>
              </w:rPr>
            </w:r>
            <w:r w:rsidR="00A728A2">
              <w:rPr>
                <w:noProof/>
                <w:webHidden/>
              </w:rPr>
              <w:fldChar w:fldCharType="separate"/>
            </w:r>
            <w:r w:rsidR="00A728A2">
              <w:rPr>
                <w:noProof/>
                <w:webHidden/>
              </w:rPr>
              <w:t>57</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109" w:history="1">
            <w:r w:rsidR="00A728A2" w:rsidRPr="000B6F65">
              <w:rPr>
                <w:rStyle w:val="Lienhypertexte"/>
                <w:noProof/>
              </w:rPr>
              <w:t>3.15.4</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Selection Rationale</w:t>
            </w:r>
            <w:r w:rsidR="00A728A2">
              <w:rPr>
                <w:noProof/>
                <w:webHidden/>
              </w:rPr>
              <w:tab/>
            </w:r>
            <w:r w:rsidR="00A728A2">
              <w:rPr>
                <w:noProof/>
                <w:webHidden/>
              </w:rPr>
              <w:fldChar w:fldCharType="begin"/>
            </w:r>
            <w:r w:rsidR="00A728A2">
              <w:rPr>
                <w:noProof/>
                <w:webHidden/>
              </w:rPr>
              <w:instrText xml:space="preserve"> PAGEREF _Toc510702109 \h </w:instrText>
            </w:r>
            <w:r w:rsidR="00A728A2">
              <w:rPr>
                <w:noProof/>
                <w:webHidden/>
              </w:rPr>
            </w:r>
            <w:r w:rsidR="00A728A2">
              <w:rPr>
                <w:noProof/>
                <w:webHidden/>
              </w:rPr>
              <w:fldChar w:fldCharType="separate"/>
            </w:r>
            <w:r w:rsidR="00A728A2">
              <w:rPr>
                <w:noProof/>
                <w:webHidden/>
              </w:rPr>
              <w:t>57</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110" w:history="1">
            <w:r w:rsidR="00A728A2" w:rsidRPr="000B6F65">
              <w:rPr>
                <w:rStyle w:val="Lienhypertexte"/>
                <w:noProof/>
              </w:rPr>
              <w:t>3.15.5</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Architecture Risks</w:t>
            </w:r>
            <w:r w:rsidR="00A728A2">
              <w:rPr>
                <w:noProof/>
                <w:webHidden/>
              </w:rPr>
              <w:tab/>
            </w:r>
            <w:r w:rsidR="00A728A2">
              <w:rPr>
                <w:noProof/>
                <w:webHidden/>
              </w:rPr>
              <w:fldChar w:fldCharType="begin"/>
            </w:r>
            <w:r w:rsidR="00A728A2">
              <w:rPr>
                <w:noProof/>
                <w:webHidden/>
              </w:rPr>
              <w:instrText xml:space="preserve"> PAGEREF _Toc510702110 \h </w:instrText>
            </w:r>
            <w:r w:rsidR="00A728A2">
              <w:rPr>
                <w:noProof/>
                <w:webHidden/>
              </w:rPr>
            </w:r>
            <w:r w:rsidR="00A728A2">
              <w:rPr>
                <w:noProof/>
                <w:webHidden/>
              </w:rPr>
              <w:fldChar w:fldCharType="separate"/>
            </w:r>
            <w:r w:rsidR="00A728A2">
              <w:rPr>
                <w:noProof/>
                <w:webHidden/>
              </w:rPr>
              <w:t>57</w:t>
            </w:r>
            <w:r w:rsidR="00A728A2">
              <w:rPr>
                <w:noProof/>
                <w:webHidden/>
              </w:rPr>
              <w:fldChar w:fldCharType="end"/>
            </w:r>
          </w:hyperlink>
        </w:p>
        <w:p w:rsidR="00A728A2" w:rsidRDefault="00595BAF">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10702111" w:history="1">
            <w:r w:rsidR="00A728A2" w:rsidRPr="000B6F65">
              <w:rPr>
                <w:rStyle w:val="Lienhypertexte"/>
                <w:noProof/>
              </w:rPr>
              <w:t>3.16</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Monitoring Components</w:t>
            </w:r>
            <w:r w:rsidR="00A728A2">
              <w:rPr>
                <w:noProof/>
                <w:webHidden/>
              </w:rPr>
              <w:tab/>
            </w:r>
            <w:r w:rsidR="00A728A2">
              <w:rPr>
                <w:noProof/>
                <w:webHidden/>
              </w:rPr>
              <w:fldChar w:fldCharType="begin"/>
            </w:r>
            <w:r w:rsidR="00A728A2">
              <w:rPr>
                <w:noProof/>
                <w:webHidden/>
              </w:rPr>
              <w:instrText xml:space="preserve"> PAGEREF _Toc510702111 \h </w:instrText>
            </w:r>
            <w:r w:rsidR="00A728A2">
              <w:rPr>
                <w:noProof/>
                <w:webHidden/>
              </w:rPr>
            </w:r>
            <w:r w:rsidR="00A728A2">
              <w:rPr>
                <w:noProof/>
                <w:webHidden/>
              </w:rPr>
              <w:fldChar w:fldCharType="separate"/>
            </w:r>
            <w:r w:rsidR="00A728A2">
              <w:rPr>
                <w:noProof/>
                <w:webHidden/>
              </w:rPr>
              <w:t>57</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112" w:history="1">
            <w:r w:rsidR="00A728A2" w:rsidRPr="000B6F65">
              <w:rPr>
                <w:rStyle w:val="Lienhypertexte"/>
                <w:noProof/>
              </w:rPr>
              <w:t>3.16.1</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Component Functions</w:t>
            </w:r>
            <w:r w:rsidR="00A728A2">
              <w:rPr>
                <w:noProof/>
                <w:webHidden/>
              </w:rPr>
              <w:tab/>
            </w:r>
            <w:r w:rsidR="00A728A2">
              <w:rPr>
                <w:noProof/>
                <w:webHidden/>
              </w:rPr>
              <w:fldChar w:fldCharType="begin"/>
            </w:r>
            <w:r w:rsidR="00A728A2">
              <w:rPr>
                <w:noProof/>
                <w:webHidden/>
              </w:rPr>
              <w:instrText xml:space="preserve"> PAGEREF _Toc510702112 \h </w:instrText>
            </w:r>
            <w:r w:rsidR="00A728A2">
              <w:rPr>
                <w:noProof/>
                <w:webHidden/>
              </w:rPr>
            </w:r>
            <w:r w:rsidR="00A728A2">
              <w:rPr>
                <w:noProof/>
                <w:webHidden/>
              </w:rPr>
              <w:fldChar w:fldCharType="separate"/>
            </w:r>
            <w:r w:rsidR="00A728A2">
              <w:rPr>
                <w:noProof/>
                <w:webHidden/>
              </w:rPr>
              <w:t>57</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113" w:history="1">
            <w:r w:rsidR="00A728A2" w:rsidRPr="000B6F65">
              <w:rPr>
                <w:rStyle w:val="Lienhypertexte"/>
                <w:noProof/>
              </w:rPr>
              <w:t>3.16.2</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Technical Considerations</w:t>
            </w:r>
            <w:r w:rsidR="00A728A2">
              <w:rPr>
                <w:noProof/>
                <w:webHidden/>
              </w:rPr>
              <w:tab/>
            </w:r>
            <w:r w:rsidR="00A728A2">
              <w:rPr>
                <w:noProof/>
                <w:webHidden/>
              </w:rPr>
              <w:fldChar w:fldCharType="begin"/>
            </w:r>
            <w:r w:rsidR="00A728A2">
              <w:rPr>
                <w:noProof/>
                <w:webHidden/>
              </w:rPr>
              <w:instrText xml:space="preserve"> PAGEREF _Toc510702113 \h </w:instrText>
            </w:r>
            <w:r w:rsidR="00A728A2">
              <w:rPr>
                <w:noProof/>
                <w:webHidden/>
              </w:rPr>
            </w:r>
            <w:r w:rsidR="00A728A2">
              <w:rPr>
                <w:noProof/>
                <w:webHidden/>
              </w:rPr>
              <w:fldChar w:fldCharType="separate"/>
            </w:r>
            <w:r w:rsidR="00A728A2">
              <w:rPr>
                <w:noProof/>
                <w:webHidden/>
              </w:rPr>
              <w:t>57</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114" w:history="1">
            <w:r w:rsidR="00A728A2" w:rsidRPr="000B6F65">
              <w:rPr>
                <w:rStyle w:val="Lienhypertexte"/>
                <w:i/>
                <w:noProof/>
              </w:rPr>
              <w:t>3.16.3</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Selected Product(s)</w:t>
            </w:r>
            <w:r w:rsidR="00A728A2">
              <w:rPr>
                <w:noProof/>
                <w:webHidden/>
              </w:rPr>
              <w:tab/>
            </w:r>
            <w:r w:rsidR="00A728A2">
              <w:rPr>
                <w:noProof/>
                <w:webHidden/>
              </w:rPr>
              <w:fldChar w:fldCharType="begin"/>
            </w:r>
            <w:r w:rsidR="00A728A2">
              <w:rPr>
                <w:noProof/>
                <w:webHidden/>
              </w:rPr>
              <w:instrText xml:space="preserve"> PAGEREF _Toc510702114 \h </w:instrText>
            </w:r>
            <w:r w:rsidR="00A728A2">
              <w:rPr>
                <w:noProof/>
                <w:webHidden/>
              </w:rPr>
            </w:r>
            <w:r w:rsidR="00A728A2">
              <w:rPr>
                <w:noProof/>
                <w:webHidden/>
              </w:rPr>
              <w:fldChar w:fldCharType="separate"/>
            </w:r>
            <w:r w:rsidR="00A728A2">
              <w:rPr>
                <w:noProof/>
                <w:webHidden/>
              </w:rPr>
              <w:t>58</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115" w:history="1">
            <w:r w:rsidR="00A728A2" w:rsidRPr="000B6F65">
              <w:rPr>
                <w:rStyle w:val="Lienhypertexte"/>
                <w:noProof/>
              </w:rPr>
              <w:t>3.16.4</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Selection Rationale</w:t>
            </w:r>
            <w:r w:rsidR="00A728A2">
              <w:rPr>
                <w:noProof/>
                <w:webHidden/>
              </w:rPr>
              <w:tab/>
            </w:r>
            <w:r w:rsidR="00A728A2">
              <w:rPr>
                <w:noProof/>
                <w:webHidden/>
              </w:rPr>
              <w:fldChar w:fldCharType="begin"/>
            </w:r>
            <w:r w:rsidR="00A728A2">
              <w:rPr>
                <w:noProof/>
                <w:webHidden/>
              </w:rPr>
              <w:instrText xml:space="preserve"> PAGEREF _Toc510702115 \h </w:instrText>
            </w:r>
            <w:r w:rsidR="00A728A2">
              <w:rPr>
                <w:noProof/>
                <w:webHidden/>
              </w:rPr>
            </w:r>
            <w:r w:rsidR="00A728A2">
              <w:rPr>
                <w:noProof/>
                <w:webHidden/>
              </w:rPr>
              <w:fldChar w:fldCharType="separate"/>
            </w:r>
            <w:r w:rsidR="00A728A2">
              <w:rPr>
                <w:noProof/>
                <w:webHidden/>
              </w:rPr>
              <w:t>58</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116" w:history="1">
            <w:r w:rsidR="00A728A2" w:rsidRPr="000B6F65">
              <w:rPr>
                <w:rStyle w:val="Lienhypertexte"/>
                <w:i/>
                <w:noProof/>
              </w:rPr>
              <w:t>3.16.5</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Architecture Risks</w:t>
            </w:r>
            <w:r w:rsidR="00A728A2">
              <w:rPr>
                <w:noProof/>
                <w:webHidden/>
              </w:rPr>
              <w:tab/>
            </w:r>
            <w:r w:rsidR="00A728A2">
              <w:rPr>
                <w:noProof/>
                <w:webHidden/>
              </w:rPr>
              <w:fldChar w:fldCharType="begin"/>
            </w:r>
            <w:r w:rsidR="00A728A2">
              <w:rPr>
                <w:noProof/>
                <w:webHidden/>
              </w:rPr>
              <w:instrText xml:space="preserve"> PAGEREF _Toc510702116 \h </w:instrText>
            </w:r>
            <w:r w:rsidR="00A728A2">
              <w:rPr>
                <w:noProof/>
                <w:webHidden/>
              </w:rPr>
            </w:r>
            <w:r w:rsidR="00A728A2">
              <w:rPr>
                <w:noProof/>
                <w:webHidden/>
              </w:rPr>
              <w:fldChar w:fldCharType="separate"/>
            </w:r>
            <w:r w:rsidR="00A728A2">
              <w:rPr>
                <w:noProof/>
                <w:webHidden/>
              </w:rPr>
              <w:t>58</w:t>
            </w:r>
            <w:r w:rsidR="00A728A2">
              <w:rPr>
                <w:noProof/>
                <w:webHidden/>
              </w:rPr>
              <w:fldChar w:fldCharType="end"/>
            </w:r>
          </w:hyperlink>
        </w:p>
        <w:p w:rsidR="00A728A2" w:rsidRDefault="00595BAF">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10702117" w:history="1">
            <w:r w:rsidR="00A728A2" w:rsidRPr="000B6F65">
              <w:rPr>
                <w:rStyle w:val="Lienhypertexte"/>
                <w:noProof/>
              </w:rPr>
              <w:t>3.17</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API management Component</w:t>
            </w:r>
            <w:r w:rsidR="00A728A2">
              <w:rPr>
                <w:noProof/>
                <w:webHidden/>
              </w:rPr>
              <w:tab/>
            </w:r>
            <w:r w:rsidR="00A728A2">
              <w:rPr>
                <w:noProof/>
                <w:webHidden/>
              </w:rPr>
              <w:fldChar w:fldCharType="begin"/>
            </w:r>
            <w:r w:rsidR="00A728A2">
              <w:rPr>
                <w:noProof/>
                <w:webHidden/>
              </w:rPr>
              <w:instrText xml:space="preserve"> PAGEREF _Toc510702117 \h </w:instrText>
            </w:r>
            <w:r w:rsidR="00A728A2">
              <w:rPr>
                <w:noProof/>
                <w:webHidden/>
              </w:rPr>
            </w:r>
            <w:r w:rsidR="00A728A2">
              <w:rPr>
                <w:noProof/>
                <w:webHidden/>
              </w:rPr>
              <w:fldChar w:fldCharType="separate"/>
            </w:r>
            <w:r w:rsidR="00A728A2">
              <w:rPr>
                <w:noProof/>
                <w:webHidden/>
              </w:rPr>
              <w:t>58</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118" w:history="1">
            <w:r w:rsidR="00A728A2" w:rsidRPr="000B6F65">
              <w:rPr>
                <w:rStyle w:val="Lienhypertexte"/>
                <w:noProof/>
              </w:rPr>
              <w:t>3.17.1</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Component Functions</w:t>
            </w:r>
            <w:r w:rsidR="00A728A2">
              <w:rPr>
                <w:noProof/>
                <w:webHidden/>
              </w:rPr>
              <w:tab/>
            </w:r>
            <w:r w:rsidR="00A728A2">
              <w:rPr>
                <w:noProof/>
                <w:webHidden/>
              </w:rPr>
              <w:fldChar w:fldCharType="begin"/>
            </w:r>
            <w:r w:rsidR="00A728A2">
              <w:rPr>
                <w:noProof/>
                <w:webHidden/>
              </w:rPr>
              <w:instrText xml:space="preserve"> PAGEREF _Toc510702118 \h </w:instrText>
            </w:r>
            <w:r w:rsidR="00A728A2">
              <w:rPr>
                <w:noProof/>
                <w:webHidden/>
              </w:rPr>
            </w:r>
            <w:r w:rsidR="00A728A2">
              <w:rPr>
                <w:noProof/>
                <w:webHidden/>
              </w:rPr>
              <w:fldChar w:fldCharType="separate"/>
            </w:r>
            <w:r w:rsidR="00A728A2">
              <w:rPr>
                <w:noProof/>
                <w:webHidden/>
              </w:rPr>
              <w:t>58</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119" w:history="1">
            <w:r w:rsidR="00A728A2" w:rsidRPr="000B6F65">
              <w:rPr>
                <w:rStyle w:val="Lienhypertexte"/>
                <w:noProof/>
              </w:rPr>
              <w:t>3.17.2</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Technical Considerations</w:t>
            </w:r>
            <w:r w:rsidR="00A728A2">
              <w:rPr>
                <w:noProof/>
                <w:webHidden/>
              </w:rPr>
              <w:tab/>
            </w:r>
            <w:r w:rsidR="00A728A2">
              <w:rPr>
                <w:noProof/>
                <w:webHidden/>
              </w:rPr>
              <w:fldChar w:fldCharType="begin"/>
            </w:r>
            <w:r w:rsidR="00A728A2">
              <w:rPr>
                <w:noProof/>
                <w:webHidden/>
              </w:rPr>
              <w:instrText xml:space="preserve"> PAGEREF _Toc510702119 \h </w:instrText>
            </w:r>
            <w:r w:rsidR="00A728A2">
              <w:rPr>
                <w:noProof/>
                <w:webHidden/>
              </w:rPr>
            </w:r>
            <w:r w:rsidR="00A728A2">
              <w:rPr>
                <w:noProof/>
                <w:webHidden/>
              </w:rPr>
              <w:fldChar w:fldCharType="separate"/>
            </w:r>
            <w:r w:rsidR="00A728A2">
              <w:rPr>
                <w:noProof/>
                <w:webHidden/>
              </w:rPr>
              <w:t>59</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120" w:history="1">
            <w:r w:rsidR="00A728A2" w:rsidRPr="000B6F65">
              <w:rPr>
                <w:rStyle w:val="Lienhypertexte"/>
                <w:noProof/>
              </w:rPr>
              <w:t>3.17.3</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Selected Product(s)</w:t>
            </w:r>
            <w:r w:rsidR="00A728A2">
              <w:rPr>
                <w:noProof/>
                <w:webHidden/>
              </w:rPr>
              <w:tab/>
            </w:r>
            <w:r w:rsidR="00A728A2">
              <w:rPr>
                <w:noProof/>
                <w:webHidden/>
              </w:rPr>
              <w:fldChar w:fldCharType="begin"/>
            </w:r>
            <w:r w:rsidR="00A728A2">
              <w:rPr>
                <w:noProof/>
                <w:webHidden/>
              </w:rPr>
              <w:instrText xml:space="preserve"> PAGEREF _Toc510702120 \h </w:instrText>
            </w:r>
            <w:r w:rsidR="00A728A2">
              <w:rPr>
                <w:noProof/>
                <w:webHidden/>
              </w:rPr>
            </w:r>
            <w:r w:rsidR="00A728A2">
              <w:rPr>
                <w:noProof/>
                <w:webHidden/>
              </w:rPr>
              <w:fldChar w:fldCharType="separate"/>
            </w:r>
            <w:r w:rsidR="00A728A2">
              <w:rPr>
                <w:noProof/>
                <w:webHidden/>
              </w:rPr>
              <w:t>59</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121" w:history="1">
            <w:r w:rsidR="00A728A2" w:rsidRPr="000B6F65">
              <w:rPr>
                <w:rStyle w:val="Lienhypertexte"/>
                <w:noProof/>
              </w:rPr>
              <w:t>3.17.4</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Selection Rationale</w:t>
            </w:r>
            <w:r w:rsidR="00A728A2">
              <w:rPr>
                <w:noProof/>
                <w:webHidden/>
              </w:rPr>
              <w:tab/>
            </w:r>
            <w:r w:rsidR="00A728A2">
              <w:rPr>
                <w:noProof/>
                <w:webHidden/>
              </w:rPr>
              <w:fldChar w:fldCharType="begin"/>
            </w:r>
            <w:r w:rsidR="00A728A2">
              <w:rPr>
                <w:noProof/>
                <w:webHidden/>
              </w:rPr>
              <w:instrText xml:space="preserve"> PAGEREF _Toc510702121 \h </w:instrText>
            </w:r>
            <w:r w:rsidR="00A728A2">
              <w:rPr>
                <w:noProof/>
                <w:webHidden/>
              </w:rPr>
            </w:r>
            <w:r w:rsidR="00A728A2">
              <w:rPr>
                <w:noProof/>
                <w:webHidden/>
              </w:rPr>
              <w:fldChar w:fldCharType="separate"/>
            </w:r>
            <w:r w:rsidR="00A728A2">
              <w:rPr>
                <w:noProof/>
                <w:webHidden/>
              </w:rPr>
              <w:t>59</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122" w:history="1">
            <w:r w:rsidR="00A728A2" w:rsidRPr="000B6F65">
              <w:rPr>
                <w:rStyle w:val="Lienhypertexte"/>
                <w:i/>
                <w:noProof/>
              </w:rPr>
              <w:t>3.17.5</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Architecture Risks</w:t>
            </w:r>
            <w:r w:rsidR="00A728A2">
              <w:rPr>
                <w:noProof/>
                <w:webHidden/>
              </w:rPr>
              <w:tab/>
            </w:r>
            <w:r w:rsidR="00A728A2">
              <w:rPr>
                <w:noProof/>
                <w:webHidden/>
              </w:rPr>
              <w:fldChar w:fldCharType="begin"/>
            </w:r>
            <w:r w:rsidR="00A728A2">
              <w:rPr>
                <w:noProof/>
                <w:webHidden/>
              </w:rPr>
              <w:instrText xml:space="preserve"> PAGEREF _Toc510702122 \h </w:instrText>
            </w:r>
            <w:r w:rsidR="00A728A2">
              <w:rPr>
                <w:noProof/>
                <w:webHidden/>
              </w:rPr>
            </w:r>
            <w:r w:rsidR="00A728A2">
              <w:rPr>
                <w:noProof/>
                <w:webHidden/>
              </w:rPr>
              <w:fldChar w:fldCharType="separate"/>
            </w:r>
            <w:r w:rsidR="00A728A2">
              <w:rPr>
                <w:noProof/>
                <w:webHidden/>
              </w:rPr>
              <w:t>59</w:t>
            </w:r>
            <w:r w:rsidR="00A728A2">
              <w:rPr>
                <w:noProof/>
                <w:webHidden/>
              </w:rPr>
              <w:fldChar w:fldCharType="end"/>
            </w:r>
          </w:hyperlink>
        </w:p>
        <w:p w:rsidR="00A728A2" w:rsidRDefault="00595BAF">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10702123" w:history="1">
            <w:r w:rsidR="00A728A2" w:rsidRPr="000B6F65">
              <w:rPr>
                <w:rStyle w:val="Lienhypertexte"/>
                <w:noProof/>
              </w:rPr>
              <w:t>3.18</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Stream Processing Components</w:t>
            </w:r>
            <w:r w:rsidR="00A728A2">
              <w:rPr>
                <w:noProof/>
                <w:webHidden/>
              </w:rPr>
              <w:tab/>
            </w:r>
            <w:r w:rsidR="00A728A2">
              <w:rPr>
                <w:noProof/>
                <w:webHidden/>
              </w:rPr>
              <w:fldChar w:fldCharType="begin"/>
            </w:r>
            <w:r w:rsidR="00A728A2">
              <w:rPr>
                <w:noProof/>
                <w:webHidden/>
              </w:rPr>
              <w:instrText xml:space="preserve"> PAGEREF _Toc510702123 \h </w:instrText>
            </w:r>
            <w:r w:rsidR="00A728A2">
              <w:rPr>
                <w:noProof/>
                <w:webHidden/>
              </w:rPr>
            </w:r>
            <w:r w:rsidR="00A728A2">
              <w:rPr>
                <w:noProof/>
                <w:webHidden/>
              </w:rPr>
              <w:fldChar w:fldCharType="separate"/>
            </w:r>
            <w:r w:rsidR="00A728A2">
              <w:rPr>
                <w:noProof/>
                <w:webHidden/>
              </w:rPr>
              <w:t>59</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124" w:history="1">
            <w:r w:rsidR="00A728A2" w:rsidRPr="000B6F65">
              <w:rPr>
                <w:rStyle w:val="Lienhypertexte"/>
                <w:noProof/>
              </w:rPr>
              <w:t>3.18.1</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Component Functions</w:t>
            </w:r>
            <w:r w:rsidR="00A728A2">
              <w:rPr>
                <w:noProof/>
                <w:webHidden/>
              </w:rPr>
              <w:tab/>
            </w:r>
            <w:r w:rsidR="00A728A2">
              <w:rPr>
                <w:noProof/>
                <w:webHidden/>
              </w:rPr>
              <w:fldChar w:fldCharType="begin"/>
            </w:r>
            <w:r w:rsidR="00A728A2">
              <w:rPr>
                <w:noProof/>
                <w:webHidden/>
              </w:rPr>
              <w:instrText xml:space="preserve"> PAGEREF _Toc510702124 \h </w:instrText>
            </w:r>
            <w:r w:rsidR="00A728A2">
              <w:rPr>
                <w:noProof/>
                <w:webHidden/>
              </w:rPr>
            </w:r>
            <w:r w:rsidR="00A728A2">
              <w:rPr>
                <w:noProof/>
                <w:webHidden/>
              </w:rPr>
              <w:fldChar w:fldCharType="separate"/>
            </w:r>
            <w:r w:rsidR="00A728A2">
              <w:rPr>
                <w:noProof/>
                <w:webHidden/>
              </w:rPr>
              <w:t>60</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125" w:history="1">
            <w:r w:rsidR="00A728A2" w:rsidRPr="000B6F65">
              <w:rPr>
                <w:rStyle w:val="Lienhypertexte"/>
                <w:noProof/>
              </w:rPr>
              <w:t>3.18.2</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Technical Considerations</w:t>
            </w:r>
            <w:r w:rsidR="00A728A2">
              <w:rPr>
                <w:noProof/>
                <w:webHidden/>
              </w:rPr>
              <w:tab/>
            </w:r>
            <w:r w:rsidR="00A728A2">
              <w:rPr>
                <w:noProof/>
                <w:webHidden/>
              </w:rPr>
              <w:fldChar w:fldCharType="begin"/>
            </w:r>
            <w:r w:rsidR="00A728A2">
              <w:rPr>
                <w:noProof/>
                <w:webHidden/>
              </w:rPr>
              <w:instrText xml:space="preserve"> PAGEREF _Toc510702125 \h </w:instrText>
            </w:r>
            <w:r w:rsidR="00A728A2">
              <w:rPr>
                <w:noProof/>
                <w:webHidden/>
              </w:rPr>
            </w:r>
            <w:r w:rsidR="00A728A2">
              <w:rPr>
                <w:noProof/>
                <w:webHidden/>
              </w:rPr>
              <w:fldChar w:fldCharType="separate"/>
            </w:r>
            <w:r w:rsidR="00A728A2">
              <w:rPr>
                <w:noProof/>
                <w:webHidden/>
              </w:rPr>
              <w:t>60</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126" w:history="1">
            <w:r w:rsidR="00A728A2" w:rsidRPr="000B6F65">
              <w:rPr>
                <w:rStyle w:val="Lienhypertexte"/>
                <w:noProof/>
              </w:rPr>
              <w:t>3.18.3</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Selected Products</w:t>
            </w:r>
            <w:r w:rsidR="00A728A2">
              <w:rPr>
                <w:noProof/>
                <w:webHidden/>
              </w:rPr>
              <w:tab/>
            </w:r>
            <w:r w:rsidR="00A728A2">
              <w:rPr>
                <w:noProof/>
                <w:webHidden/>
              </w:rPr>
              <w:fldChar w:fldCharType="begin"/>
            </w:r>
            <w:r w:rsidR="00A728A2">
              <w:rPr>
                <w:noProof/>
                <w:webHidden/>
              </w:rPr>
              <w:instrText xml:space="preserve"> PAGEREF _Toc510702126 \h </w:instrText>
            </w:r>
            <w:r w:rsidR="00A728A2">
              <w:rPr>
                <w:noProof/>
                <w:webHidden/>
              </w:rPr>
            </w:r>
            <w:r w:rsidR="00A728A2">
              <w:rPr>
                <w:noProof/>
                <w:webHidden/>
              </w:rPr>
              <w:fldChar w:fldCharType="separate"/>
            </w:r>
            <w:r w:rsidR="00A728A2">
              <w:rPr>
                <w:noProof/>
                <w:webHidden/>
              </w:rPr>
              <w:t>60</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127" w:history="1">
            <w:r w:rsidR="00A728A2" w:rsidRPr="000B6F65">
              <w:rPr>
                <w:rStyle w:val="Lienhypertexte"/>
                <w:noProof/>
              </w:rPr>
              <w:t>3.18.4</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Selection Rationale</w:t>
            </w:r>
            <w:r w:rsidR="00A728A2">
              <w:rPr>
                <w:noProof/>
                <w:webHidden/>
              </w:rPr>
              <w:tab/>
            </w:r>
            <w:r w:rsidR="00A728A2">
              <w:rPr>
                <w:noProof/>
                <w:webHidden/>
              </w:rPr>
              <w:fldChar w:fldCharType="begin"/>
            </w:r>
            <w:r w:rsidR="00A728A2">
              <w:rPr>
                <w:noProof/>
                <w:webHidden/>
              </w:rPr>
              <w:instrText xml:space="preserve"> PAGEREF _Toc510702127 \h </w:instrText>
            </w:r>
            <w:r w:rsidR="00A728A2">
              <w:rPr>
                <w:noProof/>
                <w:webHidden/>
              </w:rPr>
            </w:r>
            <w:r w:rsidR="00A728A2">
              <w:rPr>
                <w:noProof/>
                <w:webHidden/>
              </w:rPr>
              <w:fldChar w:fldCharType="separate"/>
            </w:r>
            <w:r w:rsidR="00A728A2">
              <w:rPr>
                <w:noProof/>
                <w:webHidden/>
              </w:rPr>
              <w:t>60</w:t>
            </w:r>
            <w:r w:rsidR="00A728A2">
              <w:rPr>
                <w:noProof/>
                <w:webHidden/>
              </w:rPr>
              <w:fldChar w:fldCharType="end"/>
            </w:r>
          </w:hyperlink>
        </w:p>
        <w:p w:rsidR="00A728A2" w:rsidRDefault="00595BAF">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10702128" w:history="1">
            <w:r w:rsidR="00A728A2" w:rsidRPr="000B6F65">
              <w:rPr>
                <w:rStyle w:val="Lienhypertexte"/>
                <w:i/>
                <w:noProof/>
              </w:rPr>
              <w:t>3.18.5</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Architecture Risks</w:t>
            </w:r>
            <w:r w:rsidR="00A728A2">
              <w:rPr>
                <w:noProof/>
                <w:webHidden/>
              </w:rPr>
              <w:tab/>
            </w:r>
            <w:r w:rsidR="00A728A2">
              <w:rPr>
                <w:noProof/>
                <w:webHidden/>
              </w:rPr>
              <w:fldChar w:fldCharType="begin"/>
            </w:r>
            <w:r w:rsidR="00A728A2">
              <w:rPr>
                <w:noProof/>
                <w:webHidden/>
              </w:rPr>
              <w:instrText xml:space="preserve"> PAGEREF _Toc510702128 \h </w:instrText>
            </w:r>
            <w:r w:rsidR="00A728A2">
              <w:rPr>
                <w:noProof/>
                <w:webHidden/>
              </w:rPr>
            </w:r>
            <w:r w:rsidR="00A728A2">
              <w:rPr>
                <w:noProof/>
                <w:webHidden/>
              </w:rPr>
              <w:fldChar w:fldCharType="separate"/>
            </w:r>
            <w:r w:rsidR="00A728A2">
              <w:rPr>
                <w:noProof/>
                <w:webHidden/>
              </w:rPr>
              <w:t>60</w:t>
            </w:r>
            <w:r w:rsidR="00A728A2">
              <w:rPr>
                <w:noProof/>
                <w:webHidden/>
              </w:rPr>
              <w:fldChar w:fldCharType="end"/>
            </w:r>
          </w:hyperlink>
        </w:p>
        <w:p w:rsidR="00A728A2" w:rsidRDefault="00595BAF">
          <w:pPr>
            <w:pStyle w:val="TM1"/>
            <w:tabs>
              <w:tab w:val="left" w:pos="660"/>
            </w:tabs>
            <w:rPr>
              <w:rFonts w:asciiTheme="minorHAnsi" w:eastAsiaTheme="minorEastAsia" w:hAnsiTheme="minorHAnsi" w:cstheme="minorBidi"/>
              <w:b w:val="0"/>
              <w:caps w:val="0"/>
              <w:noProof/>
              <w:sz w:val="22"/>
              <w:szCs w:val="22"/>
              <w:lang w:val="fr-FR" w:eastAsia="fr-FR"/>
            </w:rPr>
          </w:pPr>
          <w:hyperlink w:anchor="_Toc510702129" w:history="1">
            <w:r w:rsidR="00A728A2" w:rsidRPr="000B6F65">
              <w:rPr>
                <w:rStyle w:val="Lienhypertexte"/>
                <w:i/>
                <w:noProof/>
              </w:rPr>
              <w:t>4</w:t>
            </w:r>
            <w:r w:rsidR="00A728A2">
              <w:rPr>
                <w:rFonts w:asciiTheme="minorHAnsi" w:eastAsiaTheme="minorEastAsia" w:hAnsiTheme="minorHAnsi" w:cstheme="minorBidi"/>
                <w:b w:val="0"/>
                <w:caps w:val="0"/>
                <w:noProof/>
                <w:sz w:val="22"/>
                <w:szCs w:val="22"/>
                <w:lang w:val="fr-FR" w:eastAsia="fr-FR"/>
              </w:rPr>
              <w:tab/>
            </w:r>
            <w:r w:rsidR="00A728A2" w:rsidRPr="000B6F65">
              <w:rPr>
                <w:rStyle w:val="Lienhypertexte"/>
                <w:noProof/>
              </w:rPr>
              <w:t>Section 4 System Construction Environment</w:t>
            </w:r>
            <w:r w:rsidR="00A728A2">
              <w:rPr>
                <w:noProof/>
                <w:webHidden/>
              </w:rPr>
              <w:tab/>
            </w:r>
            <w:r w:rsidR="00A728A2">
              <w:rPr>
                <w:noProof/>
                <w:webHidden/>
              </w:rPr>
              <w:fldChar w:fldCharType="begin"/>
            </w:r>
            <w:r w:rsidR="00A728A2">
              <w:rPr>
                <w:noProof/>
                <w:webHidden/>
              </w:rPr>
              <w:instrText xml:space="preserve"> PAGEREF _Toc510702129 \h </w:instrText>
            </w:r>
            <w:r w:rsidR="00A728A2">
              <w:rPr>
                <w:noProof/>
                <w:webHidden/>
              </w:rPr>
            </w:r>
            <w:r w:rsidR="00A728A2">
              <w:rPr>
                <w:noProof/>
                <w:webHidden/>
              </w:rPr>
              <w:fldChar w:fldCharType="separate"/>
            </w:r>
            <w:r w:rsidR="00A728A2">
              <w:rPr>
                <w:noProof/>
                <w:webHidden/>
              </w:rPr>
              <w:t>60</w:t>
            </w:r>
            <w:r w:rsidR="00A728A2">
              <w:rPr>
                <w:noProof/>
                <w:webHidden/>
              </w:rPr>
              <w:fldChar w:fldCharType="end"/>
            </w:r>
          </w:hyperlink>
        </w:p>
        <w:p w:rsidR="00A728A2" w:rsidRDefault="00595BAF">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10702130" w:history="1">
            <w:r w:rsidR="00A728A2" w:rsidRPr="000B6F65">
              <w:rPr>
                <w:rStyle w:val="Lienhypertexte"/>
                <w:noProof/>
              </w:rPr>
              <w:t>4.1</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Preliminary test Environment</w:t>
            </w:r>
            <w:r w:rsidR="00A728A2">
              <w:rPr>
                <w:noProof/>
                <w:webHidden/>
              </w:rPr>
              <w:tab/>
            </w:r>
            <w:r w:rsidR="00A728A2">
              <w:rPr>
                <w:noProof/>
                <w:webHidden/>
              </w:rPr>
              <w:fldChar w:fldCharType="begin"/>
            </w:r>
            <w:r w:rsidR="00A728A2">
              <w:rPr>
                <w:noProof/>
                <w:webHidden/>
              </w:rPr>
              <w:instrText xml:space="preserve"> PAGEREF _Toc510702130 \h </w:instrText>
            </w:r>
            <w:r w:rsidR="00A728A2">
              <w:rPr>
                <w:noProof/>
                <w:webHidden/>
              </w:rPr>
            </w:r>
            <w:r w:rsidR="00A728A2">
              <w:rPr>
                <w:noProof/>
                <w:webHidden/>
              </w:rPr>
              <w:fldChar w:fldCharType="separate"/>
            </w:r>
            <w:r w:rsidR="00A728A2">
              <w:rPr>
                <w:noProof/>
                <w:webHidden/>
              </w:rPr>
              <w:t>60</w:t>
            </w:r>
            <w:r w:rsidR="00A728A2">
              <w:rPr>
                <w:noProof/>
                <w:webHidden/>
              </w:rPr>
              <w:fldChar w:fldCharType="end"/>
            </w:r>
          </w:hyperlink>
        </w:p>
        <w:p w:rsidR="00A728A2" w:rsidRDefault="00595BAF">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10702131" w:history="1">
            <w:r w:rsidR="00A728A2" w:rsidRPr="000B6F65">
              <w:rPr>
                <w:rStyle w:val="Lienhypertexte"/>
                <w:noProof/>
              </w:rPr>
              <w:t>4.2</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Global system vision</w:t>
            </w:r>
            <w:r w:rsidR="00A728A2">
              <w:rPr>
                <w:noProof/>
                <w:webHidden/>
              </w:rPr>
              <w:tab/>
            </w:r>
            <w:r w:rsidR="00A728A2">
              <w:rPr>
                <w:noProof/>
                <w:webHidden/>
              </w:rPr>
              <w:fldChar w:fldCharType="begin"/>
            </w:r>
            <w:r w:rsidR="00A728A2">
              <w:rPr>
                <w:noProof/>
                <w:webHidden/>
              </w:rPr>
              <w:instrText xml:space="preserve"> PAGEREF _Toc510702131 \h </w:instrText>
            </w:r>
            <w:r w:rsidR="00A728A2">
              <w:rPr>
                <w:noProof/>
                <w:webHidden/>
              </w:rPr>
            </w:r>
            <w:r w:rsidR="00A728A2">
              <w:rPr>
                <w:noProof/>
                <w:webHidden/>
              </w:rPr>
              <w:fldChar w:fldCharType="separate"/>
            </w:r>
            <w:r w:rsidR="00A728A2">
              <w:rPr>
                <w:noProof/>
                <w:webHidden/>
              </w:rPr>
              <w:t>61</w:t>
            </w:r>
            <w:r w:rsidR="00A728A2">
              <w:rPr>
                <w:noProof/>
                <w:webHidden/>
              </w:rPr>
              <w:fldChar w:fldCharType="end"/>
            </w:r>
          </w:hyperlink>
        </w:p>
        <w:p w:rsidR="00A728A2" w:rsidRDefault="00595BAF">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10702132" w:history="1">
            <w:r w:rsidR="00A728A2" w:rsidRPr="000B6F65">
              <w:rPr>
                <w:rStyle w:val="Lienhypertexte"/>
                <w:i/>
                <w:caps/>
                <w:noProof/>
              </w:rPr>
              <w:t>4.3</w:t>
            </w:r>
            <w:r w:rsidR="00A728A2">
              <w:rPr>
                <w:rFonts w:asciiTheme="minorHAnsi" w:eastAsiaTheme="minorEastAsia" w:hAnsiTheme="minorHAnsi" w:cstheme="minorBidi"/>
                <w:noProof/>
                <w:sz w:val="22"/>
                <w:szCs w:val="22"/>
                <w:lang w:val="fr-FR" w:eastAsia="fr-FR"/>
              </w:rPr>
              <w:tab/>
            </w:r>
            <w:r w:rsidR="00A728A2" w:rsidRPr="000B6F65">
              <w:rPr>
                <w:rStyle w:val="Lienhypertexte"/>
                <w:caps/>
                <w:noProof/>
              </w:rPr>
              <w:t>D</w:t>
            </w:r>
            <w:r w:rsidR="00A728A2" w:rsidRPr="000B6F65">
              <w:rPr>
                <w:rStyle w:val="Lienhypertexte"/>
                <w:noProof/>
              </w:rPr>
              <w:t>evelopment Environment</w:t>
            </w:r>
            <w:r w:rsidR="00A728A2">
              <w:rPr>
                <w:noProof/>
                <w:webHidden/>
              </w:rPr>
              <w:tab/>
            </w:r>
            <w:r w:rsidR="00A728A2">
              <w:rPr>
                <w:noProof/>
                <w:webHidden/>
              </w:rPr>
              <w:fldChar w:fldCharType="begin"/>
            </w:r>
            <w:r w:rsidR="00A728A2">
              <w:rPr>
                <w:noProof/>
                <w:webHidden/>
              </w:rPr>
              <w:instrText xml:space="preserve"> PAGEREF _Toc510702132 \h </w:instrText>
            </w:r>
            <w:r w:rsidR="00A728A2">
              <w:rPr>
                <w:noProof/>
                <w:webHidden/>
              </w:rPr>
            </w:r>
            <w:r w:rsidR="00A728A2">
              <w:rPr>
                <w:noProof/>
                <w:webHidden/>
              </w:rPr>
              <w:fldChar w:fldCharType="separate"/>
            </w:r>
            <w:r w:rsidR="00A728A2">
              <w:rPr>
                <w:noProof/>
                <w:webHidden/>
              </w:rPr>
              <w:t>61</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133" w:history="1">
            <w:r w:rsidR="00A728A2" w:rsidRPr="000B6F65">
              <w:rPr>
                <w:rStyle w:val="Lienhypertexte"/>
                <w:noProof/>
              </w:rPr>
              <w:t>4.3.1</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Developer Workstation Configuration</w:t>
            </w:r>
            <w:r w:rsidR="00A728A2">
              <w:rPr>
                <w:noProof/>
                <w:webHidden/>
              </w:rPr>
              <w:tab/>
            </w:r>
            <w:r w:rsidR="00A728A2">
              <w:rPr>
                <w:noProof/>
                <w:webHidden/>
              </w:rPr>
              <w:fldChar w:fldCharType="begin"/>
            </w:r>
            <w:r w:rsidR="00A728A2">
              <w:rPr>
                <w:noProof/>
                <w:webHidden/>
              </w:rPr>
              <w:instrText xml:space="preserve"> PAGEREF _Toc510702133 \h </w:instrText>
            </w:r>
            <w:r w:rsidR="00A728A2">
              <w:rPr>
                <w:noProof/>
                <w:webHidden/>
              </w:rPr>
            </w:r>
            <w:r w:rsidR="00A728A2">
              <w:rPr>
                <w:noProof/>
                <w:webHidden/>
              </w:rPr>
              <w:fldChar w:fldCharType="separate"/>
            </w:r>
            <w:r w:rsidR="00A728A2">
              <w:rPr>
                <w:noProof/>
                <w:webHidden/>
              </w:rPr>
              <w:t>61</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134" w:history="1">
            <w:r w:rsidR="00A728A2" w:rsidRPr="000B6F65">
              <w:rPr>
                <w:rStyle w:val="Lienhypertexte"/>
                <w:noProof/>
              </w:rPr>
              <w:t>4.3.2</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Supporting Development Infrastructure Configuration</w:t>
            </w:r>
            <w:r w:rsidR="00A728A2">
              <w:rPr>
                <w:noProof/>
                <w:webHidden/>
              </w:rPr>
              <w:tab/>
            </w:r>
            <w:r w:rsidR="00A728A2">
              <w:rPr>
                <w:noProof/>
                <w:webHidden/>
              </w:rPr>
              <w:fldChar w:fldCharType="begin"/>
            </w:r>
            <w:r w:rsidR="00A728A2">
              <w:rPr>
                <w:noProof/>
                <w:webHidden/>
              </w:rPr>
              <w:instrText xml:space="preserve"> PAGEREF _Toc510702134 \h </w:instrText>
            </w:r>
            <w:r w:rsidR="00A728A2">
              <w:rPr>
                <w:noProof/>
                <w:webHidden/>
              </w:rPr>
            </w:r>
            <w:r w:rsidR="00A728A2">
              <w:rPr>
                <w:noProof/>
                <w:webHidden/>
              </w:rPr>
              <w:fldChar w:fldCharType="separate"/>
            </w:r>
            <w:r w:rsidR="00A728A2">
              <w:rPr>
                <w:noProof/>
                <w:webHidden/>
              </w:rPr>
              <w:t>62</w:t>
            </w:r>
            <w:r w:rsidR="00A728A2">
              <w:rPr>
                <w:noProof/>
                <w:webHidden/>
              </w:rPr>
              <w:fldChar w:fldCharType="end"/>
            </w:r>
          </w:hyperlink>
        </w:p>
        <w:p w:rsidR="00A728A2" w:rsidRDefault="00595BAF">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10702135" w:history="1">
            <w:r w:rsidR="00A728A2" w:rsidRPr="000B6F65">
              <w:rPr>
                <w:rStyle w:val="Lienhypertexte"/>
                <w:i/>
                <w:caps/>
                <w:noProof/>
              </w:rPr>
              <w:t>4.4</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QA Test Environment</w:t>
            </w:r>
            <w:r w:rsidR="00A728A2">
              <w:rPr>
                <w:noProof/>
                <w:webHidden/>
              </w:rPr>
              <w:tab/>
            </w:r>
            <w:r w:rsidR="00A728A2">
              <w:rPr>
                <w:noProof/>
                <w:webHidden/>
              </w:rPr>
              <w:fldChar w:fldCharType="begin"/>
            </w:r>
            <w:r w:rsidR="00A728A2">
              <w:rPr>
                <w:noProof/>
                <w:webHidden/>
              </w:rPr>
              <w:instrText xml:space="preserve"> PAGEREF _Toc510702135 \h </w:instrText>
            </w:r>
            <w:r w:rsidR="00A728A2">
              <w:rPr>
                <w:noProof/>
                <w:webHidden/>
              </w:rPr>
            </w:r>
            <w:r w:rsidR="00A728A2">
              <w:rPr>
                <w:noProof/>
                <w:webHidden/>
              </w:rPr>
              <w:fldChar w:fldCharType="separate"/>
            </w:r>
            <w:r w:rsidR="00A728A2">
              <w:rPr>
                <w:noProof/>
                <w:webHidden/>
              </w:rPr>
              <w:t>62</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136" w:history="1">
            <w:r w:rsidR="00A728A2" w:rsidRPr="000B6F65">
              <w:rPr>
                <w:rStyle w:val="Lienhypertexte"/>
                <w:noProof/>
              </w:rPr>
              <w:t>4.4.1</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QA Test Environment Configuration</w:t>
            </w:r>
            <w:r w:rsidR="00A728A2">
              <w:rPr>
                <w:noProof/>
                <w:webHidden/>
              </w:rPr>
              <w:tab/>
            </w:r>
            <w:r w:rsidR="00A728A2">
              <w:rPr>
                <w:noProof/>
                <w:webHidden/>
              </w:rPr>
              <w:fldChar w:fldCharType="begin"/>
            </w:r>
            <w:r w:rsidR="00A728A2">
              <w:rPr>
                <w:noProof/>
                <w:webHidden/>
              </w:rPr>
              <w:instrText xml:space="preserve"> PAGEREF _Toc510702136 \h </w:instrText>
            </w:r>
            <w:r w:rsidR="00A728A2">
              <w:rPr>
                <w:noProof/>
                <w:webHidden/>
              </w:rPr>
            </w:r>
            <w:r w:rsidR="00A728A2">
              <w:rPr>
                <w:noProof/>
                <w:webHidden/>
              </w:rPr>
              <w:fldChar w:fldCharType="separate"/>
            </w:r>
            <w:r w:rsidR="00A728A2">
              <w:rPr>
                <w:noProof/>
                <w:webHidden/>
              </w:rPr>
              <w:t>62</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137" w:history="1">
            <w:r w:rsidR="00A728A2" w:rsidRPr="000B6F65">
              <w:rPr>
                <w:rStyle w:val="Lienhypertexte"/>
                <w:noProof/>
              </w:rPr>
              <w:t>4.4.2</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Supporting QA Test Infrastructure Configuration</w:t>
            </w:r>
            <w:r w:rsidR="00A728A2">
              <w:rPr>
                <w:noProof/>
                <w:webHidden/>
              </w:rPr>
              <w:tab/>
            </w:r>
            <w:r w:rsidR="00A728A2">
              <w:rPr>
                <w:noProof/>
                <w:webHidden/>
              </w:rPr>
              <w:fldChar w:fldCharType="begin"/>
            </w:r>
            <w:r w:rsidR="00A728A2">
              <w:rPr>
                <w:noProof/>
                <w:webHidden/>
              </w:rPr>
              <w:instrText xml:space="preserve"> PAGEREF _Toc510702137 \h </w:instrText>
            </w:r>
            <w:r w:rsidR="00A728A2">
              <w:rPr>
                <w:noProof/>
                <w:webHidden/>
              </w:rPr>
            </w:r>
            <w:r w:rsidR="00A728A2">
              <w:rPr>
                <w:noProof/>
                <w:webHidden/>
              </w:rPr>
              <w:fldChar w:fldCharType="separate"/>
            </w:r>
            <w:r w:rsidR="00A728A2">
              <w:rPr>
                <w:noProof/>
                <w:webHidden/>
              </w:rPr>
              <w:t>63</w:t>
            </w:r>
            <w:r w:rsidR="00A728A2">
              <w:rPr>
                <w:noProof/>
                <w:webHidden/>
              </w:rPr>
              <w:fldChar w:fldCharType="end"/>
            </w:r>
          </w:hyperlink>
        </w:p>
        <w:p w:rsidR="00A728A2" w:rsidRDefault="00595BAF">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10702138" w:history="1">
            <w:r w:rsidR="00A728A2" w:rsidRPr="000B6F65">
              <w:rPr>
                <w:rStyle w:val="Lienhypertexte"/>
                <w:noProof/>
              </w:rPr>
              <w:t>4.5</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Production Environment</w:t>
            </w:r>
            <w:r w:rsidR="00A728A2">
              <w:rPr>
                <w:noProof/>
                <w:webHidden/>
              </w:rPr>
              <w:tab/>
            </w:r>
            <w:r w:rsidR="00A728A2">
              <w:rPr>
                <w:noProof/>
                <w:webHidden/>
              </w:rPr>
              <w:fldChar w:fldCharType="begin"/>
            </w:r>
            <w:r w:rsidR="00A728A2">
              <w:rPr>
                <w:noProof/>
                <w:webHidden/>
              </w:rPr>
              <w:instrText xml:space="preserve"> PAGEREF _Toc510702138 \h </w:instrText>
            </w:r>
            <w:r w:rsidR="00A728A2">
              <w:rPr>
                <w:noProof/>
                <w:webHidden/>
              </w:rPr>
            </w:r>
            <w:r w:rsidR="00A728A2">
              <w:rPr>
                <w:noProof/>
                <w:webHidden/>
              </w:rPr>
              <w:fldChar w:fldCharType="separate"/>
            </w:r>
            <w:r w:rsidR="00A728A2">
              <w:rPr>
                <w:noProof/>
                <w:webHidden/>
              </w:rPr>
              <w:t>64</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139" w:history="1">
            <w:r w:rsidR="00A728A2" w:rsidRPr="000B6F65">
              <w:rPr>
                <w:rStyle w:val="Lienhypertexte"/>
                <w:noProof/>
              </w:rPr>
              <w:t>4.5.1</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Production environment Configuration</w:t>
            </w:r>
            <w:r w:rsidR="00A728A2">
              <w:rPr>
                <w:noProof/>
                <w:webHidden/>
              </w:rPr>
              <w:tab/>
            </w:r>
            <w:r w:rsidR="00A728A2">
              <w:rPr>
                <w:noProof/>
                <w:webHidden/>
              </w:rPr>
              <w:fldChar w:fldCharType="begin"/>
            </w:r>
            <w:r w:rsidR="00A728A2">
              <w:rPr>
                <w:noProof/>
                <w:webHidden/>
              </w:rPr>
              <w:instrText xml:space="preserve"> PAGEREF _Toc510702139 \h </w:instrText>
            </w:r>
            <w:r w:rsidR="00A728A2">
              <w:rPr>
                <w:noProof/>
                <w:webHidden/>
              </w:rPr>
            </w:r>
            <w:r w:rsidR="00A728A2">
              <w:rPr>
                <w:noProof/>
                <w:webHidden/>
              </w:rPr>
              <w:fldChar w:fldCharType="separate"/>
            </w:r>
            <w:r w:rsidR="00A728A2">
              <w:rPr>
                <w:noProof/>
                <w:webHidden/>
              </w:rPr>
              <w:t>64</w:t>
            </w:r>
            <w:r w:rsidR="00A728A2">
              <w:rPr>
                <w:noProof/>
                <w:webHidden/>
              </w:rPr>
              <w:fldChar w:fldCharType="end"/>
            </w:r>
          </w:hyperlink>
        </w:p>
        <w:p w:rsidR="00A728A2" w:rsidRDefault="00595BAF">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10702140" w:history="1">
            <w:r w:rsidR="00A728A2" w:rsidRPr="000B6F65">
              <w:rPr>
                <w:rStyle w:val="Lienhypertexte"/>
                <w:i/>
                <w:caps/>
                <w:noProof/>
              </w:rPr>
              <w:t>4.5.2</w:t>
            </w:r>
            <w:r w:rsidR="00A728A2">
              <w:rPr>
                <w:rFonts w:asciiTheme="minorHAnsi" w:eastAsiaTheme="minorEastAsia" w:hAnsiTheme="minorHAnsi" w:cstheme="minorBidi"/>
                <w:noProof/>
                <w:sz w:val="22"/>
                <w:szCs w:val="22"/>
                <w:lang w:val="fr-FR" w:eastAsia="fr-FR"/>
              </w:rPr>
              <w:tab/>
            </w:r>
            <w:r w:rsidR="00A728A2" w:rsidRPr="000B6F65">
              <w:rPr>
                <w:rStyle w:val="Lienhypertexte"/>
                <w:noProof/>
              </w:rPr>
              <w:t>Supporting Production Infrastructure Configuration</w:t>
            </w:r>
            <w:r w:rsidR="00A728A2">
              <w:rPr>
                <w:noProof/>
                <w:webHidden/>
              </w:rPr>
              <w:tab/>
            </w:r>
            <w:r w:rsidR="00A728A2">
              <w:rPr>
                <w:noProof/>
                <w:webHidden/>
              </w:rPr>
              <w:fldChar w:fldCharType="begin"/>
            </w:r>
            <w:r w:rsidR="00A728A2">
              <w:rPr>
                <w:noProof/>
                <w:webHidden/>
              </w:rPr>
              <w:instrText xml:space="preserve"> PAGEREF _Toc510702140 \h </w:instrText>
            </w:r>
            <w:r w:rsidR="00A728A2">
              <w:rPr>
                <w:noProof/>
                <w:webHidden/>
              </w:rPr>
            </w:r>
            <w:r w:rsidR="00A728A2">
              <w:rPr>
                <w:noProof/>
                <w:webHidden/>
              </w:rPr>
              <w:fldChar w:fldCharType="separate"/>
            </w:r>
            <w:r w:rsidR="00A728A2">
              <w:rPr>
                <w:noProof/>
                <w:webHidden/>
              </w:rPr>
              <w:t>64</w:t>
            </w:r>
            <w:r w:rsidR="00A728A2">
              <w:rPr>
                <w:noProof/>
                <w:webHidden/>
              </w:rPr>
              <w:fldChar w:fldCharType="end"/>
            </w:r>
          </w:hyperlink>
        </w:p>
        <w:p w:rsidR="002D7C8C" w:rsidRDefault="002D7C8C" w:rsidP="002D7C8C">
          <w:r>
            <w:fldChar w:fldCharType="end"/>
          </w:r>
        </w:p>
      </w:sdtContent>
    </w:sdt>
    <w:p w:rsidR="002D7C8C" w:rsidRDefault="002D7C8C" w:rsidP="002D7C8C">
      <w:pPr>
        <w:keepNext/>
        <w:ind w:left="720"/>
      </w:pPr>
    </w:p>
    <w:p w:rsidR="002D7C8C" w:rsidRDefault="002D7C8C" w:rsidP="002D7C8C">
      <w:pPr>
        <w:keepNext/>
        <w:ind w:left="720"/>
        <w:sectPr w:rsidR="002D7C8C" w:rsidSect="00AD2CAB">
          <w:headerReference w:type="default" r:id="rId11"/>
          <w:footerReference w:type="default" r:id="rId12"/>
          <w:pgSz w:w="12240" w:h="15840"/>
          <w:pgMar w:top="1440" w:right="900" w:bottom="1440" w:left="1800" w:header="720" w:footer="720" w:gutter="0"/>
          <w:cols w:space="720"/>
          <w:docGrid w:linePitch="360"/>
        </w:sectPr>
      </w:pPr>
    </w:p>
    <w:p w:rsidR="002D7C8C" w:rsidRDefault="002D7C8C" w:rsidP="002D7C8C">
      <w:pPr>
        <w:keepNext/>
        <w:ind w:left="720"/>
      </w:pPr>
    </w:p>
    <w:p w:rsidR="002D7C8C" w:rsidRPr="00E90DD4" w:rsidRDefault="002D7C8C" w:rsidP="0047663D">
      <w:pPr>
        <w:pStyle w:val="Titre1"/>
        <w:numPr>
          <w:ilvl w:val="0"/>
          <w:numId w:val="13"/>
        </w:numPr>
      </w:pPr>
      <w:bookmarkStart w:id="1" w:name="_Toc443813170"/>
      <w:bookmarkStart w:id="2" w:name="_Toc490368956"/>
      <w:bookmarkStart w:id="3" w:name="_Toc25640886"/>
      <w:bookmarkStart w:id="4" w:name="_Toc499823521"/>
      <w:bookmarkStart w:id="5" w:name="_Toc510701985"/>
      <w:bookmarkEnd w:id="0"/>
      <w:r w:rsidRPr="00E90DD4">
        <w:t>Section 1 DOCUMENT SCOPE</w:t>
      </w:r>
      <w:bookmarkStart w:id="6" w:name="_Toc443813173"/>
      <w:bookmarkStart w:id="7" w:name="_Toc490368959"/>
      <w:bookmarkEnd w:id="1"/>
      <w:bookmarkEnd w:id="2"/>
      <w:bookmarkEnd w:id="3"/>
      <w:bookmarkEnd w:id="4"/>
      <w:bookmarkEnd w:id="5"/>
    </w:p>
    <w:p w:rsidR="00C2495A" w:rsidRDefault="00C2495A" w:rsidP="00C2495A">
      <w:pPr>
        <w:pStyle w:val="Titre2"/>
      </w:pPr>
      <w:bookmarkStart w:id="8" w:name="_Toc499823522"/>
      <w:bookmarkStart w:id="9" w:name="_Toc510701986"/>
      <w:r>
        <w:t>Context</w:t>
      </w:r>
      <w:bookmarkEnd w:id="8"/>
      <w:bookmarkEnd w:id="9"/>
    </w:p>
    <w:p w:rsidR="002D7C8C" w:rsidRPr="0077092E" w:rsidRDefault="002D7C8C" w:rsidP="002D7C8C">
      <w:pPr>
        <w:rPr>
          <w:i/>
          <w:iCs/>
        </w:rPr>
      </w:pPr>
      <w:r w:rsidRPr="0077092E">
        <w:rPr>
          <w:b/>
          <w:i/>
          <w:iCs/>
        </w:rPr>
        <w:t xml:space="preserve">Document Scope </w:t>
      </w:r>
      <w:r w:rsidRPr="0077092E">
        <w:rPr>
          <w:i/>
          <w:iCs/>
        </w:rPr>
        <w:t>describes the context and the goals of this document in a narrative.</w:t>
      </w:r>
    </w:p>
    <w:p w:rsidR="005C1948" w:rsidRDefault="005C1948" w:rsidP="002D7C8C"/>
    <w:p w:rsidR="003035ED" w:rsidRDefault="002D7C8C" w:rsidP="002D7C8C">
      <w:r w:rsidRPr="0077092E">
        <w:t xml:space="preserve">This document describes the Technical </w:t>
      </w:r>
      <w:r w:rsidR="000D3A62">
        <w:t>Architecture of the IOT Smart City Platform</w:t>
      </w:r>
      <w:r w:rsidR="003035ED">
        <w:t xml:space="preserve"> that:</w:t>
      </w:r>
    </w:p>
    <w:p w:rsidR="007E118D" w:rsidRDefault="002D7C8C" w:rsidP="0047663D">
      <w:pPr>
        <w:pStyle w:val="Paragraphedeliste"/>
        <w:numPr>
          <w:ilvl w:val="0"/>
          <w:numId w:val="4"/>
        </w:numPr>
      </w:pPr>
      <w:r w:rsidRPr="0077092E">
        <w:t>satisfies business requirements as documen</w:t>
      </w:r>
      <w:r w:rsidR="003035ED">
        <w:t>ted in the r</w:t>
      </w:r>
      <w:r w:rsidR="00D25739">
        <w:t>oadmap</w:t>
      </w:r>
      <w:r w:rsidR="003035ED">
        <w:t xml:space="preserve"> (ref to provide)</w:t>
      </w:r>
      <w:r w:rsidR="007E118D">
        <w:t xml:space="preserve">, </w:t>
      </w:r>
    </w:p>
    <w:p w:rsidR="002D7C8C" w:rsidRDefault="002D7C8C" w:rsidP="0047663D">
      <w:pPr>
        <w:pStyle w:val="Paragraphedeliste"/>
        <w:numPr>
          <w:ilvl w:val="0"/>
          <w:numId w:val="4"/>
        </w:numPr>
      </w:pPr>
      <w:r w:rsidRPr="0077092E">
        <w:t>satisfies technical, operational and transitiona</w:t>
      </w:r>
      <w:r w:rsidR="00D25739">
        <w:t>l requirements</w:t>
      </w:r>
      <w:r w:rsidRPr="0077092E">
        <w:t>.</w:t>
      </w:r>
    </w:p>
    <w:p w:rsidR="00594361" w:rsidRDefault="00594361" w:rsidP="002B11BB"/>
    <w:p w:rsidR="00594361" w:rsidRDefault="00594361" w:rsidP="00594361">
      <w:r>
        <w:t xml:space="preserve">New technologies, particularly digital technologies, allow the development of new services and new uses for improving the quality of life </w:t>
      </w:r>
      <w:r w:rsidR="00A941F4">
        <w:t>in the respect the environment</w:t>
      </w:r>
      <w:r w:rsidR="00690ED8">
        <w:t xml:space="preserve"> in </w:t>
      </w:r>
      <w:r w:rsidR="008163B9">
        <w:t>today’s metropolis</w:t>
      </w:r>
      <w:r w:rsidR="00A941F4">
        <w:t>.</w:t>
      </w:r>
    </w:p>
    <w:p w:rsidR="00A941F4" w:rsidRDefault="00A941F4" w:rsidP="00594361">
      <w:r>
        <w:t>With the advent of IOT</w:t>
      </w:r>
      <w:r w:rsidR="008163B9">
        <w:t>, Big data and AI</w:t>
      </w:r>
      <w:r>
        <w:t>, the concept of smart city can come to reality</w:t>
      </w:r>
      <w:r w:rsidR="008163B9">
        <w:t>.</w:t>
      </w:r>
      <w:r>
        <w:t xml:space="preserve"> </w:t>
      </w:r>
    </w:p>
    <w:p w:rsidR="00594361" w:rsidRDefault="00594361" w:rsidP="00594361"/>
    <w:p w:rsidR="00594361" w:rsidRDefault="00594361" w:rsidP="00594361">
      <w:r>
        <w:t>To anticipate these paradigm shifts, the metropolis of Nice launched in 2008 under the leadership of Mr Estrosi, an initiative multichannel scale that aims to achieve the digital transformation of th</w:t>
      </w:r>
      <w:r w:rsidR="00A941F4">
        <w:t>e territory in the PACA region.</w:t>
      </w:r>
    </w:p>
    <w:p w:rsidR="00A941F4" w:rsidRDefault="00A941F4" w:rsidP="00594361"/>
    <w:p w:rsidR="00594361" w:rsidRDefault="00594361" w:rsidP="00594361">
      <w:r>
        <w:t>The main idea behind this major initiative lies in the establishment of complex synergies between local authorities, the university (Research and education) and economic actors (industry and start-ups).</w:t>
      </w:r>
    </w:p>
    <w:p w:rsidR="00594361" w:rsidRDefault="00594361" w:rsidP="00594361"/>
    <w:p w:rsidR="00594361" w:rsidRDefault="00594361" w:rsidP="00594361">
      <w:r>
        <w:t xml:space="preserve">These synergies are intended to develop the best technologies and uses them more successful in the service </w:t>
      </w:r>
      <w:r w:rsidR="005C1948">
        <w:t>to citizens</w:t>
      </w:r>
      <w:r>
        <w:t xml:space="preserve">. </w:t>
      </w:r>
    </w:p>
    <w:p w:rsidR="00594361" w:rsidRDefault="00594361" w:rsidP="00594361">
      <w:r>
        <w:t>Indeed, advanced technologies and the use intelligent interest data should allow today</w:t>
      </w:r>
      <w:r w:rsidR="005C1948">
        <w:t>,</w:t>
      </w:r>
      <w:r>
        <w:t xml:space="preserve"> to improve the quality of living, well-being and the functioning of the urban unit in the constraints of sustainable development.</w:t>
      </w:r>
    </w:p>
    <w:p w:rsidR="00594361" w:rsidRDefault="00594361" w:rsidP="00594361">
      <w:r>
        <w:t>The challenge for the Nice metropolis is also to maintain control of these while promoting economic spin-offs and job creation.</w:t>
      </w:r>
    </w:p>
    <w:p w:rsidR="00594361" w:rsidRDefault="00594361" w:rsidP="00594361"/>
    <w:p w:rsidR="00594361" w:rsidRDefault="00594361" w:rsidP="00594361">
      <w:r>
        <w:t xml:space="preserve">The recent obtaining of the label IDEX (January 2016) ideally positions the metropolis of Nice and the Côte d'Azur University (UCA) in the national pole of excellence and therefore European. </w:t>
      </w:r>
    </w:p>
    <w:p w:rsidR="00594361" w:rsidRDefault="00594361" w:rsidP="00594361"/>
    <w:p w:rsidR="00594361" w:rsidRDefault="00594361" w:rsidP="00594361">
      <w:r>
        <w:t>The IDEX and the Nice metropolis have chosen to strengthen, in particular three complementary axes: smart-city, health / silver economy and telco / electronics.</w:t>
      </w:r>
    </w:p>
    <w:p w:rsidR="00594361" w:rsidRDefault="00594361" w:rsidP="00594361"/>
    <w:p w:rsidR="00594361" w:rsidRDefault="00594361" w:rsidP="00594361">
      <w:r>
        <w:t>These cutting-edge technological and societal initiatives are part of an organization</w:t>
      </w:r>
    </w:p>
    <w:p w:rsidR="00594361" w:rsidRDefault="00594361" w:rsidP="00594361">
      <w:r>
        <w:t>rationality of the territory:</w:t>
      </w:r>
    </w:p>
    <w:p w:rsidR="00594361" w:rsidRDefault="00594361" w:rsidP="0047663D">
      <w:pPr>
        <w:pStyle w:val="Paragraphedeliste"/>
        <w:numPr>
          <w:ilvl w:val="0"/>
          <w:numId w:val="30"/>
        </w:numPr>
      </w:pPr>
      <w:r>
        <w:t>The plain of Var for Eco-Valley / smart-city</w:t>
      </w:r>
    </w:p>
    <w:p w:rsidR="00594361" w:rsidRDefault="00594361" w:rsidP="0047663D">
      <w:pPr>
        <w:pStyle w:val="Paragraphedeliste"/>
        <w:numPr>
          <w:ilvl w:val="0"/>
          <w:numId w:val="30"/>
        </w:numPr>
      </w:pPr>
      <w:r>
        <w:t>Pasteur area for health / silver economy</w:t>
      </w:r>
    </w:p>
    <w:p w:rsidR="00594361" w:rsidRDefault="007E2597" w:rsidP="0047663D">
      <w:pPr>
        <w:pStyle w:val="Paragraphedeliste"/>
        <w:numPr>
          <w:ilvl w:val="0"/>
          <w:numId w:val="30"/>
        </w:numPr>
      </w:pPr>
      <w:r>
        <w:t>Sophia-</w:t>
      </w:r>
      <w:r w:rsidR="00594361">
        <w:t>Antipolis for electronics / Telco</w:t>
      </w:r>
      <w:r w:rsidR="0008019D">
        <w:t xml:space="preserve"> / Pharmaceutical /</w:t>
      </w:r>
    </w:p>
    <w:p w:rsidR="00594361" w:rsidRDefault="00594361" w:rsidP="00594361">
      <w:pPr>
        <w:ind w:left="360"/>
      </w:pPr>
    </w:p>
    <w:p w:rsidR="00594361" w:rsidRDefault="00594361" w:rsidP="00594361">
      <w:r>
        <w:t>The coherence and functionality of the whole are strategically driven by the public transport network including the T2 and T3 tram lines which will connect directly to the airport and train station, eco-valley and Arenas stadium.</w:t>
      </w:r>
    </w:p>
    <w:p w:rsidR="00594361" w:rsidRDefault="00594361" w:rsidP="00594361">
      <w:r>
        <w:t>Local and university authorities have therefore established a single framework facilitating the functional translation of the most advanced concepts from laboratories to the end user. Small and large businesses have all the keys to development of innovations and their economic projects.</w:t>
      </w:r>
    </w:p>
    <w:p w:rsidR="00D41DAA" w:rsidRDefault="00D41DAA" w:rsidP="00594361"/>
    <w:p w:rsidR="007E2597" w:rsidRDefault="00D41DAA" w:rsidP="00594361">
      <w:r>
        <w:t>In order</w:t>
      </w:r>
      <w:r w:rsidR="002409F4">
        <w:t>,</w:t>
      </w:r>
      <w:r>
        <w:t xml:space="preserve"> to make this</w:t>
      </w:r>
      <w:r w:rsidR="004C57CA">
        <w:t xml:space="preserve"> transformation into a smart city,</w:t>
      </w:r>
      <w:r>
        <w:t xml:space="preserve"> a reality</w:t>
      </w:r>
      <w:r w:rsidR="004C57CA">
        <w:t>,</w:t>
      </w:r>
      <w:r>
        <w:t xml:space="preserve"> Nice Metropolis after a period of POC, have decided to </w:t>
      </w:r>
      <w:r w:rsidR="007E2597">
        <w:t>reach a new level.</w:t>
      </w:r>
    </w:p>
    <w:p w:rsidR="007E2597" w:rsidRDefault="007E2597" w:rsidP="00594361"/>
    <w:p w:rsidR="007E2597" w:rsidRDefault="007E2597" w:rsidP="00594361">
      <w:r>
        <w:t>The main objectives for this transformation are among:</w:t>
      </w:r>
    </w:p>
    <w:p w:rsidR="007E2597" w:rsidRDefault="007E2597" w:rsidP="0047663D">
      <w:pPr>
        <w:pStyle w:val="Paragraphedeliste"/>
        <w:numPr>
          <w:ilvl w:val="0"/>
          <w:numId w:val="32"/>
        </w:numPr>
      </w:pPr>
      <w:r>
        <w:t>Provide a coherent and efficient framework for application development</w:t>
      </w:r>
    </w:p>
    <w:p w:rsidR="007E2597" w:rsidRDefault="00DB58EA" w:rsidP="0047663D">
      <w:pPr>
        <w:pStyle w:val="Paragraphedeliste"/>
        <w:numPr>
          <w:ilvl w:val="0"/>
          <w:numId w:val="31"/>
        </w:numPr>
      </w:pPr>
      <w:r>
        <w:t>App store and Market Place</w:t>
      </w:r>
    </w:p>
    <w:p w:rsidR="007E2597" w:rsidRDefault="007E2597" w:rsidP="0047663D">
      <w:pPr>
        <w:pStyle w:val="Paragraphedeliste"/>
        <w:numPr>
          <w:ilvl w:val="0"/>
          <w:numId w:val="31"/>
        </w:numPr>
      </w:pPr>
      <w:r>
        <w:t>Open data</w:t>
      </w:r>
    </w:p>
    <w:p w:rsidR="007E2597" w:rsidRDefault="007E2597" w:rsidP="0047663D">
      <w:pPr>
        <w:pStyle w:val="Paragraphedeliste"/>
        <w:numPr>
          <w:ilvl w:val="0"/>
          <w:numId w:val="31"/>
        </w:numPr>
      </w:pPr>
      <w:r>
        <w:lastRenderedPageBreak/>
        <w:t>Labeling of applications</w:t>
      </w:r>
    </w:p>
    <w:p w:rsidR="007E2597" w:rsidRDefault="007E2597" w:rsidP="0047663D">
      <w:pPr>
        <w:pStyle w:val="Paragraphedeliste"/>
        <w:numPr>
          <w:ilvl w:val="0"/>
          <w:numId w:val="31"/>
        </w:numPr>
      </w:pPr>
      <w:r>
        <w:t>Better visibility for users</w:t>
      </w:r>
    </w:p>
    <w:p w:rsidR="007E2597" w:rsidRDefault="007E2597" w:rsidP="007E2597"/>
    <w:p w:rsidR="00E33ED8" w:rsidRDefault="00E33ED8" w:rsidP="007E2597"/>
    <w:p w:rsidR="007E2597" w:rsidRDefault="007E2597" w:rsidP="0047663D">
      <w:pPr>
        <w:pStyle w:val="Paragraphedeliste"/>
        <w:numPr>
          <w:ilvl w:val="0"/>
          <w:numId w:val="32"/>
        </w:numPr>
      </w:pPr>
      <w:r>
        <w:t>Aggregate the different sensor subnetworks into a metropolitan collection backbone network</w:t>
      </w:r>
    </w:p>
    <w:p w:rsidR="007E2597" w:rsidRDefault="007E2597" w:rsidP="0047663D">
      <w:pPr>
        <w:pStyle w:val="Paragraphedeliste"/>
        <w:numPr>
          <w:ilvl w:val="0"/>
          <w:numId w:val="31"/>
        </w:numPr>
      </w:pPr>
      <w:r>
        <w:t>Adopt a logic of optimization and rationalization</w:t>
      </w:r>
    </w:p>
    <w:p w:rsidR="007E2597" w:rsidRDefault="007E2597" w:rsidP="0047663D">
      <w:pPr>
        <w:pStyle w:val="Paragraphedeliste"/>
        <w:numPr>
          <w:ilvl w:val="0"/>
          <w:numId w:val="31"/>
        </w:numPr>
      </w:pPr>
      <w:r>
        <w:t>Capitalize on existing networks managed by the ISD (470 km of fiber optics, radio bridges, VPN-M2M)</w:t>
      </w:r>
    </w:p>
    <w:p w:rsidR="007E2597" w:rsidRDefault="007E2597" w:rsidP="0047663D">
      <w:pPr>
        <w:pStyle w:val="Paragraphedeliste"/>
        <w:numPr>
          <w:ilvl w:val="0"/>
          <w:numId w:val="32"/>
        </w:numPr>
      </w:pPr>
      <w:r>
        <w:t>Standardize and store information to facilitate collaboration between operational departments</w:t>
      </w:r>
    </w:p>
    <w:p w:rsidR="007E2597" w:rsidRDefault="007E2597" w:rsidP="0047663D">
      <w:pPr>
        <w:pStyle w:val="Paragraphedeliste"/>
        <w:numPr>
          <w:ilvl w:val="0"/>
          <w:numId w:val="32"/>
        </w:numPr>
      </w:pPr>
      <w:r>
        <w:t>Share and enrich these data by experimenting with industrialists, laboratories, researchers, communities, citizens, ...</w:t>
      </w:r>
    </w:p>
    <w:p w:rsidR="007E2597" w:rsidRDefault="007E2597" w:rsidP="0047663D">
      <w:pPr>
        <w:pStyle w:val="Paragraphedeliste"/>
        <w:numPr>
          <w:ilvl w:val="0"/>
          <w:numId w:val="32"/>
        </w:numPr>
      </w:pPr>
      <w:r>
        <w:t>Update continuously various predictions by integrating real-time data</w:t>
      </w:r>
    </w:p>
    <w:p w:rsidR="007E2597" w:rsidRDefault="007E2597" w:rsidP="0047663D">
      <w:pPr>
        <w:pStyle w:val="Paragraphedeliste"/>
        <w:numPr>
          <w:ilvl w:val="0"/>
          <w:numId w:val="32"/>
        </w:numPr>
      </w:pPr>
      <w:r>
        <w:t>Develop a</w:t>
      </w:r>
      <w:r w:rsidR="00756471">
        <w:t>n</w:t>
      </w:r>
      <w:r>
        <w:t xml:space="preserve"> </w:t>
      </w:r>
      <w:r w:rsidR="00756471">
        <w:t>hyper-vision</w:t>
      </w:r>
      <w:r>
        <w:t xml:space="preserve"> system for the management of exceptional events (floods, demonstrations, disorders, ...)</w:t>
      </w:r>
    </w:p>
    <w:p w:rsidR="00AF2CB1" w:rsidRDefault="00AF2CB1" w:rsidP="00AF2CB1"/>
    <w:p w:rsidR="00D41DAA" w:rsidRDefault="007E2597" w:rsidP="00AF2CB1">
      <w:r>
        <w:t>T</w:t>
      </w:r>
      <w:r w:rsidR="006424D1">
        <w:t>herefore</w:t>
      </w:r>
      <w:r>
        <w:t>,</w:t>
      </w:r>
      <w:r w:rsidR="006424D1">
        <w:t xml:space="preserve"> after a study conducted by Eridanis on the state of art of IOT platform</w:t>
      </w:r>
      <w:r w:rsidR="00751A5B">
        <w:t>s</w:t>
      </w:r>
      <w:r w:rsidR="006424D1">
        <w:t xml:space="preserve"> for Smart City</w:t>
      </w:r>
      <w:r w:rsidR="002409F4">
        <w:t xml:space="preserve">, </w:t>
      </w:r>
      <w:r w:rsidR="00751A5B">
        <w:t>a r</w:t>
      </w:r>
      <w:r w:rsidR="002409F4">
        <w:t xml:space="preserve">oadmap </w:t>
      </w:r>
      <w:r w:rsidR="00751A5B">
        <w:t xml:space="preserve">has been provided </w:t>
      </w:r>
      <w:r w:rsidR="002409F4">
        <w:t>for the setup of such a system</w:t>
      </w:r>
      <w:r w:rsidR="0036158F">
        <w:t>, based mainly on Fiware</w:t>
      </w:r>
      <w:r w:rsidR="002409F4">
        <w:t>.</w:t>
      </w:r>
    </w:p>
    <w:p w:rsidR="00594361" w:rsidRDefault="00594361" w:rsidP="002B11BB"/>
    <w:p w:rsidR="002B11BB" w:rsidRDefault="002B11BB" w:rsidP="002B11BB">
      <w:r>
        <w:t>In the referenced roadmap document</w:t>
      </w:r>
      <w:r w:rsidR="008673C6">
        <w:t>,</w:t>
      </w:r>
      <w:r>
        <w:t xml:space="preserve"> </w:t>
      </w:r>
      <w:r w:rsidR="008673C6">
        <w:t>the needs have</w:t>
      </w:r>
      <w:r>
        <w:t xml:space="preserve"> been described through the following </w:t>
      </w:r>
      <w:r w:rsidR="00031F83">
        <w:t xml:space="preserve">global </w:t>
      </w:r>
      <w:r>
        <w:t>schema:</w:t>
      </w:r>
    </w:p>
    <w:p w:rsidR="002B11BB" w:rsidRDefault="002B11BB" w:rsidP="002B11BB"/>
    <w:p w:rsidR="00031F83" w:rsidRDefault="002B11BB" w:rsidP="00031F83">
      <w:pPr>
        <w:keepNext/>
      </w:pPr>
      <w:r>
        <w:rPr>
          <w:noProof/>
          <w:lang w:val="fr-FR" w:eastAsia="fr-FR"/>
        </w:rPr>
        <w:drawing>
          <wp:inline distT="0" distB="0" distL="0" distR="0" wp14:editId="1AA7DF3D">
            <wp:extent cx="6000750" cy="2945537"/>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uille de route MNCA IOT Platfor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0750" cy="2945537"/>
                    </a:xfrm>
                    <a:prstGeom prst="rect">
                      <a:avLst/>
                    </a:prstGeom>
                  </pic:spPr>
                </pic:pic>
              </a:graphicData>
            </a:graphic>
          </wp:inline>
        </w:drawing>
      </w:r>
    </w:p>
    <w:p w:rsidR="002B11BB" w:rsidRPr="0077092E" w:rsidRDefault="00031F83" w:rsidP="00031F83">
      <w:pPr>
        <w:pStyle w:val="Lgende"/>
      </w:pPr>
      <w:r>
        <w:t xml:space="preserve">Figure </w:t>
      </w:r>
      <w:r>
        <w:fldChar w:fldCharType="begin"/>
      </w:r>
      <w:r>
        <w:instrText xml:space="preserve"> SEQ Figure \* ARABIC </w:instrText>
      </w:r>
      <w:r>
        <w:fldChar w:fldCharType="separate"/>
      </w:r>
      <w:r w:rsidR="00A27A1E">
        <w:rPr>
          <w:noProof/>
        </w:rPr>
        <w:t>1</w:t>
      </w:r>
      <w:r>
        <w:fldChar w:fldCharType="end"/>
      </w:r>
      <w:r>
        <w:t>: Target Logical Smart City</w:t>
      </w:r>
      <w:r w:rsidR="004F409D">
        <w:t xml:space="preserve"> Platform</w:t>
      </w:r>
    </w:p>
    <w:p w:rsidR="002D7C8C" w:rsidRPr="0077092E" w:rsidRDefault="002D7C8C" w:rsidP="002D7C8C"/>
    <w:p w:rsidR="002D7C8C" w:rsidRPr="0077092E" w:rsidRDefault="002D7C8C" w:rsidP="002D7C8C">
      <w:r w:rsidRPr="0077092E">
        <w:t>The goal of this Technical Architecture is to define the technologies, products, and techniqu</w:t>
      </w:r>
      <w:r w:rsidR="00D25739">
        <w:t>es necessary to install</w:t>
      </w:r>
      <w:r w:rsidRPr="0077092E">
        <w:t xml:space="preserve"> and support the system, and to ensure that the system components are compatible and comply with the enterprise-wide standards and</w:t>
      </w:r>
      <w:r w:rsidR="00D25739">
        <w:t xml:space="preserve"> direction defined by </w:t>
      </w:r>
      <w:r w:rsidR="005B610C">
        <w:t xml:space="preserve">Nice Côte d’Azur </w:t>
      </w:r>
      <w:r w:rsidR="003035ED">
        <w:t xml:space="preserve">metropolis (hereafter </w:t>
      </w:r>
      <w:r w:rsidR="0046388E">
        <w:t xml:space="preserve">referred </w:t>
      </w:r>
      <w:r w:rsidR="003035ED">
        <w:t xml:space="preserve">as </w:t>
      </w:r>
      <w:r w:rsidR="00D25739">
        <w:t>MNCA</w:t>
      </w:r>
      <w:r w:rsidR="003035ED">
        <w:t>)</w:t>
      </w:r>
      <w:r w:rsidRPr="0077092E">
        <w:t>.</w:t>
      </w:r>
    </w:p>
    <w:p w:rsidR="002D7C8C" w:rsidRPr="0077092E" w:rsidRDefault="002D7C8C" w:rsidP="002D7C8C"/>
    <w:p w:rsidR="002D7C8C" w:rsidRPr="0077092E" w:rsidRDefault="002D7C8C" w:rsidP="002D7C8C">
      <w:r w:rsidRPr="0077092E">
        <w:t>This document will also:</w:t>
      </w:r>
    </w:p>
    <w:p w:rsidR="002D7C8C" w:rsidRPr="0077092E" w:rsidRDefault="002D7C8C" w:rsidP="0047663D">
      <w:pPr>
        <w:pStyle w:val="Paragraphedeliste"/>
        <w:numPr>
          <w:ilvl w:val="0"/>
          <w:numId w:val="3"/>
        </w:numPr>
      </w:pPr>
      <w:r w:rsidRPr="0077092E">
        <w:t>Identify and explain the risks inherent in this Technical Architecture;</w:t>
      </w:r>
    </w:p>
    <w:p w:rsidR="002D7C8C" w:rsidRPr="0077092E" w:rsidRDefault="002D7C8C" w:rsidP="0047663D">
      <w:pPr>
        <w:pStyle w:val="Paragraphedeliste"/>
        <w:numPr>
          <w:ilvl w:val="0"/>
          <w:numId w:val="3"/>
        </w:numPr>
      </w:pPr>
      <w:r w:rsidRPr="0077092E">
        <w:t>Define baseline sizing, archiving and performance requirements;</w:t>
      </w:r>
    </w:p>
    <w:p w:rsidR="002D7C8C" w:rsidRDefault="002D7C8C" w:rsidP="0047663D">
      <w:pPr>
        <w:pStyle w:val="Paragraphedeliste"/>
        <w:numPr>
          <w:ilvl w:val="0"/>
          <w:numId w:val="3"/>
        </w:numPr>
      </w:pPr>
      <w:r w:rsidRPr="0077092E">
        <w:t>Identify the hardware and software specifications for the Development, Testing, QA and Production environments;</w:t>
      </w:r>
    </w:p>
    <w:p w:rsidR="007E118D" w:rsidRPr="0077092E" w:rsidRDefault="007E118D" w:rsidP="0047663D">
      <w:pPr>
        <w:pStyle w:val="Paragraphedeliste"/>
        <w:numPr>
          <w:ilvl w:val="0"/>
          <w:numId w:val="3"/>
        </w:numPr>
      </w:pPr>
      <w:r>
        <w:t xml:space="preserve">Identify monitoring and support tools for </w:t>
      </w:r>
      <w:r w:rsidRPr="007E118D">
        <w:t>maintenance in operational condition</w:t>
      </w:r>
    </w:p>
    <w:p w:rsidR="002D7C8C" w:rsidRPr="0077092E" w:rsidRDefault="007E118D" w:rsidP="0047663D">
      <w:pPr>
        <w:pStyle w:val="Paragraphedeliste"/>
        <w:numPr>
          <w:ilvl w:val="0"/>
          <w:numId w:val="3"/>
        </w:numPr>
      </w:pPr>
      <w:r>
        <w:t xml:space="preserve">Define procedures for data </w:t>
      </w:r>
      <w:r w:rsidR="002D7C8C" w:rsidRPr="0077092E">
        <w:t>migration among the environments</w:t>
      </w:r>
      <w:r w:rsidR="005D6BD6">
        <w:t xml:space="preserve"> (current </w:t>
      </w:r>
      <w:r w:rsidR="00F5504D">
        <w:t>data warehouse</w:t>
      </w:r>
      <w:r w:rsidR="00C4570E">
        <w:t>)</w:t>
      </w:r>
      <w:r w:rsidR="002D7C8C" w:rsidRPr="0077092E">
        <w:t>.</w:t>
      </w:r>
    </w:p>
    <w:p w:rsidR="002D7C8C" w:rsidRPr="0077092E" w:rsidRDefault="002D7C8C" w:rsidP="002D7C8C"/>
    <w:p w:rsidR="00D20A54" w:rsidRDefault="00D20A54">
      <w:pPr>
        <w:spacing w:after="160" w:line="259" w:lineRule="auto"/>
        <w:rPr>
          <w:lang w:val="en-GB"/>
        </w:rPr>
      </w:pPr>
    </w:p>
    <w:p w:rsidR="00C2495A" w:rsidRDefault="00C2495A" w:rsidP="00C2495A">
      <w:pPr>
        <w:pStyle w:val="Titre2"/>
      </w:pPr>
      <w:bookmarkStart w:id="10" w:name="_Toc499823523"/>
      <w:bookmarkStart w:id="11" w:name="_Toc510701987"/>
      <w:r>
        <w:t>G</w:t>
      </w:r>
      <w:r w:rsidRPr="00C2495A">
        <w:t>lossary</w:t>
      </w:r>
      <w:bookmarkEnd w:id="10"/>
      <w:bookmarkEnd w:id="11"/>
    </w:p>
    <w:p w:rsidR="00C2495A" w:rsidRDefault="00C2495A" w:rsidP="00C2495A"/>
    <w:p w:rsidR="00722406" w:rsidRDefault="00722406" w:rsidP="002F3448">
      <w:r>
        <w:rPr>
          <w:b/>
        </w:rPr>
        <w:t xml:space="preserve">SOA: </w:t>
      </w:r>
      <w:r>
        <w:t xml:space="preserve">Service Oriented Architecture, </w:t>
      </w:r>
      <w:r w:rsidRPr="00722406">
        <w:t>is a style of software design where services are provided to the other components by application components, through a communication protocol over a network.</w:t>
      </w:r>
    </w:p>
    <w:p w:rsidR="00722406" w:rsidRPr="00722406" w:rsidRDefault="00722406" w:rsidP="002F3448">
      <w:r w:rsidRPr="00722406">
        <w:rPr>
          <w:b/>
        </w:rPr>
        <w:t>Micro Services Architecture</w:t>
      </w:r>
      <w:r>
        <w:t xml:space="preserve">: </w:t>
      </w:r>
      <w:r w:rsidRPr="00722406">
        <w:t xml:space="preserve">Microservices is a variant of the </w:t>
      </w:r>
      <w:r w:rsidR="008E6CE1">
        <w:t>Service-Oriented A</w:t>
      </w:r>
      <w:r w:rsidRPr="00722406">
        <w:t>rchitecture (SOA) architectural style that structures an application as a collection of loosely coupled services. In a microservices architecture, services should be fine-grained and the protocols should be lightweight</w:t>
      </w:r>
      <w:r>
        <w:t>, it n</w:t>
      </w:r>
      <w:r w:rsidRPr="00722406">
        <w:t>aturally enforces a modular structure.</w:t>
      </w:r>
    </w:p>
    <w:p w:rsidR="002F3448" w:rsidRDefault="002F3448" w:rsidP="002F3448">
      <w:r w:rsidRPr="00144DA2">
        <w:rPr>
          <w:b/>
        </w:rPr>
        <w:t>FIWARE</w:t>
      </w:r>
      <w:r>
        <w:t xml:space="preserve">: </w:t>
      </w:r>
      <w:r w:rsidRPr="00144DA2">
        <w:t>is an independent open community whose mem</w:t>
      </w:r>
      <w:r>
        <w:t>bers are committed to materializ</w:t>
      </w:r>
      <w:r w:rsidRPr="00144DA2">
        <w:t>e the FIWARE mission, that is: “to build an open sustainable ecosystem around public, royalty-free and implementation-driven software platform standards that will ease the development of new Smart Applications in multiple sectors”.</w:t>
      </w:r>
    </w:p>
    <w:p w:rsidR="000B0375" w:rsidRPr="000B0375" w:rsidRDefault="00293E95" w:rsidP="000B0375">
      <w:r w:rsidRPr="00293E95">
        <w:rPr>
          <w:b/>
        </w:rPr>
        <w:t>Fiware</w:t>
      </w:r>
      <w:r w:rsidR="002F3448">
        <w:rPr>
          <w:b/>
        </w:rPr>
        <w:t xml:space="preserve"> platform</w:t>
      </w:r>
      <w:r>
        <w:t xml:space="preserve">: </w:t>
      </w:r>
      <w:r w:rsidR="002F3448">
        <w:t xml:space="preserve">is a </w:t>
      </w:r>
      <w:r>
        <w:t>platform providing</w:t>
      </w:r>
      <w:r w:rsidRPr="00C2495A">
        <w:t xml:space="preserve"> a simple </w:t>
      </w:r>
      <w:r>
        <w:t>but powerful set of APIs</w:t>
      </w:r>
      <w:r w:rsidRPr="00C2495A">
        <w:t xml:space="preserve"> that ease the development of Smart</w:t>
      </w:r>
      <w:r>
        <w:t xml:space="preserve"> </w:t>
      </w:r>
      <w:r w:rsidRPr="00C2495A">
        <w:t>Applications in multiple vertical sectors</w:t>
      </w:r>
      <w:r w:rsidR="002E6579">
        <w:t xml:space="preserve">: </w:t>
      </w:r>
      <w:hyperlink r:id="rId14" w:history="1">
        <w:r w:rsidR="002E6579" w:rsidRPr="002E6579">
          <w:rPr>
            <w:rStyle w:val="Lienhypertexte"/>
          </w:rPr>
          <w:t>https://www.fiware.org/</w:t>
        </w:r>
      </w:hyperlink>
      <w:r w:rsidR="000B0375">
        <w:rPr>
          <w:rStyle w:val="Lienhypertexte"/>
        </w:rPr>
        <w:t>,</w:t>
      </w:r>
      <w:r w:rsidR="000B0375">
        <w:rPr>
          <w:rStyle w:val="Lienhypertexte"/>
          <w:color w:val="auto"/>
          <w:u w:val="none"/>
        </w:rPr>
        <w:t xml:space="preserve"> it is based mainly on a Micro Services Architecture, where components expose RESTful APIs.</w:t>
      </w:r>
    </w:p>
    <w:p w:rsidR="00C2495A" w:rsidRDefault="00C2495A" w:rsidP="00C2495A">
      <w:r w:rsidRPr="00293E95">
        <w:rPr>
          <w:b/>
        </w:rPr>
        <w:t>IOT</w:t>
      </w:r>
      <w:r>
        <w:t>: Internet Of Things</w:t>
      </w:r>
    </w:p>
    <w:p w:rsidR="00C2495A" w:rsidRDefault="00C2495A" w:rsidP="00C2495A">
      <w:r w:rsidRPr="00293E95">
        <w:rPr>
          <w:b/>
        </w:rPr>
        <w:t>OMA</w:t>
      </w:r>
      <w:r>
        <w:t xml:space="preserve">: </w:t>
      </w:r>
      <w:hyperlink r:id="rId15" w:history="1">
        <w:r w:rsidRPr="000F1B81">
          <w:rPr>
            <w:rStyle w:val="Lienhypertexte"/>
          </w:rPr>
          <w:t>Open Mobile Alliance</w:t>
        </w:r>
      </w:hyperlink>
      <w:r w:rsidR="002E6579">
        <w:t xml:space="preserve"> : </w:t>
      </w:r>
      <w:r w:rsidR="000F1B81" w:rsidRPr="000F1B81">
        <w:t>OMA is a non-profit organization that delivers open specifications for creating interoperable services that work across all geographical boundaries, on any bearer network.</w:t>
      </w:r>
    </w:p>
    <w:p w:rsidR="00CF6314" w:rsidRDefault="00CF6314" w:rsidP="00210DB4">
      <w:r w:rsidRPr="00CF6314">
        <w:rPr>
          <w:b/>
          <w:shd w:val="clear" w:color="auto" w:fill="FCFCFC"/>
        </w:rPr>
        <w:t>TM Forum</w:t>
      </w:r>
      <w:r>
        <w:rPr>
          <w:shd w:val="clear" w:color="auto" w:fill="FCFCFC"/>
        </w:rPr>
        <w:t xml:space="preserve">: </w:t>
      </w:r>
      <w:hyperlink r:id="rId16" w:history="1">
        <w:r w:rsidR="00B8065D" w:rsidRPr="009161DF">
          <w:rPr>
            <w:rStyle w:val="Lienhypertexte"/>
            <w:shd w:val="clear" w:color="auto" w:fill="FCFCFC"/>
          </w:rPr>
          <w:t>TM Forum</w:t>
        </w:r>
      </w:hyperlink>
      <w:r w:rsidR="00B8065D">
        <w:rPr>
          <w:shd w:val="clear" w:color="auto" w:fill="FCFCFC"/>
        </w:rPr>
        <w:t xml:space="preserve"> </w:t>
      </w:r>
      <w:r w:rsidRPr="00CF6314">
        <w:rPr>
          <w:shd w:val="clear" w:color="auto" w:fill="FCFCFC"/>
        </w:rPr>
        <w:t>is the global industry association that drives digital transformation of the communications industry through collaboration.</w:t>
      </w:r>
    </w:p>
    <w:p w:rsidR="009118F2" w:rsidRDefault="009118F2" w:rsidP="00C2495A">
      <w:r w:rsidRPr="00293E95">
        <w:rPr>
          <w:b/>
        </w:rPr>
        <w:t>GE</w:t>
      </w:r>
      <w:r w:rsidR="000F1B81">
        <w:t>: Generic</w:t>
      </w:r>
      <w:r>
        <w:t xml:space="preserve"> Enabler</w:t>
      </w:r>
      <w:r w:rsidR="00604526">
        <w:t xml:space="preserve">, Fiware </w:t>
      </w:r>
      <w:r w:rsidR="000F1B81">
        <w:t xml:space="preserve">used </w:t>
      </w:r>
      <w:r w:rsidR="00604526">
        <w:t>terminology to design an essential module of the platform</w:t>
      </w:r>
    </w:p>
    <w:p w:rsidR="00C2495A" w:rsidRDefault="00C2495A" w:rsidP="00C2495A">
      <w:r w:rsidRPr="00293E95">
        <w:rPr>
          <w:b/>
        </w:rPr>
        <w:t>API</w:t>
      </w:r>
      <w:r>
        <w:t>:</w:t>
      </w:r>
      <w:r w:rsidRPr="00C2495A">
        <w:t xml:space="preserve"> App</w:t>
      </w:r>
      <w:r w:rsidR="00C87333">
        <w:t>lication Programming Interface</w:t>
      </w:r>
    </w:p>
    <w:p w:rsidR="00EA7075" w:rsidRDefault="00EA7075" w:rsidP="00C2495A">
      <w:r w:rsidRPr="008673C6">
        <w:rPr>
          <w:b/>
        </w:rPr>
        <w:t>RESTful API</w:t>
      </w:r>
      <w:r>
        <w:t xml:space="preserve">: </w:t>
      </w:r>
      <w:r w:rsidR="008673C6" w:rsidRPr="008673C6">
        <w:t>also referre</w:t>
      </w:r>
      <w:r w:rsidR="008673C6">
        <w:t>d to as a RESTful web service, it</w:t>
      </w:r>
      <w:r w:rsidR="008673C6" w:rsidRPr="008673C6">
        <w:t xml:space="preserve"> is based on representational state transfer (</w:t>
      </w:r>
      <w:hyperlink r:id="rId17" w:history="1">
        <w:r w:rsidR="008673C6" w:rsidRPr="008673C6">
          <w:rPr>
            <w:rStyle w:val="Lienhypertexte"/>
          </w:rPr>
          <w:t>REST</w:t>
        </w:r>
      </w:hyperlink>
      <w:r w:rsidR="008673C6" w:rsidRPr="008673C6">
        <w:t>) technology, an architectural style and approach to communications often used in web services development</w:t>
      </w:r>
      <w:r w:rsidR="008673C6">
        <w:t xml:space="preserve"> as an alternative to </w:t>
      </w:r>
      <w:hyperlink r:id="rId18" w:history="1">
        <w:r w:rsidR="008673C6" w:rsidRPr="008673C6">
          <w:rPr>
            <w:rStyle w:val="Lienhypertexte"/>
          </w:rPr>
          <w:t>SOAP</w:t>
        </w:r>
      </w:hyperlink>
      <w:r w:rsidR="008673C6" w:rsidRPr="008673C6">
        <w:t>.</w:t>
      </w:r>
    </w:p>
    <w:p w:rsidR="00D914E7" w:rsidRDefault="00293E95" w:rsidP="00D914E7">
      <w:r w:rsidRPr="00697A16">
        <w:rPr>
          <w:b/>
        </w:rPr>
        <w:t>Context Broker</w:t>
      </w:r>
      <w:r>
        <w:t xml:space="preserve">: </w:t>
      </w:r>
      <w:r w:rsidR="00D914E7">
        <w:t>According to Gartner:</w:t>
      </w:r>
    </w:p>
    <w:p w:rsidR="00293E95" w:rsidRDefault="00D914E7" w:rsidP="00D914E7">
      <w:r>
        <w:t>“A context broker is a service that is designed to gather reachable context data of a variety of types, sources and velocity. It then applies conditioning, integration, rules and analytics to derive the reduced prepared context data, actionable at a point of business decision by a system or a human.”</w:t>
      </w:r>
    </w:p>
    <w:p w:rsidR="002F3448" w:rsidRDefault="002F3448" w:rsidP="00D914E7">
      <w:r>
        <w:t>F</w:t>
      </w:r>
      <w:r w:rsidRPr="002F3448">
        <w:t>unctionally speaking, context enables the data to be empowered by the interaction with other pieces of data.</w:t>
      </w:r>
      <w:r w:rsidR="00210DB4">
        <w:t xml:space="preserve"> In a nutshell it can be consider as a data exchange bus, providing </w:t>
      </w:r>
      <w:r w:rsidR="00C86A32">
        <w:t xml:space="preserve">access to </w:t>
      </w:r>
      <w:r w:rsidR="00210DB4">
        <w:t>context information</w:t>
      </w:r>
      <w:r w:rsidR="00C86A32">
        <w:t xml:space="preserve"> through publish/subscribe paradigm (this is kind of “MQTT” for context da</w:t>
      </w:r>
      <w:r w:rsidR="008163B9">
        <w:t>ta, through RESTful API</w:t>
      </w:r>
      <w:r w:rsidR="00C86A32">
        <w:t>)</w:t>
      </w:r>
      <w:r w:rsidR="00210DB4">
        <w:t>.</w:t>
      </w:r>
    </w:p>
    <w:p w:rsidR="00C2495A" w:rsidRDefault="00C2495A" w:rsidP="00C2495A">
      <w:r w:rsidRPr="00293E95">
        <w:rPr>
          <w:b/>
        </w:rPr>
        <w:t>NGSI</w:t>
      </w:r>
      <w:r>
        <w:t xml:space="preserve">: New Generation Services Interface, </w:t>
      </w:r>
      <w:hyperlink r:id="rId19" w:history="1">
        <w:r w:rsidRPr="004F78E6">
          <w:rPr>
            <w:rStyle w:val="Lienhypertexte"/>
          </w:rPr>
          <w:t xml:space="preserve">OMA </w:t>
        </w:r>
        <w:r w:rsidR="002F3448" w:rsidRPr="004F78E6">
          <w:rPr>
            <w:rStyle w:val="Lienhypertexte"/>
          </w:rPr>
          <w:t>referenced</w:t>
        </w:r>
        <w:r w:rsidRPr="004F78E6">
          <w:rPr>
            <w:rStyle w:val="Lienhypertexte"/>
          </w:rPr>
          <w:t xml:space="preserve"> API specifications</w:t>
        </w:r>
      </w:hyperlink>
      <w:r w:rsidR="00293E95">
        <w:t xml:space="preserve"> </w:t>
      </w:r>
      <w:r w:rsidR="002F3448">
        <w:t xml:space="preserve">defined </w:t>
      </w:r>
      <w:r w:rsidR="004F78E6">
        <w:t>(</w:t>
      </w:r>
      <w:hyperlink r:id="rId20" w:history="1">
        <w:r w:rsidR="004F78E6" w:rsidRPr="004F78E6">
          <w:rPr>
            <w:rStyle w:val="Lienhypertexte"/>
          </w:rPr>
          <w:t>NGSI V9 and V10</w:t>
        </w:r>
      </w:hyperlink>
      <w:r w:rsidR="004F78E6">
        <w:t xml:space="preserve">) </w:t>
      </w:r>
      <w:r w:rsidR="002F3448">
        <w:t xml:space="preserve">and </w:t>
      </w:r>
      <w:r w:rsidR="00293E95">
        <w:t>used</w:t>
      </w:r>
      <w:r w:rsidR="004F78E6">
        <w:t xml:space="preserve"> with amendments</w:t>
      </w:r>
      <w:r w:rsidR="009161DF">
        <w:t xml:space="preserve"> by Fiware, for use through </w:t>
      </w:r>
      <w:r w:rsidR="00293E95">
        <w:t>Context Bro</w:t>
      </w:r>
      <w:r w:rsidR="009161DF">
        <w:t>ker,</w:t>
      </w:r>
      <w:r w:rsidR="004F78E6">
        <w:t xml:space="preserve"> as the dorsal for the platform</w:t>
      </w:r>
      <w:r w:rsidR="009161DF">
        <w:t xml:space="preserve">: NGSI V1 and now </w:t>
      </w:r>
      <w:hyperlink r:id="rId21" w:history="1">
        <w:r w:rsidR="009161DF" w:rsidRPr="009161DF">
          <w:rPr>
            <w:rStyle w:val="Lienhypertexte"/>
          </w:rPr>
          <w:t>NGSI V2</w:t>
        </w:r>
      </w:hyperlink>
      <w:r w:rsidR="00C86A32">
        <w:t xml:space="preserve"> which now the reference api version</w:t>
      </w:r>
      <w:r w:rsidR="00EC2338">
        <w:t>.</w:t>
      </w:r>
    </w:p>
    <w:p w:rsidR="00697A16" w:rsidRDefault="00697A16" w:rsidP="00C2495A">
      <w:r w:rsidRPr="00697A16">
        <w:rPr>
          <w:b/>
        </w:rPr>
        <w:t>Docker</w:t>
      </w:r>
      <w:r>
        <w:t xml:space="preserve">: </w:t>
      </w:r>
      <w:r w:rsidRPr="00697A16">
        <w:t xml:space="preserve">is a </w:t>
      </w:r>
      <w:r w:rsidR="000B52C2">
        <w:t xml:space="preserve">virtualization </w:t>
      </w:r>
      <w:r w:rsidRPr="00697A16">
        <w:t>software technology providing containers</w:t>
      </w:r>
      <w:r>
        <w:t xml:space="preserve"> to run software applications in isolation</w:t>
      </w:r>
      <w:r w:rsidR="000B52C2">
        <w:t xml:space="preserve">: </w:t>
      </w:r>
      <w:hyperlink r:id="rId22" w:history="1">
        <w:r w:rsidR="00F5504D" w:rsidRPr="00F5504D">
          <w:rPr>
            <w:rStyle w:val="Lienhypertexte"/>
          </w:rPr>
          <w:t>Docker site</w:t>
        </w:r>
      </w:hyperlink>
      <w:r w:rsidR="00F5504D">
        <w:t xml:space="preserve">, </w:t>
      </w:r>
      <w:hyperlink r:id="rId23" w:history="1">
        <w:r w:rsidR="00F5504D" w:rsidRPr="00F5504D">
          <w:rPr>
            <w:rStyle w:val="Lienhypertexte"/>
          </w:rPr>
          <w:t>Docker Documentation</w:t>
        </w:r>
      </w:hyperlink>
    </w:p>
    <w:p w:rsidR="00697A16" w:rsidRDefault="00697A16" w:rsidP="00C2495A">
      <w:r w:rsidRPr="00697A16">
        <w:rPr>
          <w:b/>
        </w:rPr>
        <w:t>Swarm</w:t>
      </w:r>
      <w:r>
        <w:t>:</w:t>
      </w:r>
      <w:r w:rsidR="000B52C2">
        <w:t xml:space="preserve"> </w:t>
      </w:r>
      <w:hyperlink r:id="rId24" w:history="1">
        <w:r w:rsidR="000B52C2" w:rsidRPr="00F53BA0">
          <w:rPr>
            <w:rStyle w:val="Lienhypertexte"/>
          </w:rPr>
          <w:t>Docker Swarm</w:t>
        </w:r>
      </w:hyperlink>
      <w:r w:rsidR="000B52C2" w:rsidRPr="000B52C2">
        <w:t xml:space="preserve"> provides native clustering functionality for Docker containers, which turns a group of Docker engines into a single virtual Docker engine</w:t>
      </w:r>
      <w:r w:rsidR="000B52C2">
        <w:t>.</w:t>
      </w:r>
    </w:p>
    <w:p w:rsidR="00697A16" w:rsidRDefault="00697A16" w:rsidP="00C2495A">
      <w:r w:rsidRPr="00697A16">
        <w:rPr>
          <w:b/>
        </w:rPr>
        <w:t>VRF</w:t>
      </w:r>
      <w:r>
        <w:t>: Virtual Routing and Forwarding</w:t>
      </w:r>
      <w:r w:rsidR="000B52C2">
        <w:t xml:space="preserve"> network component.</w:t>
      </w:r>
    </w:p>
    <w:p w:rsidR="00C87333" w:rsidRDefault="00C87333" w:rsidP="00C2495A">
      <w:r w:rsidRPr="00C87333">
        <w:rPr>
          <w:b/>
        </w:rPr>
        <w:t>GDPR</w:t>
      </w:r>
      <w:r>
        <w:t>: General Data Protection Regulation</w:t>
      </w:r>
    </w:p>
    <w:p w:rsidR="00C87333" w:rsidRDefault="00C87333" w:rsidP="00C2495A">
      <w:r w:rsidRPr="00C87333">
        <w:rPr>
          <w:b/>
        </w:rPr>
        <w:t>RIA</w:t>
      </w:r>
      <w:r>
        <w:t>: Rich Internet Application</w:t>
      </w:r>
    </w:p>
    <w:p w:rsidR="00EA7075" w:rsidRDefault="00EA7075" w:rsidP="00C2495A">
      <w:r w:rsidRPr="00EA7075">
        <w:rPr>
          <w:b/>
        </w:rPr>
        <w:t>UI</w:t>
      </w:r>
      <w:r>
        <w:t>: User Interface</w:t>
      </w:r>
    </w:p>
    <w:p w:rsidR="00E75A9E" w:rsidRDefault="008D2470" w:rsidP="00C2495A">
      <w:r>
        <w:rPr>
          <w:b/>
        </w:rPr>
        <w:t>O</w:t>
      </w:r>
      <w:r w:rsidRPr="008D2470">
        <w:rPr>
          <w:b/>
        </w:rPr>
        <w:t>ntology</w:t>
      </w:r>
      <w:r w:rsidRPr="008D2470">
        <w:t>: formal specification of a conceptualization, used to explicitly capture the semantics of a certain reality</w:t>
      </w:r>
    </w:p>
    <w:p w:rsidR="00744B10" w:rsidRDefault="00744B10" w:rsidP="00C2495A">
      <w:r w:rsidRPr="00744B10">
        <w:rPr>
          <w:b/>
        </w:rPr>
        <w:t>SPOF</w:t>
      </w:r>
      <w:r>
        <w:t>: Single Point Of Failure</w:t>
      </w:r>
    </w:p>
    <w:p w:rsidR="002D7C8C" w:rsidRPr="00131C91" w:rsidRDefault="00F772CF" w:rsidP="00E90DD4">
      <w:pPr>
        <w:pStyle w:val="Titre1"/>
        <w:rPr>
          <w:lang w:val="en-GB"/>
        </w:rPr>
      </w:pPr>
      <w:r w:rsidRPr="00CE0217">
        <w:rPr>
          <w:lang w:val="en-GB"/>
        </w:rPr>
        <w:br w:type="page"/>
      </w:r>
      <w:bookmarkStart w:id="12" w:name="_Toc499823524"/>
      <w:bookmarkStart w:id="13" w:name="_Toc510701988"/>
      <w:r w:rsidR="002D7C8C">
        <w:lastRenderedPageBreak/>
        <w:t>Section 2 OVERALL TECHNICAL ARCHITECTURE</w:t>
      </w:r>
      <w:bookmarkEnd w:id="12"/>
      <w:bookmarkEnd w:id="13"/>
    </w:p>
    <w:p w:rsidR="002D7C8C" w:rsidRDefault="002D7C8C" w:rsidP="00416418">
      <w:pPr>
        <w:pStyle w:val="Titre2"/>
        <w:numPr>
          <w:ilvl w:val="0"/>
          <w:numId w:val="0"/>
        </w:numPr>
        <w:ind w:left="576" w:hanging="576"/>
      </w:pPr>
      <w:bookmarkStart w:id="14" w:name="_Toc499823525"/>
      <w:bookmarkStart w:id="15" w:name="_Toc510701989"/>
      <w:r>
        <w:t>2.1 System Architecture Context Diagram</w:t>
      </w:r>
      <w:bookmarkEnd w:id="14"/>
      <w:bookmarkEnd w:id="15"/>
    </w:p>
    <w:p w:rsidR="002D7C8C" w:rsidRDefault="002D7C8C" w:rsidP="002D7C8C">
      <w:r w:rsidRPr="0077092E">
        <w:t xml:space="preserve">The </w:t>
      </w:r>
      <w:r w:rsidR="00D12B44">
        <w:rPr>
          <w:b/>
          <w:bCs/>
        </w:rPr>
        <w:t>Smart city plarform</w:t>
      </w:r>
      <w:r w:rsidRPr="0077092E">
        <w:rPr>
          <w:b/>
          <w:bCs/>
        </w:rPr>
        <w:t xml:space="preserve"> Architecture Context Diagram</w:t>
      </w:r>
      <w:r w:rsidRPr="0077092E">
        <w:t xml:space="preserve"> provides the “big picture” view of the </w:t>
      </w:r>
      <w:r w:rsidR="00D12B44">
        <w:t xml:space="preserve">global </w:t>
      </w:r>
      <w:r w:rsidRPr="0077092E">
        <w:t>system’s architecture, and puts it in context with the rest of the Performing Organization’s systems portfolio, illustrating how the system’s hardware and software platforms fit into the existing environment.</w:t>
      </w:r>
    </w:p>
    <w:p w:rsidR="006E1904" w:rsidRDefault="006E1904" w:rsidP="002D7C8C"/>
    <w:p w:rsidR="006E1904" w:rsidRDefault="006E1904" w:rsidP="006E1904">
      <w:r>
        <w:t>The MNCA IOT Smart City Platform will be deployed upon the 3 data centers owned and managed by the MNCA DSI</w:t>
      </w:r>
    </w:p>
    <w:p w:rsidR="006E1904" w:rsidRDefault="006E1904" w:rsidP="0047663D">
      <w:pPr>
        <w:pStyle w:val="Paragraphedeliste"/>
        <w:numPr>
          <w:ilvl w:val="0"/>
          <w:numId w:val="6"/>
        </w:numPr>
      </w:pPr>
      <w:r>
        <w:t xml:space="preserve">The main data center is Phoenix, </w:t>
      </w:r>
    </w:p>
    <w:p w:rsidR="006E1904" w:rsidRDefault="006E1904" w:rsidP="0047663D">
      <w:pPr>
        <w:pStyle w:val="Paragraphedeliste"/>
        <w:numPr>
          <w:ilvl w:val="0"/>
          <w:numId w:val="6"/>
        </w:numPr>
      </w:pPr>
      <w:r>
        <w:t>The secondary is Bosio (currently underworks for revamping for 6 months),</w:t>
      </w:r>
    </w:p>
    <w:p w:rsidR="006E1904" w:rsidRDefault="006E1904" w:rsidP="0047663D">
      <w:pPr>
        <w:pStyle w:val="Paragraphedeliste"/>
        <w:numPr>
          <w:ilvl w:val="0"/>
          <w:numId w:val="6"/>
        </w:numPr>
      </w:pPr>
      <w:r>
        <w:t>The third one (the smallest) is Biscarra, (the configuration has to be reconsidered but after Bosio .</w:t>
      </w:r>
    </w:p>
    <w:p w:rsidR="006E1904" w:rsidRDefault="006E1904" w:rsidP="006E1904"/>
    <w:p w:rsidR="006E1904" w:rsidRDefault="006E1904" w:rsidP="0047663D">
      <w:pPr>
        <w:pStyle w:val="Paragraphedeliste"/>
        <w:numPr>
          <w:ilvl w:val="0"/>
          <w:numId w:val="6"/>
        </w:numPr>
      </w:pPr>
      <w:r>
        <w:t>The hardware infrastructure is based on bare metal servers (Cisco and a few remaining HP)</w:t>
      </w:r>
    </w:p>
    <w:p w:rsidR="006E1904" w:rsidRDefault="006E1904" w:rsidP="0047663D">
      <w:pPr>
        <w:pStyle w:val="Paragraphedeliste"/>
        <w:numPr>
          <w:ilvl w:val="0"/>
          <w:numId w:val="6"/>
        </w:numPr>
      </w:pPr>
      <w:r>
        <w:t>The servers are blades in enclosures, 3 enclosures per cabinet</w:t>
      </w:r>
    </w:p>
    <w:p w:rsidR="006E1904" w:rsidRDefault="006E1904" w:rsidP="0047663D">
      <w:pPr>
        <w:pStyle w:val="Paragraphedeliste"/>
        <w:numPr>
          <w:ilvl w:val="0"/>
          <w:numId w:val="6"/>
        </w:numPr>
      </w:pPr>
      <w:r>
        <w:t xml:space="preserve">The machines are managed with </w:t>
      </w:r>
      <w:r w:rsidR="006D638B">
        <w:t xml:space="preserve">vSphere and </w:t>
      </w:r>
      <w:r>
        <w:t>VMWare ESX as virtualization layer, vCenter,</w:t>
      </w:r>
      <w:r w:rsidRPr="002D2930">
        <w:t xml:space="preserve"> vMotion</w:t>
      </w:r>
      <w:r w:rsidR="0080007B">
        <w:t>.</w:t>
      </w:r>
    </w:p>
    <w:p w:rsidR="006E1904" w:rsidRDefault="006E1904" w:rsidP="0047663D">
      <w:pPr>
        <w:pStyle w:val="Paragraphedeliste"/>
        <w:numPr>
          <w:ilvl w:val="0"/>
          <w:numId w:val="6"/>
        </w:numPr>
      </w:pPr>
      <w:r>
        <w:t>There is a redundant SAN (EMC), dispatched in main and secondary DC.</w:t>
      </w:r>
      <w:r w:rsidR="006D638B">
        <w:t xml:space="preserve"> (capacity ?)</w:t>
      </w:r>
    </w:p>
    <w:p w:rsidR="006E1904" w:rsidRDefault="006E1904" w:rsidP="0047663D">
      <w:pPr>
        <w:pStyle w:val="Paragraphedeliste"/>
        <w:numPr>
          <w:ilvl w:val="0"/>
          <w:numId w:val="6"/>
        </w:numPr>
      </w:pPr>
      <w:r>
        <w:t>It exists also a redundant NAS system for low I/O file storage.</w:t>
      </w:r>
    </w:p>
    <w:p w:rsidR="006E1904" w:rsidRDefault="006E1904" w:rsidP="006E1904"/>
    <w:p w:rsidR="006E1904" w:rsidRDefault="006E1904" w:rsidP="006E1904">
      <w:r>
        <w:t>MNCA Network is managed with a cluster of firewall/routers, managing the separation in 4 different virtual networks</w:t>
      </w:r>
    </w:p>
    <w:p w:rsidR="006E1904" w:rsidRPr="00CE0217" w:rsidRDefault="006E1904" w:rsidP="0047663D">
      <w:pPr>
        <w:pStyle w:val="Paragraphedeliste"/>
        <w:numPr>
          <w:ilvl w:val="0"/>
          <w:numId w:val="5"/>
        </w:numPr>
        <w:rPr>
          <w:lang w:val="en-GB"/>
        </w:rPr>
      </w:pPr>
      <w:r w:rsidRPr="00CE0217">
        <w:rPr>
          <w:lang w:val="en-GB"/>
        </w:rPr>
        <w:t>Public DMZ for applications</w:t>
      </w:r>
    </w:p>
    <w:p w:rsidR="006E1904" w:rsidRPr="00CE0217" w:rsidRDefault="006E1904" w:rsidP="0047663D">
      <w:pPr>
        <w:pStyle w:val="Paragraphedeliste"/>
        <w:numPr>
          <w:ilvl w:val="0"/>
          <w:numId w:val="5"/>
        </w:numPr>
        <w:rPr>
          <w:lang w:val="en-GB"/>
        </w:rPr>
      </w:pPr>
      <w:r w:rsidRPr="00CE0217">
        <w:rPr>
          <w:lang w:val="en-GB"/>
        </w:rPr>
        <w:t>Private DMZ</w:t>
      </w:r>
    </w:p>
    <w:p w:rsidR="006E1904" w:rsidRPr="00CE0217" w:rsidRDefault="006E1904" w:rsidP="0047663D">
      <w:pPr>
        <w:pStyle w:val="Paragraphedeliste"/>
        <w:numPr>
          <w:ilvl w:val="0"/>
          <w:numId w:val="5"/>
        </w:numPr>
        <w:rPr>
          <w:lang w:val="en-GB"/>
        </w:rPr>
      </w:pPr>
      <w:r w:rsidRPr="00CE0217">
        <w:rPr>
          <w:lang w:val="en-GB"/>
        </w:rPr>
        <w:t>LAN</w:t>
      </w:r>
    </w:p>
    <w:p w:rsidR="006E1904" w:rsidRPr="00CE0217" w:rsidRDefault="006E1904" w:rsidP="0047663D">
      <w:pPr>
        <w:pStyle w:val="Paragraphedeliste"/>
        <w:numPr>
          <w:ilvl w:val="0"/>
          <w:numId w:val="5"/>
        </w:numPr>
        <w:rPr>
          <w:lang w:val="en-GB"/>
        </w:rPr>
      </w:pPr>
      <w:r w:rsidRPr="00CE0217">
        <w:rPr>
          <w:lang w:val="en-GB"/>
        </w:rPr>
        <w:t xml:space="preserve">Field </w:t>
      </w:r>
      <w:r w:rsidR="00714ACC">
        <w:rPr>
          <w:lang w:val="en-GB"/>
        </w:rPr>
        <w:t>V</w:t>
      </w:r>
      <w:r w:rsidRPr="00CE0217">
        <w:rPr>
          <w:lang w:val="en-GB"/>
        </w:rPr>
        <w:t>LAN</w:t>
      </w:r>
      <w:r w:rsidR="00714ACC">
        <w:rPr>
          <w:lang w:val="en-GB"/>
        </w:rPr>
        <w:t>s</w:t>
      </w:r>
      <w:r w:rsidRPr="00CE0217">
        <w:rPr>
          <w:lang w:val="en-GB"/>
        </w:rPr>
        <w:t xml:space="preserve"> for IOT gateways, devices and sensors</w:t>
      </w:r>
    </w:p>
    <w:p w:rsidR="006E1904" w:rsidRDefault="006E1904" w:rsidP="006E1904">
      <w:pPr>
        <w:rPr>
          <w:lang w:val="en-GB"/>
        </w:rPr>
      </w:pPr>
    </w:p>
    <w:p w:rsidR="006E1904" w:rsidRDefault="006E1904" w:rsidP="006E1904">
      <w:pPr>
        <w:rPr>
          <w:lang w:val="en-GB"/>
        </w:rPr>
      </w:pPr>
      <w:r>
        <w:rPr>
          <w:lang w:val="en-GB"/>
        </w:rPr>
        <w:t>There’s several Load balancing F5 Big IP appliances at strategic points to distribute load to data centres.</w:t>
      </w:r>
    </w:p>
    <w:p w:rsidR="006E1904" w:rsidRPr="006E1904" w:rsidRDefault="006E1904" w:rsidP="002D7C8C">
      <w:pPr>
        <w:rPr>
          <w:lang w:val="en-GB"/>
        </w:rPr>
      </w:pPr>
    </w:p>
    <w:p w:rsidR="00AC1403" w:rsidRDefault="00AC1403" w:rsidP="002D7C8C"/>
    <w:p w:rsidR="00AC1403" w:rsidRPr="0077092E" w:rsidRDefault="00AC1403" w:rsidP="002D7C8C"/>
    <w:p w:rsidR="0055791B" w:rsidRDefault="0055791B" w:rsidP="0055791B">
      <w:pPr>
        <w:keepNext/>
      </w:pPr>
      <w:r>
        <w:rPr>
          <w:noProof/>
          <w:lang w:val="fr-FR" w:eastAsia="fr-FR"/>
        </w:rPr>
        <w:lastRenderedPageBreak/>
        <w:drawing>
          <wp:inline distT="0" distB="0" distL="0" distR="0">
            <wp:extent cx="6000750" cy="37211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NCA_IT_Infra.png"/>
                    <pic:cNvPicPr/>
                  </pic:nvPicPr>
                  <pic:blipFill rotWithShape="1">
                    <a:blip r:embed="rId25">
                      <a:extLst>
                        <a:ext uri="{28A0092B-C50C-407E-A947-70E740481C1C}">
                          <a14:useLocalDpi xmlns:a14="http://schemas.microsoft.com/office/drawing/2010/main" val="0"/>
                        </a:ext>
                      </a:extLst>
                    </a:blip>
                    <a:srcRect b="13223"/>
                    <a:stretch/>
                  </pic:blipFill>
                  <pic:spPr bwMode="auto">
                    <a:xfrm>
                      <a:off x="0" y="0"/>
                      <a:ext cx="6000750" cy="3721100"/>
                    </a:xfrm>
                    <a:prstGeom prst="rect">
                      <a:avLst/>
                    </a:prstGeom>
                    <a:ln>
                      <a:noFill/>
                    </a:ln>
                    <a:extLst>
                      <a:ext uri="{53640926-AAD7-44D8-BBD7-CCE9431645EC}">
                        <a14:shadowObscured xmlns:a14="http://schemas.microsoft.com/office/drawing/2010/main"/>
                      </a:ext>
                    </a:extLst>
                  </pic:spPr>
                </pic:pic>
              </a:graphicData>
            </a:graphic>
          </wp:inline>
        </w:drawing>
      </w:r>
    </w:p>
    <w:p w:rsidR="002D7C8C" w:rsidRPr="00DA5B8D" w:rsidRDefault="0055791B" w:rsidP="0055791B">
      <w:pPr>
        <w:pStyle w:val="Lgende"/>
        <w:rPr>
          <w:lang w:val="en-GB"/>
        </w:rPr>
      </w:pPr>
      <w:r w:rsidRPr="00DA5B8D">
        <w:rPr>
          <w:lang w:val="en-GB"/>
        </w:rPr>
        <w:t xml:space="preserve">Figure </w:t>
      </w:r>
      <w:r>
        <w:fldChar w:fldCharType="begin"/>
      </w:r>
      <w:r w:rsidRPr="00DA5B8D">
        <w:rPr>
          <w:lang w:val="en-GB"/>
        </w:rPr>
        <w:instrText xml:space="preserve"> SEQ Figure \* ARABIC </w:instrText>
      </w:r>
      <w:r>
        <w:fldChar w:fldCharType="separate"/>
      </w:r>
      <w:r w:rsidR="00A27A1E">
        <w:rPr>
          <w:noProof/>
          <w:lang w:val="en-GB"/>
        </w:rPr>
        <w:t>2</w:t>
      </w:r>
      <w:r>
        <w:fldChar w:fldCharType="end"/>
      </w:r>
      <w:r w:rsidRPr="00DA5B8D">
        <w:rPr>
          <w:lang w:val="en-GB"/>
        </w:rPr>
        <w:t>: MNCA Infrastructure Global View</w:t>
      </w:r>
    </w:p>
    <w:p w:rsidR="00CA6402" w:rsidRPr="00C8208E" w:rsidRDefault="00CA6402" w:rsidP="0055791B">
      <w:pPr>
        <w:rPr>
          <w:lang w:val="en-GB"/>
        </w:rPr>
      </w:pPr>
      <w:r w:rsidRPr="00C8208E">
        <w:rPr>
          <w:lang w:val="en-GB"/>
        </w:rPr>
        <w:t xml:space="preserve">The </w:t>
      </w:r>
      <w:r w:rsidR="00714ACC">
        <w:rPr>
          <w:lang w:val="en-GB"/>
        </w:rPr>
        <w:t>previous</w:t>
      </w:r>
      <w:r w:rsidR="00C8208E" w:rsidRPr="00C8208E">
        <w:rPr>
          <w:lang w:val="en-GB"/>
        </w:rPr>
        <w:t xml:space="preserve"> schema shows globally the</w:t>
      </w:r>
      <w:r w:rsidR="00C8208E">
        <w:rPr>
          <w:lang w:val="en-GB"/>
        </w:rPr>
        <w:t xml:space="preserve"> IT and network</w:t>
      </w:r>
      <w:r w:rsidR="00C8208E" w:rsidRPr="00C8208E">
        <w:rPr>
          <w:lang w:val="en-GB"/>
        </w:rPr>
        <w:t xml:space="preserve"> infrastructure</w:t>
      </w:r>
      <w:r w:rsidR="00C8208E">
        <w:rPr>
          <w:lang w:val="en-GB"/>
        </w:rPr>
        <w:t xml:space="preserve"> in place for MNCA.</w:t>
      </w:r>
    </w:p>
    <w:p w:rsidR="0055791B" w:rsidRDefault="0055791B" w:rsidP="0055791B">
      <w:r>
        <w:t xml:space="preserve">Since servers are </w:t>
      </w:r>
      <w:r w:rsidR="008956A1">
        <w:t>dispatched through the 4 VLANs independently from the cabinets, the schema is not the true image of cabinets</w:t>
      </w:r>
      <w:r w:rsidR="00AC1403">
        <w:t xml:space="preserve"> repartition</w:t>
      </w:r>
      <w:r w:rsidR="008956A1">
        <w:t xml:space="preserve"> in the different VLANs</w:t>
      </w:r>
    </w:p>
    <w:p w:rsidR="007D0616" w:rsidRDefault="007D0616" w:rsidP="0055791B"/>
    <w:p w:rsidR="00AC1403" w:rsidRDefault="00D12B44" w:rsidP="0055791B">
      <w:r>
        <w:t xml:space="preserve">The </w:t>
      </w:r>
      <w:r w:rsidR="00702318">
        <w:t xml:space="preserve">existing </w:t>
      </w:r>
      <w:r>
        <w:t>IT services for MNCA are deployed through this available infrastructure.</w:t>
      </w:r>
    </w:p>
    <w:p w:rsidR="005E7EEC" w:rsidRDefault="005E7EEC" w:rsidP="0055791B"/>
    <w:p w:rsidR="00452EB1" w:rsidRDefault="005E7EEC" w:rsidP="0055791B">
      <w:r>
        <w:t>The Smart C</w:t>
      </w:r>
      <w:r w:rsidR="00452EB1">
        <w:t xml:space="preserve">ity platform will as well be deployed on the </w:t>
      </w:r>
      <w:r w:rsidR="001F75AA">
        <w:t xml:space="preserve">same data center infrastructure, </w:t>
      </w:r>
      <w:r w:rsidR="001C4F32">
        <w:t xml:space="preserve">but </w:t>
      </w:r>
      <w:r w:rsidR="001F75AA">
        <w:t xml:space="preserve">a new DMZ network </w:t>
      </w:r>
      <w:r>
        <w:t>will be created to host most of the Smart City platform components.</w:t>
      </w:r>
    </w:p>
    <w:p w:rsidR="005E7EEC" w:rsidRDefault="005E7EEC" w:rsidP="0055791B">
      <w:r>
        <w:t>IOT components such as IOT agents</w:t>
      </w:r>
      <w:r w:rsidR="00C91743">
        <w:t xml:space="preserve">, will be </w:t>
      </w:r>
      <w:r w:rsidR="009F5B56">
        <w:t xml:space="preserve">deployed </w:t>
      </w:r>
      <w:r w:rsidR="00C91743">
        <w:t>under the IOT field dedicated VLANs (industrial VRF).</w:t>
      </w:r>
    </w:p>
    <w:p w:rsidR="00452EB1" w:rsidRDefault="005E7EEC" w:rsidP="0055791B">
      <w:r>
        <w:t xml:space="preserve">Nevertheless, </w:t>
      </w:r>
      <w:r w:rsidR="00452EB1">
        <w:t xml:space="preserve">some new hardware </w:t>
      </w:r>
      <w:r>
        <w:t xml:space="preserve">infrastructure </w:t>
      </w:r>
      <w:r w:rsidR="00452EB1">
        <w:t xml:space="preserve">will </w:t>
      </w:r>
      <w:r>
        <w:t xml:space="preserve">most probably </w:t>
      </w:r>
      <w:r w:rsidR="00452EB1">
        <w:t>be required</w:t>
      </w:r>
      <w:r>
        <w:t>, to provide network, computing power and storage.</w:t>
      </w:r>
    </w:p>
    <w:p w:rsidR="00763751" w:rsidRDefault="00763751" w:rsidP="0055791B"/>
    <w:p w:rsidR="003C7240" w:rsidRDefault="00CD56A0" w:rsidP="003C7240">
      <w:pPr>
        <w:keepNext/>
      </w:pPr>
      <w:r>
        <w:rPr>
          <w:noProof/>
          <w:lang w:val="fr-FR" w:eastAsia="fr-FR"/>
        </w:rPr>
        <w:lastRenderedPageBreak/>
        <w:drawing>
          <wp:inline distT="0" distB="0" distL="0" distR="0" wp14:anchorId="78DD28A3" wp14:editId="67D1B03C">
            <wp:extent cx="5838825" cy="299085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NCA_smart_city_context.png"/>
                    <pic:cNvPicPr/>
                  </pic:nvPicPr>
                  <pic:blipFill>
                    <a:blip r:embed="rId26">
                      <a:extLst>
                        <a:ext uri="{28A0092B-C50C-407E-A947-70E740481C1C}">
                          <a14:useLocalDpi xmlns:a14="http://schemas.microsoft.com/office/drawing/2010/main" val="0"/>
                        </a:ext>
                      </a:extLst>
                    </a:blip>
                    <a:stretch>
                      <a:fillRect/>
                    </a:stretch>
                  </pic:blipFill>
                  <pic:spPr>
                    <a:xfrm>
                      <a:off x="0" y="0"/>
                      <a:ext cx="5838825" cy="2990850"/>
                    </a:xfrm>
                    <a:prstGeom prst="rect">
                      <a:avLst/>
                    </a:prstGeom>
                  </pic:spPr>
                </pic:pic>
              </a:graphicData>
            </a:graphic>
          </wp:inline>
        </w:drawing>
      </w:r>
    </w:p>
    <w:p w:rsidR="00763751" w:rsidRDefault="003C7240" w:rsidP="003C7240">
      <w:pPr>
        <w:pStyle w:val="Lgende"/>
      </w:pPr>
      <w:r>
        <w:t xml:space="preserve">Figure </w:t>
      </w:r>
      <w:r>
        <w:fldChar w:fldCharType="begin"/>
      </w:r>
      <w:r>
        <w:instrText xml:space="preserve"> SEQ Figure \* ARABIC </w:instrText>
      </w:r>
      <w:r>
        <w:fldChar w:fldCharType="separate"/>
      </w:r>
      <w:r w:rsidR="00A27A1E">
        <w:rPr>
          <w:noProof/>
        </w:rPr>
        <w:t>3</w:t>
      </w:r>
      <w:r>
        <w:fldChar w:fldCharType="end"/>
      </w:r>
      <w:r>
        <w:t xml:space="preserve">: Smart City </w:t>
      </w:r>
      <w:r w:rsidR="005A4820">
        <w:t>P</w:t>
      </w:r>
      <w:r>
        <w:t>latform Interaction with other systems</w:t>
      </w:r>
    </w:p>
    <w:p w:rsidR="00452EB1" w:rsidRDefault="00452EB1" w:rsidP="0055791B"/>
    <w:p w:rsidR="007D0616" w:rsidRDefault="00D12B44" w:rsidP="0055791B">
      <w:r>
        <w:t xml:space="preserve">The </w:t>
      </w:r>
      <w:r w:rsidR="00452EB1">
        <w:t xml:space="preserve">envisaged </w:t>
      </w:r>
      <w:r>
        <w:t>interaction between those services and the smart City platform is for the</w:t>
      </w:r>
      <w:r w:rsidR="00452EB1">
        <w:t xml:space="preserve"> moment limited to</w:t>
      </w:r>
      <w:r w:rsidR="007D0616">
        <w:t>:</w:t>
      </w:r>
    </w:p>
    <w:p w:rsidR="00452EB1" w:rsidRDefault="00452EB1" w:rsidP="0047663D">
      <w:pPr>
        <w:pStyle w:val="Paragraphedeliste"/>
        <w:numPr>
          <w:ilvl w:val="0"/>
          <w:numId w:val="7"/>
        </w:numPr>
      </w:pPr>
      <w:r>
        <w:t>use MNCA mail services (outgoing/incoming)</w:t>
      </w:r>
    </w:p>
    <w:p w:rsidR="00452EB1" w:rsidRDefault="00452EB1" w:rsidP="0047663D">
      <w:pPr>
        <w:pStyle w:val="Paragraphedeliste"/>
        <w:numPr>
          <w:ilvl w:val="0"/>
          <w:numId w:val="7"/>
        </w:numPr>
      </w:pPr>
      <w:r>
        <w:t>connect existing data sources to the new system instead of the current used data warehouse</w:t>
      </w:r>
    </w:p>
    <w:p w:rsidR="00702318" w:rsidRDefault="00702318" w:rsidP="0047663D">
      <w:pPr>
        <w:pStyle w:val="Paragraphedeliste"/>
        <w:numPr>
          <w:ilvl w:val="0"/>
          <w:numId w:val="7"/>
        </w:numPr>
      </w:pPr>
      <w:r>
        <w:t>use</w:t>
      </w:r>
      <w:r w:rsidR="00D12B44">
        <w:t xml:space="preserve"> global MNCA security system based on Microsoft Adam (LDAP server)</w:t>
      </w:r>
      <w:r w:rsidR="00B20730">
        <w:t>, when possible</w:t>
      </w:r>
    </w:p>
    <w:p w:rsidR="003E37E1" w:rsidRDefault="00141AE2" w:rsidP="0047663D">
      <w:pPr>
        <w:pStyle w:val="Paragraphedeliste"/>
        <w:numPr>
          <w:ilvl w:val="0"/>
          <w:numId w:val="7"/>
        </w:numPr>
      </w:pPr>
      <w:r>
        <w:t xml:space="preserve">the platform will interface to several industrial networks to gather information from field such as: road traffic, water management, </w:t>
      </w:r>
      <w:r w:rsidRPr="00141AE2">
        <w:t>sanitation network</w:t>
      </w:r>
      <w:r>
        <w:t xml:space="preserve">, environmental monitoring (noise, air quality, </w:t>
      </w:r>
      <w:r w:rsidR="005E7EEC">
        <w:t xml:space="preserve">ozone), </w:t>
      </w:r>
      <w:r>
        <w:t>public transport (buses, tram), weather</w:t>
      </w:r>
      <w:r w:rsidR="005E7EEC">
        <w:t>, video monitoring, citizens, buildings monitoring...</w:t>
      </w:r>
    </w:p>
    <w:p w:rsidR="007D0616" w:rsidRDefault="007D0616" w:rsidP="00452EB1">
      <w:pPr>
        <w:pStyle w:val="Paragraphedeliste"/>
      </w:pPr>
    </w:p>
    <w:p w:rsidR="00250A09" w:rsidRDefault="00AB269D" w:rsidP="0055791B">
      <w:r>
        <w:t>After a selection process it has been agreed that t</w:t>
      </w:r>
      <w:r w:rsidR="00250A09">
        <w:t>he MNCA smart</w:t>
      </w:r>
      <w:r w:rsidR="00D005C4">
        <w:t xml:space="preserve"> </w:t>
      </w:r>
      <w:r w:rsidR="00250A09">
        <w:t>city platform wil</w:t>
      </w:r>
      <w:r>
        <w:t>l</w:t>
      </w:r>
      <w:r w:rsidR="00250A09">
        <w:t xml:space="preserve"> be </w:t>
      </w:r>
      <w:r>
        <w:t xml:space="preserve">mainly </w:t>
      </w:r>
      <w:r w:rsidR="00250A09">
        <w:t xml:space="preserve">based on </w:t>
      </w:r>
      <w:hyperlink r:id="rId27" w:history="1">
        <w:r w:rsidR="00250A09" w:rsidRPr="00250A09">
          <w:rPr>
            <w:rStyle w:val="Lienhypertexte"/>
          </w:rPr>
          <w:t>FIWARE</w:t>
        </w:r>
      </w:hyperlink>
    </w:p>
    <w:p w:rsidR="00E17CB3" w:rsidRDefault="00250A09" w:rsidP="0055791B">
      <w:r>
        <w:t xml:space="preserve">The Fiware community propose a set of modules called Generic Enablers, which provide the essential software </w:t>
      </w:r>
      <w:r w:rsidR="00E17CB3">
        <w:t xml:space="preserve">bricks </w:t>
      </w:r>
      <w:r>
        <w:t>to</w:t>
      </w:r>
      <w:r w:rsidR="00E17CB3">
        <w:t xml:space="preserve"> set a complete smart city platform, like a kind of </w:t>
      </w:r>
      <w:r w:rsidR="00D34B7C">
        <w:t>“</w:t>
      </w:r>
      <w:r w:rsidR="00E17CB3">
        <w:t>Lego</w:t>
      </w:r>
      <w:r w:rsidR="00D34B7C">
        <w:t>”</w:t>
      </w:r>
      <w:r w:rsidR="00E17CB3">
        <w:t>.</w:t>
      </w:r>
    </w:p>
    <w:p w:rsidR="00AB269D" w:rsidRDefault="00AB269D" w:rsidP="0055791B">
      <w:r>
        <w:t xml:space="preserve">The FIWARE architecture is by nature open, and based on open source modules available in a </w:t>
      </w:r>
      <w:hyperlink r:id="rId28" w:history="1">
        <w:r w:rsidRPr="00AB269D">
          <w:rPr>
            <w:rStyle w:val="Lienhypertexte"/>
          </w:rPr>
          <w:t>dedicated catalog</w:t>
        </w:r>
      </w:hyperlink>
    </w:p>
    <w:p w:rsidR="00250A09" w:rsidRDefault="00250A09" w:rsidP="0055791B">
      <w:r>
        <w:t xml:space="preserve"> </w:t>
      </w:r>
    </w:p>
    <w:p w:rsidR="007D0616" w:rsidRDefault="00A836C2" w:rsidP="0055791B">
      <w:r>
        <w:t xml:space="preserve">The most important to mention is that </w:t>
      </w:r>
      <w:r w:rsidR="00E17CB3">
        <w:t>FIWARE</w:t>
      </w:r>
      <w:r>
        <w:t xml:space="preserve"> has deliberately chosen to go towards a container based architecture</w:t>
      </w:r>
      <w:r w:rsidR="00E476D2">
        <w:t xml:space="preserve">, this </w:t>
      </w:r>
      <w:r w:rsidR="00154B07">
        <w:t>limits</w:t>
      </w:r>
      <w:r w:rsidR="00E476D2">
        <w:t xml:space="preserve"> the dependency with Openstack initially thought as the preferred cloud stack for deploying Fiware platforms</w:t>
      </w:r>
      <w:r w:rsidR="004C61CF">
        <w:t xml:space="preserve"> using virtual machines</w:t>
      </w:r>
      <w:r w:rsidR="00E476D2">
        <w:t>.</w:t>
      </w:r>
    </w:p>
    <w:p w:rsidR="004C61CF" w:rsidRDefault="004C61CF" w:rsidP="0055791B"/>
    <w:p w:rsidR="00E476D2" w:rsidRDefault="00E476D2" w:rsidP="0055791B">
      <w:r>
        <w:t xml:space="preserve">Fiware started in 2014, which was </w:t>
      </w:r>
      <w:r w:rsidR="002B3B56">
        <w:t xml:space="preserve">just </w:t>
      </w:r>
      <w:r>
        <w:t xml:space="preserve">the beginning of the “Dockerization” of the </w:t>
      </w:r>
      <w:r w:rsidR="00D34B7C">
        <w:t xml:space="preserve">server </w:t>
      </w:r>
      <w:r>
        <w:t>software world,</w:t>
      </w:r>
      <w:r w:rsidR="002B3B56">
        <w:t xml:space="preserve"> the Fiware consortium couldn’t stay without going towards container based deployment, </w:t>
      </w:r>
      <w:r w:rsidR="00D34B7C">
        <w:t>Docker</w:t>
      </w:r>
      <w:r w:rsidR="002B3B56">
        <w:t xml:space="preserve"> is now an officially supported way to deploy Fiware components in a very clear and easy way.</w:t>
      </w:r>
    </w:p>
    <w:p w:rsidR="00DC1A66" w:rsidRDefault="00DC1A66" w:rsidP="0055791B"/>
    <w:p w:rsidR="00DC1A66" w:rsidRDefault="00DC1A66" w:rsidP="00DC1A66">
      <w:pPr>
        <w:keepNext/>
      </w:pPr>
      <w:r>
        <w:rPr>
          <w:noProof/>
          <w:lang w:val="fr-FR" w:eastAsia="fr-FR"/>
        </w:rPr>
        <w:lastRenderedPageBreak/>
        <w:drawing>
          <wp:inline distT="0" distB="0" distL="0" distR="0" wp14:anchorId="1D6ABDC6" wp14:editId="6FF0D360">
            <wp:extent cx="4432528" cy="2870348"/>
            <wp:effectExtent l="0" t="0" r="635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cker-vs-vm.png"/>
                    <pic:cNvPicPr/>
                  </pic:nvPicPr>
                  <pic:blipFill>
                    <a:blip r:embed="rId29">
                      <a:extLst>
                        <a:ext uri="{28A0092B-C50C-407E-A947-70E740481C1C}">
                          <a14:useLocalDpi xmlns:a14="http://schemas.microsoft.com/office/drawing/2010/main" val="0"/>
                        </a:ext>
                      </a:extLst>
                    </a:blip>
                    <a:stretch>
                      <a:fillRect/>
                    </a:stretch>
                  </pic:blipFill>
                  <pic:spPr>
                    <a:xfrm>
                      <a:off x="0" y="0"/>
                      <a:ext cx="4432528" cy="2870348"/>
                    </a:xfrm>
                    <a:prstGeom prst="rect">
                      <a:avLst/>
                    </a:prstGeom>
                  </pic:spPr>
                </pic:pic>
              </a:graphicData>
            </a:graphic>
          </wp:inline>
        </w:drawing>
      </w:r>
    </w:p>
    <w:p w:rsidR="00DC1A66" w:rsidRDefault="00DC1A66" w:rsidP="00DC1A66">
      <w:pPr>
        <w:pStyle w:val="Lgende"/>
      </w:pPr>
      <w:r>
        <w:t xml:space="preserve">Figure </w:t>
      </w:r>
      <w:r>
        <w:fldChar w:fldCharType="begin"/>
      </w:r>
      <w:r>
        <w:instrText xml:space="preserve"> SEQ Figure \* ARABIC </w:instrText>
      </w:r>
      <w:r>
        <w:fldChar w:fldCharType="separate"/>
      </w:r>
      <w:r w:rsidR="00A27A1E">
        <w:rPr>
          <w:noProof/>
        </w:rPr>
        <w:t>4</w:t>
      </w:r>
      <w:r>
        <w:fldChar w:fldCharType="end"/>
      </w:r>
      <w:r>
        <w:t>: Docker compared to Virtual Machines</w:t>
      </w:r>
    </w:p>
    <w:p w:rsidR="00E17CB3" w:rsidRDefault="00E17CB3" w:rsidP="0055791B"/>
    <w:p w:rsidR="002B3B56" w:rsidRDefault="00A37FBE" w:rsidP="0055791B">
      <w:r>
        <w:t>MNCA have the opportunity to introduce new way to use its infrastructure using container based architecture, by choosing to use Docker to deploy its own Fiware plarform as a reference Smart City Platform.</w:t>
      </w:r>
    </w:p>
    <w:p w:rsidR="00C64B2E" w:rsidRDefault="00A37FBE" w:rsidP="0055791B">
      <w:r>
        <w:t>The global architecture of the MNCA Fiware platform will rely on a Docker Swarm composed of nodes dispatched in the different VLANs</w:t>
      </w:r>
      <w:r w:rsidR="003073C4">
        <w:t>.</w:t>
      </w:r>
    </w:p>
    <w:p w:rsidR="00A37FBE" w:rsidRPr="0055791B" w:rsidRDefault="00A37FBE" w:rsidP="0055791B">
      <w:r>
        <w:t xml:space="preserve"> </w:t>
      </w:r>
    </w:p>
    <w:p w:rsidR="003073C4" w:rsidRDefault="0055791B" w:rsidP="003073C4">
      <w:pPr>
        <w:keepNext/>
      </w:pPr>
      <w:r>
        <w:rPr>
          <w:noProof/>
          <w:lang w:val="fr-FR" w:eastAsia="fr-FR"/>
        </w:rPr>
        <w:drawing>
          <wp:inline distT="0" distB="0" distL="0" distR="0">
            <wp:extent cx="5811086" cy="4148455"/>
            <wp:effectExtent l="0" t="0" r="0"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NCA_IOT_SmartCity.png"/>
                    <pic:cNvPicPr/>
                  </pic:nvPicPr>
                  <pic:blipFill>
                    <a:blip r:embed="rId30">
                      <a:extLst>
                        <a:ext uri="{28A0092B-C50C-407E-A947-70E740481C1C}">
                          <a14:useLocalDpi xmlns:a14="http://schemas.microsoft.com/office/drawing/2010/main" val="0"/>
                        </a:ext>
                      </a:extLst>
                    </a:blip>
                    <a:stretch>
                      <a:fillRect/>
                    </a:stretch>
                  </pic:blipFill>
                  <pic:spPr>
                    <a:xfrm>
                      <a:off x="0" y="0"/>
                      <a:ext cx="5811086" cy="4148455"/>
                    </a:xfrm>
                    <a:prstGeom prst="rect">
                      <a:avLst/>
                    </a:prstGeom>
                  </pic:spPr>
                </pic:pic>
              </a:graphicData>
            </a:graphic>
          </wp:inline>
        </w:drawing>
      </w:r>
    </w:p>
    <w:p w:rsidR="0055791B" w:rsidRPr="0055791B" w:rsidRDefault="003073C4" w:rsidP="003073C4">
      <w:pPr>
        <w:pStyle w:val="Lgende"/>
      </w:pPr>
      <w:r>
        <w:t xml:space="preserve">Figure </w:t>
      </w:r>
      <w:r>
        <w:fldChar w:fldCharType="begin"/>
      </w:r>
      <w:r>
        <w:instrText xml:space="preserve"> SEQ Figure \* ARABIC </w:instrText>
      </w:r>
      <w:r>
        <w:fldChar w:fldCharType="separate"/>
      </w:r>
      <w:r w:rsidR="00A27A1E">
        <w:rPr>
          <w:noProof/>
        </w:rPr>
        <w:t>5</w:t>
      </w:r>
      <w:r>
        <w:fldChar w:fldCharType="end"/>
      </w:r>
      <w:r>
        <w:t xml:space="preserve">: Docker swarm deployment for </w:t>
      </w:r>
      <w:r w:rsidR="00032B68">
        <w:t xml:space="preserve">MNCA Smart city </w:t>
      </w:r>
      <w:r>
        <w:t>Fiware</w:t>
      </w:r>
      <w:r w:rsidR="00032B68">
        <w:t xml:space="preserve"> platform</w:t>
      </w:r>
    </w:p>
    <w:p w:rsidR="002D7C8C" w:rsidRDefault="00032B68" w:rsidP="002D7C8C">
      <w:r>
        <w:lastRenderedPageBreak/>
        <w:t>A Docker swarm</w:t>
      </w:r>
      <w:r w:rsidR="00F62359">
        <w:t xml:space="preserve"> (</w:t>
      </w:r>
      <w:r w:rsidR="00F62359" w:rsidRPr="00F62359">
        <w:t>Cluster management integrated with Docker Engine</w:t>
      </w:r>
      <w:r w:rsidR="00F62359">
        <w:t>)</w:t>
      </w:r>
      <w:r w:rsidR="00C64B2E">
        <w:t xml:space="preserve"> solution has been chosen in a first step because of the </w:t>
      </w:r>
      <w:r w:rsidR="00D34B7C">
        <w:t>ease</w:t>
      </w:r>
      <w:r w:rsidR="00C64B2E">
        <w:t xml:space="preserve"> of use and configuration.</w:t>
      </w:r>
    </w:p>
    <w:p w:rsidR="00C64B2E" w:rsidRDefault="00C64B2E" w:rsidP="002D7C8C">
      <w:r>
        <w:t>The learning curve of Docker container orchestration tool: Swarm, is less slop</w:t>
      </w:r>
      <w:r w:rsidR="001A79F2">
        <w:t>ing</w:t>
      </w:r>
      <w:r>
        <w:t xml:space="preserve"> than other solution </w:t>
      </w:r>
      <w:r w:rsidR="00760686">
        <w:t>such as</w:t>
      </w:r>
      <w:r w:rsidR="00FD197E">
        <w:t xml:space="preserve"> Mesos, or</w:t>
      </w:r>
      <w:r>
        <w:t xml:space="preserve"> Kubernetes (the open source declination of the Goo</w:t>
      </w:r>
      <w:r w:rsidR="00D34B7C">
        <w:t>gle internal orchestration tool</w:t>
      </w:r>
      <w:r>
        <w:t xml:space="preserve">: Borg), which sit at the top in term </w:t>
      </w:r>
      <w:r w:rsidR="00D005C4">
        <w:t xml:space="preserve">of features, openness, and </w:t>
      </w:r>
      <w:r>
        <w:t>adoption, among cloud orchestration tool</w:t>
      </w:r>
      <w:r w:rsidR="00921C8C">
        <w:t>s</w:t>
      </w:r>
      <w:r w:rsidR="00775797">
        <w:t xml:space="preserve"> today’s l</w:t>
      </w:r>
      <w:r>
        <w:t>an</w:t>
      </w:r>
      <w:r w:rsidR="00775797">
        <w:t>d</w:t>
      </w:r>
      <w:r>
        <w:t>scape.</w:t>
      </w:r>
    </w:p>
    <w:p w:rsidR="00D005C4" w:rsidRDefault="00D005C4" w:rsidP="002D7C8C"/>
    <w:p w:rsidR="00921C8C" w:rsidRDefault="00350728" w:rsidP="002D7C8C">
      <w:r>
        <w:t>Even i</w:t>
      </w:r>
      <w:r w:rsidR="00D005C4">
        <w:t>t</w:t>
      </w:r>
      <w:r w:rsidR="00C64B2E">
        <w:t xml:space="preserve"> is the right choice to start</w:t>
      </w:r>
      <w:r w:rsidR="00921C8C">
        <w:t xml:space="preserve"> with simple Do</w:t>
      </w:r>
      <w:r w:rsidR="006A0547">
        <w:t>c</w:t>
      </w:r>
      <w:r>
        <w:t xml:space="preserve">ker Swarm, </w:t>
      </w:r>
      <w:r w:rsidR="00D005C4">
        <w:t>i</w:t>
      </w:r>
      <w:r w:rsidR="00921C8C">
        <w:t xml:space="preserve">t will be easy to add later another orchestration tool like Kubernetes, since it will be proposed as the Swarm complement in Docker </w:t>
      </w:r>
      <w:r w:rsidR="00E55DC2">
        <w:t>Enterprise</w:t>
      </w:r>
      <w:r w:rsidR="00921C8C">
        <w:t xml:space="preserve"> distribution (</w:t>
      </w:r>
      <w:hyperlink r:id="rId31" w:history="1">
        <w:r w:rsidR="00921C8C" w:rsidRPr="006A0547">
          <w:rPr>
            <w:rStyle w:val="Lienhypertexte"/>
          </w:rPr>
          <w:t>very recent news</w:t>
        </w:r>
      </w:hyperlink>
      <w:r w:rsidR="006A0547">
        <w:t>)</w:t>
      </w:r>
      <w:r>
        <w:t xml:space="preserve">, the </w:t>
      </w:r>
      <w:r w:rsidR="005C47C2">
        <w:t>upgrade</w:t>
      </w:r>
      <w:r>
        <w:t xml:space="preserve"> </w:t>
      </w:r>
      <w:r w:rsidR="005C47C2">
        <w:t xml:space="preserve">feasibility </w:t>
      </w:r>
      <w:r>
        <w:t xml:space="preserve">is </w:t>
      </w:r>
      <w:r w:rsidR="005C47C2">
        <w:t>guaranteed</w:t>
      </w:r>
      <w:r w:rsidR="00633C73">
        <w:t>.</w:t>
      </w:r>
    </w:p>
    <w:p w:rsidR="00D005C4" w:rsidRDefault="00D005C4" w:rsidP="002D7C8C"/>
    <w:p w:rsidR="00775797" w:rsidRDefault="00D005C4" w:rsidP="002D7C8C">
      <w:r>
        <w:t>Then</w:t>
      </w:r>
      <w:r w:rsidR="00775797">
        <w:t xml:space="preserve"> the MNCA FIWARE smart city platform will be deployed in a global docker swarm covering the 3 data centers.</w:t>
      </w:r>
    </w:p>
    <w:p w:rsidR="00D5504A" w:rsidRDefault="00D5504A" w:rsidP="002D7C8C">
      <w:r>
        <w:t xml:space="preserve">The repartition </w:t>
      </w:r>
      <w:r w:rsidR="00633C73">
        <w:t xml:space="preserve">of the traffic </w:t>
      </w:r>
      <w:r>
        <w:t>between the data centers</w:t>
      </w:r>
      <w:r w:rsidR="00633C73">
        <w:t xml:space="preserve"> will be managed </w:t>
      </w:r>
      <w:r w:rsidR="00580034">
        <w:t xml:space="preserve">either </w:t>
      </w:r>
      <w:r w:rsidR="00633C73">
        <w:t>by F5 BigIP load balancing appliance</w:t>
      </w:r>
      <w:r w:rsidR="00580034">
        <w:t xml:space="preserve"> or an open source load balancer like HAProxy</w:t>
      </w:r>
      <w:r w:rsidR="00633C73">
        <w:t>.</w:t>
      </w:r>
    </w:p>
    <w:p w:rsidR="008F4289" w:rsidRDefault="008F4289" w:rsidP="002D7C8C">
      <w:r>
        <w:t>However</w:t>
      </w:r>
      <w:r w:rsidR="005C47C2">
        <w:t>,</w:t>
      </w:r>
      <w:r>
        <w:t xml:space="preserve"> </w:t>
      </w:r>
      <w:r w:rsidR="004B0A7C">
        <w:t>to minimize configuration task on load balancer (limit</w:t>
      </w:r>
      <w:r w:rsidR="00087EE9">
        <w:t>ed</w:t>
      </w:r>
      <w:r w:rsidR="004B0A7C">
        <w:t xml:space="preserve"> to load repartition between data centers of </w:t>
      </w:r>
      <w:r w:rsidR="00087EE9">
        <w:t xml:space="preserve">public accessed </w:t>
      </w:r>
      <w:r w:rsidR="004B0A7C">
        <w:t xml:space="preserve">services), for the lower granularity of applications, </w:t>
      </w:r>
      <w:r w:rsidR="00934270">
        <w:t xml:space="preserve">and </w:t>
      </w:r>
      <w:r w:rsidR="00DB3545">
        <w:t xml:space="preserve">internal components of the platform, </w:t>
      </w:r>
      <w:r w:rsidR="004B0A7C">
        <w:t xml:space="preserve">simple load balancing and fail-over mechanisms </w:t>
      </w:r>
      <w:r w:rsidR="00DB3545">
        <w:t>are</w:t>
      </w:r>
      <w:r w:rsidR="004B0A7C">
        <w:t xml:space="preserve"> </w:t>
      </w:r>
      <w:r w:rsidR="00DB3545">
        <w:t>managed</w:t>
      </w:r>
      <w:r w:rsidR="004B0A7C">
        <w:t xml:space="preserve"> automatically by the Docker Swarm</w:t>
      </w:r>
      <w:r w:rsidR="00DB3545">
        <w:t xml:space="preserve"> (nu</w:t>
      </w:r>
      <w:r w:rsidR="001D4C7E">
        <w:t>mber of instances of a service).</w:t>
      </w:r>
    </w:p>
    <w:p w:rsidR="00FA6C43" w:rsidRDefault="00FA6C43" w:rsidP="002D7C8C"/>
    <w:p w:rsidR="00FA6C43" w:rsidRDefault="006553F9" w:rsidP="002D7C8C">
      <w:r>
        <w:t>For the deployment of the platform over a Swarm, we still need</w:t>
      </w:r>
      <w:r w:rsidR="008979F8">
        <w:t xml:space="preserve"> to provision virtual machines </w:t>
      </w:r>
      <w:r>
        <w:t>or bare metal server</w:t>
      </w:r>
      <w:r w:rsidR="008979F8">
        <w:t>s</w:t>
      </w:r>
      <w:r>
        <w:t xml:space="preserve"> and add it to the swarm.</w:t>
      </w:r>
    </w:p>
    <w:p w:rsidR="006553F9" w:rsidRDefault="006553F9" w:rsidP="002D7C8C"/>
    <w:p w:rsidR="006553F9" w:rsidRDefault="006553F9" w:rsidP="002D7C8C">
      <w:r>
        <w:t>For the moment VM are created using VMWare</w:t>
      </w:r>
      <w:r w:rsidR="00EF7141">
        <w:t xml:space="preserve"> vSphere, </w:t>
      </w:r>
      <w:r w:rsidR="008979F8">
        <w:t xml:space="preserve">it’s </w:t>
      </w:r>
      <w:r w:rsidR="00EF7141">
        <w:t>simple, but it comes with a cost per each created VM…</w:t>
      </w:r>
    </w:p>
    <w:p w:rsidR="006553F9" w:rsidRDefault="00EF7141" w:rsidP="002D7C8C">
      <w:r w:rsidRPr="00EF7141">
        <w:t xml:space="preserve">VMware </w:t>
      </w:r>
      <w:r>
        <w:t xml:space="preserve">proposes </w:t>
      </w:r>
      <w:r w:rsidRPr="00EF7141">
        <w:t>vSphere® Integrated Containers</w:t>
      </w:r>
      <w:r>
        <w:t>, which allows to manage containers from vSphere, but it doesn’t change the cost for the deployed VM</w:t>
      </w:r>
      <w:r w:rsidR="00D079E4">
        <w:t>s a license fee is still applied</w:t>
      </w:r>
      <w:r>
        <w:t>.</w:t>
      </w:r>
    </w:p>
    <w:p w:rsidR="008979F8" w:rsidRDefault="008979F8" w:rsidP="002D7C8C"/>
    <w:p w:rsidR="006553F9" w:rsidRDefault="00D079E4" w:rsidP="002D7C8C">
      <w:r>
        <w:t>A</w:t>
      </w:r>
      <w:r w:rsidR="00EF7141">
        <w:t xml:space="preserve"> solution is proposed: </w:t>
      </w:r>
      <w:hyperlink r:id="rId32" w:history="1">
        <w:r w:rsidR="006553F9" w:rsidRPr="00EF7141">
          <w:rPr>
            <w:rStyle w:val="Lienhypertexte"/>
          </w:rPr>
          <w:t>VMWARE INTEGRATED OP</w:t>
        </w:r>
        <w:r w:rsidR="00EF7141" w:rsidRPr="00EF7141">
          <w:rPr>
            <w:rStyle w:val="Lienhypertexte"/>
          </w:rPr>
          <w:t>ENSTACK</w:t>
        </w:r>
      </w:hyperlink>
      <w:r w:rsidR="00EF7141">
        <w:t>,</w:t>
      </w:r>
      <w:r w:rsidR="00680CF3">
        <w:t xml:space="preserve"> (VIO),</w:t>
      </w:r>
      <w:r w:rsidR="00EF7141">
        <w:t xml:space="preserve"> which allows to leverage OpenStack from VMWare vSphere</w:t>
      </w:r>
      <w:r>
        <w:t xml:space="preserve">, the infrastructure </w:t>
      </w:r>
      <w:r w:rsidR="00680CF3">
        <w:t xml:space="preserve">is managed </w:t>
      </w:r>
      <w:r>
        <w:t xml:space="preserve">using OpenStack tools, but there’s still license fee to pay </w:t>
      </w:r>
      <w:r w:rsidR="00680CF3">
        <w:t>per CPU (</w:t>
      </w:r>
      <w:r w:rsidR="00680CF3" w:rsidRPr="00680CF3">
        <w:t>VIO 4.0 per-CPU license and Support and Subscriptions (SnS)</w:t>
      </w:r>
      <w:r w:rsidR="00680CF3">
        <w:t>).</w:t>
      </w:r>
    </w:p>
    <w:p w:rsidR="003561AB" w:rsidRDefault="003561AB" w:rsidP="002D7C8C"/>
    <w:p w:rsidR="00A0444D" w:rsidRDefault="00680CF3" w:rsidP="00A0444D">
      <w:r>
        <w:t xml:space="preserve">Despite this license </w:t>
      </w:r>
      <w:r w:rsidR="003561AB">
        <w:t xml:space="preserve">fees </w:t>
      </w:r>
      <w:r>
        <w:t xml:space="preserve">issue, </w:t>
      </w:r>
      <w:r w:rsidR="003561AB">
        <w:t xml:space="preserve">VIO offers </w:t>
      </w:r>
      <w:r w:rsidR="00A0444D">
        <w:t>Container execution on OpenStack: for customers seeking to modernize</w:t>
      </w:r>
      <w:r w:rsidR="003561AB">
        <w:t xml:space="preserve"> </w:t>
      </w:r>
      <w:r w:rsidR="00A0444D">
        <w:t>their traditional applications or to design new ones, based on</w:t>
      </w:r>
      <w:r w:rsidR="003561AB">
        <w:t xml:space="preserve"> </w:t>
      </w:r>
      <w:r w:rsidR="00A0444D">
        <w:t xml:space="preserve">containers, VMware Integrated OpenStack offers </w:t>
      </w:r>
      <w:r w:rsidR="00A0444D" w:rsidRPr="003561AB">
        <w:rPr>
          <w:b/>
        </w:rPr>
        <w:t>Kubernetes</w:t>
      </w:r>
      <w:r w:rsidR="00A0444D">
        <w:t xml:space="preserve"> support ready for</w:t>
      </w:r>
      <w:r w:rsidR="003561AB">
        <w:t xml:space="preserve"> </w:t>
      </w:r>
      <w:r w:rsidR="00A0444D">
        <w:t>production with pooling and persistent storage (volumes). This solution</w:t>
      </w:r>
      <w:r w:rsidR="003561AB">
        <w:t xml:space="preserve"> </w:t>
      </w:r>
      <w:r w:rsidR="00A0444D">
        <w:t>rea</w:t>
      </w:r>
      <w:r w:rsidR="003561AB">
        <w:t>dy for use for</w:t>
      </w:r>
      <w:r w:rsidR="00A0444D">
        <w:t xml:space="preserve"> who want to run containers</w:t>
      </w:r>
      <w:r w:rsidR="003561AB">
        <w:t xml:space="preserve"> </w:t>
      </w:r>
      <w:r w:rsidR="00A0444D">
        <w:t xml:space="preserve">on OpenStack and exploit </w:t>
      </w:r>
      <w:r w:rsidR="003561AB">
        <w:t>V</w:t>
      </w:r>
      <w:r w:rsidR="00A0444D">
        <w:t>Mware's virtualization technologies.</w:t>
      </w:r>
    </w:p>
    <w:p w:rsidR="003561AB" w:rsidRDefault="003561AB" w:rsidP="00A0444D"/>
    <w:p w:rsidR="003561AB" w:rsidRDefault="003561AB" w:rsidP="00A0444D">
      <w:r>
        <w:t>The choice to use the current way or VIO with vSphere, to manage the platform infrastructure need to be assessed with induced costs.</w:t>
      </w:r>
    </w:p>
    <w:p w:rsidR="003561AB" w:rsidRDefault="003561AB" w:rsidP="00A0444D">
      <w:r>
        <w:t>Anyway, using only pure OpenStack tools to manage the platform infrastructure is a solution to consider at least to lower TCO in terms of license fees.</w:t>
      </w:r>
    </w:p>
    <w:p w:rsidR="003561AB" w:rsidRDefault="003561AB" w:rsidP="00A0444D">
      <w:r>
        <w:t xml:space="preserve"> </w:t>
      </w:r>
    </w:p>
    <w:p w:rsidR="002D7C8C" w:rsidRDefault="002D7C8C" w:rsidP="0047663D">
      <w:pPr>
        <w:pStyle w:val="Titre2"/>
        <w:numPr>
          <w:ilvl w:val="1"/>
          <w:numId w:val="2"/>
        </w:numPr>
      </w:pPr>
      <w:bookmarkStart w:id="16" w:name="_Toc499823526"/>
      <w:bookmarkStart w:id="17" w:name="_Toc510701990"/>
      <w:r>
        <w:t>System Architecture Model</w:t>
      </w:r>
      <w:bookmarkEnd w:id="16"/>
      <w:bookmarkEnd w:id="17"/>
    </w:p>
    <w:p w:rsidR="002D7C8C" w:rsidRDefault="002D7C8C" w:rsidP="002D7C8C">
      <w:r w:rsidRPr="0077092E">
        <w:t>The</w:t>
      </w:r>
      <w:r w:rsidRPr="0077092E">
        <w:rPr>
          <w:b/>
          <w:bCs/>
        </w:rPr>
        <w:t xml:space="preserve"> System Architecture Model</w:t>
      </w:r>
      <w:r w:rsidRPr="0077092E">
        <w:t xml:space="preserve"> represents the various architecture components that comp</w:t>
      </w:r>
      <w:r w:rsidR="00A836C2">
        <w:t>rise the system, and shows the important</w:t>
      </w:r>
      <w:r w:rsidRPr="0077092E">
        <w:t xml:space="preserve"> interrelationships.</w:t>
      </w:r>
    </w:p>
    <w:p w:rsidR="000F4D77" w:rsidRPr="0077092E" w:rsidRDefault="000F4D77" w:rsidP="002D7C8C"/>
    <w:p w:rsidR="000F4D77" w:rsidRDefault="000F4D77" w:rsidP="000F4D77">
      <w:pPr>
        <w:keepNext/>
      </w:pPr>
      <w:r>
        <w:rPr>
          <w:noProof/>
          <w:lang w:val="fr-FR" w:eastAsia="fr-FR"/>
        </w:rPr>
        <w:lastRenderedPageBreak/>
        <w:drawing>
          <wp:inline distT="0" distB="0" distL="0" distR="0" wp14:editId="3B57B906">
            <wp:extent cx="8327535" cy="5998908"/>
            <wp:effectExtent l="2222"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NCA_IOT_SmartCity_logical_big_picture.png"/>
                    <pic:cNvPicPr/>
                  </pic:nvPicPr>
                  <pic:blipFill>
                    <a:blip r:embed="rId33">
                      <a:extLst>
                        <a:ext uri="{28A0092B-C50C-407E-A947-70E740481C1C}">
                          <a14:useLocalDpi xmlns:a14="http://schemas.microsoft.com/office/drawing/2010/main" val="0"/>
                        </a:ext>
                      </a:extLst>
                    </a:blip>
                    <a:stretch>
                      <a:fillRect/>
                    </a:stretch>
                  </pic:blipFill>
                  <pic:spPr>
                    <a:xfrm rot="5400000">
                      <a:off x="0" y="0"/>
                      <a:ext cx="8356560" cy="6019817"/>
                    </a:xfrm>
                    <a:prstGeom prst="rect">
                      <a:avLst/>
                    </a:prstGeom>
                  </pic:spPr>
                </pic:pic>
              </a:graphicData>
            </a:graphic>
          </wp:inline>
        </w:drawing>
      </w:r>
    </w:p>
    <w:p w:rsidR="002D7C8C" w:rsidRPr="0077092E" w:rsidRDefault="000F4D77" w:rsidP="000F4D77">
      <w:pPr>
        <w:pStyle w:val="Lgende"/>
      </w:pPr>
      <w:r>
        <w:t xml:space="preserve">Figure </w:t>
      </w:r>
      <w:r>
        <w:fldChar w:fldCharType="begin"/>
      </w:r>
      <w:r>
        <w:instrText xml:space="preserve"> SEQ Figure \* ARABIC </w:instrText>
      </w:r>
      <w:r>
        <w:fldChar w:fldCharType="separate"/>
      </w:r>
      <w:r w:rsidR="00A27A1E">
        <w:rPr>
          <w:noProof/>
        </w:rPr>
        <w:t>6</w:t>
      </w:r>
      <w:r>
        <w:fldChar w:fldCharType="end"/>
      </w:r>
      <w:r>
        <w:t>: MNCA IOT Smart City Platform logical architecture</w:t>
      </w:r>
    </w:p>
    <w:p w:rsidR="002D7C8C" w:rsidRDefault="00D35DAA" w:rsidP="0047663D">
      <w:pPr>
        <w:pStyle w:val="Paragraphedeliste"/>
        <w:numPr>
          <w:ilvl w:val="0"/>
          <w:numId w:val="8"/>
        </w:numPr>
      </w:pPr>
      <w:r>
        <w:lastRenderedPageBreak/>
        <w:t>Not all the relations between components have been represented in the above schema</w:t>
      </w:r>
      <w:r w:rsidR="00FE7EFD">
        <w:t xml:space="preserve"> to preserve readability.</w:t>
      </w:r>
    </w:p>
    <w:p w:rsidR="000B1714" w:rsidRDefault="000B1714" w:rsidP="0047663D">
      <w:pPr>
        <w:pStyle w:val="Paragraphedeliste"/>
        <w:numPr>
          <w:ilvl w:val="0"/>
          <w:numId w:val="8"/>
        </w:numPr>
      </w:pPr>
      <w:r>
        <w:t xml:space="preserve">Most of the components </w:t>
      </w:r>
      <w:r w:rsidR="00722406">
        <w:t xml:space="preserve">provide interfaces through RESTful API over HTTP/HTTPS, so that the platform is SOA (Service Oriented Architecture), and micro services based. </w:t>
      </w:r>
    </w:p>
    <w:p w:rsidR="008005E6" w:rsidRDefault="00D35DAA" w:rsidP="0047663D">
      <w:pPr>
        <w:pStyle w:val="Paragraphedeliste"/>
        <w:numPr>
          <w:ilvl w:val="0"/>
          <w:numId w:val="8"/>
        </w:numPr>
      </w:pPr>
      <w:r>
        <w:t xml:space="preserve">The central component that provides the main </w:t>
      </w:r>
      <w:r w:rsidR="00542C35">
        <w:t>“</w:t>
      </w:r>
      <w:r w:rsidR="00AB1648">
        <w:t xml:space="preserve">context </w:t>
      </w:r>
      <w:r>
        <w:t xml:space="preserve">data </w:t>
      </w:r>
      <w:r w:rsidR="00AB1648">
        <w:t xml:space="preserve">exchange </w:t>
      </w:r>
      <w:r>
        <w:t>bus</w:t>
      </w:r>
      <w:r w:rsidR="005B3E51">
        <w:t>”</w:t>
      </w:r>
      <w:r>
        <w:t xml:space="preserve"> is</w:t>
      </w:r>
      <w:r w:rsidR="005B3E51">
        <w:t xml:space="preserve"> the Orion Context Broker, </w:t>
      </w:r>
      <w:r w:rsidR="00AB1648">
        <w:t>this is the Fiware Generic</w:t>
      </w:r>
      <w:r w:rsidR="00F2163C">
        <w:t xml:space="preserve"> Enabler (GE)</w:t>
      </w:r>
      <w:r w:rsidR="00AB1648">
        <w:t xml:space="preserve"> to consider as the cornerstone of the platform.</w:t>
      </w:r>
    </w:p>
    <w:p w:rsidR="00D35DAA" w:rsidRDefault="008005E6" w:rsidP="0047663D">
      <w:pPr>
        <w:pStyle w:val="Paragraphedeliste"/>
        <w:numPr>
          <w:ilvl w:val="0"/>
          <w:numId w:val="8"/>
        </w:numPr>
      </w:pPr>
      <w:r>
        <w:t xml:space="preserve">As </w:t>
      </w:r>
      <w:r w:rsidR="005B3E51">
        <w:t xml:space="preserve">any interaction with this component is done using NGSI </w:t>
      </w:r>
      <w:r w:rsidR="005303D8">
        <w:t>REST</w:t>
      </w:r>
      <w:r w:rsidR="00722406">
        <w:t>ful</w:t>
      </w:r>
      <w:r w:rsidR="005303D8">
        <w:t xml:space="preserve"> </w:t>
      </w:r>
      <w:r w:rsidR="009A1436">
        <w:t>APIs</w:t>
      </w:r>
      <w:r w:rsidR="00F2163C">
        <w:t xml:space="preserve">, </w:t>
      </w:r>
      <w:r>
        <w:t>th</w:t>
      </w:r>
      <w:r w:rsidR="005303D8">
        <w:t>is</w:t>
      </w:r>
      <w:r>
        <w:t xml:space="preserve"> </w:t>
      </w:r>
      <w:r w:rsidR="007048E0">
        <w:t>is</w:t>
      </w:r>
      <w:r>
        <w:t xml:space="preserve"> </w:t>
      </w:r>
      <w:r w:rsidR="007048E0">
        <w:t xml:space="preserve">the main communication </w:t>
      </w:r>
      <w:r>
        <w:t xml:space="preserve">stream </w:t>
      </w:r>
      <w:r w:rsidR="007048E0">
        <w:t>in</w:t>
      </w:r>
      <w:r>
        <w:t xml:space="preserve"> the platform</w:t>
      </w:r>
      <w:r w:rsidR="005303D8">
        <w:t>,</w:t>
      </w:r>
      <w:r>
        <w:t xml:space="preserve"> that is represented</w:t>
      </w:r>
      <w:r w:rsidR="005303D8">
        <w:t xml:space="preserve"> on the above figure</w:t>
      </w:r>
      <w:r w:rsidR="005B3E51">
        <w:t>.</w:t>
      </w:r>
    </w:p>
    <w:p w:rsidR="009A13A6" w:rsidRDefault="009A13A6" w:rsidP="0047663D">
      <w:pPr>
        <w:pStyle w:val="Paragraphedeliste"/>
        <w:numPr>
          <w:ilvl w:val="0"/>
          <w:numId w:val="8"/>
        </w:numPr>
      </w:pPr>
      <w:r>
        <w:t>As well the transversal arrow to Biz ecosystem</w:t>
      </w:r>
      <w:r w:rsidR="007048E0">
        <w:t xml:space="preserve"> GE</w:t>
      </w:r>
      <w:r>
        <w:t>, represent</w:t>
      </w:r>
      <w:r w:rsidR="00CE0DAA">
        <w:t>s</w:t>
      </w:r>
      <w:r>
        <w:t xml:space="preserve"> the link of each component to it for platform asset</w:t>
      </w:r>
      <w:r w:rsidR="009A1436">
        <w:t>s</w:t>
      </w:r>
      <w:r>
        <w:t xml:space="preserve"> </w:t>
      </w:r>
      <w:r w:rsidR="009A1436">
        <w:t xml:space="preserve">catalog </w:t>
      </w:r>
      <w:r>
        <w:t>management and monetization.</w:t>
      </w:r>
    </w:p>
    <w:p w:rsidR="005303D8" w:rsidRDefault="009E29FD" w:rsidP="0047663D">
      <w:pPr>
        <w:pStyle w:val="Paragraphedeliste"/>
        <w:numPr>
          <w:ilvl w:val="0"/>
          <w:numId w:val="8"/>
        </w:numPr>
      </w:pPr>
      <w:r>
        <w:t xml:space="preserve">Are not represented the relations to the identity manager </w:t>
      </w:r>
      <w:r w:rsidR="007048E0">
        <w:t xml:space="preserve">(IDM GE) </w:t>
      </w:r>
      <w:r>
        <w:t xml:space="preserve">component, which are generally used to </w:t>
      </w:r>
      <w:r w:rsidR="00D34B7C">
        <w:t>authorize</w:t>
      </w:r>
      <w:r>
        <w:t xml:space="preserve"> access to the component through a proxy to identity manager.</w:t>
      </w:r>
    </w:p>
    <w:p w:rsidR="009E29FD" w:rsidRDefault="009E29FD" w:rsidP="0047663D">
      <w:pPr>
        <w:pStyle w:val="Paragraphedeliste"/>
        <w:numPr>
          <w:ilvl w:val="0"/>
          <w:numId w:val="8"/>
        </w:numPr>
      </w:pPr>
      <w:r>
        <w:t xml:space="preserve">The aim with the IDM </w:t>
      </w:r>
      <w:r w:rsidR="00B21781">
        <w:t xml:space="preserve">(Identity Management) </w:t>
      </w:r>
      <w:r>
        <w:t>component, is to try to offer a centralized SSO management over the whole platform</w:t>
      </w:r>
      <w:r w:rsidR="007D2CC4">
        <w:t xml:space="preserve">, allowing the </w:t>
      </w:r>
      <w:r w:rsidR="00D34B7C">
        <w:t>central control of access authorization to platform components.</w:t>
      </w:r>
    </w:p>
    <w:p w:rsidR="00D44027" w:rsidRDefault="009E29FD" w:rsidP="0047663D">
      <w:pPr>
        <w:pStyle w:val="Paragraphedeliste"/>
        <w:numPr>
          <w:ilvl w:val="0"/>
          <w:numId w:val="8"/>
        </w:numPr>
      </w:pPr>
      <w:r>
        <w:t xml:space="preserve">The </w:t>
      </w:r>
      <w:r w:rsidR="00F2163C">
        <w:t xml:space="preserve">data storage component is not </w:t>
      </w:r>
      <w:r w:rsidR="007D2CC4">
        <w:t xml:space="preserve">a Fiware component, this should be the SQL data tank of any Fiware module using </w:t>
      </w:r>
      <w:r w:rsidR="00D44027">
        <w:t xml:space="preserve">SQL database, in case it’s </w:t>
      </w:r>
      <w:r w:rsidR="00253FC4">
        <w:t>impossible to change (a lot of F</w:t>
      </w:r>
      <w:r w:rsidR="00D44027">
        <w:t xml:space="preserve">iware modules rely on MySQL database) to PostgreSQL, we </w:t>
      </w:r>
      <w:r w:rsidR="009A13A6">
        <w:t>can</w:t>
      </w:r>
      <w:r w:rsidR="00D44027">
        <w:t xml:space="preserve"> use MariaDB.</w:t>
      </w:r>
    </w:p>
    <w:p w:rsidR="005B3E51" w:rsidRDefault="00D44027" w:rsidP="0047663D">
      <w:pPr>
        <w:pStyle w:val="Paragraphedeliste"/>
        <w:numPr>
          <w:ilvl w:val="0"/>
          <w:numId w:val="8"/>
        </w:numPr>
      </w:pPr>
      <w:r>
        <w:t>The general idea with the data storage component</w:t>
      </w:r>
      <w:r w:rsidR="00B86FE2">
        <w:t>s</w:t>
      </w:r>
      <w:r>
        <w:t xml:space="preserve"> in the representation is to emphasis the fact that all the databases used by Fiware modules </w:t>
      </w:r>
      <w:r w:rsidR="009A13A6">
        <w:t>should be centralized in some clusters based on needed database server, which is true for SQL database and NoSQL database, so that relation links have not been represented on the above schema</w:t>
      </w:r>
    </w:p>
    <w:p w:rsidR="00B535D8" w:rsidRDefault="00B86FE2" w:rsidP="0047663D">
      <w:pPr>
        <w:pStyle w:val="Paragraphedeliste"/>
        <w:numPr>
          <w:ilvl w:val="0"/>
          <w:numId w:val="8"/>
        </w:numPr>
      </w:pPr>
      <w:r>
        <w:t>Inside</w:t>
      </w:r>
      <w:r w:rsidR="006E75D4">
        <w:t xml:space="preserve"> the DEV component on the </w:t>
      </w:r>
      <w:r>
        <w:t xml:space="preserve">above </w:t>
      </w:r>
      <w:r w:rsidR="00B535D8">
        <w:t>figure are</w:t>
      </w:r>
      <w:r w:rsidR="006E75D4">
        <w:t xml:space="preserve"> the Paas and the tools needed to develop applications that will use the Fiware ecosystem, this encompass development tools but also QA tools for testing and validation purpose</w:t>
      </w:r>
      <w:r w:rsidR="00F83FBE">
        <w:t xml:space="preserve">, which can have </w:t>
      </w:r>
      <w:r w:rsidR="003F7740">
        <w:t>specific needs in term of access to data</w:t>
      </w:r>
      <w:r w:rsidR="00E13566">
        <w:t>.</w:t>
      </w:r>
      <w:r w:rsidR="00B535D8">
        <w:t xml:space="preserve"> Most probably for development and QA, it will be required to deploy some Fiware components or even a complete platform for staging.</w:t>
      </w:r>
    </w:p>
    <w:p w:rsidR="001F7747" w:rsidRDefault="001F7747" w:rsidP="0047663D">
      <w:pPr>
        <w:pStyle w:val="Paragraphedeliste"/>
        <w:numPr>
          <w:ilvl w:val="0"/>
          <w:numId w:val="8"/>
        </w:numPr>
      </w:pPr>
      <w:r>
        <w:t>A global reverse proxy and load balancer (F5 BigIP</w:t>
      </w:r>
      <w:r w:rsidR="00852FA8">
        <w:t xml:space="preserve"> or HA Proxy</w:t>
      </w:r>
      <w:r>
        <w:t>) will be the main entry point to the smart city platform.</w:t>
      </w:r>
    </w:p>
    <w:p w:rsidR="00A27A1E" w:rsidRDefault="00A27A1E" w:rsidP="00A27A1E"/>
    <w:p w:rsidR="00A27A1E" w:rsidRDefault="00A27A1E" w:rsidP="00A27A1E">
      <w:pPr>
        <w:keepNext/>
      </w:pPr>
      <w:r>
        <w:rPr>
          <w:noProof/>
        </w:rPr>
        <w:lastRenderedPageBreak/>
        <w:drawing>
          <wp:inline distT="0" distB="0" distL="0" distR="0" wp14:anchorId="1C8A7A71" wp14:editId="236329C8">
            <wp:extent cx="6000750" cy="5884456"/>
            <wp:effectExtent l="0" t="0" r="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NCA_IOT_SmartCity_logical_big_picture_V3.png"/>
                    <pic:cNvPicPr/>
                  </pic:nvPicPr>
                  <pic:blipFill>
                    <a:blip r:embed="rId34">
                      <a:extLst>
                        <a:ext uri="{28A0092B-C50C-407E-A947-70E740481C1C}">
                          <a14:useLocalDpi xmlns:a14="http://schemas.microsoft.com/office/drawing/2010/main" val="0"/>
                        </a:ext>
                      </a:extLst>
                    </a:blip>
                    <a:stretch>
                      <a:fillRect/>
                    </a:stretch>
                  </pic:blipFill>
                  <pic:spPr>
                    <a:xfrm>
                      <a:off x="0" y="0"/>
                      <a:ext cx="6000750" cy="5884456"/>
                    </a:xfrm>
                    <a:prstGeom prst="rect">
                      <a:avLst/>
                    </a:prstGeom>
                  </pic:spPr>
                </pic:pic>
              </a:graphicData>
            </a:graphic>
          </wp:inline>
        </w:drawing>
      </w:r>
    </w:p>
    <w:p w:rsidR="00A27A1E" w:rsidRDefault="00A27A1E" w:rsidP="00A27A1E">
      <w:pPr>
        <w:pStyle w:val="Lgende"/>
      </w:pPr>
      <w:r>
        <w:t xml:space="preserve">Figure </w:t>
      </w:r>
      <w:r>
        <w:fldChar w:fldCharType="begin"/>
      </w:r>
      <w:r>
        <w:instrText xml:space="preserve"> SEQ Figure \* ARABIC </w:instrText>
      </w:r>
      <w:r>
        <w:fldChar w:fldCharType="separate"/>
      </w:r>
      <w:r>
        <w:rPr>
          <w:noProof/>
        </w:rPr>
        <w:t>7</w:t>
      </w:r>
      <w:r>
        <w:fldChar w:fldCharType="end"/>
      </w:r>
      <w:r>
        <w:t>: Smart City platform logical architecture blue print</w:t>
      </w:r>
    </w:p>
    <w:p w:rsidR="005B3E51" w:rsidRDefault="005B3E51" w:rsidP="002D7C8C"/>
    <w:p w:rsidR="002D7C8C" w:rsidRDefault="002D7C8C" w:rsidP="00641BB8">
      <w:pPr>
        <w:pStyle w:val="Titre3"/>
        <w:numPr>
          <w:ilvl w:val="0"/>
          <w:numId w:val="0"/>
        </w:numPr>
        <w:ind w:left="720" w:hanging="720"/>
        <w:rPr>
          <w:i/>
        </w:rPr>
      </w:pPr>
      <w:bookmarkStart w:id="18" w:name="_Toc499823527"/>
      <w:bookmarkStart w:id="19" w:name="_Toc510701991"/>
      <w:r>
        <w:t>2.2.1 Overall Architectural Considerations</w:t>
      </w:r>
      <w:bookmarkEnd w:id="18"/>
      <w:bookmarkEnd w:id="19"/>
    </w:p>
    <w:p w:rsidR="002D7C8C" w:rsidRPr="0077092E" w:rsidRDefault="002D7C8C" w:rsidP="002D7C8C">
      <w:pPr>
        <w:ind w:firstLine="90"/>
        <w:rPr>
          <w:i/>
          <w:iCs/>
        </w:rPr>
      </w:pPr>
      <w:r w:rsidRPr="0077092E">
        <w:rPr>
          <w:i/>
          <w:iCs/>
        </w:rPr>
        <w:t xml:space="preserve">The </w:t>
      </w:r>
      <w:r w:rsidRPr="0077092E">
        <w:rPr>
          <w:b/>
          <w:bCs/>
          <w:i/>
          <w:iCs/>
        </w:rPr>
        <w:t xml:space="preserve">Overall Architectural Considerations </w:t>
      </w:r>
      <w:r w:rsidRPr="0077092E">
        <w:rPr>
          <w:i/>
          <w:iCs/>
        </w:rPr>
        <w:t xml:space="preserve">section defines how additional technical requirements have been addressed by the architecture.  </w:t>
      </w:r>
      <w:r w:rsidR="003F7740">
        <w:rPr>
          <w:i/>
          <w:iCs/>
        </w:rPr>
        <w:t>items in this section</w:t>
      </w:r>
      <w:r w:rsidRPr="0077092E">
        <w:rPr>
          <w:i/>
          <w:iCs/>
        </w:rPr>
        <w:t xml:space="preserve"> include:</w:t>
      </w:r>
    </w:p>
    <w:p w:rsidR="00B535D8" w:rsidRDefault="00B535D8" w:rsidP="002D7C8C">
      <w:pPr>
        <w:numPr>
          <w:ilvl w:val="0"/>
          <w:numId w:val="1"/>
        </w:numPr>
        <w:rPr>
          <w:i/>
          <w:iCs/>
        </w:rPr>
      </w:pPr>
      <w:r>
        <w:rPr>
          <w:i/>
          <w:iCs/>
        </w:rPr>
        <w:t>Deployment strategy</w:t>
      </w:r>
    </w:p>
    <w:p w:rsidR="002D7C8C" w:rsidRDefault="002D7C8C" w:rsidP="002D7C8C">
      <w:pPr>
        <w:numPr>
          <w:ilvl w:val="0"/>
          <w:numId w:val="1"/>
        </w:numPr>
        <w:rPr>
          <w:i/>
          <w:iCs/>
        </w:rPr>
      </w:pPr>
      <w:r w:rsidRPr="0077092E">
        <w:rPr>
          <w:i/>
          <w:iCs/>
        </w:rPr>
        <w:t>Security Strategy</w:t>
      </w:r>
    </w:p>
    <w:p w:rsidR="009D7CA7" w:rsidRPr="0077092E" w:rsidRDefault="009D7CA7" w:rsidP="002D7C8C">
      <w:pPr>
        <w:numPr>
          <w:ilvl w:val="0"/>
          <w:numId w:val="1"/>
        </w:numPr>
        <w:rPr>
          <w:i/>
          <w:iCs/>
        </w:rPr>
      </w:pPr>
      <w:r>
        <w:rPr>
          <w:i/>
          <w:iCs/>
        </w:rPr>
        <w:t xml:space="preserve">Availability </w:t>
      </w:r>
      <w:r w:rsidRPr="0077092E">
        <w:rPr>
          <w:i/>
          <w:iCs/>
        </w:rPr>
        <w:t>requirements</w:t>
      </w:r>
    </w:p>
    <w:p w:rsidR="002D7C8C" w:rsidRPr="0077092E" w:rsidRDefault="002D7C8C" w:rsidP="002D7C8C">
      <w:pPr>
        <w:numPr>
          <w:ilvl w:val="0"/>
          <w:numId w:val="1"/>
        </w:numPr>
        <w:rPr>
          <w:i/>
          <w:iCs/>
        </w:rPr>
      </w:pPr>
      <w:r w:rsidRPr="0077092E">
        <w:rPr>
          <w:i/>
          <w:iCs/>
        </w:rPr>
        <w:t>Performance requirements</w:t>
      </w:r>
    </w:p>
    <w:p w:rsidR="002D7C8C" w:rsidRPr="0077092E" w:rsidRDefault="002D7C8C" w:rsidP="002D7C8C">
      <w:pPr>
        <w:numPr>
          <w:ilvl w:val="0"/>
          <w:numId w:val="1"/>
        </w:numPr>
        <w:rPr>
          <w:i/>
          <w:iCs/>
        </w:rPr>
      </w:pPr>
      <w:r w:rsidRPr="0077092E">
        <w:rPr>
          <w:i/>
          <w:iCs/>
        </w:rPr>
        <w:t>Accessibility</w:t>
      </w:r>
    </w:p>
    <w:p w:rsidR="002D7C8C" w:rsidRDefault="009A13A6" w:rsidP="002D7C8C">
      <w:pPr>
        <w:numPr>
          <w:ilvl w:val="0"/>
          <w:numId w:val="1"/>
        </w:numPr>
        <w:rPr>
          <w:i/>
          <w:iCs/>
        </w:rPr>
      </w:pPr>
      <w:r>
        <w:rPr>
          <w:i/>
          <w:iCs/>
        </w:rPr>
        <w:t>Database management</w:t>
      </w:r>
    </w:p>
    <w:p w:rsidR="00AF773A" w:rsidRPr="0077092E" w:rsidRDefault="00AF773A" w:rsidP="002D7C8C">
      <w:pPr>
        <w:numPr>
          <w:ilvl w:val="0"/>
          <w:numId w:val="1"/>
        </w:numPr>
        <w:rPr>
          <w:i/>
          <w:iCs/>
        </w:rPr>
      </w:pPr>
      <w:r>
        <w:rPr>
          <w:i/>
          <w:iCs/>
        </w:rPr>
        <w:t>Storage</w:t>
      </w:r>
      <w:r w:rsidR="004A0A5C">
        <w:rPr>
          <w:i/>
          <w:iCs/>
        </w:rPr>
        <w:t xml:space="preserve"> policy</w:t>
      </w:r>
    </w:p>
    <w:p w:rsidR="002D7C8C" w:rsidRPr="0077092E" w:rsidRDefault="002D7C8C" w:rsidP="002D7C8C">
      <w:pPr>
        <w:numPr>
          <w:ilvl w:val="0"/>
          <w:numId w:val="1"/>
        </w:numPr>
        <w:rPr>
          <w:i/>
          <w:iCs/>
        </w:rPr>
      </w:pPr>
      <w:r w:rsidRPr="0077092E">
        <w:rPr>
          <w:i/>
          <w:iCs/>
        </w:rPr>
        <w:t>Transaction volumes</w:t>
      </w:r>
    </w:p>
    <w:p w:rsidR="002D7C8C" w:rsidRPr="0077092E" w:rsidRDefault="002D7C8C" w:rsidP="002D7C8C">
      <w:pPr>
        <w:numPr>
          <w:ilvl w:val="0"/>
          <w:numId w:val="1"/>
        </w:numPr>
        <w:rPr>
          <w:i/>
          <w:iCs/>
        </w:rPr>
      </w:pPr>
      <w:r w:rsidRPr="0077092E">
        <w:rPr>
          <w:i/>
          <w:iCs/>
        </w:rPr>
        <w:t>Concurrent user</w:t>
      </w:r>
      <w:r w:rsidR="0036086A">
        <w:rPr>
          <w:i/>
          <w:iCs/>
        </w:rPr>
        <w:t>s &amp; devices</w:t>
      </w:r>
      <w:r w:rsidRPr="0077092E">
        <w:rPr>
          <w:i/>
          <w:iCs/>
        </w:rPr>
        <w:t xml:space="preserve"> </w:t>
      </w:r>
    </w:p>
    <w:p w:rsidR="002D7C8C" w:rsidRPr="0077092E" w:rsidRDefault="002D7C8C" w:rsidP="002D7C8C">
      <w:pPr>
        <w:numPr>
          <w:ilvl w:val="0"/>
          <w:numId w:val="1"/>
        </w:numPr>
        <w:rPr>
          <w:i/>
          <w:iCs/>
        </w:rPr>
      </w:pPr>
      <w:r w:rsidRPr="0077092E">
        <w:rPr>
          <w:i/>
          <w:iCs/>
        </w:rPr>
        <w:t>Data import and export</w:t>
      </w:r>
    </w:p>
    <w:p w:rsidR="002D7C8C" w:rsidRDefault="002D7C8C" w:rsidP="002D7C8C">
      <w:pPr>
        <w:numPr>
          <w:ilvl w:val="0"/>
          <w:numId w:val="1"/>
        </w:numPr>
        <w:rPr>
          <w:i/>
          <w:iCs/>
        </w:rPr>
      </w:pPr>
      <w:r w:rsidRPr="0077092E">
        <w:rPr>
          <w:i/>
          <w:iCs/>
        </w:rPr>
        <w:lastRenderedPageBreak/>
        <w:t>Disaster recovery</w:t>
      </w:r>
    </w:p>
    <w:p w:rsidR="005E7F17" w:rsidRPr="0077092E" w:rsidRDefault="004E528F" w:rsidP="002D7C8C">
      <w:pPr>
        <w:numPr>
          <w:ilvl w:val="0"/>
          <w:numId w:val="1"/>
        </w:numPr>
        <w:rPr>
          <w:i/>
          <w:iCs/>
        </w:rPr>
      </w:pPr>
      <w:r>
        <w:rPr>
          <w:i/>
          <w:iCs/>
        </w:rPr>
        <w:t>GDPR</w:t>
      </w:r>
    </w:p>
    <w:p w:rsidR="002D7C8C" w:rsidRDefault="002D7C8C" w:rsidP="00B535D8"/>
    <w:p w:rsidR="00B535D8" w:rsidRDefault="00B535D8" w:rsidP="00B535D8">
      <w:pPr>
        <w:pStyle w:val="Titre4"/>
      </w:pPr>
      <w:r>
        <w:t>Deployment</w:t>
      </w:r>
      <w:r w:rsidRPr="00641BB8">
        <w:t xml:space="preserve"> Strategy</w:t>
      </w:r>
    </w:p>
    <w:p w:rsidR="00C42C28" w:rsidRDefault="00B535D8" w:rsidP="00B535D8">
      <w:r>
        <w:t>As stated previously, the MNCA Smart City platform will be deployed using Docker containers in a global swarm (</w:t>
      </w:r>
      <w:r w:rsidR="00C42C28">
        <w:t>group</w:t>
      </w:r>
      <w:r>
        <w:t xml:space="preserve"> of Docker</w:t>
      </w:r>
      <w:r w:rsidR="00C42C28">
        <w:t xml:space="preserve"> engines).</w:t>
      </w:r>
    </w:p>
    <w:p w:rsidR="003F3997" w:rsidRDefault="00C42C28" w:rsidP="00B535D8">
      <w:r>
        <w:t>In this first step Docker engines will be deployed on Virtual machines dispatched on the 3 data centers</w:t>
      </w:r>
      <w:r w:rsidR="001D4C7E">
        <w:t xml:space="preserve"> (when they will be available</w:t>
      </w:r>
      <w:r w:rsidR="00F90B8F">
        <w:t xml:space="preserve">, </w:t>
      </w:r>
      <w:r w:rsidR="00AF254D">
        <w:t>for the first step installation the platform will be deployed on the main data center</w:t>
      </w:r>
      <w:r w:rsidR="001D4C7E">
        <w:t>)</w:t>
      </w:r>
      <w:r>
        <w:t>.</w:t>
      </w:r>
    </w:p>
    <w:p w:rsidR="003E068C" w:rsidRDefault="003F3997" w:rsidP="00B535D8">
      <w:r>
        <w:t>The different modules will be grouped in services</w:t>
      </w:r>
      <w:r w:rsidR="003E068C">
        <w:t xml:space="preserve"> and stack</w:t>
      </w:r>
      <w:r w:rsidR="001D4C7E">
        <w:t>s</w:t>
      </w:r>
      <w:r w:rsidR="003E068C">
        <w:t xml:space="preserve"> (Docker concept</w:t>
      </w:r>
      <w:r w:rsidR="001D4C7E">
        <w:t>s</w:t>
      </w:r>
      <w:r w:rsidR="003E068C">
        <w:t>).</w:t>
      </w:r>
    </w:p>
    <w:p w:rsidR="003E068C" w:rsidRDefault="001D4C7E" w:rsidP="00B535D8">
      <w:r>
        <w:t xml:space="preserve">Database servers, </w:t>
      </w:r>
      <w:r w:rsidR="003E068C">
        <w:t>will be deployed in clusters, at disposal for use by other components of the platform.</w:t>
      </w:r>
    </w:p>
    <w:p w:rsidR="00BC3F50" w:rsidRDefault="00B535D8" w:rsidP="00B535D8">
      <w:r>
        <w:t xml:space="preserve"> </w:t>
      </w:r>
    </w:p>
    <w:p w:rsidR="00B535D8" w:rsidRPr="00B535D8" w:rsidRDefault="00B535D8" w:rsidP="0047663D">
      <w:pPr>
        <w:pStyle w:val="Paragraphedeliste"/>
        <w:keepNext/>
        <w:keepLines/>
        <w:numPr>
          <w:ilvl w:val="1"/>
          <w:numId w:val="9"/>
        </w:numPr>
        <w:spacing w:before="200"/>
        <w:contextualSpacing w:val="0"/>
        <w:outlineLvl w:val="1"/>
        <w:rPr>
          <w:rFonts w:eastAsiaTheme="majorEastAsia" w:cstheme="majorBidi"/>
          <w:b/>
          <w:bCs/>
          <w:vanish/>
          <w:sz w:val="28"/>
          <w:szCs w:val="26"/>
        </w:rPr>
      </w:pPr>
      <w:bookmarkStart w:id="20" w:name="_Toc496618778"/>
      <w:bookmarkStart w:id="21" w:name="_Toc496618951"/>
      <w:bookmarkStart w:id="22" w:name="_Toc496619010"/>
      <w:bookmarkStart w:id="23" w:name="_Toc496711837"/>
      <w:bookmarkStart w:id="24" w:name="_Toc496712340"/>
      <w:bookmarkStart w:id="25" w:name="_Toc496721317"/>
      <w:bookmarkStart w:id="26" w:name="_Toc497140555"/>
      <w:bookmarkStart w:id="27" w:name="_Toc497322727"/>
      <w:bookmarkStart w:id="28" w:name="_Toc497335759"/>
      <w:bookmarkStart w:id="29" w:name="_Toc497335895"/>
      <w:bookmarkStart w:id="30" w:name="_Toc497400324"/>
      <w:bookmarkStart w:id="31" w:name="_Toc497476810"/>
      <w:bookmarkStart w:id="32" w:name="_Toc497654484"/>
      <w:bookmarkStart w:id="33" w:name="_Toc498000593"/>
      <w:bookmarkStart w:id="34" w:name="_Toc498526828"/>
      <w:bookmarkStart w:id="35" w:name="_Toc498526967"/>
      <w:bookmarkStart w:id="36" w:name="_Toc498962926"/>
      <w:bookmarkStart w:id="37" w:name="_Toc499305481"/>
      <w:bookmarkStart w:id="38" w:name="_Toc499305877"/>
      <w:bookmarkStart w:id="39" w:name="_Toc499539490"/>
      <w:bookmarkStart w:id="40" w:name="_Toc499648742"/>
      <w:bookmarkStart w:id="41" w:name="_Toc499649954"/>
      <w:bookmarkStart w:id="42" w:name="_Toc499650092"/>
      <w:bookmarkStart w:id="43" w:name="_Toc499652561"/>
      <w:bookmarkStart w:id="44" w:name="_Toc499654972"/>
      <w:bookmarkStart w:id="45" w:name="_Toc499720208"/>
      <w:bookmarkStart w:id="46" w:name="_Toc499720453"/>
      <w:bookmarkStart w:id="47" w:name="_Toc499730903"/>
      <w:bookmarkStart w:id="48" w:name="_Toc499731749"/>
      <w:bookmarkStart w:id="49" w:name="_Toc499732531"/>
      <w:bookmarkStart w:id="50" w:name="_Toc499732669"/>
      <w:bookmarkStart w:id="51" w:name="_Toc499797470"/>
      <w:bookmarkStart w:id="52" w:name="_Toc499821092"/>
      <w:bookmarkStart w:id="53" w:name="_Toc499821230"/>
      <w:bookmarkStart w:id="54" w:name="_Toc499823528"/>
      <w:bookmarkStart w:id="55" w:name="_Toc499823666"/>
      <w:bookmarkStart w:id="56" w:name="_Toc500170962"/>
      <w:bookmarkStart w:id="57" w:name="_Toc500171101"/>
      <w:bookmarkStart w:id="58" w:name="_Toc500233971"/>
      <w:bookmarkStart w:id="59" w:name="_Toc500837328"/>
      <w:bookmarkStart w:id="60" w:name="_Toc500837471"/>
      <w:bookmarkStart w:id="61" w:name="_Toc501009919"/>
      <w:bookmarkStart w:id="62" w:name="_Toc501722987"/>
      <w:bookmarkStart w:id="63" w:name="_Toc510701992"/>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rsidR="00B535D8" w:rsidRPr="00B535D8" w:rsidRDefault="00B535D8" w:rsidP="0047663D">
      <w:pPr>
        <w:pStyle w:val="Paragraphedeliste"/>
        <w:keepNext/>
        <w:keepLines/>
        <w:numPr>
          <w:ilvl w:val="1"/>
          <w:numId w:val="9"/>
        </w:numPr>
        <w:spacing w:before="200"/>
        <w:contextualSpacing w:val="0"/>
        <w:outlineLvl w:val="1"/>
        <w:rPr>
          <w:rFonts w:eastAsiaTheme="majorEastAsia" w:cstheme="majorBidi"/>
          <w:b/>
          <w:bCs/>
          <w:vanish/>
          <w:sz w:val="28"/>
          <w:szCs w:val="26"/>
        </w:rPr>
      </w:pPr>
      <w:bookmarkStart w:id="64" w:name="_Toc497322728"/>
      <w:bookmarkStart w:id="65" w:name="_Toc497335760"/>
      <w:bookmarkStart w:id="66" w:name="_Toc497335896"/>
      <w:bookmarkStart w:id="67" w:name="_Toc497400325"/>
      <w:bookmarkStart w:id="68" w:name="_Toc497476811"/>
      <w:bookmarkStart w:id="69" w:name="_Toc497654485"/>
      <w:bookmarkStart w:id="70" w:name="_Toc498000594"/>
      <w:bookmarkStart w:id="71" w:name="_Toc498526829"/>
      <w:bookmarkStart w:id="72" w:name="_Toc498526968"/>
      <w:bookmarkStart w:id="73" w:name="_Toc498962927"/>
      <w:bookmarkStart w:id="74" w:name="_Toc499305482"/>
      <w:bookmarkStart w:id="75" w:name="_Toc499305878"/>
      <w:bookmarkStart w:id="76" w:name="_Toc499539491"/>
      <w:bookmarkStart w:id="77" w:name="_Toc499648743"/>
      <w:bookmarkStart w:id="78" w:name="_Toc499649955"/>
      <w:bookmarkStart w:id="79" w:name="_Toc499650093"/>
      <w:bookmarkStart w:id="80" w:name="_Toc499652562"/>
      <w:bookmarkStart w:id="81" w:name="_Toc499654973"/>
      <w:bookmarkStart w:id="82" w:name="_Toc499720209"/>
      <w:bookmarkStart w:id="83" w:name="_Toc499720454"/>
      <w:bookmarkStart w:id="84" w:name="_Toc499730904"/>
      <w:bookmarkStart w:id="85" w:name="_Toc499731750"/>
      <w:bookmarkStart w:id="86" w:name="_Toc499732532"/>
      <w:bookmarkStart w:id="87" w:name="_Toc499732670"/>
      <w:bookmarkStart w:id="88" w:name="_Toc499797471"/>
      <w:bookmarkStart w:id="89" w:name="_Toc499821093"/>
      <w:bookmarkStart w:id="90" w:name="_Toc499821231"/>
      <w:bookmarkStart w:id="91" w:name="_Toc499823529"/>
      <w:bookmarkStart w:id="92" w:name="_Toc499823667"/>
      <w:bookmarkStart w:id="93" w:name="_Toc500170963"/>
      <w:bookmarkStart w:id="94" w:name="_Toc500171102"/>
      <w:bookmarkStart w:id="95" w:name="_Toc500233972"/>
      <w:bookmarkStart w:id="96" w:name="_Toc500837329"/>
      <w:bookmarkStart w:id="97" w:name="_Toc500837472"/>
      <w:bookmarkStart w:id="98" w:name="_Toc501009920"/>
      <w:bookmarkStart w:id="99" w:name="_Toc501722988"/>
      <w:bookmarkStart w:id="100" w:name="_Toc51070199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B535D8" w:rsidRPr="00B535D8" w:rsidRDefault="00B535D8" w:rsidP="0047663D">
      <w:pPr>
        <w:pStyle w:val="Paragraphedeliste"/>
        <w:keepNext/>
        <w:keepLines/>
        <w:numPr>
          <w:ilvl w:val="1"/>
          <w:numId w:val="9"/>
        </w:numPr>
        <w:spacing w:before="200"/>
        <w:contextualSpacing w:val="0"/>
        <w:outlineLvl w:val="1"/>
        <w:rPr>
          <w:rFonts w:eastAsiaTheme="majorEastAsia" w:cstheme="majorBidi"/>
          <w:b/>
          <w:bCs/>
          <w:vanish/>
          <w:sz w:val="28"/>
          <w:szCs w:val="26"/>
        </w:rPr>
      </w:pPr>
      <w:bookmarkStart w:id="101" w:name="_Toc497322729"/>
      <w:bookmarkStart w:id="102" w:name="_Toc497335761"/>
      <w:bookmarkStart w:id="103" w:name="_Toc497335897"/>
      <w:bookmarkStart w:id="104" w:name="_Toc497400326"/>
      <w:bookmarkStart w:id="105" w:name="_Toc497476812"/>
      <w:bookmarkStart w:id="106" w:name="_Toc497654486"/>
      <w:bookmarkStart w:id="107" w:name="_Toc498000595"/>
      <w:bookmarkStart w:id="108" w:name="_Toc498526830"/>
      <w:bookmarkStart w:id="109" w:name="_Toc498526969"/>
      <w:bookmarkStart w:id="110" w:name="_Toc498962928"/>
      <w:bookmarkStart w:id="111" w:name="_Toc499305483"/>
      <w:bookmarkStart w:id="112" w:name="_Toc499305879"/>
      <w:bookmarkStart w:id="113" w:name="_Toc499539492"/>
      <w:bookmarkStart w:id="114" w:name="_Toc499648744"/>
      <w:bookmarkStart w:id="115" w:name="_Toc499649956"/>
      <w:bookmarkStart w:id="116" w:name="_Toc499650094"/>
      <w:bookmarkStart w:id="117" w:name="_Toc499652563"/>
      <w:bookmarkStart w:id="118" w:name="_Toc499654974"/>
      <w:bookmarkStart w:id="119" w:name="_Toc499720210"/>
      <w:bookmarkStart w:id="120" w:name="_Toc499720455"/>
      <w:bookmarkStart w:id="121" w:name="_Toc499730905"/>
      <w:bookmarkStart w:id="122" w:name="_Toc499731751"/>
      <w:bookmarkStart w:id="123" w:name="_Toc499732533"/>
      <w:bookmarkStart w:id="124" w:name="_Toc499732671"/>
      <w:bookmarkStart w:id="125" w:name="_Toc499797472"/>
      <w:bookmarkStart w:id="126" w:name="_Toc499821094"/>
      <w:bookmarkStart w:id="127" w:name="_Toc499821232"/>
      <w:bookmarkStart w:id="128" w:name="_Toc499823530"/>
      <w:bookmarkStart w:id="129" w:name="_Toc499823668"/>
      <w:bookmarkStart w:id="130" w:name="_Toc500170964"/>
      <w:bookmarkStart w:id="131" w:name="_Toc500171103"/>
      <w:bookmarkStart w:id="132" w:name="_Toc500233973"/>
      <w:bookmarkStart w:id="133" w:name="_Toc500837330"/>
      <w:bookmarkStart w:id="134" w:name="_Toc500837473"/>
      <w:bookmarkStart w:id="135" w:name="_Toc501009921"/>
      <w:bookmarkStart w:id="136" w:name="_Toc501722989"/>
      <w:bookmarkStart w:id="137" w:name="_Toc510701994"/>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rsidR="00B535D8" w:rsidRPr="00B535D8" w:rsidRDefault="00B535D8" w:rsidP="0047663D">
      <w:pPr>
        <w:pStyle w:val="Paragraphedeliste"/>
        <w:keepNext/>
        <w:keepLines/>
        <w:numPr>
          <w:ilvl w:val="2"/>
          <w:numId w:val="9"/>
        </w:numPr>
        <w:spacing w:before="200"/>
        <w:contextualSpacing w:val="0"/>
        <w:outlineLvl w:val="2"/>
        <w:rPr>
          <w:rFonts w:eastAsiaTheme="majorEastAsia" w:cstheme="majorBidi"/>
          <w:b/>
          <w:bCs/>
          <w:vanish/>
          <w:sz w:val="24"/>
        </w:rPr>
      </w:pPr>
      <w:bookmarkStart w:id="138" w:name="_Toc497322730"/>
      <w:bookmarkStart w:id="139" w:name="_Toc497335762"/>
      <w:bookmarkStart w:id="140" w:name="_Toc497335898"/>
      <w:bookmarkStart w:id="141" w:name="_Toc497400327"/>
      <w:bookmarkStart w:id="142" w:name="_Toc497476813"/>
      <w:bookmarkStart w:id="143" w:name="_Toc497654487"/>
      <w:bookmarkStart w:id="144" w:name="_Toc498000596"/>
      <w:bookmarkStart w:id="145" w:name="_Toc498526831"/>
      <w:bookmarkStart w:id="146" w:name="_Toc498526970"/>
      <w:bookmarkStart w:id="147" w:name="_Toc498962929"/>
      <w:bookmarkStart w:id="148" w:name="_Toc499305484"/>
      <w:bookmarkStart w:id="149" w:name="_Toc499305880"/>
      <w:bookmarkStart w:id="150" w:name="_Toc499539493"/>
      <w:bookmarkStart w:id="151" w:name="_Toc499648745"/>
      <w:bookmarkStart w:id="152" w:name="_Toc499649957"/>
      <w:bookmarkStart w:id="153" w:name="_Toc499650095"/>
      <w:bookmarkStart w:id="154" w:name="_Toc499652564"/>
      <w:bookmarkStart w:id="155" w:name="_Toc499654975"/>
      <w:bookmarkStart w:id="156" w:name="_Toc499720211"/>
      <w:bookmarkStart w:id="157" w:name="_Toc499720456"/>
      <w:bookmarkStart w:id="158" w:name="_Toc499730906"/>
      <w:bookmarkStart w:id="159" w:name="_Toc499731752"/>
      <w:bookmarkStart w:id="160" w:name="_Toc499732534"/>
      <w:bookmarkStart w:id="161" w:name="_Toc499732672"/>
      <w:bookmarkStart w:id="162" w:name="_Toc499797473"/>
      <w:bookmarkStart w:id="163" w:name="_Toc499821095"/>
      <w:bookmarkStart w:id="164" w:name="_Toc499821233"/>
      <w:bookmarkStart w:id="165" w:name="_Toc499823531"/>
      <w:bookmarkStart w:id="166" w:name="_Toc499823669"/>
      <w:bookmarkStart w:id="167" w:name="_Toc500170965"/>
      <w:bookmarkStart w:id="168" w:name="_Toc500171104"/>
      <w:bookmarkStart w:id="169" w:name="_Toc500233974"/>
      <w:bookmarkStart w:id="170" w:name="_Toc500837331"/>
      <w:bookmarkStart w:id="171" w:name="_Toc500837474"/>
      <w:bookmarkStart w:id="172" w:name="_Toc501009922"/>
      <w:bookmarkStart w:id="173" w:name="_Toc501722990"/>
      <w:bookmarkStart w:id="174" w:name="_Toc510701995"/>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rsidR="00B535D8" w:rsidRPr="00B535D8" w:rsidRDefault="00B535D8" w:rsidP="0047663D">
      <w:pPr>
        <w:pStyle w:val="Paragraphedeliste"/>
        <w:keepNext/>
        <w:keepLines/>
        <w:numPr>
          <w:ilvl w:val="3"/>
          <w:numId w:val="9"/>
        </w:numPr>
        <w:spacing w:before="40"/>
        <w:contextualSpacing w:val="0"/>
        <w:outlineLvl w:val="3"/>
        <w:rPr>
          <w:rFonts w:asciiTheme="majorHAnsi" w:eastAsiaTheme="majorEastAsia" w:hAnsiTheme="majorHAnsi" w:cstheme="majorBidi"/>
          <w:i/>
          <w:iCs/>
          <w:vanish/>
          <w:color w:val="2F5496" w:themeColor="accent1" w:themeShade="BF"/>
          <w:sz w:val="24"/>
        </w:rPr>
      </w:pPr>
    </w:p>
    <w:p w:rsidR="00B535D8" w:rsidRDefault="00B535D8" w:rsidP="00B535D8">
      <w:pPr>
        <w:pStyle w:val="Titre4"/>
      </w:pPr>
      <w:r w:rsidRPr="00641BB8">
        <w:t>Security Strategy</w:t>
      </w:r>
    </w:p>
    <w:p w:rsidR="00641BB8" w:rsidRDefault="00090207" w:rsidP="00B535D8">
      <w:r>
        <w:t>Application s</w:t>
      </w:r>
      <w:r w:rsidR="00B535D8">
        <w:t xml:space="preserve">ecurity is achieved through a global identity and access rights management component the Fiware </w:t>
      </w:r>
      <w:r w:rsidR="00304000">
        <w:t>Identity Management GE</w:t>
      </w:r>
      <w:r w:rsidR="00641BB8">
        <w:t>, providing SSO</w:t>
      </w:r>
      <w:r w:rsidR="003207C2">
        <w:t xml:space="preserve"> and secure access to other components of the platform, according to requester authorizations.</w:t>
      </w:r>
    </w:p>
    <w:p w:rsidR="00090207" w:rsidRDefault="00090207" w:rsidP="00B535D8">
      <w:r>
        <w:t>The identity management component will be connected to the MNCA LDAP (MS ADAM based).</w:t>
      </w:r>
    </w:p>
    <w:p w:rsidR="006774E3" w:rsidRDefault="00826277" w:rsidP="00B535D8">
      <w:r>
        <w:t xml:space="preserve">By using </w:t>
      </w:r>
      <w:hyperlink r:id="rId35" w:history="1">
        <w:r w:rsidRPr="00F24211">
          <w:rPr>
            <w:rStyle w:val="Lienhypertexte"/>
          </w:rPr>
          <w:t>Docker Swarm's secrets</w:t>
        </w:r>
      </w:hyperlink>
      <w:r>
        <w:t xml:space="preserve">, component’s secrets (passwords, tokens, </w:t>
      </w:r>
      <w:r w:rsidR="00090207">
        <w:t xml:space="preserve">SSH private </w:t>
      </w:r>
      <w:r>
        <w:t>keys</w:t>
      </w:r>
      <w:r w:rsidR="00090207">
        <w:t>, certificates</w:t>
      </w:r>
      <w:r>
        <w:t xml:space="preserve">) can be safely stored and used </w:t>
      </w:r>
      <w:r w:rsidR="00E10122">
        <w:t>in services composition files without compromising security.</w:t>
      </w:r>
    </w:p>
    <w:p w:rsidR="00090207" w:rsidRDefault="00090207" w:rsidP="00B535D8">
      <w:r>
        <w:t>Docker Images used for the platform will be locally managed in a secured registry</w:t>
      </w:r>
      <w:r w:rsidR="00995542">
        <w:t>.</w:t>
      </w:r>
    </w:p>
    <w:p w:rsidR="003207C2" w:rsidRPr="00641BB8" w:rsidRDefault="003207C2" w:rsidP="00641BB8"/>
    <w:p w:rsidR="009D7CA7" w:rsidRDefault="009D7CA7" w:rsidP="00641BB8">
      <w:pPr>
        <w:pStyle w:val="Titre4"/>
      </w:pPr>
      <w:r w:rsidRPr="00641BB8">
        <w:t>Availability requirements</w:t>
      </w:r>
    </w:p>
    <w:p w:rsidR="003207C2" w:rsidRDefault="003207C2" w:rsidP="003207C2">
      <w:r>
        <w:t>All the components used in the platform will be deployed in a way providing high availability</w:t>
      </w:r>
      <w:r w:rsidR="00302734">
        <w:t>.</w:t>
      </w:r>
    </w:p>
    <w:p w:rsidR="00302734" w:rsidRDefault="001B766D" w:rsidP="003207C2">
      <w:r>
        <w:t>The services and the associated databases should ideally be deployed on the 3 data centers</w:t>
      </w:r>
      <w:r w:rsidR="00627283">
        <w:t>,</w:t>
      </w:r>
    </w:p>
    <w:p w:rsidR="00627283" w:rsidRDefault="00627283" w:rsidP="003207C2">
      <w:r>
        <w:t xml:space="preserve">The third </w:t>
      </w:r>
      <w:r w:rsidR="007C2925">
        <w:t>data center</w:t>
      </w:r>
      <w:r>
        <w:t xml:space="preserve"> remaining </w:t>
      </w:r>
      <w:r w:rsidR="00B871BD">
        <w:t>off-line</w:t>
      </w:r>
      <w:r w:rsidR="007C2925">
        <w:t xml:space="preserve"> most of time</w:t>
      </w:r>
      <w:r w:rsidR="00B871BD">
        <w:t xml:space="preserve">, </w:t>
      </w:r>
      <w:r w:rsidR="003E068C">
        <w:t>should host</w:t>
      </w:r>
      <w:r w:rsidR="00B871BD">
        <w:t xml:space="preserve"> replicas of the databases, updated in real-time.</w:t>
      </w:r>
    </w:p>
    <w:p w:rsidR="001B766D" w:rsidRDefault="001B766D" w:rsidP="003207C2">
      <w:r>
        <w:t>The use</w:t>
      </w:r>
      <w:r w:rsidR="00E8420C">
        <w:t xml:space="preserve"> of Docker provides an easy way </w:t>
      </w:r>
      <w:r>
        <w:t xml:space="preserve">to </w:t>
      </w:r>
      <w:r w:rsidR="00627283">
        <w:t>deploy h</w:t>
      </w:r>
      <w:r w:rsidR="007C2925">
        <w:t>ighly available services, by deploying several containers on</w:t>
      </w:r>
      <w:r w:rsidR="00627283">
        <w:t xml:space="preserve"> several nodes</w:t>
      </w:r>
      <w:r w:rsidR="003E068C">
        <w:t xml:space="preserve"> of a swarm</w:t>
      </w:r>
      <w:r w:rsidR="007C2925">
        <w:t>, using docker compose files or docker stack files.</w:t>
      </w:r>
    </w:p>
    <w:p w:rsidR="001F40F3" w:rsidRPr="003207C2" w:rsidRDefault="001F40F3" w:rsidP="003207C2"/>
    <w:p w:rsidR="009D7CA7" w:rsidRDefault="009D7CA7" w:rsidP="00641BB8">
      <w:pPr>
        <w:pStyle w:val="Titre4"/>
      </w:pPr>
      <w:r w:rsidRPr="00641BB8">
        <w:t>Performance requirements</w:t>
      </w:r>
    </w:p>
    <w:p w:rsidR="00064CC9" w:rsidRDefault="00627283" w:rsidP="003207C2">
      <w:r>
        <w:t>A</w:t>
      </w:r>
      <w:r w:rsidR="003207C2">
        <w:t xml:space="preserve">ny of the components will </w:t>
      </w:r>
      <w:r w:rsidR="001F40F3">
        <w:t>be scalable by adding some instance</w:t>
      </w:r>
      <w:r w:rsidR="00B871BD">
        <w:t xml:space="preserve"> of containers</w:t>
      </w:r>
      <w:r w:rsidR="001F40F3">
        <w:t xml:space="preserve"> to scale-up the service</w:t>
      </w:r>
      <w:r w:rsidR="00064CC9">
        <w:t>.</w:t>
      </w:r>
    </w:p>
    <w:p w:rsidR="003207C2" w:rsidRDefault="00064CC9" w:rsidP="003207C2">
      <w:r>
        <w:t>T</w:t>
      </w:r>
      <w:r w:rsidR="00EF4C1F">
        <w:t>hrough the use of Docker</w:t>
      </w:r>
      <w:r w:rsidR="00627283">
        <w:t xml:space="preserve"> it is very easy to achieve</w:t>
      </w:r>
      <w:r w:rsidR="00B871BD">
        <w:t xml:space="preserve"> by changing services configuration on the fly</w:t>
      </w:r>
      <w:r w:rsidR="001F40F3">
        <w:t>.</w:t>
      </w:r>
    </w:p>
    <w:p w:rsidR="002964F3" w:rsidRDefault="002964F3" w:rsidP="003207C2"/>
    <w:p w:rsidR="001F40F3" w:rsidRPr="003207C2" w:rsidRDefault="001F40F3" w:rsidP="003207C2"/>
    <w:p w:rsidR="009D7CA7" w:rsidRDefault="009D7CA7" w:rsidP="00641BB8">
      <w:pPr>
        <w:pStyle w:val="Titre4"/>
      </w:pPr>
      <w:r w:rsidRPr="00641BB8">
        <w:t>Accessibility</w:t>
      </w:r>
    </w:p>
    <w:p w:rsidR="001F40F3" w:rsidRDefault="001F40F3" w:rsidP="001F40F3">
      <w:r>
        <w:t>Nothing specific is included in Fiware for accessibility, this item is to be considered at application</w:t>
      </w:r>
      <w:r w:rsidR="00E8420C">
        <w:t xml:space="preserve"> UI</w:t>
      </w:r>
      <w:r>
        <w:t xml:space="preserve"> level</w:t>
      </w:r>
      <w:r w:rsidR="00D751DC">
        <w:t>, most probably using accessibility features from operating systems or internet browsers</w:t>
      </w:r>
      <w:r w:rsidR="006F31CE">
        <w:t xml:space="preserve"> that host the client application</w:t>
      </w:r>
      <w:r>
        <w:t>.</w:t>
      </w:r>
    </w:p>
    <w:p w:rsidR="001F40F3" w:rsidRPr="001F40F3" w:rsidRDefault="001F40F3" w:rsidP="001F40F3"/>
    <w:p w:rsidR="009D7CA7" w:rsidRDefault="009D7CA7" w:rsidP="00641BB8">
      <w:pPr>
        <w:pStyle w:val="Titre4"/>
      </w:pPr>
      <w:r w:rsidRPr="00641BB8">
        <w:t>Database management</w:t>
      </w:r>
    </w:p>
    <w:p w:rsidR="001F40F3" w:rsidRDefault="001F40F3" w:rsidP="001F40F3">
      <w:r>
        <w:t>Different kind of databases are u</w:t>
      </w:r>
      <w:r w:rsidR="00EF4C1F">
        <w:t>sed among the Fiware components</w:t>
      </w:r>
      <w:r>
        <w:t>:</w:t>
      </w:r>
    </w:p>
    <w:p w:rsidR="001F40F3" w:rsidRDefault="001F40F3" w:rsidP="001F40F3">
      <w:r>
        <w:t>PostgreSQL, MySQL, Mongo</w:t>
      </w:r>
      <w:r w:rsidR="001C54F4">
        <w:t xml:space="preserve">DB, and </w:t>
      </w:r>
      <w:r w:rsidR="00EF4C1F">
        <w:t>Hadoop cluster.</w:t>
      </w:r>
    </w:p>
    <w:p w:rsidR="00EF4C1F" w:rsidRDefault="00EF4C1F" w:rsidP="001F40F3">
      <w:r>
        <w:t xml:space="preserve">To simplify the maintenance: </w:t>
      </w:r>
    </w:p>
    <w:p w:rsidR="00EF4C1F" w:rsidRDefault="00EF4C1F" w:rsidP="001F40F3">
      <w:r>
        <w:t xml:space="preserve">PostgreSQL </w:t>
      </w:r>
      <w:r w:rsidR="000F242C">
        <w:t xml:space="preserve">will </w:t>
      </w:r>
      <w:r>
        <w:t xml:space="preserve">replace MySQL in each component where it’s possible, </w:t>
      </w:r>
      <w:r w:rsidR="00C35A46">
        <w:t>unless</w:t>
      </w:r>
      <w:r>
        <w:t xml:space="preserve"> it’s not possible </w:t>
      </w:r>
      <w:r w:rsidR="000F242C">
        <w:t xml:space="preserve">to change easily to PostgreSQL, </w:t>
      </w:r>
      <w:hyperlink r:id="rId36" w:history="1">
        <w:r w:rsidRPr="00EF2620">
          <w:rPr>
            <w:rStyle w:val="Lienhypertexte"/>
          </w:rPr>
          <w:t>MariaDB</w:t>
        </w:r>
      </w:hyperlink>
      <w:r>
        <w:t xml:space="preserve"> should replace MySQL without </w:t>
      </w:r>
      <w:r w:rsidR="00C35A46">
        <w:t xml:space="preserve">any </w:t>
      </w:r>
      <w:r>
        <w:t>change.</w:t>
      </w:r>
    </w:p>
    <w:p w:rsidR="00C35A46" w:rsidRDefault="00C35A46" w:rsidP="001F40F3"/>
    <w:p w:rsidR="00C51AF6" w:rsidRDefault="00C51AF6" w:rsidP="001F40F3">
      <w:r>
        <w:t>To rationalize the architecture, each kind of database service will be deployed once in the platform, share</w:t>
      </w:r>
      <w:r w:rsidR="00B63CED">
        <w:t>d</w:t>
      </w:r>
      <w:r>
        <w:t xml:space="preserve"> by the client components.</w:t>
      </w:r>
    </w:p>
    <w:p w:rsidR="00C51AF6" w:rsidRDefault="00C51AF6" w:rsidP="001F40F3">
      <w:r>
        <w:t>Each of the database service will be based on a cluster</w:t>
      </w:r>
      <w:r w:rsidR="00DF2A0F">
        <w:t>:</w:t>
      </w:r>
    </w:p>
    <w:p w:rsidR="00C51AF6" w:rsidRDefault="00C51AF6" w:rsidP="0047663D">
      <w:pPr>
        <w:pStyle w:val="Paragraphedeliste"/>
        <w:numPr>
          <w:ilvl w:val="0"/>
          <w:numId w:val="15"/>
        </w:numPr>
      </w:pPr>
      <w:r>
        <w:t>This is native architecture for MongoDB</w:t>
      </w:r>
    </w:p>
    <w:p w:rsidR="00EF4C1F" w:rsidRDefault="00EF4C1F" w:rsidP="0047663D">
      <w:pPr>
        <w:pStyle w:val="Paragraphedeliste"/>
        <w:numPr>
          <w:ilvl w:val="0"/>
          <w:numId w:val="15"/>
        </w:numPr>
      </w:pPr>
      <w:r>
        <w:t>PostgreSQL database</w:t>
      </w:r>
      <w:r w:rsidR="00DF2A0F">
        <w:t>s</w:t>
      </w:r>
      <w:r>
        <w:t xml:space="preserve"> will be </w:t>
      </w:r>
      <w:r w:rsidR="0051240B">
        <w:t>replicated through logical replication feature available in v10</w:t>
      </w:r>
    </w:p>
    <w:p w:rsidR="00C51AF6" w:rsidRDefault="00C51AF6" w:rsidP="0047663D">
      <w:pPr>
        <w:pStyle w:val="Paragraphedeliste"/>
        <w:numPr>
          <w:ilvl w:val="0"/>
          <w:numId w:val="15"/>
        </w:numPr>
      </w:pPr>
      <w:r>
        <w:t>MySQL</w:t>
      </w:r>
      <w:r w:rsidR="00EF2620">
        <w:t>/MariaDB</w:t>
      </w:r>
      <w:r>
        <w:t xml:space="preserve"> database</w:t>
      </w:r>
      <w:r w:rsidR="00DF2A0F">
        <w:t>s</w:t>
      </w:r>
      <w:r>
        <w:t xml:space="preserve"> </w:t>
      </w:r>
      <w:r w:rsidR="0051240B">
        <w:t>should</w:t>
      </w:r>
      <w:r>
        <w:t xml:space="preserve"> be based on a Galera </w:t>
      </w:r>
      <w:r w:rsidR="00EF2620">
        <w:t xml:space="preserve">database </w:t>
      </w:r>
      <w:r>
        <w:t>cluster</w:t>
      </w:r>
      <w:r w:rsidR="0051240B">
        <w:t xml:space="preserve"> if needed</w:t>
      </w:r>
    </w:p>
    <w:p w:rsidR="0094348C" w:rsidRDefault="007058B9" w:rsidP="0094348C">
      <w:r>
        <w:t xml:space="preserve">May be thinking to master data management </w:t>
      </w:r>
      <w:r w:rsidR="00805211">
        <w:t>at the occasion of this project is an opportunity to consider</w:t>
      </w:r>
    </w:p>
    <w:p w:rsidR="00805211" w:rsidRDefault="00805211" w:rsidP="0094348C">
      <w:r>
        <w:t>In particular</w:t>
      </w:r>
      <w:r w:rsidR="00C35A46">
        <w:t>,</w:t>
      </w:r>
      <w:r>
        <w:t xml:space="preserve"> to reach GDPR conformity more easily, by using appropriate tools to manage data and the access rights.</w:t>
      </w:r>
    </w:p>
    <w:p w:rsidR="00EF4C1F" w:rsidRPr="001F40F3" w:rsidRDefault="00EF4C1F" w:rsidP="001F40F3"/>
    <w:p w:rsidR="009D7CA7" w:rsidRDefault="009D7CA7" w:rsidP="00641BB8">
      <w:pPr>
        <w:pStyle w:val="Titre4"/>
      </w:pPr>
      <w:r w:rsidRPr="00641BB8">
        <w:t>Transaction volumes</w:t>
      </w:r>
    </w:p>
    <w:p w:rsidR="00683969" w:rsidRDefault="00B86B6D" w:rsidP="00C51AF6">
      <w:r>
        <w:t>Write transactions volume:</w:t>
      </w:r>
    </w:p>
    <w:p w:rsidR="00683969" w:rsidRDefault="00683969" w:rsidP="00C51AF6">
      <w:r>
        <w:t>In the excel document about data input traffic, the number of transaction</w:t>
      </w:r>
      <w:r w:rsidR="001326E2">
        <w:t>s</w:t>
      </w:r>
      <w:r>
        <w:t xml:space="preserve"> per day </w:t>
      </w:r>
      <w:r w:rsidR="001326E2">
        <w:t xml:space="preserve">for data acquisition </w:t>
      </w:r>
      <w:r>
        <w:t xml:space="preserve">has been evaluated around </w:t>
      </w:r>
      <w:r w:rsidR="001326E2" w:rsidRPr="001326E2">
        <w:t>62</w:t>
      </w:r>
      <w:r w:rsidR="001326E2">
        <w:t>0 000</w:t>
      </w:r>
      <w:r>
        <w:t>, this is a very low traffic.</w:t>
      </w:r>
    </w:p>
    <w:p w:rsidR="00B86B6D" w:rsidRDefault="00B86B6D" w:rsidP="00C51AF6">
      <w:r>
        <w:t xml:space="preserve">A data acquisition transaction consists in the transformation of the message to NGSI, the update of </w:t>
      </w:r>
      <w:r w:rsidR="00281831">
        <w:t>the data in real time storage and insert it in history data store.</w:t>
      </w:r>
    </w:p>
    <w:p w:rsidR="001326E2" w:rsidRDefault="00880E86" w:rsidP="00C51AF6">
      <w:r>
        <w:t>the top peak known demand is for tramway data (216 data/28 trains/every minute), for existing T1 line,</w:t>
      </w:r>
    </w:p>
    <w:p w:rsidR="00880E86" w:rsidRDefault="00880E86" w:rsidP="00C51AF6">
      <w:r>
        <w:t>even we project to 100 trains with the 3 lines</w:t>
      </w:r>
      <w:r w:rsidR="00B86B6D">
        <w:t xml:space="preserve"> working, it’s less than 2 transactions per seconds</w:t>
      </w:r>
      <w:r w:rsidR="00281831">
        <w:t>.</w:t>
      </w:r>
    </w:p>
    <w:p w:rsidR="00281831" w:rsidRDefault="00281831" w:rsidP="00C51AF6"/>
    <w:p w:rsidR="00683969" w:rsidRDefault="00281831" w:rsidP="00C51AF6">
      <w:r>
        <w:t>Read transaction volume:</w:t>
      </w:r>
    </w:p>
    <w:p w:rsidR="00281831" w:rsidRDefault="00281831" w:rsidP="00C51AF6">
      <w:r>
        <w:t>To give a global evaluation at this step of the project is not easy, since it depends mostly on the type of application, and the traffic they should gen</w:t>
      </w:r>
      <w:r w:rsidR="000732DC">
        <w:t>e</w:t>
      </w:r>
      <w:r>
        <w:t>rate</w:t>
      </w:r>
    </w:p>
    <w:p w:rsidR="00281831" w:rsidRDefault="00281831" w:rsidP="00281831">
      <w:r>
        <w:t xml:space="preserve">The database clusters will be easily </w:t>
      </w:r>
      <w:r w:rsidR="007F5D9D">
        <w:t xml:space="preserve">horizontally </w:t>
      </w:r>
      <w:r>
        <w:t xml:space="preserve">scalable, to support </w:t>
      </w:r>
      <w:r w:rsidR="000732DC">
        <w:t xml:space="preserve">read </w:t>
      </w:r>
      <w:r>
        <w:t>transaction increase in case of need.</w:t>
      </w:r>
    </w:p>
    <w:p w:rsidR="009B3161" w:rsidRDefault="009B3161" w:rsidP="00C51AF6"/>
    <w:p w:rsidR="00C33229" w:rsidRDefault="00C33229" w:rsidP="00C33229">
      <w:pPr>
        <w:pStyle w:val="Titre4"/>
      </w:pPr>
      <w:r>
        <w:t>Storage Sizing</w:t>
      </w:r>
    </w:p>
    <w:p w:rsidR="007431E6" w:rsidRDefault="00C33229" w:rsidP="00C51AF6">
      <w:r>
        <w:t xml:space="preserve">Depending on the component, some storage volumes have to be used, </w:t>
      </w:r>
      <w:r w:rsidR="007431E6">
        <w:t>to persist data outside of the container itself.</w:t>
      </w:r>
    </w:p>
    <w:p w:rsidR="00FC1592" w:rsidRDefault="00FC1592" w:rsidP="00C51AF6"/>
    <w:p w:rsidR="006B2658" w:rsidRDefault="005D4ED7" w:rsidP="00C51AF6">
      <w:r>
        <w:t>F</w:t>
      </w:r>
      <w:r w:rsidR="007431E6">
        <w:t>or most of components except database servers, the storage needs are</w:t>
      </w:r>
      <w:r w:rsidR="006B2658">
        <w:t xml:space="preserve"> limited to the container image</w:t>
      </w:r>
      <w:r w:rsidR="007C5549">
        <w:t xml:space="preserve"> </w:t>
      </w:r>
      <w:r w:rsidR="006B2658">
        <w:t>footprint</w:t>
      </w:r>
      <w:r w:rsidR="007C5549">
        <w:t xml:space="preserve"> (from 40MB</w:t>
      </w:r>
      <w:r w:rsidR="006112A6">
        <w:t xml:space="preserve"> for simple</w:t>
      </w:r>
      <w:r w:rsidR="007C5549">
        <w:t xml:space="preserve"> to 1GB</w:t>
      </w:r>
      <w:r w:rsidR="00281831">
        <w:t xml:space="preserve"> for very complex images</w:t>
      </w:r>
      <w:r w:rsidR="007C5549">
        <w:t>)</w:t>
      </w:r>
      <w:r w:rsidR="006B2658">
        <w:t>, and some configuration files (</w:t>
      </w:r>
      <w:r w:rsidR="00BB1910">
        <w:t>mandatory</w:t>
      </w:r>
      <w:r w:rsidR="006B2658">
        <w:t xml:space="preserve"> for the container</w:t>
      </w:r>
      <w:r w:rsidR="00BB1910">
        <w:t xml:space="preserve"> to run</w:t>
      </w:r>
      <w:r w:rsidR="006B2658">
        <w:t xml:space="preserve">, </w:t>
      </w:r>
      <w:r w:rsidR="00BB1910">
        <w:t xml:space="preserve">but </w:t>
      </w:r>
      <w:r w:rsidR="006B2658" w:rsidRPr="006B2658">
        <w:t>negligible</w:t>
      </w:r>
      <w:r w:rsidR="006B2658">
        <w:t xml:space="preserve"> in size).</w:t>
      </w:r>
    </w:p>
    <w:p w:rsidR="00C33229" w:rsidRDefault="006B2658" w:rsidP="00C51AF6">
      <w:r>
        <w:t xml:space="preserve">In section 3, for each component indication about the storage </w:t>
      </w:r>
      <w:r w:rsidR="00952297">
        <w:t>requirements</w:t>
      </w:r>
      <w:r>
        <w:t xml:space="preserve"> will be assessed.</w:t>
      </w:r>
    </w:p>
    <w:p w:rsidR="00FC1592" w:rsidRDefault="00FC1592" w:rsidP="00C51AF6"/>
    <w:p w:rsidR="006B2658" w:rsidRDefault="006B2658" w:rsidP="00C51AF6">
      <w:r>
        <w:t>For database cluster</w:t>
      </w:r>
      <w:r w:rsidR="006F7CF2">
        <w:t>s</w:t>
      </w:r>
      <w:r w:rsidR="00952297">
        <w:t>, the problematic is different</w:t>
      </w:r>
      <w:r w:rsidR="00DD3E81">
        <w:t xml:space="preserve"> and is described in section 3 as well.</w:t>
      </w:r>
    </w:p>
    <w:p w:rsidR="004E2DDB" w:rsidRDefault="004E2DDB" w:rsidP="00C51AF6"/>
    <w:p w:rsidR="00E32A61" w:rsidRDefault="00E32A61" w:rsidP="00E32A61">
      <w:pPr>
        <w:pStyle w:val="Titre4"/>
      </w:pPr>
      <w:r>
        <w:t>Storage Persistence</w:t>
      </w:r>
    </w:p>
    <w:p w:rsidR="00281831" w:rsidRDefault="00F13551" w:rsidP="00E32A61">
      <w:r>
        <w:t xml:space="preserve">As </w:t>
      </w:r>
      <w:r w:rsidR="00E32A61">
        <w:t>the platform us</w:t>
      </w:r>
      <w:r>
        <w:t>es</w:t>
      </w:r>
      <w:r w:rsidR="00E32A61">
        <w:t xml:space="preserve"> containers, </w:t>
      </w:r>
      <w:r w:rsidR="004F61CC">
        <w:t>managed as services with Docker</w:t>
      </w:r>
      <w:r w:rsidR="004F76AF">
        <w:t xml:space="preserve">, the </w:t>
      </w:r>
      <w:r w:rsidR="00A72038">
        <w:t>container</w:t>
      </w:r>
      <w:r w:rsidR="00A8337A">
        <w:t xml:space="preserve">s are </w:t>
      </w:r>
      <w:r w:rsidR="009F7318">
        <w:t xml:space="preserve">transient, and if a new container is started, </w:t>
      </w:r>
      <w:r w:rsidR="00412D0B">
        <w:t xml:space="preserve">any file inside will be lost, so </w:t>
      </w:r>
      <w:r w:rsidR="00567801">
        <w:t xml:space="preserve">it’s necessary to use </w:t>
      </w:r>
      <w:r w:rsidR="00FF182F">
        <w:t xml:space="preserve">Docker </w:t>
      </w:r>
      <w:r w:rsidR="006A0FFD">
        <w:t>volume storage</w:t>
      </w:r>
      <w:r w:rsidR="00FF182F">
        <w:t xml:space="preserve"> to persist </w:t>
      </w:r>
      <w:r w:rsidR="000123B6">
        <w:t>the data to keep</w:t>
      </w:r>
      <w:r w:rsidR="002E5997">
        <w:t>.</w:t>
      </w:r>
    </w:p>
    <w:p w:rsidR="002A1F2E" w:rsidRDefault="002A1F2E" w:rsidP="00E32A61">
      <w:r>
        <w:t xml:space="preserve">If the volume is created on </w:t>
      </w:r>
    </w:p>
    <w:p w:rsidR="00C33229" w:rsidRDefault="002E5997" w:rsidP="00C51AF6">
      <w:r>
        <w:t xml:space="preserve">The first </w:t>
      </w:r>
      <w:r w:rsidR="00796E62">
        <w:t xml:space="preserve">simple </w:t>
      </w:r>
      <w:r w:rsidR="001A31F8">
        <w:t xml:space="preserve">idea should be to use </w:t>
      </w:r>
      <w:r w:rsidR="00590C1A">
        <w:t>Docker volume</w:t>
      </w:r>
      <w:r w:rsidR="004931F8">
        <w:t>s</w:t>
      </w:r>
      <w:r w:rsidR="00590C1A">
        <w:t xml:space="preserve"> mapped to</w:t>
      </w:r>
      <w:r w:rsidR="001A31F8">
        <w:t xml:space="preserve"> NFS</w:t>
      </w:r>
      <w:r w:rsidR="001E6822">
        <w:t xml:space="preserve"> </w:t>
      </w:r>
      <w:r w:rsidR="005D72BB">
        <w:t xml:space="preserve">shared </w:t>
      </w:r>
      <w:r w:rsidR="001E6822">
        <w:t>volume</w:t>
      </w:r>
      <w:r w:rsidR="004931F8">
        <w:t>s</w:t>
      </w:r>
      <w:r w:rsidR="0048061E">
        <w:t>.</w:t>
      </w:r>
    </w:p>
    <w:p w:rsidR="001E6822" w:rsidRDefault="001E6822" w:rsidP="00C51AF6">
      <w:r>
        <w:t xml:space="preserve">Another </w:t>
      </w:r>
      <w:r w:rsidR="008B3E10">
        <w:t xml:space="preserve">solution should be to use </w:t>
      </w:r>
      <w:r w:rsidR="00F42BF5">
        <w:t xml:space="preserve">solutions like </w:t>
      </w:r>
      <w:hyperlink r:id="rId37" w:history="1">
        <w:r w:rsidR="00E5451B" w:rsidRPr="00E5451B">
          <w:rPr>
            <w:rStyle w:val="Lienhypertexte"/>
          </w:rPr>
          <w:t>Flocker</w:t>
        </w:r>
      </w:hyperlink>
      <w:r w:rsidR="00E5451B">
        <w:t xml:space="preserve"> or </w:t>
      </w:r>
      <w:hyperlink r:id="rId38" w:history="1">
        <w:r w:rsidR="00E5451B" w:rsidRPr="00C445B2">
          <w:rPr>
            <w:rStyle w:val="Lienhypertexte"/>
          </w:rPr>
          <w:t>Rex-Ray</w:t>
        </w:r>
      </w:hyperlink>
      <w:r w:rsidR="005D72BB">
        <w:t xml:space="preserve">, </w:t>
      </w:r>
      <w:r w:rsidR="003A23D8">
        <w:t xml:space="preserve">that are able to work with </w:t>
      </w:r>
      <w:r w:rsidR="00405B81">
        <w:t xml:space="preserve">different </w:t>
      </w:r>
      <w:r w:rsidR="00433746">
        <w:t xml:space="preserve">network </w:t>
      </w:r>
      <w:r w:rsidR="00CC2067">
        <w:t>storage solutions</w:t>
      </w:r>
      <w:r w:rsidR="00405B81">
        <w:t>, among them EMC</w:t>
      </w:r>
      <w:r w:rsidR="007122A3">
        <w:t>,</w:t>
      </w:r>
      <w:r w:rsidR="0028341D">
        <w:t xml:space="preserve"> in use </w:t>
      </w:r>
      <w:r w:rsidR="007122A3">
        <w:t>in MNCA</w:t>
      </w:r>
      <w:r w:rsidR="00150A36">
        <w:t xml:space="preserve">, those solutions </w:t>
      </w:r>
      <w:r w:rsidR="002D7531">
        <w:t>are able to replicate the d</w:t>
      </w:r>
      <w:r w:rsidR="002E76B6">
        <w:t>ata in the new container in a transparent way</w:t>
      </w:r>
      <w:r w:rsidR="00CC2067">
        <w:t>.</w:t>
      </w:r>
    </w:p>
    <w:p w:rsidR="00DF0D60" w:rsidRPr="00C51AF6" w:rsidRDefault="00DF0D60" w:rsidP="00C51AF6"/>
    <w:p w:rsidR="009D7CA7" w:rsidRDefault="009B3161" w:rsidP="00641BB8">
      <w:pPr>
        <w:pStyle w:val="Titre4"/>
      </w:pPr>
      <w:r>
        <w:t>Concurrent user</w:t>
      </w:r>
      <w:r w:rsidR="0036086A">
        <w:t xml:space="preserve"> &amp; devices</w:t>
      </w:r>
    </w:p>
    <w:p w:rsidR="009B3161" w:rsidRDefault="00E13566" w:rsidP="009B3161">
      <w:r>
        <w:t>T</w:t>
      </w:r>
      <w:r w:rsidR="00B27D5D">
        <w:t>he</w:t>
      </w:r>
      <w:r w:rsidR="002964F3">
        <w:t xml:space="preserve"> scalability </w:t>
      </w:r>
      <w:r w:rsidR="00B27D5D">
        <w:t>of the platform</w:t>
      </w:r>
      <w:r w:rsidR="00721383">
        <w:t xml:space="preserve"> using containers,</w:t>
      </w:r>
      <w:r w:rsidR="00B27D5D">
        <w:t xml:space="preserve"> allow</w:t>
      </w:r>
      <w:r w:rsidR="00551D23">
        <w:t>s</w:t>
      </w:r>
      <w:r w:rsidR="00B27D5D">
        <w:t xml:space="preserve"> to virtually support </w:t>
      </w:r>
      <w:r>
        <w:t xml:space="preserve">any numbers of </w:t>
      </w:r>
      <w:r w:rsidR="0036086A">
        <w:t xml:space="preserve">concurrent </w:t>
      </w:r>
      <w:r>
        <w:t>users</w:t>
      </w:r>
      <w:r w:rsidR="0036086A">
        <w:t xml:space="preserve"> and devices</w:t>
      </w:r>
      <w:r>
        <w:t xml:space="preserve">, </w:t>
      </w:r>
      <w:r w:rsidR="00FC1592">
        <w:t xml:space="preserve">by deploying more instances of services, </w:t>
      </w:r>
      <w:r>
        <w:t xml:space="preserve">providing </w:t>
      </w:r>
      <w:r w:rsidR="00551D23">
        <w:t xml:space="preserve">the provisioning of enough computing nodes </w:t>
      </w:r>
      <w:r w:rsidR="00FC1592">
        <w:t>as virtual machines or</w:t>
      </w:r>
      <w:r w:rsidR="00551D23">
        <w:t xml:space="preserve"> bare metal servers</w:t>
      </w:r>
      <w:r w:rsidR="0036086A">
        <w:t xml:space="preserve"> to absorb the load</w:t>
      </w:r>
      <w:r w:rsidR="00551D23">
        <w:t>.</w:t>
      </w:r>
    </w:p>
    <w:p w:rsidR="00721383" w:rsidRPr="00C51AF6" w:rsidRDefault="00721383" w:rsidP="009B3161">
      <w:r>
        <w:t xml:space="preserve">By starting with a simple configuration on 3 or 4 nodes, we will evaluate performance through some simple use cases scenarios, with a monitoring system </w:t>
      </w:r>
      <w:r w:rsidR="00D10440">
        <w:t>beside which store</w:t>
      </w:r>
      <w:r w:rsidR="007122A3">
        <w:t>s</w:t>
      </w:r>
      <w:r w:rsidR="00D10440">
        <w:t xml:space="preserve"> history.</w:t>
      </w:r>
    </w:p>
    <w:p w:rsidR="009B3161" w:rsidRPr="009B3161" w:rsidRDefault="009B3161" w:rsidP="009B3161"/>
    <w:p w:rsidR="009D7CA7" w:rsidRDefault="00692D17" w:rsidP="00641BB8">
      <w:pPr>
        <w:pStyle w:val="Titre4"/>
      </w:pPr>
      <w:r>
        <w:t xml:space="preserve">Data import, </w:t>
      </w:r>
      <w:r w:rsidR="009D7CA7" w:rsidRPr="00641BB8">
        <w:t>export</w:t>
      </w:r>
      <w:r>
        <w:t xml:space="preserve"> and models</w:t>
      </w:r>
    </w:p>
    <w:p w:rsidR="00692D17" w:rsidRDefault="00C51AF6" w:rsidP="00C51AF6">
      <w:r>
        <w:t>Data existing in the current data warehouse will be imported into the new platform</w:t>
      </w:r>
      <w:r w:rsidR="00DF2A0F">
        <w:t xml:space="preserve">, </w:t>
      </w:r>
    </w:p>
    <w:p w:rsidR="00C51AF6" w:rsidRDefault="00692D17" w:rsidP="00C51AF6">
      <w:r>
        <w:t>T</w:t>
      </w:r>
      <w:r w:rsidR="00DF2A0F">
        <w:t xml:space="preserve">he main concern remains the current data model adaptation to </w:t>
      </w:r>
      <w:r w:rsidR="00DB3545">
        <w:t xml:space="preserve">existing </w:t>
      </w:r>
      <w:hyperlink r:id="rId39" w:history="1">
        <w:r w:rsidR="00DF2A0F" w:rsidRPr="00CE1668">
          <w:rPr>
            <w:rStyle w:val="Lienhypertexte"/>
          </w:rPr>
          <w:t>Fiware data models</w:t>
        </w:r>
      </w:hyperlink>
      <w:r w:rsidR="00DB3545">
        <w:t xml:space="preserve"> and eventually propose amendment</w:t>
      </w:r>
      <w:r w:rsidR="00CE1668">
        <w:t>s when needed</w:t>
      </w:r>
      <w:r w:rsidR="00DF2A0F">
        <w:t>.</w:t>
      </w:r>
    </w:p>
    <w:p w:rsidR="00DB3545" w:rsidRDefault="00DB3545" w:rsidP="00C51AF6">
      <w:r>
        <w:t xml:space="preserve">This is currently under study, in order to be able to propose a </w:t>
      </w:r>
      <w:r w:rsidR="00CE1668">
        <w:t>table of correspondence between the existing data source attributes and the attributes defined in the schema for the destination data object (an NGSI entity</w:t>
      </w:r>
      <w:r w:rsidR="007F5BE3">
        <w:t>)</w:t>
      </w:r>
      <w:r w:rsidR="00CE1668">
        <w:t>, that, if possible, match a</w:t>
      </w:r>
      <w:r w:rsidR="001A234C">
        <w:t>n existing</w:t>
      </w:r>
      <w:r w:rsidR="00CE1668">
        <w:t xml:space="preserve"> Fiware data model</w:t>
      </w:r>
      <w:r w:rsidR="007F5BE3">
        <w:t>.</w:t>
      </w:r>
    </w:p>
    <w:p w:rsidR="009B3161" w:rsidRDefault="001A234C" w:rsidP="00C51AF6">
      <w:r>
        <w:t xml:space="preserve">In case new attributes need to be added to a Fiware proposed model, or new data model, the proposal should be sent to Fiware for validation, respecting the given guidelines on </w:t>
      </w:r>
      <w:hyperlink r:id="rId40" w:anchor="how-to-contribute" w:history="1">
        <w:r w:rsidRPr="001A234C">
          <w:rPr>
            <w:rStyle w:val="Lienhypertexte"/>
          </w:rPr>
          <w:t>How To Contribute</w:t>
        </w:r>
      </w:hyperlink>
      <w:r>
        <w:t>.</w:t>
      </w:r>
    </w:p>
    <w:p w:rsidR="00C35A46" w:rsidRPr="00C51AF6" w:rsidRDefault="00C35A46" w:rsidP="00C51AF6"/>
    <w:p w:rsidR="009D7CA7" w:rsidRDefault="009D7CA7" w:rsidP="00641BB8">
      <w:pPr>
        <w:pStyle w:val="Titre4"/>
      </w:pPr>
      <w:r w:rsidRPr="00641BB8">
        <w:lastRenderedPageBreak/>
        <w:t>Disaster recovery</w:t>
      </w:r>
    </w:p>
    <w:p w:rsidR="002A0357" w:rsidRDefault="00302734" w:rsidP="00302734">
      <w:r>
        <w:t xml:space="preserve">The </w:t>
      </w:r>
      <w:r w:rsidR="00551D23">
        <w:t>3</w:t>
      </w:r>
      <w:r>
        <w:t xml:space="preserve"> data center</w:t>
      </w:r>
      <w:r w:rsidR="00551D23">
        <w:t>s</w:t>
      </w:r>
      <w:r>
        <w:t xml:space="preserve"> should be </w:t>
      </w:r>
      <w:r w:rsidR="00180EFE">
        <w:t>involved in the smart city platform</w:t>
      </w:r>
      <w:r w:rsidR="00DD2480">
        <w:t>,</w:t>
      </w:r>
      <w:r w:rsidR="00180EFE">
        <w:t xml:space="preserve"> then </w:t>
      </w:r>
      <w:r>
        <w:t xml:space="preserve">in case of </w:t>
      </w:r>
      <w:r w:rsidR="00180EFE">
        <w:t>serious problem in the main and secondary data center, the third DC, more protected from disaster like flood, can take over</w:t>
      </w:r>
      <w:r>
        <w:t xml:space="preserve">, </w:t>
      </w:r>
      <w:r w:rsidR="002A0357">
        <w:t>and keep the platform online</w:t>
      </w:r>
      <w:r w:rsidR="00551D23">
        <w:t>.</w:t>
      </w:r>
    </w:p>
    <w:p w:rsidR="00551D23" w:rsidRDefault="002A0357" w:rsidP="00302734">
      <w:r>
        <w:t xml:space="preserve">The </w:t>
      </w:r>
      <w:r w:rsidR="00302734">
        <w:t>database</w:t>
      </w:r>
      <w:r>
        <w:t>s</w:t>
      </w:r>
      <w:r w:rsidR="00180EFE">
        <w:t xml:space="preserve"> used within the platform, </w:t>
      </w:r>
      <w:r>
        <w:t>must be replicated in real time on the third data center, to be able to use it in the shortest time</w:t>
      </w:r>
      <w:r w:rsidR="00E13566">
        <w:t xml:space="preserve"> possible</w:t>
      </w:r>
      <w:r w:rsidR="00551D23">
        <w:t>.</w:t>
      </w:r>
    </w:p>
    <w:p w:rsidR="00E13566" w:rsidRPr="00302734" w:rsidRDefault="00E13566" w:rsidP="00302734"/>
    <w:p w:rsidR="009D7CA7" w:rsidRDefault="009D7CA7" w:rsidP="00641BB8">
      <w:pPr>
        <w:pStyle w:val="Titre4"/>
      </w:pPr>
      <w:r w:rsidRPr="00641BB8">
        <w:t>GDPR</w:t>
      </w:r>
    </w:p>
    <w:p w:rsidR="00DF0958" w:rsidRDefault="00B871BD" w:rsidP="00E13566">
      <w:r>
        <w:t>Observing General Data Protection Regulation w</w:t>
      </w:r>
      <w:r w:rsidR="005B2D11">
        <w:t>ill be mandatory o</w:t>
      </w:r>
      <w:r>
        <w:t xml:space="preserve">n </w:t>
      </w:r>
      <w:r w:rsidR="00E70F96">
        <w:t>M</w:t>
      </w:r>
      <w:r>
        <w:t xml:space="preserve">ay </w:t>
      </w:r>
      <w:r w:rsidR="005B2D11">
        <w:t>25</w:t>
      </w:r>
      <w:r w:rsidR="005B2D11" w:rsidRPr="005B2D11">
        <w:rPr>
          <w:vertAlign w:val="superscript"/>
        </w:rPr>
        <w:t>th</w:t>
      </w:r>
      <w:r w:rsidR="005B2D11">
        <w:t xml:space="preserve"> </w:t>
      </w:r>
      <w:r>
        <w:t>2018</w:t>
      </w:r>
      <w:r w:rsidR="00FE6CCB">
        <w:t>, it’s a</w:t>
      </w:r>
      <w:r w:rsidR="00014B9D">
        <w:t xml:space="preserve"> recent</w:t>
      </w:r>
      <w:r w:rsidR="00FE6CCB">
        <w:t xml:space="preserve"> European directive </w:t>
      </w:r>
      <w:r w:rsidR="002F4F61">
        <w:t>defining</w:t>
      </w:r>
      <w:r w:rsidR="00DF0958">
        <w:t xml:space="preserve"> new rules for personal data management.</w:t>
      </w:r>
    </w:p>
    <w:p w:rsidR="00DF0958" w:rsidRDefault="00DF0958" w:rsidP="00E13566"/>
    <w:p w:rsidR="00DF0958" w:rsidRDefault="00DF0958" w:rsidP="00E13566">
      <w:r w:rsidRPr="00DF0958">
        <w:t>Here are the major changes that are mentioned in this new legislation:</w:t>
      </w:r>
    </w:p>
    <w:p w:rsidR="00DF0958" w:rsidRDefault="00DF0958" w:rsidP="0047663D">
      <w:pPr>
        <w:pStyle w:val="Paragraphedeliste"/>
        <w:numPr>
          <w:ilvl w:val="0"/>
          <w:numId w:val="21"/>
        </w:numPr>
      </w:pPr>
      <w:r w:rsidRPr="00E70F96">
        <w:rPr>
          <w:b/>
        </w:rPr>
        <w:t xml:space="preserve">Consent: </w:t>
      </w:r>
      <w:r>
        <w:t>Consent of personal data must be freely given, specific, informed and unambiguous. Consent is not freely given if a person is unable to freely refuse consent without detriment.</w:t>
      </w:r>
    </w:p>
    <w:p w:rsidR="00DF0958" w:rsidRDefault="00DF0958" w:rsidP="00DF0958"/>
    <w:p w:rsidR="00DF0958" w:rsidRDefault="00DF0958" w:rsidP="0047663D">
      <w:pPr>
        <w:pStyle w:val="Paragraphedeliste"/>
        <w:numPr>
          <w:ilvl w:val="0"/>
          <w:numId w:val="21"/>
        </w:numPr>
      </w:pPr>
      <w:r w:rsidRPr="00E70F96">
        <w:rPr>
          <w:b/>
        </w:rPr>
        <w:t xml:space="preserve">Accountability and privacy by default: </w:t>
      </w:r>
      <w:r>
        <w:t xml:space="preserve">The GDPR has placed great emphasis on the accountability for </w:t>
      </w:r>
      <w:r w:rsidRPr="003476C3">
        <w:rPr>
          <w:b/>
        </w:rPr>
        <w:t>data controllers</w:t>
      </w:r>
      <w:r>
        <w:t xml:space="preserve"> to demonstrate data compliance. They will be required to maintain certain documentation, conduct impact assessment reports for riskier processing and employ data pr</w:t>
      </w:r>
      <w:r w:rsidR="00D55299">
        <w:t xml:space="preserve">otection practices by default, </w:t>
      </w:r>
      <w:r>
        <w:t xml:space="preserve">such as data </w:t>
      </w:r>
      <w:r w:rsidR="0036320B">
        <w:t>minimization</w:t>
      </w:r>
      <w:r>
        <w:t>.</w:t>
      </w:r>
    </w:p>
    <w:p w:rsidR="00DF0958" w:rsidRDefault="00DF0958" w:rsidP="00DF0958"/>
    <w:p w:rsidR="00DF0958" w:rsidRDefault="00DF0958" w:rsidP="0047663D">
      <w:pPr>
        <w:pStyle w:val="Paragraphedeliste"/>
        <w:numPr>
          <w:ilvl w:val="0"/>
          <w:numId w:val="21"/>
        </w:numPr>
      </w:pPr>
      <w:r w:rsidRPr="00E70F96">
        <w:rPr>
          <w:b/>
        </w:rPr>
        <w:t xml:space="preserve">Notification of a data breach: </w:t>
      </w:r>
      <w:r w:rsidRPr="003476C3">
        <w:rPr>
          <w:b/>
        </w:rPr>
        <w:t>Data controllers</w:t>
      </w:r>
      <w:r>
        <w:t xml:space="preserve"> must notify the Data Protection Authorities as quickly as possible, where applicable within 72 hours of the data breach discovery.</w:t>
      </w:r>
    </w:p>
    <w:p w:rsidR="00DF0958" w:rsidRDefault="00DF0958" w:rsidP="00DF0958"/>
    <w:p w:rsidR="00DF0958" w:rsidRDefault="00DF0958" w:rsidP="0047663D">
      <w:pPr>
        <w:pStyle w:val="Paragraphedeliste"/>
        <w:numPr>
          <w:ilvl w:val="0"/>
          <w:numId w:val="21"/>
        </w:numPr>
      </w:pPr>
      <w:r w:rsidRPr="00E70F96">
        <w:rPr>
          <w:b/>
        </w:rPr>
        <w:t xml:space="preserve">Sanctions: </w:t>
      </w:r>
      <w:r>
        <w:t xml:space="preserve">This new legislation allows the Data </w:t>
      </w:r>
      <w:r w:rsidR="00E70F96">
        <w:t>Protection</w:t>
      </w:r>
      <w:r>
        <w:t xml:space="preserve"> Authorities to impose higher fines – up to 4% of annual worldwide turnover. The maximum fines can be applied for discrepancies related to international data transfers or breach of processing principles, such as conditions for consent. Other violations can be fined up to 2% of annual worldwide turnover.</w:t>
      </w:r>
    </w:p>
    <w:p w:rsidR="00DF0958" w:rsidRDefault="00DF0958" w:rsidP="00DF0958"/>
    <w:p w:rsidR="00DF0958" w:rsidRDefault="00DF0958" w:rsidP="0047663D">
      <w:pPr>
        <w:pStyle w:val="Paragraphedeliste"/>
        <w:numPr>
          <w:ilvl w:val="0"/>
          <w:numId w:val="21"/>
        </w:numPr>
      </w:pPr>
      <w:r w:rsidRPr="00E70F96">
        <w:rPr>
          <w:b/>
        </w:rPr>
        <w:t>Role of data processors:</w:t>
      </w:r>
      <w:r w:rsidR="00E70F96" w:rsidRPr="00E70F96">
        <w:rPr>
          <w:b/>
        </w:rPr>
        <w:t xml:space="preserve"> </w:t>
      </w:r>
      <w:r w:rsidRPr="00876C36">
        <w:rPr>
          <w:b/>
        </w:rPr>
        <w:t>Data processors</w:t>
      </w:r>
      <w:r>
        <w:t xml:space="preserve"> will now have direct obligations to implement technical and organisation measures to ensure data protection, this could include appointing a </w:t>
      </w:r>
      <w:r w:rsidRPr="00876C36">
        <w:rPr>
          <w:b/>
        </w:rPr>
        <w:t>Data Protection Officer</w:t>
      </w:r>
      <w:r>
        <w:t xml:space="preserve"> if needed.</w:t>
      </w:r>
    </w:p>
    <w:p w:rsidR="00DF0958" w:rsidRDefault="00DF0958" w:rsidP="00DF0958"/>
    <w:p w:rsidR="00DF0958" w:rsidRDefault="00DF0958" w:rsidP="0047663D">
      <w:pPr>
        <w:pStyle w:val="Paragraphedeliste"/>
        <w:numPr>
          <w:ilvl w:val="0"/>
          <w:numId w:val="21"/>
        </w:numPr>
      </w:pPr>
      <w:r w:rsidRPr="00E70F96">
        <w:rPr>
          <w:b/>
        </w:rPr>
        <w:t xml:space="preserve">One stop shop: </w:t>
      </w:r>
      <w:r>
        <w:t>This legislation will be applicable in all EU states without the need of implementing national legislation. Having a single set of rules will benefit businesses as they will not need to comply with multiple authorities, streamlining the process and saving an estimate of €2.3 billion a year.</w:t>
      </w:r>
    </w:p>
    <w:p w:rsidR="00DF0958" w:rsidRDefault="00DF0958" w:rsidP="00DF0958"/>
    <w:p w:rsidR="00DF0958" w:rsidRDefault="00DF0958" w:rsidP="0047663D">
      <w:pPr>
        <w:pStyle w:val="Paragraphedeliste"/>
        <w:numPr>
          <w:ilvl w:val="0"/>
          <w:numId w:val="21"/>
        </w:numPr>
      </w:pPr>
      <w:r w:rsidRPr="00E70F96">
        <w:rPr>
          <w:b/>
        </w:rPr>
        <w:t xml:space="preserve">Removal of notification requirement: </w:t>
      </w:r>
      <w:r w:rsidR="003476C3">
        <w:rPr>
          <w:b/>
        </w:rPr>
        <w:t>T</w:t>
      </w:r>
      <w:r>
        <w:t xml:space="preserve">he requirement of notifying or seeking approval from a Data Protection Authority is going to be removed in many circumstances. This decision is made to save funds and time. Instead of notification the new directive requires </w:t>
      </w:r>
      <w:r w:rsidRPr="003476C3">
        <w:rPr>
          <w:b/>
        </w:rPr>
        <w:t>data controllers</w:t>
      </w:r>
      <w:r>
        <w:t xml:space="preserve"> to put in place appropriate practices for large scale processing in the form of new technology.</w:t>
      </w:r>
    </w:p>
    <w:p w:rsidR="00DF0958" w:rsidRDefault="00DF0958" w:rsidP="00DF0958"/>
    <w:p w:rsidR="00DF0958" w:rsidRDefault="008C4424" w:rsidP="0047663D">
      <w:pPr>
        <w:pStyle w:val="Paragraphedeliste"/>
        <w:numPr>
          <w:ilvl w:val="0"/>
          <w:numId w:val="21"/>
        </w:numPr>
      </w:pPr>
      <w:r>
        <w:rPr>
          <w:b/>
        </w:rPr>
        <w:t xml:space="preserve">Right to be forgotten: </w:t>
      </w:r>
      <w:r>
        <w:t>Person</w:t>
      </w:r>
      <w:r w:rsidRPr="008C4424">
        <w:t>s</w:t>
      </w:r>
      <w:r w:rsidR="00DF0958">
        <w:t xml:space="preserve"> will be able to require their data to be deleted when there is no </w:t>
      </w:r>
      <w:r>
        <w:t>legitimate reason for an organiz</w:t>
      </w:r>
      <w:r w:rsidR="00DF0958">
        <w:t>ation to retain it. Followi</w:t>
      </w:r>
      <w:r w:rsidR="00DD200C">
        <w:t xml:space="preserve">ng, </w:t>
      </w:r>
      <w:r>
        <w:t>the organis</w:t>
      </w:r>
      <w:r w:rsidR="00DF0958">
        <w:t>ation must also take appropriate steps to inform any third party that might have any links or copies of the data and request them to delete it.</w:t>
      </w:r>
    </w:p>
    <w:p w:rsidR="00D55299" w:rsidRDefault="00D55299" w:rsidP="00D55299">
      <w:pPr>
        <w:pStyle w:val="Paragraphedeliste"/>
      </w:pPr>
    </w:p>
    <w:p w:rsidR="00D55299" w:rsidRDefault="00D55299" w:rsidP="0047663D">
      <w:pPr>
        <w:pStyle w:val="Paragraphedeliste"/>
        <w:numPr>
          <w:ilvl w:val="0"/>
          <w:numId w:val="21"/>
        </w:numPr>
      </w:pPr>
      <w:r w:rsidRPr="00E70F96">
        <w:rPr>
          <w:b/>
        </w:rPr>
        <w:t>Expanded territorial reach:</w:t>
      </w:r>
      <w:r>
        <w:t xml:space="preserve"> Companies that are based outside of the EU, but targeting customers that are in the EU will be subject to the GDPR which is not the c</w:t>
      </w:r>
      <w:r w:rsidR="006A5945">
        <w:t>a</w:t>
      </w:r>
      <w:r w:rsidR="008C4424">
        <w:t>se now. (Not Applicable for the</w:t>
      </w:r>
      <w:r>
        <w:t xml:space="preserve"> project)</w:t>
      </w:r>
      <w:r w:rsidR="005B2D11">
        <w:t>.</w:t>
      </w:r>
    </w:p>
    <w:p w:rsidR="006A5945" w:rsidRDefault="006A5945" w:rsidP="006A5945">
      <w:pPr>
        <w:pStyle w:val="Paragraphedeliste"/>
      </w:pPr>
    </w:p>
    <w:p w:rsidR="00084DF0" w:rsidRDefault="00084DF0" w:rsidP="00084DF0">
      <w:r>
        <w:t xml:space="preserve">Data Protection Act identifies Data controllers and Data Processors as separate jobs: </w:t>
      </w:r>
    </w:p>
    <w:p w:rsidR="00084DF0" w:rsidRDefault="00595BAF" w:rsidP="00084DF0">
      <w:pPr>
        <w:rPr>
          <w:rStyle w:val="Lienhypertexte"/>
        </w:rPr>
      </w:pPr>
      <w:hyperlink r:id="rId41" w:history="1">
        <w:r w:rsidR="00084DF0" w:rsidRPr="0053125C">
          <w:rPr>
            <w:rStyle w:val="Lienhypertexte"/>
          </w:rPr>
          <w:t>https://ico.org.uk/media/for-organisations/documents/1546/data-controllers-and-data-processors-dp-guidance.pdf</w:t>
        </w:r>
      </w:hyperlink>
    </w:p>
    <w:p w:rsidR="00084DF0" w:rsidRDefault="00084DF0" w:rsidP="00084DF0">
      <w:pPr>
        <w:rPr>
          <w:rStyle w:val="Lienhypertexte"/>
        </w:rPr>
      </w:pPr>
    </w:p>
    <w:p w:rsidR="006A5945" w:rsidRDefault="006A5945" w:rsidP="00084DF0">
      <w:r>
        <w:t xml:space="preserve">The </w:t>
      </w:r>
      <w:r w:rsidR="00084DF0">
        <w:t xml:space="preserve">new GDPR </w:t>
      </w:r>
      <w:r>
        <w:t xml:space="preserve">rules described above will have to be applied mostly in the applications involving the use of personal data (in particular </w:t>
      </w:r>
      <w:r w:rsidR="008C4424">
        <w:t xml:space="preserve">data from </w:t>
      </w:r>
      <w:r>
        <w:t>citizens)</w:t>
      </w:r>
      <w:r w:rsidR="008C4424">
        <w:t>.</w:t>
      </w:r>
    </w:p>
    <w:p w:rsidR="008C4424" w:rsidRDefault="00AC148F" w:rsidP="006A5945">
      <w:r>
        <w:lastRenderedPageBreak/>
        <w:t>However</w:t>
      </w:r>
      <w:r w:rsidR="007F425B">
        <w:t>,</w:t>
      </w:r>
      <w:r>
        <w:t xml:space="preserve"> as the platform will be recipient of many different kind of data, it could be hard to embrace the complexity of the data sets possible </w:t>
      </w:r>
      <w:r w:rsidRPr="00AC148F">
        <w:t>entanglement</w:t>
      </w:r>
      <w:r w:rsidR="00014B9D">
        <w:t>, some data can be related to citizens, because coming from objects/sensors at home, even weared</w:t>
      </w:r>
      <w:r w:rsidR="002B26F8">
        <w:t>, or simply published through applications</w:t>
      </w:r>
      <w:r w:rsidR="009F466E">
        <w:t>.</w:t>
      </w:r>
    </w:p>
    <w:p w:rsidR="009F466E" w:rsidRDefault="009F466E" w:rsidP="006A5945">
      <w:r>
        <w:t>T</w:t>
      </w:r>
      <w:r w:rsidR="002B26F8">
        <w:t>hen t</w:t>
      </w:r>
      <w:r>
        <w:t xml:space="preserve">o have a Data Protection </w:t>
      </w:r>
      <w:r w:rsidR="002B26F8">
        <w:t xml:space="preserve">office is </w:t>
      </w:r>
      <w:r w:rsidR="00C84F8F">
        <w:t xml:space="preserve">worth </w:t>
      </w:r>
      <w:r w:rsidR="002B26F8">
        <w:t>to consider (if not already acted), but this is be</w:t>
      </w:r>
      <w:r w:rsidR="00C84F8F">
        <w:t>yond the scope of this document.</w:t>
      </w:r>
    </w:p>
    <w:p w:rsidR="00C84F8F" w:rsidRDefault="00C84F8F" w:rsidP="006A5945"/>
    <w:p w:rsidR="002B26F8" w:rsidRDefault="002B26F8" w:rsidP="006A5945">
      <w:r>
        <w:t>The multitenant nature of the Fiware platform help a lot to data protection</w:t>
      </w:r>
      <w:r w:rsidR="000E7672">
        <w:t xml:space="preserve"> &amp;</w:t>
      </w:r>
      <w:r w:rsidR="009A318E">
        <w:t xml:space="preserve"> </w:t>
      </w:r>
      <w:r w:rsidR="000E7672">
        <w:t>privacy</w:t>
      </w:r>
      <w:r>
        <w:t xml:space="preserve"> by dividing into independent services with secure</w:t>
      </w:r>
      <w:r w:rsidR="000E7672">
        <w:t xml:space="preserve"> and controlled (authorized </w:t>
      </w:r>
      <w:r>
        <w:t>and authenticated</w:t>
      </w:r>
      <w:r w:rsidR="000E7672">
        <w:t>)</w:t>
      </w:r>
      <w:r>
        <w:t xml:space="preserve"> access to data-sets, provided by </w:t>
      </w:r>
      <w:r w:rsidR="000E7672">
        <w:t xml:space="preserve">global security </w:t>
      </w:r>
      <w:r>
        <w:t>IDM</w:t>
      </w:r>
      <w:r w:rsidR="000E7672">
        <w:t xml:space="preserve"> component</w:t>
      </w:r>
      <w:r>
        <w:t>.</w:t>
      </w:r>
    </w:p>
    <w:p w:rsidR="002D0A1A" w:rsidRDefault="002D0A1A" w:rsidP="006A5945">
      <w:r>
        <w:t xml:space="preserve">However, in the case of cross usage of multiple history datasets </w:t>
      </w:r>
      <w:r w:rsidR="00876C36">
        <w:t xml:space="preserve">like </w:t>
      </w:r>
      <w:r>
        <w:t>in some data-science cases, data must be anonymized</w:t>
      </w:r>
      <w:r w:rsidR="00084DF0">
        <w:t xml:space="preserve"> and minimized</w:t>
      </w:r>
      <w:r>
        <w:t>, before being delivered for analysis</w:t>
      </w:r>
      <w:r w:rsidR="000E7672">
        <w:t>, this is to consider either at data acquisition step and data consuming step</w:t>
      </w:r>
      <w:r>
        <w:t>.</w:t>
      </w:r>
    </w:p>
    <w:p w:rsidR="002D7C8C" w:rsidRDefault="002D7C8C" w:rsidP="0047663D">
      <w:pPr>
        <w:pStyle w:val="Titre2"/>
        <w:numPr>
          <w:ilvl w:val="1"/>
          <w:numId w:val="22"/>
        </w:numPr>
      </w:pPr>
      <w:bookmarkStart w:id="175" w:name="_Toc499823532"/>
      <w:bookmarkStart w:id="176" w:name="_Toc510701996"/>
      <w:r>
        <w:t>System Architecture Component Definitions</w:t>
      </w:r>
      <w:bookmarkEnd w:id="175"/>
      <w:bookmarkEnd w:id="176"/>
    </w:p>
    <w:p w:rsidR="00C17488" w:rsidRDefault="00C17488" w:rsidP="00C17488"/>
    <w:p w:rsidR="00C17488" w:rsidRDefault="00C17488" w:rsidP="00C17488">
      <w:pPr>
        <w:pStyle w:val="Titre3"/>
      </w:pPr>
      <w:bookmarkStart w:id="177" w:name="_Toc499823533"/>
      <w:bookmarkStart w:id="178" w:name="_Toc510701997"/>
      <w:r>
        <w:t>Docker Images Management Component</w:t>
      </w:r>
      <w:r w:rsidR="00C91847">
        <w:t>s</w:t>
      </w:r>
      <w:bookmarkEnd w:id="177"/>
      <w:bookmarkEnd w:id="178"/>
    </w:p>
    <w:p w:rsidR="00C17488" w:rsidRDefault="00C17488" w:rsidP="00C17488">
      <w:r>
        <w:t>MNCA needs to manage its own Docker images</w:t>
      </w:r>
      <w:r w:rsidR="00EF5CF8">
        <w:t xml:space="preserve"> in a local Docker Images Registry</w:t>
      </w:r>
      <w:r>
        <w:t xml:space="preserve">, </w:t>
      </w:r>
      <w:hyperlink r:id="rId42" w:history="1">
        <w:r w:rsidRPr="006F6545">
          <w:rPr>
            <w:rStyle w:val="Lienhypertexte"/>
          </w:rPr>
          <w:t>Portus</w:t>
        </w:r>
      </w:hyperlink>
      <w:r>
        <w:t xml:space="preserve"> has been chosen as the component for this role.</w:t>
      </w:r>
    </w:p>
    <w:p w:rsidR="00C17488" w:rsidRDefault="00C17488" w:rsidP="00C17488">
      <w:r>
        <w:t xml:space="preserve">It’s not a Fiware functional module, but an infrastructure </w:t>
      </w:r>
      <w:r w:rsidR="00222F92">
        <w:t>element</w:t>
      </w:r>
      <w:r w:rsidR="00F62359">
        <w:t xml:space="preserve"> to manage a Docker registry (</w:t>
      </w:r>
      <w:r w:rsidR="00E2346D">
        <w:t>Docker images storage)</w:t>
      </w:r>
      <w:r w:rsidR="00222F92">
        <w:t>.</w:t>
      </w:r>
    </w:p>
    <w:p w:rsidR="00FC6E4E" w:rsidRDefault="00FC6E4E" w:rsidP="00C17488"/>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661"/>
      </w:tblGrid>
      <w:tr w:rsidR="00FC6E4E" w:rsidTr="001C6ED4">
        <w:tc>
          <w:tcPr>
            <w:tcW w:w="2698" w:type="dxa"/>
          </w:tcPr>
          <w:p w:rsidR="00FC6E4E" w:rsidRDefault="00FC6E4E" w:rsidP="001C6ED4">
            <w:pPr>
              <w:rPr>
                <w:b/>
                <w:bCs/>
              </w:rPr>
            </w:pPr>
            <w:r>
              <w:rPr>
                <w:b/>
                <w:bCs/>
              </w:rPr>
              <w:t>Architecture Component</w:t>
            </w:r>
          </w:p>
        </w:tc>
        <w:tc>
          <w:tcPr>
            <w:tcW w:w="5661" w:type="dxa"/>
          </w:tcPr>
          <w:p w:rsidR="00FC6E4E" w:rsidRDefault="00FC6E4E" w:rsidP="001C6ED4">
            <w:pPr>
              <w:rPr>
                <w:b/>
                <w:bCs/>
              </w:rPr>
            </w:pPr>
            <w:r>
              <w:rPr>
                <w:b/>
                <w:bCs/>
              </w:rPr>
              <w:t>Component Elements</w:t>
            </w:r>
          </w:p>
        </w:tc>
      </w:tr>
      <w:tr w:rsidR="00FC6E4E" w:rsidTr="001C6ED4">
        <w:tc>
          <w:tcPr>
            <w:tcW w:w="2698" w:type="dxa"/>
          </w:tcPr>
          <w:p w:rsidR="00FC6E4E" w:rsidRDefault="00FC6E4E" w:rsidP="001C6ED4">
            <w:r>
              <w:t>Database Server</w:t>
            </w:r>
          </w:p>
        </w:tc>
        <w:tc>
          <w:tcPr>
            <w:tcW w:w="5661" w:type="dxa"/>
          </w:tcPr>
          <w:p w:rsidR="00FC6E4E" w:rsidRDefault="00FC6E4E" w:rsidP="001C6ED4">
            <w:r>
              <w:t>Postgresql</w:t>
            </w:r>
            <w:r w:rsidR="00B8572C">
              <w:t xml:space="preserve"> or </w:t>
            </w:r>
            <w:r>
              <w:t>MySQL</w:t>
            </w:r>
            <w:r w:rsidR="00B8572C">
              <w:t xml:space="preserve"> (default) =&gt; PostgreSQL</w:t>
            </w:r>
            <w:r w:rsidR="0051240B">
              <w:t xml:space="preserve"> + replica</w:t>
            </w:r>
          </w:p>
        </w:tc>
      </w:tr>
      <w:tr w:rsidR="00FC6E4E" w:rsidTr="001C6ED4">
        <w:tc>
          <w:tcPr>
            <w:tcW w:w="2698" w:type="dxa"/>
          </w:tcPr>
          <w:p w:rsidR="00FC6E4E" w:rsidRDefault="00FC6E4E" w:rsidP="001C6ED4">
            <w:r>
              <w:t>Application</w:t>
            </w:r>
          </w:p>
        </w:tc>
        <w:tc>
          <w:tcPr>
            <w:tcW w:w="5661" w:type="dxa"/>
          </w:tcPr>
          <w:p w:rsidR="00945258" w:rsidRDefault="00945258" w:rsidP="00B8572C">
            <w:r>
              <w:t>Docker Registry</w:t>
            </w:r>
          </w:p>
          <w:p w:rsidR="00FC6E4E" w:rsidRDefault="00B8572C" w:rsidP="00B8572C">
            <w:r w:rsidRPr="00C91847">
              <w:t>NGINX</w:t>
            </w:r>
            <w:r w:rsidR="00C91847">
              <w:rPr>
                <w:b/>
              </w:rPr>
              <w:t xml:space="preserve"> </w:t>
            </w:r>
            <w:r w:rsidR="00C91847" w:rsidRPr="00C91847">
              <w:t>or</w:t>
            </w:r>
            <w:r w:rsidR="00C91847">
              <w:rPr>
                <w:b/>
              </w:rPr>
              <w:t xml:space="preserve"> </w:t>
            </w:r>
            <w:hyperlink r:id="rId43" w:history="1">
              <w:r w:rsidR="00C91847" w:rsidRPr="00EA7075">
                <w:rPr>
                  <w:rStyle w:val="Lienhypertexte"/>
                  <w:b/>
                </w:rPr>
                <w:t>Puma</w:t>
              </w:r>
            </w:hyperlink>
            <w:r w:rsidR="00C91847">
              <w:rPr>
                <w:b/>
              </w:rPr>
              <w:t xml:space="preserve"> </w:t>
            </w:r>
            <w:r w:rsidR="00C91847" w:rsidRPr="00C91847">
              <w:t>(</w:t>
            </w:r>
            <w:r w:rsidR="00F4650C">
              <w:t xml:space="preserve">integrated </w:t>
            </w:r>
            <w:r w:rsidR="00C91847" w:rsidRPr="00C91847">
              <w:t>Ruby web server)</w:t>
            </w:r>
          </w:p>
          <w:p w:rsidR="00B8572C" w:rsidRDefault="00D67108" w:rsidP="00B8572C">
            <w:r>
              <w:t>Portus</w:t>
            </w:r>
            <w:r w:rsidR="00945258">
              <w:t xml:space="preserve"> web UI</w:t>
            </w:r>
            <w:r>
              <w:t xml:space="preserve"> (developed in Ruby)</w:t>
            </w:r>
          </w:p>
        </w:tc>
      </w:tr>
    </w:tbl>
    <w:p w:rsidR="00FC6E4E" w:rsidRDefault="00FC6E4E" w:rsidP="00C17488">
      <w:r>
        <w:br w:type="textWrapping" w:clear="all"/>
      </w:r>
    </w:p>
    <w:p w:rsidR="00C17488" w:rsidRDefault="00945258" w:rsidP="00C17488">
      <w:r>
        <w:t>Portus provides mainly authentication towards a Docker registry, which ha</w:t>
      </w:r>
      <w:r w:rsidR="004E2F11">
        <w:t>ve</w:t>
      </w:r>
      <w:r>
        <w:t xml:space="preserve"> to be started in a container</w:t>
      </w:r>
      <w:r w:rsidR="00F90E7E">
        <w:t xml:space="preserve">: </w:t>
      </w:r>
      <w:hyperlink r:id="rId44" w:anchor="copy-an-image-from-docker-hub-to-your-registry" w:history="1">
        <w:r w:rsidR="00F90E7E" w:rsidRPr="00F90E7E">
          <w:rPr>
            <w:rStyle w:val="Lienhypertexte"/>
          </w:rPr>
          <w:t>Docker documentation</w:t>
        </w:r>
      </w:hyperlink>
      <w:r>
        <w:t>.</w:t>
      </w:r>
    </w:p>
    <w:p w:rsidR="00E73E6A" w:rsidRDefault="00E73E6A" w:rsidP="00C17488">
      <w:r>
        <w:t>Portus and the docker registry will be deployed as services, through a Docker compose or stack file</w:t>
      </w:r>
      <w:r w:rsidR="00EF5CF8">
        <w:t xml:space="preserve">: </w:t>
      </w:r>
      <w:hyperlink r:id="rId45" w:history="1">
        <w:r w:rsidR="00EF5CF8" w:rsidRPr="00EF5CF8">
          <w:rPr>
            <w:rStyle w:val="Lienhypertexte"/>
          </w:rPr>
          <w:t>exampl</w:t>
        </w:r>
        <w:r w:rsidR="00EF5CF8">
          <w:rPr>
            <w:rStyle w:val="Lienhypertexte"/>
          </w:rPr>
          <w:t>e of secure compose fil</w:t>
        </w:r>
        <w:r w:rsidR="00EF5CF8" w:rsidRPr="00EF5CF8">
          <w:rPr>
            <w:rStyle w:val="Lienhypertexte"/>
          </w:rPr>
          <w:t>e</w:t>
        </w:r>
      </w:hyperlink>
      <w:r w:rsidR="00EF5CF8">
        <w:t xml:space="preserve"> </w:t>
      </w:r>
    </w:p>
    <w:p w:rsidR="00945258" w:rsidRDefault="00945258" w:rsidP="00C17488"/>
    <w:p w:rsidR="00945258" w:rsidRDefault="00945258" w:rsidP="00C17488">
      <w:r>
        <w:t xml:space="preserve">There’s no </w:t>
      </w:r>
      <w:r w:rsidR="00B23CFC">
        <w:t xml:space="preserve">real </w:t>
      </w:r>
      <w:r>
        <w:t>need of scalability for this component, only fault tolerance and high availability</w:t>
      </w:r>
      <w:r w:rsidR="004E2F11">
        <w:t xml:space="preserve"> are required</w:t>
      </w:r>
      <w:r w:rsidR="00E7584F">
        <w:t>.</w:t>
      </w:r>
    </w:p>
    <w:p w:rsidR="00EF5CF8" w:rsidRDefault="00EF5CF8" w:rsidP="00C17488">
      <w:r>
        <w:t xml:space="preserve">It should be installed on </w:t>
      </w:r>
      <w:r w:rsidR="00765830">
        <w:t>each</w:t>
      </w:r>
      <w:r>
        <w:t xml:space="preserve"> Swarm manager node</w:t>
      </w:r>
      <w:r w:rsidR="00C91847">
        <w:t>.</w:t>
      </w:r>
    </w:p>
    <w:p w:rsidR="0051240B" w:rsidRDefault="0051240B" w:rsidP="00C17488"/>
    <w:p w:rsidR="0051240B" w:rsidRDefault="0051240B" w:rsidP="00C17488">
      <w:r>
        <w:t xml:space="preserve">As Portus manage the global docker images registry, it’s the first component to install, </w:t>
      </w:r>
      <w:r w:rsidR="004E52EB">
        <w:t>to be able to install the other components of the platform, so Portus and docker registry must have specific stack encompassing a specific postgresql database.</w:t>
      </w:r>
    </w:p>
    <w:p w:rsidR="00C17488" w:rsidRDefault="00C17488" w:rsidP="00C17488">
      <w:pPr>
        <w:pStyle w:val="Titre3"/>
      </w:pPr>
      <w:bookmarkStart w:id="179" w:name="_Toc499823534"/>
      <w:bookmarkStart w:id="180" w:name="_Toc510701998"/>
      <w:r>
        <w:t>Docker Swarm Management Component</w:t>
      </w:r>
      <w:bookmarkEnd w:id="179"/>
      <w:bookmarkEnd w:id="180"/>
    </w:p>
    <w:p w:rsidR="00C17488" w:rsidRDefault="00C17488" w:rsidP="00C17488">
      <w:r>
        <w:t>Swarm manager is the orchestrator of the services based on the components of the platform.</w:t>
      </w:r>
    </w:p>
    <w:p w:rsidR="00C17488" w:rsidRDefault="00C17488" w:rsidP="00C17488">
      <w:r>
        <w:t>It’s part of Docker software suite.</w:t>
      </w:r>
    </w:p>
    <w:p w:rsidR="00F62359" w:rsidRDefault="00F62359" w:rsidP="00C17488">
      <w:r>
        <w:t>Swarm is c</w:t>
      </w:r>
      <w:r w:rsidRPr="00F62359">
        <w:t>luster management integrated with Docker Engine</w:t>
      </w:r>
      <w:r>
        <w:t xml:space="preserve"> (appeared in version 1.12)</w:t>
      </w:r>
    </w:p>
    <w:p w:rsidR="00C17488" w:rsidRDefault="00C17488" w:rsidP="00C17488">
      <w:r>
        <w:t>To insure high availabilit</w:t>
      </w:r>
      <w:r w:rsidR="00EE7836">
        <w:t>y several D</w:t>
      </w:r>
      <w:r>
        <w:t>ocker nodes should be swa</w:t>
      </w:r>
      <w:r w:rsidR="00E73E6A">
        <w:t>rm manager</w:t>
      </w:r>
      <w:r>
        <w:t>, at the minimum one in each of the 3 DCs, there’s no real need of scalability, since it’s an internal orchestration management interface.</w:t>
      </w:r>
    </w:p>
    <w:p w:rsidR="004B2A01" w:rsidRDefault="004B2A01" w:rsidP="00C17488"/>
    <w:p w:rsidR="004B2A01" w:rsidRDefault="00DA2A84" w:rsidP="00C17488">
      <w:r>
        <w:t xml:space="preserve">Even </w:t>
      </w:r>
      <w:r w:rsidR="00127CCF">
        <w:t>the choice is to setup the platform using Docker Swarm</w:t>
      </w:r>
      <w:r w:rsidR="00D216AD">
        <w:t xml:space="preserve"> via Docker CLI</w:t>
      </w:r>
      <w:r w:rsidR="00127CCF">
        <w:t xml:space="preserve">, it could be valuable to use a container management solution such as </w:t>
      </w:r>
      <w:hyperlink r:id="rId46" w:history="1">
        <w:r w:rsidR="00127CCF" w:rsidRPr="00871BE1">
          <w:rPr>
            <w:rStyle w:val="Lienhypertexte"/>
          </w:rPr>
          <w:t>Rancher</w:t>
        </w:r>
      </w:hyperlink>
    </w:p>
    <w:p w:rsidR="00C17488" w:rsidRDefault="00871BE1" w:rsidP="00C17488">
      <w:r w:rsidRPr="00871BE1">
        <w:t xml:space="preserve">Rancher is a complete container management </w:t>
      </w:r>
      <w:r>
        <w:t xml:space="preserve">open-source </w:t>
      </w:r>
      <w:r w:rsidRPr="00871BE1">
        <w:t>platform that makes managing and using containers in production really easy.</w:t>
      </w:r>
    </w:p>
    <w:p w:rsidR="00871BE1" w:rsidRDefault="008847AF" w:rsidP="00C17488">
      <w:r>
        <w:t>It allows to deploy services stacks over several Docker orchestration tools such as: Kubernetes, Swarm, Mesos.</w:t>
      </w:r>
    </w:p>
    <w:p w:rsidR="008847AF" w:rsidRDefault="008847AF" w:rsidP="00C17488">
      <w:r>
        <w:t xml:space="preserve">It allows </w:t>
      </w:r>
      <w:r w:rsidRPr="008847AF">
        <w:t>adding hosts directly from cloud providers or adding a host that’s already been prov</w:t>
      </w:r>
      <w:r>
        <w:t>isioned. For cloud providers, hos</w:t>
      </w:r>
      <w:r w:rsidR="00D10440">
        <w:t>t</w:t>
      </w:r>
      <w:r>
        <w:t xml:space="preserve"> are</w:t>
      </w:r>
      <w:r w:rsidRPr="008847AF">
        <w:t xml:space="preserve"> provision</w:t>
      </w:r>
      <w:r>
        <w:t>ed</w:t>
      </w:r>
      <w:r w:rsidRPr="008847AF">
        <w:t xml:space="preserve"> using docker-machine and support any images that docker-machine supports.</w:t>
      </w:r>
    </w:p>
    <w:p w:rsidR="00DD6D91" w:rsidRDefault="00DD6D91" w:rsidP="00C17488"/>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661"/>
      </w:tblGrid>
      <w:tr w:rsidR="00DD6D91" w:rsidTr="00DD6D91">
        <w:tc>
          <w:tcPr>
            <w:tcW w:w="2698" w:type="dxa"/>
          </w:tcPr>
          <w:p w:rsidR="00DD6D91" w:rsidRDefault="00DD6D91" w:rsidP="00DD6D91">
            <w:pPr>
              <w:rPr>
                <w:b/>
                <w:bCs/>
              </w:rPr>
            </w:pPr>
            <w:r>
              <w:rPr>
                <w:b/>
                <w:bCs/>
              </w:rPr>
              <w:t>Architecture Component</w:t>
            </w:r>
          </w:p>
        </w:tc>
        <w:tc>
          <w:tcPr>
            <w:tcW w:w="5661" w:type="dxa"/>
          </w:tcPr>
          <w:p w:rsidR="00DD6D91" w:rsidRDefault="00DD6D91" w:rsidP="00DD6D91">
            <w:pPr>
              <w:rPr>
                <w:b/>
                <w:bCs/>
              </w:rPr>
            </w:pPr>
            <w:r>
              <w:rPr>
                <w:b/>
                <w:bCs/>
              </w:rPr>
              <w:t>Component Elements</w:t>
            </w:r>
          </w:p>
        </w:tc>
      </w:tr>
      <w:tr w:rsidR="00DD6D91" w:rsidTr="00DD6D91">
        <w:tc>
          <w:tcPr>
            <w:tcW w:w="2698" w:type="dxa"/>
          </w:tcPr>
          <w:p w:rsidR="00DD6D91" w:rsidRDefault="00DD6D91" w:rsidP="00DD6D91">
            <w:r>
              <w:t>Database Server</w:t>
            </w:r>
          </w:p>
        </w:tc>
        <w:tc>
          <w:tcPr>
            <w:tcW w:w="5661" w:type="dxa"/>
          </w:tcPr>
          <w:p w:rsidR="00DD6D91" w:rsidRDefault="00DD6D91" w:rsidP="00DD6D91">
            <w:r>
              <w:t>MySQL</w:t>
            </w:r>
            <w:r w:rsidR="002650C8">
              <w:t xml:space="preserve"> (default)</w:t>
            </w:r>
          </w:p>
        </w:tc>
      </w:tr>
      <w:tr w:rsidR="00DD6D91" w:rsidTr="00DD6D91">
        <w:tc>
          <w:tcPr>
            <w:tcW w:w="2698" w:type="dxa"/>
          </w:tcPr>
          <w:p w:rsidR="00DD6D91" w:rsidRDefault="00DD6D91" w:rsidP="00DD6D91">
            <w:r>
              <w:t>Applications</w:t>
            </w:r>
          </w:p>
        </w:tc>
        <w:tc>
          <w:tcPr>
            <w:tcW w:w="5661" w:type="dxa"/>
          </w:tcPr>
          <w:p w:rsidR="00DD6D91" w:rsidRDefault="00DD6D91" w:rsidP="00DD6D91">
            <w:r>
              <w:t>Rancher server</w:t>
            </w:r>
          </w:p>
          <w:p w:rsidR="00DD6D91" w:rsidRDefault="00DD6D91" w:rsidP="00DD6D91">
            <w:r>
              <w:t xml:space="preserve">Rancher UI </w:t>
            </w:r>
          </w:p>
          <w:p w:rsidR="00DD6D91" w:rsidRDefault="00DD6D91" w:rsidP="00DD6D91">
            <w:r>
              <w:t xml:space="preserve">all in one Docker container </w:t>
            </w:r>
          </w:p>
        </w:tc>
      </w:tr>
    </w:tbl>
    <w:p w:rsidR="00DD6D91" w:rsidRDefault="00DD6D91" w:rsidP="00C17488"/>
    <w:p w:rsidR="008847AF" w:rsidRDefault="008847AF" w:rsidP="00C17488"/>
    <w:p w:rsidR="008847AF" w:rsidRDefault="008847AF" w:rsidP="00C17488"/>
    <w:p w:rsidR="00D10440" w:rsidRDefault="00D10440" w:rsidP="00C17488"/>
    <w:p w:rsidR="00D10440" w:rsidRDefault="00D10440" w:rsidP="00C17488"/>
    <w:p w:rsidR="00D10440" w:rsidRDefault="00D10440" w:rsidP="00C17488"/>
    <w:p w:rsidR="00D10440" w:rsidRDefault="00D10440" w:rsidP="00C17488"/>
    <w:p w:rsidR="002D7C8C" w:rsidRDefault="003F7740" w:rsidP="0047663D">
      <w:pPr>
        <w:pStyle w:val="Titre3"/>
        <w:numPr>
          <w:ilvl w:val="2"/>
          <w:numId w:val="17"/>
        </w:numPr>
      </w:pPr>
      <w:bookmarkStart w:id="181" w:name="_Toc499823535"/>
      <w:bookmarkStart w:id="182" w:name="_Toc510701999"/>
      <w:r>
        <w:t>Security Component</w:t>
      </w:r>
      <w:r w:rsidR="00F6725F">
        <w:t xml:space="preserve"> IDM GE</w:t>
      </w:r>
      <w:bookmarkEnd w:id="181"/>
      <w:bookmarkEnd w:id="182"/>
    </w:p>
    <w:p w:rsidR="002D7C8C" w:rsidRDefault="003F7740" w:rsidP="002D7C8C">
      <w:r>
        <w:t xml:space="preserve">This component is </w:t>
      </w:r>
      <w:r w:rsidR="00416418">
        <w:t xml:space="preserve">the Fiware GE </w:t>
      </w:r>
      <w:r>
        <w:t>responsible for Fiware platform global user identity &amp; access rights management</w:t>
      </w:r>
    </w:p>
    <w:p w:rsidR="00416418" w:rsidRDefault="00416418" w:rsidP="002D7C8C">
      <w:r>
        <w:t xml:space="preserve">It is composed of 3 elements: </w:t>
      </w:r>
    </w:p>
    <w:p w:rsidR="00416418" w:rsidRDefault="005B7B3E" w:rsidP="0047663D">
      <w:pPr>
        <w:pStyle w:val="Paragraphedeliste"/>
        <w:numPr>
          <w:ilvl w:val="0"/>
          <w:numId w:val="14"/>
        </w:numPr>
      </w:pPr>
      <w:r>
        <w:t xml:space="preserve">the Identity Manager GE, </w:t>
      </w:r>
      <w:r w:rsidR="00D72124">
        <w:t xml:space="preserve">in </w:t>
      </w:r>
      <w:r w:rsidR="00D72124">
        <w:rPr>
          <w:lang w:val="en-GB"/>
        </w:rPr>
        <w:t>fiware catalog</w:t>
      </w:r>
      <w:r w:rsidRPr="00ED7967">
        <w:rPr>
          <w:lang w:val="en-GB"/>
        </w:rPr>
        <w:t xml:space="preserve">: </w:t>
      </w:r>
      <w:hyperlink r:id="rId47" w:history="1">
        <w:r w:rsidR="00D72124" w:rsidRPr="00D72124">
          <w:rPr>
            <w:rStyle w:val="Lienhypertexte"/>
            <w:lang w:val="en-GB"/>
          </w:rPr>
          <w:t>Keyrock</w:t>
        </w:r>
      </w:hyperlink>
    </w:p>
    <w:p w:rsidR="00ED7967" w:rsidRDefault="00ED7967" w:rsidP="0047663D">
      <w:pPr>
        <w:pStyle w:val="Paragraphedeliste"/>
        <w:numPr>
          <w:ilvl w:val="0"/>
          <w:numId w:val="14"/>
        </w:numPr>
      </w:pPr>
      <w:r>
        <w:t xml:space="preserve">the </w:t>
      </w:r>
      <w:r w:rsidR="00416418" w:rsidRPr="00416418">
        <w:t>Access Control GE</w:t>
      </w:r>
      <w:r>
        <w:t xml:space="preserve">, </w:t>
      </w:r>
      <w:r w:rsidR="00D72124">
        <w:t xml:space="preserve">in </w:t>
      </w:r>
      <w:r w:rsidR="00D72124">
        <w:rPr>
          <w:lang w:val="en-GB"/>
        </w:rPr>
        <w:t>fiware catalog</w:t>
      </w:r>
      <w:r w:rsidRPr="00ED7967">
        <w:rPr>
          <w:lang w:val="en-GB"/>
        </w:rPr>
        <w:t>:</w:t>
      </w:r>
      <w:r w:rsidR="00D72124">
        <w:rPr>
          <w:lang w:val="en-GB"/>
        </w:rPr>
        <w:t xml:space="preserve"> </w:t>
      </w:r>
      <w:hyperlink r:id="rId48" w:history="1">
        <w:r w:rsidR="00D72124" w:rsidRPr="00D72124">
          <w:rPr>
            <w:rStyle w:val="Lienhypertexte"/>
          </w:rPr>
          <w:t>AuthZForce</w:t>
        </w:r>
      </w:hyperlink>
      <w:r>
        <w:rPr>
          <w:lang w:val="en-GB"/>
        </w:rPr>
        <w:t xml:space="preserve"> </w:t>
      </w:r>
      <w:r w:rsidR="00CB280B">
        <w:rPr>
          <w:lang w:val="en-GB"/>
        </w:rPr>
        <w:t>(works with PEP Proxy)</w:t>
      </w:r>
    </w:p>
    <w:p w:rsidR="00416418" w:rsidRDefault="00D72124" w:rsidP="0047663D">
      <w:pPr>
        <w:pStyle w:val="Paragraphedeliste"/>
        <w:numPr>
          <w:ilvl w:val="0"/>
          <w:numId w:val="14"/>
        </w:numPr>
      </w:pPr>
      <w:r>
        <w:t>GE module to</w:t>
      </w:r>
      <w:r w:rsidR="00E90DD4">
        <w:t xml:space="preserve"> </w:t>
      </w:r>
      <w:r>
        <w:t xml:space="preserve">add </w:t>
      </w:r>
      <w:r w:rsidR="00E90DD4">
        <w:t xml:space="preserve">security to </w:t>
      </w:r>
      <w:r w:rsidR="00E90DD4" w:rsidRPr="00E90DD4">
        <w:t>backend applications</w:t>
      </w:r>
      <w:r w:rsidR="00ED7967">
        <w:t xml:space="preserve">, </w:t>
      </w:r>
      <w:r>
        <w:t xml:space="preserve">in </w:t>
      </w:r>
      <w:r>
        <w:rPr>
          <w:lang w:val="en-GB"/>
        </w:rPr>
        <w:t>fiware catalog</w:t>
      </w:r>
      <w:r w:rsidR="00ED7967">
        <w:t xml:space="preserve">: </w:t>
      </w:r>
      <w:hyperlink r:id="rId49" w:history="1">
        <w:r w:rsidRPr="00D72124">
          <w:rPr>
            <w:rStyle w:val="Lienhypertexte"/>
          </w:rPr>
          <w:t>PEP Proxy</w:t>
        </w:r>
      </w:hyperlink>
      <w:r>
        <w:t xml:space="preserve"> </w:t>
      </w:r>
    </w:p>
    <w:p w:rsidR="00ED7967" w:rsidRDefault="00ED7967" w:rsidP="00ED7967">
      <w:pPr>
        <w:ind w:left="360"/>
      </w:pPr>
    </w:p>
    <w:p w:rsidR="002D7C8C" w:rsidRPr="00ED7967" w:rsidRDefault="002D7C8C" w:rsidP="002D7C8C">
      <w:pPr>
        <w:rPr>
          <w:lang w:val="en-GB"/>
        </w:rPr>
      </w:pP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661"/>
      </w:tblGrid>
      <w:tr w:rsidR="002D7C8C" w:rsidTr="008E0EF8">
        <w:tc>
          <w:tcPr>
            <w:tcW w:w="2698" w:type="dxa"/>
          </w:tcPr>
          <w:p w:rsidR="002D7C8C" w:rsidRDefault="002D7C8C" w:rsidP="0089494C">
            <w:pPr>
              <w:rPr>
                <w:b/>
                <w:bCs/>
              </w:rPr>
            </w:pPr>
            <w:r>
              <w:rPr>
                <w:b/>
                <w:bCs/>
              </w:rPr>
              <w:t>Architecture Component</w:t>
            </w:r>
          </w:p>
        </w:tc>
        <w:tc>
          <w:tcPr>
            <w:tcW w:w="5661" w:type="dxa"/>
          </w:tcPr>
          <w:p w:rsidR="002D7C8C" w:rsidRDefault="002D7C8C" w:rsidP="0089494C">
            <w:pPr>
              <w:rPr>
                <w:b/>
                <w:bCs/>
              </w:rPr>
            </w:pPr>
            <w:r>
              <w:rPr>
                <w:b/>
                <w:bCs/>
              </w:rPr>
              <w:t>Component Elements</w:t>
            </w:r>
          </w:p>
        </w:tc>
      </w:tr>
      <w:tr w:rsidR="002D7C8C" w:rsidTr="008E0EF8">
        <w:tc>
          <w:tcPr>
            <w:tcW w:w="2698" w:type="dxa"/>
          </w:tcPr>
          <w:p w:rsidR="002D7C8C" w:rsidRDefault="002D7C8C" w:rsidP="0089494C">
            <w:r>
              <w:t>Database Server</w:t>
            </w:r>
          </w:p>
        </w:tc>
        <w:tc>
          <w:tcPr>
            <w:tcW w:w="5661" w:type="dxa"/>
          </w:tcPr>
          <w:p w:rsidR="002D7C8C" w:rsidRDefault="009D7CA7" w:rsidP="0089494C">
            <w:r>
              <w:t>changed to Postgresql</w:t>
            </w:r>
            <w:r w:rsidR="004B509A">
              <w:t xml:space="preserve"> + replica</w:t>
            </w:r>
            <w:r>
              <w:t xml:space="preserve"> instead of MySQL</w:t>
            </w:r>
          </w:p>
        </w:tc>
      </w:tr>
      <w:tr w:rsidR="002D7C8C" w:rsidTr="008E0EF8">
        <w:tc>
          <w:tcPr>
            <w:tcW w:w="2698" w:type="dxa"/>
          </w:tcPr>
          <w:p w:rsidR="002D7C8C" w:rsidRDefault="002D7C8C" w:rsidP="0089494C">
            <w:r>
              <w:t>Application</w:t>
            </w:r>
            <w:r w:rsidR="00E90DD4">
              <w:t>s</w:t>
            </w:r>
          </w:p>
        </w:tc>
        <w:tc>
          <w:tcPr>
            <w:tcW w:w="5661" w:type="dxa"/>
          </w:tcPr>
          <w:p w:rsidR="002D7C8C" w:rsidRDefault="009D7CA7" w:rsidP="0089494C">
            <w:r>
              <w:t>Keyrock (</w:t>
            </w:r>
            <w:r w:rsidR="00410691">
              <w:t xml:space="preserve">Keystone </w:t>
            </w:r>
            <w:r>
              <w:t xml:space="preserve">API backend + front-end: Horizon </w:t>
            </w:r>
            <w:r w:rsidR="009A38D3">
              <w:t>Django based application</w:t>
            </w:r>
            <w:r>
              <w:t>)</w:t>
            </w:r>
          </w:p>
          <w:p w:rsidR="009D7CA7" w:rsidRDefault="009D7CA7" w:rsidP="0089494C">
            <w:r>
              <w:t>AuthZforce</w:t>
            </w:r>
          </w:p>
          <w:p w:rsidR="009D7CA7" w:rsidRDefault="008638BB" w:rsidP="0089494C">
            <w:r>
              <w:t>PEP Proxy</w:t>
            </w:r>
          </w:p>
        </w:tc>
      </w:tr>
    </w:tbl>
    <w:p w:rsidR="002D7C8C" w:rsidRDefault="0089494C" w:rsidP="002D7C8C">
      <w:r>
        <w:br w:type="textWrapping" w:clear="all"/>
      </w:r>
    </w:p>
    <w:p w:rsidR="00FA7B54" w:rsidRDefault="00C739AA" w:rsidP="002D7C8C">
      <w:r>
        <w:t>The</w:t>
      </w:r>
      <w:r w:rsidR="00FA7B54">
        <w:t xml:space="preserve"> </w:t>
      </w:r>
      <w:r w:rsidR="00410691">
        <w:t xml:space="preserve">security </w:t>
      </w:r>
      <w:r w:rsidR="00FA7B54">
        <w:t xml:space="preserve">component </w:t>
      </w:r>
      <w:r w:rsidR="00410691">
        <w:t xml:space="preserve">is central to the platform, </w:t>
      </w:r>
      <w:r>
        <w:t xml:space="preserve">and so, </w:t>
      </w:r>
      <w:r w:rsidR="00FA7B54">
        <w:t>used b</w:t>
      </w:r>
      <w:r w:rsidR="00410691">
        <w:t>y most of other</w:t>
      </w:r>
      <w:r w:rsidR="00FA7B54">
        <w:t xml:space="preserve"> components from the platform to provide them authentication </w:t>
      </w:r>
      <w:r w:rsidR="00410691">
        <w:t xml:space="preserve">and authorization </w:t>
      </w:r>
      <w:r w:rsidR="00FA7B54">
        <w:t>management, such as Orion Context Broker, Wirecloud, CKAN, CEP, Spagobi/Knowage, as well as Business ecosystem.</w:t>
      </w:r>
    </w:p>
    <w:p w:rsidR="00410691" w:rsidRDefault="00410691" w:rsidP="002D7C8C"/>
    <w:p w:rsidR="00410691" w:rsidRDefault="00410691" w:rsidP="002D7C8C">
      <w:r>
        <w:t xml:space="preserve">The Keystone IDM, back-end of Keyrock, can </w:t>
      </w:r>
      <w:r w:rsidR="00373C65">
        <w:t xml:space="preserve">easily </w:t>
      </w:r>
      <w:r>
        <w:t>connect to an external LDAP, to authenticate and authorize users registered in it</w:t>
      </w:r>
      <w:r w:rsidR="00373C65">
        <w:t>, new users can still be added and managed through Keyrock, but not registered in the LDAP (read only)</w:t>
      </w:r>
      <w:r w:rsidR="000013BA">
        <w:t xml:space="preserve">, once a user has been identified through LDAP, the access rights are managed </w:t>
      </w:r>
      <w:r w:rsidR="00CB280B">
        <w:t xml:space="preserve">through </w:t>
      </w:r>
      <w:r w:rsidR="001F58F9">
        <w:t>the security component</w:t>
      </w:r>
      <w:r w:rsidR="00CB280B">
        <w:t>.</w:t>
      </w:r>
    </w:p>
    <w:p w:rsidR="00CB280B" w:rsidRDefault="00CB280B" w:rsidP="002D7C8C"/>
    <w:p w:rsidR="00CB280B" w:rsidRDefault="001F58F9" w:rsidP="002D7C8C">
      <w:r>
        <w:t>AuthZForce</w:t>
      </w:r>
      <w:r w:rsidRPr="00CB280B">
        <w:t xml:space="preserve"> </w:t>
      </w:r>
      <w:r>
        <w:t xml:space="preserve">is the </w:t>
      </w:r>
      <w:r w:rsidR="00CB280B">
        <w:t>PDP ((Policy Decision Point)</w:t>
      </w:r>
      <w:r>
        <w:t>,</w:t>
      </w:r>
      <w:r w:rsidR="00CB280B">
        <w:t xml:space="preserve"> </w:t>
      </w:r>
      <w:r>
        <w:t xml:space="preserve">PEP Proxy the </w:t>
      </w:r>
      <w:r w:rsidR="00CB280B" w:rsidRPr="00CB280B">
        <w:t>PEP (Policy Enforcement Point)</w:t>
      </w:r>
      <w:r>
        <w:t>.</w:t>
      </w:r>
    </w:p>
    <w:p w:rsidR="00FA7B54" w:rsidRDefault="00FA7B54" w:rsidP="002D7C8C"/>
    <w:p w:rsidR="008E0EF8" w:rsidRDefault="008E0EF8" w:rsidP="002D7C8C">
      <w:r>
        <w:t>Applications will be deployed through a service (in a Docker Stack file) providing high-av</w:t>
      </w:r>
      <w:r w:rsidR="00CB280B">
        <w:t>ailability and easy scalability, and will use the PostgreSQL</w:t>
      </w:r>
      <w:r w:rsidR="004B509A">
        <w:t xml:space="preserve"> with logical replication</w:t>
      </w:r>
      <w:r w:rsidR="00CB280B">
        <w:t xml:space="preserve"> for data persistence.</w:t>
      </w:r>
    </w:p>
    <w:p w:rsidR="00034E14" w:rsidRDefault="00034E14" w:rsidP="002D7C8C"/>
    <w:p w:rsidR="00090977" w:rsidRDefault="00E61E09" w:rsidP="008C5419">
      <w:pPr>
        <w:pStyle w:val="Titre3"/>
      </w:pPr>
      <w:bookmarkStart w:id="183" w:name="_Toc496618784"/>
      <w:bookmarkStart w:id="184" w:name="_Toc496618957"/>
      <w:bookmarkStart w:id="185" w:name="_Toc496619016"/>
      <w:bookmarkStart w:id="186" w:name="_Toc496711842"/>
      <w:bookmarkStart w:id="187" w:name="_Toc496712345"/>
      <w:bookmarkStart w:id="188" w:name="_Toc496721322"/>
      <w:bookmarkStart w:id="189" w:name="_Toc497140560"/>
      <w:bookmarkStart w:id="190" w:name="_Toc497322733"/>
      <w:bookmarkStart w:id="191" w:name="_Toc497335765"/>
      <w:bookmarkStart w:id="192" w:name="_Toc497335901"/>
      <w:bookmarkStart w:id="193" w:name="_Toc497400330"/>
      <w:bookmarkStart w:id="194" w:name="_Toc497476816"/>
      <w:bookmarkStart w:id="195" w:name="_Toc497654490"/>
      <w:bookmarkStart w:id="196" w:name="_Toc498000599"/>
      <w:bookmarkStart w:id="197" w:name="_Toc499823536"/>
      <w:bookmarkStart w:id="198" w:name="_Toc510702000"/>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r>
        <w:t xml:space="preserve">Orion </w:t>
      </w:r>
      <w:r w:rsidR="00090977">
        <w:t>Context Broker Component</w:t>
      </w:r>
      <w:bookmarkEnd w:id="197"/>
      <w:bookmarkEnd w:id="198"/>
    </w:p>
    <w:p w:rsidR="00090977" w:rsidRDefault="00090977" w:rsidP="00090977">
      <w:r>
        <w:t>This component is</w:t>
      </w:r>
      <w:r w:rsidR="00E61E09">
        <w:t xml:space="preserve"> central to the Fiware platform</w:t>
      </w:r>
      <w:r>
        <w:t>: this is the data</w:t>
      </w:r>
      <w:r w:rsidR="00E61E09">
        <w:t xml:space="preserve"> exchange</w:t>
      </w:r>
      <w:r w:rsidR="00B63CED">
        <w:t xml:space="preserve"> bus of the </w:t>
      </w:r>
      <w:r>
        <w:t>platform</w:t>
      </w:r>
      <w:r w:rsidR="00E92D07">
        <w:t>.</w:t>
      </w:r>
    </w:p>
    <w:p w:rsidR="006A56B0" w:rsidRDefault="006A56B0" w:rsidP="00090977">
      <w:r>
        <w:t xml:space="preserve">The </w:t>
      </w:r>
      <w:r w:rsidRPr="006A56B0">
        <w:t>reference implementation of the Publish/Subscribe Context Broker GE</w:t>
      </w:r>
      <w:r>
        <w:t>.</w:t>
      </w:r>
    </w:p>
    <w:p w:rsidR="006A56B0" w:rsidRDefault="006A56B0" w:rsidP="00090977">
      <w:r>
        <w:t xml:space="preserve">Orion Context Broker allows </w:t>
      </w:r>
      <w:r w:rsidRPr="006A56B0">
        <w:t xml:space="preserve">to manage the entire lifecycle of context information including updates, queries, registrations and subscriptions. </w:t>
      </w:r>
    </w:p>
    <w:p w:rsidR="006A56B0" w:rsidRDefault="006A56B0" w:rsidP="00090977">
      <w:r w:rsidRPr="006A56B0">
        <w:t xml:space="preserve">It is an </w:t>
      </w:r>
      <w:hyperlink r:id="rId50" w:history="1">
        <w:r w:rsidRPr="006A56B0">
          <w:rPr>
            <w:rStyle w:val="Lienhypertexte"/>
          </w:rPr>
          <w:t>NGSIv2</w:t>
        </w:r>
      </w:hyperlink>
      <w:r w:rsidRPr="006A56B0">
        <w:t xml:space="preserve"> server implementation to manage context information and its availability.</w:t>
      </w:r>
    </w:p>
    <w:p w:rsidR="005A5F03" w:rsidRDefault="005A5F03" w:rsidP="005A5F03">
      <w:pPr>
        <w:rPr>
          <w:rStyle w:val="Lienhypertexte"/>
        </w:rPr>
      </w:pPr>
      <w:r>
        <w:t>O</w:t>
      </w:r>
      <w:r w:rsidR="006A56B0">
        <w:t xml:space="preserve">n </w:t>
      </w:r>
      <w:r w:rsidR="00E92D07">
        <w:t>Fiware catalog</w:t>
      </w:r>
      <w:r w:rsidR="00B63CED">
        <w:t xml:space="preserve">: </w:t>
      </w:r>
      <w:hyperlink r:id="rId51" w:history="1">
        <w:r w:rsidR="00B63CED" w:rsidRPr="00B63CED">
          <w:rPr>
            <w:rStyle w:val="Lienhypertexte"/>
          </w:rPr>
          <w:t>Orion Context Broker</w:t>
        </w:r>
      </w:hyperlink>
    </w:p>
    <w:p w:rsidR="005A5F03" w:rsidRPr="005A5F03" w:rsidRDefault="005A5F03" w:rsidP="005A5F03">
      <w:r>
        <w:t xml:space="preserve">On Readthedocs: </w:t>
      </w:r>
      <w:hyperlink r:id="rId52" w:history="1">
        <w:r w:rsidRPr="005A5F03">
          <w:rPr>
            <w:rStyle w:val="Lienhypertexte"/>
          </w:rPr>
          <w:t>Orio</w:t>
        </w:r>
        <w:r w:rsidR="000A7C4C">
          <w:rPr>
            <w:rStyle w:val="Lienhypertexte"/>
          </w:rPr>
          <w:t>n documentatio</w:t>
        </w:r>
        <w:r w:rsidRPr="005A5F03">
          <w:rPr>
            <w:rStyle w:val="Lienhypertexte"/>
          </w:rPr>
          <w:t>n</w:t>
        </w:r>
      </w:hyperlink>
    </w:p>
    <w:p w:rsidR="006A56B0" w:rsidRDefault="006A56B0" w:rsidP="00090977"/>
    <w:p w:rsidR="00E61E09" w:rsidRDefault="00E61E09" w:rsidP="00090977"/>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E61E09" w:rsidTr="00E61E09">
        <w:tc>
          <w:tcPr>
            <w:tcW w:w="2698" w:type="dxa"/>
          </w:tcPr>
          <w:p w:rsidR="00E61E09" w:rsidRDefault="00E61E09" w:rsidP="00E61E09">
            <w:pPr>
              <w:rPr>
                <w:b/>
                <w:bCs/>
              </w:rPr>
            </w:pPr>
            <w:r>
              <w:rPr>
                <w:b/>
                <w:bCs/>
              </w:rPr>
              <w:t>Architecture Component</w:t>
            </w:r>
          </w:p>
        </w:tc>
        <w:tc>
          <w:tcPr>
            <w:tcW w:w="3818" w:type="dxa"/>
          </w:tcPr>
          <w:p w:rsidR="00E61E09" w:rsidRDefault="00E61E09" w:rsidP="00E61E09">
            <w:pPr>
              <w:rPr>
                <w:b/>
                <w:bCs/>
              </w:rPr>
            </w:pPr>
            <w:r>
              <w:rPr>
                <w:b/>
                <w:bCs/>
              </w:rPr>
              <w:t>Component Elements</w:t>
            </w:r>
          </w:p>
        </w:tc>
      </w:tr>
      <w:tr w:rsidR="00E61E09" w:rsidTr="00E61E09">
        <w:tc>
          <w:tcPr>
            <w:tcW w:w="2698" w:type="dxa"/>
          </w:tcPr>
          <w:p w:rsidR="00E61E09" w:rsidRDefault="00E61E09" w:rsidP="00E61E09">
            <w:r>
              <w:t>Database Server</w:t>
            </w:r>
          </w:p>
        </w:tc>
        <w:tc>
          <w:tcPr>
            <w:tcW w:w="3818" w:type="dxa"/>
          </w:tcPr>
          <w:p w:rsidR="00E61E09" w:rsidRDefault="00E61E09" w:rsidP="00E61E09">
            <w:r>
              <w:t>MongoDB</w:t>
            </w:r>
          </w:p>
        </w:tc>
      </w:tr>
      <w:tr w:rsidR="00E61E09" w:rsidTr="00E61E09">
        <w:tc>
          <w:tcPr>
            <w:tcW w:w="2698" w:type="dxa"/>
          </w:tcPr>
          <w:p w:rsidR="00E61E09" w:rsidRDefault="00546F38" w:rsidP="00E61E09">
            <w:r>
              <w:t>Application</w:t>
            </w:r>
            <w:r w:rsidR="0001581B">
              <w:t>s</w:t>
            </w:r>
          </w:p>
        </w:tc>
        <w:tc>
          <w:tcPr>
            <w:tcW w:w="3818" w:type="dxa"/>
          </w:tcPr>
          <w:p w:rsidR="00E61E09" w:rsidRDefault="00E61E09" w:rsidP="00E61E09">
            <w:r>
              <w:t xml:space="preserve">Orion context </w:t>
            </w:r>
            <w:r w:rsidR="00184779">
              <w:t>broker</w:t>
            </w:r>
          </w:p>
          <w:p w:rsidR="00E61E09" w:rsidRDefault="0001581B" w:rsidP="00E61E09">
            <w:r>
              <w:t>Rush notification relayer (queue notifications to reduce load on Orion)</w:t>
            </w:r>
          </w:p>
        </w:tc>
      </w:tr>
    </w:tbl>
    <w:p w:rsidR="00E61E09" w:rsidRDefault="00E61E09" w:rsidP="00090977"/>
    <w:p w:rsidR="002B4E0C" w:rsidRDefault="00B77801" w:rsidP="00090977">
      <w:r>
        <w:t>Context information follows the model presented in figure 5:</w:t>
      </w:r>
    </w:p>
    <w:p w:rsidR="00B77801" w:rsidRDefault="002B4E0C" w:rsidP="00B77801">
      <w:pPr>
        <w:keepNext/>
      </w:pPr>
      <w:r>
        <w:rPr>
          <w:noProof/>
          <w:lang w:val="fr-FR" w:eastAsia="fr-FR"/>
        </w:rPr>
        <w:lastRenderedPageBreak/>
        <w:drawing>
          <wp:inline distT="0" distB="0" distL="0" distR="0" wp14:anchorId="60AB38F2" wp14:editId="62CF0883">
            <wp:extent cx="6000750" cy="775335"/>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ware_Context_Element_Structure_Model.jpg"/>
                    <pic:cNvPicPr/>
                  </pic:nvPicPr>
                  <pic:blipFill>
                    <a:blip r:embed="rId53">
                      <a:extLst>
                        <a:ext uri="{28A0092B-C50C-407E-A947-70E740481C1C}">
                          <a14:useLocalDpi xmlns:a14="http://schemas.microsoft.com/office/drawing/2010/main" val="0"/>
                        </a:ext>
                      </a:extLst>
                    </a:blip>
                    <a:stretch>
                      <a:fillRect/>
                    </a:stretch>
                  </pic:blipFill>
                  <pic:spPr>
                    <a:xfrm>
                      <a:off x="0" y="0"/>
                      <a:ext cx="6000750" cy="775335"/>
                    </a:xfrm>
                    <a:prstGeom prst="rect">
                      <a:avLst/>
                    </a:prstGeom>
                  </pic:spPr>
                </pic:pic>
              </a:graphicData>
            </a:graphic>
          </wp:inline>
        </w:drawing>
      </w:r>
    </w:p>
    <w:p w:rsidR="002B4E0C" w:rsidRDefault="00B77801" w:rsidP="00B77801">
      <w:pPr>
        <w:pStyle w:val="Lgende"/>
      </w:pPr>
      <w:r>
        <w:t xml:space="preserve">Figure </w:t>
      </w:r>
      <w:r>
        <w:fldChar w:fldCharType="begin"/>
      </w:r>
      <w:r>
        <w:instrText xml:space="preserve"> SEQ Figure \* ARABIC </w:instrText>
      </w:r>
      <w:r>
        <w:fldChar w:fldCharType="separate"/>
      </w:r>
      <w:r w:rsidR="00A27A1E">
        <w:rPr>
          <w:noProof/>
        </w:rPr>
        <w:t>8</w:t>
      </w:r>
      <w:r>
        <w:fldChar w:fldCharType="end"/>
      </w:r>
      <w:r>
        <w:t>: Context Element Model</w:t>
      </w:r>
    </w:p>
    <w:p w:rsidR="00B77801" w:rsidRDefault="00B77801" w:rsidP="00090977">
      <w:r>
        <w:t>A context element must provide an Entity ID, and an Entity Type, it can have as many attributes as needed, and each attribute can have as many Meta-data as needed.</w:t>
      </w:r>
    </w:p>
    <w:p w:rsidR="00B77801" w:rsidRDefault="00B77801" w:rsidP="00090977"/>
    <w:p w:rsidR="002B4E0C" w:rsidRDefault="00B77801" w:rsidP="00090977">
      <w:r>
        <w:t>The NGSI RESTful API manipulate context elements in JSON format.</w:t>
      </w:r>
    </w:p>
    <w:p w:rsidR="00B77801" w:rsidRDefault="00B77801" w:rsidP="00090977"/>
    <w:p w:rsidR="00B77801" w:rsidRDefault="00B77801" w:rsidP="00090977">
      <w:r>
        <w:t>Context Broker as a central component interact with many other components</w:t>
      </w:r>
      <w:r w:rsidR="000E3304">
        <w:t xml:space="preserve"> such as IOT Agents, Cosmos (Cygnus and Comet),</w:t>
      </w:r>
      <w:r w:rsidR="00C00BE1">
        <w:t xml:space="preserve"> CEP</w:t>
      </w:r>
      <w:r w:rsidR="00D550F1">
        <w:t>, Wirecloud</w:t>
      </w:r>
    </w:p>
    <w:p w:rsidR="00C00BE1" w:rsidRDefault="00C00BE1" w:rsidP="00090977">
      <w:r>
        <w:t>Context Brok</w:t>
      </w:r>
      <w:r w:rsidR="0000053D">
        <w:t>er is secured through</w:t>
      </w:r>
      <w:r>
        <w:t xml:space="preserve"> the </w:t>
      </w:r>
      <w:r w:rsidR="00D550F1">
        <w:t xml:space="preserve">Keyrock </w:t>
      </w:r>
      <w:r>
        <w:t>IDM security component</w:t>
      </w:r>
      <w:r w:rsidR="00D550F1">
        <w:t xml:space="preserve"> and PEP proxy</w:t>
      </w:r>
      <w:r w:rsidR="0001581B">
        <w:t>.</w:t>
      </w:r>
    </w:p>
    <w:p w:rsidR="002071C2" w:rsidRDefault="002071C2" w:rsidP="00090977"/>
    <w:p w:rsidR="002071C2" w:rsidRDefault="0083266D" w:rsidP="00090977">
      <w:r>
        <w:t>To provide high availability and scalability, the Orion component is deployed as a service through a Docker stack file, meaning that several container instances of Orion will run to provide HA, scalability.</w:t>
      </w:r>
    </w:p>
    <w:p w:rsidR="0083266D" w:rsidRDefault="0083266D" w:rsidP="00090977"/>
    <w:p w:rsidR="0083266D" w:rsidRDefault="0083266D" w:rsidP="00090977">
      <w:r>
        <w:t xml:space="preserve">To reduce the load on Orion for managing notifications it’s possible to use a specific additional component: </w:t>
      </w:r>
      <w:hyperlink r:id="rId54" w:history="1">
        <w:r w:rsidRPr="0083266D">
          <w:rPr>
            <w:rStyle w:val="Lienhypertexte"/>
          </w:rPr>
          <w:t>Rush</w:t>
        </w:r>
      </w:hyperlink>
      <w:r>
        <w:t xml:space="preserve"> as a notification relayer</w:t>
      </w:r>
      <w:r w:rsidR="006F3DC5">
        <w:t xml:space="preserve"> (</w:t>
      </w:r>
      <w:hyperlink r:id="rId55" w:history="1">
        <w:r w:rsidR="006F3DC5" w:rsidRPr="006F3DC5">
          <w:rPr>
            <w:rStyle w:val="Lienhypertexte"/>
          </w:rPr>
          <w:t>Rush on Telefonica github</w:t>
        </w:r>
      </w:hyperlink>
      <w:r w:rsidR="006F3DC5">
        <w:t>)</w:t>
      </w:r>
      <w:r w:rsidR="002C425E">
        <w:t xml:space="preserve">, a Docker file: </w:t>
      </w:r>
      <w:hyperlink r:id="rId56" w:history="1">
        <w:r w:rsidR="002C425E" w:rsidRPr="002C425E">
          <w:rPr>
            <w:rStyle w:val="Lienhypertexte"/>
          </w:rPr>
          <w:t>OrionRush on github</w:t>
        </w:r>
      </w:hyperlink>
    </w:p>
    <w:p w:rsidR="00B77801" w:rsidRPr="00F2163C" w:rsidRDefault="00B77801" w:rsidP="00090977"/>
    <w:p w:rsidR="00090977" w:rsidRDefault="00090977" w:rsidP="006F6545">
      <w:pPr>
        <w:pStyle w:val="Titre3"/>
      </w:pPr>
      <w:bookmarkStart w:id="199" w:name="_Toc499823537"/>
      <w:bookmarkStart w:id="200" w:name="_Toc510702001"/>
      <w:r>
        <w:t xml:space="preserve">MongoDB </w:t>
      </w:r>
      <w:r w:rsidR="009F516B">
        <w:t xml:space="preserve">Cluster </w:t>
      </w:r>
      <w:r>
        <w:t>Component</w:t>
      </w:r>
      <w:bookmarkEnd w:id="199"/>
      <w:bookmarkEnd w:id="200"/>
    </w:p>
    <w:p w:rsidR="00384B07" w:rsidRDefault="00B63CED" w:rsidP="00090977">
      <w:r>
        <w:t xml:space="preserve">This component is the </w:t>
      </w:r>
      <w:hyperlink r:id="rId57" w:history="1">
        <w:r w:rsidRPr="000B5CD1">
          <w:rPr>
            <w:rStyle w:val="Lienhypertexte"/>
          </w:rPr>
          <w:t>MongoDB</w:t>
        </w:r>
      </w:hyperlink>
      <w:r>
        <w:t xml:space="preserve"> No</w:t>
      </w:r>
      <w:r w:rsidR="00090977">
        <w:t>SQL</w:t>
      </w:r>
      <w:r w:rsidR="00960C90">
        <w:t xml:space="preserve"> database cluster global to the </w:t>
      </w:r>
      <w:r w:rsidR="00090977">
        <w:t>platfor</w:t>
      </w:r>
      <w:r w:rsidR="00914615">
        <w:t>m.</w:t>
      </w:r>
    </w:p>
    <w:p w:rsidR="00AB5139" w:rsidRDefault="00914615" w:rsidP="00090977">
      <w:r>
        <w:t>S</w:t>
      </w:r>
      <w:r w:rsidR="00090977">
        <w:t>everal Fiware components use Mong</w:t>
      </w:r>
      <w:r w:rsidR="00184779">
        <w:t>oDB to persist data, among them</w:t>
      </w:r>
      <w:r w:rsidR="00090977">
        <w:t>: Orion, IDAS, Comet STH</w:t>
      </w:r>
      <w:r w:rsidR="009F516B">
        <w:t>.</w:t>
      </w:r>
    </w:p>
    <w:p w:rsidR="00FD458D" w:rsidRDefault="00FD458D" w:rsidP="00090977">
      <w:r>
        <w:t>Clustering is native in MongoDB</w:t>
      </w:r>
      <w:r w:rsidR="00D10440">
        <w:t>, a MongoDB cluster can be scaled horizontally</w:t>
      </w:r>
      <w:r w:rsidR="002328C0">
        <w:t>, sharding can be done on documents through replicas.</w:t>
      </w:r>
    </w:p>
    <w:p w:rsidR="009F516B" w:rsidRDefault="00FD458D" w:rsidP="00090977">
      <w:r>
        <w:t>The component</w:t>
      </w:r>
      <w:r w:rsidR="008E0EF8">
        <w:t xml:space="preserve"> is deployed as a cluster of MongoDB nodes</w:t>
      </w:r>
      <w:r w:rsidR="002328C0">
        <w:t xml:space="preserve"> as containers in the swarm</w:t>
      </w:r>
      <w:r w:rsidR="008E0EF8">
        <w:t xml:space="preserve">, as a </w:t>
      </w:r>
      <w:r w:rsidR="00FB32AC">
        <w:t xml:space="preserve">Docker service through a </w:t>
      </w:r>
      <w:r w:rsidR="008E0EF8">
        <w:t>Stack file.</w:t>
      </w:r>
    </w:p>
    <w:p w:rsidR="002328C0" w:rsidRDefault="002328C0" w:rsidP="00090977">
      <w:r>
        <w:t>Each container should point to a volume on the host for data persistence.</w:t>
      </w:r>
    </w:p>
    <w:p w:rsidR="008E0EF8" w:rsidRPr="00F2163C" w:rsidRDefault="008E0EF8" w:rsidP="00090977"/>
    <w:p w:rsidR="00090977" w:rsidRDefault="001115BF" w:rsidP="006F6545">
      <w:pPr>
        <w:pStyle w:val="Titre3"/>
      </w:pPr>
      <w:bookmarkStart w:id="201" w:name="_Toc499823538"/>
      <w:bookmarkStart w:id="202" w:name="_Toc510702002"/>
      <w:r>
        <w:t xml:space="preserve">PostgreSQL </w:t>
      </w:r>
      <w:r w:rsidR="004B509A">
        <w:t>database</w:t>
      </w:r>
      <w:r w:rsidR="00090977">
        <w:t xml:space="preserve"> Component</w:t>
      </w:r>
      <w:bookmarkEnd w:id="201"/>
      <w:bookmarkEnd w:id="202"/>
    </w:p>
    <w:p w:rsidR="00090977" w:rsidRDefault="00090977" w:rsidP="00090977">
      <w:r>
        <w:t xml:space="preserve">This component is </w:t>
      </w:r>
      <w:r w:rsidR="00B63CED">
        <w:t xml:space="preserve">the cluster of </w:t>
      </w:r>
      <w:hyperlink r:id="rId58" w:history="1">
        <w:r w:rsidR="00B63CED" w:rsidRPr="00793D77">
          <w:rPr>
            <w:rStyle w:val="Lienhypertexte"/>
          </w:rPr>
          <w:t>PostgreSQL</w:t>
        </w:r>
      </w:hyperlink>
      <w:r w:rsidR="00B63CED">
        <w:t xml:space="preserve"> database server</w:t>
      </w:r>
      <w:r w:rsidR="00793D77">
        <w:t>s</w:t>
      </w:r>
      <w:r w:rsidR="00B63CED">
        <w:t xml:space="preserve"> of</w:t>
      </w:r>
      <w:r>
        <w:t xml:space="preserve"> the Fiware platform</w:t>
      </w:r>
      <w:r w:rsidR="00B63CED">
        <w:t>.</w:t>
      </w:r>
    </w:p>
    <w:p w:rsidR="00B63CED" w:rsidRDefault="00B63CED" w:rsidP="00090977">
      <w:r>
        <w:t xml:space="preserve">The component </w:t>
      </w:r>
      <w:r w:rsidR="004B509A">
        <w:t>was originally</w:t>
      </w:r>
      <w:r>
        <w:t xml:space="preserve"> </w:t>
      </w:r>
      <w:r w:rsidR="00843770">
        <w:t xml:space="preserve">thought </w:t>
      </w:r>
      <w:r w:rsidR="004B509A">
        <w:t>based</w:t>
      </w:r>
      <w:r>
        <w:t xml:space="preserve"> on </w:t>
      </w:r>
      <w:hyperlink r:id="rId59" w:history="1">
        <w:r w:rsidRPr="00793D77">
          <w:rPr>
            <w:rStyle w:val="Lienhypertexte"/>
          </w:rPr>
          <w:t>Citus</w:t>
        </w:r>
      </w:hyperlink>
      <w:r>
        <w:t>, an open source clustering solution for PostgreSQL</w:t>
      </w:r>
      <w:r w:rsidR="004B509A">
        <w:t>, but the only feature that was really interesting: sharding with high availability is not free and comes only with the ent</w:t>
      </w:r>
      <w:r w:rsidR="00FA7009">
        <w:t>er</w:t>
      </w:r>
      <w:r w:rsidR="004B509A">
        <w:t xml:space="preserve">prise </w:t>
      </w:r>
      <w:r w:rsidR="00FA7009">
        <w:t>edition of the product..</w:t>
      </w:r>
      <w:r>
        <w:t>.</w:t>
      </w:r>
    </w:p>
    <w:p w:rsidR="00FA7009" w:rsidRDefault="00FA7009" w:rsidP="00090977">
      <w:r>
        <w:t>Moreover since Postgres is mainly used for application persistence, but not for data history storage, behind the Cygnus/STH component, the historical data storage is the MongoDB cluster.</w:t>
      </w:r>
    </w:p>
    <w:p w:rsidR="00843770" w:rsidRDefault="00843770" w:rsidP="00090977"/>
    <w:p w:rsidR="00FA7009" w:rsidRDefault="00FA7009" w:rsidP="00090977">
      <w:r>
        <w:t xml:space="preserve">In addition a test has recently revealed that the Cygnus postgres sink doesn’t work with recent version of the software (postgres, Cygnus, latest version), </w:t>
      </w:r>
      <w:r w:rsidR="00843770">
        <w:t>maybe</w:t>
      </w:r>
      <w:r w:rsidR="007C6E7C">
        <w:t xml:space="preserve"> we should try with older versions, but it will remove the possibility to use logical replication available in postgres 10.</w:t>
      </w:r>
    </w:p>
    <w:p w:rsidR="00AB5139" w:rsidRDefault="00AB5139" w:rsidP="00090977"/>
    <w:p w:rsidR="00B63CED" w:rsidRDefault="00B63CED" w:rsidP="00090977">
      <w:r>
        <w:t>PostgreSQL is used by several components in the platform: such as CKAN</w:t>
      </w:r>
      <w:r w:rsidR="000F242C">
        <w:t>, Wirecloud</w:t>
      </w:r>
      <w:r>
        <w:t xml:space="preserve">, and those that will be changed from MySQL to PostgreSQL like Keyrock, </w:t>
      </w:r>
      <w:r w:rsidR="00E03667">
        <w:t>Biz Eco System</w:t>
      </w:r>
      <w:r w:rsidR="00EF03E5">
        <w:t>.</w:t>
      </w:r>
    </w:p>
    <w:p w:rsidR="00850B3D" w:rsidRDefault="00850B3D" w:rsidP="00090977"/>
    <w:p w:rsidR="007C6E7C" w:rsidRDefault="007C6E7C" w:rsidP="00090977">
      <w:r>
        <w:t xml:space="preserve">In case </w:t>
      </w:r>
      <w:r w:rsidR="00843770">
        <w:t xml:space="preserve">we want to </w:t>
      </w:r>
      <w:r>
        <w:t>use postgres for historical data, Citus remains an interesting solution:</w:t>
      </w:r>
    </w:p>
    <w:p w:rsidR="00765758" w:rsidRDefault="00850B3D" w:rsidP="00090977">
      <w:r w:rsidRPr="00850B3D">
        <w:t xml:space="preserve">Citus extends PostgreSQL to support distributed SQL queries. On top of PostgreSQL, Citus comes with its own transparent sharding, replication, distributed query planner and executor logic which enable execution of distributed SQL queries in parallel. </w:t>
      </w:r>
    </w:p>
    <w:p w:rsidR="00850B3D" w:rsidRDefault="00850B3D" w:rsidP="00090977">
      <w:r w:rsidRPr="00850B3D">
        <w:t>This provides Hadoop-like fault tolerance, scalability and recovery from mid-query failures while allowing large datasets to be queried orders of magnitude faster than what has been possible on PostgreSQL before.</w:t>
      </w:r>
    </w:p>
    <w:p w:rsidR="00AB5139" w:rsidRDefault="00AB5139" w:rsidP="00090977"/>
    <w:p w:rsidR="00AB5139" w:rsidRDefault="00AB5139" w:rsidP="00090977">
      <w:r>
        <w:t xml:space="preserve">In Citus architecture, the manager is a specific PostgreSQL </w:t>
      </w:r>
      <w:r w:rsidR="000B6113">
        <w:t>database server</w:t>
      </w:r>
      <w:r>
        <w:t xml:space="preserve"> instance that need</w:t>
      </w:r>
      <w:r w:rsidR="000B6113">
        <w:t>s</w:t>
      </w:r>
      <w:r>
        <w:t xml:space="preserve"> a replication to insure m</w:t>
      </w:r>
      <w:r w:rsidR="000B6113">
        <w:t>anager fail-over and provides complete</w:t>
      </w:r>
      <w:r>
        <w:t xml:space="preserve"> high </w:t>
      </w:r>
      <w:r w:rsidR="00716977">
        <w:t>availability</w:t>
      </w:r>
      <w:r w:rsidR="00034802">
        <w:t>.</w:t>
      </w:r>
    </w:p>
    <w:p w:rsidR="007C6E7C" w:rsidRDefault="007C6E7C" w:rsidP="00090977"/>
    <w:p w:rsidR="00034802" w:rsidRDefault="00034802" w:rsidP="00090977">
      <w:r>
        <w:t>Several</w:t>
      </w:r>
      <w:r w:rsidR="00FD458D">
        <w:t xml:space="preserve"> replication solutions exist</w:t>
      </w:r>
      <w:r>
        <w:t xml:space="preserve"> for PostgreSQL, the </w:t>
      </w:r>
      <w:r w:rsidR="00850B3D">
        <w:t>recommendation</w:t>
      </w:r>
      <w:r w:rsidR="00352E18">
        <w:t xml:space="preserve"> from Citus</w:t>
      </w:r>
      <w:r w:rsidR="000F242C">
        <w:t>Data</w:t>
      </w:r>
      <w:r w:rsidR="00850B3D">
        <w:t xml:space="preserve"> is </w:t>
      </w:r>
      <w:hyperlink r:id="rId60" w:history="1">
        <w:r w:rsidR="00850B3D" w:rsidRPr="005E2EB5">
          <w:rPr>
            <w:rStyle w:val="Lienhypertexte"/>
          </w:rPr>
          <w:t>PostgreSQL integrated Streaming replication</w:t>
        </w:r>
      </w:hyperlink>
      <w:r w:rsidR="000F242C">
        <w:t>.</w:t>
      </w:r>
    </w:p>
    <w:p w:rsidR="00126985" w:rsidRDefault="00126985" w:rsidP="00090977"/>
    <w:p w:rsidR="00AB5139" w:rsidRDefault="007C6E7C" w:rsidP="00090977">
      <w:r>
        <w:t>But in this first step, postgresql databases just need to be high available for applications, the new logical replication feature available in the 10 version of the software is the best candidate for a really simple and safe solution to replicate postgres databases.</w:t>
      </w:r>
    </w:p>
    <w:p w:rsidR="007C6E7C" w:rsidRPr="00F2163C" w:rsidRDefault="007C6E7C" w:rsidP="00090977">
      <w:r>
        <w:t xml:space="preserve">See </w:t>
      </w:r>
      <w:hyperlink r:id="rId61" w:history="1">
        <w:r w:rsidRPr="00820A62">
          <w:rPr>
            <w:rStyle w:val="Lienhypertexte"/>
          </w:rPr>
          <w:t xml:space="preserve">documentation </w:t>
        </w:r>
        <w:r w:rsidR="00820A62">
          <w:rPr>
            <w:rStyle w:val="Lienhypertexte"/>
          </w:rPr>
          <w:t>at</w:t>
        </w:r>
        <w:r w:rsidRPr="00820A62">
          <w:rPr>
            <w:rStyle w:val="Lienhypertexte"/>
          </w:rPr>
          <w:t xml:space="preserve"> postgre</w:t>
        </w:r>
        <w:r w:rsidR="00820A62">
          <w:rPr>
            <w:rStyle w:val="Lienhypertexte"/>
          </w:rPr>
          <w:t>s site</w:t>
        </w:r>
      </w:hyperlink>
    </w:p>
    <w:p w:rsidR="00F577C1" w:rsidRDefault="001115BF" w:rsidP="005F14A1">
      <w:pPr>
        <w:pStyle w:val="Titre3"/>
      </w:pPr>
      <w:bookmarkStart w:id="203" w:name="_Toc499823539"/>
      <w:bookmarkStart w:id="204" w:name="_Toc510702003"/>
      <w:r>
        <w:t>Galera/MySQL Cluster</w:t>
      </w:r>
      <w:r w:rsidR="00F577C1">
        <w:t xml:space="preserve"> Component</w:t>
      </w:r>
      <w:bookmarkEnd w:id="203"/>
      <w:bookmarkEnd w:id="204"/>
    </w:p>
    <w:p w:rsidR="001115BF" w:rsidRDefault="006F6764" w:rsidP="00F577C1">
      <w:r>
        <w:t>This component should be</w:t>
      </w:r>
      <w:r w:rsidR="00F577C1">
        <w:t xml:space="preserve"> the cluster of </w:t>
      </w:r>
      <w:r w:rsidR="001115BF">
        <w:t xml:space="preserve">MySQL </w:t>
      </w:r>
      <w:r w:rsidR="00F577C1">
        <w:t>database servers of the Fiware platform.</w:t>
      </w:r>
    </w:p>
    <w:p w:rsidR="006F6764" w:rsidRPr="00AF3430" w:rsidRDefault="006F6764" w:rsidP="00F577C1">
      <w:pPr>
        <w:rPr>
          <w:b/>
        </w:rPr>
      </w:pPr>
      <w:r w:rsidRPr="00AF3430">
        <w:rPr>
          <w:b/>
        </w:rPr>
        <w:t>This component will be installed only if changing from mySQL to PostgreSQL for a module is too complex or impossible.</w:t>
      </w:r>
    </w:p>
    <w:p w:rsidR="000D037A" w:rsidRDefault="000D037A" w:rsidP="00F577C1"/>
    <w:p w:rsidR="006F6764" w:rsidRDefault="006F6764" w:rsidP="00F577C1">
      <w:r>
        <w:t>Any MySQL database</w:t>
      </w:r>
      <w:r w:rsidR="001A49CD">
        <w:t xml:space="preserve"> that can’t be replace</w:t>
      </w:r>
      <w:r w:rsidR="004069CD">
        <w:t>d</w:t>
      </w:r>
      <w:r w:rsidR="001A49CD">
        <w:t xml:space="preserve"> with PostgreSQL</w:t>
      </w:r>
      <w:r w:rsidR="004069CD">
        <w:t>,</w:t>
      </w:r>
      <w:r>
        <w:t xml:space="preserve"> should be replaced by MariaDB, </w:t>
      </w:r>
    </w:p>
    <w:p w:rsidR="006F6764" w:rsidRDefault="001115BF" w:rsidP="00F577C1">
      <w:pPr>
        <w:rPr>
          <w:rStyle w:val="Lienhypertexte"/>
        </w:rPr>
      </w:pPr>
      <w:r>
        <w:t xml:space="preserve">To provide high availability and scalability the component will be based on a </w:t>
      </w:r>
      <w:r w:rsidR="006F6764">
        <w:t xml:space="preserve">MySQL/MariaDB </w:t>
      </w:r>
      <w:r>
        <w:t>cluster</w:t>
      </w:r>
      <w:r w:rsidR="006F6764">
        <w:t>ing solution</w:t>
      </w:r>
      <w:r>
        <w:t xml:space="preserve">: </w:t>
      </w:r>
      <w:hyperlink r:id="rId62" w:history="1">
        <w:r w:rsidRPr="00EB401F">
          <w:rPr>
            <w:rStyle w:val="Lienhypertexte"/>
          </w:rPr>
          <w:t>Galera cluster</w:t>
        </w:r>
      </w:hyperlink>
      <w:r w:rsidR="00EF03E5">
        <w:rPr>
          <w:rStyle w:val="Lienhypertexte"/>
        </w:rPr>
        <w:t>.</w:t>
      </w:r>
    </w:p>
    <w:p w:rsidR="006F6764" w:rsidRPr="006F6764" w:rsidRDefault="00EF03E5" w:rsidP="00EF03E5">
      <w:r>
        <w:t>There is a MariaDB</w:t>
      </w:r>
      <w:r w:rsidR="00B317EE">
        <w:t xml:space="preserve"> and</w:t>
      </w:r>
      <w:r>
        <w:t xml:space="preserve"> Galera integration chapter on </w:t>
      </w:r>
      <w:hyperlink r:id="rId63" w:history="1">
        <w:r w:rsidRPr="00EF03E5">
          <w:rPr>
            <w:rStyle w:val="Lienhypertexte"/>
          </w:rPr>
          <w:t>MariaDB web site</w:t>
        </w:r>
      </w:hyperlink>
      <w:r>
        <w:t>.</w:t>
      </w:r>
    </w:p>
    <w:p w:rsidR="00A7296C" w:rsidRDefault="00A7296C" w:rsidP="00A7296C">
      <w:pPr>
        <w:pStyle w:val="Titre3"/>
      </w:pPr>
      <w:bookmarkStart w:id="205" w:name="_Toc499823540"/>
      <w:bookmarkStart w:id="206" w:name="_Toc510702004"/>
      <w:r>
        <w:t>Cosmos Big Data Component</w:t>
      </w:r>
      <w:bookmarkEnd w:id="205"/>
      <w:bookmarkEnd w:id="206"/>
    </w:p>
    <w:p w:rsidR="00651EB6" w:rsidRDefault="00090977" w:rsidP="00A7296C">
      <w:r>
        <w:t xml:space="preserve">This component is the Big Data </w:t>
      </w:r>
      <w:r w:rsidR="00172EE5">
        <w:t xml:space="preserve">and data history </w:t>
      </w:r>
      <w:r w:rsidR="00651EB6">
        <w:t>GE of the Fiware platform.</w:t>
      </w:r>
    </w:p>
    <w:p w:rsidR="00651EB6" w:rsidRDefault="00651EB6" w:rsidP="00A7296C"/>
    <w:p w:rsidR="00A7296C" w:rsidRDefault="00EF03E5" w:rsidP="00A7296C">
      <w:r>
        <w:t xml:space="preserve">As the most complex component, </w:t>
      </w:r>
      <w:r w:rsidR="00090977">
        <w:t>it’s composed of many modules:</w:t>
      </w:r>
    </w:p>
    <w:p w:rsidR="00E702E7" w:rsidRDefault="00C7350C" w:rsidP="0047663D">
      <w:pPr>
        <w:pStyle w:val="Paragraphedeliste"/>
        <w:numPr>
          <w:ilvl w:val="0"/>
          <w:numId w:val="23"/>
        </w:numPr>
      </w:pPr>
      <w:r>
        <w:t>Cygnus</w:t>
      </w:r>
      <w:r w:rsidR="00EF03E5">
        <w:t>, as an interface between the context broker and the different data history storages</w:t>
      </w:r>
    </w:p>
    <w:p w:rsidR="00C7350C" w:rsidRDefault="00C7350C" w:rsidP="0047663D">
      <w:pPr>
        <w:pStyle w:val="Paragraphedeliste"/>
        <w:numPr>
          <w:ilvl w:val="0"/>
          <w:numId w:val="23"/>
        </w:numPr>
      </w:pPr>
      <w:r>
        <w:t>Comet STH</w:t>
      </w:r>
      <w:r w:rsidR="00A226BA">
        <w:t xml:space="preserve"> for Short Term History</w:t>
      </w:r>
      <w:r w:rsidR="000A7C4C">
        <w:t xml:space="preserve"> storage, uses MongoDB to persist the data sent through the context broker.</w:t>
      </w:r>
    </w:p>
    <w:p w:rsidR="00C7350C" w:rsidRDefault="00EF03E5" w:rsidP="0047663D">
      <w:pPr>
        <w:pStyle w:val="Paragraphedeliste"/>
        <w:numPr>
          <w:ilvl w:val="0"/>
          <w:numId w:val="23"/>
        </w:numPr>
      </w:pPr>
      <w:r>
        <w:t xml:space="preserve">An </w:t>
      </w:r>
      <w:r w:rsidR="00C7350C">
        <w:t>Hadoop</w:t>
      </w:r>
      <w:r w:rsidR="00172EE5">
        <w:t xml:space="preserve"> ecosystem</w:t>
      </w:r>
      <w:r w:rsidR="00972ABF">
        <w:t xml:space="preserve"> (HAAS)</w:t>
      </w:r>
      <w:r w:rsidR="000A7C4C">
        <w:t xml:space="preserve"> to store and process</w:t>
      </w:r>
      <w:r w:rsidR="00647F6C">
        <w:t xml:space="preserve"> (batch or stream)</w:t>
      </w:r>
      <w:r w:rsidR="000A7C4C">
        <w:t xml:space="preserve"> long term history</w:t>
      </w:r>
      <w:r w:rsidR="00647F6C">
        <w:t xml:space="preserve"> for analytics purposes</w:t>
      </w:r>
      <w:r w:rsidR="000A7C4C">
        <w:t>.</w:t>
      </w:r>
    </w:p>
    <w:p w:rsidR="00972ABF" w:rsidRDefault="00972ABF" w:rsidP="00972ABF">
      <w:pPr>
        <w:ind w:left="360"/>
      </w:pPr>
    </w:p>
    <w:p w:rsidR="00E85A68" w:rsidRPr="00E85A68" w:rsidRDefault="00E85A68" w:rsidP="00E85A68">
      <w:pPr>
        <w:rPr>
          <w:lang w:val="en-GB"/>
        </w:rPr>
      </w:pPr>
      <w:r>
        <w:rPr>
          <w:lang w:val="en-GB"/>
        </w:rPr>
        <w:t xml:space="preserve">Hadoop HDFS provides </w:t>
      </w:r>
      <w:r w:rsidRPr="00E85A68">
        <w:rPr>
          <w:lang w:val="en-GB"/>
        </w:rPr>
        <w:t>Distributed storage.</w:t>
      </w:r>
    </w:p>
    <w:p w:rsidR="00E85A68" w:rsidRPr="00E85A68" w:rsidRDefault="00E85A68" w:rsidP="00E85A68">
      <w:pPr>
        <w:rPr>
          <w:lang w:val="en-GB"/>
        </w:rPr>
      </w:pPr>
      <w:r w:rsidRPr="00E85A68">
        <w:rPr>
          <w:lang w:val="en-GB"/>
        </w:rPr>
        <w:t>Distributed batch processing</w:t>
      </w:r>
      <w:r>
        <w:rPr>
          <w:lang w:val="en-GB"/>
        </w:rPr>
        <w:t xml:space="preserve"> (with MapReduce)</w:t>
      </w:r>
      <w:r w:rsidRPr="00E85A68">
        <w:rPr>
          <w:lang w:val="en-GB"/>
        </w:rPr>
        <w:t>.</w:t>
      </w:r>
    </w:p>
    <w:p w:rsidR="00E85A68" w:rsidRDefault="00E85A68" w:rsidP="00E85A68">
      <w:pPr>
        <w:rPr>
          <w:lang w:val="en-GB"/>
        </w:rPr>
      </w:pPr>
      <w:r w:rsidRPr="00E85A68">
        <w:rPr>
          <w:lang w:val="en-GB"/>
        </w:rPr>
        <w:t>Distributed stream processing</w:t>
      </w:r>
      <w:r>
        <w:rPr>
          <w:lang w:val="en-GB"/>
        </w:rPr>
        <w:t xml:space="preserve"> </w:t>
      </w:r>
      <w:r w:rsidR="00BB4F47">
        <w:rPr>
          <w:lang w:val="en-GB"/>
        </w:rPr>
        <w:t xml:space="preserve">through </w:t>
      </w:r>
      <w:r w:rsidR="004446E8">
        <w:rPr>
          <w:lang w:val="en-GB"/>
        </w:rPr>
        <w:t xml:space="preserve">Sinfonier </w:t>
      </w:r>
      <w:r w:rsidR="00BB4F47">
        <w:rPr>
          <w:lang w:val="en-GB"/>
        </w:rPr>
        <w:t xml:space="preserve">(Apache </w:t>
      </w:r>
      <w:r>
        <w:rPr>
          <w:lang w:val="en-GB"/>
        </w:rPr>
        <w:t xml:space="preserve">Storm </w:t>
      </w:r>
      <w:r w:rsidR="004446E8">
        <w:rPr>
          <w:lang w:val="en-GB"/>
        </w:rPr>
        <w:t>based</w:t>
      </w:r>
      <w:r w:rsidR="00BB4F47">
        <w:rPr>
          <w:lang w:val="en-GB"/>
        </w:rPr>
        <w:t>)</w:t>
      </w:r>
      <w:r w:rsidR="004446E8">
        <w:rPr>
          <w:lang w:val="en-GB"/>
        </w:rPr>
        <w:t xml:space="preserve"> </w:t>
      </w:r>
      <w:r>
        <w:rPr>
          <w:lang w:val="en-GB"/>
        </w:rPr>
        <w:t>or Spark</w:t>
      </w:r>
      <w:r w:rsidRPr="00E85A68">
        <w:rPr>
          <w:lang w:val="en-GB"/>
        </w:rPr>
        <w:t>.</w:t>
      </w:r>
    </w:p>
    <w:p w:rsidR="00BB0291" w:rsidRDefault="00BB0291" w:rsidP="00E85A68"/>
    <w:p w:rsidR="002715BD" w:rsidRPr="00E85A68" w:rsidRDefault="002715BD" w:rsidP="00E85A68">
      <w:pPr>
        <w:rPr>
          <w:lang w:val="en-GB"/>
        </w:rPr>
      </w:pPr>
      <w:r>
        <w:t>Also</w:t>
      </w:r>
      <w:r w:rsidR="00BB0291">
        <w:t>,</w:t>
      </w:r>
      <w:r>
        <w:t xml:space="preserve"> almost any software of the Hadoop ecosystem can be used in Cosmos: such as Hive, Pig, zookeeper, yarn, HBase…</w:t>
      </w:r>
    </w:p>
    <w:p w:rsidR="000A7C4C" w:rsidRPr="00E85A68" w:rsidRDefault="000A7C4C" w:rsidP="000A7C4C">
      <w:pPr>
        <w:rPr>
          <w:lang w:val="en-GB"/>
        </w:rPr>
      </w:pPr>
    </w:p>
    <w:p w:rsidR="000621EE" w:rsidRDefault="000621EE" w:rsidP="000A7C4C">
      <w:r>
        <w:t xml:space="preserve">On Fiware catalog: </w:t>
      </w:r>
      <w:hyperlink r:id="rId64" w:history="1">
        <w:r w:rsidRPr="000621EE">
          <w:rPr>
            <w:rStyle w:val="Lienhypertexte"/>
          </w:rPr>
          <w:t>Cosmos</w:t>
        </w:r>
      </w:hyperlink>
    </w:p>
    <w:p w:rsidR="000621EE" w:rsidRDefault="000621EE" w:rsidP="000A7C4C">
      <w:r>
        <w:t xml:space="preserve">On readthedocs: </w:t>
      </w:r>
      <w:hyperlink r:id="rId65" w:history="1">
        <w:r w:rsidRPr="000621EE">
          <w:rPr>
            <w:rStyle w:val="Lienhypertexte"/>
          </w:rPr>
          <w:t>Cosmos documentation</w:t>
        </w:r>
      </w:hyperlink>
    </w:p>
    <w:p w:rsidR="005D1E54" w:rsidRDefault="005D1E54" w:rsidP="000A7C4C">
      <w:r>
        <w:t xml:space="preserve">On Fiware Forge: </w:t>
      </w:r>
      <w:hyperlink r:id="rId66" w:history="1">
        <w:r w:rsidRPr="005D1E54">
          <w:rPr>
            <w:rStyle w:val="Lienhypertexte"/>
          </w:rPr>
          <w:t>Architecture documentation</w:t>
        </w:r>
      </w:hyperlink>
    </w:p>
    <w:p w:rsidR="000621EE" w:rsidRDefault="000621EE" w:rsidP="000A7C4C"/>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103"/>
      </w:tblGrid>
      <w:tr w:rsidR="000A7C4C" w:rsidTr="00647F6C">
        <w:tc>
          <w:tcPr>
            <w:tcW w:w="2698" w:type="dxa"/>
          </w:tcPr>
          <w:p w:rsidR="000A7C4C" w:rsidRDefault="000A7C4C" w:rsidP="00BB4F47">
            <w:pPr>
              <w:rPr>
                <w:b/>
                <w:bCs/>
              </w:rPr>
            </w:pPr>
            <w:r>
              <w:rPr>
                <w:b/>
                <w:bCs/>
              </w:rPr>
              <w:t>Architecture Component</w:t>
            </w:r>
          </w:p>
        </w:tc>
        <w:tc>
          <w:tcPr>
            <w:tcW w:w="5103" w:type="dxa"/>
          </w:tcPr>
          <w:p w:rsidR="000A7C4C" w:rsidRDefault="000A7C4C" w:rsidP="00BB4F47">
            <w:pPr>
              <w:rPr>
                <w:b/>
                <w:bCs/>
              </w:rPr>
            </w:pPr>
            <w:r>
              <w:rPr>
                <w:b/>
                <w:bCs/>
              </w:rPr>
              <w:t>Component Elements</w:t>
            </w:r>
          </w:p>
        </w:tc>
      </w:tr>
      <w:tr w:rsidR="000A7C4C" w:rsidTr="00647F6C">
        <w:tc>
          <w:tcPr>
            <w:tcW w:w="2698" w:type="dxa"/>
          </w:tcPr>
          <w:p w:rsidR="000A7C4C" w:rsidRDefault="000A7C4C" w:rsidP="00BB4F47">
            <w:r>
              <w:t>Database Server</w:t>
            </w:r>
          </w:p>
        </w:tc>
        <w:tc>
          <w:tcPr>
            <w:tcW w:w="5103" w:type="dxa"/>
          </w:tcPr>
          <w:p w:rsidR="000A7C4C" w:rsidRDefault="000A7C4C" w:rsidP="00BB4F47">
            <w:r>
              <w:t>MongoDB</w:t>
            </w:r>
            <w:r w:rsidR="009F516B">
              <w:t xml:space="preserve"> cluster</w:t>
            </w:r>
          </w:p>
        </w:tc>
      </w:tr>
      <w:tr w:rsidR="000A7C4C" w:rsidTr="00647F6C">
        <w:tc>
          <w:tcPr>
            <w:tcW w:w="2698" w:type="dxa"/>
          </w:tcPr>
          <w:p w:rsidR="000A7C4C" w:rsidRDefault="000A7C4C" w:rsidP="00BB4F47">
            <w:r>
              <w:t>Applications</w:t>
            </w:r>
          </w:p>
        </w:tc>
        <w:tc>
          <w:tcPr>
            <w:tcW w:w="5103" w:type="dxa"/>
          </w:tcPr>
          <w:p w:rsidR="000A7C4C" w:rsidRDefault="000A7C4C" w:rsidP="00BB4F47">
            <w:r>
              <w:t>Cygnus</w:t>
            </w:r>
          </w:p>
          <w:p w:rsidR="000A7C4C" w:rsidRDefault="000A7C4C" w:rsidP="00BB4F47">
            <w:r>
              <w:t>Comet STH</w:t>
            </w:r>
          </w:p>
          <w:p w:rsidR="000A7C4C" w:rsidRDefault="000621EE" w:rsidP="00BB4F47">
            <w:r>
              <w:t>Hadoop ecosystem:</w:t>
            </w:r>
            <w:r w:rsidR="003C7C86">
              <w:t xml:space="preserve"> Sahara </w:t>
            </w:r>
            <w:r w:rsidR="00972ABF">
              <w:t xml:space="preserve">HAAS engine </w:t>
            </w:r>
            <w:r w:rsidR="003C7C86">
              <w:t xml:space="preserve">or </w:t>
            </w:r>
            <w:r w:rsidR="00972ABF">
              <w:t>HAAS</w:t>
            </w:r>
            <w:r w:rsidR="003C7C86">
              <w:t xml:space="preserve"> light version</w:t>
            </w:r>
            <w:r w:rsidR="00972ABF">
              <w:t xml:space="preserve"> engine</w:t>
            </w:r>
          </w:p>
          <w:p w:rsidR="000621EE" w:rsidRDefault="003C7C86" w:rsidP="00BB4F47">
            <w:r>
              <w:t>Tidoop</w:t>
            </w:r>
            <w:r w:rsidR="00972ABF">
              <w:t xml:space="preserve"> (MapReduce)</w:t>
            </w:r>
          </w:p>
          <w:p w:rsidR="003C7C86" w:rsidRDefault="003C7C86" w:rsidP="00BB4F47">
            <w:r>
              <w:t>Sinfonier</w:t>
            </w:r>
            <w:r w:rsidR="00972ABF">
              <w:t xml:space="preserve"> (stream analytics</w:t>
            </w:r>
            <w:r w:rsidR="005D1E54">
              <w:t xml:space="preserve"> </w:t>
            </w:r>
            <w:r w:rsidR="00284EA7">
              <w:t xml:space="preserve">Apache </w:t>
            </w:r>
            <w:r w:rsidR="005D1E54">
              <w:t>storm based</w:t>
            </w:r>
            <w:r w:rsidR="00972ABF">
              <w:t>)</w:t>
            </w:r>
          </w:p>
          <w:p w:rsidR="004446E8" w:rsidRDefault="004446E8" w:rsidP="00BB4F47"/>
        </w:tc>
      </w:tr>
    </w:tbl>
    <w:p w:rsidR="000A7C4C" w:rsidRDefault="000A7C4C" w:rsidP="000A7C4C"/>
    <w:p w:rsidR="00090977" w:rsidRPr="00F2163C" w:rsidRDefault="00090977" w:rsidP="00A7296C"/>
    <w:p w:rsidR="00A7296C" w:rsidRDefault="009A01D2" w:rsidP="00A7296C">
      <w:pPr>
        <w:pStyle w:val="Titre3"/>
      </w:pPr>
      <w:bookmarkStart w:id="207" w:name="_Toc499823541"/>
      <w:bookmarkStart w:id="208" w:name="_Toc510702005"/>
      <w:r>
        <w:t xml:space="preserve">Knowage </w:t>
      </w:r>
      <w:r w:rsidR="005F671E">
        <w:t>Analytics</w:t>
      </w:r>
      <w:r w:rsidR="00A7296C">
        <w:t xml:space="preserve"> Component</w:t>
      </w:r>
      <w:bookmarkEnd w:id="207"/>
      <w:bookmarkEnd w:id="208"/>
    </w:p>
    <w:p w:rsidR="00A7296C" w:rsidRDefault="004A17DB" w:rsidP="00A7296C">
      <w:r>
        <w:t xml:space="preserve">This component is for business intelligence, Fiware have </w:t>
      </w:r>
      <w:r w:rsidR="009A01D2">
        <w:t xml:space="preserve">originally </w:t>
      </w:r>
      <w:r>
        <w:t>chosen SpagoBI as the reference platform for this Analytics GE.</w:t>
      </w:r>
    </w:p>
    <w:p w:rsidR="008010CB" w:rsidRDefault="00BE1FC0" w:rsidP="00A7296C">
      <w:r>
        <w:t>In the Fiware catalog is proposed the evolution of SpagoBI to a more integrated suite with all modules included</w:t>
      </w:r>
      <w:r w:rsidR="008010CB">
        <w:t xml:space="preserve"> Knowage</w:t>
      </w:r>
    </w:p>
    <w:p w:rsidR="00A120CF" w:rsidRDefault="008010CB" w:rsidP="00A7296C">
      <w:pPr>
        <w:rPr>
          <w:rStyle w:val="Lienhypertexte"/>
        </w:rPr>
      </w:pPr>
      <w:r>
        <w:lastRenderedPageBreak/>
        <w:t>On Fiware catalog</w:t>
      </w:r>
      <w:r w:rsidR="00BE1FC0">
        <w:t xml:space="preserve">: </w:t>
      </w:r>
      <w:hyperlink r:id="rId67" w:history="1">
        <w:r w:rsidR="00BE1FC0" w:rsidRPr="00BE1FC0">
          <w:rPr>
            <w:rStyle w:val="Lienhypertexte"/>
          </w:rPr>
          <w:t>Knowage</w:t>
        </w:r>
      </w:hyperlink>
    </w:p>
    <w:p w:rsidR="008010CB" w:rsidRDefault="00480874" w:rsidP="00A7296C">
      <w:r>
        <w:t>On readthedocs</w:t>
      </w:r>
      <w:r w:rsidR="00561C24">
        <w:t xml:space="preserve">: </w:t>
      </w:r>
      <w:hyperlink r:id="rId68" w:history="1">
        <w:r w:rsidR="00561C24" w:rsidRPr="00561C24">
          <w:rPr>
            <w:rStyle w:val="Lienhypertexte"/>
          </w:rPr>
          <w:t>Knowage in Fiware</w:t>
        </w:r>
      </w:hyperlink>
    </w:p>
    <w:p w:rsidR="00561C24" w:rsidRDefault="00561C24" w:rsidP="00A7296C">
      <w:r>
        <w:t>Knowage is a</w:t>
      </w:r>
      <w:r w:rsidRPr="00561C24">
        <w:t xml:space="preserve"> professional open source suite for modern business analytics over traditional sources and big data systems.</w:t>
      </w:r>
    </w:p>
    <w:p w:rsidR="00B27D5D" w:rsidRDefault="00172EE5" w:rsidP="00B27D5D">
      <w:pPr>
        <w:keepNext/>
      </w:pPr>
      <w:r>
        <w:t>This GE provides the following features:</w:t>
      </w:r>
    </w:p>
    <w:p w:rsidR="00172EE5" w:rsidRDefault="00172EE5" w:rsidP="0047663D">
      <w:pPr>
        <w:pStyle w:val="Paragraphedeliste"/>
        <w:keepNext/>
        <w:numPr>
          <w:ilvl w:val="0"/>
          <w:numId w:val="18"/>
        </w:numPr>
      </w:pPr>
      <w:r>
        <w:t>BD (big data), to analyse data stored on big data clusters or NoSQL databases</w:t>
      </w:r>
    </w:p>
    <w:p w:rsidR="00172EE5" w:rsidRDefault="00172EE5" w:rsidP="0047663D">
      <w:pPr>
        <w:pStyle w:val="Paragraphedeliste"/>
        <w:keepNext/>
        <w:numPr>
          <w:ilvl w:val="0"/>
          <w:numId w:val="18"/>
        </w:numPr>
      </w:pPr>
      <w:r>
        <w:t>SI (smart intelligence), the usual business intelligence on structured data, but more oriented to self-service capabilities and agile prototyping</w:t>
      </w:r>
    </w:p>
    <w:p w:rsidR="00172EE5" w:rsidRDefault="00172EE5" w:rsidP="0047663D">
      <w:pPr>
        <w:pStyle w:val="Paragraphedeliste"/>
        <w:keepNext/>
        <w:numPr>
          <w:ilvl w:val="0"/>
          <w:numId w:val="18"/>
        </w:numPr>
      </w:pPr>
      <w:r>
        <w:t>ER (enterprise reporting), to produce and distribute static reports</w:t>
      </w:r>
    </w:p>
    <w:p w:rsidR="00172EE5" w:rsidRDefault="00172EE5" w:rsidP="0047663D">
      <w:pPr>
        <w:pStyle w:val="Paragraphedeliste"/>
        <w:keepNext/>
        <w:numPr>
          <w:ilvl w:val="0"/>
          <w:numId w:val="18"/>
        </w:numPr>
      </w:pPr>
      <w:r>
        <w:t>LI (location intelligence), to relate business data with spatial or geographical information</w:t>
      </w:r>
    </w:p>
    <w:p w:rsidR="00172EE5" w:rsidRDefault="00172EE5" w:rsidP="0047663D">
      <w:pPr>
        <w:pStyle w:val="Paragraphedeliste"/>
        <w:keepNext/>
        <w:numPr>
          <w:ilvl w:val="0"/>
          <w:numId w:val="18"/>
        </w:numPr>
      </w:pPr>
      <w:r>
        <w:t>PM (performance management), to manage KPIs and organize scorecards</w:t>
      </w:r>
    </w:p>
    <w:p w:rsidR="00172EE5" w:rsidRDefault="00172EE5" w:rsidP="0047663D">
      <w:pPr>
        <w:pStyle w:val="Paragraphedeliste"/>
        <w:keepNext/>
        <w:numPr>
          <w:ilvl w:val="0"/>
          <w:numId w:val="18"/>
        </w:numPr>
      </w:pPr>
      <w:r>
        <w:t>PA (predictive analysis), for more advanced analyses</w:t>
      </w:r>
    </w:p>
    <w:p w:rsidR="00172EE5" w:rsidRDefault="00172EE5" w:rsidP="0047663D">
      <w:pPr>
        <w:pStyle w:val="Paragraphedeliste"/>
        <w:keepNext/>
        <w:numPr>
          <w:ilvl w:val="0"/>
          <w:numId w:val="18"/>
        </w:numPr>
      </w:pPr>
      <w:r>
        <w:t>EI (embedded intelligence), to link Knowage with external solutions provided by the customer or third parties.</w:t>
      </w:r>
    </w:p>
    <w:p w:rsidR="00EA7075" w:rsidRDefault="00EA7075" w:rsidP="00DD494C"/>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5953"/>
      </w:tblGrid>
      <w:tr w:rsidR="00C359D6" w:rsidTr="006D0972">
        <w:tc>
          <w:tcPr>
            <w:tcW w:w="3261" w:type="dxa"/>
          </w:tcPr>
          <w:p w:rsidR="00C359D6" w:rsidRDefault="00C359D6" w:rsidP="00714CD0">
            <w:pPr>
              <w:rPr>
                <w:b/>
                <w:bCs/>
              </w:rPr>
            </w:pPr>
            <w:r>
              <w:rPr>
                <w:b/>
                <w:bCs/>
              </w:rPr>
              <w:t>Architecture Component</w:t>
            </w:r>
          </w:p>
        </w:tc>
        <w:tc>
          <w:tcPr>
            <w:tcW w:w="5953" w:type="dxa"/>
          </w:tcPr>
          <w:p w:rsidR="00C359D6" w:rsidRDefault="00C359D6" w:rsidP="00714CD0">
            <w:pPr>
              <w:rPr>
                <w:b/>
                <w:bCs/>
              </w:rPr>
            </w:pPr>
            <w:r>
              <w:rPr>
                <w:b/>
                <w:bCs/>
              </w:rPr>
              <w:t>Component Elements</w:t>
            </w:r>
          </w:p>
        </w:tc>
      </w:tr>
      <w:tr w:rsidR="00C359D6" w:rsidTr="006D0972">
        <w:tc>
          <w:tcPr>
            <w:tcW w:w="3261" w:type="dxa"/>
          </w:tcPr>
          <w:p w:rsidR="00C359D6" w:rsidRDefault="00C359D6" w:rsidP="00714CD0">
            <w:r>
              <w:t>Database Server</w:t>
            </w:r>
          </w:p>
        </w:tc>
        <w:tc>
          <w:tcPr>
            <w:tcW w:w="5953" w:type="dxa"/>
          </w:tcPr>
          <w:p w:rsidR="00C359D6" w:rsidRDefault="00B20650" w:rsidP="00714CD0">
            <w:r>
              <w:t>PostgreSQL</w:t>
            </w:r>
            <w:r w:rsidR="00820A62">
              <w:t xml:space="preserve"> + replica</w:t>
            </w:r>
            <w:r>
              <w:t xml:space="preserve"> for metadata storage</w:t>
            </w:r>
          </w:p>
        </w:tc>
      </w:tr>
      <w:tr w:rsidR="00C359D6" w:rsidTr="006D0972">
        <w:tc>
          <w:tcPr>
            <w:tcW w:w="3261" w:type="dxa"/>
          </w:tcPr>
          <w:p w:rsidR="00C359D6" w:rsidRDefault="00C359D6" w:rsidP="00714CD0">
            <w:r>
              <w:t>Application</w:t>
            </w:r>
            <w:r w:rsidR="00B20650">
              <w:t>s</w:t>
            </w:r>
          </w:p>
        </w:tc>
        <w:tc>
          <w:tcPr>
            <w:tcW w:w="5953" w:type="dxa"/>
          </w:tcPr>
          <w:p w:rsidR="00C359D6" w:rsidRDefault="0029240D" w:rsidP="00714CD0">
            <w:r>
              <w:t>A set of java modules deployed under a Tomcat</w:t>
            </w:r>
          </w:p>
          <w:p w:rsidR="00C359D6" w:rsidRDefault="00C359D6" w:rsidP="00714CD0"/>
        </w:tc>
      </w:tr>
    </w:tbl>
    <w:p w:rsidR="00C359D6" w:rsidRDefault="00C359D6" w:rsidP="00DD494C"/>
    <w:p w:rsidR="00953716" w:rsidRDefault="00953716" w:rsidP="00DD494C">
      <w:r>
        <w:t>The composer part of Knowage, shouldn’t be exposed to public use, if some dashboards or reports visualization needs to be published, it need to be integrated in applications in an iframe component or by using the API to get the Knowage generated content.</w:t>
      </w:r>
    </w:p>
    <w:p w:rsidR="007542E4" w:rsidRDefault="007542E4" w:rsidP="007542E4">
      <w:pPr>
        <w:keepNext/>
      </w:pPr>
    </w:p>
    <w:p w:rsidR="005F671E" w:rsidRDefault="005F671E" w:rsidP="005F671E">
      <w:pPr>
        <w:pStyle w:val="Titre3"/>
      </w:pPr>
      <w:bookmarkStart w:id="209" w:name="_Hlk497334190"/>
      <w:bookmarkStart w:id="210" w:name="_Toc499823542"/>
      <w:bookmarkStart w:id="211" w:name="_Toc510702006"/>
      <w:r>
        <w:t xml:space="preserve">CKAN Open Data </w:t>
      </w:r>
      <w:bookmarkEnd w:id="209"/>
      <w:r>
        <w:t>Component</w:t>
      </w:r>
      <w:bookmarkEnd w:id="210"/>
      <w:bookmarkEnd w:id="211"/>
    </w:p>
    <w:p w:rsidR="005F671E" w:rsidRDefault="007460E6" w:rsidP="005F671E">
      <w:r>
        <w:t xml:space="preserve">This component is the chosen </w:t>
      </w:r>
      <w:r w:rsidR="00AE397A">
        <w:t xml:space="preserve">Fiware </w:t>
      </w:r>
      <w:r>
        <w:t>GE to manage Open Data</w:t>
      </w:r>
      <w:r w:rsidR="00AE397A">
        <w:t>.</w:t>
      </w:r>
    </w:p>
    <w:p w:rsidR="007460E6" w:rsidRDefault="007460E6" w:rsidP="005F671E">
      <w:r>
        <w:t>CKAN</w:t>
      </w:r>
      <w:r w:rsidR="00144281">
        <w:t xml:space="preserve"> GE at Fiware: </w:t>
      </w:r>
      <w:hyperlink r:id="rId69" w:history="1">
        <w:r w:rsidR="00144281" w:rsidRPr="0053125C">
          <w:rPr>
            <w:rStyle w:val="Lienhypertexte"/>
          </w:rPr>
          <w:t>https://catalogue.fiware.org/enablers/ckan</w:t>
        </w:r>
      </w:hyperlink>
    </w:p>
    <w:p w:rsidR="00D52596" w:rsidRDefault="00D52596" w:rsidP="005F671E">
      <w:r>
        <w:t xml:space="preserve">Fiware Docker installation: </w:t>
      </w:r>
      <w:hyperlink r:id="rId70" w:history="1">
        <w:r w:rsidRPr="0053125C">
          <w:rPr>
            <w:rStyle w:val="Lienhypertexte"/>
          </w:rPr>
          <w:t>https://github.com/okfn/docker-fiware-ckan</w:t>
        </w:r>
      </w:hyperlink>
      <w:r>
        <w:t xml:space="preserve"> </w:t>
      </w:r>
    </w:p>
    <w:p w:rsidR="00935465" w:rsidRDefault="00935465" w:rsidP="005F671E">
      <w:r>
        <w:t xml:space="preserve">Official installation guide : </w:t>
      </w:r>
      <w:hyperlink r:id="rId71" w:history="1">
        <w:r w:rsidRPr="0053125C">
          <w:rPr>
            <w:rStyle w:val="Lienhypertexte"/>
          </w:rPr>
          <w:t>http://docs.ckan.org/en/ckan-2.3.5/maintaining/installing/install-using-docker.html</w:t>
        </w:r>
      </w:hyperlink>
    </w:p>
    <w:p w:rsidR="00935465" w:rsidRDefault="009A01D2" w:rsidP="005F671E">
      <w:r>
        <w:t>The CKAN GE provides the following features:</w:t>
      </w:r>
    </w:p>
    <w:p w:rsidR="009A01D2" w:rsidRDefault="009A01D2" w:rsidP="0047663D">
      <w:pPr>
        <w:pStyle w:val="Paragraphedeliste"/>
        <w:numPr>
          <w:ilvl w:val="0"/>
          <w:numId w:val="19"/>
        </w:numPr>
      </w:pPr>
      <w:r>
        <w:t>Complete catalog system with easy to use web interface and a powerful API</w:t>
      </w:r>
    </w:p>
    <w:p w:rsidR="009A01D2" w:rsidRDefault="009A01D2" w:rsidP="0047663D">
      <w:pPr>
        <w:pStyle w:val="Paragraphedeliste"/>
        <w:numPr>
          <w:ilvl w:val="0"/>
          <w:numId w:val="19"/>
        </w:numPr>
      </w:pPr>
      <w:r>
        <w:t xml:space="preserve">Strong integration with third-party CMS’s like </w:t>
      </w:r>
      <w:r w:rsidRPr="00BC118F">
        <w:rPr>
          <w:b/>
        </w:rPr>
        <w:t>Drupal</w:t>
      </w:r>
      <w:r w:rsidR="00361F8D">
        <w:rPr>
          <w:b/>
        </w:rPr>
        <w:t xml:space="preserve"> </w:t>
      </w:r>
      <w:r w:rsidR="00361F8D" w:rsidRPr="00361F8D">
        <w:t>(currently in use at MNCA)</w:t>
      </w:r>
      <w:r>
        <w:t xml:space="preserve"> and WordPress</w:t>
      </w:r>
    </w:p>
    <w:p w:rsidR="009A01D2" w:rsidRDefault="009A01D2" w:rsidP="0047663D">
      <w:pPr>
        <w:pStyle w:val="Paragraphedeliste"/>
        <w:numPr>
          <w:ilvl w:val="0"/>
          <w:numId w:val="19"/>
        </w:numPr>
      </w:pPr>
      <w:r>
        <w:t>Data visualization and analytics</w:t>
      </w:r>
    </w:p>
    <w:p w:rsidR="009A01D2" w:rsidRDefault="009A01D2" w:rsidP="0047663D">
      <w:pPr>
        <w:pStyle w:val="Paragraphedeliste"/>
        <w:numPr>
          <w:ilvl w:val="0"/>
          <w:numId w:val="19"/>
        </w:numPr>
      </w:pPr>
      <w:r>
        <w:t>Workflow support lets departments or groups manage their own data publishing</w:t>
      </w:r>
    </w:p>
    <w:p w:rsidR="009A01D2" w:rsidRDefault="009A01D2" w:rsidP="0047663D">
      <w:pPr>
        <w:pStyle w:val="Paragraphedeliste"/>
        <w:numPr>
          <w:ilvl w:val="0"/>
          <w:numId w:val="19"/>
        </w:numPr>
      </w:pPr>
      <w:r>
        <w:t>Fine-grained access control</w:t>
      </w:r>
    </w:p>
    <w:p w:rsidR="009A01D2" w:rsidRDefault="009A01D2" w:rsidP="0047663D">
      <w:pPr>
        <w:pStyle w:val="Paragraphedeliste"/>
        <w:numPr>
          <w:ilvl w:val="0"/>
          <w:numId w:val="19"/>
        </w:numPr>
      </w:pPr>
      <w:r>
        <w:t>Integrated data storage and full data API</w:t>
      </w:r>
    </w:p>
    <w:p w:rsidR="009A01D2" w:rsidRDefault="009A01D2" w:rsidP="0047663D">
      <w:pPr>
        <w:pStyle w:val="Paragraphedeliste"/>
        <w:numPr>
          <w:ilvl w:val="0"/>
          <w:numId w:val="19"/>
        </w:numPr>
      </w:pPr>
      <w:r>
        <w:t>Federated structure: easily set up new instances with common search</w:t>
      </w:r>
    </w:p>
    <w:p w:rsidR="007460E6" w:rsidRDefault="007460E6" w:rsidP="005F671E"/>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7460E6" w:rsidTr="00C7691C">
        <w:tc>
          <w:tcPr>
            <w:tcW w:w="2698" w:type="dxa"/>
          </w:tcPr>
          <w:p w:rsidR="007460E6" w:rsidRDefault="007460E6" w:rsidP="00C7691C">
            <w:pPr>
              <w:rPr>
                <w:b/>
                <w:bCs/>
              </w:rPr>
            </w:pPr>
            <w:r>
              <w:rPr>
                <w:b/>
                <w:bCs/>
              </w:rPr>
              <w:t>Architecture Component</w:t>
            </w:r>
          </w:p>
        </w:tc>
        <w:tc>
          <w:tcPr>
            <w:tcW w:w="3818" w:type="dxa"/>
          </w:tcPr>
          <w:p w:rsidR="007460E6" w:rsidRDefault="007460E6" w:rsidP="00C7691C">
            <w:pPr>
              <w:rPr>
                <w:b/>
                <w:bCs/>
              </w:rPr>
            </w:pPr>
            <w:r>
              <w:rPr>
                <w:b/>
                <w:bCs/>
              </w:rPr>
              <w:t>Component Elements</w:t>
            </w:r>
          </w:p>
        </w:tc>
      </w:tr>
      <w:tr w:rsidR="007460E6" w:rsidTr="00C7691C">
        <w:tc>
          <w:tcPr>
            <w:tcW w:w="2698" w:type="dxa"/>
          </w:tcPr>
          <w:p w:rsidR="007460E6" w:rsidRDefault="007460E6" w:rsidP="00C7691C">
            <w:r>
              <w:t>Database Server</w:t>
            </w:r>
          </w:p>
        </w:tc>
        <w:tc>
          <w:tcPr>
            <w:tcW w:w="3818" w:type="dxa"/>
          </w:tcPr>
          <w:p w:rsidR="007460E6" w:rsidRDefault="007460E6" w:rsidP="00C7691C">
            <w:r>
              <w:t>Postgresql</w:t>
            </w:r>
            <w:r w:rsidR="00820A62">
              <w:t xml:space="preserve"> + replica</w:t>
            </w:r>
          </w:p>
          <w:p w:rsidR="00B8241B" w:rsidRDefault="00B8241B" w:rsidP="00C7691C">
            <w:r>
              <w:t>Apache Solr (for search feature)</w:t>
            </w:r>
          </w:p>
        </w:tc>
      </w:tr>
      <w:tr w:rsidR="007460E6" w:rsidTr="00C7691C">
        <w:tc>
          <w:tcPr>
            <w:tcW w:w="2698" w:type="dxa"/>
          </w:tcPr>
          <w:p w:rsidR="007460E6" w:rsidRDefault="007460E6" w:rsidP="00C7691C">
            <w:r>
              <w:t>Applications</w:t>
            </w:r>
          </w:p>
        </w:tc>
        <w:tc>
          <w:tcPr>
            <w:tcW w:w="3818" w:type="dxa"/>
          </w:tcPr>
          <w:p w:rsidR="004951FD" w:rsidRDefault="004951FD" w:rsidP="00C7691C">
            <w:r>
              <w:t xml:space="preserve">RESTful </w:t>
            </w:r>
            <w:r w:rsidR="007460E6">
              <w:t>A</w:t>
            </w:r>
            <w:r>
              <w:t>pi</w:t>
            </w:r>
            <w:r w:rsidR="008B0BD5">
              <w:t xml:space="preserve"> </w:t>
            </w:r>
          </w:p>
          <w:p w:rsidR="007460E6" w:rsidRDefault="008B0BD5" w:rsidP="00C7691C">
            <w:r>
              <w:t>WEB UI</w:t>
            </w:r>
          </w:p>
        </w:tc>
      </w:tr>
    </w:tbl>
    <w:p w:rsidR="007460E6" w:rsidRDefault="007460E6" w:rsidP="005F671E"/>
    <w:p w:rsidR="00B27D5D" w:rsidRDefault="00B27D5D" w:rsidP="00B27D5D"/>
    <w:p w:rsidR="001B6C4D" w:rsidRPr="001B6C4D" w:rsidRDefault="00D47423" w:rsidP="001B6C4D">
      <w:pPr>
        <w:pStyle w:val="Titre3"/>
        <w:rPr>
          <w:i/>
        </w:rPr>
      </w:pPr>
      <w:bookmarkStart w:id="212" w:name="_Toc499823543"/>
      <w:bookmarkStart w:id="213" w:name="_Toc510702007"/>
      <w:r>
        <w:t xml:space="preserve">IDAS </w:t>
      </w:r>
      <w:r w:rsidR="00C17488">
        <w:t xml:space="preserve">IOT </w:t>
      </w:r>
      <w:r>
        <w:t>Component</w:t>
      </w:r>
      <w:bookmarkEnd w:id="212"/>
      <w:r w:rsidR="0038525C">
        <w:t>s</w:t>
      </w:r>
      <w:bookmarkEnd w:id="213"/>
    </w:p>
    <w:p w:rsidR="006709C5" w:rsidRDefault="00123AF1" w:rsidP="001B6C4D">
      <w:r w:rsidRPr="00123AF1">
        <w:t>The IDAS component is an implementation of the Backend Device Management GE.</w:t>
      </w:r>
    </w:p>
    <w:p w:rsidR="0033747C" w:rsidRDefault="00D42D5B" w:rsidP="001B6C4D">
      <w:r>
        <w:t xml:space="preserve">It provides software for IOT use cases, </w:t>
      </w:r>
      <w:r w:rsidR="005F0A31">
        <w:t>like:</w:t>
      </w:r>
    </w:p>
    <w:p w:rsidR="00B31FAB" w:rsidRDefault="00D42D5B" w:rsidP="0047663D">
      <w:pPr>
        <w:pStyle w:val="Paragraphedeliste"/>
        <w:numPr>
          <w:ilvl w:val="0"/>
          <w:numId w:val="28"/>
        </w:numPr>
      </w:pPr>
      <w:r>
        <w:t xml:space="preserve">to manage communication between </w:t>
      </w:r>
      <w:r w:rsidR="005F0A31">
        <w:t>sensors</w:t>
      </w:r>
      <w:r w:rsidR="00850B3D">
        <w:t xml:space="preserve"> </w:t>
      </w:r>
      <w:r w:rsidR="005F0A31">
        <w:t>&amp;</w:t>
      </w:r>
      <w:r w:rsidR="00850B3D">
        <w:t xml:space="preserve"> </w:t>
      </w:r>
      <w:r w:rsidR="005F0A31">
        <w:t>actuators/</w:t>
      </w:r>
      <w:r>
        <w:t>devices</w:t>
      </w:r>
      <w:r w:rsidR="00B31FAB">
        <w:t>/gateways</w:t>
      </w:r>
      <w:r>
        <w:t xml:space="preserve"> and the data context broker</w:t>
      </w:r>
      <w:r w:rsidR="00850B3D">
        <w:t xml:space="preserve"> using NGSI REST API</w:t>
      </w:r>
      <w:r w:rsidR="00B31FAB">
        <w:t>.</w:t>
      </w:r>
    </w:p>
    <w:p w:rsidR="00E66E24" w:rsidRDefault="0033747C" w:rsidP="0047663D">
      <w:pPr>
        <w:pStyle w:val="Paragraphedeliste"/>
        <w:numPr>
          <w:ilvl w:val="0"/>
          <w:numId w:val="28"/>
        </w:numPr>
      </w:pPr>
      <w:r>
        <w:t xml:space="preserve">to </w:t>
      </w:r>
      <w:r w:rsidR="00E66E24">
        <w:t>manage provisioning of devices through a REST API</w:t>
      </w:r>
      <w:r>
        <w:t xml:space="preserve">, it is composed of several components organized </w:t>
      </w:r>
      <w:r w:rsidR="00E3379A">
        <w:t>by south bound protocols (UL2, JSON, LWM2M, Sigfox)</w:t>
      </w:r>
    </w:p>
    <w:p w:rsidR="005F0A31" w:rsidRDefault="005F0A31" w:rsidP="001B6C4D"/>
    <w:p w:rsidR="00B31FAB" w:rsidRPr="00DB16EE" w:rsidRDefault="00B31FAB" w:rsidP="001B6C4D">
      <w:pPr>
        <w:rPr>
          <w:rStyle w:val="Lienhypertexte"/>
          <w:lang w:val="en-GB"/>
        </w:rPr>
      </w:pPr>
      <w:r w:rsidRPr="00DB16EE">
        <w:rPr>
          <w:lang w:val="en-GB"/>
        </w:rPr>
        <w:lastRenderedPageBreak/>
        <w:t xml:space="preserve">On Fiware Catalog: </w:t>
      </w:r>
      <w:hyperlink r:id="rId72" w:history="1">
        <w:r w:rsidR="00D36D19" w:rsidRPr="00DB16EE">
          <w:rPr>
            <w:rStyle w:val="Lienhypertexte"/>
            <w:lang w:val="en-GB"/>
          </w:rPr>
          <w:t>IDAS</w:t>
        </w:r>
      </w:hyperlink>
    </w:p>
    <w:p w:rsidR="005F0A31" w:rsidRPr="005F0A31" w:rsidRDefault="005F0A31" w:rsidP="005F0A31">
      <w:pPr>
        <w:rPr>
          <w:lang w:val="en-GB"/>
        </w:rPr>
      </w:pPr>
      <w:r w:rsidRPr="005F0A31">
        <w:rPr>
          <w:lang w:val="en-GB"/>
        </w:rPr>
        <w:t xml:space="preserve">Documentation on the </w:t>
      </w:r>
      <w:r>
        <w:rPr>
          <w:lang w:val="en-GB"/>
        </w:rPr>
        <w:t xml:space="preserve">Fiware </w:t>
      </w:r>
      <w:r w:rsidRPr="005F0A31">
        <w:rPr>
          <w:lang w:val="en-GB"/>
        </w:rPr>
        <w:t xml:space="preserve">IOT stack : </w:t>
      </w:r>
      <w:hyperlink r:id="rId73" w:history="1">
        <w:r w:rsidRPr="005F0A31">
          <w:rPr>
            <w:rStyle w:val="Lienhypertexte"/>
            <w:lang w:val="en-GB"/>
          </w:rPr>
          <w:t>by Telefonica</w:t>
        </w:r>
      </w:hyperlink>
    </w:p>
    <w:p w:rsidR="00FE6D47" w:rsidRPr="005F0A31" w:rsidRDefault="00FE6D47" w:rsidP="001B6C4D">
      <w:pPr>
        <w:rPr>
          <w:lang w:val="en-GB"/>
        </w:rPr>
      </w:pPr>
    </w:p>
    <w:p w:rsidR="00D36D19" w:rsidRPr="005F0A31" w:rsidRDefault="00D36D19" w:rsidP="001B6C4D">
      <w:pPr>
        <w:rPr>
          <w:lang w:val="en-GB"/>
        </w:rPr>
      </w:pP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244"/>
      </w:tblGrid>
      <w:tr w:rsidR="00E92D07" w:rsidTr="00720EB8">
        <w:tc>
          <w:tcPr>
            <w:tcW w:w="2698" w:type="dxa"/>
          </w:tcPr>
          <w:p w:rsidR="00E92D07" w:rsidRDefault="00E92D07" w:rsidP="00C7691C">
            <w:pPr>
              <w:rPr>
                <w:b/>
                <w:bCs/>
              </w:rPr>
            </w:pPr>
            <w:r>
              <w:rPr>
                <w:b/>
                <w:bCs/>
              </w:rPr>
              <w:t>Architecture Component</w:t>
            </w:r>
          </w:p>
        </w:tc>
        <w:tc>
          <w:tcPr>
            <w:tcW w:w="5244" w:type="dxa"/>
          </w:tcPr>
          <w:p w:rsidR="00E92D07" w:rsidRDefault="00E92D07" w:rsidP="00C7691C">
            <w:pPr>
              <w:rPr>
                <w:b/>
                <w:bCs/>
              </w:rPr>
            </w:pPr>
            <w:r>
              <w:rPr>
                <w:b/>
                <w:bCs/>
              </w:rPr>
              <w:t>Component Elements</w:t>
            </w:r>
          </w:p>
        </w:tc>
      </w:tr>
      <w:tr w:rsidR="00E92D07" w:rsidTr="00720EB8">
        <w:tc>
          <w:tcPr>
            <w:tcW w:w="2698" w:type="dxa"/>
          </w:tcPr>
          <w:p w:rsidR="00E92D07" w:rsidRDefault="00E92D07" w:rsidP="00C7691C">
            <w:r>
              <w:t>Database Server</w:t>
            </w:r>
          </w:p>
        </w:tc>
        <w:tc>
          <w:tcPr>
            <w:tcW w:w="5244" w:type="dxa"/>
          </w:tcPr>
          <w:p w:rsidR="00E92D07" w:rsidRDefault="00E92D07" w:rsidP="00C7691C">
            <w:r>
              <w:t>MongoDB</w:t>
            </w:r>
          </w:p>
        </w:tc>
      </w:tr>
      <w:tr w:rsidR="00E92D07" w:rsidTr="00720EB8">
        <w:tc>
          <w:tcPr>
            <w:tcW w:w="2698" w:type="dxa"/>
          </w:tcPr>
          <w:p w:rsidR="00E92D07" w:rsidRDefault="00E92D07" w:rsidP="00C7691C">
            <w:r>
              <w:t>Applications</w:t>
            </w:r>
          </w:p>
        </w:tc>
        <w:tc>
          <w:tcPr>
            <w:tcW w:w="5244" w:type="dxa"/>
          </w:tcPr>
          <w:p w:rsidR="00E92D07" w:rsidRDefault="00595BAF" w:rsidP="00E92D07">
            <w:hyperlink r:id="rId74" w:history="1">
              <w:r w:rsidR="00E92D07" w:rsidRPr="001175F1">
                <w:rPr>
                  <w:rStyle w:val="Lienhypertexte"/>
                </w:rPr>
                <w:t>UL2.0 IOT Agent</w:t>
              </w:r>
            </w:hyperlink>
          </w:p>
          <w:p w:rsidR="00E92D07" w:rsidRPr="00887470" w:rsidRDefault="00887470" w:rsidP="00E92D07">
            <w:pPr>
              <w:rPr>
                <w:rStyle w:val="Lienhypertexte"/>
              </w:rPr>
            </w:pPr>
            <w:r>
              <w:fldChar w:fldCharType="begin"/>
            </w:r>
            <w:r>
              <w:instrText xml:space="preserve"> HYPERLINK "https://github.com/telefonicaid/iotagent-json" </w:instrText>
            </w:r>
            <w:r>
              <w:fldChar w:fldCharType="separate"/>
            </w:r>
            <w:r w:rsidR="00E92D07" w:rsidRPr="00887470">
              <w:rPr>
                <w:rStyle w:val="Lienhypertexte"/>
              </w:rPr>
              <w:t>JSON IOT Agent</w:t>
            </w:r>
          </w:p>
          <w:p w:rsidR="001175F1" w:rsidRDefault="00887470" w:rsidP="00E92D07">
            <w:r>
              <w:fldChar w:fldCharType="end"/>
            </w:r>
            <w:hyperlink r:id="rId75" w:history="1">
              <w:r w:rsidR="001175F1" w:rsidRPr="00887470">
                <w:rPr>
                  <w:rStyle w:val="Lienhypertexte"/>
                </w:rPr>
                <w:t>OMA L</w:t>
              </w:r>
              <w:r w:rsidRPr="00887470">
                <w:rPr>
                  <w:rStyle w:val="Lienhypertexte"/>
                </w:rPr>
                <w:t>WM2M IOT Agent</w:t>
              </w:r>
            </w:hyperlink>
          </w:p>
          <w:p w:rsidR="00DD494C" w:rsidRDefault="00595BAF" w:rsidP="00E92D07">
            <w:hyperlink r:id="rId76" w:history="1">
              <w:r w:rsidR="00DD494C" w:rsidRPr="00887470">
                <w:rPr>
                  <w:rStyle w:val="Lienhypertexte"/>
                </w:rPr>
                <w:t>SIGFOX IOT Agent</w:t>
              </w:r>
            </w:hyperlink>
          </w:p>
          <w:p w:rsidR="00E92D07" w:rsidRDefault="00595BAF" w:rsidP="00E92D07">
            <w:hyperlink r:id="rId77" w:history="1">
              <w:r w:rsidR="00E92D07" w:rsidRPr="00887470">
                <w:rPr>
                  <w:rStyle w:val="Lienhypertexte"/>
                </w:rPr>
                <w:t>IOT</w:t>
              </w:r>
              <w:r w:rsidR="008010CB" w:rsidRPr="00887470">
                <w:rPr>
                  <w:rStyle w:val="Lienhypertexte"/>
                </w:rPr>
                <w:t xml:space="preserve"> Agent library to develop other</w:t>
              </w:r>
              <w:r w:rsidR="00E92D07" w:rsidRPr="00887470">
                <w:rPr>
                  <w:rStyle w:val="Lienhypertexte"/>
                </w:rPr>
                <w:t xml:space="preserve"> agents</w:t>
              </w:r>
            </w:hyperlink>
          </w:p>
          <w:p w:rsidR="0019448D" w:rsidRDefault="0019448D" w:rsidP="00E92D07">
            <w:r>
              <w:t xml:space="preserve">IOT Agent Manager (under upgrade for </w:t>
            </w:r>
            <w:r w:rsidR="00720EB8">
              <w:t>R</w:t>
            </w:r>
            <w:r>
              <w:t>5</w:t>
            </w:r>
            <w:r w:rsidR="00720EB8">
              <w:t xml:space="preserve"> release</w:t>
            </w:r>
            <w:r>
              <w:t>)</w:t>
            </w:r>
          </w:p>
          <w:p w:rsidR="0019448D" w:rsidRDefault="00720EB8" w:rsidP="00E92D07">
            <w:r w:rsidRPr="00720EB8">
              <w:t>IoT Edge Manager</w:t>
            </w:r>
            <w:r>
              <w:t xml:space="preserve"> (forthcoming for R5)</w:t>
            </w:r>
          </w:p>
          <w:p w:rsidR="00E92D07" w:rsidRDefault="00595BAF" w:rsidP="00C7691C">
            <w:hyperlink r:id="rId78" w:history="1">
              <w:r w:rsidR="00720EB8" w:rsidRPr="00E66391">
                <w:rPr>
                  <w:rStyle w:val="Lienhypertexte"/>
                </w:rPr>
                <w:t>IOT Orchestrator with portal UI</w:t>
              </w:r>
            </w:hyperlink>
            <w:r w:rsidR="00720EB8">
              <w:t xml:space="preserve"> (from Telefonica)</w:t>
            </w:r>
          </w:p>
          <w:p w:rsidR="00E66391" w:rsidRDefault="00E66391" w:rsidP="00C7691C">
            <w:r>
              <w:t xml:space="preserve">MQTT broker like </w:t>
            </w:r>
            <w:hyperlink r:id="rId79" w:history="1">
              <w:r w:rsidRPr="00E66391">
                <w:rPr>
                  <w:rStyle w:val="Lienhypertexte"/>
                </w:rPr>
                <w:t>Mosquitto</w:t>
              </w:r>
            </w:hyperlink>
            <w:r>
              <w:t xml:space="preserve"> is needed for MQTT connectivity of IOT agents</w:t>
            </w:r>
            <w:r w:rsidR="0075566F">
              <w:t>.</w:t>
            </w:r>
          </w:p>
          <w:p w:rsidR="00A556CD" w:rsidRDefault="00595BAF" w:rsidP="00C7691C">
            <w:hyperlink r:id="rId80" w:history="1">
              <w:r w:rsidR="00997832" w:rsidRPr="00A33E5D">
                <w:rPr>
                  <w:rStyle w:val="Lienhypertexte"/>
                </w:rPr>
                <w:t>Node-R</w:t>
              </w:r>
              <w:r w:rsidR="00A33E5D" w:rsidRPr="00A33E5D">
                <w:rPr>
                  <w:rStyle w:val="Lienhypertexte"/>
                </w:rPr>
                <w:t>ED</w:t>
              </w:r>
            </w:hyperlink>
            <w:r w:rsidR="00997832">
              <w:t xml:space="preserve"> </w:t>
            </w:r>
            <w:r w:rsidR="009E2F6C">
              <w:t xml:space="preserve">should be used </w:t>
            </w:r>
            <w:r w:rsidR="00997832">
              <w:t xml:space="preserve">to provide </w:t>
            </w:r>
            <w:r w:rsidR="00DA704B">
              <w:t xml:space="preserve">pre-processing </w:t>
            </w:r>
            <w:r w:rsidR="005962D3">
              <w:t>for</w:t>
            </w:r>
            <w:r w:rsidR="00DA704B">
              <w:t xml:space="preserve"> </w:t>
            </w:r>
            <w:r w:rsidR="005962D3">
              <w:t xml:space="preserve">some </w:t>
            </w:r>
            <w:r w:rsidR="00DA704B">
              <w:t>IOT data</w:t>
            </w:r>
            <w:r w:rsidR="005962D3">
              <w:t xml:space="preserve"> </w:t>
            </w:r>
            <w:r w:rsidR="00DA704B">
              <w:t>sources</w:t>
            </w:r>
            <w:r w:rsidR="005962D3">
              <w:t>.</w:t>
            </w:r>
          </w:p>
        </w:tc>
      </w:tr>
    </w:tbl>
    <w:p w:rsidR="00E92D07" w:rsidRDefault="00E92D07" w:rsidP="001B6C4D"/>
    <w:p w:rsidR="00E92D07" w:rsidRDefault="00E66E24" w:rsidP="001B6C4D">
      <w:r>
        <w:t>As the IOT agent components provide only a REST API to interact with, it lacks a web user interface for device management in the current Fiware catalog.</w:t>
      </w:r>
    </w:p>
    <w:p w:rsidR="00F87120" w:rsidRDefault="00F87120" w:rsidP="001B6C4D"/>
    <w:p w:rsidR="00E66E24" w:rsidRDefault="00E66E24" w:rsidP="001B6C4D">
      <w:r>
        <w:t xml:space="preserve">The </w:t>
      </w:r>
      <w:hyperlink r:id="rId81" w:history="1">
        <w:r w:rsidRPr="0075566F">
          <w:rPr>
            <w:rStyle w:val="Lienhypertexte"/>
          </w:rPr>
          <w:t>IOT Agent Manager</w:t>
        </w:r>
      </w:hyperlink>
      <w:r>
        <w:t xml:space="preserve"> is under porting in Nodejs for release 5, it should provide </w:t>
      </w:r>
      <w:r w:rsidR="00CE5741">
        <w:t>an IOT agents</w:t>
      </w:r>
      <w:r>
        <w:t xml:space="preserve"> management</w:t>
      </w:r>
      <w:r w:rsidR="00407CFA">
        <w:t xml:space="preserve"> layer.</w:t>
      </w:r>
    </w:p>
    <w:p w:rsidR="002F05C0" w:rsidRDefault="002F05C0" w:rsidP="001B6C4D"/>
    <w:p w:rsidR="00407CFA" w:rsidRDefault="00407CFA" w:rsidP="001B6C4D">
      <w:r>
        <w:t xml:space="preserve">Most of the IOT modules in Fiware catalog come from </w:t>
      </w:r>
      <w:hyperlink r:id="rId82" w:history="1">
        <w:r w:rsidRPr="00407CFA">
          <w:rPr>
            <w:rStyle w:val="Lienhypertexte"/>
          </w:rPr>
          <w:t>Telefonica, in their github</w:t>
        </w:r>
      </w:hyperlink>
      <w:r>
        <w:t xml:space="preserve">, they provide a component called </w:t>
      </w:r>
      <w:hyperlink r:id="rId83" w:history="1">
        <w:r w:rsidRPr="004708F2">
          <w:rPr>
            <w:rStyle w:val="Lienhypertexte"/>
          </w:rPr>
          <w:t>Orchestrator</w:t>
        </w:r>
      </w:hyperlink>
      <w:r>
        <w:t>, that allows to interact with the different modules: IOT agen</w:t>
      </w:r>
      <w:r w:rsidR="009A3889">
        <w:t xml:space="preserve">ts, </w:t>
      </w:r>
      <w:r w:rsidR="00F53596">
        <w:t>P</w:t>
      </w:r>
      <w:r w:rsidR="009A3889">
        <w:t>erseo CEP, Orion, IDM, th</w:t>
      </w:r>
      <w:r w:rsidR="00D13D53">
        <w:t xml:space="preserve">is </w:t>
      </w:r>
      <w:r w:rsidR="00953FD8">
        <w:t xml:space="preserve">orchestrator </w:t>
      </w:r>
      <w:r w:rsidR="00D13D53">
        <w:t>component</w:t>
      </w:r>
      <w:r>
        <w:t xml:space="preserve"> also provide a web portal ready to use</w:t>
      </w:r>
      <w:r w:rsidR="00D13D53">
        <w:t>, but not open-source</w:t>
      </w:r>
      <w:r>
        <w:t>.</w:t>
      </w:r>
    </w:p>
    <w:p w:rsidR="002F05C0" w:rsidRDefault="002F05C0" w:rsidP="001B6C4D"/>
    <w:p w:rsidR="00D260D6" w:rsidRDefault="002F05C0" w:rsidP="001B6C4D">
      <w:r>
        <w:t xml:space="preserve">An IOT agent for </w:t>
      </w:r>
      <w:hyperlink r:id="rId84" w:history="1">
        <w:r w:rsidRPr="005F3097">
          <w:rPr>
            <w:rStyle w:val="Lienhypertexte"/>
          </w:rPr>
          <w:t>OPC</w:t>
        </w:r>
        <w:r w:rsidR="005F3097" w:rsidRPr="005F3097">
          <w:rPr>
            <w:rStyle w:val="Lienhypertexte"/>
          </w:rPr>
          <w:t xml:space="preserve"> UA</w:t>
        </w:r>
      </w:hyperlink>
      <w:r>
        <w:t xml:space="preserve"> is under development: </w:t>
      </w:r>
      <w:hyperlink r:id="rId85" w:history="1">
        <w:r w:rsidRPr="002A2C99">
          <w:rPr>
            <w:rStyle w:val="Lienhypertexte"/>
          </w:rPr>
          <w:t>https://github.com/BEinCPPS/idas-opcua-agent</w:t>
        </w:r>
      </w:hyperlink>
      <w:r>
        <w:t xml:space="preserve"> it shoul</w:t>
      </w:r>
      <w:r w:rsidR="005C3B8D">
        <w:t>d</w:t>
      </w:r>
      <w:r>
        <w:t xml:space="preserve"> allow to exchange information between an OPC server and an NGSI context broker.</w:t>
      </w:r>
    </w:p>
    <w:p w:rsidR="00D260D6" w:rsidRDefault="00D260D6" w:rsidP="001B6C4D"/>
    <w:p w:rsidR="006607A7" w:rsidRDefault="0089264C" w:rsidP="001B6C4D">
      <w:r>
        <w:t xml:space="preserve">After analysis of </w:t>
      </w:r>
      <w:r w:rsidR="00FB55C6">
        <w:t>already used</w:t>
      </w:r>
      <w:r w:rsidR="00B828E3">
        <w:t xml:space="preserve"> </w:t>
      </w:r>
      <w:r>
        <w:t>data sources</w:t>
      </w:r>
      <w:r w:rsidR="007909D3">
        <w:t xml:space="preserve">, it appears that </w:t>
      </w:r>
      <w:r w:rsidR="006607A7">
        <w:t xml:space="preserve">none is </w:t>
      </w:r>
      <w:r w:rsidR="00BF22AC">
        <w:t>immediately compatible with the proposed IOT agents</w:t>
      </w:r>
      <w:r w:rsidR="00CC5285">
        <w:t xml:space="preserve">, </w:t>
      </w:r>
      <w:r w:rsidR="007E7867">
        <w:t>then</w:t>
      </w:r>
      <w:r w:rsidR="00CC5285">
        <w:t xml:space="preserve"> some adapters </w:t>
      </w:r>
      <w:r w:rsidR="00770522">
        <w:t>need</w:t>
      </w:r>
      <w:r w:rsidR="00CC5285">
        <w:t xml:space="preserve"> to be </w:t>
      </w:r>
      <w:r w:rsidR="007E7867">
        <w:t xml:space="preserve">developed, </w:t>
      </w:r>
      <w:r w:rsidR="00490A85">
        <w:t>to be able to store</w:t>
      </w:r>
      <w:r w:rsidR="00172D1C">
        <w:t xml:space="preserve"> it</w:t>
      </w:r>
      <w:r w:rsidR="000A5D84">
        <w:t xml:space="preserve"> in Fiware,</w:t>
      </w:r>
      <w:r w:rsidR="00490A85">
        <w:t xml:space="preserve"> </w:t>
      </w:r>
      <w:r w:rsidR="00080DF0">
        <w:t>the data coming from thos</w:t>
      </w:r>
      <w:r w:rsidR="00770522">
        <w:t>e</w:t>
      </w:r>
      <w:r w:rsidR="00080DF0">
        <w:t xml:space="preserve"> different</w:t>
      </w:r>
      <w:r w:rsidR="00770522">
        <w:t xml:space="preserve"> data sources.</w:t>
      </w:r>
    </w:p>
    <w:p w:rsidR="005E3EF7" w:rsidRDefault="005E3EF7" w:rsidP="001B6C4D"/>
    <w:p w:rsidR="0030123B" w:rsidRDefault="000A5D84" w:rsidP="001B6C4D">
      <w:r>
        <w:t xml:space="preserve">The existing data sources </w:t>
      </w:r>
      <w:r w:rsidR="00DE2546">
        <w:t>are most of time files in different format</w:t>
      </w:r>
      <w:r w:rsidR="00F2159B">
        <w:t xml:space="preserve"> (XML, CSV, formatted text)</w:t>
      </w:r>
      <w:r w:rsidR="0030123B">
        <w:t>, coming through FTP</w:t>
      </w:r>
      <w:r w:rsidR="000E243F">
        <w:t xml:space="preserve">, </w:t>
      </w:r>
      <w:r w:rsidR="009B46DA">
        <w:t>or got through HTTP</w:t>
      </w:r>
    </w:p>
    <w:p w:rsidR="00565FA5" w:rsidRDefault="00957301" w:rsidP="001B6C4D">
      <w:r>
        <w:t>Those data</w:t>
      </w:r>
      <w:r w:rsidR="000E243F">
        <w:t xml:space="preserve"> </w:t>
      </w:r>
      <w:r w:rsidR="00B70EBD">
        <w:t>need to</w:t>
      </w:r>
      <w:r w:rsidR="000E243F">
        <w:t xml:space="preserve"> be converted to JSON</w:t>
      </w:r>
      <w:r w:rsidR="003E334C">
        <w:t xml:space="preserve"> in a first step</w:t>
      </w:r>
      <w:r w:rsidR="00B35EBE">
        <w:t xml:space="preserve"> (with Node-RED</w:t>
      </w:r>
      <w:r w:rsidR="00692A57">
        <w:t>)</w:t>
      </w:r>
      <w:r w:rsidR="003E334C">
        <w:t xml:space="preserve">, </w:t>
      </w:r>
      <w:r w:rsidR="00A50AA2">
        <w:t xml:space="preserve">and </w:t>
      </w:r>
      <w:r w:rsidR="003E334C">
        <w:t xml:space="preserve">posted to </w:t>
      </w:r>
      <w:r w:rsidR="00C811BE">
        <w:t xml:space="preserve">an MQTT broker, then a </w:t>
      </w:r>
      <w:r w:rsidR="00C811BE" w:rsidRPr="00565FA5">
        <w:rPr>
          <w:b/>
        </w:rPr>
        <w:t>JSON</w:t>
      </w:r>
      <w:r w:rsidR="001D5F12" w:rsidRPr="00565FA5">
        <w:rPr>
          <w:b/>
        </w:rPr>
        <w:t xml:space="preserve"> IOT Agent</w:t>
      </w:r>
      <w:r w:rsidR="001D5F12">
        <w:t xml:space="preserve"> </w:t>
      </w:r>
      <w:r w:rsidR="00D3596A">
        <w:t>subscribe</w:t>
      </w:r>
      <w:r w:rsidR="0003058E">
        <w:t>r</w:t>
      </w:r>
      <w:r w:rsidR="00D3596A">
        <w:t xml:space="preserve"> </w:t>
      </w:r>
      <w:r w:rsidR="0003058E">
        <w:t>to</w:t>
      </w:r>
      <w:r w:rsidR="00D3596A">
        <w:t xml:space="preserve"> the topic on the MQTT broker</w:t>
      </w:r>
      <w:r w:rsidR="00D26005">
        <w:t xml:space="preserve">, should convert </w:t>
      </w:r>
      <w:r w:rsidR="00103D03">
        <w:t>into NGSI</w:t>
      </w:r>
      <w:r w:rsidR="00565FA5">
        <w:t xml:space="preserve"> and post to the context broker.</w:t>
      </w:r>
    </w:p>
    <w:p w:rsidR="00601751" w:rsidRDefault="00601751" w:rsidP="001B6C4D">
      <w:r>
        <w:t>The first step (data acquisition, conversion to JSON and publish to MQTT) will be done through specific programs or scripts, one per type of data source.</w:t>
      </w:r>
    </w:p>
    <w:p w:rsidR="00523B07" w:rsidRDefault="00523B07" w:rsidP="001B6C4D"/>
    <w:p w:rsidR="00957301" w:rsidRDefault="00523B07" w:rsidP="001B6C4D">
      <w:r>
        <w:t>The components will be deployed as docker services through stack files.</w:t>
      </w:r>
    </w:p>
    <w:p w:rsidR="00523B07" w:rsidRDefault="00523B07" w:rsidP="001B6C4D"/>
    <w:p w:rsidR="00770522" w:rsidRDefault="00770522" w:rsidP="001B6C4D"/>
    <w:p w:rsidR="00C44D40" w:rsidRPr="00C44D40" w:rsidRDefault="00C44D40" w:rsidP="00C44D40">
      <w:pPr>
        <w:pStyle w:val="Titre3"/>
        <w:rPr>
          <w:i/>
        </w:rPr>
      </w:pPr>
      <w:bookmarkStart w:id="214" w:name="_Toc497140568"/>
      <w:bookmarkStart w:id="215" w:name="_Toc497322741"/>
      <w:bookmarkStart w:id="216" w:name="_Toc510702008"/>
      <w:bookmarkEnd w:id="214"/>
      <w:bookmarkEnd w:id="215"/>
      <w:r>
        <w:t>IOT Broker</w:t>
      </w:r>
      <w:r w:rsidR="001C25A9">
        <w:t xml:space="preserve"> Component</w:t>
      </w:r>
      <w:bookmarkEnd w:id="216"/>
    </w:p>
    <w:p w:rsidR="003A6EFF" w:rsidRDefault="003A6EFF" w:rsidP="00C44D40"/>
    <w:p w:rsidR="00C44D40" w:rsidRDefault="00C44D40" w:rsidP="00C44D40">
      <w:r>
        <w:t xml:space="preserve">The IOT </w:t>
      </w:r>
      <w:r w:rsidR="00D82EEC">
        <w:t>B</w:t>
      </w:r>
      <w:r>
        <w:t xml:space="preserve">roker GE </w:t>
      </w:r>
      <w:r w:rsidR="0083142B">
        <w:t>i</w:t>
      </w:r>
      <w:r w:rsidR="0083142B" w:rsidRPr="0083142B">
        <w:t>s a lightweight and scalable middleware component that separates IoT applications from the underlying device installations</w:t>
      </w:r>
      <w:r w:rsidRPr="00123AF1">
        <w:t>.</w:t>
      </w:r>
    </w:p>
    <w:p w:rsidR="00AA5C1B" w:rsidRDefault="004430B6" w:rsidP="00C44D40">
      <w:r>
        <w:t>Th</w:t>
      </w:r>
      <w:r w:rsidR="00881AE7">
        <w:t>is</w:t>
      </w:r>
      <w:r>
        <w:t xml:space="preserve"> component sit</w:t>
      </w:r>
      <w:r w:rsidR="00AD3EBF">
        <w:t>s</w:t>
      </w:r>
      <w:r>
        <w:t xml:space="preserve"> between the Context broker</w:t>
      </w:r>
      <w:r w:rsidR="00A55BD4">
        <w:t>, which manipulate things context</w:t>
      </w:r>
      <w:r w:rsidR="00AD3EBF">
        <w:t>, and the IOT agents</w:t>
      </w:r>
      <w:r w:rsidR="00A822FA">
        <w:t xml:space="preserve"> which manipulate device data, and </w:t>
      </w:r>
      <w:r w:rsidR="00D858B2">
        <w:t xml:space="preserve">it </w:t>
      </w:r>
      <w:r w:rsidR="00A822FA">
        <w:t xml:space="preserve">allows </w:t>
      </w:r>
      <w:r w:rsidR="001967B7">
        <w:t>to</w:t>
      </w:r>
      <w:r w:rsidR="00CD5296">
        <w:t xml:space="preserve"> define</w:t>
      </w:r>
      <w:r w:rsidR="001967B7">
        <w:t xml:space="preserve"> </w:t>
      </w:r>
      <w:r w:rsidR="00C73EBE" w:rsidRPr="00C73EBE">
        <w:t>associations between device-level and thing-level information</w:t>
      </w:r>
      <w:r w:rsidR="00D858B2">
        <w:t xml:space="preserve">, and to filter </w:t>
      </w:r>
      <w:r w:rsidR="00197661">
        <w:t>information</w:t>
      </w:r>
      <w:r w:rsidR="00BB7140">
        <w:t xml:space="preserve"> </w:t>
      </w:r>
      <w:r w:rsidR="00917E30">
        <w:t>before sending it to the con</w:t>
      </w:r>
      <w:r w:rsidR="00E7279F">
        <w:t>text broker</w:t>
      </w:r>
      <w:r w:rsidR="00C73EBE" w:rsidRPr="00C73EBE">
        <w:t>.</w:t>
      </w:r>
    </w:p>
    <w:p w:rsidR="00D2689E" w:rsidRDefault="00D2689E" w:rsidP="00C44D40"/>
    <w:p w:rsidR="00D2689E" w:rsidRDefault="00D2689E" w:rsidP="00C44D40">
      <w:r>
        <w:t xml:space="preserve">On Fiware catalog: </w:t>
      </w:r>
      <w:hyperlink r:id="rId86" w:history="1">
        <w:r w:rsidRPr="00D2689E">
          <w:rPr>
            <w:rStyle w:val="Lienhypertexte"/>
          </w:rPr>
          <w:t>IOT Broker</w:t>
        </w:r>
      </w:hyperlink>
    </w:p>
    <w:p w:rsidR="00D2689E" w:rsidRDefault="00D2689E" w:rsidP="00C44D40">
      <w:r>
        <w:t xml:space="preserve">On Github: </w:t>
      </w:r>
      <w:hyperlink r:id="rId87" w:history="1">
        <w:r w:rsidRPr="00AE7E79">
          <w:rPr>
            <w:rStyle w:val="Lienhypertexte"/>
          </w:rPr>
          <w:t>https://github.com/Aeronbroker/Aeron</w:t>
        </w:r>
      </w:hyperlink>
    </w:p>
    <w:p w:rsidR="00D2689E" w:rsidRDefault="00D2689E" w:rsidP="00C44D40">
      <w:r>
        <w:lastRenderedPageBreak/>
        <w:t xml:space="preserve">On readthedocs : </w:t>
      </w:r>
      <w:hyperlink r:id="rId88" w:history="1">
        <w:r w:rsidRPr="00AE7E79">
          <w:rPr>
            <w:rStyle w:val="Lienhypertexte"/>
          </w:rPr>
          <w:t>http://fiware-iot-broker.readthedocs.io/en/master/index.html</w:t>
        </w:r>
      </w:hyperlink>
    </w:p>
    <w:p w:rsidR="00D2689E" w:rsidRDefault="00D2689E" w:rsidP="00C44D40">
      <w:r>
        <w:t xml:space="preserve">API doc on </w:t>
      </w:r>
      <w:hyperlink r:id="rId89" w:history="1">
        <w:r w:rsidRPr="00D2689E">
          <w:rPr>
            <w:rStyle w:val="Lienhypertexte"/>
          </w:rPr>
          <w:t>APIary</w:t>
        </w:r>
      </w:hyperlink>
    </w:p>
    <w:p w:rsidR="00E7279F" w:rsidRDefault="00E7279F" w:rsidP="00C44D40"/>
    <w:p w:rsidR="00E93BC6" w:rsidRDefault="00E93BC6" w:rsidP="00C44D40"/>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103"/>
      </w:tblGrid>
      <w:tr w:rsidR="00E7279F" w:rsidTr="00111B67">
        <w:tc>
          <w:tcPr>
            <w:tcW w:w="2698" w:type="dxa"/>
          </w:tcPr>
          <w:p w:rsidR="00E7279F" w:rsidRDefault="00E7279F" w:rsidP="00190FE5">
            <w:pPr>
              <w:rPr>
                <w:b/>
                <w:bCs/>
              </w:rPr>
            </w:pPr>
            <w:r>
              <w:rPr>
                <w:b/>
                <w:bCs/>
              </w:rPr>
              <w:t>Architecture Component</w:t>
            </w:r>
          </w:p>
        </w:tc>
        <w:tc>
          <w:tcPr>
            <w:tcW w:w="5103" w:type="dxa"/>
          </w:tcPr>
          <w:p w:rsidR="00E7279F" w:rsidRDefault="00E7279F" w:rsidP="00190FE5">
            <w:pPr>
              <w:rPr>
                <w:b/>
                <w:bCs/>
              </w:rPr>
            </w:pPr>
            <w:r>
              <w:rPr>
                <w:b/>
                <w:bCs/>
              </w:rPr>
              <w:t>Component Elements</w:t>
            </w:r>
          </w:p>
        </w:tc>
      </w:tr>
      <w:tr w:rsidR="00E7279F" w:rsidTr="00111B67">
        <w:tc>
          <w:tcPr>
            <w:tcW w:w="2698" w:type="dxa"/>
          </w:tcPr>
          <w:p w:rsidR="00E7279F" w:rsidRDefault="00E7279F" w:rsidP="00190FE5">
            <w:r>
              <w:t>Database Server</w:t>
            </w:r>
          </w:p>
        </w:tc>
        <w:tc>
          <w:tcPr>
            <w:tcW w:w="5103" w:type="dxa"/>
          </w:tcPr>
          <w:p w:rsidR="00E7279F" w:rsidRDefault="00AA353F" w:rsidP="00190FE5">
            <w:r>
              <w:t>CouchDB</w:t>
            </w:r>
            <w:r w:rsidR="00AF1814">
              <w:t xml:space="preserve"> </w:t>
            </w:r>
            <w:r w:rsidR="00533833">
              <w:t xml:space="preserve">for </w:t>
            </w:r>
            <w:r w:rsidR="00AF1814">
              <w:t>histor</w:t>
            </w:r>
            <w:r w:rsidR="00533833">
              <w:t>ical agent</w:t>
            </w:r>
          </w:p>
          <w:p w:rsidR="00AF1814" w:rsidRDefault="00AF1814" w:rsidP="00190FE5">
            <w:r>
              <w:t>PostgreSQL (</w:t>
            </w:r>
            <w:r w:rsidR="00820A62">
              <w:t>+ replica</w:t>
            </w:r>
            <w:r>
              <w:t>)</w:t>
            </w:r>
            <w:r w:rsidR="00533833">
              <w:t xml:space="preserve"> for </w:t>
            </w:r>
            <w:r w:rsidR="003003FC">
              <w:t>utility storage</w:t>
            </w:r>
          </w:p>
        </w:tc>
      </w:tr>
      <w:tr w:rsidR="00E7279F" w:rsidTr="00111B67">
        <w:tc>
          <w:tcPr>
            <w:tcW w:w="2698" w:type="dxa"/>
          </w:tcPr>
          <w:p w:rsidR="00E7279F" w:rsidRDefault="00E7279F" w:rsidP="00190FE5">
            <w:r>
              <w:t>Applications</w:t>
            </w:r>
          </w:p>
        </w:tc>
        <w:tc>
          <w:tcPr>
            <w:tcW w:w="5103" w:type="dxa"/>
          </w:tcPr>
          <w:p w:rsidR="00E7279F" w:rsidRDefault="0088512E" w:rsidP="00190FE5">
            <w:r>
              <w:t>IOT Broker</w:t>
            </w:r>
          </w:p>
        </w:tc>
      </w:tr>
    </w:tbl>
    <w:p w:rsidR="00E7279F" w:rsidRDefault="00E7279F" w:rsidP="00C44D40"/>
    <w:p w:rsidR="00E7279F" w:rsidRDefault="00381B84" w:rsidP="00C44D40">
      <w:r>
        <w:t xml:space="preserve">This component is not </w:t>
      </w:r>
      <w:r w:rsidR="001D2BBA">
        <w:t>mandatory</w:t>
      </w:r>
      <w:r w:rsidR="00DD506D">
        <w:t xml:space="preserve"> for the </w:t>
      </w:r>
      <w:r w:rsidR="009B35DF">
        <w:t>initial setup of the smart city platform</w:t>
      </w:r>
      <w:r w:rsidR="004D5A22">
        <w:t xml:space="preserve">, </w:t>
      </w:r>
      <w:r w:rsidR="001F43E4">
        <w:t xml:space="preserve">a reflection is needed to </w:t>
      </w:r>
      <w:r w:rsidR="00172E13">
        <w:t xml:space="preserve">evaluate the opportunity for its inclusion in the </w:t>
      </w:r>
      <w:r w:rsidR="000263FE">
        <w:t>target platform.</w:t>
      </w:r>
    </w:p>
    <w:p w:rsidR="005549AD" w:rsidRDefault="005549AD" w:rsidP="00C44D40"/>
    <w:p w:rsidR="005549AD" w:rsidRPr="005549AD" w:rsidRDefault="005549AD" w:rsidP="005549AD">
      <w:pPr>
        <w:pStyle w:val="Titre3"/>
        <w:rPr>
          <w:i/>
        </w:rPr>
      </w:pPr>
      <w:bookmarkStart w:id="217" w:name="_Toc510702009"/>
      <w:r>
        <w:t xml:space="preserve">IOT </w:t>
      </w:r>
      <w:r w:rsidR="001C25A9">
        <w:t>Discovery Component</w:t>
      </w:r>
      <w:bookmarkEnd w:id="217"/>
    </w:p>
    <w:p w:rsidR="005549AD" w:rsidRDefault="005549AD" w:rsidP="005549AD"/>
    <w:p w:rsidR="00587B5F" w:rsidRDefault="005549AD" w:rsidP="00C9704B">
      <w:r>
        <w:t xml:space="preserve">The IOT </w:t>
      </w:r>
      <w:r w:rsidR="004728F0">
        <w:t>Dicovery</w:t>
      </w:r>
      <w:r>
        <w:t xml:space="preserve"> GE </w:t>
      </w:r>
      <w:r w:rsidR="00C9704B">
        <w:t xml:space="preserve">role is to act as a meeting point for </w:t>
      </w:r>
    </w:p>
    <w:p w:rsidR="00587B5F" w:rsidRDefault="00C9704B" w:rsidP="001953AA">
      <w:pPr>
        <w:pStyle w:val="Paragraphedeliste"/>
        <w:numPr>
          <w:ilvl w:val="0"/>
          <w:numId w:val="52"/>
        </w:numPr>
      </w:pPr>
      <w:r>
        <w:t xml:space="preserve">IoT Context Producers to register the availability of their Things and Sensor devices, </w:t>
      </w:r>
    </w:p>
    <w:p w:rsidR="00A67A76" w:rsidRDefault="00C9704B" w:rsidP="001953AA">
      <w:pPr>
        <w:pStyle w:val="Paragraphedeliste"/>
        <w:numPr>
          <w:ilvl w:val="0"/>
          <w:numId w:val="52"/>
        </w:numPr>
      </w:pPr>
      <w:r>
        <w:t>IoT Context Consumers to discover them</w:t>
      </w:r>
      <w:r w:rsidR="005720A4">
        <w:t>.</w:t>
      </w:r>
    </w:p>
    <w:p w:rsidR="00A67A76" w:rsidRDefault="005720A4" w:rsidP="00C9704B">
      <w:r>
        <w:t xml:space="preserve">This </w:t>
      </w:r>
      <w:r w:rsidR="00C9704B">
        <w:t>using either the OMA NGSI-9 messaging protocol</w:t>
      </w:r>
      <w:r w:rsidR="00B324A6">
        <w:t xml:space="preserve">, </w:t>
      </w:r>
      <w:r w:rsidR="00C9704B">
        <w:t xml:space="preserve">API for contextual information exchange. </w:t>
      </w:r>
    </w:p>
    <w:p w:rsidR="00C9704B" w:rsidRDefault="00C9704B" w:rsidP="00C9704B">
      <w:r>
        <w:t xml:space="preserve">For semantic users, the Sense2Web API can be used which supports Linked Open Data. </w:t>
      </w:r>
    </w:p>
    <w:p w:rsidR="00C9704B" w:rsidRDefault="00C9704B" w:rsidP="00C9704B">
      <w:r>
        <w:t xml:space="preserve">The API exposes two main modules: </w:t>
      </w:r>
    </w:p>
    <w:p w:rsidR="0060486E" w:rsidRDefault="00C9704B" w:rsidP="001953AA">
      <w:pPr>
        <w:pStyle w:val="Paragraphedeliste"/>
        <w:numPr>
          <w:ilvl w:val="0"/>
          <w:numId w:val="51"/>
        </w:numPr>
      </w:pPr>
      <w:r>
        <w:t>NGSI-9 Server</w:t>
      </w:r>
      <w:r w:rsidR="0010176B">
        <w:t xml:space="preserve"> </w:t>
      </w:r>
      <w:r w:rsidR="0060486E">
        <w:t>which provides a repository for the storage of NGSI entities and allows NGSI-9 clients</w:t>
      </w:r>
      <w:r w:rsidR="008F18C4">
        <w:t xml:space="preserve"> (</w:t>
      </w:r>
      <w:r w:rsidR="00191266" w:rsidRPr="00191266">
        <w:t>Data Handling GE</w:t>
      </w:r>
      <w:r w:rsidR="00191266">
        <w:t xml:space="preserve">, </w:t>
      </w:r>
      <w:r w:rsidR="00191266" w:rsidRPr="00191266">
        <w:t>Device Management GE, IoT Broker</w:t>
      </w:r>
      <w:r w:rsidR="00191266">
        <w:t>)</w:t>
      </w:r>
      <w:r w:rsidR="0060486E">
        <w:t xml:space="preserve"> to: </w:t>
      </w:r>
    </w:p>
    <w:p w:rsidR="0060486E" w:rsidRDefault="0060486E" w:rsidP="001953AA">
      <w:pPr>
        <w:pStyle w:val="Paragraphedeliste"/>
        <w:numPr>
          <w:ilvl w:val="1"/>
          <w:numId w:val="51"/>
        </w:numPr>
      </w:pPr>
      <w:r>
        <w:t>Register context information about Sensors and Things.</w:t>
      </w:r>
    </w:p>
    <w:p w:rsidR="00C9704B" w:rsidRDefault="0060486E" w:rsidP="001953AA">
      <w:pPr>
        <w:pStyle w:val="Paragraphedeliste"/>
        <w:numPr>
          <w:ilvl w:val="1"/>
          <w:numId w:val="51"/>
        </w:numPr>
      </w:pPr>
      <w:r>
        <w:t>Discover context information using ID, attribute, attribute domain, and entity type.</w:t>
      </w:r>
    </w:p>
    <w:p w:rsidR="005549AD" w:rsidRDefault="00C9704B" w:rsidP="001953AA">
      <w:pPr>
        <w:pStyle w:val="Paragraphedeliste"/>
        <w:numPr>
          <w:ilvl w:val="0"/>
          <w:numId w:val="51"/>
        </w:numPr>
      </w:pPr>
      <w:r>
        <w:t>Sense2Web Linked-data platform</w:t>
      </w:r>
      <w:r w:rsidR="00257B76">
        <w:t xml:space="preserve"> </w:t>
      </w:r>
      <w:r w:rsidR="0025534D">
        <w:t xml:space="preserve">which </w:t>
      </w:r>
      <w:r w:rsidR="00257B76" w:rsidRPr="00257B76">
        <w:t>provides a semantic repository for IoT providers to register and manage semantic descriptions (in RDF/OWL) about their "Things"</w:t>
      </w:r>
      <w:r w:rsidR="00C2460C">
        <w:t xml:space="preserve">: </w:t>
      </w:r>
      <w:r w:rsidR="00257B76" w:rsidRPr="00257B76">
        <w:t>Sensor/Actuator Devices, virtual computational elements (e.g. data aggregators) or virtual representations of any Physical Entity.</w:t>
      </w:r>
    </w:p>
    <w:p w:rsidR="007034EE" w:rsidRDefault="007034EE" w:rsidP="00895D52"/>
    <w:p w:rsidR="00895D52" w:rsidRDefault="00823D93" w:rsidP="00895D52">
      <w:r>
        <w:t xml:space="preserve">Sens2Web </w:t>
      </w:r>
      <w:r w:rsidR="00895D52">
        <w:t xml:space="preserve">provides IoT </w:t>
      </w:r>
      <w:r w:rsidR="00A44CB8">
        <w:t>u</w:t>
      </w:r>
      <w:r w:rsidR="00895D52">
        <w:t xml:space="preserve">sers to discover these registered IoT elements using: </w:t>
      </w:r>
    </w:p>
    <w:p w:rsidR="00895D52" w:rsidRDefault="00393BD8" w:rsidP="001953AA">
      <w:pPr>
        <w:pStyle w:val="Paragraphedeliste"/>
        <w:numPr>
          <w:ilvl w:val="0"/>
          <w:numId w:val="54"/>
        </w:numPr>
      </w:pPr>
      <w:r>
        <w:t>D</w:t>
      </w:r>
      <w:r w:rsidR="00895D52">
        <w:t>escriptions in RDF</w:t>
      </w:r>
    </w:p>
    <w:p w:rsidR="00895D52" w:rsidRDefault="00895D52" w:rsidP="001953AA">
      <w:pPr>
        <w:pStyle w:val="Paragraphedeliste"/>
        <w:numPr>
          <w:ilvl w:val="0"/>
          <w:numId w:val="54"/>
        </w:numPr>
      </w:pPr>
      <w:r>
        <w:t>A probabilistic search mechanism that provides recommended and ranked search results for queries that don’t provide exact matching property values.</w:t>
      </w:r>
    </w:p>
    <w:p w:rsidR="00895D52" w:rsidRDefault="00895D52" w:rsidP="001953AA">
      <w:pPr>
        <w:pStyle w:val="Paragraphedeliste"/>
        <w:numPr>
          <w:ilvl w:val="0"/>
          <w:numId w:val="54"/>
        </w:numPr>
      </w:pPr>
      <w:r>
        <w:t>Semantic querying via SPARQL</w:t>
      </w:r>
    </w:p>
    <w:p w:rsidR="00895D52" w:rsidRDefault="00895D52" w:rsidP="001953AA">
      <w:pPr>
        <w:pStyle w:val="Paragraphedeliste"/>
        <w:numPr>
          <w:ilvl w:val="0"/>
          <w:numId w:val="54"/>
        </w:numPr>
      </w:pPr>
      <w:r>
        <w:t>An association mechanism that associates Things and sensors based on their shared attribute (e.g. temperature) and spatial proximity, which can then be queried via SPARQL.</w:t>
      </w:r>
    </w:p>
    <w:p w:rsidR="00E93BC6" w:rsidRDefault="00E93BC6" w:rsidP="00E93BC6"/>
    <w:p w:rsidR="00E93BC6" w:rsidRDefault="00E93BC6" w:rsidP="00E93BC6">
      <w:r>
        <w:t xml:space="preserve">On Fiware Catalog: </w:t>
      </w:r>
      <w:hyperlink r:id="rId90" w:history="1">
        <w:r w:rsidRPr="00E93BC6">
          <w:rPr>
            <w:rStyle w:val="Lienhypertexte"/>
          </w:rPr>
          <w:t>IOT Discovery</w:t>
        </w:r>
      </w:hyperlink>
    </w:p>
    <w:p w:rsidR="00E93BC6" w:rsidRDefault="009A4F13" w:rsidP="00E93BC6">
      <w:r>
        <w:t>Documentation o</w:t>
      </w:r>
      <w:r w:rsidR="00E93BC6">
        <w:t>n</w:t>
      </w:r>
      <w:r>
        <w:t>:</w:t>
      </w:r>
      <w:r w:rsidR="00E93BC6">
        <w:t xml:space="preserve"> </w:t>
      </w:r>
      <w:hyperlink r:id="rId91" w:history="1">
        <w:r w:rsidR="00E93BC6" w:rsidRPr="009A4F13">
          <w:rPr>
            <w:rStyle w:val="Lienhypertexte"/>
          </w:rPr>
          <w:t>Readthedocs</w:t>
        </w:r>
      </w:hyperlink>
    </w:p>
    <w:p w:rsidR="009A4F13" w:rsidRDefault="009A4F13" w:rsidP="00E93BC6">
      <w:r>
        <w:t xml:space="preserve">On Github: </w:t>
      </w:r>
      <w:hyperlink r:id="rId92" w:history="1">
        <w:r w:rsidRPr="009A4F13">
          <w:rPr>
            <w:rStyle w:val="Lienhypertexte"/>
          </w:rPr>
          <w:t>IOT Discovery NGSI 9</w:t>
        </w:r>
      </w:hyperlink>
      <w:r>
        <w:t xml:space="preserve">, and </w:t>
      </w:r>
      <w:hyperlink r:id="rId93" w:history="1">
        <w:r w:rsidRPr="009A4F13">
          <w:rPr>
            <w:rStyle w:val="Lienhypertexte"/>
          </w:rPr>
          <w:t>Sense2Web</w:t>
        </w:r>
      </w:hyperlink>
      <w:r>
        <w:t xml:space="preserve"> </w:t>
      </w:r>
    </w:p>
    <w:p w:rsidR="00A90961" w:rsidRDefault="00A90961" w:rsidP="00A90961"/>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103"/>
      </w:tblGrid>
      <w:tr w:rsidR="00DD1F43" w:rsidTr="00190FE5">
        <w:tc>
          <w:tcPr>
            <w:tcW w:w="2698" w:type="dxa"/>
          </w:tcPr>
          <w:p w:rsidR="00DD1F43" w:rsidRDefault="00DD1F43" w:rsidP="00190FE5">
            <w:pPr>
              <w:rPr>
                <w:b/>
                <w:bCs/>
              </w:rPr>
            </w:pPr>
            <w:r>
              <w:rPr>
                <w:b/>
                <w:bCs/>
              </w:rPr>
              <w:t>Architecture Component</w:t>
            </w:r>
          </w:p>
        </w:tc>
        <w:tc>
          <w:tcPr>
            <w:tcW w:w="5103" w:type="dxa"/>
          </w:tcPr>
          <w:p w:rsidR="00DD1F43" w:rsidRDefault="00DD1F43" w:rsidP="00190FE5">
            <w:pPr>
              <w:rPr>
                <w:b/>
                <w:bCs/>
              </w:rPr>
            </w:pPr>
            <w:r>
              <w:rPr>
                <w:b/>
                <w:bCs/>
              </w:rPr>
              <w:t>Component Elements</w:t>
            </w:r>
          </w:p>
        </w:tc>
      </w:tr>
      <w:tr w:rsidR="00DD1F43" w:rsidTr="00190FE5">
        <w:tc>
          <w:tcPr>
            <w:tcW w:w="2698" w:type="dxa"/>
          </w:tcPr>
          <w:p w:rsidR="00DD1F43" w:rsidRDefault="00DD1F43" w:rsidP="00190FE5">
            <w:r>
              <w:t>Database Server</w:t>
            </w:r>
          </w:p>
        </w:tc>
        <w:tc>
          <w:tcPr>
            <w:tcW w:w="5103" w:type="dxa"/>
          </w:tcPr>
          <w:p w:rsidR="00DD1F43" w:rsidRDefault="00164C0B" w:rsidP="00190FE5">
            <w:r>
              <w:t>MySQL default</w:t>
            </w:r>
            <w:r w:rsidR="00441A31">
              <w:t xml:space="preserve"> </w:t>
            </w:r>
            <w:r w:rsidR="00077E59">
              <w:t xml:space="preserve">to </w:t>
            </w:r>
            <w:r w:rsidR="00441A31">
              <w:t xml:space="preserve">replace by </w:t>
            </w:r>
            <w:r w:rsidR="00DD1F43">
              <w:t>PostgreSQL (</w:t>
            </w:r>
            <w:r w:rsidR="004C4904">
              <w:t>+ replica</w:t>
            </w:r>
            <w:r w:rsidR="00DD1F43">
              <w:t>)</w:t>
            </w:r>
          </w:p>
        </w:tc>
      </w:tr>
      <w:tr w:rsidR="00DD1F43" w:rsidTr="00190FE5">
        <w:tc>
          <w:tcPr>
            <w:tcW w:w="2698" w:type="dxa"/>
          </w:tcPr>
          <w:p w:rsidR="00DD1F43" w:rsidRDefault="00DD1F43" w:rsidP="00190FE5">
            <w:r>
              <w:t>Applications</w:t>
            </w:r>
          </w:p>
        </w:tc>
        <w:tc>
          <w:tcPr>
            <w:tcW w:w="5103" w:type="dxa"/>
          </w:tcPr>
          <w:p w:rsidR="00DD1F43" w:rsidRDefault="007B2D18" w:rsidP="00190FE5">
            <w:r>
              <w:t>NGSI</w:t>
            </w:r>
            <w:r w:rsidR="00A41E1C">
              <w:t>-9 server</w:t>
            </w:r>
            <w:r w:rsidR="00DD4611">
              <w:t xml:space="preserve"> (</w:t>
            </w:r>
            <w:r w:rsidR="00A245D9">
              <w:t>Tomcat application)</w:t>
            </w:r>
          </w:p>
          <w:p w:rsidR="00A41E1C" w:rsidRDefault="00A41E1C" w:rsidP="00190FE5">
            <w:r>
              <w:t>Sense2Web Linked-data platform</w:t>
            </w:r>
            <w:r w:rsidR="00A245D9">
              <w:t xml:space="preserve"> (Tomcat application)</w:t>
            </w:r>
          </w:p>
        </w:tc>
      </w:tr>
    </w:tbl>
    <w:p w:rsidR="00A90961" w:rsidRDefault="00A90961" w:rsidP="00A90961"/>
    <w:p w:rsidR="00EC0649" w:rsidRDefault="00EC0649" w:rsidP="00EC0649">
      <w:r>
        <w:t xml:space="preserve">This component is not </w:t>
      </w:r>
      <w:r w:rsidR="00F21427">
        <w:t>mandatory</w:t>
      </w:r>
      <w:r>
        <w:t xml:space="preserve"> for the initial setup of the smart city platform, a reflection is needed to evaluate the opportunity for its inclusion in the target platform.</w:t>
      </w:r>
    </w:p>
    <w:p w:rsidR="00DD1F43" w:rsidRDefault="00DD1F43" w:rsidP="00A90961"/>
    <w:p w:rsidR="00C44D40" w:rsidRPr="00C44D40" w:rsidRDefault="00C44D40" w:rsidP="00C44D40">
      <w:pPr>
        <w:pStyle w:val="Titre3"/>
        <w:rPr>
          <w:i/>
        </w:rPr>
      </w:pPr>
      <w:bookmarkStart w:id="218" w:name="_Toc510702010"/>
      <w:r>
        <w:t>CEP Component</w:t>
      </w:r>
      <w:bookmarkEnd w:id="218"/>
    </w:p>
    <w:p w:rsidR="003A6EFF" w:rsidRDefault="003A6EFF" w:rsidP="00C44D40"/>
    <w:p w:rsidR="00C44D40" w:rsidRDefault="00C44D40" w:rsidP="00C44D40">
      <w:r>
        <w:t xml:space="preserve">The CEP </w:t>
      </w:r>
      <w:r w:rsidRPr="00123AF1">
        <w:t xml:space="preserve">component is </w:t>
      </w:r>
      <w:r>
        <w:t>the Complex Event Processing</w:t>
      </w:r>
      <w:r w:rsidRPr="00123AF1">
        <w:t xml:space="preserve"> GE</w:t>
      </w:r>
      <w:r>
        <w:t xml:space="preserve"> for the Fiware platform</w:t>
      </w:r>
      <w:r w:rsidRPr="00123AF1">
        <w:t>.</w:t>
      </w:r>
    </w:p>
    <w:p w:rsidR="00EA50BF" w:rsidRDefault="00EA50BF" w:rsidP="00C7691C">
      <w:r>
        <w:t xml:space="preserve">It </w:t>
      </w:r>
      <w:r w:rsidRPr="00EA50BF">
        <w:t xml:space="preserve">is a scalable integrated </w:t>
      </w:r>
      <w:r w:rsidR="008756DD">
        <w:t>module</w:t>
      </w:r>
      <w:r w:rsidRPr="00EA50BF">
        <w:t xml:space="preserve"> to support the development, deployment, and maintenance of event-driven applications</w:t>
      </w:r>
      <w:r>
        <w:t>.</w:t>
      </w:r>
    </w:p>
    <w:p w:rsidR="000865C5" w:rsidRDefault="00823768" w:rsidP="00C7691C">
      <w:r>
        <w:lastRenderedPageBreak/>
        <w:t>To summarize</w:t>
      </w:r>
      <w:r w:rsidR="000865C5">
        <w:t>:</w:t>
      </w:r>
      <w:r>
        <w:t xml:space="preserve"> through the CEP component it’s possible to configure rules on incoming data</w:t>
      </w:r>
      <w:r w:rsidR="000865C5">
        <w:t xml:space="preserve"> (like: if a fridge temperature is higher than 4°C),</w:t>
      </w:r>
      <w:r>
        <w:t xml:space="preserve"> </w:t>
      </w:r>
    </w:p>
    <w:p w:rsidR="00823768" w:rsidRDefault="00823768" w:rsidP="00C7691C">
      <w:r>
        <w:t xml:space="preserve">that if </w:t>
      </w:r>
      <w:r w:rsidR="000865C5">
        <w:t>verified, generate an event/action (an alarm is sent, mail, SMS, or displayed on a cockpit/dashboard)</w:t>
      </w:r>
    </w:p>
    <w:p w:rsidR="008756DD" w:rsidRDefault="008756DD" w:rsidP="00AB5E39"/>
    <w:p w:rsidR="00AB5E39" w:rsidRDefault="00AB5E39" w:rsidP="00AB5E39">
      <w:r>
        <w:t xml:space="preserve">In Fiware catalog is proposed an implementation from IBM of the CEP module: </w:t>
      </w:r>
      <w:hyperlink r:id="rId94" w:history="1">
        <w:r w:rsidRPr="00EA50BF">
          <w:rPr>
            <w:rStyle w:val="Lienhypertexte"/>
          </w:rPr>
          <w:t>PROTON</w:t>
        </w:r>
      </w:hyperlink>
    </w:p>
    <w:p w:rsidR="00CA110A" w:rsidRDefault="00CA110A" w:rsidP="001B6C4D"/>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4536"/>
      </w:tblGrid>
      <w:tr w:rsidR="001B7DF1" w:rsidTr="00077E59">
        <w:tc>
          <w:tcPr>
            <w:tcW w:w="2698" w:type="dxa"/>
          </w:tcPr>
          <w:p w:rsidR="001B7DF1" w:rsidRDefault="001B7DF1" w:rsidP="00A97AB5">
            <w:pPr>
              <w:rPr>
                <w:b/>
                <w:bCs/>
              </w:rPr>
            </w:pPr>
            <w:r>
              <w:rPr>
                <w:b/>
                <w:bCs/>
              </w:rPr>
              <w:t>Architecture Component</w:t>
            </w:r>
          </w:p>
        </w:tc>
        <w:tc>
          <w:tcPr>
            <w:tcW w:w="4536" w:type="dxa"/>
          </w:tcPr>
          <w:p w:rsidR="001B7DF1" w:rsidRDefault="001B7DF1" w:rsidP="00A97AB5">
            <w:pPr>
              <w:rPr>
                <w:b/>
                <w:bCs/>
              </w:rPr>
            </w:pPr>
            <w:r>
              <w:rPr>
                <w:b/>
                <w:bCs/>
              </w:rPr>
              <w:t>Component Elements</w:t>
            </w:r>
          </w:p>
        </w:tc>
      </w:tr>
      <w:tr w:rsidR="001B7DF1" w:rsidTr="00077E59">
        <w:tc>
          <w:tcPr>
            <w:tcW w:w="2698" w:type="dxa"/>
          </w:tcPr>
          <w:p w:rsidR="001B7DF1" w:rsidRDefault="001B7DF1" w:rsidP="00A97AB5">
            <w:r>
              <w:t>Database Server</w:t>
            </w:r>
          </w:p>
        </w:tc>
        <w:tc>
          <w:tcPr>
            <w:tcW w:w="4536" w:type="dxa"/>
          </w:tcPr>
          <w:p w:rsidR="001B7DF1" w:rsidRDefault="00995542" w:rsidP="00A97AB5">
            <w:r>
              <w:t>None in this version</w:t>
            </w:r>
          </w:p>
        </w:tc>
      </w:tr>
      <w:tr w:rsidR="001B7DF1" w:rsidTr="00077E59">
        <w:tc>
          <w:tcPr>
            <w:tcW w:w="2698" w:type="dxa"/>
          </w:tcPr>
          <w:p w:rsidR="001B7DF1" w:rsidRDefault="001B7DF1" w:rsidP="00A97AB5">
            <w:r>
              <w:t>Applications</w:t>
            </w:r>
          </w:p>
        </w:tc>
        <w:tc>
          <w:tcPr>
            <w:tcW w:w="4536" w:type="dxa"/>
          </w:tcPr>
          <w:p w:rsidR="001B7DF1" w:rsidRDefault="00995542" w:rsidP="00A97AB5">
            <w:r>
              <w:t>Proton is based on Tomcat and uses 4 wars:</w:t>
            </w:r>
          </w:p>
          <w:p w:rsidR="00995542" w:rsidRDefault="00995542" w:rsidP="001953AA">
            <w:pPr>
              <w:pStyle w:val="Paragraphedeliste"/>
              <w:numPr>
                <w:ilvl w:val="0"/>
                <w:numId w:val="53"/>
              </w:numPr>
            </w:pPr>
            <w:r w:rsidRPr="00995542">
              <w:t>ProtonOnWebServerAdmin</w:t>
            </w:r>
          </w:p>
          <w:p w:rsidR="00995542" w:rsidRDefault="00995542" w:rsidP="001953AA">
            <w:pPr>
              <w:pStyle w:val="Paragraphedeliste"/>
              <w:numPr>
                <w:ilvl w:val="0"/>
                <w:numId w:val="53"/>
              </w:numPr>
            </w:pPr>
            <w:r w:rsidRPr="00995542">
              <w:t>ProtonOnWebServer</w:t>
            </w:r>
          </w:p>
          <w:p w:rsidR="00995542" w:rsidRDefault="00995542" w:rsidP="001953AA">
            <w:pPr>
              <w:pStyle w:val="Paragraphedeliste"/>
              <w:numPr>
                <w:ilvl w:val="0"/>
                <w:numId w:val="53"/>
              </w:numPr>
            </w:pPr>
            <w:r w:rsidRPr="00995542">
              <w:t>AuthoringTool</w:t>
            </w:r>
          </w:p>
          <w:p w:rsidR="00995542" w:rsidRDefault="00995542" w:rsidP="001953AA">
            <w:pPr>
              <w:pStyle w:val="Paragraphedeliste"/>
              <w:numPr>
                <w:ilvl w:val="0"/>
                <w:numId w:val="53"/>
              </w:numPr>
            </w:pPr>
            <w:r w:rsidRPr="00995542">
              <w:t>AuthoringToolWebServer</w:t>
            </w:r>
          </w:p>
        </w:tc>
      </w:tr>
    </w:tbl>
    <w:p w:rsidR="001B7DF1" w:rsidRDefault="001B7DF1" w:rsidP="001B6C4D"/>
    <w:p w:rsidR="008756DD" w:rsidRDefault="009D56E1" w:rsidP="001B6C4D">
      <w:r>
        <w:t>Another CEP</w:t>
      </w:r>
      <w:r w:rsidR="006F07CD">
        <w:t xml:space="preserve"> component is provided by Telefonica: </w:t>
      </w:r>
      <w:hyperlink r:id="rId95" w:history="1">
        <w:r w:rsidR="006F07CD" w:rsidRPr="00056FB4">
          <w:rPr>
            <w:rStyle w:val="Lienhypertexte"/>
          </w:rPr>
          <w:t>Perseo</w:t>
        </w:r>
      </w:hyperlink>
    </w:p>
    <w:p w:rsidR="004951FD" w:rsidRDefault="004951FD" w:rsidP="001B6C4D"/>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8756DD" w:rsidTr="00DC0212">
        <w:tc>
          <w:tcPr>
            <w:tcW w:w="2698" w:type="dxa"/>
          </w:tcPr>
          <w:p w:rsidR="008756DD" w:rsidRDefault="008756DD" w:rsidP="00DC0212">
            <w:pPr>
              <w:rPr>
                <w:b/>
                <w:bCs/>
              </w:rPr>
            </w:pPr>
            <w:r>
              <w:rPr>
                <w:b/>
                <w:bCs/>
              </w:rPr>
              <w:t>Architecture Component</w:t>
            </w:r>
          </w:p>
        </w:tc>
        <w:tc>
          <w:tcPr>
            <w:tcW w:w="3818" w:type="dxa"/>
          </w:tcPr>
          <w:p w:rsidR="008756DD" w:rsidRDefault="008756DD" w:rsidP="00DC0212">
            <w:pPr>
              <w:rPr>
                <w:b/>
                <w:bCs/>
              </w:rPr>
            </w:pPr>
            <w:r>
              <w:rPr>
                <w:b/>
                <w:bCs/>
              </w:rPr>
              <w:t>Component Elements</w:t>
            </w:r>
          </w:p>
        </w:tc>
      </w:tr>
      <w:tr w:rsidR="008756DD" w:rsidTr="00DC0212">
        <w:tc>
          <w:tcPr>
            <w:tcW w:w="2698" w:type="dxa"/>
          </w:tcPr>
          <w:p w:rsidR="008756DD" w:rsidRDefault="008756DD" w:rsidP="00DC0212">
            <w:r>
              <w:t>Database Server</w:t>
            </w:r>
          </w:p>
        </w:tc>
        <w:tc>
          <w:tcPr>
            <w:tcW w:w="3818" w:type="dxa"/>
          </w:tcPr>
          <w:p w:rsidR="008756DD" w:rsidRDefault="008756DD" w:rsidP="00DC0212">
            <w:r>
              <w:t>MongoDB</w:t>
            </w:r>
          </w:p>
        </w:tc>
      </w:tr>
      <w:tr w:rsidR="008756DD" w:rsidTr="00DC0212">
        <w:tc>
          <w:tcPr>
            <w:tcW w:w="2698" w:type="dxa"/>
          </w:tcPr>
          <w:p w:rsidR="008756DD" w:rsidRDefault="008756DD" w:rsidP="00DC0212">
            <w:r>
              <w:t>Applications</w:t>
            </w:r>
          </w:p>
        </w:tc>
        <w:tc>
          <w:tcPr>
            <w:tcW w:w="3818" w:type="dxa"/>
          </w:tcPr>
          <w:p w:rsidR="008756DD" w:rsidRDefault="00595BAF" w:rsidP="00DC0212">
            <w:hyperlink r:id="rId96" w:history="1">
              <w:r w:rsidR="008756DD" w:rsidRPr="00FE613B">
                <w:rPr>
                  <w:rStyle w:val="Lienhypertexte"/>
                </w:rPr>
                <w:t>Perseo Core</w:t>
              </w:r>
            </w:hyperlink>
          </w:p>
          <w:p w:rsidR="008756DD" w:rsidRDefault="00595BAF" w:rsidP="00DC0212">
            <w:hyperlink r:id="rId97" w:history="1">
              <w:r w:rsidR="008756DD" w:rsidRPr="00FE613B">
                <w:rPr>
                  <w:rStyle w:val="Lienhypertexte"/>
                </w:rPr>
                <w:t>Perseo FE</w:t>
              </w:r>
            </w:hyperlink>
          </w:p>
        </w:tc>
      </w:tr>
    </w:tbl>
    <w:p w:rsidR="008756DD" w:rsidRDefault="008756DD" w:rsidP="001B6C4D"/>
    <w:p w:rsidR="008756DD" w:rsidRDefault="00BF7820" w:rsidP="001B6C4D">
      <w:r>
        <w:t>After testing of both solutions</w:t>
      </w:r>
      <w:r w:rsidR="0050072C">
        <w:t>, it appears that Perseo is simple</w:t>
      </w:r>
      <w:r w:rsidR="00DA6D56">
        <w:t>r</w:t>
      </w:r>
      <w:r w:rsidR="0050072C">
        <w:t xml:space="preserve"> and </w:t>
      </w:r>
      <w:r w:rsidR="00DA6D56">
        <w:t xml:space="preserve">more </w:t>
      </w:r>
      <w:r w:rsidR="0050072C">
        <w:t xml:space="preserve">straight forward to use than Proton, </w:t>
      </w:r>
      <w:r w:rsidR="009B07AA" w:rsidRPr="007A022B">
        <w:rPr>
          <w:b/>
        </w:rPr>
        <w:t>so Perseo should be the chosen implementation</w:t>
      </w:r>
      <w:r w:rsidR="00DA6D56">
        <w:t>.</w:t>
      </w:r>
    </w:p>
    <w:p w:rsidR="00DA6D56" w:rsidRDefault="00DA6D56" w:rsidP="001B6C4D"/>
    <w:p w:rsidR="001B1699" w:rsidRDefault="001B1699" w:rsidP="001B6C4D">
      <w:r>
        <w:t>The CEP component will be deployed as a Docker service, using stack file.</w:t>
      </w:r>
    </w:p>
    <w:p w:rsidR="001B1699" w:rsidRDefault="001B1699" w:rsidP="001B6C4D"/>
    <w:p w:rsidR="00D00CE4" w:rsidRPr="00D00CE4" w:rsidRDefault="00D00CE4" w:rsidP="0047663D">
      <w:pPr>
        <w:pStyle w:val="Titre3"/>
        <w:numPr>
          <w:ilvl w:val="2"/>
          <w:numId w:val="16"/>
        </w:numPr>
        <w:rPr>
          <w:i/>
        </w:rPr>
      </w:pPr>
      <w:bookmarkStart w:id="219" w:name="_Toc499823545"/>
      <w:bookmarkStart w:id="220" w:name="_Toc510702011"/>
      <w:r>
        <w:t>Application Mashup Component</w:t>
      </w:r>
      <w:r w:rsidR="00EA2F63">
        <w:t>s</w:t>
      </w:r>
      <w:bookmarkEnd w:id="219"/>
      <w:bookmarkEnd w:id="220"/>
    </w:p>
    <w:p w:rsidR="00B27D5D" w:rsidRPr="00034802" w:rsidRDefault="00D00CE4" w:rsidP="00B27D5D">
      <w:r w:rsidRPr="00034802">
        <w:t xml:space="preserve">Wirecloud is the Fiware GE to build </w:t>
      </w:r>
      <w:r w:rsidR="009B4BCE" w:rsidRPr="00034802">
        <w:t>Rich Internet Applications (</w:t>
      </w:r>
      <w:r w:rsidR="00FA531B" w:rsidRPr="00034802">
        <w:t>RIA</w:t>
      </w:r>
      <w:r w:rsidR="009B4BCE" w:rsidRPr="00034802">
        <w:t>)</w:t>
      </w:r>
      <w:r w:rsidR="00FA531B" w:rsidRPr="00034802">
        <w:t>, using</w:t>
      </w:r>
      <w:r w:rsidRPr="00034802">
        <w:t xml:space="preserve"> semantic technologies to offer a next-generation end-user </w:t>
      </w:r>
      <w:r w:rsidR="00CF6314" w:rsidRPr="00034802">
        <w:t>centered</w:t>
      </w:r>
      <w:r w:rsidRPr="00034802">
        <w:t xml:space="preserve"> web application mashup platform.</w:t>
      </w:r>
    </w:p>
    <w:p w:rsidR="006045D8" w:rsidRPr="001407EB" w:rsidRDefault="00A75BD9" w:rsidP="00B27D5D">
      <w:pPr>
        <w:rPr>
          <w:rStyle w:val="Lienhypertexte"/>
          <w:lang w:val="fr-FR"/>
        </w:rPr>
      </w:pPr>
      <w:r>
        <w:rPr>
          <w:lang w:val="fr-FR"/>
        </w:rPr>
        <w:t xml:space="preserve">On </w:t>
      </w:r>
      <w:r w:rsidR="0055379A" w:rsidRPr="001407EB">
        <w:rPr>
          <w:lang w:val="fr-FR"/>
        </w:rPr>
        <w:t xml:space="preserve">Fiware Catalog: </w:t>
      </w:r>
      <w:hyperlink r:id="rId98" w:history="1">
        <w:r w:rsidR="0055379A" w:rsidRPr="001407EB">
          <w:rPr>
            <w:rStyle w:val="Lienhypertexte"/>
            <w:lang w:val="fr-FR"/>
          </w:rPr>
          <w:t>Wirecloud</w:t>
        </w:r>
      </w:hyperlink>
    </w:p>
    <w:p w:rsidR="006045D8" w:rsidRPr="006045D8" w:rsidRDefault="006045D8" w:rsidP="006045D8">
      <w:r>
        <w:t xml:space="preserve">On Readthedocs : </w:t>
      </w:r>
      <w:hyperlink r:id="rId99" w:history="1">
        <w:r w:rsidRPr="00A75BD9">
          <w:rPr>
            <w:rStyle w:val="Lienhypertexte"/>
          </w:rPr>
          <w:t>Wireclou</w:t>
        </w:r>
        <w:r w:rsidR="00A75BD9">
          <w:rPr>
            <w:rStyle w:val="Lienhypertexte"/>
          </w:rPr>
          <w:t>d</w:t>
        </w:r>
        <w:r w:rsidR="00823768">
          <w:rPr>
            <w:rStyle w:val="Lienhypertexte"/>
          </w:rPr>
          <w:t xml:space="preserve"> </w:t>
        </w:r>
        <w:r w:rsidR="00A75BD9">
          <w:rPr>
            <w:rStyle w:val="Lienhypertexte"/>
          </w:rPr>
          <w:t>Documentation</w:t>
        </w:r>
      </w:hyperlink>
      <w:r>
        <w:t xml:space="preserve"> </w:t>
      </w:r>
    </w:p>
    <w:p w:rsidR="0055379A" w:rsidRPr="00034802" w:rsidRDefault="0055379A" w:rsidP="00B27D5D"/>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55379A" w:rsidTr="00CA6402">
        <w:tc>
          <w:tcPr>
            <w:tcW w:w="2698" w:type="dxa"/>
          </w:tcPr>
          <w:p w:rsidR="0055379A" w:rsidRDefault="0055379A" w:rsidP="00CA6402">
            <w:pPr>
              <w:rPr>
                <w:b/>
                <w:bCs/>
              </w:rPr>
            </w:pPr>
            <w:r>
              <w:rPr>
                <w:b/>
                <w:bCs/>
              </w:rPr>
              <w:t>Architecture Component</w:t>
            </w:r>
          </w:p>
        </w:tc>
        <w:tc>
          <w:tcPr>
            <w:tcW w:w="3818" w:type="dxa"/>
          </w:tcPr>
          <w:p w:rsidR="0055379A" w:rsidRDefault="0055379A" w:rsidP="00CA6402">
            <w:pPr>
              <w:rPr>
                <w:b/>
                <w:bCs/>
              </w:rPr>
            </w:pPr>
            <w:r>
              <w:rPr>
                <w:b/>
                <w:bCs/>
              </w:rPr>
              <w:t>Component Elements</w:t>
            </w:r>
          </w:p>
        </w:tc>
      </w:tr>
      <w:tr w:rsidR="0055379A" w:rsidTr="00CA6402">
        <w:tc>
          <w:tcPr>
            <w:tcW w:w="2698" w:type="dxa"/>
          </w:tcPr>
          <w:p w:rsidR="0055379A" w:rsidRDefault="0055379A" w:rsidP="00CA6402">
            <w:r>
              <w:t>Database Server</w:t>
            </w:r>
          </w:p>
        </w:tc>
        <w:tc>
          <w:tcPr>
            <w:tcW w:w="3818" w:type="dxa"/>
          </w:tcPr>
          <w:p w:rsidR="0055379A" w:rsidRDefault="0055379A" w:rsidP="00CA6402">
            <w:r>
              <w:t>Postgresql</w:t>
            </w:r>
            <w:r w:rsidR="00F107B4">
              <w:t xml:space="preserve"> + replica</w:t>
            </w:r>
          </w:p>
        </w:tc>
      </w:tr>
      <w:tr w:rsidR="0055379A" w:rsidTr="00CA6402">
        <w:tc>
          <w:tcPr>
            <w:tcW w:w="2698" w:type="dxa"/>
          </w:tcPr>
          <w:p w:rsidR="0055379A" w:rsidRDefault="0055379A" w:rsidP="00CA6402">
            <w:r>
              <w:t>Applications</w:t>
            </w:r>
          </w:p>
        </w:tc>
        <w:tc>
          <w:tcPr>
            <w:tcW w:w="3818" w:type="dxa"/>
          </w:tcPr>
          <w:p w:rsidR="0055379A" w:rsidRDefault="0055379A" w:rsidP="00CA6402">
            <w:r>
              <w:t>W</w:t>
            </w:r>
            <w:r w:rsidR="00ED18C0">
              <w:t>irecloud w</w:t>
            </w:r>
            <w:r>
              <w:t>eb application</w:t>
            </w:r>
          </w:p>
          <w:p w:rsidR="0055379A" w:rsidRDefault="00ED18C0" w:rsidP="00CA6402">
            <w:r>
              <w:t xml:space="preserve">Wirecloud </w:t>
            </w:r>
            <w:r w:rsidR="0055379A">
              <w:t>back-end server</w:t>
            </w:r>
          </w:p>
        </w:tc>
      </w:tr>
    </w:tbl>
    <w:p w:rsidR="00833288" w:rsidRDefault="00FA7B54" w:rsidP="00B27D5D">
      <w:r>
        <w:t>Wirecloud</w:t>
      </w:r>
      <w:r w:rsidR="00755A2E">
        <w:t xml:space="preserve"> is a </w:t>
      </w:r>
      <w:r w:rsidR="00FF02D5" w:rsidRPr="00FF02D5">
        <w:t>web application mashup platform aimed at allowing end users without programming skills to easily create web applications and dashboards/cockpits</w:t>
      </w:r>
      <w:r w:rsidR="006F6545">
        <w:t>.</w:t>
      </w:r>
    </w:p>
    <w:p w:rsidR="00755A2E" w:rsidRDefault="00755A2E" w:rsidP="00B27D5D">
      <w:r>
        <w:t>It</w:t>
      </w:r>
      <w:r w:rsidR="005E1B46">
        <w:t xml:space="preserve"> integrates complet</w:t>
      </w:r>
      <w:r>
        <w:t>e</w:t>
      </w:r>
      <w:r w:rsidR="005E1B46">
        <w:t>l</w:t>
      </w:r>
      <w:r>
        <w:t>y</w:t>
      </w:r>
      <w:r w:rsidR="005E1B46">
        <w:t xml:space="preserve"> to Fiware architecture, by connecting direct</w:t>
      </w:r>
      <w:r w:rsidR="00823768">
        <w:t>ly to Context Broker and historic data</w:t>
      </w:r>
      <w:r w:rsidR="00520029">
        <w:t xml:space="preserve"> storage </w:t>
      </w:r>
      <w:r w:rsidR="00823768">
        <w:t>components such as Comet STH</w:t>
      </w:r>
      <w:r w:rsidR="00445E62">
        <w:t>.</w:t>
      </w:r>
    </w:p>
    <w:p w:rsidR="00445E62" w:rsidRDefault="00445E62" w:rsidP="00B27D5D">
      <w:r>
        <w:t xml:space="preserve">Mashups and Dashboards made with Wirecloud, can be monetized through the business ecosystem component </w:t>
      </w:r>
    </w:p>
    <w:p w:rsidR="00CF6314" w:rsidRDefault="00CF6314" w:rsidP="00B27D5D"/>
    <w:p w:rsidR="00755A2E" w:rsidRPr="00755A2E" w:rsidRDefault="00CF6314" w:rsidP="00B27D5D">
      <w:pPr>
        <w:rPr>
          <w:rStyle w:val="Lienhypertexte"/>
        </w:rPr>
      </w:pPr>
      <w:r>
        <w:t xml:space="preserve">Alternatively a small javascript library like </w:t>
      </w:r>
      <w:hyperlink r:id="rId100" w:history="1">
        <w:r w:rsidRPr="00CF6314">
          <w:rPr>
            <w:rStyle w:val="Lienhypertexte"/>
          </w:rPr>
          <w:t>Freeboard</w:t>
        </w:r>
      </w:hyperlink>
      <w:r>
        <w:t xml:space="preserve"> can be used to visualize data coming from NGSI context broker: </w:t>
      </w:r>
      <w:hyperlink r:id="rId101" w:history="1">
        <w:r w:rsidRPr="00CF6314">
          <w:rPr>
            <w:rStyle w:val="Lienhypertexte"/>
          </w:rPr>
          <w:t>news on Fiware</w:t>
        </w:r>
      </w:hyperlink>
      <w:r w:rsidR="00755A2E">
        <w:rPr>
          <w:rStyle w:val="Lienhypertexte"/>
        </w:rPr>
        <w:t xml:space="preserve">. </w:t>
      </w:r>
      <w:r w:rsidR="00755A2E">
        <w:rPr>
          <w:rStyle w:val="Lienhypertexte"/>
          <w:color w:val="auto"/>
          <w:u w:val="none"/>
        </w:rPr>
        <w:t xml:space="preserve">(an </w:t>
      </w:r>
      <w:hyperlink r:id="rId102" w:history="1">
        <w:r w:rsidR="00755A2E" w:rsidRPr="00714CD0">
          <w:rPr>
            <w:rStyle w:val="Lienhypertexte"/>
          </w:rPr>
          <w:t>Orion FIWARE datasource</w:t>
        </w:r>
      </w:hyperlink>
      <w:r w:rsidR="0028696C">
        <w:rPr>
          <w:rStyle w:val="Lienhypertexte"/>
          <w:color w:val="auto"/>
          <w:u w:val="none"/>
        </w:rPr>
        <w:t xml:space="preserve"> has been developed by Telefonica)</w:t>
      </w:r>
    </w:p>
    <w:p w:rsidR="0028696C" w:rsidRDefault="0028696C" w:rsidP="00B27D5D">
      <w:pPr>
        <w:rPr>
          <w:rStyle w:val="Lienhypertexte"/>
          <w:color w:val="auto"/>
          <w:u w:val="none"/>
        </w:rPr>
      </w:pPr>
    </w:p>
    <w:p w:rsidR="00C2052F" w:rsidRPr="00C2052F" w:rsidRDefault="00C2052F" w:rsidP="00B27D5D">
      <w:r>
        <w:rPr>
          <w:rStyle w:val="Lienhypertexte"/>
          <w:color w:val="auto"/>
          <w:u w:val="none"/>
        </w:rPr>
        <w:t xml:space="preserve">Freeboard can be used also from web where you can publish dashboards: </w:t>
      </w:r>
      <w:hyperlink r:id="rId103" w:history="1">
        <w:r w:rsidRPr="00C2052F">
          <w:rPr>
            <w:rStyle w:val="Lienhypertexte"/>
          </w:rPr>
          <w:t>Freeboard.io</w:t>
        </w:r>
      </w:hyperlink>
    </w:p>
    <w:p w:rsidR="0028696C" w:rsidRDefault="0028696C" w:rsidP="00B27D5D"/>
    <w:p w:rsidR="0055379A" w:rsidRDefault="00C2052F" w:rsidP="00B27D5D">
      <w:r>
        <w:t>It can also be deployed on a web server, on the platform</w:t>
      </w:r>
      <w:r w:rsidR="00755A2E">
        <w:t>,</w:t>
      </w:r>
      <w:r>
        <w:t xml:space="preserve"> but there’s no </w:t>
      </w:r>
      <w:r w:rsidR="004C7719">
        <w:t xml:space="preserve">security </w:t>
      </w:r>
      <w:r w:rsidR="00714CD0">
        <w:t xml:space="preserve">or publishing </w:t>
      </w:r>
      <w:r w:rsidR="004C7719">
        <w:t xml:space="preserve">management provided, it has to be added, by </w:t>
      </w:r>
      <w:r w:rsidR="001157B7">
        <w:t>passing</w:t>
      </w:r>
      <w:r w:rsidR="004C7719">
        <w:t xml:space="preserve"> through a proxy.</w:t>
      </w:r>
    </w:p>
    <w:p w:rsidR="0028696C" w:rsidRDefault="0028696C" w:rsidP="00B27D5D"/>
    <w:p w:rsidR="00714CD0" w:rsidRDefault="00714CD0" w:rsidP="00B27D5D">
      <w:r>
        <w:t>As it’s pure javascript library and some json definition</w:t>
      </w:r>
      <w:r w:rsidR="0010413E">
        <w:t xml:space="preserve"> and configuration</w:t>
      </w:r>
      <w:r>
        <w:t>, it can be integrated in a web application</w:t>
      </w:r>
      <w:r w:rsidR="0010413E">
        <w:t xml:space="preserve"> that is proposed in the market place</w:t>
      </w:r>
      <w:r>
        <w:t>.</w:t>
      </w:r>
    </w:p>
    <w:p w:rsidR="00891D08" w:rsidRDefault="00891D08" w:rsidP="00B27D5D"/>
    <w:p w:rsidR="00D47423" w:rsidRDefault="00FE6D47" w:rsidP="00D47423">
      <w:pPr>
        <w:pStyle w:val="Titre3"/>
        <w:rPr>
          <w:i/>
        </w:rPr>
      </w:pPr>
      <w:bookmarkStart w:id="221" w:name="_Toc499823546"/>
      <w:bookmarkStart w:id="222" w:name="_Toc510702012"/>
      <w:r>
        <w:lastRenderedPageBreak/>
        <w:t>Business</w:t>
      </w:r>
      <w:r w:rsidR="00D47423">
        <w:t xml:space="preserve"> Ecosystem Component</w:t>
      </w:r>
      <w:bookmarkEnd w:id="221"/>
      <w:bookmarkEnd w:id="222"/>
    </w:p>
    <w:p w:rsidR="00D36D19" w:rsidRPr="00034802" w:rsidRDefault="00D47423" w:rsidP="00D36D19">
      <w:pPr>
        <w:rPr>
          <w:rFonts w:cs="Arial"/>
          <w:color w:val="404040"/>
          <w:shd w:val="clear" w:color="auto" w:fill="FCFCFC"/>
        </w:rPr>
      </w:pPr>
      <w:r w:rsidRPr="00034802">
        <w:rPr>
          <w:rFonts w:cs="Arial"/>
          <w:color w:val="404040"/>
          <w:shd w:val="clear" w:color="auto" w:fill="FCFCFC"/>
        </w:rPr>
        <w:t>The Business API Ecosystem exposes its complete functionality through TM</w:t>
      </w:r>
      <w:r w:rsidR="00CF6314" w:rsidRPr="00034802">
        <w:rPr>
          <w:rFonts w:cs="Arial"/>
          <w:color w:val="404040"/>
          <w:shd w:val="clear" w:color="auto" w:fill="FCFCFC"/>
        </w:rPr>
        <w:t xml:space="preserve"> </w:t>
      </w:r>
      <w:r w:rsidRPr="00034802">
        <w:rPr>
          <w:rFonts w:cs="Arial"/>
          <w:color w:val="404040"/>
          <w:shd w:val="clear" w:color="auto" w:fill="FCFCFC"/>
        </w:rPr>
        <w:t xml:space="preserve">Forum standard APIs; concretely, it includes the </w:t>
      </w:r>
      <w:r w:rsidR="00D36D19" w:rsidRPr="00034802">
        <w:rPr>
          <w:rFonts w:cs="Arial"/>
          <w:color w:val="404040"/>
          <w:shd w:val="clear" w:color="auto" w:fill="FCFCFC"/>
        </w:rPr>
        <w:t>following key features:</w:t>
      </w:r>
    </w:p>
    <w:p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t>Support for the management of catalogs, products, and offering</w:t>
      </w:r>
    </w:p>
    <w:p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t>Support for rich pricing models, including recurring payments, pay-per-use, etc.</w:t>
      </w:r>
    </w:p>
    <w:p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t>Support for accounting callbacks</w:t>
      </w:r>
    </w:p>
    <w:p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t>Support for billing and charging</w:t>
      </w:r>
    </w:p>
    <w:p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t>Integrated support for PayPal, including customer charges and seller payments</w:t>
      </w:r>
    </w:p>
    <w:p w:rsidR="00D36D19" w:rsidRPr="00D36D19" w:rsidRDefault="00D36D19" w:rsidP="0047663D">
      <w:pPr>
        <w:pStyle w:val="Paragraphedeliste"/>
        <w:numPr>
          <w:ilvl w:val="0"/>
          <w:numId w:val="20"/>
        </w:numPr>
        <w:rPr>
          <w:rFonts w:ascii="Verdana" w:hAnsi="Verdana"/>
          <w:color w:val="404040"/>
          <w:shd w:val="clear" w:color="auto" w:fill="FCFCFC"/>
        </w:rPr>
      </w:pPr>
      <w:r w:rsidRPr="00034802">
        <w:rPr>
          <w:rFonts w:cs="Arial"/>
          <w:color w:val="404040"/>
          <w:shd w:val="clear" w:color="auto" w:fill="FCFCFC"/>
        </w:rPr>
        <w:t>Support for revenue sharing, including models with multiple stakeholders involved</w:t>
      </w:r>
    </w:p>
    <w:p w:rsidR="00075C69" w:rsidRDefault="00075C69" w:rsidP="00D47423">
      <w:pPr>
        <w:rPr>
          <w:rFonts w:cs="Arial"/>
          <w:color w:val="404040"/>
          <w:shd w:val="clear" w:color="auto" w:fill="FCFCFC"/>
        </w:rPr>
      </w:pPr>
    </w:p>
    <w:p w:rsidR="00D47423" w:rsidRPr="00034802" w:rsidRDefault="007259A4" w:rsidP="00D47423">
      <w:pPr>
        <w:rPr>
          <w:rFonts w:cs="Arial"/>
          <w:color w:val="404040"/>
          <w:shd w:val="clear" w:color="auto" w:fill="FCFCFC"/>
        </w:rPr>
      </w:pPr>
      <w:r w:rsidRPr="00034802">
        <w:rPr>
          <w:rFonts w:cs="Arial"/>
          <w:color w:val="404040"/>
          <w:shd w:val="clear" w:color="auto" w:fill="FCFCFC"/>
        </w:rPr>
        <w:t xml:space="preserve">Link to </w:t>
      </w:r>
      <w:r w:rsidR="00D36D19" w:rsidRPr="00034802">
        <w:rPr>
          <w:rFonts w:cs="Arial"/>
          <w:color w:val="404040"/>
          <w:shd w:val="clear" w:color="auto" w:fill="FCFCFC"/>
        </w:rPr>
        <w:t xml:space="preserve">Fiware catalog: </w:t>
      </w:r>
      <w:hyperlink r:id="rId104" w:history="1">
        <w:r w:rsidR="00D36D19" w:rsidRPr="00034802">
          <w:rPr>
            <w:rStyle w:val="Lienhypertexte"/>
            <w:rFonts w:cs="Arial"/>
            <w:shd w:val="clear" w:color="auto" w:fill="FCFCFC"/>
          </w:rPr>
          <w:t>B</w:t>
        </w:r>
        <w:r w:rsidR="00F2262F">
          <w:rPr>
            <w:rStyle w:val="Lienhypertexte"/>
            <w:rFonts w:cs="Arial"/>
            <w:shd w:val="clear" w:color="auto" w:fill="FCFCFC"/>
          </w:rPr>
          <w:t>usiness</w:t>
        </w:r>
        <w:r w:rsidR="00D36D19" w:rsidRPr="00034802">
          <w:rPr>
            <w:rStyle w:val="Lienhypertexte"/>
            <w:rFonts w:cs="Arial"/>
            <w:shd w:val="clear" w:color="auto" w:fill="FCFCFC"/>
          </w:rPr>
          <w:t xml:space="preserve"> Api Ecosystem</w:t>
        </w:r>
      </w:hyperlink>
    </w:p>
    <w:p w:rsidR="00D47423" w:rsidRDefault="00D47423" w:rsidP="00D47423">
      <w:pPr>
        <w:rPr>
          <w:rFonts w:ascii="Verdana" w:hAnsi="Verdana"/>
          <w:color w:val="404040"/>
          <w:shd w:val="clear" w:color="auto" w:fill="FCFCFC"/>
        </w:rPr>
      </w:pPr>
      <w:r w:rsidRPr="00034802">
        <w:rPr>
          <w:rFonts w:cs="Arial"/>
          <w:color w:val="404040"/>
          <w:shd w:val="clear" w:color="auto" w:fill="FCFCFC"/>
        </w:rPr>
        <w:t xml:space="preserve">Link to </w:t>
      </w:r>
      <w:r w:rsidR="007259A4" w:rsidRPr="00034802">
        <w:rPr>
          <w:rFonts w:cs="Arial"/>
          <w:color w:val="404040"/>
          <w:shd w:val="clear" w:color="auto" w:fill="FCFCFC"/>
        </w:rPr>
        <w:t>the documentation</w:t>
      </w:r>
      <w:r w:rsidRPr="00034802">
        <w:rPr>
          <w:rFonts w:cs="Arial"/>
          <w:color w:val="404040"/>
          <w:shd w:val="clear" w:color="auto" w:fill="FCFCFC"/>
        </w:rPr>
        <w:t>:</w:t>
      </w:r>
      <w:r>
        <w:rPr>
          <w:rFonts w:ascii="Verdana" w:hAnsi="Verdana"/>
          <w:color w:val="404040"/>
          <w:shd w:val="clear" w:color="auto" w:fill="FCFCFC"/>
        </w:rPr>
        <w:t xml:space="preserve"> </w:t>
      </w:r>
      <w:hyperlink r:id="rId105" w:history="1">
        <w:r w:rsidR="001636DD">
          <w:rPr>
            <w:rStyle w:val="Lienhypertexte"/>
            <w:rFonts w:ascii="Verdana" w:hAnsi="Verdana"/>
            <w:shd w:val="clear" w:color="auto" w:fill="FCFCFC"/>
          </w:rPr>
          <w:t>on</w:t>
        </w:r>
      </w:hyperlink>
      <w:r w:rsidR="001636DD">
        <w:rPr>
          <w:rStyle w:val="Lienhypertexte"/>
          <w:rFonts w:ascii="Verdana" w:hAnsi="Verdana"/>
          <w:shd w:val="clear" w:color="auto" w:fill="FCFCFC"/>
        </w:rPr>
        <w:t xml:space="preserve"> read</w:t>
      </w:r>
      <w:r w:rsidR="00F2262F">
        <w:rPr>
          <w:rStyle w:val="Lienhypertexte"/>
          <w:rFonts w:ascii="Verdana" w:hAnsi="Verdana"/>
          <w:shd w:val="clear" w:color="auto" w:fill="FCFCFC"/>
        </w:rPr>
        <w:t>thedocs</w:t>
      </w:r>
    </w:p>
    <w:p w:rsidR="00D47423" w:rsidRDefault="00D47423" w:rsidP="00D47423">
      <w:pPr>
        <w:rPr>
          <w:rFonts w:ascii="Verdana" w:hAnsi="Verdana"/>
          <w:color w:val="404040"/>
          <w:shd w:val="clear" w:color="auto" w:fill="FCFCFC"/>
        </w:rPr>
      </w:pPr>
    </w:p>
    <w:p w:rsidR="00692D17" w:rsidRPr="00C8634C" w:rsidRDefault="00692D17" w:rsidP="005E1C0B">
      <w:pPr>
        <w:tabs>
          <w:tab w:val="right" w:pos="9450"/>
        </w:tabs>
        <w:rPr>
          <w:rFonts w:cs="Arial"/>
          <w:color w:val="404040"/>
          <w:shd w:val="clear" w:color="auto" w:fill="FCFCFC"/>
        </w:rPr>
      </w:pPr>
      <w:r w:rsidRPr="00C8634C">
        <w:rPr>
          <w:rFonts w:cs="Arial"/>
          <w:color w:val="404040"/>
          <w:shd w:val="clear" w:color="auto" w:fill="FCFCFC"/>
        </w:rPr>
        <w:t xml:space="preserve">This component is the </w:t>
      </w:r>
      <w:r w:rsidRPr="00A014EB">
        <w:rPr>
          <w:rFonts w:cs="Arial"/>
          <w:b/>
          <w:color w:val="404040"/>
          <w:shd w:val="clear" w:color="auto" w:fill="FCFCFC"/>
        </w:rPr>
        <w:t>Market Place</w:t>
      </w:r>
      <w:r w:rsidRPr="00C8634C">
        <w:rPr>
          <w:rFonts w:cs="Arial"/>
          <w:color w:val="404040"/>
          <w:shd w:val="clear" w:color="auto" w:fill="FCFCFC"/>
        </w:rPr>
        <w:t xml:space="preserve"> of the Smart City platform, it allows to leverage:</w:t>
      </w:r>
      <w:r w:rsidR="005E1C0B">
        <w:rPr>
          <w:rFonts w:cs="Arial"/>
          <w:color w:val="404040"/>
          <w:shd w:val="clear" w:color="auto" w:fill="FCFCFC"/>
        </w:rPr>
        <w:tab/>
      </w:r>
    </w:p>
    <w:p w:rsidR="00692D17" w:rsidRPr="00C8634C" w:rsidRDefault="00692D17" w:rsidP="00C8634C">
      <w:pPr>
        <w:rPr>
          <w:rFonts w:cs="Arial"/>
          <w:color w:val="404040"/>
          <w:shd w:val="clear" w:color="auto" w:fill="FCFCFC"/>
        </w:rPr>
      </w:pPr>
      <w:r w:rsidRPr="00C8634C">
        <w:rPr>
          <w:rFonts w:cs="Arial"/>
          <w:color w:val="404040"/>
          <w:shd w:val="clear" w:color="auto" w:fill="FCFCFC"/>
        </w:rPr>
        <w:t>Authorization access to services, and their monetization</w:t>
      </w:r>
      <w:r w:rsidR="005F7EFC" w:rsidRPr="00C8634C">
        <w:rPr>
          <w:rFonts w:cs="Arial"/>
          <w:color w:val="404040"/>
          <w:shd w:val="clear" w:color="auto" w:fill="FCFCFC"/>
        </w:rPr>
        <w:t>,</w:t>
      </w:r>
      <w:r w:rsidRPr="00C8634C">
        <w:rPr>
          <w:rFonts w:cs="Arial"/>
          <w:color w:val="404040"/>
          <w:shd w:val="clear" w:color="auto" w:fill="FCFCFC"/>
        </w:rPr>
        <w:t xml:space="preserve"> even with several stakeholde</w:t>
      </w:r>
      <w:r w:rsidR="0028696C" w:rsidRPr="00C8634C">
        <w:rPr>
          <w:rFonts w:cs="Arial"/>
          <w:color w:val="404040"/>
          <w:shd w:val="clear" w:color="auto" w:fill="FCFCFC"/>
        </w:rPr>
        <w:t>rs involved that share revenues,</w:t>
      </w:r>
    </w:p>
    <w:p w:rsidR="00692D17" w:rsidRPr="00C8634C" w:rsidRDefault="0028696C" w:rsidP="00C8634C">
      <w:pPr>
        <w:rPr>
          <w:rFonts w:cs="Arial"/>
          <w:color w:val="404040"/>
          <w:shd w:val="clear" w:color="auto" w:fill="FCFCFC"/>
        </w:rPr>
      </w:pPr>
      <w:r w:rsidRPr="00C8634C">
        <w:rPr>
          <w:rFonts w:cs="Arial"/>
          <w:color w:val="404040"/>
          <w:shd w:val="clear" w:color="auto" w:fill="FCFCFC"/>
        </w:rPr>
        <w:t>s</w:t>
      </w:r>
      <w:r w:rsidR="009F0ADC" w:rsidRPr="00C8634C">
        <w:rPr>
          <w:rFonts w:cs="Arial"/>
          <w:color w:val="404040"/>
          <w:shd w:val="clear" w:color="auto" w:fill="FCFCFC"/>
        </w:rPr>
        <w:t>ervices here</w:t>
      </w:r>
      <w:r w:rsidR="00692D17" w:rsidRPr="00C8634C">
        <w:rPr>
          <w:rFonts w:cs="Arial"/>
          <w:color w:val="404040"/>
          <w:shd w:val="clear" w:color="auto" w:fill="FCFCFC"/>
        </w:rPr>
        <w:t xml:space="preserve"> includes </w:t>
      </w:r>
      <w:r w:rsidR="009F0ADC" w:rsidRPr="00C8634C">
        <w:rPr>
          <w:rFonts w:cs="Arial"/>
          <w:color w:val="404040"/>
          <w:shd w:val="clear" w:color="auto" w:fill="FCFCFC"/>
        </w:rPr>
        <w:t>the applications available in the catalog, the data sets in CKAN, the available APIs.</w:t>
      </w:r>
    </w:p>
    <w:p w:rsidR="00D36D19" w:rsidRDefault="00D36D19" w:rsidP="00C8634C"/>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5528"/>
      </w:tblGrid>
      <w:tr w:rsidR="00D36D19" w:rsidTr="00AD7AA2">
        <w:tc>
          <w:tcPr>
            <w:tcW w:w="3261" w:type="dxa"/>
          </w:tcPr>
          <w:p w:rsidR="00D36D19" w:rsidRDefault="00D36D19" w:rsidP="00CA6402">
            <w:pPr>
              <w:rPr>
                <w:b/>
                <w:bCs/>
              </w:rPr>
            </w:pPr>
            <w:r>
              <w:rPr>
                <w:b/>
                <w:bCs/>
              </w:rPr>
              <w:t>Architecture Component</w:t>
            </w:r>
          </w:p>
        </w:tc>
        <w:tc>
          <w:tcPr>
            <w:tcW w:w="5528" w:type="dxa"/>
          </w:tcPr>
          <w:p w:rsidR="00D36D19" w:rsidRDefault="00D36D19" w:rsidP="00CA6402">
            <w:pPr>
              <w:rPr>
                <w:b/>
                <w:bCs/>
              </w:rPr>
            </w:pPr>
            <w:r>
              <w:rPr>
                <w:b/>
                <w:bCs/>
              </w:rPr>
              <w:t>Component Elements</w:t>
            </w:r>
          </w:p>
        </w:tc>
      </w:tr>
      <w:tr w:rsidR="00D36D19" w:rsidTr="00AD7AA2">
        <w:tc>
          <w:tcPr>
            <w:tcW w:w="3261" w:type="dxa"/>
          </w:tcPr>
          <w:p w:rsidR="00D36D19" w:rsidRDefault="00D36D19" w:rsidP="00CA6402">
            <w:r>
              <w:t>Database Server</w:t>
            </w:r>
          </w:p>
        </w:tc>
        <w:tc>
          <w:tcPr>
            <w:tcW w:w="5528" w:type="dxa"/>
          </w:tcPr>
          <w:p w:rsidR="00D36D19" w:rsidRDefault="00D36D19" w:rsidP="00CA6402">
            <w:r>
              <w:t>Postgresql</w:t>
            </w:r>
            <w:r w:rsidR="00605761">
              <w:t xml:space="preserve"> + replica</w:t>
            </w:r>
            <w:r>
              <w:t xml:space="preserve"> (</w:t>
            </w:r>
            <w:r w:rsidR="00F2262F">
              <w:t xml:space="preserve">to </w:t>
            </w:r>
            <w:r>
              <w:t>change from MySQL)</w:t>
            </w:r>
          </w:p>
        </w:tc>
      </w:tr>
      <w:tr w:rsidR="00D36D19" w:rsidTr="00AD7AA2">
        <w:tc>
          <w:tcPr>
            <w:tcW w:w="3261" w:type="dxa"/>
          </w:tcPr>
          <w:p w:rsidR="00D36D19" w:rsidRDefault="00D36D19" w:rsidP="00CA6402">
            <w:r>
              <w:t>Applications</w:t>
            </w:r>
          </w:p>
        </w:tc>
        <w:tc>
          <w:tcPr>
            <w:tcW w:w="5528" w:type="dxa"/>
          </w:tcPr>
          <w:p w:rsidR="00D36D19" w:rsidRDefault="00D36D19" w:rsidP="00CA6402">
            <w:r>
              <w:t>Web application</w:t>
            </w:r>
          </w:p>
          <w:p w:rsidR="00D36D19" w:rsidRDefault="00D36D19" w:rsidP="00CA6402">
            <w:r>
              <w:t>back-end server</w:t>
            </w:r>
            <w:r w:rsidR="001F3B63">
              <w:t>s:</w:t>
            </w:r>
          </w:p>
          <w:p w:rsidR="00D36D19" w:rsidRDefault="00AD7AA2" w:rsidP="0047663D">
            <w:pPr>
              <w:pStyle w:val="Paragraphedeliste"/>
              <w:numPr>
                <w:ilvl w:val="0"/>
                <w:numId w:val="24"/>
              </w:numPr>
            </w:pPr>
            <w:r>
              <w:t>TM Forum APIs reference implementation (catalog, ordering, inventory, usage, billing, party Apis)</w:t>
            </w:r>
          </w:p>
          <w:p w:rsidR="00AD7AA2" w:rsidRDefault="00AD7AA2" w:rsidP="0047663D">
            <w:pPr>
              <w:pStyle w:val="Paragraphedeliste"/>
              <w:numPr>
                <w:ilvl w:val="0"/>
                <w:numId w:val="24"/>
              </w:numPr>
            </w:pPr>
            <w:r>
              <w:t>Charging Backend,</w:t>
            </w:r>
          </w:p>
          <w:p w:rsidR="00AD7AA2" w:rsidRDefault="00AD7AA2" w:rsidP="0047663D">
            <w:pPr>
              <w:pStyle w:val="Paragraphedeliste"/>
              <w:numPr>
                <w:ilvl w:val="0"/>
                <w:numId w:val="24"/>
              </w:numPr>
            </w:pPr>
            <w:r>
              <w:t>Revenue Sharing Service (RSS)</w:t>
            </w:r>
          </w:p>
          <w:p w:rsidR="00AD7AA2" w:rsidRDefault="00AD7AA2" w:rsidP="0047663D">
            <w:pPr>
              <w:pStyle w:val="Paragraphedeliste"/>
              <w:numPr>
                <w:ilvl w:val="0"/>
                <w:numId w:val="24"/>
              </w:numPr>
            </w:pPr>
            <w:r>
              <w:t>Logic Proxy</w:t>
            </w:r>
          </w:p>
        </w:tc>
      </w:tr>
    </w:tbl>
    <w:p w:rsidR="00D36D19" w:rsidRDefault="00D36D19" w:rsidP="00D36D19"/>
    <w:p w:rsidR="00F2262F" w:rsidRDefault="00F2262F" w:rsidP="00D36D19">
      <w:r>
        <w:t>The compo</w:t>
      </w:r>
      <w:r w:rsidR="00E73ECC">
        <w:t>n</w:t>
      </w:r>
      <w:r>
        <w:t>ent</w:t>
      </w:r>
      <w:r w:rsidR="00E73ECC">
        <w:t xml:space="preserve">s will be deployed </w:t>
      </w:r>
      <w:r w:rsidR="00615935">
        <w:t>as services in containers, through a stack</w:t>
      </w:r>
      <w:r w:rsidR="00184030">
        <w:t xml:space="preserve"> </w:t>
      </w:r>
      <w:r w:rsidR="00615935">
        <w:t>file</w:t>
      </w:r>
      <w:r w:rsidR="00184030">
        <w:t>.</w:t>
      </w:r>
    </w:p>
    <w:p w:rsidR="00695EDD" w:rsidRDefault="00695EDD" w:rsidP="00695EDD"/>
    <w:p w:rsidR="00E90DD4" w:rsidRDefault="00E90DD4" w:rsidP="00E90DD4">
      <w:pPr>
        <w:pStyle w:val="Titre3"/>
      </w:pPr>
      <w:bookmarkStart w:id="223" w:name="_Toc499823547"/>
      <w:bookmarkStart w:id="224" w:name="_Toc510702013"/>
      <w:r>
        <w:t>Development Components</w:t>
      </w:r>
      <w:bookmarkEnd w:id="223"/>
      <w:bookmarkEnd w:id="224"/>
    </w:p>
    <w:p w:rsidR="00C42B58" w:rsidRDefault="00C42B58" w:rsidP="00E90DD4"/>
    <w:p w:rsidR="00E90DD4" w:rsidRDefault="0054227E" w:rsidP="00E90DD4">
      <w:r>
        <w:t xml:space="preserve">Fiware </w:t>
      </w:r>
      <w:r w:rsidR="006F4D91">
        <w:t>was proposing</w:t>
      </w:r>
      <w:r>
        <w:t xml:space="preserve"> to use </w:t>
      </w:r>
      <w:hyperlink r:id="rId106" w:history="1">
        <w:r w:rsidRPr="00714CD0">
          <w:rPr>
            <w:rStyle w:val="Lienhypertexte"/>
          </w:rPr>
          <w:t>FusionF</w:t>
        </w:r>
        <w:r w:rsidR="0042372D" w:rsidRPr="00714CD0">
          <w:rPr>
            <w:rStyle w:val="Lienhypertexte"/>
          </w:rPr>
          <w:t>orge</w:t>
        </w:r>
      </w:hyperlink>
      <w:r>
        <w:t xml:space="preserve"> (the software suite </w:t>
      </w:r>
      <w:r w:rsidR="0085199E">
        <w:t>originated from</w:t>
      </w:r>
      <w:r>
        <w:t xml:space="preserve"> </w:t>
      </w:r>
      <w:r w:rsidR="0085199E">
        <w:t xml:space="preserve">Forge that was running </w:t>
      </w:r>
      <w:r>
        <w:t>SourceForge</w:t>
      </w:r>
      <w:r w:rsidR="0085199E">
        <w:t>.net</w:t>
      </w:r>
      <w:r>
        <w:t>)</w:t>
      </w:r>
      <w:r w:rsidR="00276FED">
        <w:t>, Eclipse as an IDE</w:t>
      </w:r>
      <w:r w:rsidR="0042372D">
        <w:t xml:space="preserve"> as the set of tools for development</w:t>
      </w:r>
      <w:r w:rsidR="0085199E">
        <w:t>.</w:t>
      </w:r>
    </w:p>
    <w:p w:rsidR="0037146F" w:rsidRDefault="0037146F" w:rsidP="00E90DD4"/>
    <w:p w:rsidR="005B5738" w:rsidRDefault="0042372D" w:rsidP="00E90DD4">
      <w:r>
        <w:t>Now with the advent of Docker, Eclipse have evolve</w:t>
      </w:r>
      <w:r w:rsidR="00D95EAC">
        <w:t>d</w:t>
      </w:r>
      <w:r>
        <w:t xml:space="preserve"> towards the </w:t>
      </w:r>
      <w:r w:rsidR="00D6208A">
        <w:t xml:space="preserve">container </w:t>
      </w:r>
      <w:r>
        <w:t xml:space="preserve">paradigm and propose </w:t>
      </w:r>
      <w:hyperlink r:id="rId107" w:history="1">
        <w:r w:rsidRPr="0085199E">
          <w:rPr>
            <w:rStyle w:val="Lienhypertexte"/>
          </w:rPr>
          <w:t>Eclipse Che</w:t>
        </w:r>
      </w:hyperlink>
      <w:r w:rsidR="0037146F">
        <w:t xml:space="preserve"> as an IDE &amp; Developer Workspace server</w:t>
      </w:r>
      <w:r w:rsidR="005B5738">
        <w:t xml:space="preserve"> that works with Docker.</w:t>
      </w:r>
    </w:p>
    <w:p w:rsidR="0042372D" w:rsidRDefault="005B5738" w:rsidP="00E90DD4">
      <w:r w:rsidRPr="00974508">
        <w:rPr>
          <w:b/>
        </w:rPr>
        <w:t>It allows to develop Docker ready applications</w:t>
      </w:r>
      <w:r w:rsidR="0037146F">
        <w:t>, in addition it provides a RESTful API to interact with.</w:t>
      </w:r>
    </w:p>
    <w:p w:rsidR="0037146F" w:rsidRDefault="0037146F" w:rsidP="00E90DD4"/>
    <w:p w:rsidR="00F06249" w:rsidRDefault="00F06249" w:rsidP="00E90DD4">
      <w:r>
        <w:t>If for many applications</w:t>
      </w:r>
      <w:r w:rsidR="00D6208A">
        <w:t xml:space="preserve"> like dashboards,</w:t>
      </w:r>
      <w:r>
        <w:t xml:space="preserve"> </w:t>
      </w:r>
      <w:r w:rsidR="009633CD">
        <w:t xml:space="preserve">using </w:t>
      </w:r>
      <w:r>
        <w:t>Wirecloud component is a good solution, for more complex or even mobile application it is not adapted, so that Eclipse Che</w:t>
      </w:r>
      <w:r w:rsidR="0037146F">
        <w:t xml:space="preserve"> IDE</w:t>
      </w:r>
      <w:r>
        <w:t xml:space="preserve"> </w:t>
      </w:r>
      <w:r w:rsidR="00A12F71">
        <w:t>is</w:t>
      </w:r>
      <w:r w:rsidR="009633CD">
        <w:t xml:space="preserve"> an appropriate</w:t>
      </w:r>
      <w:r w:rsidR="00D6208A">
        <w:t xml:space="preserve"> solution</w:t>
      </w:r>
      <w:r w:rsidR="0037146F">
        <w:t xml:space="preserve"> to develop Docker ready applications</w:t>
      </w:r>
      <w:r w:rsidR="00A12F71">
        <w:t>.</w:t>
      </w:r>
    </w:p>
    <w:p w:rsidR="009633CD" w:rsidRDefault="009633CD" w:rsidP="00E90DD4"/>
    <w:p w:rsidR="0037146F" w:rsidRDefault="00EF2D7B" w:rsidP="00E90DD4">
      <w:r>
        <w:t xml:space="preserve">Eclipse Che is the next generation of IDE, </w:t>
      </w:r>
      <w:r w:rsidR="00C30D27">
        <w:t xml:space="preserve">it </w:t>
      </w:r>
      <w:r>
        <w:t xml:space="preserve">provides integrated connectors to git and SVN, so that it can be </w:t>
      </w:r>
      <w:r w:rsidR="00426071">
        <w:t xml:space="preserve">easily </w:t>
      </w:r>
      <w:r w:rsidR="009633CD">
        <w:t>connected to the</w:t>
      </w:r>
      <w:r>
        <w:t xml:space="preserve"> Gitlab of MNCA</w:t>
      </w:r>
      <w:r w:rsidR="00066145">
        <w:t>.</w:t>
      </w:r>
    </w:p>
    <w:p w:rsidR="00D67108" w:rsidRDefault="00D67108" w:rsidP="00E90DD4"/>
    <w:p w:rsidR="00066145" w:rsidRDefault="00066145" w:rsidP="00E90DD4">
      <w:r>
        <w:t xml:space="preserve">An Eclipse Che server can be set in a multi-users environment, it uses </w:t>
      </w:r>
      <w:hyperlink r:id="rId108" w:history="1">
        <w:r w:rsidRPr="002654A5">
          <w:rPr>
            <w:rStyle w:val="Lienhypertexte"/>
          </w:rPr>
          <w:t>Keycloak</w:t>
        </w:r>
      </w:hyperlink>
      <w:r>
        <w:t xml:space="preserve"> as IDM provider</w:t>
      </w:r>
      <w:r w:rsidR="00D61434">
        <w:t>, and a PostgreSQL database</w:t>
      </w:r>
      <w:r w:rsidR="00D1066A">
        <w:t xml:space="preserve"> for metadata.</w:t>
      </w:r>
    </w:p>
    <w:p w:rsidR="00D67108" w:rsidRDefault="00D67108" w:rsidP="00E90DD4"/>
    <w:p w:rsidR="00D67108" w:rsidRDefault="00D67108" w:rsidP="00E90DD4">
      <w:r w:rsidRPr="00D67108">
        <w:t xml:space="preserve">Keycloak comes </w:t>
      </w:r>
      <w:r>
        <w:t xml:space="preserve">also </w:t>
      </w:r>
      <w:r w:rsidRPr="00D67108">
        <w:t>with a built-in LDAP/AD plugin</w:t>
      </w:r>
      <w:r>
        <w:t xml:space="preserve">, which </w:t>
      </w:r>
      <w:r w:rsidRPr="00D67108">
        <w:t>supports password validation via LDAP/AD protocols and different user metadata synchronization modes</w:t>
      </w:r>
      <w:r>
        <w:t>, so that internal users already registered on MNCA ADAM, can be identified in Eclipse Che</w:t>
      </w:r>
      <w:r w:rsidRPr="00D67108">
        <w:t>.</w:t>
      </w:r>
    </w:p>
    <w:p w:rsidR="009633CD" w:rsidRDefault="009633CD" w:rsidP="00E90DD4"/>
    <w:p w:rsidR="00D1066A" w:rsidRDefault="000633F4" w:rsidP="00E90DD4">
      <w:r>
        <w:t>An Eclipse Che Server using the IDM component, is</w:t>
      </w:r>
      <w:r w:rsidR="0003268B">
        <w:t xml:space="preserve"> the right</w:t>
      </w:r>
      <w:r>
        <w:t xml:space="preserve"> candidate for the </w:t>
      </w:r>
      <w:r w:rsidR="003F706F">
        <w:t>development</w:t>
      </w:r>
      <w:r>
        <w:t xml:space="preserve"> IDE</w:t>
      </w:r>
      <w:r w:rsidR="00510571">
        <w:t xml:space="preserve"> for </w:t>
      </w:r>
      <w:r>
        <w:t xml:space="preserve">the </w:t>
      </w:r>
      <w:r w:rsidR="009633CD">
        <w:t xml:space="preserve">MNCA </w:t>
      </w:r>
      <w:r>
        <w:t>smart city platform</w:t>
      </w:r>
      <w:r w:rsidR="009338CC">
        <w:t xml:space="preserve">, as the component </w:t>
      </w:r>
      <w:r w:rsidR="006632FC">
        <w:t>works natively with Docker</w:t>
      </w:r>
      <w:r w:rsidR="0003268B">
        <w:t>, it will be part of the PAAS</w:t>
      </w:r>
      <w:r w:rsidR="00457AD4">
        <w:t xml:space="preserve"> provided in the platform</w:t>
      </w:r>
      <w:r w:rsidR="00864B5C">
        <w:t>.</w:t>
      </w:r>
    </w:p>
    <w:p w:rsidR="002D2DF7" w:rsidRDefault="002D2DF7" w:rsidP="00E90DD4"/>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D67108" w:rsidTr="005D4ED7">
        <w:tc>
          <w:tcPr>
            <w:tcW w:w="2698" w:type="dxa"/>
          </w:tcPr>
          <w:p w:rsidR="00D67108" w:rsidRDefault="00D67108" w:rsidP="005D4ED7">
            <w:pPr>
              <w:rPr>
                <w:b/>
                <w:bCs/>
              </w:rPr>
            </w:pPr>
            <w:r>
              <w:rPr>
                <w:b/>
                <w:bCs/>
              </w:rPr>
              <w:t>Architecture Component</w:t>
            </w:r>
          </w:p>
        </w:tc>
        <w:tc>
          <w:tcPr>
            <w:tcW w:w="3818" w:type="dxa"/>
          </w:tcPr>
          <w:p w:rsidR="00D67108" w:rsidRDefault="00D67108" w:rsidP="005D4ED7">
            <w:pPr>
              <w:rPr>
                <w:b/>
                <w:bCs/>
              </w:rPr>
            </w:pPr>
            <w:r>
              <w:rPr>
                <w:b/>
                <w:bCs/>
              </w:rPr>
              <w:t>Component Elements</w:t>
            </w:r>
          </w:p>
        </w:tc>
      </w:tr>
      <w:tr w:rsidR="00D67108" w:rsidTr="005D4ED7">
        <w:tc>
          <w:tcPr>
            <w:tcW w:w="2698" w:type="dxa"/>
          </w:tcPr>
          <w:p w:rsidR="00D67108" w:rsidRDefault="00D67108" w:rsidP="005D4ED7">
            <w:r>
              <w:t>Database Server</w:t>
            </w:r>
          </w:p>
        </w:tc>
        <w:tc>
          <w:tcPr>
            <w:tcW w:w="3818" w:type="dxa"/>
          </w:tcPr>
          <w:p w:rsidR="00D67108" w:rsidRDefault="00D67108" w:rsidP="005D4ED7">
            <w:r>
              <w:t>Postgre</w:t>
            </w:r>
            <w:r w:rsidR="00691EE1">
              <w:t>SQL</w:t>
            </w:r>
            <w:r w:rsidR="00FF05D3">
              <w:t xml:space="preserve"> + replica</w:t>
            </w:r>
          </w:p>
        </w:tc>
      </w:tr>
      <w:tr w:rsidR="00D67108" w:rsidTr="005D4ED7">
        <w:tc>
          <w:tcPr>
            <w:tcW w:w="2698" w:type="dxa"/>
          </w:tcPr>
          <w:p w:rsidR="00D67108" w:rsidRDefault="00D67108" w:rsidP="005D4ED7">
            <w:r>
              <w:t>Applications</w:t>
            </w:r>
          </w:p>
        </w:tc>
        <w:tc>
          <w:tcPr>
            <w:tcW w:w="3818" w:type="dxa"/>
          </w:tcPr>
          <w:p w:rsidR="00D67108" w:rsidRDefault="00D67108" w:rsidP="005D4ED7">
            <w:r>
              <w:t>Elipse Che</w:t>
            </w:r>
          </w:p>
          <w:p w:rsidR="00D67108" w:rsidRDefault="00C026FD" w:rsidP="005D4ED7">
            <w:r>
              <w:t>Keyclo</w:t>
            </w:r>
            <w:r w:rsidR="002701BE">
              <w:t>ack (or Keyrock) for security</w:t>
            </w:r>
          </w:p>
          <w:p w:rsidR="00254BE5" w:rsidRDefault="00254BE5" w:rsidP="005D4ED7">
            <w:r>
              <w:t>GitLab SCM</w:t>
            </w:r>
            <w:r w:rsidR="00AF43DF">
              <w:t>/PM</w:t>
            </w:r>
          </w:p>
        </w:tc>
      </w:tr>
    </w:tbl>
    <w:p w:rsidR="00D67108" w:rsidRDefault="00D67108" w:rsidP="00E90DD4"/>
    <w:p w:rsidR="00864B5C" w:rsidRDefault="00254BE5" w:rsidP="00E90DD4">
      <w:r>
        <w:t>D</w:t>
      </w:r>
      <w:r w:rsidR="00CC4674">
        <w:t xml:space="preserve">eployed </w:t>
      </w:r>
      <w:r>
        <w:t>as a</w:t>
      </w:r>
      <w:r w:rsidR="004C2550">
        <w:t xml:space="preserve"> container,</w:t>
      </w:r>
      <w:r w:rsidR="000363D4">
        <w:t xml:space="preserve"> the component can be replicated</w:t>
      </w:r>
      <w:r w:rsidR="00DD1F44">
        <w:t xml:space="preserve"> to provide HA</w:t>
      </w:r>
      <w:r w:rsidR="004C2550">
        <w:t xml:space="preserve">, and scaled up, by using </w:t>
      </w:r>
      <w:r w:rsidR="00E27A97">
        <w:t>a service through the use of Docker stack file</w:t>
      </w:r>
      <w:r w:rsidR="00C42B58">
        <w:t>.</w:t>
      </w:r>
    </w:p>
    <w:p w:rsidR="00E90DD4" w:rsidRDefault="00E90DD4" w:rsidP="00E90DD4">
      <w:pPr>
        <w:pStyle w:val="Titre3"/>
      </w:pPr>
      <w:bookmarkStart w:id="225" w:name="_Toc499823548"/>
      <w:bookmarkStart w:id="226" w:name="_Toc510702014"/>
      <w:r>
        <w:t>Monitoring Components</w:t>
      </w:r>
      <w:bookmarkEnd w:id="225"/>
      <w:bookmarkEnd w:id="226"/>
    </w:p>
    <w:p w:rsidR="0022010B" w:rsidRPr="0022010B" w:rsidRDefault="0022010B" w:rsidP="0022010B"/>
    <w:p w:rsidR="006E7247" w:rsidRDefault="00595BAF" w:rsidP="00E90DD4">
      <w:hyperlink r:id="rId109" w:history="1">
        <w:r w:rsidR="0042372D" w:rsidRPr="006E7247">
          <w:rPr>
            <w:rStyle w:val="Lienhypertexte"/>
          </w:rPr>
          <w:t>Portainer</w:t>
        </w:r>
      </w:hyperlink>
      <w:r w:rsidR="0042372D">
        <w:t xml:space="preserve"> </w:t>
      </w:r>
      <w:r w:rsidR="00186569">
        <w:t xml:space="preserve">will be used </w:t>
      </w:r>
      <w:r w:rsidR="0042372D">
        <w:t xml:space="preserve">for </w:t>
      </w:r>
      <w:r w:rsidR="00186569">
        <w:t>real time</w:t>
      </w:r>
      <w:r w:rsidR="0042372D">
        <w:t xml:space="preserve"> management</w:t>
      </w:r>
      <w:r w:rsidR="00186569">
        <w:t xml:space="preserve"> &amp; monitoring of services and the composing</w:t>
      </w:r>
      <w:r w:rsidR="00186569" w:rsidRPr="00186569">
        <w:t xml:space="preserve"> </w:t>
      </w:r>
      <w:r w:rsidR="00FE6D47">
        <w:t>containers of the swarm.</w:t>
      </w:r>
    </w:p>
    <w:p w:rsidR="00FE6D47" w:rsidRDefault="00FE6D47" w:rsidP="00E90DD4">
      <w:r>
        <w:t xml:space="preserve">Portainer on </w:t>
      </w:r>
      <w:hyperlink r:id="rId110" w:history="1">
        <w:r w:rsidRPr="00FE6D47">
          <w:rPr>
            <w:rStyle w:val="Lienhypertexte"/>
          </w:rPr>
          <w:t>Github</w:t>
        </w:r>
      </w:hyperlink>
      <w:r>
        <w:t>.</w:t>
      </w:r>
    </w:p>
    <w:p w:rsidR="00E90DD4" w:rsidRDefault="00186569" w:rsidP="00E90DD4">
      <w:r>
        <w:t xml:space="preserve">Portainer will be replicated on </w:t>
      </w:r>
      <w:r w:rsidR="00D51DBA">
        <w:t xml:space="preserve">several </w:t>
      </w:r>
      <w:r w:rsidR="006E7247">
        <w:t xml:space="preserve">nodes with several </w:t>
      </w:r>
      <w:r w:rsidR="00D51DBA">
        <w:t>instances, ideally on each swarm manager</w:t>
      </w:r>
      <w:r w:rsidR="00B23AB4">
        <w:t xml:space="preserve"> (mandatory to have vision of the swarm)</w:t>
      </w:r>
      <w:r w:rsidR="00FE6D47">
        <w:t>.</w:t>
      </w:r>
    </w:p>
    <w:p w:rsidR="006E7247" w:rsidRDefault="006E7247" w:rsidP="00E90DD4">
      <w:r>
        <w:t>As Portainer don’t use a Database, but store it’s configuration in files, mainly for user and dependencies management, so that those configuration files should be stored in a</w:t>
      </w:r>
      <w:r w:rsidR="00B23AB4">
        <w:t xml:space="preserve"> secured </w:t>
      </w:r>
      <w:r>
        <w:t>NFS storage volume, shared by all instances</w:t>
      </w:r>
      <w:r w:rsidR="00B23AB4">
        <w:t>.</w:t>
      </w:r>
    </w:p>
    <w:p w:rsidR="00606A0A" w:rsidRDefault="00606A0A" w:rsidP="00E90DD4"/>
    <w:p w:rsidR="00606A0A" w:rsidRDefault="00606A0A" w:rsidP="00E90DD4">
      <w:r>
        <w:t>Fiware</w:t>
      </w:r>
      <w:r w:rsidR="000F1EC0">
        <w:t xml:space="preserve"> in its catalog provides modules</w:t>
      </w:r>
      <w:r w:rsidR="007B1ED0" w:rsidRPr="007B1ED0">
        <w:t xml:space="preserve"> </w:t>
      </w:r>
      <w:r w:rsidR="007B1ED0">
        <w:t xml:space="preserve">intended for monitoring: </w:t>
      </w:r>
      <w:hyperlink r:id="rId111" w:history="1">
        <w:r w:rsidR="007B1ED0" w:rsidRPr="007B1ED0">
          <w:rPr>
            <w:rStyle w:val="Lienhypertexte"/>
          </w:rPr>
          <w:t>on Telefonica github</w:t>
        </w:r>
      </w:hyperlink>
      <w:r w:rsidR="00D92A55">
        <w:t xml:space="preserve">, it’s composed of </w:t>
      </w:r>
      <w:r w:rsidR="00FB40BE">
        <w:t>some probes</w:t>
      </w:r>
      <w:r w:rsidR="00D237A1">
        <w:t xml:space="preserve"> sending information </w:t>
      </w:r>
      <w:r w:rsidR="00FD3E7D">
        <w:t>about the status of a comp</w:t>
      </w:r>
      <w:r w:rsidR="00F01C37">
        <w:t>o</w:t>
      </w:r>
      <w:r w:rsidR="00FD3E7D">
        <w:t>nent</w:t>
      </w:r>
      <w:r w:rsidR="002836FF">
        <w:t xml:space="preserve">, </w:t>
      </w:r>
      <w:r w:rsidR="00FD3E7D">
        <w:t>to</w:t>
      </w:r>
      <w:r w:rsidR="002836FF">
        <w:t xml:space="preserve"> a </w:t>
      </w:r>
      <w:r w:rsidR="00B918F2">
        <w:t xml:space="preserve">module </w:t>
      </w:r>
      <w:r w:rsidR="00D237A1">
        <w:t>which</w:t>
      </w:r>
      <w:r w:rsidR="00FD3E7D">
        <w:t xml:space="preserve"> gather and convert</w:t>
      </w:r>
      <w:r w:rsidR="00F01C37">
        <w:t xml:space="preserve"> the information</w:t>
      </w:r>
      <w:r w:rsidR="00EF1D1E">
        <w:t>,</w:t>
      </w:r>
      <w:r w:rsidR="00BB2868">
        <w:t xml:space="preserve"> before sending it to a monitoring framework</w:t>
      </w:r>
      <w:r w:rsidR="00E10571">
        <w:t xml:space="preserve"> (Nagios, Zabbix</w:t>
      </w:r>
      <w:r w:rsidR="00DC7BAB">
        <w:t>…)</w:t>
      </w:r>
    </w:p>
    <w:p w:rsidR="00186569" w:rsidRDefault="00186569" w:rsidP="00E90DD4"/>
    <w:p w:rsidR="005C2F1E" w:rsidRDefault="00595BAF" w:rsidP="00E90DD4">
      <w:hyperlink r:id="rId112" w:history="1">
        <w:r w:rsidR="00340E31" w:rsidRPr="005C2F1E">
          <w:rPr>
            <w:rStyle w:val="Lienhypertexte"/>
          </w:rPr>
          <w:t>Centreon</w:t>
        </w:r>
      </w:hyperlink>
      <w:r w:rsidR="00340E31">
        <w:t xml:space="preserve"> is already in use </w:t>
      </w:r>
      <w:r w:rsidR="00DC7BAB">
        <w:t xml:space="preserve">as the </w:t>
      </w:r>
      <w:r w:rsidR="005C2F1E">
        <w:t xml:space="preserve">monitoring </w:t>
      </w:r>
      <w:r w:rsidR="00C93E1A">
        <w:t>framework of</w:t>
      </w:r>
      <w:r w:rsidR="005C2F1E">
        <w:t xml:space="preserve"> MNCA.</w:t>
      </w:r>
    </w:p>
    <w:p w:rsidR="0042372D" w:rsidRDefault="00340E31" w:rsidP="00E90DD4">
      <w:r>
        <w:t xml:space="preserve">containers should be instrumented with </w:t>
      </w:r>
      <w:r w:rsidR="00AD7C9C">
        <w:t xml:space="preserve">needed </w:t>
      </w:r>
      <w:r w:rsidR="00186569">
        <w:t>check</w:t>
      </w:r>
      <w:r w:rsidR="00AD7C9C">
        <w:t xml:space="preserve"> modules to monitor services and nodes in the platform from the Centreon, an additional Centreon service </w:t>
      </w:r>
      <w:r w:rsidR="005A634F">
        <w:t>could</w:t>
      </w:r>
      <w:r w:rsidR="00AD7C9C">
        <w:t xml:space="preserve"> be added in the platform</w:t>
      </w:r>
      <w:r w:rsidR="005A634F">
        <w:t xml:space="preserve"> if needed</w:t>
      </w:r>
      <w:r w:rsidR="00AD7C9C">
        <w:t>.</w:t>
      </w:r>
    </w:p>
    <w:p w:rsidR="00186569" w:rsidRDefault="00186569" w:rsidP="00E90DD4"/>
    <w:p w:rsidR="00321279" w:rsidRDefault="00321279" w:rsidP="00E90DD4">
      <w:r>
        <w:t>One thing to think about</w:t>
      </w:r>
      <w:r w:rsidR="00ED0FDD">
        <w:t>,</w:t>
      </w:r>
      <w:r>
        <w:t xml:space="preserve"> is the expansion of the platform, in terms of numbers of services deployed, this will lead to complexify the task of monitoring configuration</w:t>
      </w:r>
      <w:r w:rsidR="00121777">
        <w:t>,</w:t>
      </w:r>
      <w:r>
        <w:t xml:space="preserve"> if it remains manual, so that it’s worth to think about automatic services discovery to simplify and automate monitoring for OPS</w:t>
      </w:r>
    </w:p>
    <w:p w:rsidR="006A6105" w:rsidRDefault="006A6105" w:rsidP="00E90DD4"/>
    <w:p w:rsidR="009633CD" w:rsidRDefault="009633CD" w:rsidP="00E90DD4">
      <w:pPr>
        <w:rPr>
          <w:rStyle w:val="Lienhypertexte"/>
        </w:rPr>
      </w:pPr>
      <w:r>
        <w:t>One solution should be to use</w:t>
      </w:r>
      <w:r w:rsidR="006A6105">
        <w:t xml:space="preserve"> </w:t>
      </w:r>
      <w:hyperlink r:id="rId113" w:history="1">
        <w:r w:rsidR="006A6105" w:rsidRPr="006A6105">
          <w:rPr>
            <w:rStyle w:val="Lienhypertexte"/>
          </w:rPr>
          <w:t>Consul</w:t>
        </w:r>
      </w:hyperlink>
      <w:r w:rsidR="006A6105">
        <w:t xml:space="preserve"> from Hashicorp for services discovery, but Centreon provides also a module for </w:t>
      </w:r>
      <w:hyperlink r:id="rId114" w:history="1">
        <w:r w:rsidR="006A6105" w:rsidRPr="006A6105">
          <w:rPr>
            <w:rStyle w:val="Lienhypertexte"/>
          </w:rPr>
          <w:t>auto discovery of services</w:t>
        </w:r>
      </w:hyperlink>
      <w:r w:rsidR="004B7CB8">
        <w:t xml:space="preserve"> (commercial) or a </w:t>
      </w:r>
      <w:r w:rsidR="00B1486B">
        <w:t xml:space="preserve">free </w:t>
      </w:r>
      <w:r w:rsidR="004B7CB8">
        <w:t xml:space="preserve">community version: </w:t>
      </w:r>
      <w:hyperlink r:id="rId115" w:history="1">
        <w:r w:rsidR="004B7CB8" w:rsidRPr="004B7CB8">
          <w:rPr>
            <w:rStyle w:val="Lienhypertexte"/>
          </w:rPr>
          <w:t>centreon-discovery</w:t>
        </w:r>
      </w:hyperlink>
    </w:p>
    <w:p w:rsidR="0041407D" w:rsidRDefault="0041407D" w:rsidP="00E90DD4">
      <w:pPr>
        <w:rPr>
          <w:rStyle w:val="Lienhypertexte"/>
        </w:rPr>
      </w:pPr>
    </w:p>
    <w:p w:rsidR="0041407D" w:rsidRDefault="00595BAF" w:rsidP="0041407D">
      <w:hyperlink r:id="rId116" w:history="1">
        <w:r w:rsidR="0041407D" w:rsidRPr="0003792A">
          <w:rPr>
            <w:rStyle w:val="Lienhypertexte"/>
          </w:rPr>
          <w:t>Rancher</w:t>
        </w:r>
      </w:hyperlink>
      <w:r w:rsidR="0041407D">
        <w:t xml:space="preserve"> provides monitoring on containers and nodes, and in swarm mode, it deploys also a Portainer.</w:t>
      </w:r>
    </w:p>
    <w:p w:rsidR="00C82108" w:rsidRDefault="00C82108" w:rsidP="0041407D"/>
    <w:p w:rsidR="00C82108" w:rsidRDefault="00C82108" w:rsidP="0041407D">
      <w:r>
        <w:t xml:space="preserve">Another </w:t>
      </w:r>
      <w:r w:rsidR="009E72D7">
        <w:t>concern</w:t>
      </w:r>
      <w:r>
        <w:t xml:space="preserve"> is to be able to </w:t>
      </w:r>
      <w:r w:rsidR="009A7EE1">
        <w:t>access any of the log files</w:t>
      </w:r>
      <w:r w:rsidR="0063380B">
        <w:t xml:space="preserve"> produced by components</w:t>
      </w:r>
      <w:r w:rsidR="001A4FEA">
        <w:t xml:space="preserve">, </w:t>
      </w:r>
      <w:hyperlink r:id="rId117" w:anchor="supported-logging-drivers" w:history="1">
        <w:r w:rsidR="001A4FEA" w:rsidRPr="001C5385">
          <w:rPr>
            <w:rStyle w:val="Lienhypertexte"/>
          </w:rPr>
          <w:t xml:space="preserve">Docker </w:t>
        </w:r>
        <w:r w:rsidR="0036662D" w:rsidRPr="001C5385">
          <w:rPr>
            <w:rStyle w:val="Lienhypertexte"/>
          </w:rPr>
          <w:t>supports</w:t>
        </w:r>
        <w:r w:rsidR="001A4FEA" w:rsidRPr="001C5385">
          <w:rPr>
            <w:rStyle w:val="Lienhypertexte"/>
          </w:rPr>
          <w:t xml:space="preserve"> </w:t>
        </w:r>
        <w:r w:rsidR="00EB047B" w:rsidRPr="001C5385">
          <w:rPr>
            <w:rStyle w:val="Lienhypertexte"/>
          </w:rPr>
          <w:t xml:space="preserve">many </w:t>
        </w:r>
        <w:r w:rsidR="001A4FEA" w:rsidRPr="001C5385">
          <w:rPr>
            <w:rStyle w:val="Lienhypertexte"/>
          </w:rPr>
          <w:t>different logging drivers</w:t>
        </w:r>
      </w:hyperlink>
      <w:r w:rsidR="0016293C">
        <w:t xml:space="preserve">: default is </w:t>
      </w:r>
      <w:r w:rsidR="00BC4793">
        <w:t xml:space="preserve">json-file, but Journald or syslog can be </w:t>
      </w:r>
      <w:r w:rsidR="00D87474">
        <w:t>used.</w:t>
      </w:r>
    </w:p>
    <w:p w:rsidR="001D41D4" w:rsidRDefault="001D41D4" w:rsidP="0041407D"/>
    <w:p w:rsidR="00D87474" w:rsidRPr="0041407D" w:rsidRDefault="00D87474" w:rsidP="0041407D">
      <w:r>
        <w:t xml:space="preserve">An interesting option should be to use </w:t>
      </w:r>
      <w:hyperlink r:id="rId118" w:history="1">
        <w:r w:rsidR="00F63978" w:rsidRPr="00962AE7">
          <w:rPr>
            <w:rStyle w:val="Lienhypertexte"/>
          </w:rPr>
          <w:t>gelf</w:t>
        </w:r>
        <w:r w:rsidR="006F01C6" w:rsidRPr="00962AE7">
          <w:rPr>
            <w:rStyle w:val="Lienhypertexte"/>
          </w:rPr>
          <w:t xml:space="preserve"> </w:t>
        </w:r>
        <w:r w:rsidR="00962AE7" w:rsidRPr="00962AE7">
          <w:rPr>
            <w:rStyle w:val="Lienhypertexte"/>
          </w:rPr>
          <w:t xml:space="preserve">logging </w:t>
        </w:r>
        <w:r w:rsidR="006F01C6" w:rsidRPr="00962AE7">
          <w:rPr>
            <w:rStyle w:val="Lienhypertexte"/>
          </w:rPr>
          <w:t>driver</w:t>
        </w:r>
      </w:hyperlink>
      <w:r w:rsidR="00F63978">
        <w:t xml:space="preserve">, </w:t>
      </w:r>
      <w:r w:rsidR="00A26BF0">
        <w:t>which w</w:t>
      </w:r>
      <w:r w:rsidR="00A26BF0" w:rsidRPr="00A26BF0">
        <w:t>rites log messages to a Graylog Extended Log Format (GELF) endpoint such as Graylog or Logstash</w:t>
      </w:r>
      <w:r w:rsidR="00A26BF0">
        <w:t xml:space="preserve">, using </w:t>
      </w:r>
      <w:r w:rsidR="000A1961">
        <w:t>Logstash the logs can be pushed into an Ela</w:t>
      </w:r>
      <w:r w:rsidR="00270F90">
        <w:t>s</w:t>
      </w:r>
      <w:r w:rsidR="000A1961">
        <w:t>tic</w:t>
      </w:r>
      <w:r w:rsidR="00270F90">
        <w:t>Search instance for analysis</w:t>
      </w:r>
      <w:r w:rsidR="00A26BF0" w:rsidRPr="00A26BF0">
        <w:t>.</w:t>
      </w:r>
    </w:p>
    <w:p w:rsidR="00AD7C9C" w:rsidRDefault="00AD7C9C" w:rsidP="00E90DD4"/>
    <w:p w:rsidR="00E83CEF" w:rsidRDefault="00E83CEF" w:rsidP="00E83CEF">
      <w:pPr>
        <w:pStyle w:val="Titre3"/>
      </w:pPr>
      <w:bookmarkStart w:id="227" w:name="_Toc497140578"/>
      <w:bookmarkStart w:id="228" w:name="_Toc497322751"/>
      <w:bookmarkStart w:id="229" w:name="_Toc499823549"/>
      <w:bookmarkStart w:id="230" w:name="_Toc510702015"/>
      <w:bookmarkEnd w:id="227"/>
      <w:bookmarkEnd w:id="228"/>
      <w:r>
        <w:t>Poi Data Provider Component</w:t>
      </w:r>
      <w:bookmarkEnd w:id="229"/>
      <w:bookmarkEnd w:id="230"/>
    </w:p>
    <w:p w:rsidR="00B1486B" w:rsidRPr="00B1486B" w:rsidRDefault="00B1486B" w:rsidP="00B1486B"/>
    <w:p w:rsidR="00E83CEF" w:rsidRDefault="00E83CEF" w:rsidP="00E83CEF">
      <w:r>
        <w:t>Fiware GE to provide Point Of Interest (POI) management.</w:t>
      </w:r>
    </w:p>
    <w:p w:rsidR="007D0319" w:rsidRDefault="00E83CEF" w:rsidP="00015DD1">
      <w:r>
        <w:t xml:space="preserve">On Fiware Catalog: </w:t>
      </w:r>
      <w:hyperlink r:id="rId119" w:history="1">
        <w:r w:rsidRPr="00E83CEF">
          <w:rPr>
            <w:rStyle w:val="Lienhypertexte"/>
          </w:rPr>
          <w:t>POI Data Provider</w:t>
        </w:r>
      </w:hyperlink>
    </w:p>
    <w:p w:rsidR="00374AC6" w:rsidRDefault="00374AC6" w:rsidP="00015DD1"/>
    <w:p w:rsidR="00374AC6" w:rsidRDefault="00374AC6" w:rsidP="00374AC6">
      <w:r>
        <w:t>POI (Points of interest) Generic Enabler is a web server kit that supports</w:t>
      </w:r>
    </w:p>
    <w:p w:rsidR="00374AC6" w:rsidRDefault="00374AC6" w:rsidP="0047663D">
      <w:pPr>
        <w:pStyle w:val="Paragraphedeliste"/>
        <w:numPr>
          <w:ilvl w:val="0"/>
          <w:numId w:val="29"/>
        </w:numPr>
      </w:pPr>
      <w:r>
        <w:t>storing information related to locations</w:t>
      </w:r>
    </w:p>
    <w:p w:rsidR="00374AC6" w:rsidRDefault="00374AC6" w:rsidP="0047663D">
      <w:pPr>
        <w:pStyle w:val="Paragraphedeliste"/>
        <w:numPr>
          <w:ilvl w:val="0"/>
          <w:numId w:val="29"/>
        </w:numPr>
      </w:pPr>
      <w:r>
        <w:t>serving queries by location and other criteria</w:t>
      </w:r>
    </w:p>
    <w:p w:rsidR="00374AC6" w:rsidRDefault="00374AC6" w:rsidP="0047663D">
      <w:pPr>
        <w:pStyle w:val="Paragraphedeliste"/>
        <w:numPr>
          <w:ilvl w:val="0"/>
          <w:numId w:val="29"/>
        </w:numPr>
      </w:pPr>
      <w:r>
        <w:t>can be configured to meet your data needs</w:t>
      </w:r>
    </w:p>
    <w:p w:rsidR="00374AC6" w:rsidRDefault="00374AC6" w:rsidP="00374AC6"/>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374AC6" w:rsidTr="006C6123">
        <w:tc>
          <w:tcPr>
            <w:tcW w:w="2698" w:type="dxa"/>
          </w:tcPr>
          <w:p w:rsidR="00374AC6" w:rsidRDefault="00374AC6" w:rsidP="006C6123">
            <w:pPr>
              <w:rPr>
                <w:b/>
                <w:bCs/>
              </w:rPr>
            </w:pPr>
            <w:r>
              <w:rPr>
                <w:b/>
                <w:bCs/>
              </w:rPr>
              <w:t>Architecture Component</w:t>
            </w:r>
          </w:p>
        </w:tc>
        <w:tc>
          <w:tcPr>
            <w:tcW w:w="3818" w:type="dxa"/>
          </w:tcPr>
          <w:p w:rsidR="00374AC6" w:rsidRDefault="00374AC6" w:rsidP="006C6123">
            <w:pPr>
              <w:rPr>
                <w:b/>
                <w:bCs/>
              </w:rPr>
            </w:pPr>
            <w:r>
              <w:rPr>
                <w:b/>
                <w:bCs/>
              </w:rPr>
              <w:t>Component Elements</w:t>
            </w:r>
          </w:p>
        </w:tc>
      </w:tr>
      <w:tr w:rsidR="00374AC6" w:rsidTr="006C6123">
        <w:tc>
          <w:tcPr>
            <w:tcW w:w="2698" w:type="dxa"/>
          </w:tcPr>
          <w:p w:rsidR="00374AC6" w:rsidRDefault="00374AC6" w:rsidP="006C6123">
            <w:r>
              <w:lastRenderedPageBreak/>
              <w:t>Database Server</w:t>
            </w:r>
          </w:p>
        </w:tc>
        <w:tc>
          <w:tcPr>
            <w:tcW w:w="3818" w:type="dxa"/>
          </w:tcPr>
          <w:p w:rsidR="00374AC6" w:rsidRPr="00111194" w:rsidRDefault="00374AC6" w:rsidP="006C6123">
            <w:pPr>
              <w:rPr>
                <w:lang w:val="fr-FR"/>
              </w:rPr>
            </w:pPr>
            <w:r w:rsidRPr="00111194">
              <w:rPr>
                <w:lang w:val="fr-FR"/>
              </w:rPr>
              <w:t xml:space="preserve">Postgresql + </w:t>
            </w:r>
            <w:hyperlink r:id="rId120" w:history="1">
              <w:r w:rsidRPr="00111194">
                <w:rPr>
                  <w:rStyle w:val="Lienhypertexte"/>
                  <w:lang w:val="fr-FR"/>
                </w:rPr>
                <w:t>PostGIS</w:t>
              </w:r>
            </w:hyperlink>
            <w:r w:rsidR="00111194" w:rsidRPr="00111194">
              <w:rPr>
                <w:lang w:val="fr-FR"/>
              </w:rPr>
              <w:t xml:space="preserve"> (spatial ex</w:t>
            </w:r>
            <w:r w:rsidR="00111194">
              <w:rPr>
                <w:lang w:val="fr-FR"/>
              </w:rPr>
              <w:t>tension)</w:t>
            </w:r>
          </w:p>
          <w:p w:rsidR="00374AC6" w:rsidRDefault="00374AC6" w:rsidP="006C6123">
            <w:r>
              <w:t>MongoDB</w:t>
            </w:r>
          </w:p>
        </w:tc>
      </w:tr>
      <w:tr w:rsidR="00374AC6" w:rsidTr="006C6123">
        <w:tc>
          <w:tcPr>
            <w:tcW w:w="2698" w:type="dxa"/>
          </w:tcPr>
          <w:p w:rsidR="00374AC6" w:rsidRDefault="00374AC6" w:rsidP="006C6123">
            <w:r>
              <w:t>Applications</w:t>
            </w:r>
          </w:p>
        </w:tc>
        <w:tc>
          <w:tcPr>
            <w:tcW w:w="3818" w:type="dxa"/>
          </w:tcPr>
          <w:p w:rsidR="00374AC6" w:rsidRDefault="00374AC6" w:rsidP="00097B48">
            <w:r>
              <w:t>API back-end server</w:t>
            </w:r>
            <w:r w:rsidR="004877B2">
              <w:t xml:space="preserve"> written in </w:t>
            </w:r>
            <w:r w:rsidR="00A52CD3">
              <w:t>PHP</w:t>
            </w:r>
          </w:p>
        </w:tc>
      </w:tr>
    </w:tbl>
    <w:p w:rsidR="00374AC6" w:rsidRDefault="00374AC6" w:rsidP="00374AC6"/>
    <w:p w:rsidR="00374AC6" w:rsidRDefault="003C4641" w:rsidP="00374AC6">
      <w:r>
        <w:t xml:space="preserve">This component is </w:t>
      </w:r>
      <w:r w:rsidR="00A024FC">
        <w:t xml:space="preserve">not </w:t>
      </w:r>
      <w:r w:rsidR="00CA783F">
        <w:t>necessary</w:t>
      </w:r>
      <w:r w:rsidR="00B90D66">
        <w:t xml:space="preserve"> to the platform, since </w:t>
      </w:r>
      <w:r w:rsidR="00444A34">
        <w:t>POI</w:t>
      </w:r>
      <w:r w:rsidR="00FC05BC">
        <w:t>s</w:t>
      </w:r>
      <w:r w:rsidR="00444A34">
        <w:t xml:space="preserve"> </w:t>
      </w:r>
      <w:r w:rsidR="000642EF">
        <w:t>should already be</w:t>
      </w:r>
      <w:r w:rsidR="00444A34">
        <w:t xml:space="preserve"> represented as entities in the cont</w:t>
      </w:r>
      <w:r w:rsidR="00FC05BC">
        <w:t>e</w:t>
      </w:r>
      <w:r w:rsidR="00444A34">
        <w:t>xt broker</w:t>
      </w:r>
      <w:r w:rsidR="00FE6C1A">
        <w:t>.</w:t>
      </w:r>
    </w:p>
    <w:p w:rsidR="004A4547" w:rsidRDefault="007A277A" w:rsidP="00374AC6">
      <w:r>
        <w:t>Nevertheless,</w:t>
      </w:r>
      <w:r w:rsidR="00CF5F52">
        <w:t xml:space="preserve"> in some use cases </w:t>
      </w:r>
      <w:r w:rsidR="00900697">
        <w:t>such kind of component can be useful</w:t>
      </w:r>
      <w:r w:rsidR="00A20CC3">
        <w:t>,</w:t>
      </w:r>
      <w:r w:rsidR="00900697">
        <w:t xml:space="preserve"> </w:t>
      </w:r>
      <w:r w:rsidR="00AF6560">
        <w:t xml:space="preserve">in particular </w:t>
      </w:r>
      <w:r w:rsidR="00900697">
        <w:t xml:space="preserve">for </w:t>
      </w:r>
      <w:r w:rsidR="00AF6560">
        <w:t xml:space="preserve">location </w:t>
      </w:r>
      <w:r w:rsidR="0070359C">
        <w:t xml:space="preserve">based </w:t>
      </w:r>
      <w:r w:rsidR="00AF6560">
        <w:t>applications</w:t>
      </w:r>
      <w:r w:rsidR="00C740BE">
        <w:t xml:space="preserve"> with high demand for </w:t>
      </w:r>
      <w:r w:rsidR="00FA5A6F">
        <w:t>POIs.</w:t>
      </w:r>
    </w:p>
    <w:p w:rsidR="00E83CEF" w:rsidRDefault="00E83CEF" w:rsidP="00E83CEF">
      <w:pPr>
        <w:pStyle w:val="Titre3"/>
      </w:pPr>
      <w:bookmarkStart w:id="231" w:name="_Toc499823550"/>
      <w:bookmarkStart w:id="232" w:name="_Toc510702016"/>
      <w:r>
        <w:t>GIS Data Provider Component</w:t>
      </w:r>
      <w:bookmarkEnd w:id="231"/>
      <w:bookmarkEnd w:id="232"/>
    </w:p>
    <w:p w:rsidR="00E83CEF" w:rsidRDefault="00E83CEF" w:rsidP="00E83CEF">
      <w:r>
        <w:t xml:space="preserve">Fiware GE to provide </w:t>
      </w:r>
      <w:r w:rsidR="00007C07">
        <w:t xml:space="preserve">3D </w:t>
      </w:r>
      <w:r>
        <w:t>spatial data storage.</w:t>
      </w:r>
    </w:p>
    <w:p w:rsidR="00E83CEF" w:rsidRDefault="00E83CEF" w:rsidP="00E83CEF">
      <w:r w:rsidRPr="00E83CEF">
        <w:t>This GE is able to host geographical data and serve it in 3D form (where applica</w:t>
      </w:r>
      <w:r w:rsidR="00DE7FF5">
        <w:t>b</w:t>
      </w:r>
      <w:r w:rsidRPr="00E83CEF">
        <w:t xml:space="preserve">le) to both mobile and web clients. The GE implementation is based on open source Geoserver project (GPL licenced) and </w:t>
      </w:r>
      <w:hyperlink r:id="rId121" w:history="1">
        <w:r w:rsidRPr="00936A39">
          <w:rPr>
            <w:rStyle w:val="Lienhypertexte"/>
          </w:rPr>
          <w:t>W3DS</w:t>
        </w:r>
      </w:hyperlink>
      <w:r w:rsidR="000A3BC8">
        <w:t xml:space="preserve"> (Web 3D Service</w:t>
      </w:r>
      <w:r w:rsidR="004314AA">
        <w:t>)</w:t>
      </w:r>
      <w:r w:rsidRPr="00E83CEF">
        <w:t xml:space="preserve"> extension.</w:t>
      </w:r>
    </w:p>
    <w:p w:rsidR="00321100" w:rsidRDefault="00AF69EC" w:rsidP="00E83CEF">
      <w:r>
        <w:t xml:space="preserve">To note that W3DS has been </w:t>
      </w:r>
      <w:r w:rsidR="00D27746">
        <w:t>replaced at 3DPS (</w:t>
      </w:r>
      <w:hyperlink r:id="rId122" w:history="1">
        <w:r w:rsidR="00D27746" w:rsidRPr="00DE733B">
          <w:rPr>
            <w:rStyle w:val="Lienhypertexte"/>
          </w:rPr>
          <w:t>3D Portrayal Service</w:t>
        </w:r>
      </w:hyperlink>
      <w:r w:rsidR="00774A52">
        <w:t xml:space="preserve">) at </w:t>
      </w:r>
      <w:hyperlink r:id="rId123" w:history="1">
        <w:r w:rsidR="00774A52" w:rsidRPr="000937CC">
          <w:rPr>
            <w:rStyle w:val="Lienhypertexte"/>
          </w:rPr>
          <w:t>OGC</w:t>
        </w:r>
      </w:hyperlink>
      <w:r w:rsidR="00774A52">
        <w:t xml:space="preserve">, </w:t>
      </w:r>
      <w:r w:rsidR="006A693F">
        <w:t xml:space="preserve">and </w:t>
      </w:r>
      <w:r w:rsidR="00DB0B9D">
        <w:t xml:space="preserve">moreover </w:t>
      </w:r>
      <w:r w:rsidR="00793553">
        <w:t xml:space="preserve">the </w:t>
      </w:r>
      <w:r w:rsidR="00AA54AC">
        <w:t xml:space="preserve">Geoserver </w:t>
      </w:r>
      <w:r w:rsidR="00793553">
        <w:t xml:space="preserve">W3DS extension doesn’t seem to </w:t>
      </w:r>
      <w:r w:rsidR="00AA54AC">
        <w:t>exist anymore</w:t>
      </w:r>
      <w:r w:rsidR="000C24FC">
        <w:t xml:space="preserve"> in </w:t>
      </w:r>
      <w:r w:rsidR="004C27F0">
        <w:t>recent</w:t>
      </w:r>
      <w:r w:rsidR="000C24FC">
        <w:t xml:space="preserve"> version</w:t>
      </w:r>
      <w:r w:rsidR="004C27F0">
        <w:t>s</w:t>
      </w:r>
      <w:r w:rsidR="00AA54AC">
        <w:t>.</w:t>
      </w:r>
    </w:p>
    <w:p w:rsidR="00AD3A05" w:rsidRDefault="00AD3A05" w:rsidP="00E83CEF"/>
    <w:p w:rsidR="00E83CEF" w:rsidRDefault="00E83CEF" w:rsidP="00E83CEF">
      <w:r>
        <w:t xml:space="preserve">On Fiware catalog: </w:t>
      </w:r>
      <w:hyperlink r:id="rId124" w:history="1">
        <w:r w:rsidRPr="00E83CEF">
          <w:rPr>
            <w:rStyle w:val="Lienhypertexte"/>
          </w:rPr>
          <w:t>GIS data Provider</w:t>
        </w:r>
      </w:hyperlink>
    </w:p>
    <w:p w:rsidR="00E83CEF" w:rsidRDefault="00E83CEF" w:rsidP="00E83CEF">
      <w:pPr>
        <w:rPr>
          <w:rStyle w:val="Lienhypertexte"/>
        </w:rPr>
      </w:pPr>
      <w:r>
        <w:t xml:space="preserve">On readthedocs: </w:t>
      </w:r>
      <w:hyperlink r:id="rId125" w:history="1">
        <w:r w:rsidRPr="00E83CEF">
          <w:rPr>
            <w:rStyle w:val="Lienhypertexte"/>
          </w:rPr>
          <w:t>GIS Data Provider</w:t>
        </w:r>
      </w:hyperlink>
    </w:p>
    <w:p w:rsidR="00651ED0" w:rsidRDefault="00651ED0" w:rsidP="00E83CEF"/>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A52CD3" w:rsidTr="006C6123">
        <w:tc>
          <w:tcPr>
            <w:tcW w:w="2698" w:type="dxa"/>
          </w:tcPr>
          <w:p w:rsidR="00A52CD3" w:rsidRDefault="00A52CD3" w:rsidP="006C6123">
            <w:pPr>
              <w:rPr>
                <w:b/>
                <w:bCs/>
              </w:rPr>
            </w:pPr>
            <w:r>
              <w:rPr>
                <w:b/>
                <w:bCs/>
              </w:rPr>
              <w:t>Architecture Component</w:t>
            </w:r>
          </w:p>
        </w:tc>
        <w:tc>
          <w:tcPr>
            <w:tcW w:w="3818" w:type="dxa"/>
          </w:tcPr>
          <w:p w:rsidR="00A52CD3" w:rsidRDefault="00A52CD3" w:rsidP="006C6123">
            <w:pPr>
              <w:rPr>
                <w:b/>
                <w:bCs/>
              </w:rPr>
            </w:pPr>
            <w:r>
              <w:rPr>
                <w:b/>
                <w:bCs/>
              </w:rPr>
              <w:t>Component Elements</w:t>
            </w:r>
          </w:p>
        </w:tc>
      </w:tr>
      <w:tr w:rsidR="00A52CD3" w:rsidTr="006C6123">
        <w:tc>
          <w:tcPr>
            <w:tcW w:w="2698" w:type="dxa"/>
          </w:tcPr>
          <w:p w:rsidR="00A52CD3" w:rsidRDefault="00A52CD3" w:rsidP="006C6123">
            <w:r>
              <w:t>Database Server</w:t>
            </w:r>
          </w:p>
        </w:tc>
        <w:tc>
          <w:tcPr>
            <w:tcW w:w="3818" w:type="dxa"/>
          </w:tcPr>
          <w:p w:rsidR="00A52CD3" w:rsidRPr="00A30DEB" w:rsidRDefault="00A52CD3" w:rsidP="006C6123">
            <w:pPr>
              <w:rPr>
                <w:lang w:val="fr-FR"/>
              </w:rPr>
            </w:pPr>
            <w:r>
              <w:t xml:space="preserve">Postgresql + </w:t>
            </w:r>
            <w:hyperlink r:id="rId126" w:history="1">
              <w:r w:rsidR="00111194" w:rsidRPr="00111194">
                <w:rPr>
                  <w:rStyle w:val="Lienhypertexte"/>
                  <w:lang w:val="fr-FR"/>
                </w:rPr>
                <w:t>PostGIS</w:t>
              </w:r>
            </w:hyperlink>
            <w:r w:rsidR="00111194" w:rsidRPr="00111194">
              <w:rPr>
                <w:lang w:val="fr-FR"/>
              </w:rPr>
              <w:t xml:space="preserve"> (spatial ex</w:t>
            </w:r>
            <w:r w:rsidR="00111194">
              <w:rPr>
                <w:lang w:val="fr-FR"/>
              </w:rPr>
              <w:t>tension)</w:t>
            </w:r>
          </w:p>
        </w:tc>
      </w:tr>
      <w:tr w:rsidR="00A52CD3" w:rsidTr="006C6123">
        <w:tc>
          <w:tcPr>
            <w:tcW w:w="2698" w:type="dxa"/>
          </w:tcPr>
          <w:p w:rsidR="00A52CD3" w:rsidRDefault="00A52CD3" w:rsidP="006C6123">
            <w:r>
              <w:t>Applications</w:t>
            </w:r>
          </w:p>
        </w:tc>
        <w:tc>
          <w:tcPr>
            <w:tcW w:w="3818" w:type="dxa"/>
          </w:tcPr>
          <w:p w:rsidR="00A52CD3" w:rsidRDefault="00595BAF" w:rsidP="006C6123">
            <w:hyperlink r:id="rId127" w:history="1">
              <w:r w:rsidR="00A52CD3" w:rsidRPr="00D84681">
                <w:rPr>
                  <w:rStyle w:val="Lienhypertexte"/>
                </w:rPr>
                <w:t>GeoServer</w:t>
              </w:r>
            </w:hyperlink>
          </w:p>
        </w:tc>
      </w:tr>
    </w:tbl>
    <w:p w:rsidR="00651ED0" w:rsidRDefault="00651ED0" w:rsidP="00E83CEF"/>
    <w:p w:rsidR="00A52CD3" w:rsidRDefault="00381FA5" w:rsidP="00E83CEF">
      <w:r>
        <w:t xml:space="preserve">This component </w:t>
      </w:r>
      <w:r w:rsidR="00C4598D">
        <w:t xml:space="preserve">can be installed </w:t>
      </w:r>
      <w:r w:rsidR="00DD2AC9">
        <w:t xml:space="preserve">as a </w:t>
      </w:r>
      <w:r w:rsidR="00291CA5">
        <w:t>D</w:t>
      </w:r>
      <w:r w:rsidR="00DD2AC9">
        <w:t xml:space="preserve">ocker container: one of most used image </w:t>
      </w:r>
      <w:r w:rsidR="00291CA5">
        <w:t xml:space="preserve">on </w:t>
      </w:r>
      <w:hyperlink r:id="rId128" w:history="1">
        <w:r w:rsidR="00291CA5" w:rsidRPr="00461EAB">
          <w:rPr>
            <w:rStyle w:val="Lienhypertexte"/>
          </w:rPr>
          <w:t>DockerHub</w:t>
        </w:r>
      </w:hyperlink>
    </w:p>
    <w:p w:rsidR="00436AC5" w:rsidRDefault="00436AC5" w:rsidP="00E83CEF">
      <w:r>
        <w:t xml:space="preserve">The one from Fiware is </w:t>
      </w:r>
      <w:r w:rsidR="0065680F">
        <w:t xml:space="preserve">on </w:t>
      </w:r>
      <w:hyperlink r:id="rId129" w:history="1">
        <w:r w:rsidR="0065680F" w:rsidRPr="0065680F">
          <w:rPr>
            <w:rStyle w:val="Lienhypertexte"/>
          </w:rPr>
          <w:t>DockerHub</w:t>
        </w:r>
      </w:hyperlink>
      <w:r w:rsidR="002B7695">
        <w:t>, and provides the W3DS extension</w:t>
      </w:r>
      <w:r w:rsidR="00651ED0">
        <w:t>.</w:t>
      </w:r>
    </w:p>
    <w:p w:rsidR="006F5D24" w:rsidRDefault="006F5D24" w:rsidP="00E83CEF"/>
    <w:p w:rsidR="00651ED0" w:rsidRDefault="009E739A" w:rsidP="00E83CEF">
      <w:r>
        <w:t>T</w:t>
      </w:r>
      <w:r w:rsidR="00EC7516">
        <w:t xml:space="preserve">his GIS component is provided </w:t>
      </w:r>
      <w:r w:rsidR="004047E4">
        <w:t>to be able to store 3D spatial entities</w:t>
      </w:r>
      <w:r w:rsidR="001D23B8">
        <w:t xml:space="preserve"> (in </w:t>
      </w:r>
      <w:hyperlink r:id="rId130" w:history="1">
        <w:r w:rsidR="001D23B8" w:rsidRPr="001437E7">
          <w:rPr>
            <w:rStyle w:val="Lienhypertexte"/>
          </w:rPr>
          <w:t>XML3D</w:t>
        </w:r>
      </w:hyperlink>
      <w:r w:rsidR="001D23B8">
        <w:t xml:space="preserve">), and use it </w:t>
      </w:r>
      <w:r w:rsidR="001A4B7D">
        <w:t>through the W3DS interface</w:t>
      </w:r>
      <w:r w:rsidR="00927222">
        <w:t xml:space="preserve"> in AR or VR applications</w:t>
      </w:r>
      <w:r w:rsidR="006F5D24">
        <w:t xml:space="preserve">, </w:t>
      </w:r>
      <w:r w:rsidR="00576AE9">
        <w:t>it has no special connection with other Fiware components</w:t>
      </w:r>
      <w:r w:rsidR="0007038F">
        <w:t>.</w:t>
      </w:r>
    </w:p>
    <w:p w:rsidR="000D5BA1" w:rsidRDefault="000D5BA1" w:rsidP="00E83CEF"/>
    <w:p w:rsidR="001146DB" w:rsidRDefault="00042176" w:rsidP="00E83CEF">
      <w:r>
        <w:t>As soon as the needs are not identified for some application</w:t>
      </w:r>
      <w:r w:rsidR="00945108">
        <w:t>, it’s not really worth to install this component</w:t>
      </w:r>
      <w:r w:rsidR="004479C9">
        <w:t>.</w:t>
      </w:r>
    </w:p>
    <w:p w:rsidR="004479C9" w:rsidRDefault="004479C9" w:rsidP="00E83CEF">
      <w:r>
        <w:t>In addition</w:t>
      </w:r>
      <w:r w:rsidR="00570022">
        <w:t>,</w:t>
      </w:r>
      <w:r>
        <w:t xml:space="preserve"> </w:t>
      </w:r>
      <w:r w:rsidR="00454B95">
        <w:t xml:space="preserve">if </w:t>
      </w:r>
      <w:r>
        <w:t>the installation is very simple</w:t>
      </w:r>
      <w:r w:rsidR="00454B95">
        <w:t xml:space="preserve">, the </w:t>
      </w:r>
      <w:r w:rsidR="00F624AA">
        <w:t xml:space="preserve">data must be prepared and inserted in the </w:t>
      </w:r>
      <w:r w:rsidR="008423A6">
        <w:t>spatial database behind the Geoserver.</w:t>
      </w:r>
    </w:p>
    <w:p w:rsidR="0055191A" w:rsidRDefault="009024F2" w:rsidP="00E83CEF">
      <w:r>
        <w:t>The MNCA GIS department</w:t>
      </w:r>
      <w:r w:rsidR="005E3CA7">
        <w:t xml:space="preserve"> </w:t>
      </w:r>
      <w:r w:rsidR="00F34F70">
        <w:t xml:space="preserve">already </w:t>
      </w:r>
      <w:r w:rsidR="00F24813">
        <w:t xml:space="preserve">uses ESRI </w:t>
      </w:r>
      <w:r w:rsidR="00DA2B15">
        <w:t>products like ArcGIS to work</w:t>
      </w:r>
      <w:r w:rsidR="00874789">
        <w:t xml:space="preserve"> </w:t>
      </w:r>
      <w:r w:rsidR="006C727E">
        <w:t>on</w:t>
      </w:r>
      <w:r w:rsidR="00874789">
        <w:t xml:space="preserve"> spatial data</w:t>
      </w:r>
      <w:r w:rsidR="00CE6BBD">
        <w:t xml:space="preserve">, </w:t>
      </w:r>
      <w:r w:rsidR="00046EB7">
        <w:t xml:space="preserve">they </w:t>
      </w:r>
      <w:r w:rsidR="00D12D63">
        <w:t>may be able</w:t>
      </w:r>
      <w:r w:rsidR="00046EB7">
        <w:t xml:space="preserve"> produce XML3D models</w:t>
      </w:r>
      <w:r w:rsidR="005E38BE">
        <w:t xml:space="preserve"> to populate the </w:t>
      </w:r>
      <w:r w:rsidR="00A126CB">
        <w:t>GIS data provider.</w:t>
      </w:r>
    </w:p>
    <w:p w:rsidR="00190FE5" w:rsidRDefault="00190FE5" w:rsidP="00E83CEF"/>
    <w:p w:rsidR="00190FE5" w:rsidRDefault="00190FE5" w:rsidP="00190FE5">
      <w:pPr>
        <w:pStyle w:val="Titre3"/>
      </w:pPr>
      <w:bookmarkStart w:id="233" w:name="_Toc510702017"/>
      <w:r>
        <w:t>API Management Component</w:t>
      </w:r>
      <w:bookmarkEnd w:id="233"/>
    </w:p>
    <w:p w:rsidR="00190FE5" w:rsidRDefault="00190FE5" w:rsidP="00190FE5"/>
    <w:p w:rsidR="00D12D63" w:rsidRDefault="00D12D63" w:rsidP="00190FE5">
      <w:r w:rsidRPr="00D12D63">
        <w:t>API management is the process of creating and publishing web APIs, enforcing their usage policies, controlling access, collecting and analyzing usage statistics, and reporting on performance</w:t>
      </w:r>
      <w:r>
        <w:t>, but also</w:t>
      </w:r>
      <w:r w:rsidRPr="00D12D63">
        <w:t xml:space="preserve"> nurturing the subscriber community</w:t>
      </w:r>
      <w:r>
        <w:t xml:space="preserve"> to make it grow.</w:t>
      </w:r>
    </w:p>
    <w:p w:rsidR="00D12D63" w:rsidRDefault="00D12D63" w:rsidP="00190FE5"/>
    <w:p w:rsidR="00D12D63" w:rsidRDefault="00D12D63" w:rsidP="00190FE5">
      <w:r>
        <w:t>At the moment there’s no API management component</w:t>
      </w:r>
      <w:r w:rsidR="00F50BCE">
        <w:t xml:space="preserve"> available</w:t>
      </w:r>
      <w:r>
        <w:t xml:space="preserve"> in the Fiware catalog, the only found web reference is a news on the Fiware site dated july 28 2017: </w:t>
      </w:r>
      <w:hyperlink r:id="rId131" w:history="1">
        <w:r w:rsidRPr="00D12D63">
          <w:rPr>
            <w:rStyle w:val="Lienhypertexte"/>
          </w:rPr>
          <w:t>APINF CONTRIBUTES TOP CLASS API MANAGEMENT TECHNOLOGIES TO FIWARE PLATFORM</w:t>
        </w:r>
      </w:hyperlink>
    </w:p>
    <w:p w:rsidR="00580034" w:rsidRDefault="00302A6B" w:rsidP="00190FE5">
      <w:r>
        <w:t xml:space="preserve">The news announced the collaboration of the </w:t>
      </w:r>
      <w:hyperlink r:id="rId132" w:history="1">
        <w:r w:rsidRPr="00302A6B">
          <w:rPr>
            <w:rStyle w:val="Lienhypertexte"/>
          </w:rPr>
          <w:t>Apinf</w:t>
        </w:r>
      </w:hyperlink>
      <w:r>
        <w:t xml:space="preserve"> company </w:t>
      </w:r>
      <w:r w:rsidR="00580034">
        <w:t xml:space="preserve">on the API management GE implementation for the Fiware platform. </w:t>
      </w:r>
    </w:p>
    <w:p w:rsidR="00302A6B" w:rsidRDefault="00302A6B" w:rsidP="00190FE5">
      <w:r>
        <w:t xml:space="preserve">(the link is to apinf.org in the article is bad, but </w:t>
      </w:r>
      <w:r w:rsidR="00580034">
        <w:t xml:space="preserve">both </w:t>
      </w:r>
      <w:r>
        <w:t>domain</w:t>
      </w:r>
      <w:r w:rsidR="00580034">
        <w:t>s (.com &amp; .org)</w:t>
      </w:r>
      <w:r>
        <w:t xml:space="preserve"> </w:t>
      </w:r>
      <w:r w:rsidR="00580034">
        <w:t>are</w:t>
      </w:r>
      <w:r>
        <w:t xml:space="preserve"> owned by the </w:t>
      </w:r>
      <w:r w:rsidR="00992CFA">
        <w:t>Finnish</w:t>
      </w:r>
      <w:r w:rsidR="00580034">
        <w:t xml:space="preserve"> </w:t>
      </w:r>
      <w:r>
        <w:t>company</w:t>
      </w:r>
      <w:r w:rsidR="00580034">
        <w:t xml:space="preserve"> </w:t>
      </w:r>
      <w:r w:rsidR="00580034" w:rsidRPr="00580034">
        <w:t>Sampo Software Oy</w:t>
      </w:r>
      <w:r>
        <w:t>)</w:t>
      </w:r>
    </w:p>
    <w:p w:rsidR="00992CFA" w:rsidRDefault="00992CFA" w:rsidP="00190FE5">
      <w:r>
        <w:t>APInf is an o</w:t>
      </w:r>
      <w:r w:rsidRPr="00992CFA">
        <w:t>pen source API management platform with multi proxy and protocol support</w:t>
      </w:r>
      <w:r>
        <w:t>.</w:t>
      </w:r>
    </w:p>
    <w:p w:rsidR="00506AD2" w:rsidRDefault="00302A6B" w:rsidP="00190FE5">
      <w:r>
        <w:t xml:space="preserve">Apinf </w:t>
      </w:r>
      <w:r w:rsidR="00580034">
        <w:t>is</w:t>
      </w:r>
      <w:r>
        <w:t xml:space="preserve"> built </w:t>
      </w:r>
      <w:r w:rsidR="00F33D7C">
        <w:t>from several</w:t>
      </w:r>
      <w:r w:rsidR="00506AD2">
        <w:t xml:space="preserve"> products but with</w:t>
      </w:r>
      <w:r>
        <w:t xml:space="preserve"> </w:t>
      </w:r>
      <w:hyperlink r:id="rId133" w:history="1">
        <w:r w:rsidRPr="00A2505D">
          <w:rPr>
            <w:rStyle w:val="Lienhypertexte"/>
          </w:rPr>
          <w:t>APIUmbrella</w:t>
        </w:r>
      </w:hyperlink>
      <w:r w:rsidR="00506AD2">
        <w:t xml:space="preserve"> as the core</w:t>
      </w:r>
      <w:r w:rsidR="0087218C">
        <w:t xml:space="preserve"> API manager</w:t>
      </w:r>
      <w:r w:rsidR="00506AD2">
        <w:t>, wich</w:t>
      </w:r>
      <w:r w:rsidR="0087218C">
        <w:t xml:space="preserve"> provides these functionalities:</w:t>
      </w:r>
      <w:r w:rsidR="00506AD2">
        <w:t xml:space="preserve"> </w:t>
      </w:r>
      <w:r w:rsidR="0087218C">
        <w:t xml:space="preserve">Api Keys, Rate limiting, Analytics, Caching, it allows to unify the APIs you need to manage, </w:t>
      </w:r>
    </w:p>
    <w:p w:rsidR="00AC43B7" w:rsidRDefault="00992CFA" w:rsidP="00190FE5">
      <w:r>
        <w:t xml:space="preserve">On top of this core, </w:t>
      </w:r>
      <w:r w:rsidR="00506AD2">
        <w:t>APInf goal is to add some additional human interfaces with some companion products, and provide</w:t>
      </w:r>
      <w:r w:rsidR="00A94908">
        <w:t>s</w:t>
      </w:r>
      <w:r w:rsidR="00506AD2">
        <w:t xml:space="preserve"> the glue to build a monetizable API eco-system, encompassing Open-Data, IOT, </w:t>
      </w:r>
      <w:r w:rsidR="00AC43B7">
        <w:t>and by the way Fiware direct integration.</w:t>
      </w:r>
    </w:p>
    <w:p w:rsidR="00F85926" w:rsidRDefault="00F85926" w:rsidP="00190FE5"/>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F85926" w:rsidTr="0011006A">
        <w:tc>
          <w:tcPr>
            <w:tcW w:w="2698" w:type="dxa"/>
          </w:tcPr>
          <w:p w:rsidR="00F85926" w:rsidRDefault="00F85926" w:rsidP="0011006A">
            <w:pPr>
              <w:rPr>
                <w:b/>
                <w:bCs/>
              </w:rPr>
            </w:pPr>
            <w:r>
              <w:rPr>
                <w:b/>
                <w:bCs/>
              </w:rPr>
              <w:lastRenderedPageBreak/>
              <w:t>Architecture Component</w:t>
            </w:r>
          </w:p>
        </w:tc>
        <w:tc>
          <w:tcPr>
            <w:tcW w:w="3818" w:type="dxa"/>
          </w:tcPr>
          <w:p w:rsidR="00F85926" w:rsidRDefault="00F85926" w:rsidP="0011006A">
            <w:pPr>
              <w:rPr>
                <w:b/>
                <w:bCs/>
              </w:rPr>
            </w:pPr>
            <w:r>
              <w:rPr>
                <w:b/>
                <w:bCs/>
              </w:rPr>
              <w:t>Component Elements</w:t>
            </w:r>
          </w:p>
        </w:tc>
      </w:tr>
      <w:tr w:rsidR="00F85926" w:rsidTr="0011006A">
        <w:tc>
          <w:tcPr>
            <w:tcW w:w="2698" w:type="dxa"/>
          </w:tcPr>
          <w:p w:rsidR="00F85926" w:rsidRDefault="00F85926" w:rsidP="0011006A">
            <w:r>
              <w:t>Database Server</w:t>
            </w:r>
          </w:p>
        </w:tc>
        <w:tc>
          <w:tcPr>
            <w:tcW w:w="3818" w:type="dxa"/>
          </w:tcPr>
          <w:p w:rsidR="00F85926" w:rsidRDefault="00F85926" w:rsidP="0011006A">
            <w:r>
              <w:t>MongoDB</w:t>
            </w:r>
          </w:p>
          <w:p w:rsidR="007D3E04" w:rsidRPr="00A30DEB" w:rsidRDefault="007D3E04" w:rsidP="0011006A">
            <w:pPr>
              <w:rPr>
                <w:lang w:val="fr-FR"/>
              </w:rPr>
            </w:pPr>
            <w:r>
              <w:rPr>
                <w:lang w:val="fr-FR"/>
              </w:rPr>
              <w:t>Elasticsearch (for analytics)</w:t>
            </w:r>
          </w:p>
        </w:tc>
      </w:tr>
      <w:tr w:rsidR="00F85926" w:rsidRPr="00595BAF" w:rsidTr="0011006A">
        <w:tc>
          <w:tcPr>
            <w:tcW w:w="2698" w:type="dxa"/>
          </w:tcPr>
          <w:p w:rsidR="00F85926" w:rsidRDefault="00F85926" w:rsidP="0011006A">
            <w:r>
              <w:t>Applications</w:t>
            </w:r>
          </w:p>
        </w:tc>
        <w:tc>
          <w:tcPr>
            <w:tcW w:w="3818" w:type="dxa"/>
          </w:tcPr>
          <w:p w:rsidR="00F85926" w:rsidRPr="00E8356F" w:rsidRDefault="00F85926" w:rsidP="0011006A">
            <w:pPr>
              <w:rPr>
                <w:lang w:val="fr-FR"/>
              </w:rPr>
            </w:pPr>
            <w:r w:rsidRPr="00E8356F">
              <w:rPr>
                <w:lang w:val="fr-FR"/>
              </w:rPr>
              <w:t>APInf</w:t>
            </w:r>
            <w:r w:rsidR="007D3E04" w:rsidRPr="00E8356F">
              <w:rPr>
                <w:lang w:val="fr-FR"/>
              </w:rPr>
              <w:t xml:space="preserve"> (API Umbrella, </w:t>
            </w:r>
            <w:r w:rsidR="00FA0FC5" w:rsidRPr="00E8356F">
              <w:rPr>
                <w:lang w:val="fr-FR"/>
              </w:rPr>
              <w:t>Swagger UI &amp; codegen)</w:t>
            </w:r>
          </w:p>
        </w:tc>
      </w:tr>
    </w:tbl>
    <w:p w:rsidR="00F85926" w:rsidRPr="00E8356F" w:rsidRDefault="00F85926" w:rsidP="00190FE5">
      <w:pPr>
        <w:rPr>
          <w:lang w:val="fr-FR"/>
        </w:rPr>
      </w:pPr>
    </w:p>
    <w:p w:rsidR="00AC43B7" w:rsidRPr="00E8356F" w:rsidRDefault="00AC43B7" w:rsidP="00190FE5">
      <w:pPr>
        <w:rPr>
          <w:lang w:val="fr-FR"/>
        </w:rPr>
      </w:pPr>
    </w:p>
    <w:p w:rsidR="0087218C" w:rsidRDefault="00AC43B7" w:rsidP="00190FE5">
      <w:r>
        <w:t>Even the component is not released</w:t>
      </w:r>
      <w:r w:rsidR="00191BEE">
        <w:t xml:space="preserve"> in Fiware</w:t>
      </w:r>
      <w:r>
        <w:t>, there’s a good chance it comes out (</w:t>
      </w:r>
      <w:hyperlink r:id="rId134" w:history="1">
        <w:r w:rsidR="00336CBA" w:rsidRPr="00336CBA">
          <w:rPr>
            <w:rStyle w:val="Lienhypertexte"/>
          </w:rPr>
          <w:t xml:space="preserve">APInf </w:t>
        </w:r>
        <w:r w:rsidR="00992CFA" w:rsidRPr="00336CBA">
          <w:rPr>
            <w:rStyle w:val="Lienhypertexte"/>
          </w:rPr>
          <w:t>GitHub</w:t>
        </w:r>
      </w:hyperlink>
      <w:r w:rsidR="00992CFA">
        <w:t xml:space="preserve"> activity</w:t>
      </w:r>
      <w:r w:rsidR="00336CBA">
        <w:t>, roadmap to check</w:t>
      </w:r>
      <w:r w:rsidR="00992CFA">
        <w:t>)</w:t>
      </w:r>
      <w:r w:rsidR="00336CBA">
        <w:t>, the component</w:t>
      </w:r>
      <w:r w:rsidR="00191BEE">
        <w:t xml:space="preserve"> modules</w:t>
      </w:r>
      <w:r w:rsidR="00336CBA">
        <w:t xml:space="preserve"> are available for</w:t>
      </w:r>
      <w:r w:rsidR="00191BEE">
        <w:t xml:space="preserve"> “Docker use”, so can easily made high available and scale up in the platform swarm.</w:t>
      </w:r>
    </w:p>
    <w:p w:rsidR="00302A6B" w:rsidRDefault="0087218C" w:rsidP="00190FE5">
      <w:r>
        <w:t xml:space="preserve"> </w:t>
      </w:r>
    </w:p>
    <w:p w:rsidR="005A3674" w:rsidRDefault="005A3674" w:rsidP="00E83CEF"/>
    <w:p w:rsidR="00407CAE" w:rsidRDefault="000B1DDB" w:rsidP="00FE07EE">
      <w:pPr>
        <w:pStyle w:val="Titre3"/>
      </w:pPr>
      <w:bookmarkStart w:id="234" w:name="_Toc510702018"/>
      <w:r>
        <w:t>Load</w:t>
      </w:r>
      <w:r w:rsidR="004B47E0">
        <w:t xml:space="preserve"> Balancing</w:t>
      </w:r>
      <w:r w:rsidR="009D3AD2">
        <w:t xml:space="preserve"> Component</w:t>
      </w:r>
      <w:bookmarkEnd w:id="234"/>
    </w:p>
    <w:p w:rsidR="00E33783" w:rsidRDefault="00E33783" w:rsidP="004B47E0"/>
    <w:p w:rsidR="004B47E0" w:rsidRDefault="004B47E0" w:rsidP="004B47E0">
      <w:r>
        <w:t>This component is in charge of load ba</w:t>
      </w:r>
      <w:r w:rsidR="00DA1481">
        <w:t>l</w:t>
      </w:r>
      <w:r>
        <w:t>ancin</w:t>
      </w:r>
      <w:r w:rsidR="00DA1481">
        <w:t>g</w:t>
      </w:r>
      <w:r w:rsidR="00637AB9">
        <w:t xml:space="preserve"> and dispatching </w:t>
      </w:r>
      <w:r w:rsidR="0068704A">
        <w:t xml:space="preserve">inbound </w:t>
      </w:r>
      <w:r w:rsidR="00637AB9">
        <w:t xml:space="preserve">traffic </w:t>
      </w:r>
      <w:r w:rsidR="0068704A">
        <w:t xml:space="preserve">from outside to </w:t>
      </w:r>
      <w:r w:rsidR="003D232D">
        <w:t>all</w:t>
      </w:r>
      <w:r w:rsidR="0068704A">
        <w:t xml:space="preserve"> </w:t>
      </w:r>
      <w:r w:rsidR="00EC45D3">
        <w:t xml:space="preserve">internal components that </w:t>
      </w:r>
      <w:r w:rsidR="003A5C80">
        <w:t>need to provide</w:t>
      </w:r>
      <w:r w:rsidR="00EC45D3">
        <w:t xml:space="preserve"> an interface</w:t>
      </w:r>
      <w:r w:rsidR="003D232D">
        <w:t xml:space="preserve"> </w:t>
      </w:r>
      <w:r w:rsidR="003A5C80">
        <w:t>opened</w:t>
      </w:r>
      <w:r w:rsidR="002A2F85">
        <w:t xml:space="preserve"> to public access.</w:t>
      </w:r>
    </w:p>
    <w:p w:rsidR="00BA5FEF" w:rsidRDefault="00BA5FEF" w:rsidP="004B47E0"/>
    <w:p w:rsidR="00C16891" w:rsidRDefault="009C4A05" w:rsidP="00E83CEF">
      <w:r>
        <w:t xml:space="preserve">Initially it was envisaged </w:t>
      </w:r>
      <w:r w:rsidR="00A30AC8">
        <w:t xml:space="preserve">to use </w:t>
      </w:r>
      <w:r w:rsidR="00F06503">
        <w:t xml:space="preserve">an F5 BigIP appliance, but the alternative </w:t>
      </w:r>
      <w:r w:rsidR="000D105B">
        <w:t xml:space="preserve">using </w:t>
      </w:r>
      <w:hyperlink r:id="rId135" w:history="1">
        <w:r w:rsidR="009D3AD2" w:rsidRPr="00DB5109">
          <w:rPr>
            <w:rStyle w:val="Lienhypertexte"/>
          </w:rPr>
          <w:t>HAProxy</w:t>
        </w:r>
      </w:hyperlink>
      <w:r w:rsidR="00A736A6">
        <w:t xml:space="preserve"> has been explored, and </w:t>
      </w:r>
      <w:r w:rsidR="00845399">
        <w:t>the choice is to start with this open source solution</w:t>
      </w:r>
      <w:r w:rsidR="00C16891">
        <w:t>.</w:t>
      </w:r>
    </w:p>
    <w:p w:rsidR="005A3674" w:rsidRDefault="00806408" w:rsidP="00E83CEF">
      <w:r>
        <w:t xml:space="preserve"> </w:t>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C16891" w:rsidTr="00DC0212">
        <w:tc>
          <w:tcPr>
            <w:tcW w:w="2698" w:type="dxa"/>
          </w:tcPr>
          <w:p w:rsidR="00C16891" w:rsidRDefault="00C16891" w:rsidP="00DC0212">
            <w:pPr>
              <w:rPr>
                <w:b/>
                <w:bCs/>
              </w:rPr>
            </w:pPr>
            <w:r>
              <w:rPr>
                <w:b/>
                <w:bCs/>
              </w:rPr>
              <w:t>Architecture Component</w:t>
            </w:r>
          </w:p>
        </w:tc>
        <w:tc>
          <w:tcPr>
            <w:tcW w:w="3818" w:type="dxa"/>
          </w:tcPr>
          <w:p w:rsidR="00C16891" w:rsidRDefault="00C16891" w:rsidP="00DC0212">
            <w:pPr>
              <w:rPr>
                <w:b/>
                <w:bCs/>
              </w:rPr>
            </w:pPr>
            <w:r>
              <w:rPr>
                <w:b/>
                <w:bCs/>
              </w:rPr>
              <w:t>Component Elements</w:t>
            </w:r>
          </w:p>
        </w:tc>
      </w:tr>
      <w:tr w:rsidR="00C16891" w:rsidTr="00DC0212">
        <w:tc>
          <w:tcPr>
            <w:tcW w:w="2698" w:type="dxa"/>
          </w:tcPr>
          <w:p w:rsidR="00C16891" w:rsidRDefault="00C16891" w:rsidP="00DC0212">
            <w:r>
              <w:t>Database Server</w:t>
            </w:r>
          </w:p>
        </w:tc>
        <w:tc>
          <w:tcPr>
            <w:tcW w:w="3818" w:type="dxa"/>
          </w:tcPr>
          <w:p w:rsidR="00C16891" w:rsidRPr="00A30DEB" w:rsidRDefault="00C16891" w:rsidP="00DC0212">
            <w:pPr>
              <w:rPr>
                <w:lang w:val="fr-FR"/>
              </w:rPr>
            </w:pPr>
            <w:r>
              <w:t>none</w:t>
            </w:r>
          </w:p>
        </w:tc>
      </w:tr>
      <w:tr w:rsidR="00C16891" w:rsidTr="00DC0212">
        <w:tc>
          <w:tcPr>
            <w:tcW w:w="2698" w:type="dxa"/>
          </w:tcPr>
          <w:p w:rsidR="00C16891" w:rsidRDefault="00C16891" w:rsidP="00DC0212">
            <w:r>
              <w:t>Applications</w:t>
            </w:r>
          </w:p>
        </w:tc>
        <w:tc>
          <w:tcPr>
            <w:tcW w:w="3818" w:type="dxa"/>
          </w:tcPr>
          <w:p w:rsidR="00C16891" w:rsidRDefault="00595BAF" w:rsidP="00DC0212">
            <w:hyperlink r:id="rId136" w:history="1">
              <w:r w:rsidR="00C16891" w:rsidRPr="005706D1">
                <w:rPr>
                  <w:rStyle w:val="Lienhypertexte"/>
                </w:rPr>
                <w:t>H</w:t>
              </w:r>
              <w:r w:rsidR="00C60504" w:rsidRPr="005706D1">
                <w:rPr>
                  <w:rStyle w:val="Lienhypertexte"/>
                </w:rPr>
                <w:t>aProxy</w:t>
              </w:r>
            </w:hyperlink>
          </w:p>
        </w:tc>
      </w:tr>
    </w:tbl>
    <w:p w:rsidR="00B27D5D" w:rsidRDefault="00060CFA" w:rsidP="00B27D5D">
      <w:pPr>
        <w:keepNext/>
      </w:pPr>
      <w:r>
        <w:t xml:space="preserve">To separate the concerns between </w:t>
      </w:r>
      <w:r w:rsidR="00135D41">
        <w:t>the southbound IOT part and the northbound application</w:t>
      </w:r>
      <w:r w:rsidR="00E82D92">
        <w:t xml:space="preserve"> part, each bound will have its own HaProxy</w:t>
      </w:r>
      <w:r w:rsidR="000B5D5A">
        <w:t xml:space="preserve">, each of those </w:t>
      </w:r>
      <w:r w:rsidR="00405E4B">
        <w:t xml:space="preserve">should be deployed as </w:t>
      </w:r>
      <w:r w:rsidR="00324CBF">
        <w:t>Docker service, to provide high availability</w:t>
      </w:r>
      <w:r w:rsidR="00003FDC">
        <w:t xml:space="preserve"> (fail over redundancy)</w:t>
      </w:r>
      <w:r w:rsidR="000252F9">
        <w:t>.</w:t>
      </w:r>
    </w:p>
    <w:p w:rsidR="009F2DE3" w:rsidRDefault="009F2DE3" w:rsidP="00B27D5D">
      <w:pPr>
        <w:keepNext/>
      </w:pPr>
    </w:p>
    <w:p w:rsidR="009F2DE3" w:rsidRDefault="009F2DE3" w:rsidP="009F2DE3">
      <w:pPr>
        <w:pStyle w:val="Titre3"/>
      </w:pPr>
      <w:bookmarkStart w:id="235" w:name="_Toc510702019"/>
      <w:r>
        <w:t xml:space="preserve">Data Stream </w:t>
      </w:r>
      <w:r w:rsidR="005D6591">
        <w:t>Processing</w:t>
      </w:r>
      <w:r>
        <w:t xml:space="preserve"> Components</w:t>
      </w:r>
      <w:bookmarkEnd w:id="235"/>
    </w:p>
    <w:p w:rsidR="009F2DE3" w:rsidRDefault="009F2DE3" w:rsidP="009F2DE3"/>
    <w:p w:rsidR="009F2DE3" w:rsidRDefault="009F2DE3" w:rsidP="009F2DE3">
      <w:r>
        <w:t xml:space="preserve">These are the components to be able to process data streams, </w:t>
      </w:r>
      <w:r w:rsidR="002A7D91">
        <w:t>mainly</w:t>
      </w:r>
      <w:r>
        <w:t xml:space="preserve"> video, sound, and images.</w:t>
      </w:r>
    </w:p>
    <w:p w:rsidR="009F2DE3" w:rsidRDefault="002A7D91" w:rsidP="009F2DE3">
      <w:r>
        <w:t>But also, the platform</w:t>
      </w:r>
      <w:r w:rsidR="009F2DE3">
        <w:t xml:space="preserve"> </w:t>
      </w:r>
      <w:r>
        <w:t>should</w:t>
      </w:r>
      <w:r w:rsidR="009F2DE3">
        <w:t xml:space="preserve"> be able to process </w:t>
      </w:r>
      <w:r w:rsidR="005D6591">
        <w:t xml:space="preserve">large </w:t>
      </w:r>
      <w:r>
        <w:t>historical data</w:t>
      </w:r>
      <w:r w:rsidR="005D6591">
        <w:t xml:space="preserve"> sets</w:t>
      </w:r>
      <w:r>
        <w:t xml:space="preserve"> in real time through analytics tools such as </w:t>
      </w:r>
      <w:r w:rsidR="005D6591">
        <w:t xml:space="preserve">Storm and </w:t>
      </w:r>
      <w:r>
        <w:t>Spark.</w:t>
      </w:r>
    </w:p>
    <w:p w:rsidR="008A17EE" w:rsidRDefault="008A17EE" w:rsidP="009F2DE3"/>
    <w:p w:rsidR="002574C9" w:rsidRDefault="002A7D91" w:rsidP="009F2DE3">
      <w:r>
        <w:t xml:space="preserve">The component proposed in Fiware catalog to be able to </w:t>
      </w:r>
      <w:r w:rsidR="002338E4">
        <w:t>manipulate</w:t>
      </w:r>
      <w:r>
        <w:t xml:space="preserve"> data stream such as video (</w:t>
      </w:r>
      <w:r w:rsidRPr="002A7D91">
        <w:t>Stream Oriented GE</w:t>
      </w:r>
      <w:r>
        <w:t>) is Kurento.</w:t>
      </w:r>
      <w:r w:rsidR="002574C9">
        <w:t xml:space="preserve"> </w:t>
      </w:r>
      <w:r w:rsidR="001D11EE" w:rsidRPr="001D11EE">
        <w:t>Kurento is an Open Source Software WebRTC media server</w:t>
      </w:r>
      <w:r w:rsidR="001D11EE">
        <w:t>.</w:t>
      </w:r>
    </w:p>
    <w:p w:rsidR="002A7D91" w:rsidRDefault="002A7D91" w:rsidP="009F2DE3">
      <w:r>
        <w:t xml:space="preserve">On Fiware catalog: </w:t>
      </w:r>
      <w:hyperlink r:id="rId137" w:history="1">
        <w:r w:rsidRPr="002A7D91">
          <w:rPr>
            <w:rStyle w:val="Lienhypertexte"/>
          </w:rPr>
          <w:t>Kurento Stream Oriented GE</w:t>
        </w:r>
      </w:hyperlink>
    </w:p>
    <w:p w:rsidR="002A7D91" w:rsidRDefault="002A7D91" w:rsidP="009F2DE3">
      <w:r>
        <w:t xml:space="preserve">Documentation on </w:t>
      </w:r>
      <w:hyperlink r:id="rId138" w:history="1">
        <w:r w:rsidRPr="002A7D91">
          <w:rPr>
            <w:rStyle w:val="Lienhypertexte"/>
          </w:rPr>
          <w:t>Readthedocs</w:t>
        </w:r>
      </w:hyperlink>
    </w:p>
    <w:p w:rsidR="005D6591" w:rsidRDefault="005D6591" w:rsidP="009F2DE3"/>
    <w:p w:rsidR="008A17EE" w:rsidRDefault="008A17EE" w:rsidP="009F2DE3">
      <w:r>
        <w:t xml:space="preserve">Kurento is not intended for analytics on video stream, but is a stream media server, which allows </w:t>
      </w:r>
      <w:r w:rsidRPr="008A17EE">
        <w:t>developers to include interactive media components to their applications</w:t>
      </w:r>
      <w:r>
        <w:t>, so that applications can propose</w:t>
      </w:r>
      <w:r w:rsidRPr="008A17EE">
        <w:t xml:space="preserve"> advanced features such as: interoperable audiovisual communications, computer vision, augmented reality, flexible media playing, recording, etc.</w:t>
      </w:r>
    </w:p>
    <w:p w:rsidR="008A17EE" w:rsidRDefault="008A17EE" w:rsidP="009F2DE3">
      <w:r>
        <w:t xml:space="preserve">By using </w:t>
      </w:r>
      <w:hyperlink r:id="rId139" w:history="1">
        <w:r w:rsidRPr="00383132">
          <w:rPr>
            <w:rStyle w:val="Lienhypertexte"/>
          </w:rPr>
          <w:t>OpenCV</w:t>
        </w:r>
      </w:hyperlink>
      <w:r>
        <w:t xml:space="preserve">, the </w:t>
      </w:r>
      <w:r w:rsidR="005D6591">
        <w:t>well-known</w:t>
      </w:r>
      <w:r>
        <w:t xml:space="preserve"> </w:t>
      </w:r>
      <w:r w:rsidR="00776524">
        <w:t>computer vision library</w:t>
      </w:r>
      <w:r w:rsidR="00383132">
        <w:t xml:space="preserve"> as a plugin with Kurento it’s possible to process the video stream in a pipeline, to modify it on the fly.</w:t>
      </w:r>
    </w:p>
    <w:p w:rsidR="002A7D91" w:rsidRDefault="002A7D91" w:rsidP="009F2DE3"/>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2A7D91" w:rsidTr="002A7D91">
        <w:tc>
          <w:tcPr>
            <w:tcW w:w="2698" w:type="dxa"/>
          </w:tcPr>
          <w:p w:rsidR="002A7D91" w:rsidRDefault="002A7D91" w:rsidP="002A7D91">
            <w:pPr>
              <w:rPr>
                <w:b/>
                <w:bCs/>
              </w:rPr>
            </w:pPr>
            <w:r>
              <w:rPr>
                <w:b/>
                <w:bCs/>
              </w:rPr>
              <w:t>Architecture Component</w:t>
            </w:r>
          </w:p>
        </w:tc>
        <w:tc>
          <w:tcPr>
            <w:tcW w:w="3818" w:type="dxa"/>
          </w:tcPr>
          <w:p w:rsidR="002A7D91" w:rsidRDefault="002A7D91" w:rsidP="002A7D91">
            <w:pPr>
              <w:rPr>
                <w:b/>
                <w:bCs/>
              </w:rPr>
            </w:pPr>
            <w:r>
              <w:rPr>
                <w:b/>
                <w:bCs/>
              </w:rPr>
              <w:t>Component Elements</w:t>
            </w:r>
          </w:p>
        </w:tc>
      </w:tr>
      <w:tr w:rsidR="002A7D91" w:rsidTr="002A7D91">
        <w:tc>
          <w:tcPr>
            <w:tcW w:w="2698" w:type="dxa"/>
          </w:tcPr>
          <w:p w:rsidR="002A7D91" w:rsidRDefault="002A7D91" w:rsidP="002A7D91">
            <w:r>
              <w:t>Database Server</w:t>
            </w:r>
          </w:p>
        </w:tc>
        <w:tc>
          <w:tcPr>
            <w:tcW w:w="3818" w:type="dxa"/>
          </w:tcPr>
          <w:p w:rsidR="002A7D91" w:rsidRPr="00A30DEB" w:rsidRDefault="002A7D91" w:rsidP="002A7D91">
            <w:pPr>
              <w:rPr>
                <w:lang w:val="fr-FR"/>
              </w:rPr>
            </w:pPr>
            <w:r>
              <w:t>none</w:t>
            </w:r>
          </w:p>
        </w:tc>
      </w:tr>
      <w:tr w:rsidR="002A7D91" w:rsidTr="002A7D91">
        <w:tc>
          <w:tcPr>
            <w:tcW w:w="2698" w:type="dxa"/>
          </w:tcPr>
          <w:p w:rsidR="002A7D91" w:rsidRDefault="002A7D91" w:rsidP="002A7D91">
            <w:r>
              <w:t>Applications</w:t>
            </w:r>
          </w:p>
        </w:tc>
        <w:tc>
          <w:tcPr>
            <w:tcW w:w="3818" w:type="dxa"/>
          </w:tcPr>
          <w:p w:rsidR="002A7D91" w:rsidRDefault="002A7D91" w:rsidP="002A7D91">
            <w:r>
              <w:t>Kurento Media Server</w:t>
            </w:r>
          </w:p>
        </w:tc>
      </w:tr>
    </w:tbl>
    <w:p w:rsidR="002A7D91" w:rsidRDefault="002A7D91" w:rsidP="009F2DE3"/>
    <w:p w:rsidR="002A7D91" w:rsidRDefault="00383132" w:rsidP="009F2DE3">
      <w:r>
        <w:t>In order to process data stream for analytics, machine learning or deep learning, Cosmos is the Fiware proposed</w:t>
      </w:r>
      <w:r w:rsidRPr="00383132">
        <w:t xml:space="preserve"> </w:t>
      </w:r>
      <w:r>
        <w:t xml:space="preserve">component (see </w:t>
      </w:r>
      <w:hyperlink r:id="rId140" w:history="1">
        <w:r w:rsidRPr="00B54605">
          <w:rPr>
            <w:rStyle w:val="Lienhypertexte"/>
          </w:rPr>
          <w:t>Big Data GE</w:t>
        </w:r>
      </w:hyperlink>
      <w:r>
        <w:t>)</w:t>
      </w:r>
      <w:r w:rsidR="00B54605">
        <w:t>, internally it uses Apache Storm with Sinfonier, to process data streams</w:t>
      </w:r>
      <w:r w:rsidR="005D4961">
        <w:t xml:space="preserve"> in real time</w:t>
      </w:r>
      <w:r w:rsidR="00B54605">
        <w:t>.</w:t>
      </w:r>
    </w:p>
    <w:p w:rsidR="005D4961" w:rsidRDefault="005D4961" w:rsidP="009F2DE3">
      <w:r>
        <w:t xml:space="preserve">Some analytics on video </w:t>
      </w:r>
      <w:r w:rsidR="0021248A">
        <w:t xml:space="preserve">streams </w:t>
      </w:r>
      <w:r>
        <w:t>can be done using Cosmos</w:t>
      </w:r>
      <w:r w:rsidR="0021248A">
        <w:t xml:space="preserve"> (Storm)</w:t>
      </w:r>
      <w:r>
        <w:t xml:space="preserve"> and </w:t>
      </w:r>
      <w:r w:rsidR="0021248A">
        <w:t xml:space="preserve">the </w:t>
      </w:r>
      <w:r>
        <w:t>OpenCV</w:t>
      </w:r>
      <w:r w:rsidR="0021248A">
        <w:t xml:space="preserve"> library</w:t>
      </w:r>
      <w:r>
        <w:t>.</w:t>
      </w:r>
    </w:p>
    <w:p w:rsidR="00853450" w:rsidRDefault="00853450" w:rsidP="009F2DE3"/>
    <w:p w:rsidR="00853450" w:rsidRDefault="00853450" w:rsidP="009F2DE3">
      <w:r>
        <w:lastRenderedPageBreak/>
        <w:t>Apache Spark</w:t>
      </w:r>
      <w:r w:rsidR="005D6591">
        <w:t xml:space="preserve"> can also be used to process data stream, with the help of OpenCV it can analyze video streams.</w:t>
      </w:r>
    </w:p>
    <w:p w:rsidR="00383132" w:rsidRPr="009F2DE3" w:rsidRDefault="00383132" w:rsidP="009F2DE3"/>
    <w:p w:rsidR="00190FE5" w:rsidRDefault="005D4961" w:rsidP="00B27D5D">
      <w:pPr>
        <w:keepNext/>
      </w:pPr>
      <w:r>
        <w:t>The components described here are installable as Docker services, and can be made high available</w:t>
      </w:r>
      <w:r w:rsidR="0021248A">
        <w:t>.</w:t>
      </w:r>
    </w:p>
    <w:p w:rsidR="002D7C8C" w:rsidRDefault="002D7C8C" w:rsidP="002D7C8C">
      <w:pPr>
        <w:pStyle w:val="Titre1"/>
      </w:pPr>
      <w:bookmarkStart w:id="236" w:name="_Toc499823551"/>
      <w:bookmarkStart w:id="237" w:name="_Toc510702020"/>
      <w:r>
        <w:t>Section 3 SYSTEM ARCHITECTURE DESIGN</w:t>
      </w:r>
      <w:bookmarkEnd w:id="236"/>
      <w:bookmarkEnd w:id="237"/>
    </w:p>
    <w:p w:rsidR="002D7C8C" w:rsidRPr="0077092E" w:rsidRDefault="002D7C8C" w:rsidP="002D7C8C">
      <w:r w:rsidRPr="0077092E">
        <w:rPr>
          <w:i/>
          <w:iCs/>
        </w:rPr>
        <w:t xml:space="preserve">The </w:t>
      </w:r>
      <w:r w:rsidRPr="0077092E">
        <w:rPr>
          <w:b/>
          <w:i/>
          <w:iCs/>
        </w:rPr>
        <w:t>System Architecture Design</w:t>
      </w:r>
      <w:r w:rsidRPr="0077092E">
        <w:rPr>
          <w:i/>
          <w:iCs/>
        </w:rPr>
        <w:t xml:space="preserve"> section provides detailed descriptions of each product implementing architecture components, and explains the rationale for product selection.</w:t>
      </w:r>
    </w:p>
    <w:p w:rsidR="00060547" w:rsidRDefault="00060547" w:rsidP="00060547">
      <w:pPr>
        <w:rPr>
          <w:i/>
          <w:iCs/>
        </w:rPr>
      </w:pPr>
    </w:p>
    <w:p w:rsidR="00060547" w:rsidRPr="0077092E" w:rsidRDefault="00060547" w:rsidP="00060547">
      <w:pPr>
        <w:rPr>
          <w:i/>
          <w:iCs/>
        </w:rPr>
      </w:pPr>
      <w:r w:rsidRPr="0077092E">
        <w:rPr>
          <w:i/>
          <w:iCs/>
        </w:rPr>
        <w:t xml:space="preserve">For each </w:t>
      </w:r>
      <w:r w:rsidRPr="0077092E">
        <w:rPr>
          <w:b/>
          <w:bCs/>
          <w:i/>
          <w:iCs/>
        </w:rPr>
        <w:t xml:space="preserve">System Architecture Component </w:t>
      </w:r>
      <w:r w:rsidRPr="0077092E">
        <w:rPr>
          <w:bCs/>
          <w:i/>
          <w:iCs/>
        </w:rPr>
        <w:t>(identified in Section 2.3 above)</w:t>
      </w:r>
      <w:r w:rsidRPr="0077092E">
        <w:rPr>
          <w:i/>
          <w:iCs/>
        </w:rPr>
        <w:t xml:space="preserve">, </w:t>
      </w:r>
      <w:r w:rsidR="006D346F">
        <w:rPr>
          <w:i/>
          <w:iCs/>
        </w:rPr>
        <w:t>this section</w:t>
      </w:r>
      <w:r w:rsidRPr="0077092E">
        <w:rPr>
          <w:i/>
          <w:iCs/>
        </w:rPr>
        <w:t xml:space="preserve"> describes</w:t>
      </w:r>
      <w:r w:rsidR="006D346F">
        <w:rPr>
          <w:i/>
          <w:iCs/>
        </w:rPr>
        <w:t>:</w:t>
      </w:r>
      <w:r w:rsidRPr="0077092E">
        <w:rPr>
          <w:i/>
          <w:iCs/>
        </w:rPr>
        <w:t xml:space="preserve"> specific </w:t>
      </w:r>
      <w:r w:rsidRPr="0077092E">
        <w:rPr>
          <w:b/>
          <w:bCs/>
          <w:i/>
          <w:iCs/>
        </w:rPr>
        <w:t>Component Functions</w:t>
      </w:r>
      <w:r w:rsidRPr="0077092E">
        <w:rPr>
          <w:i/>
          <w:iCs/>
        </w:rPr>
        <w:t xml:space="preserve">, requirements and other </w:t>
      </w:r>
      <w:r w:rsidRPr="0077092E">
        <w:rPr>
          <w:b/>
          <w:bCs/>
          <w:i/>
          <w:iCs/>
        </w:rPr>
        <w:t xml:space="preserve">Technical Considerations </w:t>
      </w:r>
      <w:r w:rsidRPr="0077092E">
        <w:rPr>
          <w:i/>
          <w:iCs/>
        </w:rPr>
        <w:t xml:space="preserve">that were used in the decision-making process, as well as any specific </w:t>
      </w:r>
      <w:r w:rsidRPr="0077092E">
        <w:rPr>
          <w:b/>
          <w:bCs/>
          <w:i/>
          <w:iCs/>
        </w:rPr>
        <w:t xml:space="preserve">Products </w:t>
      </w:r>
      <w:r w:rsidRPr="0077092E">
        <w:rPr>
          <w:i/>
          <w:iCs/>
        </w:rPr>
        <w:t xml:space="preserve">selected to implement this component.  The </w:t>
      </w:r>
      <w:r w:rsidRPr="0077092E">
        <w:rPr>
          <w:b/>
          <w:bCs/>
          <w:i/>
          <w:iCs/>
        </w:rPr>
        <w:t xml:space="preserve">Selection Rationale </w:t>
      </w:r>
      <w:r w:rsidRPr="0077092E">
        <w:rPr>
          <w:i/>
          <w:iCs/>
        </w:rPr>
        <w:t xml:space="preserve">identifies any other products that may have been considered, and provides rationale for the decision.  </w:t>
      </w:r>
      <w:r w:rsidRPr="0077092E">
        <w:rPr>
          <w:b/>
          <w:bCs/>
          <w:i/>
          <w:iCs/>
        </w:rPr>
        <w:t>Architecture Risks</w:t>
      </w:r>
      <w:r w:rsidRPr="0077092E">
        <w:rPr>
          <w:i/>
          <w:iCs/>
        </w:rPr>
        <w:t xml:space="preserve"> identifies any potential risks associated with the architecture element</w:t>
      </w:r>
      <w:r w:rsidR="003E3389">
        <w:rPr>
          <w:i/>
          <w:iCs/>
        </w:rPr>
        <w:t xml:space="preserve"> and the solutions to minimize those risks</w:t>
      </w:r>
      <w:r w:rsidRPr="0077092E">
        <w:rPr>
          <w:i/>
          <w:iCs/>
        </w:rPr>
        <w:t>.</w:t>
      </w:r>
    </w:p>
    <w:p w:rsidR="002D7C8C" w:rsidRDefault="002D7C8C" w:rsidP="002D7C8C"/>
    <w:p w:rsidR="00040A88" w:rsidRDefault="00040A88" w:rsidP="00040A88">
      <w:pPr>
        <w:pStyle w:val="Titre2"/>
      </w:pPr>
      <w:bookmarkStart w:id="238" w:name="_Toc499823552"/>
      <w:bookmarkStart w:id="239" w:name="_Toc510702021"/>
      <w:r>
        <w:t>Docker Images Management Component</w:t>
      </w:r>
      <w:bookmarkEnd w:id="238"/>
      <w:bookmarkEnd w:id="239"/>
    </w:p>
    <w:p w:rsidR="00040A88" w:rsidRDefault="00040A88" w:rsidP="00040A88"/>
    <w:p w:rsidR="00040A88" w:rsidRDefault="00040A88" w:rsidP="00040A88">
      <w:pPr>
        <w:pStyle w:val="Titre3"/>
      </w:pPr>
      <w:bookmarkStart w:id="240" w:name="_Toc499823553"/>
      <w:bookmarkStart w:id="241" w:name="_Toc510702022"/>
      <w:r>
        <w:t>Component Functions</w:t>
      </w:r>
      <w:bookmarkEnd w:id="240"/>
      <w:bookmarkEnd w:id="241"/>
    </w:p>
    <w:p w:rsidR="00625A55" w:rsidRDefault="00625A55" w:rsidP="00625A55">
      <w:r>
        <w:t xml:space="preserve">This component is not a </w:t>
      </w:r>
      <w:r w:rsidR="00AC6CAC">
        <w:t xml:space="preserve">Fiware </w:t>
      </w:r>
      <w:r>
        <w:t xml:space="preserve">functional component, it is used to manage the </w:t>
      </w:r>
      <w:r w:rsidR="00796707">
        <w:t xml:space="preserve">access to </w:t>
      </w:r>
      <w:r>
        <w:t xml:space="preserve">Docker Images used </w:t>
      </w:r>
      <w:r w:rsidR="00465627">
        <w:t>to deploy</w:t>
      </w:r>
      <w:r>
        <w:t xml:space="preserve"> the smart city platform</w:t>
      </w:r>
      <w:r w:rsidR="001434D5">
        <w:t xml:space="preserve"> in production</w:t>
      </w:r>
      <w:r w:rsidR="00AC6CAC">
        <w:t>, in a Docker Images Registry</w:t>
      </w:r>
      <w:r w:rsidR="00C40839">
        <w:t>, generally private</w:t>
      </w:r>
      <w:r>
        <w:t>.</w:t>
      </w:r>
    </w:p>
    <w:p w:rsidR="00F752D2" w:rsidRDefault="00F752D2" w:rsidP="00625A55"/>
    <w:p w:rsidR="00625A55" w:rsidRDefault="00625A55" w:rsidP="00625A55">
      <w:r>
        <w:t xml:space="preserve">It </w:t>
      </w:r>
      <w:r w:rsidR="00796707">
        <w:t>is a</w:t>
      </w:r>
      <w:r w:rsidR="00AC6CAC">
        <w:t xml:space="preserve"> manager over an installed Docker registry</w:t>
      </w:r>
      <w:r w:rsidR="00796707">
        <w:t>, that is</w:t>
      </w:r>
      <w:r>
        <w:t xml:space="preserve"> </w:t>
      </w:r>
      <w:r w:rsidR="00796707">
        <w:t xml:space="preserve">used mainly </w:t>
      </w:r>
      <w:r>
        <w:t xml:space="preserve">to authenticate users to authorize them to manipulate Docker Images files from </w:t>
      </w:r>
      <w:r w:rsidR="00212CCB">
        <w:t xml:space="preserve">the attached </w:t>
      </w:r>
      <w:r>
        <w:t>Registry.</w:t>
      </w:r>
    </w:p>
    <w:p w:rsidR="00C40839" w:rsidRDefault="00C40839" w:rsidP="00625A55"/>
    <w:p w:rsidR="001434D5" w:rsidRDefault="001434D5" w:rsidP="00625A55">
      <w:r>
        <w:t xml:space="preserve">A Docker registry is a repository of built </w:t>
      </w:r>
      <w:r w:rsidR="00A21C2B">
        <w:t>D</w:t>
      </w:r>
      <w:r>
        <w:t>ocker images</w:t>
      </w:r>
      <w:r w:rsidR="00A21C2B">
        <w:t xml:space="preserve"> of containers</w:t>
      </w:r>
      <w:r w:rsidR="00C40839">
        <w:t xml:space="preserve"> (Docke</w:t>
      </w:r>
      <w:r w:rsidR="00797F9F">
        <w:t>r</w:t>
      </w:r>
      <w:r w:rsidR="00C40839">
        <w:t>Hub is a public Docker registry)</w:t>
      </w:r>
      <w:r w:rsidR="00A21C2B">
        <w:t>.</w:t>
      </w:r>
    </w:p>
    <w:p w:rsidR="00212CCB" w:rsidRDefault="00212CCB" w:rsidP="00625A55"/>
    <w:p w:rsidR="00212CCB" w:rsidRDefault="00212CCB" w:rsidP="00625A55">
      <w:r>
        <w:t>Registry management is needed in production, but also in development and QA steps of a project</w:t>
      </w:r>
    </w:p>
    <w:p w:rsidR="00C40839" w:rsidRDefault="00212CCB" w:rsidP="00625A55">
      <w:r>
        <w:t xml:space="preserve">If Portus is the choice for production container images management, </w:t>
      </w:r>
    </w:p>
    <w:p w:rsidR="00212CCB" w:rsidRDefault="00212CCB" w:rsidP="00625A55">
      <w:r>
        <w:t>GitLab is the container images management to use while development and QA.</w:t>
      </w:r>
    </w:p>
    <w:p w:rsidR="00625A55" w:rsidRPr="00625A55" w:rsidRDefault="00625A55" w:rsidP="00625A55"/>
    <w:p w:rsidR="00040A88" w:rsidRDefault="00040A88" w:rsidP="00040A88">
      <w:pPr>
        <w:pStyle w:val="Titre3"/>
      </w:pPr>
      <w:bookmarkStart w:id="242" w:name="_Toc499823554"/>
      <w:bookmarkStart w:id="243" w:name="_Toc510702023"/>
      <w:r>
        <w:t>Technical Considerations</w:t>
      </w:r>
      <w:bookmarkEnd w:id="242"/>
      <w:bookmarkEnd w:id="243"/>
    </w:p>
    <w:p w:rsidR="00AC6CAC" w:rsidRDefault="00AC6CAC" w:rsidP="00AC6CAC">
      <w:r>
        <w:t xml:space="preserve">Portus an </w:t>
      </w:r>
      <w:hyperlink r:id="rId141" w:history="1">
        <w:r w:rsidRPr="00F06249">
          <w:rPr>
            <w:rStyle w:val="Lienhypertexte"/>
          </w:rPr>
          <w:t xml:space="preserve">open source software originated </w:t>
        </w:r>
        <w:r>
          <w:rPr>
            <w:rStyle w:val="Lienhypertexte"/>
          </w:rPr>
          <w:t>from</w:t>
        </w:r>
        <w:r w:rsidRPr="00F06249">
          <w:rPr>
            <w:rStyle w:val="Lienhypertexte"/>
          </w:rPr>
          <w:t xml:space="preserve"> </w:t>
        </w:r>
        <w:r>
          <w:rPr>
            <w:rStyle w:val="Lienhypertexte"/>
          </w:rPr>
          <w:t>Open</w:t>
        </w:r>
        <w:r w:rsidRPr="00F06249">
          <w:rPr>
            <w:rStyle w:val="Lienhypertexte"/>
          </w:rPr>
          <w:t>Suse</w:t>
        </w:r>
      </w:hyperlink>
      <w:r>
        <w:t>, written in Ruby.</w:t>
      </w:r>
    </w:p>
    <w:p w:rsidR="00AC6CAC" w:rsidRDefault="00AC6CAC" w:rsidP="00AC6CAC">
      <w:r>
        <w:t xml:space="preserve">It provides its own security access layer that can be </w:t>
      </w:r>
      <w:r w:rsidRPr="008C5419">
        <w:t>configured to use an LDAP server for the authentication</w:t>
      </w:r>
      <w:r>
        <w:t>, then it is possible to configure the component to use MNCA MS ADAM identity management.</w:t>
      </w:r>
    </w:p>
    <w:p w:rsidR="00AC6CAC" w:rsidRDefault="00AC6CAC" w:rsidP="00AC6CAC"/>
    <w:p w:rsidR="00AC6CAC" w:rsidRDefault="00AC6CAC" w:rsidP="00AC6CAC">
      <w:r>
        <w:t xml:space="preserve">At least one local Docker registry must be installed </w:t>
      </w:r>
      <w:r w:rsidR="00A56167">
        <w:t>as a Docker cont</w:t>
      </w:r>
      <w:r w:rsidR="0034729F">
        <w:t>ainer.</w:t>
      </w:r>
    </w:p>
    <w:p w:rsidR="0034729F" w:rsidRDefault="0034729F" w:rsidP="00AC6CAC"/>
    <w:p w:rsidR="00625A55" w:rsidRDefault="00AC6CAC" w:rsidP="00625A55">
      <w:r>
        <w:t>Portus</w:t>
      </w:r>
      <w:r w:rsidR="00625A55">
        <w:t xml:space="preserve"> component needs a database</w:t>
      </w:r>
      <w:r w:rsidR="001C6ED4">
        <w:t xml:space="preserve">, MySQL is proposed by default, PostgreSQL is </w:t>
      </w:r>
      <w:r w:rsidR="005D4ED7">
        <w:t xml:space="preserve">also </w:t>
      </w:r>
      <w:r w:rsidR="001C6ED4">
        <w:t>supported</w:t>
      </w:r>
      <w:r w:rsidR="00465627">
        <w:t>.</w:t>
      </w:r>
    </w:p>
    <w:p w:rsidR="00465627" w:rsidRDefault="00465627" w:rsidP="00625A55">
      <w:r>
        <w:t>The database is needed for user management.</w:t>
      </w:r>
    </w:p>
    <w:p w:rsidR="00465627" w:rsidRDefault="00465627" w:rsidP="00625A55">
      <w:r w:rsidRPr="00465627">
        <w:t>Portus can be configured to use an LDAP server for the authentication</w:t>
      </w:r>
      <w:r>
        <w:t xml:space="preserve">: </w:t>
      </w:r>
      <w:hyperlink r:id="rId142" w:history="1">
        <w:r w:rsidRPr="00465627">
          <w:rPr>
            <w:rStyle w:val="Lienhypertexte"/>
          </w:rPr>
          <w:t>Portus LDAP support</w:t>
        </w:r>
      </w:hyperlink>
      <w:r w:rsidR="0034729F">
        <w:t>, so it</w:t>
      </w:r>
      <w:r w:rsidR="0070091F">
        <w:t xml:space="preserve"> can be interfaced with the MNCA ADAM.</w:t>
      </w:r>
    </w:p>
    <w:p w:rsidR="00DB280D" w:rsidRDefault="00DB280D" w:rsidP="00DB280D"/>
    <w:p w:rsidR="00DB280D" w:rsidRDefault="00DB280D" w:rsidP="00DB280D">
      <w:r>
        <w:t xml:space="preserve">Portus and the </w:t>
      </w:r>
      <w:r w:rsidR="00A21C2B">
        <w:t>D</w:t>
      </w:r>
      <w:r>
        <w:t xml:space="preserve">ocker registry will be deployed as services, through a Docker compose or stack file: </w:t>
      </w:r>
      <w:hyperlink r:id="rId143" w:history="1">
        <w:r w:rsidRPr="00EF5CF8">
          <w:rPr>
            <w:rStyle w:val="Lienhypertexte"/>
          </w:rPr>
          <w:t>exampl</w:t>
        </w:r>
        <w:r>
          <w:rPr>
            <w:rStyle w:val="Lienhypertexte"/>
          </w:rPr>
          <w:t>e of secure compose fil</w:t>
        </w:r>
        <w:r w:rsidRPr="00EF5CF8">
          <w:rPr>
            <w:rStyle w:val="Lienhypertexte"/>
          </w:rPr>
          <w:t>e</w:t>
        </w:r>
      </w:hyperlink>
    </w:p>
    <w:p w:rsidR="00594659" w:rsidRDefault="00594659" w:rsidP="00DB280D"/>
    <w:p w:rsidR="00DB280D" w:rsidRDefault="00AF421B" w:rsidP="00DB280D">
      <w:r>
        <w:t>Incoming port: 3000</w:t>
      </w:r>
      <w:r w:rsidR="007A0F06">
        <w:t>/</w:t>
      </w:r>
      <w:r>
        <w:t>TCP</w:t>
      </w:r>
    </w:p>
    <w:p w:rsidR="00A10899" w:rsidRDefault="00A10899" w:rsidP="00DB280D"/>
    <w:p w:rsidR="00465627" w:rsidRPr="00625A55" w:rsidRDefault="00465627" w:rsidP="00625A55"/>
    <w:p w:rsidR="00040A88" w:rsidRDefault="00040A88" w:rsidP="00040A88">
      <w:pPr>
        <w:pStyle w:val="Titre3"/>
      </w:pPr>
      <w:bookmarkStart w:id="244" w:name="_Toc499823555"/>
      <w:bookmarkStart w:id="245" w:name="_Toc510702024"/>
      <w:r>
        <w:lastRenderedPageBreak/>
        <w:t>Selected Product(s)</w:t>
      </w:r>
      <w:bookmarkEnd w:id="244"/>
      <w:bookmarkEnd w:id="245"/>
    </w:p>
    <w:p w:rsidR="00625A55" w:rsidRDefault="00625A55" w:rsidP="00625A55">
      <w:r>
        <w:t xml:space="preserve">The </w:t>
      </w:r>
      <w:r w:rsidR="00796707">
        <w:t xml:space="preserve">selected product to manage </w:t>
      </w:r>
      <w:r w:rsidR="006776BC">
        <w:t xml:space="preserve">images in </w:t>
      </w:r>
      <w:r w:rsidR="00796707">
        <w:t xml:space="preserve">docker </w:t>
      </w:r>
      <w:r w:rsidR="006776BC">
        <w:t xml:space="preserve">registry </w:t>
      </w:r>
      <w:r w:rsidR="00796707">
        <w:t>is Portus</w:t>
      </w:r>
      <w:r w:rsidR="006776BC">
        <w:t xml:space="preserve">, but the registry </w:t>
      </w:r>
      <w:r w:rsidR="00286A49">
        <w:t xml:space="preserve">itself </w:t>
      </w:r>
      <w:r w:rsidR="006776BC">
        <w:t>is provided through</w:t>
      </w:r>
      <w:r w:rsidR="00286A49">
        <w:t xml:space="preserve"> a </w:t>
      </w:r>
      <w:r w:rsidR="006776BC">
        <w:t>Docker registry co</w:t>
      </w:r>
      <w:r w:rsidR="00286A49">
        <w:t>ntainer</w:t>
      </w:r>
      <w:r w:rsidR="006776BC">
        <w:t xml:space="preserve">, </w:t>
      </w:r>
      <w:r w:rsidR="00E51A9F">
        <w:t xml:space="preserve">so that </w:t>
      </w:r>
      <w:r w:rsidR="006776BC">
        <w:t xml:space="preserve">Portus mainly provides authentication to allow access to the images </w:t>
      </w:r>
    </w:p>
    <w:p w:rsidR="000E3FCF" w:rsidRDefault="000E3FCF" w:rsidP="00625A55"/>
    <w:p w:rsidR="006A6105" w:rsidRDefault="006A6105" w:rsidP="00625A55">
      <w:r>
        <w:t>Git</w:t>
      </w:r>
      <w:r w:rsidR="000E3FCF">
        <w:t>L</w:t>
      </w:r>
      <w:r>
        <w:t>ab provides also</w:t>
      </w:r>
      <w:r w:rsidR="006776BC">
        <w:t xml:space="preserve"> Docker registry</w:t>
      </w:r>
      <w:r w:rsidR="000E3FCF">
        <w:t xml:space="preserve"> </w:t>
      </w:r>
      <w:r w:rsidR="0032241D">
        <w:t xml:space="preserve">management </w:t>
      </w:r>
      <w:r w:rsidR="000E3FCF">
        <w:t xml:space="preserve">for container images: </w:t>
      </w:r>
      <w:hyperlink r:id="rId144" w:history="1">
        <w:r w:rsidR="000E3FCF" w:rsidRPr="000E3FCF">
          <w:rPr>
            <w:rStyle w:val="Lienhypertexte"/>
          </w:rPr>
          <w:t>GitLab Container Registry</w:t>
        </w:r>
      </w:hyperlink>
      <w:r w:rsidR="000E3FCF">
        <w:t>.</w:t>
      </w:r>
    </w:p>
    <w:p w:rsidR="00E51A9F" w:rsidRPr="00625A55" w:rsidRDefault="00E51A9F" w:rsidP="00625A55">
      <w:r>
        <w:t xml:space="preserve">It allows the </w:t>
      </w:r>
      <w:r w:rsidR="00286A49">
        <w:t>management of Docker container images</w:t>
      </w:r>
      <w:r w:rsidR="00465627">
        <w:t xml:space="preserve"> in Gitlab this could be used in development and QA (testing), and keep Portus</w:t>
      </w:r>
      <w:r w:rsidR="00A21C2B">
        <w:t xml:space="preserve"> and the associated registry</w:t>
      </w:r>
      <w:r w:rsidR="00465627">
        <w:t xml:space="preserve"> as the registry</w:t>
      </w:r>
      <w:r w:rsidR="00A21C2B" w:rsidRPr="00A21C2B">
        <w:t xml:space="preserve"> </w:t>
      </w:r>
      <w:r w:rsidR="00A21C2B">
        <w:t>for production</w:t>
      </w:r>
      <w:r w:rsidR="00465627">
        <w:t>.</w:t>
      </w:r>
    </w:p>
    <w:p w:rsidR="00040A88" w:rsidRDefault="00040A88" w:rsidP="00040A88">
      <w:pPr>
        <w:pStyle w:val="Titre3"/>
      </w:pPr>
      <w:bookmarkStart w:id="246" w:name="_Toc499823556"/>
      <w:bookmarkStart w:id="247" w:name="_Toc510702025"/>
      <w:r>
        <w:t>Selection Rationale</w:t>
      </w:r>
      <w:bookmarkEnd w:id="246"/>
      <w:bookmarkEnd w:id="247"/>
    </w:p>
    <w:p w:rsidR="00792C32" w:rsidRDefault="00792C32" w:rsidP="00792C32">
      <w:r>
        <w:t>Several alternatives exist fo</w:t>
      </w:r>
      <w:r w:rsidR="0015058F">
        <w:t>r</w:t>
      </w:r>
      <w:r>
        <w:t xml:space="preserve"> Docker Images management UI, Portus is a well</w:t>
      </w:r>
      <w:r w:rsidR="00326B4B">
        <w:t>-</w:t>
      </w:r>
      <w:r>
        <w:t xml:space="preserve">known </w:t>
      </w:r>
      <w:r w:rsidR="0015058F">
        <w:t xml:space="preserve">open-source </w:t>
      </w:r>
      <w:r>
        <w:t>distribution</w:t>
      </w:r>
      <w:r w:rsidR="0015058F">
        <w:t xml:space="preserve"> provided by </w:t>
      </w:r>
      <w:hyperlink r:id="rId145" w:history="1">
        <w:r w:rsidR="00E2346D" w:rsidRPr="005D4ED7">
          <w:rPr>
            <w:rStyle w:val="Lienhypertexte"/>
          </w:rPr>
          <w:t>Open</w:t>
        </w:r>
        <w:r w:rsidR="0015058F" w:rsidRPr="005D4ED7">
          <w:rPr>
            <w:rStyle w:val="Lienhypertexte"/>
          </w:rPr>
          <w:t>Suse</w:t>
        </w:r>
      </w:hyperlink>
      <w:r w:rsidR="00E2346D">
        <w:t>.</w:t>
      </w:r>
    </w:p>
    <w:p w:rsidR="00E2346D" w:rsidRDefault="00C02E7E" w:rsidP="00792C32">
      <w:r>
        <w:t>Portus</w:t>
      </w:r>
      <w:r w:rsidR="00E2346D">
        <w:t xml:space="preserve"> has already been adopted during MNCA Fiware test by Olivier Sevilla, summer 2017.</w:t>
      </w:r>
    </w:p>
    <w:p w:rsidR="00E2346D" w:rsidRDefault="00E2346D" w:rsidP="00792C32"/>
    <w:p w:rsidR="00E2346D" w:rsidRDefault="00E51A9F" w:rsidP="00792C32">
      <w:r>
        <w:t>Nevertheless</w:t>
      </w:r>
      <w:r w:rsidR="00F752D2">
        <w:t>, for development and QA, the use of specific registry attached behind the Gitlab of MNCA will allow to manage lifecycle of the Docker images, before releasing it in production.</w:t>
      </w:r>
    </w:p>
    <w:p w:rsidR="00F752D2" w:rsidRDefault="00F752D2" w:rsidP="00792C32">
      <w:r>
        <w:t xml:space="preserve">GitLab like Portus is not a repository itself, it is a registry manager, </w:t>
      </w:r>
    </w:p>
    <w:p w:rsidR="00F752D2" w:rsidRPr="00792C32" w:rsidRDefault="00F752D2" w:rsidP="00792C32"/>
    <w:p w:rsidR="00040A88" w:rsidRDefault="00040A88" w:rsidP="00040A88">
      <w:pPr>
        <w:pStyle w:val="Titre3"/>
        <w:rPr>
          <w:i/>
        </w:rPr>
      </w:pPr>
      <w:bookmarkStart w:id="248" w:name="_Toc499823557"/>
      <w:bookmarkStart w:id="249" w:name="_Toc510702026"/>
      <w:r>
        <w:t>Architecture Risks</w:t>
      </w:r>
      <w:bookmarkEnd w:id="248"/>
      <w:bookmarkEnd w:id="249"/>
    </w:p>
    <w:p w:rsidR="00040A88" w:rsidRDefault="00A21C2B" w:rsidP="00040A88">
      <w:r>
        <w:t>The MNCA Gitlab should receive the Docker images in its own registry</w:t>
      </w:r>
      <w:r w:rsidR="00C02E7E">
        <w:t xml:space="preserve"> for development and QA</w:t>
      </w:r>
      <w:r>
        <w:t xml:space="preserve"> (</w:t>
      </w:r>
      <w:hyperlink r:id="rId146" w:anchor="enable-the-container-registry" w:history="1">
        <w:r w:rsidRPr="00A21C2B">
          <w:rPr>
            <w:rStyle w:val="Lienhypertexte"/>
          </w:rPr>
          <w:t xml:space="preserve">just need to </w:t>
        </w:r>
        <w:r w:rsidR="00C02E7E">
          <w:rPr>
            <w:rStyle w:val="Lienhypertexte"/>
          </w:rPr>
          <w:t xml:space="preserve">[install if not] </w:t>
        </w:r>
        <w:r w:rsidRPr="00A21C2B">
          <w:rPr>
            <w:rStyle w:val="Lienhypertexte"/>
          </w:rPr>
          <w:t>activate it</w:t>
        </w:r>
      </w:hyperlink>
      <w:r>
        <w:t>)</w:t>
      </w:r>
    </w:p>
    <w:p w:rsidR="002F279C" w:rsidRPr="00F6725F" w:rsidRDefault="002F279C" w:rsidP="00040A88">
      <w:r>
        <w:t>The registr</w:t>
      </w:r>
      <w:r w:rsidR="00D37C34">
        <w:t>y</w:t>
      </w:r>
      <w:r w:rsidR="003E3389">
        <w:t xml:space="preserve"> for production should be managed with Portus</w:t>
      </w:r>
    </w:p>
    <w:p w:rsidR="00E22701" w:rsidRDefault="00E22701">
      <w:pPr>
        <w:spacing w:after="160" w:line="259" w:lineRule="auto"/>
        <w:rPr>
          <w:rFonts w:eastAsiaTheme="majorEastAsia" w:cstheme="majorBidi"/>
          <w:b/>
          <w:bCs/>
          <w:sz w:val="28"/>
          <w:szCs w:val="26"/>
        </w:rPr>
      </w:pPr>
      <w:bookmarkStart w:id="250" w:name="_Toc499823558"/>
    </w:p>
    <w:p w:rsidR="00040A88" w:rsidRDefault="00040A88" w:rsidP="00040A88">
      <w:pPr>
        <w:pStyle w:val="Titre2"/>
      </w:pPr>
      <w:bookmarkStart w:id="251" w:name="_Toc510702027"/>
      <w:r>
        <w:t>Docker Swarm Manager Component</w:t>
      </w:r>
      <w:bookmarkEnd w:id="250"/>
      <w:bookmarkEnd w:id="251"/>
    </w:p>
    <w:p w:rsidR="00040A88" w:rsidRDefault="00040A88" w:rsidP="00040A88"/>
    <w:p w:rsidR="00040A88" w:rsidRDefault="00040A88" w:rsidP="00040A88">
      <w:pPr>
        <w:pStyle w:val="Titre3"/>
      </w:pPr>
      <w:bookmarkStart w:id="252" w:name="_Toc499823559"/>
      <w:bookmarkStart w:id="253" w:name="_Toc510702028"/>
      <w:r>
        <w:t>Component Functions</w:t>
      </w:r>
      <w:bookmarkEnd w:id="252"/>
      <w:bookmarkEnd w:id="253"/>
    </w:p>
    <w:p w:rsidR="00F5504D" w:rsidRDefault="00F5504D" w:rsidP="00F5504D">
      <w:r>
        <w:t>This is not a real component, it’s an artifact included in Docker (since 1.12 version), which allows to manage a Docker Swarm.</w:t>
      </w:r>
    </w:p>
    <w:p w:rsidR="00CA09C8" w:rsidRDefault="00CA09C8" w:rsidP="00F5504D"/>
    <w:p w:rsidR="00A65C7C" w:rsidRDefault="00A65C7C" w:rsidP="00F5504D">
      <w:r>
        <w:t xml:space="preserve">Docker Swarm </w:t>
      </w:r>
      <w:r w:rsidRPr="000B52C2">
        <w:t>turns a group of Docker engines into a single virtual Docker engine</w:t>
      </w:r>
      <w:r w:rsidR="00DE0B5F">
        <w:t>, on which containers are running</w:t>
      </w:r>
      <w:r w:rsidR="006B0831">
        <w:t xml:space="preserve"> as services</w:t>
      </w:r>
      <w:r>
        <w:t>.</w:t>
      </w:r>
    </w:p>
    <w:p w:rsidR="00E85D83" w:rsidRDefault="00E85D83" w:rsidP="00F5504D"/>
    <w:p w:rsidR="005702A9" w:rsidRDefault="005702A9" w:rsidP="005702A9">
      <w:r>
        <w:t>Dock Swarm is designed to work around four key principles:</w:t>
      </w:r>
    </w:p>
    <w:p w:rsidR="005702A9" w:rsidRDefault="005702A9" w:rsidP="007363AE">
      <w:pPr>
        <w:pStyle w:val="Paragraphedeliste"/>
        <w:numPr>
          <w:ilvl w:val="0"/>
          <w:numId w:val="50"/>
        </w:numPr>
      </w:pPr>
      <w:r>
        <w:t>Simple yet powerful with a “just works” user experience</w:t>
      </w:r>
    </w:p>
    <w:p w:rsidR="005702A9" w:rsidRDefault="005702A9" w:rsidP="007363AE">
      <w:pPr>
        <w:pStyle w:val="Paragraphedeliste"/>
        <w:numPr>
          <w:ilvl w:val="0"/>
          <w:numId w:val="50"/>
        </w:numPr>
      </w:pPr>
      <w:r>
        <w:t>Resilient zero single-point-of-failure architecture</w:t>
      </w:r>
    </w:p>
    <w:p w:rsidR="005702A9" w:rsidRDefault="005702A9" w:rsidP="007363AE">
      <w:pPr>
        <w:pStyle w:val="Paragraphedeliste"/>
        <w:numPr>
          <w:ilvl w:val="0"/>
          <w:numId w:val="50"/>
        </w:numPr>
      </w:pPr>
      <w:r>
        <w:t>Secure by default with automatically generated certificates</w:t>
      </w:r>
    </w:p>
    <w:p w:rsidR="00E85D83" w:rsidRDefault="005702A9" w:rsidP="007363AE">
      <w:pPr>
        <w:pStyle w:val="Paragraphedeliste"/>
        <w:numPr>
          <w:ilvl w:val="0"/>
          <w:numId w:val="50"/>
        </w:numPr>
      </w:pPr>
      <w:r>
        <w:t>Backward compatibility with existing components</w:t>
      </w:r>
    </w:p>
    <w:p w:rsidR="00CA09C8" w:rsidRDefault="00CA09C8" w:rsidP="00F5504D"/>
    <w:p w:rsidR="00F5504D" w:rsidRDefault="00F5504D" w:rsidP="00F5504D">
      <w:r>
        <w:t xml:space="preserve">The </w:t>
      </w:r>
      <w:r w:rsidR="00C84553">
        <w:t>very fe</w:t>
      </w:r>
      <w:r w:rsidR="00BA2AC2">
        <w:t>w simple manager API functions</w:t>
      </w:r>
      <w:r>
        <w:t xml:space="preserve"> are</w:t>
      </w:r>
      <w:r w:rsidR="00712D4B">
        <w:t>:</w:t>
      </w:r>
      <w:r w:rsidR="00920841">
        <w:t xml:space="preserve"> initializ</w:t>
      </w:r>
      <w:r w:rsidR="00A85345">
        <w:t>ing</w:t>
      </w:r>
      <w:r w:rsidR="00920841">
        <w:t xml:space="preserve"> a Swarm, add</w:t>
      </w:r>
      <w:r w:rsidR="00D207C3">
        <w:t xml:space="preserve"> a machine</w:t>
      </w:r>
      <w:r w:rsidR="00077931">
        <w:t>/node</w:t>
      </w:r>
      <w:r w:rsidR="00D207C3">
        <w:t xml:space="preserve"> to a swarm</w:t>
      </w:r>
      <w:r w:rsidR="00077931">
        <w:t xml:space="preserve">, remove a node from a swarm, </w:t>
      </w:r>
      <w:r w:rsidR="00712D4B">
        <w:t xml:space="preserve">and </w:t>
      </w:r>
      <w:r w:rsidR="00077931">
        <w:t xml:space="preserve">renew </w:t>
      </w:r>
      <w:r w:rsidR="007A5B26">
        <w:t>certificates</w:t>
      </w:r>
      <w:r w:rsidR="00A85345">
        <w:t>.</w:t>
      </w:r>
    </w:p>
    <w:p w:rsidR="00CA09C8" w:rsidRDefault="00CA09C8" w:rsidP="00F5504D"/>
    <w:p w:rsidR="00F073AE" w:rsidRDefault="002245EB" w:rsidP="00F073AE">
      <w:r>
        <w:t>Regarding network,</w:t>
      </w:r>
      <w:r w:rsidR="00F073AE">
        <w:t xml:space="preserve"> Docker swarm generates two different kinds of traffic:</w:t>
      </w:r>
    </w:p>
    <w:p w:rsidR="00F073AE" w:rsidRDefault="00F073AE" w:rsidP="00F073AE"/>
    <w:p w:rsidR="00F073AE" w:rsidRDefault="00F073AE" w:rsidP="0047663D">
      <w:pPr>
        <w:pStyle w:val="Paragraphedeliste"/>
        <w:numPr>
          <w:ilvl w:val="0"/>
          <w:numId w:val="36"/>
        </w:numPr>
      </w:pPr>
      <w:r w:rsidRPr="00BC7641">
        <w:rPr>
          <w:b/>
        </w:rPr>
        <w:t>Control and management plane traffic:</w:t>
      </w:r>
      <w:r>
        <w:t xml:space="preserve"> This includes swarm management messages, such as requests to join or leave the swarm. This traffic is always encrypted.</w:t>
      </w:r>
    </w:p>
    <w:p w:rsidR="00F073AE" w:rsidRDefault="00F073AE" w:rsidP="00F073AE"/>
    <w:p w:rsidR="00CA09C8" w:rsidRDefault="00F073AE" w:rsidP="0047663D">
      <w:pPr>
        <w:pStyle w:val="Paragraphedeliste"/>
        <w:numPr>
          <w:ilvl w:val="0"/>
          <w:numId w:val="36"/>
        </w:numPr>
      </w:pPr>
      <w:r w:rsidRPr="00BC7641">
        <w:rPr>
          <w:b/>
        </w:rPr>
        <w:t>Application data plane traffic:</w:t>
      </w:r>
      <w:r>
        <w:t xml:space="preserve"> This includes container traffic and traffic to and from external clients.</w:t>
      </w:r>
    </w:p>
    <w:p w:rsidR="00177480" w:rsidRDefault="00177480" w:rsidP="00177480">
      <w:pPr>
        <w:pStyle w:val="Paragraphedeliste"/>
      </w:pPr>
    </w:p>
    <w:p w:rsidR="008708A6" w:rsidRDefault="00177480" w:rsidP="008708A6">
      <w:pPr>
        <w:keepNext/>
        <w:jc w:val="center"/>
      </w:pPr>
      <w:r>
        <w:rPr>
          <w:noProof/>
        </w:rPr>
        <w:lastRenderedPageBreak/>
        <w:drawing>
          <wp:inline distT="0" distB="0" distL="0" distR="0" wp14:anchorId="7DC99987" wp14:editId="419D1B34">
            <wp:extent cx="5305925" cy="320040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cker-architecture-swarm.png"/>
                    <pic:cNvPicPr/>
                  </pic:nvPicPr>
                  <pic:blipFill>
                    <a:blip r:embed="rId147">
                      <a:extLst>
                        <a:ext uri="{28A0092B-C50C-407E-A947-70E740481C1C}">
                          <a14:useLocalDpi xmlns:a14="http://schemas.microsoft.com/office/drawing/2010/main" val="0"/>
                        </a:ext>
                      </a:extLst>
                    </a:blip>
                    <a:stretch>
                      <a:fillRect/>
                    </a:stretch>
                  </pic:blipFill>
                  <pic:spPr>
                    <a:xfrm>
                      <a:off x="0" y="0"/>
                      <a:ext cx="5321230" cy="3209632"/>
                    </a:xfrm>
                    <a:prstGeom prst="rect">
                      <a:avLst/>
                    </a:prstGeom>
                  </pic:spPr>
                </pic:pic>
              </a:graphicData>
            </a:graphic>
          </wp:inline>
        </w:drawing>
      </w:r>
    </w:p>
    <w:p w:rsidR="00177480" w:rsidRDefault="008708A6" w:rsidP="008708A6">
      <w:pPr>
        <w:pStyle w:val="Lgende"/>
        <w:jc w:val="center"/>
      </w:pPr>
      <w:r>
        <w:t xml:space="preserve">Figure </w:t>
      </w:r>
      <w:r>
        <w:fldChar w:fldCharType="begin"/>
      </w:r>
      <w:r>
        <w:instrText xml:space="preserve"> SEQ Figure \* ARABIC </w:instrText>
      </w:r>
      <w:r>
        <w:fldChar w:fldCharType="separate"/>
      </w:r>
      <w:r w:rsidR="00A27A1E">
        <w:rPr>
          <w:noProof/>
        </w:rPr>
        <w:t>9</w:t>
      </w:r>
      <w:r>
        <w:fldChar w:fldCharType="end"/>
      </w:r>
      <w:r>
        <w:t>: Docker Swarm Architecture</w:t>
      </w:r>
    </w:p>
    <w:p w:rsidR="00177480" w:rsidRPr="00F5504D" w:rsidRDefault="00177480" w:rsidP="00177480"/>
    <w:p w:rsidR="00040A88" w:rsidRDefault="00040A88" w:rsidP="00040A88">
      <w:pPr>
        <w:pStyle w:val="Titre3"/>
      </w:pPr>
      <w:bookmarkStart w:id="254" w:name="_Toc499823560"/>
      <w:bookmarkStart w:id="255" w:name="_Toc510702029"/>
      <w:r>
        <w:t>Technical Considerations</w:t>
      </w:r>
      <w:bookmarkEnd w:id="254"/>
      <w:bookmarkEnd w:id="255"/>
    </w:p>
    <w:p w:rsidR="005575DA" w:rsidRPr="005575DA" w:rsidRDefault="005575DA" w:rsidP="005575DA"/>
    <w:p w:rsidR="00A45295" w:rsidRDefault="00A45295" w:rsidP="00A45295">
      <w:r>
        <w:t>Docker daemons participating in a swarm need the ability to communicate with each other over the following ports:</w:t>
      </w:r>
    </w:p>
    <w:p w:rsidR="00A45295" w:rsidRDefault="00A45295" w:rsidP="0047663D">
      <w:pPr>
        <w:pStyle w:val="Paragraphedeliste"/>
        <w:numPr>
          <w:ilvl w:val="0"/>
          <w:numId w:val="37"/>
        </w:numPr>
      </w:pPr>
      <w:r>
        <w:t>Port 7946 TCP/UDP for container network discovery.</w:t>
      </w:r>
    </w:p>
    <w:p w:rsidR="0077716C" w:rsidRDefault="00A45295" w:rsidP="0047663D">
      <w:pPr>
        <w:pStyle w:val="Paragraphedeliste"/>
        <w:numPr>
          <w:ilvl w:val="0"/>
          <w:numId w:val="37"/>
        </w:numPr>
      </w:pPr>
      <w:r>
        <w:t xml:space="preserve">Port 4789 UDP for the container </w:t>
      </w:r>
      <w:r w:rsidRPr="00307B45">
        <w:rPr>
          <w:b/>
        </w:rPr>
        <w:t>overlay</w:t>
      </w:r>
      <w:r>
        <w:t xml:space="preserve"> network.</w:t>
      </w:r>
    </w:p>
    <w:p w:rsidR="009B1FD6" w:rsidRDefault="006C7E47" w:rsidP="00474B4D">
      <w:r>
        <w:t>This means that only those 2 ports need to be open</w:t>
      </w:r>
      <w:r w:rsidR="00E95EED">
        <w:t xml:space="preserve"> in fir</w:t>
      </w:r>
      <w:r w:rsidR="003B380D">
        <w:t>e</w:t>
      </w:r>
      <w:r w:rsidR="00E95EED">
        <w:t>walls</w:t>
      </w:r>
      <w:r w:rsidR="003B380D">
        <w:t xml:space="preserve"> that sit between virtual networks </w:t>
      </w:r>
      <w:r w:rsidR="00317AF9">
        <w:t xml:space="preserve">on which the </w:t>
      </w:r>
      <w:r w:rsidR="00517BD2">
        <w:t xml:space="preserve">docker </w:t>
      </w:r>
      <w:r w:rsidR="00317AF9">
        <w:t>swarm is deployed</w:t>
      </w:r>
      <w:r w:rsidR="009B1FD6">
        <w:t>.</w:t>
      </w:r>
    </w:p>
    <w:p w:rsidR="00474B4D" w:rsidRDefault="00307B45" w:rsidP="00474B4D">
      <w:r>
        <w:t>The application data communication</w:t>
      </w:r>
      <w:r w:rsidR="00317AF9">
        <w:t xml:space="preserve"> </w:t>
      </w:r>
      <w:r w:rsidR="0090058A">
        <w:t>go</w:t>
      </w:r>
      <w:r w:rsidR="009F2DE3">
        <w:t>es</w:t>
      </w:r>
      <w:r w:rsidR="0090058A">
        <w:t xml:space="preserve"> through the Overlay network</w:t>
      </w:r>
      <w:r w:rsidR="001B5C39">
        <w:t xml:space="preserve"> (TCP packets are </w:t>
      </w:r>
      <w:r w:rsidR="001D7890">
        <w:t xml:space="preserve">encrypted and </w:t>
      </w:r>
      <w:r w:rsidR="002866B5">
        <w:t>encapsulated in UDP packets</w:t>
      </w:r>
      <w:r w:rsidR="00943F11">
        <w:t>)</w:t>
      </w:r>
    </w:p>
    <w:p w:rsidR="00943F11" w:rsidRPr="0077716C" w:rsidRDefault="00943F11" w:rsidP="00474B4D"/>
    <w:p w:rsidR="00040A88" w:rsidRDefault="00040A88" w:rsidP="00040A88">
      <w:pPr>
        <w:pStyle w:val="Titre3"/>
      </w:pPr>
      <w:bookmarkStart w:id="256" w:name="_Toc499823561"/>
      <w:bookmarkStart w:id="257" w:name="_Toc510702030"/>
      <w:r>
        <w:t>Selected Product(s)</w:t>
      </w:r>
      <w:bookmarkEnd w:id="256"/>
      <w:bookmarkEnd w:id="257"/>
    </w:p>
    <w:p w:rsidR="005575DA" w:rsidRDefault="00297DF5" w:rsidP="005575DA">
      <w:r>
        <w:t xml:space="preserve">In a first step </w:t>
      </w:r>
      <w:r w:rsidR="00345094">
        <w:t xml:space="preserve">Docker </w:t>
      </w:r>
      <w:r>
        <w:t>Swarm will be used to deploy the Smart City platform</w:t>
      </w:r>
      <w:r w:rsidR="00191FD2">
        <w:t>.</w:t>
      </w:r>
    </w:p>
    <w:p w:rsidR="00C949C2" w:rsidRDefault="00EA2B5F" w:rsidP="00C949C2">
      <w:r>
        <w:t xml:space="preserve">in a second step it should be </w:t>
      </w:r>
      <w:r w:rsidR="003A0672">
        <w:t xml:space="preserve">interesting to </w:t>
      </w:r>
      <w:r w:rsidR="000A5DC3">
        <w:t xml:space="preserve">install </w:t>
      </w:r>
      <w:r w:rsidR="00C949C2">
        <w:t xml:space="preserve">and use a container management solution such as </w:t>
      </w:r>
      <w:hyperlink r:id="rId148" w:history="1">
        <w:r w:rsidR="00C949C2" w:rsidRPr="00871BE1">
          <w:rPr>
            <w:rStyle w:val="Lienhypertexte"/>
          </w:rPr>
          <w:t>Rancher</w:t>
        </w:r>
      </w:hyperlink>
    </w:p>
    <w:p w:rsidR="00C949C2" w:rsidRDefault="00C949C2" w:rsidP="00C949C2">
      <w:r w:rsidRPr="00871BE1">
        <w:t xml:space="preserve">Rancher is a complete </w:t>
      </w:r>
      <w:r>
        <w:t xml:space="preserve">open-source </w:t>
      </w:r>
      <w:r w:rsidRPr="00871BE1">
        <w:t>container management platform that makes managing and using containers in production really easy.</w:t>
      </w:r>
    </w:p>
    <w:p w:rsidR="00C949C2" w:rsidRDefault="00C949C2" w:rsidP="00C949C2">
      <w:r>
        <w:t>It allows to deploy services stacks over several Docker orchestration tools such as: Kubernetes, Swarm, Mesos.</w:t>
      </w:r>
    </w:p>
    <w:p w:rsidR="0059003A" w:rsidRDefault="00C949C2" w:rsidP="00C949C2">
      <w:r>
        <w:t xml:space="preserve">It allows </w:t>
      </w:r>
      <w:r w:rsidRPr="008847AF">
        <w:t>adding hosts directly from cloud providers or adding a host that’s already been prov</w:t>
      </w:r>
      <w:r>
        <w:t>isioned. For cloud providers, host are</w:t>
      </w:r>
      <w:r w:rsidRPr="008847AF">
        <w:t xml:space="preserve"> provision</w:t>
      </w:r>
      <w:r>
        <w:t>ed</w:t>
      </w:r>
      <w:r w:rsidRPr="008847AF">
        <w:t xml:space="preserve"> using docker-machine and support any images that docker-machine supports</w:t>
      </w:r>
      <w:r w:rsidR="00C52115">
        <w:t xml:space="preserve">, </w:t>
      </w:r>
      <w:r w:rsidR="00BA77D8">
        <w:t>also i</w:t>
      </w:r>
      <w:r w:rsidR="0059003A">
        <w:t>t allows to manage several environments</w:t>
      </w:r>
      <w:r w:rsidR="00827DE0">
        <w:t xml:space="preserve"> </w:t>
      </w:r>
      <w:r w:rsidR="000A7261">
        <w:t>such as</w:t>
      </w:r>
      <w:r w:rsidR="00827DE0">
        <w:t xml:space="preserve"> production, QA, dev</w:t>
      </w:r>
      <w:r w:rsidR="009139B3">
        <w:t>.</w:t>
      </w:r>
    </w:p>
    <w:p w:rsidR="007F3D9C" w:rsidRDefault="007F3D9C" w:rsidP="00C949C2">
      <w:r>
        <w:t>I</w:t>
      </w:r>
      <w:r w:rsidR="00EE7335">
        <w:t xml:space="preserve">n </w:t>
      </w:r>
      <w:r w:rsidR="00ED5E3E">
        <w:t>addition,</w:t>
      </w:r>
      <w:r w:rsidR="003012DC">
        <w:t xml:space="preserve"> i</w:t>
      </w:r>
      <w:r>
        <w:t xml:space="preserve">t integrates </w:t>
      </w:r>
      <w:r w:rsidR="00EE7335">
        <w:t>natively some monitoring features.</w:t>
      </w:r>
    </w:p>
    <w:p w:rsidR="00215855" w:rsidRPr="005575DA" w:rsidRDefault="00215855" w:rsidP="005575DA"/>
    <w:p w:rsidR="00040A88" w:rsidRDefault="00040A88" w:rsidP="00040A88">
      <w:pPr>
        <w:pStyle w:val="Titre3"/>
      </w:pPr>
      <w:bookmarkStart w:id="258" w:name="_Toc499823562"/>
      <w:bookmarkStart w:id="259" w:name="_Toc510702031"/>
      <w:r>
        <w:t>Selection Rationale</w:t>
      </w:r>
      <w:bookmarkEnd w:id="258"/>
      <w:bookmarkEnd w:id="259"/>
    </w:p>
    <w:p w:rsidR="00191FD2" w:rsidRDefault="002328C2" w:rsidP="00191FD2">
      <w:r>
        <w:t xml:space="preserve">Docker Swarm is simple to learn compared to </w:t>
      </w:r>
      <w:r w:rsidR="000856F1">
        <w:t>other solutions like Kubernetes or Mesos</w:t>
      </w:r>
      <w:r w:rsidR="00534C38">
        <w:t>, this is the reason we’ll start with it</w:t>
      </w:r>
      <w:r w:rsidR="007F310D">
        <w:t xml:space="preserve"> to host the </w:t>
      </w:r>
      <w:r w:rsidR="00334E22">
        <w:t>smart city platform</w:t>
      </w:r>
      <w:r w:rsidR="00534C38">
        <w:t>.</w:t>
      </w:r>
    </w:p>
    <w:p w:rsidR="00B62B52" w:rsidRDefault="00E078DE" w:rsidP="00191FD2">
      <w:r>
        <w:t xml:space="preserve">A comparison between </w:t>
      </w:r>
      <w:r w:rsidR="00325168">
        <w:t>Docker swarm</w:t>
      </w:r>
      <w:r w:rsidR="004E6E3E">
        <w:t xml:space="preserve"> and </w:t>
      </w:r>
      <w:r w:rsidR="00D35873">
        <w:t>Kubernetes</w:t>
      </w:r>
      <w:r w:rsidR="005C1E49">
        <w:t xml:space="preserve"> </w:t>
      </w:r>
      <w:r w:rsidR="00B45964">
        <w:t>explain</w:t>
      </w:r>
      <w:r w:rsidR="00B62B52">
        <w:t>s</w:t>
      </w:r>
      <w:r w:rsidR="00B45964">
        <w:t xml:space="preserve"> </w:t>
      </w:r>
      <w:r w:rsidR="007E42D2">
        <w:t xml:space="preserve">well </w:t>
      </w:r>
      <w:r w:rsidR="00B45964">
        <w:t>the differences</w:t>
      </w:r>
      <w:r w:rsidR="00B62B52">
        <w:t xml:space="preserve">: </w:t>
      </w:r>
      <w:hyperlink r:id="rId149" w:history="1">
        <w:r w:rsidR="00B62B52" w:rsidRPr="005422F3">
          <w:rPr>
            <w:rStyle w:val="Lienhypertexte"/>
          </w:rPr>
          <w:t>https://platform9.com/blog/kubernetes-docker-swarm-compared/</w:t>
        </w:r>
      </w:hyperlink>
    </w:p>
    <w:p w:rsidR="00B62B52" w:rsidRDefault="00B62B52" w:rsidP="00191FD2"/>
    <w:p w:rsidR="009139B3" w:rsidRDefault="004931D2" w:rsidP="00191FD2">
      <w:r>
        <w:lastRenderedPageBreak/>
        <w:t xml:space="preserve">Adding Rancher in the game could </w:t>
      </w:r>
      <w:r w:rsidR="000E00B9">
        <w:t xml:space="preserve">help to simplify the </w:t>
      </w:r>
      <w:r w:rsidR="00585DF2">
        <w:t>management of the platform, and later replace Swarm with Kubernetes</w:t>
      </w:r>
      <w:r w:rsidR="00D03C68">
        <w:t xml:space="preserve">, to be able to scale </w:t>
      </w:r>
      <w:r w:rsidR="00E26A3A">
        <w:t>automatically the platform</w:t>
      </w:r>
      <w:r w:rsidR="00D22CD7">
        <w:t>.</w:t>
      </w:r>
    </w:p>
    <w:p w:rsidR="00534C38" w:rsidRPr="00191FD2" w:rsidRDefault="00534C38" w:rsidP="00191FD2"/>
    <w:p w:rsidR="00040A88" w:rsidRDefault="00040A88" w:rsidP="00040A88">
      <w:pPr>
        <w:pStyle w:val="Titre3"/>
      </w:pPr>
      <w:bookmarkStart w:id="260" w:name="_Toc499823563"/>
      <w:bookmarkStart w:id="261" w:name="_Toc510702032"/>
      <w:r>
        <w:t>Architecture Risks</w:t>
      </w:r>
      <w:bookmarkEnd w:id="260"/>
      <w:bookmarkEnd w:id="261"/>
    </w:p>
    <w:p w:rsidR="00334E22" w:rsidRDefault="00D12D91" w:rsidP="00334E22">
      <w:r>
        <w:t xml:space="preserve">To achieve </w:t>
      </w:r>
      <w:r w:rsidR="009F676C">
        <w:t xml:space="preserve">fault tolerance, several nodes </w:t>
      </w:r>
      <w:r w:rsidR="00EB6C56">
        <w:t>should</w:t>
      </w:r>
      <w:r w:rsidR="009F676C">
        <w:t xml:space="preserve"> be </w:t>
      </w:r>
      <w:r w:rsidR="00BE46F2">
        <w:t xml:space="preserve">set as </w:t>
      </w:r>
      <w:r w:rsidR="009F676C">
        <w:t xml:space="preserve">Swarm </w:t>
      </w:r>
      <w:r w:rsidR="00EB6C56">
        <w:t>managers</w:t>
      </w:r>
      <w:r w:rsidR="00BE46F2">
        <w:t>, ideally one per data center</w:t>
      </w:r>
      <w:r w:rsidR="00C10E9C">
        <w:t>.</w:t>
      </w:r>
    </w:p>
    <w:p w:rsidR="00C37C1B" w:rsidRPr="00334E22" w:rsidRDefault="00C31B42" w:rsidP="00334E22">
      <w:r>
        <w:t xml:space="preserve">It is </w:t>
      </w:r>
      <w:r w:rsidR="007F6D7B">
        <w:t>advised</w:t>
      </w:r>
      <w:r>
        <w:t xml:space="preserve"> to have an odd number of swar</w:t>
      </w:r>
      <w:r w:rsidR="007F6D7B">
        <w:t xml:space="preserve">m </w:t>
      </w:r>
      <w:r>
        <w:t>managers</w:t>
      </w:r>
      <w:r w:rsidR="007F6D7B">
        <w:t xml:space="preserve"> (1</w:t>
      </w:r>
      <w:r w:rsidR="00455745">
        <w:t>=&gt; SPOF</w:t>
      </w:r>
      <w:r w:rsidR="007F6D7B">
        <w:t>, 3, 5….)</w:t>
      </w:r>
    </w:p>
    <w:p w:rsidR="002D7C8C" w:rsidRDefault="00F6725F" w:rsidP="00040A88">
      <w:pPr>
        <w:pStyle w:val="Titre2"/>
      </w:pPr>
      <w:bookmarkStart w:id="262" w:name="_Toc499823564"/>
      <w:bookmarkStart w:id="263" w:name="_Toc510702033"/>
      <w:r>
        <w:t>Security Component IDM GE</w:t>
      </w:r>
      <w:bookmarkEnd w:id="262"/>
      <w:bookmarkEnd w:id="263"/>
    </w:p>
    <w:p w:rsidR="002D7C8C" w:rsidRPr="0077092E" w:rsidRDefault="002D7C8C" w:rsidP="002D7C8C"/>
    <w:p w:rsidR="002D7C8C" w:rsidRDefault="002D7C8C" w:rsidP="002D7C8C">
      <w:pPr>
        <w:pStyle w:val="Titre3"/>
      </w:pPr>
      <w:bookmarkStart w:id="264" w:name="_Toc499823565"/>
      <w:bookmarkStart w:id="265" w:name="_Toc510702034"/>
      <w:r>
        <w:t>Component Functions</w:t>
      </w:r>
      <w:bookmarkEnd w:id="264"/>
      <w:bookmarkEnd w:id="265"/>
    </w:p>
    <w:p w:rsidR="00F6725F" w:rsidRDefault="00F6725F" w:rsidP="00F6725F">
      <w:r>
        <w:t xml:space="preserve">Manage </w:t>
      </w:r>
      <w:r w:rsidR="00CD2DD9">
        <w:t xml:space="preserve">globally </w:t>
      </w:r>
      <w:r>
        <w:t xml:space="preserve">the security </w:t>
      </w:r>
      <w:r w:rsidR="00CD2DD9">
        <w:t>for the Fiware platform, in terms of identity and access authorization to services and data.</w:t>
      </w:r>
    </w:p>
    <w:p w:rsidR="00800872" w:rsidRDefault="00800872" w:rsidP="00F6725F">
      <w:r>
        <w:t>The Keyrock module provides identity management Keystone back-end, the integrated web UI is provided through Horizon front-end, which allows user accounts management.</w:t>
      </w:r>
    </w:p>
    <w:p w:rsidR="00C739AA" w:rsidRDefault="00C739AA" w:rsidP="00C739AA"/>
    <w:p w:rsidR="00C739AA" w:rsidRDefault="00C739AA" w:rsidP="00C739AA">
      <w:r>
        <w:t>AuthZForce</w:t>
      </w:r>
      <w:r w:rsidRPr="00CB280B">
        <w:t xml:space="preserve"> </w:t>
      </w:r>
      <w:r>
        <w:t xml:space="preserve">is the PDP (Policy Decision Point), PEP Proxy the </w:t>
      </w:r>
      <w:r w:rsidRPr="00CB280B">
        <w:t>PEP (Policy Enforcement Point)</w:t>
      </w:r>
      <w:r>
        <w:t>.</w:t>
      </w:r>
    </w:p>
    <w:p w:rsidR="00C739AA" w:rsidRDefault="00C739AA" w:rsidP="00F6725F"/>
    <w:p w:rsidR="00800872" w:rsidRDefault="00800872" w:rsidP="00F6725F">
      <w:r>
        <w:t>The AuthZforce component provides roles and access rights management</w:t>
      </w:r>
      <w:r w:rsidR="00BD6FA6">
        <w:t xml:space="preserve"> based on XACML</w:t>
      </w:r>
    </w:p>
    <w:p w:rsidR="00800872" w:rsidRDefault="00800872" w:rsidP="00F6725F">
      <w:r>
        <w:t xml:space="preserve">The PEP Proxy components provides </w:t>
      </w:r>
      <w:r w:rsidR="00376CD1">
        <w:t>Keyrock security to other backend</w:t>
      </w:r>
      <w:r w:rsidR="00AD1466">
        <w:t>s</w:t>
      </w:r>
      <w:r w:rsidR="00376CD1">
        <w:t xml:space="preserve"> of the platform such as Orion context broker</w:t>
      </w:r>
      <w:r w:rsidR="00087BE5">
        <w:t>.</w:t>
      </w:r>
    </w:p>
    <w:p w:rsidR="00087BE5" w:rsidRDefault="00C739AA" w:rsidP="00F6725F">
      <w:r>
        <w:t>The 3 components together</w:t>
      </w:r>
      <w:r w:rsidR="00BD6FA6">
        <w:t xml:space="preserve"> </w:t>
      </w:r>
      <w:r>
        <w:t>offer</w:t>
      </w:r>
      <w:r w:rsidR="00BD6FA6">
        <w:t xml:space="preserve"> 3 levels of security:</w:t>
      </w:r>
    </w:p>
    <w:p w:rsidR="00BD6FA6" w:rsidRDefault="00BD6FA6" w:rsidP="0047663D">
      <w:pPr>
        <w:pStyle w:val="Paragraphedeliste"/>
        <w:numPr>
          <w:ilvl w:val="0"/>
          <w:numId w:val="34"/>
        </w:numPr>
      </w:pPr>
      <w:r>
        <w:t>Level 1: Authentication</w:t>
      </w:r>
    </w:p>
    <w:p w:rsidR="00BD6FA6" w:rsidRDefault="00BD6FA6" w:rsidP="0047663D">
      <w:pPr>
        <w:pStyle w:val="Paragraphedeliste"/>
        <w:numPr>
          <w:ilvl w:val="0"/>
          <w:numId w:val="34"/>
        </w:numPr>
      </w:pPr>
      <w:r>
        <w:t>Level 2: Basic Authorization</w:t>
      </w:r>
    </w:p>
    <w:p w:rsidR="00BD6FA6" w:rsidRDefault="00BD6FA6" w:rsidP="0047663D">
      <w:pPr>
        <w:pStyle w:val="Paragraphedeliste"/>
        <w:numPr>
          <w:ilvl w:val="0"/>
          <w:numId w:val="34"/>
        </w:numPr>
      </w:pPr>
      <w:r>
        <w:t>Level 3: Advanced Authorization</w:t>
      </w:r>
    </w:p>
    <w:p w:rsidR="00087BE5" w:rsidRDefault="00087BE5" w:rsidP="00F6725F"/>
    <w:p w:rsidR="00BD6FA6" w:rsidRDefault="00BD6FA6" w:rsidP="00BD6FA6">
      <w:pPr>
        <w:keepNext/>
      </w:pPr>
      <w:r>
        <w:rPr>
          <w:noProof/>
          <w:lang w:val="fr-FR" w:eastAsia="fr-FR"/>
        </w:rPr>
        <w:drawing>
          <wp:inline distT="0" distB="0" distL="0" distR="0" wp14:anchorId="2C1134C1" wp14:editId="551B73D7">
            <wp:extent cx="3790950" cy="2436237"/>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p_proxy_Level_1-_Authentication.png"/>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3797974" cy="2440751"/>
                    </a:xfrm>
                    <a:prstGeom prst="rect">
                      <a:avLst/>
                    </a:prstGeom>
                  </pic:spPr>
                </pic:pic>
              </a:graphicData>
            </a:graphic>
          </wp:inline>
        </w:drawing>
      </w:r>
    </w:p>
    <w:p w:rsidR="00BD6FA6" w:rsidRDefault="00BD6FA6" w:rsidP="00BD6FA6">
      <w:pPr>
        <w:pStyle w:val="Lgende"/>
      </w:pPr>
      <w:r>
        <w:t xml:space="preserve">Figure </w:t>
      </w:r>
      <w:r>
        <w:fldChar w:fldCharType="begin"/>
      </w:r>
      <w:r>
        <w:instrText xml:space="preserve"> SEQ Figure \* ARABIC </w:instrText>
      </w:r>
      <w:r>
        <w:fldChar w:fldCharType="separate"/>
      </w:r>
      <w:r w:rsidR="00A27A1E">
        <w:rPr>
          <w:noProof/>
        </w:rPr>
        <w:t>10</w:t>
      </w:r>
      <w:r>
        <w:fldChar w:fldCharType="end"/>
      </w:r>
      <w:r>
        <w:t xml:space="preserve">: </w:t>
      </w:r>
      <w:r w:rsidRPr="002A5E40">
        <w:t>Level 1: Authentication</w:t>
      </w:r>
      <w:r w:rsidR="00C739AA">
        <w:t xml:space="preserve"> only</w:t>
      </w:r>
      <w:r w:rsidR="002619EF">
        <w:t xml:space="preserve"> (Fiware Account is Keyrock IDM)</w:t>
      </w:r>
    </w:p>
    <w:p w:rsidR="00BD6FA6" w:rsidRDefault="00BD6FA6" w:rsidP="00F6725F"/>
    <w:p w:rsidR="00BD6FA6" w:rsidRDefault="00BD6FA6" w:rsidP="00BD6FA6">
      <w:pPr>
        <w:keepNext/>
      </w:pPr>
      <w:r>
        <w:rPr>
          <w:noProof/>
          <w:lang w:val="fr-FR" w:eastAsia="fr-FR"/>
        </w:rPr>
        <w:lastRenderedPageBreak/>
        <w:drawing>
          <wp:inline distT="0" distB="0" distL="0" distR="0" wp14:anchorId="6ADEF004" wp14:editId="08637904">
            <wp:extent cx="3784600" cy="2371682"/>
            <wp:effectExtent l="0" t="0" r="635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P_proxy_Level_2-_Basic_Authorization.png"/>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3804841" cy="2384366"/>
                    </a:xfrm>
                    <a:prstGeom prst="rect">
                      <a:avLst/>
                    </a:prstGeom>
                  </pic:spPr>
                </pic:pic>
              </a:graphicData>
            </a:graphic>
          </wp:inline>
        </w:drawing>
      </w:r>
    </w:p>
    <w:p w:rsidR="00BD6FA6" w:rsidRDefault="00BD6FA6" w:rsidP="00BD6FA6">
      <w:pPr>
        <w:pStyle w:val="Lgende"/>
      </w:pPr>
      <w:r>
        <w:t xml:space="preserve">Figure </w:t>
      </w:r>
      <w:r>
        <w:fldChar w:fldCharType="begin"/>
      </w:r>
      <w:r>
        <w:instrText xml:space="preserve"> SEQ Figure \* ARABIC </w:instrText>
      </w:r>
      <w:r>
        <w:fldChar w:fldCharType="separate"/>
      </w:r>
      <w:r w:rsidR="00A27A1E">
        <w:rPr>
          <w:noProof/>
        </w:rPr>
        <w:t>11</w:t>
      </w:r>
      <w:r>
        <w:fldChar w:fldCharType="end"/>
      </w:r>
      <w:r>
        <w:t xml:space="preserve">: </w:t>
      </w:r>
      <w:r w:rsidRPr="009A06F8">
        <w:t xml:space="preserve">Level 2: </w:t>
      </w:r>
      <w:r w:rsidR="00C739AA" w:rsidRPr="002A5E40">
        <w:t>Authentication</w:t>
      </w:r>
      <w:r w:rsidR="00C739AA">
        <w:t xml:space="preserve"> &amp; </w:t>
      </w:r>
      <w:r w:rsidRPr="009A06F8">
        <w:t>Basic Authorization</w:t>
      </w:r>
    </w:p>
    <w:p w:rsidR="00BD6FA6" w:rsidRDefault="00BD6FA6" w:rsidP="00F6725F"/>
    <w:p w:rsidR="00BD6FA6" w:rsidRDefault="00BD6FA6" w:rsidP="00BD6FA6">
      <w:pPr>
        <w:keepNext/>
      </w:pPr>
      <w:r>
        <w:rPr>
          <w:noProof/>
          <w:lang w:val="fr-FR" w:eastAsia="fr-FR"/>
        </w:rPr>
        <w:drawing>
          <wp:inline distT="0" distB="0" distL="0" distR="0" wp14:anchorId="6D46A907" wp14:editId="46AAE949">
            <wp:extent cx="3762611" cy="2336800"/>
            <wp:effectExtent l="0" t="0" r="9525"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P_proxy_Level_3_Authorization.png"/>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3778360" cy="2346581"/>
                    </a:xfrm>
                    <a:prstGeom prst="rect">
                      <a:avLst/>
                    </a:prstGeom>
                  </pic:spPr>
                </pic:pic>
              </a:graphicData>
            </a:graphic>
          </wp:inline>
        </w:drawing>
      </w:r>
    </w:p>
    <w:p w:rsidR="00BD6FA6" w:rsidRDefault="00BD6FA6" w:rsidP="00BD6FA6">
      <w:pPr>
        <w:pStyle w:val="Lgende"/>
      </w:pPr>
      <w:r>
        <w:t xml:space="preserve">Figure </w:t>
      </w:r>
      <w:r>
        <w:fldChar w:fldCharType="begin"/>
      </w:r>
      <w:r>
        <w:instrText xml:space="preserve"> SEQ Figure \* ARABIC </w:instrText>
      </w:r>
      <w:r>
        <w:fldChar w:fldCharType="separate"/>
      </w:r>
      <w:r w:rsidR="00A27A1E">
        <w:rPr>
          <w:noProof/>
        </w:rPr>
        <w:t>12</w:t>
      </w:r>
      <w:r>
        <w:fldChar w:fldCharType="end"/>
      </w:r>
      <w:r>
        <w:t>: Level 3</w:t>
      </w:r>
      <w:r w:rsidRPr="00AD4738">
        <w:t xml:space="preserve">: </w:t>
      </w:r>
      <w:r w:rsidR="00C739AA" w:rsidRPr="002A5E40">
        <w:t>Authentication</w:t>
      </w:r>
      <w:r w:rsidR="00C739AA">
        <w:t xml:space="preserve"> &amp; </w:t>
      </w:r>
      <w:r w:rsidRPr="00AD4738">
        <w:t>Advanced Authorization</w:t>
      </w:r>
      <w:r w:rsidR="00C739AA">
        <w:t xml:space="preserve"> (using XACML).</w:t>
      </w:r>
    </w:p>
    <w:p w:rsidR="00BD6FA6" w:rsidRPr="00F6725F" w:rsidRDefault="00BD6FA6" w:rsidP="00F6725F"/>
    <w:p w:rsidR="002D7C8C" w:rsidRDefault="002D7C8C" w:rsidP="002D7C8C">
      <w:pPr>
        <w:pStyle w:val="Titre3"/>
      </w:pPr>
      <w:bookmarkStart w:id="266" w:name="_Toc499823566"/>
      <w:bookmarkStart w:id="267" w:name="_Toc510702035"/>
      <w:r>
        <w:t>Technical Considerations</w:t>
      </w:r>
      <w:bookmarkEnd w:id="266"/>
      <w:bookmarkEnd w:id="267"/>
    </w:p>
    <w:p w:rsidR="006D346F" w:rsidRDefault="006D346F" w:rsidP="00CD2DD9">
      <w:r>
        <w:t xml:space="preserve">It’s based on </w:t>
      </w:r>
      <w:r w:rsidRPr="00E76486">
        <w:rPr>
          <w:b/>
        </w:rPr>
        <w:t>Keystone</w:t>
      </w:r>
      <w:r>
        <w:t>, the IDM component of OpenStack cloud software suite.</w:t>
      </w:r>
    </w:p>
    <w:p w:rsidR="00CD2DD9" w:rsidRDefault="00CD2DD9" w:rsidP="00CD2DD9">
      <w:r>
        <w:t>it use</w:t>
      </w:r>
      <w:r w:rsidR="00357707">
        <w:t>s</w:t>
      </w:r>
      <w:r>
        <w:t xml:space="preserve"> the standard OAuth2 protocol</w:t>
      </w:r>
      <w:r w:rsidR="007172B0">
        <w:t>.</w:t>
      </w:r>
    </w:p>
    <w:p w:rsidR="00CD2DD9" w:rsidRDefault="00CD2DD9" w:rsidP="00CD2DD9">
      <w:r>
        <w:t xml:space="preserve">it can </w:t>
      </w:r>
      <w:r w:rsidR="006D346F">
        <w:t>connect</w:t>
      </w:r>
      <w:r w:rsidR="005A52CA">
        <w:t xml:space="preserve"> with an LDAP</w:t>
      </w:r>
      <w:r w:rsidR="00357707">
        <w:t xml:space="preserve">: </w:t>
      </w:r>
      <w:hyperlink r:id="rId153" w:history="1">
        <w:r w:rsidR="00357707" w:rsidRPr="00357707">
          <w:rPr>
            <w:rStyle w:val="Lienhypertexte"/>
          </w:rPr>
          <w:t>Integrate Identity with LDAP</w:t>
        </w:r>
      </w:hyperlink>
      <w:r w:rsidR="00E10A85">
        <w:t xml:space="preserve">, </w:t>
      </w:r>
      <w:r w:rsidR="00CC4BA0">
        <w:t xml:space="preserve">the </w:t>
      </w:r>
      <w:r w:rsidR="008261C1">
        <w:t xml:space="preserve">LDAP </w:t>
      </w:r>
      <w:r w:rsidR="00E10A85">
        <w:t xml:space="preserve">can </w:t>
      </w:r>
      <w:r w:rsidR="008261C1">
        <w:t xml:space="preserve">be </w:t>
      </w:r>
      <w:r w:rsidR="00CC4BA0">
        <w:t xml:space="preserve">the MNCA </w:t>
      </w:r>
      <w:r w:rsidR="008261C1">
        <w:t>ADAM</w:t>
      </w:r>
      <w:r w:rsidR="00E10A85">
        <w:t xml:space="preserve">: </w:t>
      </w:r>
      <w:hyperlink r:id="rId154" w:history="1">
        <w:r w:rsidR="00E17B35">
          <w:rPr>
            <w:rStyle w:val="Lienhypertexte"/>
          </w:rPr>
          <w:t>Keystone w</w:t>
        </w:r>
        <w:r w:rsidR="00E10A85" w:rsidRPr="00E10A85">
          <w:rPr>
            <w:rStyle w:val="Lienhypertexte"/>
          </w:rPr>
          <w:t>ith ADAM</w:t>
        </w:r>
      </w:hyperlink>
      <w:r w:rsidR="00CC4BA0">
        <w:rPr>
          <w:rStyle w:val="Lienhypertexte"/>
        </w:rPr>
        <w:t xml:space="preserve">, </w:t>
      </w:r>
      <w:r w:rsidR="00CC4BA0" w:rsidRPr="00CC4BA0">
        <w:t>just matter of configuration</w:t>
      </w:r>
      <w:r w:rsidR="002F540F">
        <w:t>.</w:t>
      </w:r>
    </w:p>
    <w:p w:rsidR="000069E1" w:rsidRDefault="000069E1" w:rsidP="00CD2DD9"/>
    <w:p w:rsidR="000069E1" w:rsidRDefault="000069E1" w:rsidP="000069E1">
      <w:pPr>
        <w:keepNext/>
      </w:pPr>
      <w:r>
        <w:rPr>
          <w:noProof/>
          <w:lang w:val="fr-FR" w:eastAsia="fr-FR"/>
        </w:rPr>
        <w:lastRenderedPageBreak/>
        <w:drawing>
          <wp:inline distT="0" distB="0" distL="0" distR="0" wp14:anchorId="182B36E7" wp14:editId="1115C69A">
            <wp:extent cx="5715000" cy="25908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ware_security_IDM.png"/>
                    <pic:cNvPicPr/>
                  </pic:nvPicPr>
                  <pic:blipFill>
                    <a:blip r:embed="rId155">
                      <a:extLst>
                        <a:ext uri="{28A0092B-C50C-407E-A947-70E740481C1C}">
                          <a14:useLocalDpi xmlns:a14="http://schemas.microsoft.com/office/drawing/2010/main" val="0"/>
                        </a:ext>
                      </a:extLst>
                    </a:blip>
                    <a:stretch>
                      <a:fillRect/>
                    </a:stretch>
                  </pic:blipFill>
                  <pic:spPr>
                    <a:xfrm>
                      <a:off x="0" y="0"/>
                      <a:ext cx="5715000" cy="2590800"/>
                    </a:xfrm>
                    <a:prstGeom prst="rect">
                      <a:avLst/>
                    </a:prstGeom>
                  </pic:spPr>
                </pic:pic>
              </a:graphicData>
            </a:graphic>
          </wp:inline>
        </w:drawing>
      </w:r>
    </w:p>
    <w:p w:rsidR="000069E1" w:rsidRDefault="000069E1" w:rsidP="000069E1">
      <w:pPr>
        <w:pStyle w:val="Lgende"/>
      </w:pPr>
      <w:r>
        <w:t xml:space="preserve">Figure </w:t>
      </w:r>
      <w:r>
        <w:fldChar w:fldCharType="begin"/>
      </w:r>
      <w:r>
        <w:instrText xml:space="preserve"> SEQ Figure \* ARABIC </w:instrText>
      </w:r>
      <w:r>
        <w:fldChar w:fldCharType="separate"/>
      </w:r>
      <w:r w:rsidR="00A27A1E">
        <w:rPr>
          <w:noProof/>
        </w:rPr>
        <w:t>13</w:t>
      </w:r>
      <w:r>
        <w:fldChar w:fldCharType="end"/>
      </w:r>
      <w:r>
        <w:t>: IDM components</w:t>
      </w:r>
      <w:r w:rsidR="007428C4">
        <w:t xml:space="preserve"> organization</w:t>
      </w:r>
    </w:p>
    <w:p w:rsidR="000069E1" w:rsidRDefault="000069E1" w:rsidP="00CD2DD9"/>
    <w:p w:rsidR="000069E1" w:rsidRDefault="000069E1" w:rsidP="00CD2DD9"/>
    <w:p w:rsidR="00823768" w:rsidRDefault="00823768" w:rsidP="00CD2DD9">
      <w:r>
        <w:t xml:space="preserve">Incoming ports: </w:t>
      </w:r>
    </w:p>
    <w:p w:rsidR="00493E6E" w:rsidRDefault="00823768" w:rsidP="0047663D">
      <w:pPr>
        <w:pStyle w:val="Paragraphedeliste"/>
        <w:numPr>
          <w:ilvl w:val="0"/>
          <w:numId w:val="33"/>
        </w:numPr>
      </w:pPr>
      <w:r>
        <w:t>Keyrock API endpoint: 5000/TCP</w:t>
      </w:r>
    </w:p>
    <w:p w:rsidR="009D3A3B" w:rsidRDefault="009D3A3B" w:rsidP="0047663D">
      <w:pPr>
        <w:pStyle w:val="Paragraphedeliste"/>
        <w:numPr>
          <w:ilvl w:val="0"/>
          <w:numId w:val="33"/>
        </w:numPr>
      </w:pPr>
      <w:r>
        <w:t>Horizon UI</w:t>
      </w:r>
      <w:r w:rsidR="00F40757">
        <w:t>: 8000/TCP (in production 80 through NGINX)</w:t>
      </w:r>
    </w:p>
    <w:p w:rsidR="00F40757" w:rsidRDefault="00C30179" w:rsidP="0047663D">
      <w:pPr>
        <w:pStyle w:val="Paragraphedeliste"/>
        <w:numPr>
          <w:ilvl w:val="0"/>
          <w:numId w:val="33"/>
        </w:numPr>
      </w:pPr>
      <w:r>
        <w:t xml:space="preserve">Keystone </w:t>
      </w:r>
      <w:r w:rsidR="00F40757">
        <w:t>Admin endpoint: 35357/TCP</w:t>
      </w:r>
    </w:p>
    <w:p w:rsidR="00C30179" w:rsidRDefault="00C30179" w:rsidP="0047663D">
      <w:pPr>
        <w:pStyle w:val="Paragraphedeliste"/>
        <w:numPr>
          <w:ilvl w:val="0"/>
          <w:numId w:val="33"/>
        </w:numPr>
      </w:pPr>
      <w:r>
        <w:t xml:space="preserve">PDP Authzforce: </w:t>
      </w:r>
    </w:p>
    <w:p w:rsidR="00C30179" w:rsidRDefault="00C30179" w:rsidP="0047663D">
      <w:pPr>
        <w:pStyle w:val="Paragraphedeliste"/>
        <w:numPr>
          <w:ilvl w:val="1"/>
          <w:numId w:val="33"/>
        </w:numPr>
      </w:pPr>
      <w:r>
        <w:t xml:space="preserve">8080/TCP </w:t>
      </w:r>
    </w:p>
    <w:p w:rsidR="00C30179" w:rsidRDefault="00C30179" w:rsidP="0047663D">
      <w:pPr>
        <w:pStyle w:val="Paragraphedeliste"/>
        <w:numPr>
          <w:ilvl w:val="1"/>
          <w:numId w:val="33"/>
        </w:numPr>
      </w:pPr>
      <w:r>
        <w:t>22/TCP</w:t>
      </w:r>
    </w:p>
    <w:p w:rsidR="00823768" w:rsidRPr="00CD2DD9" w:rsidRDefault="00823768" w:rsidP="004D1807">
      <w:pPr>
        <w:pStyle w:val="Paragraphedeliste"/>
      </w:pPr>
    </w:p>
    <w:p w:rsidR="002D7C8C" w:rsidRDefault="002D7C8C" w:rsidP="002D7C8C">
      <w:pPr>
        <w:pStyle w:val="Titre3"/>
      </w:pPr>
      <w:bookmarkStart w:id="268" w:name="_Toc499823567"/>
      <w:bookmarkStart w:id="269" w:name="_Toc510702036"/>
      <w:r>
        <w:t>Selected Product(s)</w:t>
      </w:r>
      <w:bookmarkEnd w:id="268"/>
      <w:bookmarkEnd w:id="269"/>
    </w:p>
    <w:p w:rsidR="004D1807" w:rsidRDefault="004D1807" w:rsidP="00E76486">
      <w:pPr>
        <w:rPr>
          <w:b/>
        </w:rPr>
      </w:pPr>
      <w:r>
        <w:t xml:space="preserve">Keyrock identity manager is based on </w:t>
      </w:r>
      <w:r w:rsidR="00E76486">
        <w:t xml:space="preserve">OpenStack </w:t>
      </w:r>
      <w:r w:rsidR="00E76486" w:rsidRPr="00E76486">
        <w:rPr>
          <w:b/>
        </w:rPr>
        <w:t>Keystone</w:t>
      </w:r>
    </w:p>
    <w:p w:rsidR="00C26DCF" w:rsidRDefault="004D1807" w:rsidP="00E76486">
      <w:r>
        <w:rPr>
          <w:b/>
        </w:rPr>
        <w:t>Keystone</w:t>
      </w:r>
      <w:r w:rsidR="00E76486">
        <w:t xml:space="preserve"> provides authentication, authorization and service discovery mechanisms via HTTP primarily for use by projects in the OpenStack family. </w:t>
      </w:r>
    </w:p>
    <w:p w:rsidR="00A97AE8" w:rsidRDefault="00E76486" w:rsidP="00E76486">
      <w:r>
        <w:t>It is most commonly deployed as an HTTP interface to existing identity systems, such as LDAP.</w:t>
      </w:r>
    </w:p>
    <w:p w:rsidR="004D1807" w:rsidRDefault="004D1807" w:rsidP="00E76486"/>
    <w:p w:rsidR="002D7C8C" w:rsidRDefault="002D7C8C" w:rsidP="002D7C8C">
      <w:pPr>
        <w:pStyle w:val="Titre3"/>
      </w:pPr>
      <w:bookmarkStart w:id="270" w:name="_Toc499823568"/>
      <w:bookmarkStart w:id="271" w:name="_Toc510702037"/>
      <w:r>
        <w:t>Selection Rationale</w:t>
      </w:r>
      <w:bookmarkEnd w:id="270"/>
      <w:bookmarkEnd w:id="271"/>
    </w:p>
    <w:p w:rsidR="00C17488" w:rsidRDefault="004D1807" w:rsidP="00C17488">
      <w:r>
        <w:t>Keyrock, PEP Proxy, PDP AuthZforce are</w:t>
      </w:r>
      <w:r w:rsidR="00C17488">
        <w:t xml:space="preserve"> the components proposed in Fiware catalog</w:t>
      </w:r>
      <w:r w:rsidR="00727AB5">
        <w:t xml:space="preserve"> to </w:t>
      </w:r>
      <w:r w:rsidR="002F126F">
        <w:t>handle authentication and authorization</w:t>
      </w:r>
      <w:r w:rsidR="00EC0F86">
        <w:t xml:space="preserve">, </w:t>
      </w:r>
      <w:r w:rsidR="0075111C">
        <w:t>for</w:t>
      </w:r>
      <w:r w:rsidR="001C0017">
        <w:t xml:space="preserve"> any other component of the platform that support OAuth2</w:t>
      </w:r>
      <w:r w:rsidR="00EC0F86">
        <w:t>.</w:t>
      </w:r>
    </w:p>
    <w:p w:rsidR="005E7E91" w:rsidRDefault="005E7E91" w:rsidP="00C17488"/>
    <w:p w:rsidR="00647F6C" w:rsidRDefault="004D1807" w:rsidP="00647F6C">
      <w:r>
        <w:t>Keyrock</w:t>
      </w:r>
      <w:r w:rsidR="005E7E91">
        <w:t xml:space="preserve"> IDM GE</w:t>
      </w:r>
      <w:r>
        <w:t xml:space="preserve"> is </w:t>
      </w:r>
      <w:r w:rsidR="00647F6C">
        <w:t xml:space="preserve">Based on OpenStack </w:t>
      </w:r>
      <w:r w:rsidR="005E7E91">
        <w:t xml:space="preserve">originated </w:t>
      </w:r>
      <w:r w:rsidR="00647F6C">
        <w:t xml:space="preserve">IDM component </w:t>
      </w:r>
      <w:hyperlink r:id="rId156" w:history="1">
        <w:r w:rsidR="00647F6C" w:rsidRPr="00BE25FD">
          <w:rPr>
            <w:rStyle w:val="Lienhypertexte"/>
            <w:b/>
          </w:rPr>
          <w:t>Keystone</w:t>
        </w:r>
      </w:hyperlink>
      <w:r w:rsidR="00EC4678">
        <w:t xml:space="preserve">, which </w:t>
      </w:r>
      <w:r>
        <w:t>support</w:t>
      </w:r>
      <w:r w:rsidR="00EC4678">
        <w:t>s:</w:t>
      </w:r>
      <w:r>
        <w:t xml:space="preserve"> </w:t>
      </w:r>
      <w:r w:rsidR="00647F6C">
        <w:t>Oauth2</w:t>
      </w:r>
      <w:r w:rsidR="00C26DCF">
        <w:t>, O</w:t>
      </w:r>
      <w:r>
        <w:t>penID</w:t>
      </w:r>
      <w:r w:rsidR="00C26DCF">
        <w:t xml:space="preserve"> connect, SAML</w:t>
      </w:r>
      <w:r>
        <w:t xml:space="preserve"> </w:t>
      </w:r>
      <w:r w:rsidR="00C26DCF">
        <w:t xml:space="preserve">and other </w:t>
      </w:r>
      <w:r>
        <w:t>protocols</w:t>
      </w:r>
      <w:r w:rsidR="004A40F3">
        <w:t>, OAuth</w:t>
      </w:r>
      <w:r w:rsidR="00CC4BA0">
        <w:t>2 is</w:t>
      </w:r>
      <w:r w:rsidR="004A40F3">
        <w:t xml:space="preserve"> now widel</w:t>
      </w:r>
      <w:r w:rsidR="00CC4BA0">
        <w:t>y used, Fiware mostly rely on it</w:t>
      </w:r>
      <w:r w:rsidR="003D14C0">
        <w:t xml:space="preserve"> for authentication and authorization</w:t>
      </w:r>
      <w:r w:rsidR="002A6F1D">
        <w:t xml:space="preserve"> </w:t>
      </w:r>
      <w:r w:rsidR="00D31997">
        <w:t xml:space="preserve">to use the </w:t>
      </w:r>
      <w:r w:rsidR="001F7A1E">
        <w:t>services offered by the platform</w:t>
      </w:r>
      <w:r w:rsidR="00EC4678">
        <w:t>.</w:t>
      </w:r>
    </w:p>
    <w:p w:rsidR="00EC4678" w:rsidRPr="00647F6C" w:rsidRDefault="00EC4678" w:rsidP="00647F6C"/>
    <w:p w:rsidR="002D7C8C" w:rsidRDefault="002D7C8C" w:rsidP="002D7C8C">
      <w:pPr>
        <w:pStyle w:val="Titre3"/>
        <w:rPr>
          <w:i/>
        </w:rPr>
      </w:pPr>
      <w:bookmarkStart w:id="272" w:name="_Toc499823569"/>
      <w:bookmarkStart w:id="273" w:name="_Toc510702038"/>
      <w:r>
        <w:t>Architecture Risks</w:t>
      </w:r>
      <w:bookmarkEnd w:id="272"/>
      <w:bookmarkEnd w:id="273"/>
    </w:p>
    <w:p w:rsidR="002D7C8C" w:rsidRDefault="00065157" w:rsidP="002D7C8C">
      <w:r>
        <w:t>As a globally u</w:t>
      </w:r>
      <w:r w:rsidR="00493E6E">
        <w:t>sed component for Identity, authentication</w:t>
      </w:r>
      <w:r>
        <w:t xml:space="preserve"> and access rights management, it is a highly critical component.</w:t>
      </w:r>
    </w:p>
    <w:p w:rsidR="00065157" w:rsidRDefault="00065157" w:rsidP="002D7C8C">
      <w:r>
        <w:t>The database must be maintained in a</w:t>
      </w:r>
      <w:r w:rsidR="00FF05D3">
        <w:t xml:space="preserve">n </w:t>
      </w:r>
      <w:r>
        <w:t>environment that insure high availability as well as scalability, th</w:t>
      </w:r>
      <w:r w:rsidR="00647F6C">
        <w:t xml:space="preserve">is is provided through the PostgreSQL </w:t>
      </w:r>
      <w:r w:rsidR="00FF05D3">
        <w:t>logical replication</w:t>
      </w:r>
      <w:r w:rsidR="00163A68">
        <w:t>.</w:t>
      </w:r>
    </w:p>
    <w:p w:rsidR="004A40F3" w:rsidRDefault="004A40F3" w:rsidP="002D7C8C"/>
    <w:p w:rsidR="00892268" w:rsidRDefault="00647F6C" w:rsidP="002D7C8C">
      <w:r>
        <w:t>The involved</w:t>
      </w:r>
      <w:r w:rsidR="00493E6E">
        <w:t xml:space="preserve"> application modules (Keyrock, AuthZforce, PEP Proxy)</w:t>
      </w:r>
      <w:r w:rsidR="00EC4678">
        <w:t>, will be deployed as services through a docker stack file in the global swarm, it gives the possibility to specify the number of containers to run for each service</w:t>
      </w:r>
      <w:r w:rsidR="009D5B66">
        <w:t>, as the components are stateless, several containers can run together the same service, to provide High Availability and scalability</w:t>
      </w:r>
      <w:r w:rsidR="00892268">
        <w:t>.</w:t>
      </w:r>
    </w:p>
    <w:p w:rsidR="002D7C8C" w:rsidRDefault="00F6725F" w:rsidP="002D7C8C">
      <w:pPr>
        <w:pStyle w:val="Titre2"/>
      </w:pPr>
      <w:bookmarkStart w:id="274" w:name="_Toc499823570"/>
      <w:bookmarkStart w:id="275" w:name="_Toc510702039"/>
      <w:r>
        <w:lastRenderedPageBreak/>
        <w:t>Orion Context Broker Component</w:t>
      </w:r>
      <w:bookmarkEnd w:id="274"/>
      <w:bookmarkEnd w:id="275"/>
    </w:p>
    <w:p w:rsidR="00F6725F" w:rsidRDefault="00F6725F" w:rsidP="00F6725F"/>
    <w:p w:rsidR="00F6725F" w:rsidRDefault="00F6725F" w:rsidP="00F6725F">
      <w:pPr>
        <w:pStyle w:val="Titre3"/>
      </w:pPr>
      <w:bookmarkStart w:id="276" w:name="_Toc499823571"/>
      <w:bookmarkStart w:id="277" w:name="_Toc510702040"/>
      <w:r>
        <w:t>Component Functions</w:t>
      </w:r>
      <w:bookmarkEnd w:id="276"/>
      <w:bookmarkEnd w:id="277"/>
    </w:p>
    <w:p w:rsidR="004F08C4" w:rsidRDefault="00985069" w:rsidP="000C6ED2">
      <w:r>
        <w:t>This component m</w:t>
      </w:r>
      <w:r w:rsidR="004F08C4">
        <w:t>anage</w:t>
      </w:r>
      <w:r>
        <w:t>s</w:t>
      </w:r>
      <w:r w:rsidR="004F08C4">
        <w:t xml:space="preserve"> context information exchange for the whole platform using NGSI</w:t>
      </w:r>
      <w:r w:rsidR="00FF5CBA">
        <w:t xml:space="preserve"> (V1 &amp; </w:t>
      </w:r>
      <w:r w:rsidR="004F08C4">
        <w:t>V2</w:t>
      </w:r>
      <w:r w:rsidR="00FF5CBA">
        <w:t>)</w:t>
      </w:r>
      <w:r w:rsidR="004F08C4">
        <w:t xml:space="preserve"> Api, this is a core </w:t>
      </w:r>
      <w:r w:rsidR="00C17488">
        <w:t>feature</w:t>
      </w:r>
      <w:r w:rsidR="004F08C4">
        <w:t xml:space="preserve"> of the Fiware Platform, as it provides the link between the data coming from things in the field, where data models are many, and their usage in the </w:t>
      </w:r>
      <w:r w:rsidR="00C17488">
        <w:t>applications.</w:t>
      </w:r>
    </w:p>
    <w:p w:rsidR="00C17488" w:rsidRDefault="00C17488" w:rsidP="000C6ED2"/>
    <w:p w:rsidR="00C17488" w:rsidRDefault="00C17488" w:rsidP="000C6ED2">
      <w:r>
        <w:t>In addition to the query/answer paradigm, the component provides a publish/subscribe usage paradigm</w:t>
      </w:r>
    </w:p>
    <w:p w:rsidR="00C17488" w:rsidRDefault="00C17488" w:rsidP="000C6ED2"/>
    <w:p w:rsidR="00C17488" w:rsidRDefault="00C17488" w:rsidP="00C17488">
      <w:pPr>
        <w:keepNext/>
      </w:pPr>
      <w:r>
        <w:rPr>
          <w:noProof/>
          <w:lang w:val="fr-FR" w:eastAsia="fr-FR"/>
        </w:rPr>
        <w:drawing>
          <wp:inline distT="0" distB="0" distL="0" distR="0" wp14:anchorId="452CE5C4" wp14:editId="08953471">
            <wp:extent cx="6000750" cy="2587625"/>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00px-ContextBrokerArchitecture.png"/>
                    <pic:cNvPicPr/>
                  </pic:nvPicPr>
                  <pic:blipFill>
                    <a:blip r:embed="rId157">
                      <a:extLst>
                        <a:ext uri="{28A0092B-C50C-407E-A947-70E740481C1C}">
                          <a14:useLocalDpi xmlns:a14="http://schemas.microsoft.com/office/drawing/2010/main" val="0"/>
                        </a:ext>
                      </a:extLst>
                    </a:blip>
                    <a:stretch>
                      <a:fillRect/>
                    </a:stretch>
                  </pic:blipFill>
                  <pic:spPr>
                    <a:xfrm>
                      <a:off x="0" y="0"/>
                      <a:ext cx="6000750" cy="2587625"/>
                    </a:xfrm>
                    <a:prstGeom prst="rect">
                      <a:avLst/>
                    </a:prstGeom>
                  </pic:spPr>
                </pic:pic>
              </a:graphicData>
            </a:graphic>
          </wp:inline>
        </w:drawing>
      </w:r>
    </w:p>
    <w:p w:rsidR="00C17488" w:rsidRPr="000C6ED2" w:rsidRDefault="00C17488" w:rsidP="00C17488">
      <w:pPr>
        <w:pStyle w:val="Lgende"/>
      </w:pPr>
      <w:r>
        <w:t xml:space="preserve">Figure </w:t>
      </w:r>
      <w:r>
        <w:fldChar w:fldCharType="begin"/>
      </w:r>
      <w:r>
        <w:instrText xml:space="preserve"> SEQ Figure \* ARABIC </w:instrText>
      </w:r>
      <w:r>
        <w:fldChar w:fldCharType="separate"/>
      </w:r>
      <w:r w:rsidR="00A27A1E">
        <w:rPr>
          <w:noProof/>
        </w:rPr>
        <w:t>14</w:t>
      </w:r>
      <w:r>
        <w:fldChar w:fldCharType="end"/>
      </w:r>
      <w:r>
        <w:t>: Context Broker interactions</w:t>
      </w:r>
    </w:p>
    <w:p w:rsidR="00F6725F" w:rsidRDefault="00F6725F" w:rsidP="00F6725F">
      <w:pPr>
        <w:pStyle w:val="Titre3"/>
      </w:pPr>
      <w:bookmarkStart w:id="278" w:name="_Toc499823572"/>
      <w:bookmarkStart w:id="279" w:name="_Toc510702041"/>
      <w:r>
        <w:t>Technical Considerations</w:t>
      </w:r>
      <w:bookmarkEnd w:id="278"/>
      <w:bookmarkEnd w:id="279"/>
    </w:p>
    <w:p w:rsidR="00CD6AFA" w:rsidRDefault="00CD6AFA" w:rsidP="00CD6AFA">
      <w:r>
        <w:t>The Orion context broker is developed in C++</w:t>
      </w:r>
    </w:p>
    <w:p w:rsidR="00611214" w:rsidRDefault="00611214" w:rsidP="00374885"/>
    <w:p w:rsidR="00374885" w:rsidRDefault="00374885" w:rsidP="00374885">
      <w:pPr>
        <w:rPr>
          <w:rFonts w:cs="Arial"/>
          <w:lang w:val="en-GB"/>
        </w:rPr>
      </w:pPr>
      <w:r w:rsidRPr="00374885">
        <w:t xml:space="preserve">Orion doesn't provide "native" authentication nor any authorization mechanisms to enforce access control. </w:t>
      </w:r>
      <w:r w:rsidRPr="00374885">
        <w:rPr>
          <w:lang w:val="en-GB"/>
        </w:rPr>
        <w:t xml:space="preserve">However, authentication/authorization </w:t>
      </w:r>
      <w:r>
        <w:rPr>
          <w:lang w:val="en-GB"/>
        </w:rPr>
        <w:t xml:space="preserve">is provided </w:t>
      </w:r>
      <w:r w:rsidRPr="00374885">
        <w:rPr>
          <w:lang w:val="en-GB"/>
        </w:rPr>
        <w:t>using the </w:t>
      </w:r>
      <w:hyperlink r:id="rId158" w:history="1">
        <w:r w:rsidRPr="00374885">
          <w:rPr>
            <w:rStyle w:val="Lienhypertexte"/>
            <w:rFonts w:eastAsiaTheme="majorEastAsia" w:cs="Arial"/>
            <w:color w:val="9B59B6"/>
            <w:lang w:val="en-GB"/>
          </w:rPr>
          <w:t>FIWARE PEP Proxy GE</w:t>
        </w:r>
      </w:hyperlink>
      <w:r w:rsidRPr="00374885">
        <w:rPr>
          <w:rFonts w:cs="Arial"/>
          <w:lang w:val="en-GB"/>
        </w:rPr>
        <w:t xml:space="preserve">. </w:t>
      </w:r>
    </w:p>
    <w:p w:rsidR="00611214" w:rsidRDefault="00611214" w:rsidP="00374885">
      <w:pPr>
        <w:rPr>
          <w:lang w:val="en-GB"/>
        </w:rPr>
      </w:pPr>
    </w:p>
    <w:p w:rsidR="00374885" w:rsidRPr="00374885" w:rsidRDefault="00F22539" w:rsidP="00374885">
      <w:pPr>
        <w:rPr>
          <w:lang w:val="en-GB"/>
        </w:rPr>
      </w:pPr>
      <w:r w:rsidRPr="00374885">
        <w:rPr>
          <w:lang w:val="en-GB"/>
        </w:rPr>
        <w:t>Now</w:t>
      </w:r>
      <w:r w:rsidR="00374885" w:rsidRPr="00374885">
        <w:rPr>
          <w:lang w:val="en-GB"/>
        </w:rPr>
        <w:t>, there are two GE implementantions (GEis) that can work with Orion Context Broker:</w:t>
      </w:r>
    </w:p>
    <w:p w:rsidR="00374885" w:rsidRPr="00374885" w:rsidRDefault="00595BAF" w:rsidP="00485DCE">
      <w:pPr>
        <w:pStyle w:val="Paragraphedeliste"/>
        <w:numPr>
          <w:ilvl w:val="0"/>
          <w:numId w:val="46"/>
        </w:numPr>
      </w:pPr>
      <w:hyperlink r:id="rId159" w:history="1">
        <w:r w:rsidR="00374885" w:rsidRPr="00374885">
          <w:rPr>
            <w:rStyle w:val="Lienhypertexte"/>
            <w:rFonts w:eastAsiaTheme="majorEastAsia" w:cs="Arial"/>
            <w:color w:val="9B59B6"/>
            <w:sz w:val="22"/>
            <w:szCs w:val="22"/>
          </w:rPr>
          <w:t>Wilma</w:t>
        </w:r>
      </w:hyperlink>
      <w:r w:rsidR="00374885" w:rsidRPr="00374885">
        <w:rPr>
          <w:rFonts w:cs="Arial"/>
        </w:rPr>
        <w:t> </w:t>
      </w:r>
      <w:r w:rsidR="00374885" w:rsidRPr="00374885">
        <w:t>(the GE reference implementation</w:t>
      </w:r>
      <w:r w:rsidR="00611214">
        <w:t>, is the chosen component for the platform</w:t>
      </w:r>
      <w:r w:rsidR="00374885" w:rsidRPr="00374885">
        <w:t>)</w:t>
      </w:r>
    </w:p>
    <w:p w:rsidR="00374885" w:rsidRPr="00374885" w:rsidRDefault="00595BAF" w:rsidP="00485DCE">
      <w:pPr>
        <w:pStyle w:val="Paragraphedeliste"/>
        <w:numPr>
          <w:ilvl w:val="0"/>
          <w:numId w:val="46"/>
        </w:numPr>
        <w:rPr>
          <w:rFonts w:cs="Arial"/>
        </w:rPr>
      </w:pPr>
      <w:hyperlink r:id="rId160" w:history="1">
        <w:r w:rsidR="00374885" w:rsidRPr="00374885">
          <w:rPr>
            <w:rStyle w:val="Lienhypertexte"/>
            <w:rFonts w:eastAsiaTheme="majorEastAsia" w:cs="Arial"/>
            <w:color w:val="9B59B6"/>
            <w:sz w:val="22"/>
            <w:szCs w:val="22"/>
          </w:rPr>
          <w:t>Steelskin</w:t>
        </w:r>
      </w:hyperlink>
    </w:p>
    <w:p w:rsidR="00374885" w:rsidRDefault="00374885" w:rsidP="00CD6AFA"/>
    <w:p w:rsidR="00374885" w:rsidRDefault="00374885" w:rsidP="00CD6AFA">
      <w:r>
        <w:t>Orion can be configured to use https for API access</w:t>
      </w:r>
      <w:r w:rsidR="00462585">
        <w:t>,</w:t>
      </w:r>
      <w:r>
        <w:t xml:space="preserve"> and for notifications</w:t>
      </w:r>
      <w:r w:rsidR="001C2503">
        <w:t xml:space="preserve"> too</w:t>
      </w:r>
      <w:r>
        <w:t xml:space="preserve">: see documentation on </w:t>
      </w:r>
      <w:hyperlink r:id="rId161" w:history="1">
        <w:r w:rsidRPr="00374885">
          <w:rPr>
            <w:rStyle w:val="Lienhypertexte"/>
          </w:rPr>
          <w:t>Readthedocs</w:t>
        </w:r>
      </w:hyperlink>
    </w:p>
    <w:p w:rsidR="00EC508D" w:rsidRDefault="00EC508D" w:rsidP="00CD6AFA"/>
    <w:p w:rsidR="005573BA" w:rsidRDefault="00611214" w:rsidP="005573BA">
      <w:r>
        <w:t xml:space="preserve">Orion </w:t>
      </w:r>
      <w:r w:rsidR="00057A47">
        <w:t xml:space="preserve">Incoming </w:t>
      </w:r>
      <w:r w:rsidR="00374885">
        <w:t xml:space="preserve">API </w:t>
      </w:r>
      <w:r w:rsidR="00057A47">
        <w:t>port: 1026/TCP</w:t>
      </w:r>
    </w:p>
    <w:p w:rsidR="00F36766" w:rsidRDefault="00CA6CF8" w:rsidP="005573BA">
      <w:r>
        <w:t xml:space="preserve">The RAM memory needed </w:t>
      </w:r>
      <w:r w:rsidR="00FA571E">
        <w:t>is minimum 4 GB</w:t>
      </w:r>
      <w:r w:rsidR="00CE6E80">
        <w:t>, with the MongoDB</w:t>
      </w:r>
      <w:r w:rsidR="00D236F4">
        <w:t xml:space="preserve">, so the needed memory for Orion </w:t>
      </w:r>
      <w:r w:rsidR="00A61096">
        <w:t>itself is less than that</w:t>
      </w:r>
      <w:r w:rsidR="00E60FB6">
        <w:t>.</w:t>
      </w:r>
    </w:p>
    <w:p w:rsidR="00E60FB6" w:rsidRDefault="002A1F05" w:rsidP="005573BA">
      <w:r>
        <w:t xml:space="preserve">The size of the </w:t>
      </w:r>
      <w:r w:rsidR="00A61096">
        <w:t xml:space="preserve">Orion </w:t>
      </w:r>
      <w:r>
        <w:t xml:space="preserve">container image is </w:t>
      </w:r>
      <w:r w:rsidR="00DE3E91">
        <w:t>260 MB</w:t>
      </w:r>
      <w:r w:rsidR="00045D67">
        <w:t>.</w:t>
      </w:r>
    </w:p>
    <w:p w:rsidR="00045D67" w:rsidRDefault="00045D67" w:rsidP="005573BA">
      <w:r>
        <w:t xml:space="preserve">The chapter “resource availability” </w:t>
      </w:r>
      <w:r w:rsidR="00196493">
        <w:t xml:space="preserve">give some hints about the </w:t>
      </w:r>
      <w:r w:rsidR="008C5702">
        <w:t xml:space="preserve">needs on </w:t>
      </w:r>
      <w:hyperlink r:id="rId162" w:anchor="resource-availability" w:history="1">
        <w:r w:rsidR="008C5702" w:rsidRPr="008C5702">
          <w:rPr>
            <w:rStyle w:val="Lienhypertexte"/>
          </w:rPr>
          <w:t>Orion ReadTheDocs</w:t>
        </w:r>
      </w:hyperlink>
    </w:p>
    <w:p w:rsidR="00F23D56" w:rsidRDefault="00F23D56" w:rsidP="005573BA"/>
    <w:p w:rsidR="00223BE6" w:rsidRDefault="00223BE6" w:rsidP="005573BA">
      <w:r>
        <w:t>The Orion</w:t>
      </w:r>
      <w:r w:rsidR="00CA6CF8">
        <w:t xml:space="preserve"> component</w:t>
      </w:r>
      <w:r>
        <w:t xml:space="preserve"> i</w:t>
      </w:r>
      <w:r w:rsidR="00F91D04">
        <w:t>s</w:t>
      </w:r>
      <w:r>
        <w:t xml:space="preserve"> easily deployable</w:t>
      </w:r>
      <w:r w:rsidR="00F91D04">
        <w:t xml:space="preserve"> through a Docker service</w:t>
      </w:r>
      <w:r w:rsidR="00296F71">
        <w:t xml:space="preserve">, </w:t>
      </w:r>
      <w:r w:rsidR="000575A5">
        <w:t xml:space="preserve">how to do it is explained on the </w:t>
      </w:r>
      <w:r w:rsidR="000C18CE">
        <w:t xml:space="preserve">documentation chapter in </w:t>
      </w:r>
      <w:hyperlink r:id="rId163" w:history="1">
        <w:r w:rsidR="000C18CE" w:rsidRPr="00F309DC">
          <w:rPr>
            <w:rStyle w:val="Lienhypertexte"/>
          </w:rPr>
          <w:t>Orion Reathe</w:t>
        </w:r>
        <w:r w:rsidR="00F309DC" w:rsidRPr="00F309DC">
          <w:rPr>
            <w:rStyle w:val="Lienhypertexte"/>
          </w:rPr>
          <w:t>Docs</w:t>
        </w:r>
      </w:hyperlink>
    </w:p>
    <w:p w:rsidR="00D72E85" w:rsidRDefault="00D72E85" w:rsidP="005573BA">
      <w:r>
        <w:t xml:space="preserve">The use of MongoDB version </w:t>
      </w:r>
      <w:r w:rsidR="00503D6E">
        <w:t xml:space="preserve">3.x </w:t>
      </w:r>
      <w:r w:rsidR="00FA1375">
        <w:t xml:space="preserve">for data persistence </w:t>
      </w:r>
      <w:r w:rsidR="00503D6E">
        <w:t>is recommended</w:t>
      </w:r>
      <w:r w:rsidR="00A42913">
        <w:t xml:space="preserve"> (the MongoDB cluster will use the 3.6 version</w:t>
      </w:r>
      <w:r w:rsidR="00D236F4">
        <w:t>)</w:t>
      </w:r>
      <w:r w:rsidR="0086540E">
        <w:t>.</w:t>
      </w:r>
    </w:p>
    <w:p w:rsidR="00265333" w:rsidRDefault="00265333" w:rsidP="005573BA"/>
    <w:p w:rsidR="00265333" w:rsidRDefault="00D47253" w:rsidP="005573BA">
      <w:r>
        <w:t xml:space="preserve">The </w:t>
      </w:r>
      <w:r w:rsidR="00E03AB4">
        <w:t xml:space="preserve">Orion </w:t>
      </w:r>
      <w:r>
        <w:t>documentation</w:t>
      </w:r>
      <w:r w:rsidR="00F33B7C">
        <w:t xml:space="preserve"> on Readthedocs provides an entire chapter </w:t>
      </w:r>
      <w:r w:rsidR="000C05F5">
        <w:t xml:space="preserve">about the </w:t>
      </w:r>
      <w:hyperlink r:id="rId164" w:history="1">
        <w:r w:rsidR="000C05F5" w:rsidRPr="00E03AB4">
          <w:rPr>
            <w:rStyle w:val="Lienhypertexte"/>
          </w:rPr>
          <w:t>performance tuning</w:t>
        </w:r>
        <w:r w:rsidR="00E03AB4" w:rsidRPr="00E03AB4">
          <w:rPr>
            <w:rStyle w:val="Lienhypertexte"/>
          </w:rPr>
          <w:t xml:space="preserve"> of the Orion context broker in production</w:t>
        </w:r>
      </w:hyperlink>
      <w:r w:rsidR="00D15E8F">
        <w:t>.</w:t>
      </w:r>
    </w:p>
    <w:p w:rsidR="007E0116" w:rsidRDefault="007E0116" w:rsidP="005573BA"/>
    <w:p w:rsidR="007E0116" w:rsidRDefault="007E0116" w:rsidP="005573BA"/>
    <w:p w:rsidR="00DA5BB3" w:rsidRDefault="007E0116" w:rsidP="005573BA">
      <w:r>
        <w:lastRenderedPageBreak/>
        <w:t xml:space="preserve">The following schema shows the place </w:t>
      </w:r>
      <w:r w:rsidR="00C570EF">
        <w:t>of Orion context broker in the Fiware architecture:</w:t>
      </w:r>
    </w:p>
    <w:p w:rsidR="007E0116" w:rsidRDefault="007E0116" w:rsidP="005573BA"/>
    <w:p w:rsidR="00D57814" w:rsidRDefault="00D57814" w:rsidP="005573BA">
      <w:pPr>
        <w:rPr>
          <w:noProof/>
        </w:rPr>
      </w:pPr>
    </w:p>
    <w:p w:rsidR="00661879" w:rsidRDefault="00AB132D" w:rsidP="00661879">
      <w:pPr>
        <w:keepNext/>
        <w:jc w:val="center"/>
      </w:pPr>
      <w:r>
        <w:rPr>
          <w:noProof/>
        </w:rPr>
        <w:drawing>
          <wp:inline distT="0" distB="0" distL="0" distR="0" wp14:anchorId="162AE6F2" wp14:editId="03773A9B">
            <wp:extent cx="5346700" cy="4284345"/>
            <wp:effectExtent l="0" t="0" r="6350"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rion-ge-interaction.png"/>
                    <pic:cNvPicPr/>
                  </pic:nvPicPr>
                  <pic:blipFill rotWithShape="1">
                    <a:blip r:embed="rId165">
                      <a:extLst>
                        <a:ext uri="{28A0092B-C50C-407E-A947-70E740481C1C}">
                          <a14:useLocalDpi xmlns:a14="http://schemas.microsoft.com/office/drawing/2010/main" val="0"/>
                        </a:ext>
                      </a:extLst>
                    </a:blip>
                    <a:srcRect r="10899"/>
                    <a:stretch/>
                  </pic:blipFill>
                  <pic:spPr bwMode="auto">
                    <a:xfrm>
                      <a:off x="0" y="0"/>
                      <a:ext cx="5346700" cy="4284345"/>
                    </a:xfrm>
                    <a:prstGeom prst="rect">
                      <a:avLst/>
                    </a:prstGeom>
                    <a:ln>
                      <a:noFill/>
                    </a:ln>
                    <a:extLst>
                      <a:ext uri="{53640926-AAD7-44D8-BBD7-CCE9431645EC}">
                        <a14:shadowObscured xmlns:a14="http://schemas.microsoft.com/office/drawing/2010/main"/>
                      </a:ext>
                    </a:extLst>
                  </pic:spPr>
                </pic:pic>
              </a:graphicData>
            </a:graphic>
          </wp:inline>
        </w:drawing>
      </w:r>
    </w:p>
    <w:p w:rsidR="007E0116" w:rsidRDefault="00661879" w:rsidP="00661879">
      <w:pPr>
        <w:pStyle w:val="Lgende"/>
        <w:jc w:val="center"/>
      </w:pPr>
      <w:r>
        <w:t xml:space="preserve">Figure </w:t>
      </w:r>
      <w:r>
        <w:fldChar w:fldCharType="begin"/>
      </w:r>
      <w:r>
        <w:instrText xml:space="preserve"> SEQ Figure \* ARABIC </w:instrText>
      </w:r>
      <w:r>
        <w:fldChar w:fldCharType="separate"/>
      </w:r>
      <w:r w:rsidR="00A27A1E">
        <w:rPr>
          <w:noProof/>
        </w:rPr>
        <w:t>15</w:t>
      </w:r>
      <w:r>
        <w:fldChar w:fldCharType="end"/>
      </w:r>
      <w:r>
        <w:t>: Orion Context Broker relation with other components</w:t>
      </w:r>
    </w:p>
    <w:p w:rsidR="007E0116" w:rsidRPr="005573BA" w:rsidRDefault="007E0116" w:rsidP="005573BA"/>
    <w:p w:rsidR="00F6725F" w:rsidRDefault="00F6725F" w:rsidP="00F6725F">
      <w:pPr>
        <w:pStyle w:val="Titre3"/>
      </w:pPr>
      <w:bookmarkStart w:id="280" w:name="_Toc499823573"/>
      <w:bookmarkStart w:id="281" w:name="_Toc510702042"/>
      <w:r>
        <w:t>Selected Product(s)</w:t>
      </w:r>
      <w:bookmarkEnd w:id="280"/>
      <w:bookmarkEnd w:id="281"/>
    </w:p>
    <w:p w:rsidR="00057A47" w:rsidRPr="00057A47" w:rsidRDefault="00057A47" w:rsidP="00057A47">
      <w:r>
        <w:t>Orion Context broker is</w:t>
      </w:r>
      <w:r w:rsidR="00611214">
        <w:t xml:space="preserve"> the reference GE in Fiware catalog.</w:t>
      </w:r>
    </w:p>
    <w:p w:rsidR="00611214" w:rsidRDefault="00611214" w:rsidP="00177247"/>
    <w:p w:rsidR="00177247" w:rsidRDefault="00177247" w:rsidP="00177247">
      <w:r>
        <w:t xml:space="preserve">There’s another implementation of an NGSI context broker originated from Orange: </w:t>
      </w:r>
    </w:p>
    <w:p w:rsidR="007600F0" w:rsidRPr="00A97AE8" w:rsidRDefault="007600F0" w:rsidP="00177247">
      <w:r>
        <w:t>But tailored for use at IOT gateway level, for example to manage a network of sensors relative to a specific activity among numerous smart city use cases</w:t>
      </w:r>
    </w:p>
    <w:p w:rsidR="00177247" w:rsidRPr="00177247" w:rsidRDefault="00177247" w:rsidP="00177247"/>
    <w:p w:rsidR="00F6725F" w:rsidRDefault="00F6725F" w:rsidP="00F6725F">
      <w:pPr>
        <w:pStyle w:val="Titre3"/>
      </w:pPr>
      <w:bookmarkStart w:id="282" w:name="_Toc499823574"/>
      <w:bookmarkStart w:id="283" w:name="_Toc510702043"/>
      <w:r>
        <w:t>Selection Rationale</w:t>
      </w:r>
      <w:bookmarkEnd w:id="282"/>
      <w:bookmarkEnd w:id="283"/>
    </w:p>
    <w:p w:rsidR="00245191" w:rsidRDefault="00245191" w:rsidP="00245191">
      <w:r>
        <w:t xml:space="preserve">Orion is the reference </w:t>
      </w:r>
      <w:r w:rsidR="00CD6AFA">
        <w:t>implementation</w:t>
      </w:r>
      <w:r>
        <w:t xml:space="preserve"> of NGSI Context Broker in Fiware</w:t>
      </w:r>
      <w:r w:rsidR="00611214">
        <w:t xml:space="preserve"> catalog</w:t>
      </w:r>
      <w:r w:rsidR="00A37A37">
        <w:t>.</w:t>
      </w:r>
    </w:p>
    <w:p w:rsidR="008A1494" w:rsidRDefault="008A1494" w:rsidP="00245191"/>
    <w:p w:rsidR="008A1494" w:rsidRDefault="008A1494" w:rsidP="00245191">
      <w:r>
        <w:t xml:space="preserve">Fiware is member of the </w:t>
      </w:r>
      <w:r w:rsidR="005044ED">
        <w:t>ISG (</w:t>
      </w:r>
      <w:r w:rsidR="005044ED" w:rsidRPr="008A1494">
        <w:t>Industry Specification Group</w:t>
      </w:r>
      <w:r w:rsidR="005044ED">
        <w:t xml:space="preserve">) </w:t>
      </w:r>
      <w:r>
        <w:t>CIM (Context Information Management) created at ETSI beginning of 2017.</w:t>
      </w:r>
    </w:p>
    <w:p w:rsidR="008A1494" w:rsidRDefault="008A1494" w:rsidP="00245191"/>
    <w:p w:rsidR="008A1494" w:rsidRDefault="008A1494" w:rsidP="00245191">
      <w:r w:rsidRPr="008A1494">
        <w:t xml:space="preserve">ISG CIM will focus on developing specifications for a common context information management API, data publication platforms and standard data models. The group will work closely with the </w:t>
      </w:r>
      <w:r w:rsidRPr="0015177B">
        <w:rPr>
          <w:b/>
        </w:rPr>
        <w:t>ETSI SmartM2M</w:t>
      </w:r>
      <w:r w:rsidRPr="008A1494">
        <w:t xml:space="preserve"> technical committee and with </w:t>
      </w:r>
      <w:hyperlink r:id="rId166" w:history="1">
        <w:r w:rsidRPr="00E374B2">
          <w:rPr>
            <w:rStyle w:val="Lienhypertexte"/>
            <w:b/>
          </w:rPr>
          <w:t>oneM2M</w:t>
        </w:r>
      </w:hyperlink>
      <w:r w:rsidRPr="008A1494">
        <w:t>, the global standards initiative for M2M and the IoT (Internet of Things) of which ETSI is a founding member, since the IoT is one of the sources of context data for smart applications.</w:t>
      </w:r>
    </w:p>
    <w:p w:rsidR="0015177B" w:rsidRDefault="0015177B" w:rsidP="00245191"/>
    <w:p w:rsidR="0015177B" w:rsidRDefault="005044ED" w:rsidP="00245191">
      <w:r w:rsidRPr="005044ED">
        <w:lastRenderedPageBreak/>
        <w:t xml:space="preserve">The OMA NGSI information model is currently being evolved to better support linked data (entity relationships), property graphs and semantics (exploiting the capabilities offered by </w:t>
      </w:r>
      <w:r w:rsidRPr="005044ED">
        <w:rPr>
          <w:b/>
        </w:rPr>
        <w:t>JSON-LD</w:t>
      </w:r>
      <w:r w:rsidRPr="005044ED">
        <w:t>). This work is being conducted under the ETSI ISG CIM initiative.</w:t>
      </w:r>
    </w:p>
    <w:p w:rsidR="005044ED" w:rsidRDefault="005044ED" w:rsidP="00245191"/>
    <w:p w:rsidR="005044ED" w:rsidRPr="00245191" w:rsidRDefault="005044ED" w:rsidP="00245191">
      <w:r w:rsidRPr="005044ED">
        <w:t>It is noteworthy that the ETSI ISG CIM information model is a generalization of the existing FIWARE NGSI information model. As a result</w:t>
      </w:r>
      <w:r w:rsidR="00392311">
        <w:t>,</w:t>
      </w:r>
      <w:r w:rsidRPr="005044ED">
        <w:t xml:space="preserve"> it is expected a good level of compatibility and a clear migration path between both information models.</w:t>
      </w:r>
    </w:p>
    <w:p w:rsidR="00F6725F" w:rsidRDefault="00F6725F" w:rsidP="00F6725F">
      <w:pPr>
        <w:pStyle w:val="Titre3"/>
      </w:pPr>
      <w:bookmarkStart w:id="284" w:name="_Toc499823575"/>
      <w:bookmarkStart w:id="285" w:name="_Toc510702044"/>
      <w:r>
        <w:t>Architecture Risks</w:t>
      </w:r>
      <w:bookmarkEnd w:id="284"/>
      <w:bookmarkEnd w:id="285"/>
    </w:p>
    <w:p w:rsidR="00177247" w:rsidRDefault="00177247" w:rsidP="00177247">
      <w:r>
        <w:t xml:space="preserve">This component is central to the platform, because it’s the dorsal of the </w:t>
      </w:r>
      <w:r w:rsidR="00057A47">
        <w:t xml:space="preserve">Fiware </w:t>
      </w:r>
      <w:r>
        <w:t>architecture</w:t>
      </w:r>
    </w:p>
    <w:p w:rsidR="00177247" w:rsidRDefault="00177247" w:rsidP="00177247">
      <w:r>
        <w:t>It can become a bottleneck in case of high traffic</w:t>
      </w:r>
      <w:r w:rsidR="00254F0F">
        <w:t>, so a particular attention is needed on response time, through specific monitoring</w:t>
      </w:r>
      <w:r w:rsidR="0045468D">
        <w:t>.</w:t>
      </w:r>
    </w:p>
    <w:p w:rsidR="0045468D" w:rsidRDefault="0045468D" w:rsidP="00177247">
      <w:r>
        <w:t xml:space="preserve">The MongoDB database used by the context broker is a </w:t>
      </w:r>
      <w:r w:rsidR="00CD6AFA">
        <w:t xml:space="preserve">global MongoDB </w:t>
      </w:r>
      <w:r>
        <w:t xml:space="preserve">cluster, </w:t>
      </w:r>
      <w:r w:rsidR="00EC508D">
        <w:t>which</w:t>
      </w:r>
      <w:r>
        <w:t xml:space="preserve"> provide high availability and scalability.</w:t>
      </w:r>
    </w:p>
    <w:p w:rsidR="0045468D" w:rsidRPr="00177247" w:rsidRDefault="0045468D" w:rsidP="00177247">
      <w:r>
        <w:t xml:space="preserve">The application component, </w:t>
      </w:r>
      <w:r w:rsidR="00507D75">
        <w:t xml:space="preserve">Orion will be deployed </w:t>
      </w:r>
      <w:r w:rsidR="0001581B">
        <w:t>as a service through a Docker stack file, to run several Orion containers, and will then provide high-availability and scalability.</w:t>
      </w:r>
    </w:p>
    <w:p w:rsidR="00F6725F" w:rsidRDefault="00F6725F" w:rsidP="00F6725F"/>
    <w:p w:rsidR="0001581B" w:rsidRDefault="0001581B" w:rsidP="00F6725F">
      <w:r w:rsidRPr="0001581B">
        <w:t>you can also take advan</w:t>
      </w:r>
      <w:r>
        <w:t>t</w:t>
      </w:r>
      <w:r w:rsidRPr="0001581B">
        <w:t>age of Rush as notification relayer. Thus, instead of managing the notifications itself (including waiting for the HTTP timeout while the notification receives responses), Orion passes the notification to Rush, which in turn deals with it</w:t>
      </w:r>
      <w:r>
        <w:t>, to reduce the load on Orion</w:t>
      </w:r>
      <w:r w:rsidRPr="0001581B">
        <w:t>.</w:t>
      </w:r>
    </w:p>
    <w:p w:rsidR="00CA52A3" w:rsidRDefault="00595BAF" w:rsidP="00CA52A3">
      <w:hyperlink r:id="rId167" w:history="1">
        <w:r w:rsidR="00CA52A3" w:rsidRPr="0083266D">
          <w:rPr>
            <w:rStyle w:val="Lienhypertexte"/>
          </w:rPr>
          <w:t>Rush</w:t>
        </w:r>
      </w:hyperlink>
      <w:r w:rsidR="00CA52A3">
        <w:t xml:space="preserve"> as a notification relayer (</w:t>
      </w:r>
      <w:hyperlink r:id="rId168" w:history="1">
        <w:r w:rsidR="00CA52A3" w:rsidRPr="006F3DC5">
          <w:rPr>
            <w:rStyle w:val="Lienhypertexte"/>
          </w:rPr>
          <w:t>Rush on Telefonica github</w:t>
        </w:r>
      </w:hyperlink>
      <w:r w:rsidR="00CA52A3">
        <w:t xml:space="preserve">), a Docker file: </w:t>
      </w:r>
      <w:hyperlink r:id="rId169" w:history="1">
        <w:r w:rsidR="00CA52A3" w:rsidRPr="002C425E">
          <w:rPr>
            <w:rStyle w:val="Lienhypertexte"/>
          </w:rPr>
          <w:t>OrionRush on github</w:t>
        </w:r>
      </w:hyperlink>
    </w:p>
    <w:p w:rsidR="00CA52A3" w:rsidRDefault="00CA52A3" w:rsidP="00CA52A3"/>
    <w:p w:rsidR="00F26E8E" w:rsidRPr="00F2163C" w:rsidRDefault="00D125D7" w:rsidP="00CA52A3">
      <w:r>
        <w:t xml:space="preserve">To achieve best performance for the Orion context broker, we have to observe the tuning advices given in the </w:t>
      </w:r>
      <w:hyperlink r:id="rId170" w:history="1">
        <w:r w:rsidRPr="00D125D7">
          <w:rPr>
            <w:rStyle w:val="Lienhypertexte"/>
          </w:rPr>
          <w:t>documentation on Readthedocs</w:t>
        </w:r>
      </w:hyperlink>
    </w:p>
    <w:p w:rsidR="002C425E" w:rsidRPr="00F6725F" w:rsidRDefault="002C425E" w:rsidP="00F6725F"/>
    <w:p w:rsidR="00A226BA" w:rsidRDefault="00A226BA" w:rsidP="00A226BA">
      <w:pPr>
        <w:pStyle w:val="Titre2"/>
      </w:pPr>
      <w:bookmarkStart w:id="286" w:name="_Toc499823576"/>
      <w:bookmarkStart w:id="287" w:name="_Toc510702045"/>
      <w:r>
        <w:t>MongoDB Component</w:t>
      </w:r>
      <w:bookmarkEnd w:id="286"/>
      <w:bookmarkEnd w:id="287"/>
    </w:p>
    <w:p w:rsidR="00A226BA" w:rsidRDefault="00A226BA" w:rsidP="00A226BA">
      <w:pPr>
        <w:pStyle w:val="Titre3"/>
      </w:pPr>
      <w:bookmarkStart w:id="288" w:name="_Toc499823577"/>
      <w:bookmarkStart w:id="289" w:name="_Toc510702046"/>
      <w:r>
        <w:t>Component Functions</w:t>
      </w:r>
      <w:bookmarkEnd w:id="288"/>
      <w:bookmarkEnd w:id="289"/>
    </w:p>
    <w:p w:rsidR="00254F0F" w:rsidRDefault="00595BAF" w:rsidP="00254F0F">
      <w:hyperlink r:id="rId171" w:history="1">
        <w:r w:rsidR="00254F0F" w:rsidRPr="00945877">
          <w:rPr>
            <w:rStyle w:val="Lienhypertexte"/>
          </w:rPr>
          <w:t>MongoDB</w:t>
        </w:r>
      </w:hyperlink>
      <w:r w:rsidR="00254F0F">
        <w:t xml:space="preserve"> is a NOSQL document database, natively scalable</w:t>
      </w:r>
      <w:r w:rsidR="00245191">
        <w:t xml:space="preserve"> by multiplying the nodes</w:t>
      </w:r>
      <w:r w:rsidR="00611214">
        <w:t>/containers</w:t>
      </w:r>
      <w:r w:rsidR="00245191">
        <w:t xml:space="preserve"> running the software and replicating the data upon the nodes</w:t>
      </w:r>
      <w:r w:rsidR="00611214">
        <w:t xml:space="preserve">, this </w:t>
      </w:r>
      <w:r w:rsidR="000D7803">
        <w:t xml:space="preserve">is called </w:t>
      </w:r>
      <w:r w:rsidR="00611214">
        <w:t>a replica set</w:t>
      </w:r>
      <w:r w:rsidR="000D7803">
        <w:t>.</w:t>
      </w:r>
    </w:p>
    <w:p w:rsidR="000D7803" w:rsidRDefault="000D7803" w:rsidP="00254F0F"/>
    <w:p w:rsidR="000D7803" w:rsidRPr="00254F0F" w:rsidRDefault="000D7803" w:rsidP="00254F0F">
      <w:r>
        <w:t>MongoDB is used for data persistence by several components of the platform: Orion context broker, IDAS IOT agents, Comet STH, Perseo.</w:t>
      </w:r>
    </w:p>
    <w:p w:rsidR="00A226BA" w:rsidRDefault="00A226BA" w:rsidP="00A226BA">
      <w:pPr>
        <w:pStyle w:val="Titre3"/>
      </w:pPr>
      <w:bookmarkStart w:id="290" w:name="_Toc499823578"/>
      <w:bookmarkStart w:id="291" w:name="_Toc510702047"/>
      <w:r>
        <w:t>Technical Considerations</w:t>
      </w:r>
      <w:bookmarkEnd w:id="290"/>
      <w:bookmarkEnd w:id="291"/>
    </w:p>
    <w:p w:rsidR="00FF4F09" w:rsidRDefault="00752BB3" w:rsidP="00FF4F09">
      <w:r>
        <w:t>Each MongoDB container will use</w:t>
      </w:r>
      <w:r w:rsidRPr="00752BB3">
        <w:t xml:space="preserve"> a data directory on the host system (outside the container) and mount</w:t>
      </w:r>
      <w:r>
        <w:t xml:space="preserve">ed </w:t>
      </w:r>
      <w:r w:rsidRPr="00752BB3">
        <w:t>to a directory visible from inside the container.</w:t>
      </w:r>
    </w:p>
    <w:p w:rsidR="00B45DD6" w:rsidRDefault="00B45DD6" w:rsidP="00FF4F09">
      <w:r>
        <w:t xml:space="preserve">It is recommended to use MongoDB version 3.2 </w:t>
      </w:r>
      <w:r w:rsidR="00EB4392">
        <w:t xml:space="preserve">or 3.4 </w:t>
      </w:r>
      <w:r>
        <w:t xml:space="preserve">and </w:t>
      </w:r>
      <w:r w:rsidR="00EB4392">
        <w:t>even</w:t>
      </w:r>
      <w:r>
        <w:t xml:space="preserve"> 3.</w:t>
      </w:r>
      <w:r w:rsidR="00945877">
        <w:t>6</w:t>
      </w:r>
      <w:r>
        <w:t xml:space="preserve"> (the latest stable as of today)</w:t>
      </w:r>
      <w:r w:rsidR="00261FE0">
        <w:t>.</w:t>
      </w:r>
    </w:p>
    <w:p w:rsidR="001018BF" w:rsidRDefault="001018BF" w:rsidP="00FF4F09">
      <w:r>
        <w:t xml:space="preserve">From version 3.2 MongoDB uses a new optimized storage engine </w:t>
      </w:r>
      <w:hyperlink r:id="rId172" w:history="1">
        <w:r w:rsidRPr="001018BF">
          <w:rPr>
            <w:rStyle w:val="Lienhypertexte"/>
          </w:rPr>
          <w:t>WiredTiger</w:t>
        </w:r>
      </w:hyperlink>
      <w:r w:rsidR="003A0FA7">
        <w:t xml:space="preserve"> (company owned now by MongoDB: </w:t>
      </w:r>
      <w:hyperlink r:id="rId173" w:history="1">
        <w:r w:rsidR="003A0FA7" w:rsidRPr="003A0FA7">
          <w:rPr>
            <w:rStyle w:val="Lienhypertexte"/>
          </w:rPr>
          <w:t>WiredTiger</w:t>
        </w:r>
      </w:hyperlink>
      <w:r w:rsidR="003A0FA7">
        <w:t xml:space="preserve"> open source storage engine)</w:t>
      </w:r>
    </w:p>
    <w:p w:rsidR="0041707F" w:rsidRDefault="0041707F" w:rsidP="00FF4F09"/>
    <w:p w:rsidR="00752BB3" w:rsidRDefault="00752BB3" w:rsidP="00FF4F09">
      <w:r>
        <w:t>The standard MongoDB incoming port is 27017</w:t>
      </w:r>
      <w:r w:rsidR="00555815">
        <w:t>/</w:t>
      </w:r>
      <w:r>
        <w:t>TCP</w:t>
      </w:r>
      <w:r w:rsidR="00B45DD6">
        <w:t>.</w:t>
      </w:r>
    </w:p>
    <w:p w:rsidR="00401CFC" w:rsidRDefault="002E41D3" w:rsidP="00FF4F09">
      <w:r>
        <w:t xml:space="preserve">Container </w:t>
      </w:r>
      <w:r w:rsidR="00401CFC">
        <w:t>RAM memory sizing</w:t>
      </w:r>
      <w:r w:rsidR="003A0C0C">
        <w:t>:</w:t>
      </w:r>
      <w:r w:rsidR="001018BF">
        <w:t xml:space="preserve"> </w:t>
      </w:r>
      <w:r>
        <w:t>4 GB</w:t>
      </w:r>
    </w:p>
    <w:p w:rsidR="004301E2" w:rsidRDefault="00401CFC" w:rsidP="004301E2">
      <w:r>
        <w:t>Storage sizing</w:t>
      </w:r>
      <w:r w:rsidR="00071768">
        <w:t xml:space="preserve">: </w:t>
      </w:r>
    </w:p>
    <w:p w:rsidR="004301E2" w:rsidRDefault="00071768" w:rsidP="00485DCE">
      <w:pPr>
        <w:pStyle w:val="Paragraphedeliste"/>
        <w:numPr>
          <w:ilvl w:val="0"/>
          <w:numId w:val="47"/>
        </w:numPr>
      </w:pPr>
      <w:r>
        <w:t xml:space="preserve">Docker image size is </w:t>
      </w:r>
      <w:r w:rsidR="00FD1840">
        <w:t>3</w:t>
      </w:r>
      <w:r w:rsidR="00411412">
        <w:t>6</w:t>
      </w:r>
      <w:r w:rsidR="00FD1840">
        <w:t>1 MB</w:t>
      </w:r>
    </w:p>
    <w:p w:rsidR="00411412" w:rsidRDefault="00995D47" w:rsidP="00485DCE">
      <w:pPr>
        <w:pStyle w:val="Paragraphedeliste"/>
        <w:numPr>
          <w:ilvl w:val="0"/>
          <w:numId w:val="47"/>
        </w:numPr>
      </w:pPr>
      <w:r>
        <w:t xml:space="preserve">Data </w:t>
      </w:r>
      <w:r w:rsidR="00EA069C">
        <w:t xml:space="preserve">have to be </w:t>
      </w:r>
      <w:r w:rsidR="004B20BA">
        <w:t>stored on a specific Docker volume</w:t>
      </w:r>
      <w:r w:rsidR="00F545E1">
        <w:t xml:space="preserve"> on the container host</w:t>
      </w:r>
      <w:r w:rsidR="00DA1F35">
        <w:t>, each container running MongoDB</w:t>
      </w:r>
      <w:r w:rsidR="004301E2">
        <w:t xml:space="preserve"> shoul</w:t>
      </w:r>
      <w:r w:rsidR="009B6F4A">
        <w:t>d</w:t>
      </w:r>
      <w:r w:rsidR="004301E2">
        <w:t xml:space="preserve"> have</w:t>
      </w:r>
      <w:r w:rsidR="009B6F4A">
        <w:t xml:space="preserve"> its own volume on the </w:t>
      </w:r>
      <w:r w:rsidR="00B53BF4">
        <w:t xml:space="preserve">host </w:t>
      </w:r>
      <w:r w:rsidR="009B6F4A">
        <w:t>node</w:t>
      </w:r>
      <w:r w:rsidR="00945877">
        <w:t xml:space="preserve"> (or reserved in the SAN)</w:t>
      </w:r>
      <w:r w:rsidR="00B53BF4">
        <w:t>.</w:t>
      </w:r>
    </w:p>
    <w:p w:rsidR="00B53BF4" w:rsidRPr="00FF4F09" w:rsidRDefault="00523DA1" w:rsidP="00485DCE">
      <w:pPr>
        <w:pStyle w:val="Paragraphedeliste"/>
        <w:numPr>
          <w:ilvl w:val="0"/>
          <w:numId w:val="47"/>
        </w:numPr>
      </w:pPr>
      <w:r>
        <w:t xml:space="preserve">The size </w:t>
      </w:r>
      <w:r w:rsidR="00D432EC">
        <w:t xml:space="preserve">available </w:t>
      </w:r>
      <w:r w:rsidR="00945877">
        <w:t xml:space="preserve">for data storage, </w:t>
      </w:r>
      <w:r w:rsidR="00D432EC">
        <w:t>should be at least</w:t>
      </w:r>
      <w:r w:rsidR="00263B7B">
        <w:t xml:space="preserve"> 300 GB</w:t>
      </w:r>
      <w:r w:rsidR="002967F6">
        <w:t xml:space="preserve"> for each storage volume</w:t>
      </w:r>
    </w:p>
    <w:p w:rsidR="00A226BA" w:rsidRDefault="00A226BA" w:rsidP="00A226BA">
      <w:pPr>
        <w:pStyle w:val="Titre3"/>
      </w:pPr>
      <w:bookmarkStart w:id="292" w:name="_Toc499823579"/>
      <w:bookmarkStart w:id="293" w:name="_Toc510702048"/>
      <w:r>
        <w:t>Selected Product(s)</w:t>
      </w:r>
      <w:bookmarkEnd w:id="292"/>
      <w:bookmarkEnd w:id="293"/>
    </w:p>
    <w:p w:rsidR="00D20588" w:rsidRDefault="00815DF9" w:rsidP="00D20588">
      <w:r>
        <w:t xml:space="preserve">MongoDB is the selected NoSQL database for </w:t>
      </w:r>
      <w:r w:rsidR="00C83797">
        <w:t>several</w:t>
      </w:r>
      <w:r>
        <w:t xml:space="preserve"> Fiware components:</w:t>
      </w:r>
    </w:p>
    <w:p w:rsidR="00815DF9" w:rsidRPr="00D20588" w:rsidRDefault="00815DF9" w:rsidP="00D20588">
      <w:r>
        <w:t xml:space="preserve">Orion Context Broker, </w:t>
      </w:r>
      <w:r w:rsidR="00C83797">
        <w:t>IOT agents, Comet STH</w:t>
      </w:r>
      <w:r w:rsidR="002E41D3">
        <w:t>, Perseo</w:t>
      </w:r>
    </w:p>
    <w:p w:rsidR="00A226BA" w:rsidRDefault="00A226BA" w:rsidP="00A226BA">
      <w:pPr>
        <w:pStyle w:val="Titre3"/>
      </w:pPr>
      <w:bookmarkStart w:id="294" w:name="_Toc499823580"/>
      <w:bookmarkStart w:id="295" w:name="_Toc510702049"/>
      <w:r>
        <w:t>Selection Rationale</w:t>
      </w:r>
      <w:bookmarkEnd w:id="294"/>
      <w:bookmarkEnd w:id="295"/>
    </w:p>
    <w:p w:rsidR="00430036" w:rsidRDefault="00E873BA" w:rsidP="00430036">
      <w:r>
        <w:t xml:space="preserve">As said, MongoDB </w:t>
      </w:r>
      <w:r w:rsidR="00E23F4C">
        <w:t xml:space="preserve">NoSQL </w:t>
      </w:r>
      <w:r w:rsidR="00FF4F09">
        <w:t xml:space="preserve">database engine </w:t>
      </w:r>
      <w:r w:rsidR="00F4253A">
        <w:t xml:space="preserve">chosen </w:t>
      </w:r>
      <w:r w:rsidR="00430036">
        <w:t>for several components proposed in Fiware</w:t>
      </w:r>
      <w:r w:rsidR="00FF4F09">
        <w:t>.</w:t>
      </w:r>
    </w:p>
    <w:p w:rsidR="00FF4F09" w:rsidRPr="00430036" w:rsidRDefault="00E23F4C" w:rsidP="00430036">
      <w:r>
        <w:lastRenderedPageBreak/>
        <w:t>MongoDB is a</w:t>
      </w:r>
      <w:r w:rsidR="00FF4F09">
        <w:t xml:space="preserve"> very popular scalable open source </w:t>
      </w:r>
      <w:r w:rsidR="00657B94">
        <w:t>document-oriented</w:t>
      </w:r>
      <w:r w:rsidR="00FF4F09">
        <w:t xml:space="preserve"> NoSQL database</w:t>
      </w:r>
      <w:r w:rsidR="00E227A3">
        <w:t>, that is horizontally scalable.</w:t>
      </w:r>
    </w:p>
    <w:p w:rsidR="00A226BA" w:rsidRDefault="00A226BA" w:rsidP="00A226BA">
      <w:pPr>
        <w:pStyle w:val="Titre3"/>
      </w:pPr>
      <w:bookmarkStart w:id="296" w:name="_Toc499823581"/>
      <w:bookmarkStart w:id="297" w:name="_Toc510702050"/>
      <w:r>
        <w:t>Architecture Risks</w:t>
      </w:r>
      <w:bookmarkEnd w:id="296"/>
      <w:bookmarkEnd w:id="297"/>
    </w:p>
    <w:p w:rsidR="00974BB1" w:rsidRDefault="00974BB1" w:rsidP="00245191"/>
    <w:p w:rsidR="00261FE0" w:rsidRDefault="00261FE0" w:rsidP="00245191">
      <w:r>
        <w:t>MongoDB will be deployed as cluster in the global platform Swarm, to achieve high availability several replicas will be deployed</w:t>
      </w:r>
      <w:r w:rsidR="00725FF3">
        <w:t xml:space="preserve"> (each replica is a container), see MongoDB documentation</w:t>
      </w:r>
    </w:p>
    <w:p w:rsidR="00657B94" w:rsidRDefault="00657B94" w:rsidP="00245191"/>
    <w:p w:rsidR="00657B94" w:rsidRDefault="00657B94" w:rsidP="00245191">
      <w:r>
        <w:t>For the moment, Orion CB, due to the use of an old C++ mongo driver, does not support mongo version &gt; 3.4</w:t>
      </w:r>
      <w:r w:rsidR="00843770">
        <w:t>.</w:t>
      </w:r>
    </w:p>
    <w:p w:rsidR="00843770" w:rsidRDefault="00843770" w:rsidP="00245191">
      <w:r>
        <w:t>A work is in progress to use newest C++ driver in Orion, but we don’t have any date of release, so for the moment we must use mongo 3.4.</w:t>
      </w:r>
    </w:p>
    <w:p w:rsidR="00E76225" w:rsidRDefault="00E76225" w:rsidP="00245191"/>
    <w:p w:rsidR="00FF05D3" w:rsidRDefault="00843770" w:rsidP="00245191">
      <w:r>
        <w:t>If needed, t</w:t>
      </w:r>
      <w:r w:rsidR="00FF05D3">
        <w:t>here’s possibility of performance enhancement for complex analytics requests:</w:t>
      </w:r>
    </w:p>
    <w:p w:rsidR="00430036" w:rsidRDefault="00673C00" w:rsidP="00245191">
      <w:r>
        <w:t>Even built from origin to scale, and fault tolerant, MongoDB is not optimized for analytics, that uses cross data queries</w:t>
      </w:r>
      <w:r w:rsidR="00261FE0">
        <w:t xml:space="preserve">, by </w:t>
      </w:r>
      <w:r w:rsidR="00FF4F09">
        <w:t xml:space="preserve">using a solution based on PostgreSQL, like </w:t>
      </w:r>
      <w:hyperlink r:id="rId174" w:history="1">
        <w:r w:rsidR="00FF4F09" w:rsidRPr="00B45DD6">
          <w:rPr>
            <w:rStyle w:val="Lienhypertexte"/>
          </w:rPr>
          <w:t>Stampede</w:t>
        </w:r>
      </w:hyperlink>
      <w:r w:rsidR="00FF4F09">
        <w:t xml:space="preserve"> for Mong</w:t>
      </w:r>
      <w:r w:rsidR="00E76225">
        <w:t>oDB</w:t>
      </w:r>
      <w:r w:rsidR="00FF4F09">
        <w:t xml:space="preserve">, </w:t>
      </w:r>
      <w:r w:rsidR="009E4E34">
        <w:t xml:space="preserve">that </w:t>
      </w:r>
      <w:r w:rsidR="007869EB">
        <w:t xml:space="preserve">could be mapped to </w:t>
      </w:r>
      <w:r w:rsidR="00E76225">
        <w:t>a</w:t>
      </w:r>
      <w:r w:rsidR="007869EB">
        <w:t xml:space="preserve"> glob</w:t>
      </w:r>
      <w:r w:rsidR="00FF4F09">
        <w:t xml:space="preserve">al PostgreSQL/Citus </w:t>
      </w:r>
      <w:r w:rsidR="009E4E34">
        <w:t>cluster</w:t>
      </w:r>
      <w:r w:rsidR="007869EB">
        <w:t xml:space="preserve"> (</w:t>
      </w:r>
      <w:r w:rsidR="00247855">
        <w:t>usin</w:t>
      </w:r>
      <w:r w:rsidR="00F753AB">
        <w:t xml:space="preserve">g </w:t>
      </w:r>
      <w:hyperlink r:id="rId175" w:history="1">
        <w:r w:rsidR="007869EB" w:rsidRPr="007869EB">
          <w:rPr>
            <w:rStyle w:val="Lienhypertexte"/>
          </w:rPr>
          <w:t>cstore_fdw</w:t>
        </w:r>
      </w:hyperlink>
      <w:r w:rsidR="007869EB">
        <w:t>)</w:t>
      </w:r>
      <w:r w:rsidR="009E4E34">
        <w:t>, high performance can be achieved on dat</w:t>
      </w:r>
      <w:r w:rsidR="007869EB">
        <w:t>a reading and writing, while keeping</w:t>
      </w:r>
      <w:r w:rsidR="009E4E34">
        <w:t xml:space="preserve"> long term history</w:t>
      </w:r>
      <w:r w:rsidR="007869EB">
        <w:t xml:space="preserve">, </w:t>
      </w:r>
      <w:r w:rsidR="00B45DD6">
        <w:t>then</w:t>
      </w:r>
      <w:r w:rsidR="00E73E6A">
        <w:t xml:space="preserve"> </w:t>
      </w:r>
      <w:r w:rsidR="009E4E34">
        <w:t>this is a solution to consider</w:t>
      </w:r>
      <w:r w:rsidR="00FF05D3">
        <w:t xml:space="preserve"> in case</w:t>
      </w:r>
      <w:r w:rsidR="000B1201">
        <w:t xml:space="preserve"> of need, but not required for this step</w:t>
      </w:r>
      <w:r w:rsidR="009E4E34">
        <w:t>.</w:t>
      </w:r>
    </w:p>
    <w:p w:rsidR="00C031CE" w:rsidRDefault="00C031CE" w:rsidP="00245191"/>
    <w:p w:rsidR="003C04A7" w:rsidRDefault="007048BC" w:rsidP="003C04A7">
      <w:pPr>
        <w:keepNext/>
        <w:jc w:val="center"/>
      </w:pPr>
      <w:r>
        <w:rPr>
          <w:noProof/>
        </w:rPr>
        <w:drawing>
          <wp:inline distT="0" distB="0" distL="0" distR="0" wp14:anchorId="523826CA" wp14:editId="755D3D2F">
            <wp:extent cx="4419600" cy="253856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itus-cluster-stampede-mongo.png"/>
                    <pic:cNvPicPr/>
                  </pic:nvPicPr>
                  <pic:blipFill>
                    <a:blip r:embed="rId176">
                      <a:extLst>
                        <a:ext uri="{28A0092B-C50C-407E-A947-70E740481C1C}">
                          <a14:useLocalDpi xmlns:a14="http://schemas.microsoft.com/office/drawing/2010/main" val="0"/>
                        </a:ext>
                      </a:extLst>
                    </a:blip>
                    <a:stretch>
                      <a:fillRect/>
                    </a:stretch>
                  </pic:blipFill>
                  <pic:spPr>
                    <a:xfrm>
                      <a:off x="0" y="0"/>
                      <a:ext cx="4440485" cy="2550561"/>
                    </a:xfrm>
                    <a:prstGeom prst="rect">
                      <a:avLst/>
                    </a:prstGeom>
                  </pic:spPr>
                </pic:pic>
              </a:graphicData>
            </a:graphic>
          </wp:inline>
        </w:drawing>
      </w:r>
    </w:p>
    <w:p w:rsidR="00C031CE" w:rsidRDefault="003C04A7" w:rsidP="003C04A7">
      <w:pPr>
        <w:pStyle w:val="Lgende"/>
        <w:jc w:val="center"/>
      </w:pPr>
      <w:r>
        <w:t xml:space="preserve">Figure </w:t>
      </w:r>
      <w:r>
        <w:fldChar w:fldCharType="begin"/>
      </w:r>
      <w:r>
        <w:instrText xml:space="preserve"> SEQ Figure \* ARABIC </w:instrText>
      </w:r>
      <w:r>
        <w:fldChar w:fldCharType="separate"/>
      </w:r>
      <w:r w:rsidR="00A27A1E">
        <w:rPr>
          <w:noProof/>
        </w:rPr>
        <w:t>16</w:t>
      </w:r>
      <w:r>
        <w:fldChar w:fldCharType="end"/>
      </w:r>
      <w:r>
        <w:t>: MongoDB with Stampede to Citus</w:t>
      </w:r>
    </w:p>
    <w:p w:rsidR="005F14A1" w:rsidRDefault="005F14A1" w:rsidP="005F14A1">
      <w:pPr>
        <w:pStyle w:val="Titre2"/>
      </w:pPr>
      <w:bookmarkStart w:id="298" w:name="_Toc499823582"/>
      <w:bookmarkStart w:id="299" w:name="_Toc510702051"/>
      <w:r>
        <w:t xml:space="preserve">PostgreSQL </w:t>
      </w:r>
      <w:r w:rsidR="00FF05D3">
        <w:t>database</w:t>
      </w:r>
      <w:r>
        <w:t xml:space="preserve"> Component</w:t>
      </w:r>
      <w:bookmarkEnd w:id="298"/>
      <w:bookmarkEnd w:id="299"/>
    </w:p>
    <w:p w:rsidR="005F14A1" w:rsidRDefault="005F14A1" w:rsidP="005F14A1">
      <w:pPr>
        <w:pStyle w:val="Titre3"/>
      </w:pPr>
      <w:bookmarkStart w:id="300" w:name="_Toc499823583"/>
      <w:bookmarkStart w:id="301" w:name="_Toc510702052"/>
      <w:r>
        <w:t>Component Functions</w:t>
      </w:r>
      <w:bookmarkEnd w:id="300"/>
      <w:bookmarkEnd w:id="301"/>
    </w:p>
    <w:p w:rsidR="009E4E34" w:rsidRPr="009E4E34" w:rsidRDefault="009E4E34" w:rsidP="009E4E34">
      <w:r>
        <w:t>PostgreSQL database servers, will serve</w:t>
      </w:r>
      <w:r w:rsidR="00723111">
        <w:t xml:space="preserve"> database(s) to any component of the platform that need it.</w:t>
      </w:r>
    </w:p>
    <w:p w:rsidR="005F14A1" w:rsidRDefault="005F14A1" w:rsidP="005F14A1">
      <w:pPr>
        <w:pStyle w:val="Titre3"/>
      </w:pPr>
      <w:bookmarkStart w:id="302" w:name="_Toc499823584"/>
      <w:bookmarkStart w:id="303" w:name="_Toc510702053"/>
      <w:r>
        <w:t>Technical Considerations</w:t>
      </w:r>
      <w:bookmarkEnd w:id="302"/>
      <w:bookmarkEnd w:id="303"/>
    </w:p>
    <w:p w:rsidR="000B3162" w:rsidRDefault="00DA33B1" w:rsidP="000B3162">
      <w:r>
        <w:t>To reduce the number of different database servers in use in the platform</w:t>
      </w:r>
      <w:r w:rsidR="005B6ECA">
        <w:t xml:space="preserve">, it has been decided to map components using </w:t>
      </w:r>
      <w:r w:rsidR="00AF4781">
        <w:t>an SQL database, to PostgreSQL</w:t>
      </w:r>
      <w:r w:rsidR="000C416E">
        <w:t>, some component us</w:t>
      </w:r>
      <w:r w:rsidR="00F67A69">
        <w:t>e MySQL as the default database</w:t>
      </w:r>
      <w:r w:rsidR="00415629">
        <w:t xml:space="preserve">, </w:t>
      </w:r>
      <w:r w:rsidR="00C6568C">
        <w:t xml:space="preserve">but container images will be </w:t>
      </w:r>
      <w:r w:rsidR="002C62DA">
        <w:t>changed to use PostgreSQL</w:t>
      </w:r>
      <w:r w:rsidR="00187499">
        <w:t>.</w:t>
      </w:r>
    </w:p>
    <w:p w:rsidR="002C62DA" w:rsidRDefault="002C62DA" w:rsidP="000B3162"/>
    <w:p w:rsidR="002C62DA" w:rsidRDefault="000E0B28" w:rsidP="000B3162">
      <w:r>
        <w:t xml:space="preserve">To achieve </w:t>
      </w:r>
      <w:r w:rsidR="00777D2F">
        <w:t xml:space="preserve">High Availability and Scalability </w:t>
      </w:r>
      <w:r w:rsidR="005D7D7E">
        <w:t xml:space="preserve">of the database servers </w:t>
      </w:r>
      <w:r w:rsidR="00704950">
        <w:t xml:space="preserve">we’ll use </w:t>
      </w:r>
      <w:r w:rsidR="000B1201">
        <w:t>postgres logical replication</w:t>
      </w:r>
      <w:r w:rsidR="00704950">
        <w:t>, to deploy a cluster of PostgeSQL database</w:t>
      </w:r>
      <w:r w:rsidR="00560BA4">
        <w:t xml:space="preserve"> servers</w:t>
      </w:r>
      <w:r w:rsidR="00A973E6">
        <w:t xml:space="preserve">, the replicas servers can be read </w:t>
      </w:r>
      <w:r w:rsidR="00AC4A80">
        <w:t>as well</w:t>
      </w:r>
      <w:r w:rsidR="00880B76">
        <w:t>,</w:t>
      </w:r>
      <w:r w:rsidR="00AC4A80">
        <w:t xml:space="preserve"> </w:t>
      </w:r>
      <w:r w:rsidR="00A973E6">
        <w:t xml:space="preserve">to provide </w:t>
      </w:r>
      <w:r w:rsidR="00AC4A80">
        <w:t>scalability behind a load balancer, but it doesn</w:t>
      </w:r>
      <w:r w:rsidR="00880B76">
        <w:t>’</w:t>
      </w:r>
      <w:r w:rsidR="00AC4A80">
        <w:t>t work for writing</w:t>
      </w:r>
      <w:r w:rsidR="00170C4F">
        <w:t>.</w:t>
      </w:r>
    </w:p>
    <w:p w:rsidR="00A973E6" w:rsidRDefault="00A973E6" w:rsidP="000B3162"/>
    <w:p w:rsidR="0090174F" w:rsidRPr="00560BA4" w:rsidRDefault="0090174F" w:rsidP="00FB3EC3">
      <w:pPr>
        <w:keepNext/>
        <w:jc w:val="center"/>
      </w:pPr>
    </w:p>
    <w:p w:rsidR="00B70B43" w:rsidRDefault="003E3389" w:rsidP="00B70B43">
      <w:r>
        <w:t>PostgreSQL standard i</w:t>
      </w:r>
      <w:r w:rsidR="0075111C">
        <w:t>ncoming port is 5432/TCP</w:t>
      </w:r>
      <w:r w:rsidR="00560BA4">
        <w:t>.</w:t>
      </w:r>
    </w:p>
    <w:p w:rsidR="003E3389" w:rsidRDefault="003E3389" w:rsidP="00B70B43"/>
    <w:p w:rsidR="003E3389" w:rsidRPr="00B70B43" w:rsidRDefault="00560BA4" w:rsidP="00B70B43">
      <w:r>
        <w:lastRenderedPageBreak/>
        <w:t>PostgreSQL servers</w:t>
      </w:r>
      <w:r w:rsidR="00997CB1">
        <w:t xml:space="preserve"> </w:t>
      </w:r>
      <w:r w:rsidR="00A44C10">
        <w:t>shall</w:t>
      </w:r>
      <w:r w:rsidR="00997CB1">
        <w:t xml:space="preserve"> be installed through </w:t>
      </w:r>
      <w:r w:rsidR="00C81756">
        <w:t xml:space="preserve">a </w:t>
      </w:r>
      <w:r w:rsidR="00997CB1">
        <w:t>Docker</w:t>
      </w:r>
      <w:r w:rsidR="00C81756">
        <w:t xml:space="preserve"> stack file</w:t>
      </w:r>
      <w:r w:rsidR="00A973E6">
        <w:t>, at least</w:t>
      </w:r>
      <w:r w:rsidR="007C4611">
        <w:t>,</w:t>
      </w:r>
      <w:r w:rsidR="00AC7BCC">
        <w:t xml:space="preserve"> there should be one postgres server</w:t>
      </w:r>
      <w:r w:rsidR="007C4611">
        <w:t xml:space="preserve"> (container)</w:t>
      </w:r>
      <w:r w:rsidR="00AC7BCC">
        <w:t xml:space="preserve"> per data center (DC), the master </w:t>
      </w:r>
      <w:r w:rsidR="00725D2D">
        <w:t xml:space="preserve">should be </w:t>
      </w:r>
      <w:r w:rsidR="00AC7BCC">
        <w:t>in the main DC</w:t>
      </w:r>
      <w:r w:rsidR="00725D2D">
        <w:t>, the other being replicas.</w:t>
      </w:r>
    </w:p>
    <w:p w:rsidR="005F14A1" w:rsidRDefault="005F14A1" w:rsidP="005F14A1">
      <w:pPr>
        <w:pStyle w:val="Titre3"/>
      </w:pPr>
      <w:bookmarkStart w:id="304" w:name="_Toc499823585"/>
      <w:bookmarkStart w:id="305" w:name="_Toc510702054"/>
      <w:r>
        <w:t>Selected Product(s)</w:t>
      </w:r>
      <w:bookmarkEnd w:id="304"/>
      <w:bookmarkEnd w:id="305"/>
    </w:p>
    <w:p w:rsidR="0075111C" w:rsidRDefault="0075111C" w:rsidP="00170C4F">
      <w:r>
        <w:t>PostgreSQL</w:t>
      </w:r>
      <w:r w:rsidR="00926114">
        <w:t xml:space="preserve"> is the selected </w:t>
      </w:r>
      <w:r w:rsidR="00FC42EA">
        <w:t>product</w:t>
      </w:r>
      <w:r w:rsidR="00927E6B">
        <w:t xml:space="preserve"> to provide Relational</w:t>
      </w:r>
      <w:r w:rsidR="000B5C88">
        <w:t xml:space="preserve"> SQL database service</w:t>
      </w:r>
      <w:r w:rsidR="00585F80">
        <w:t>s</w:t>
      </w:r>
      <w:r w:rsidR="00C44771">
        <w:t xml:space="preserve"> to any application that need</w:t>
      </w:r>
      <w:r w:rsidR="00585F80">
        <w:t xml:space="preserve">s </w:t>
      </w:r>
      <w:r w:rsidR="0002430B">
        <w:t>it</w:t>
      </w:r>
      <w:r w:rsidR="009D04C5">
        <w:t>.</w:t>
      </w:r>
    </w:p>
    <w:p w:rsidR="00170C4F" w:rsidRPr="00170C4F" w:rsidRDefault="00D1768D" w:rsidP="00170C4F">
      <w:r>
        <w:t>As some components are proposed</w:t>
      </w:r>
      <w:r w:rsidR="00723641">
        <w:t xml:space="preserve"> </w:t>
      </w:r>
      <w:r w:rsidR="00D2607C">
        <w:t>configured to use MySQL database engine</w:t>
      </w:r>
      <w:r w:rsidR="00C62DD4">
        <w:t>, the container images need to be reworked</w:t>
      </w:r>
      <w:r w:rsidR="00F86195">
        <w:t>, to use PostgreSQL.</w:t>
      </w:r>
    </w:p>
    <w:p w:rsidR="000B3162" w:rsidRPr="000B3162" w:rsidRDefault="000B3162" w:rsidP="000B3162"/>
    <w:p w:rsidR="005F14A1" w:rsidRDefault="005F14A1" w:rsidP="005F14A1">
      <w:pPr>
        <w:pStyle w:val="Titre3"/>
      </w:pPr>
      <w:bookmarkStart w:id="306" w:name="_Toc499823586"/>
      <w:bookmarkStart w:id="307" w:name="_Toc510702055"/>
      <w:r>
        <w:t>Selection Rationale</w:t>
      </w:r>
      <w:bookmarkEnd w:id="306"/>
      <w:bookmarkEnd w:id="307"/>
    </w:p>
    <w:p w:rsidR="007869EB" w:rsidRDefault="007869EB" w:rsidP="007869EB">
      <w:r>
        <w:t>P</w:t>
      </w:r>
      <w:r w:rsidR="00351AA8">
        <w:t xml:space="preserve">ostgreSQL is </w:t>
      </w:r>
      <w:r>
        <w:t>the open source database that is the closest to Oracle in term of performance in traditional transaction based SQL applications, this at no cost.</w:t>
      </w:r>
    </w:p>
    <w:p w:rsidR="007869EB" w:rsidRDefault="007869EB" w:rsidP="007869EB">
      <w:r>
        <w:t>But PostreSQL have also introduced NoSQL capabilities, that allows them to challenge tenors like MongoDB in the domain.</w:t>
      </w:r>
    </w:p>
    <w:p w:rsidR="007869EB" w:rsidRDefault="007869EB" w:rsidP="007869EB">
      <w:r>
        <w:t xml:space="preserve">It is easy to add spatial capabilities to Postgresql, with PostGIS, well known and very popular </w:t>
      </w:r>
      <w:r w:rsidR="00CC237C">
        <w:t xml:space="preserve">spatial extension </w:t>
      </w:r>
      <w:r>
        <w:t>in the world of GIS.</w:t>
      </w:r>
    </w:p>
    <w:p w:rsidR="002C35E4" w:rsidRPr="009E4E34" w:rsidRDefault="002C35E4" w:rsidP="007869EB"/>
    <w:p w:rsidR="005F14A1" w:rsidRDefault="005F14A1" w:rsidP="005F14A1">
      <w:pPr>
        <w:pStyle w:val="Titre3"/>
      </w:pPr>
      <w:bookmarkStart w:id="308" w:name="_Toc499823587"/>
      <w:bookmarkStart w:id="309" w:name="_Toc510702056"/>
      <w:r>
        <w:t>Architecture Risks</w:t>
      </w:r>
      <w:bookmarkEnd w:id="308"/>
      <w:bookmarkEnd w:id="309"/>
    </w:p>
    <w:p w:rsidR="00A239C1" w:rsidRDefault="00A239C1" w:rsidP="00A239C1">
      <w:r>
        <w:t xml:space="preserve">As the </w:t>
      </w:r>
      <w:r w:rsidR="00595BAF">
        <w:t>relational database provider</w:t>
      </w:r>
      <w:r>
        <w:t xml:space="preserve"> for all the platform, </w:t>
      </w:r>
      <w:r w:rsidR="009D0343">
        <w:t>postgres</w:t>
      </w:r>
      <w:r w:rsidR="00393BC9">
        <w:t xml:space="preserve"> i</w:t>
      </w:r>
      <w:r>
        <w:t>s a critical component.</w:t>
      </w:r>
    </w:p>
    <w:p w:rsidR="00A239C1" w:rsidRDefault="00A239C1" w:rsidP="00A239C1">
      <w:r>
        <w:t xml:space="preserve">To achieve best reliability and availability, the </w:t>
      </w:r>
      <w:r w:rsidR="009D0343">
        <w:t>postgres server</w:t>
      </w:r>
      <w:r>
        <w:t xml:space="preserve"> should be deployed over the 3 MNCA data centers</w:t>
      </w:r>
      <w:r w:rsidR="009D0343">
        <w:t xml:space="preserve"> (DC), the master in the main DC, a slave replica in the 2 others DC</w:t>
      </w:r>
      <w:r>
        <w:t>.</w:t>
      </w:r>
    </w:p>
    <w:p w:rsidR="00595BAF" w:rsidRDefault="00595BAF" w:rsidP="00A239C1">
      <w:r>
        <w:t>To achieve automatic failover on replicas we need to use another component that will sit in front of the postgres containers, for this purpose it exists several solutions:</w:t>
      </w:r>
    </w:p>
    <w:p w:rsidR="00003EE8" w:rsidRDefault="00003EE8" w:rsidP="00003EE8">
      <w:r>
        <w:t xml:space="preserve">PAF (pour Postgres Automatic Fail-over) =&gt; </w:t>
      </w:r>
      <w:hyperlink r:id="rId177" w:history="1">
        <w:r w:rsidRPr="00300335">
          <w:rPr>
            <w:rStyle w:val="Lienhypertexte"/>
          </w:rPr>
          <w:t>https://clusterlabs.github.io/PAF/</w:t>
        </w:r>
      </w:hyperlink>
      <w:r>
        <w:t xml:space="preserve"> </w:t>
      </w:r>
    </w:p>
    <w:p w:rsidR="00003EE8" w:rsidRDefault="00003EE8" w:rsidP="00003EE8">
      <w:r>
        <w:t>utilise Pacemaker+Corosync</w:t>
      </w:r>
    </w:p>
    <w:p w:rsidR="00003EE8" w:rsidRPr="00916347" w:rsidRDefault="00003EE8" w:rsidP="00003EE8">
      <w:pPr>
        <w:rPr>
          <w:lang w:val="en-GB"/>
        </w:rPr>
      </w:pPr>
      <w:r w:rsidRPr="00916347">
        <w:rPr>
          <w:lang w:val="en-GB"/>
        </w:rPr>
        <w:t>Patroni/SPILO</w:t>
      </w:r>
      <w:r w:rsidR="00916347" w:rsidRPr="00916347">
        <w:rPr>
          <w:lang w:val="en-GB"/>
        </w:rPr>
        <w:t xml:space="preserve"> (from </w:t>
      </w:r>
      <w:r w:rsidR="00916347">
        <w:rPr>
          <w:lang w:val="en-GB"/>
        </w:rPr>
        <w:t>Zalando)</w:t>
      </w:r>
      <w:r w:rsidRPr="00916347">
        <w:rPr>
          <w:lang w:val="en-GB"/>
        </w:rPr>
        <w:t xml:space="preserve"> =&gt; </w:t>
      </w:r>
      <w:hyperlink r:id="rId178" w:history="1">
        <w:r w:rsidRPr="00916347">
          <w:rPr>
            <w:rStyle w:val="Lienhypertexte"/>
            <w:lang w:val="en-GB"/>
          </w:rPr>
          <w:t>https://github.com/zalando/patroni</w:t>
        </w:r>
      </w:hyperlink>
      <w:r w:rsidRPr="00916347">
        <w:rPr>
          <w:lang w:val="en-GB"/>
        </w:rPr>
        <w:t xml:space="preserve"> </w:t>
      </w:r>
    </w:p>
    <w:p w:rsidR="00003EE8" w:rsidRDefault="00003EE8" w:rsidP="00003EE8">
      <w:r>
        <w:t xml:space="preserve">PgPool II =&gt; </w:t>
      </w:r>
      <w:hyperlink r:id="rId179" w:history="1">
        <w:r w:rsidRPr="00300335">
          <w:rPr>
            <w:rStyle w:val="Lienhypertexte"/>
          </w:rPr>
          <w:t>http://www.pgpool.net/</w:t>
        </w:r>
      </w:hyperlink>
      <w:r>
        <w:t xml:space="preserve"> </w:t>
      </w:r>
    </w:p>
    <w:p w:rsidR="004460BA" w:rsidRDefault="00003EE8" w:rsidP="00003EE8">
      <w:r>
        <w:t xml:space="preserve">repmgr =&gt; </w:t>
      </w:r>
      <w:hyperlink r:id="rId180" w:history="1">
        <w:r w:rsidRPr="00300335">
          <w:rPr>
            <w:rStyle w:val="Lienhypertexte"/>
          </w:rPr>
          <w:t>https://repmgr.org/</w:t>
        </w:r>
      </w:hyperlink>
      <w:r>
        <w:t xml:space="preserve"> </w:t>
      </w:r>
    </w:p>
    <w:p w:rsidR="00003EE8" w:rsidRDefault="00003EE8" w:rsidP="00003EE8"/>
    <w:p w:rsidR="00595BAF" w:rsidRDefault="00595BAF" w:rsidP="00A239C1">
      <w:r>
        <w:t xml:space="preserve">At a first glance Repmgr seems to be the simplest to integrate, </w:t>
      </w:r>
      <w:r w:rsidR="00003EE8">
        <w:t>while keeping good performance.</w:t>
      </w:r>
    </w:p>
    <w:p w:rsidR="00003EE8" w:rsidRDefault="00003EE8" w:rsidP="00A239C1">
      <w:r>
        <w:t>PgPool 2 is interesting but known to introduce performance degradation</w:t>
      </w:r>
    </w:p>
    <w:p w:rsidR="00003EE8" w:rsidRDefault="00003EE8" w:rsidP="00A239C1">
      <w:r>
        <w:t>PAF seems the best solution but remains complex to install and configure.</w:t>
      </w:r>
    </w:p>
    <w:p w:rsidR="00916347" w:rsidRDefault="00916347" w:rsidP="00A239C1"/>
    <w:p w:rsidR="00003EE8" w:rsidRDefault="00003EE8" w:rsidP="00A239C1">
      <w:r>
        <w:t xml:space="preserve">Automatic failover </w:t>
      </w:r>
      <w:r w:rsidR="00747C98">
        <w:t>is already complex to achieve, but coming back</w:t>
      </w:r>
      <w:r>
        <w:t xml:space="preserve"> to normal </w:t>
      </w:r>
      <w:r w:rsidR="00747C98">
        <w:t>after failing on replica, will need some manual intervention, even the recovery process is scripted.</w:t>
      </w:r>
    </w:p>
    <w:p w:rsidR="00747C98" w:rsidRDefault="00747C98" w:rsidP="00A239C1"/>
    <w:p w:rsidR="00003EE8" w:rsidRPr="00A239C1" w:rsidRDefault="00003EE8" w:rsidP="00A239C1">
      <w:r>
        <w:t>We’ll try repmgr first</w:t>
      </w:r>
      <w:r w:rsidR="00916347">
        <w:t>, and PAF if repmgr doesn’t fit our needs.</w:t>
      </w:r>
      <w:bookmarkStart w:id="310" w:name="_GoBack"/>
      <w:bookmarkEnd w:id="310"/>
    </w:p>
    <w:p w:rsidR="005F14A1" w:rsidRDefault="005F14A1" w:rsidP="005F14A1">
      <w:pPr>
        <w:pStyle w:val="Titre2"/>
      </w:pPr>
      <w:bookmarkStart w:id="311" w:name="_Toc499823588"/>
      <w:bookmarkStart w:id="312" w:name="_Toc510702057"/>
      <w:r>
        <w:t>Galera/MySQL cluster Component</w:t>
      </w:r>
      <w:bookmarkEnd w:id="311"/>
      <w:bookmarkEnd w:id="312"/>
    </w:p>
    <w:p w:rsidR="005F14A1" w:rsidRDefault="005F14A1" w:rsidP="005F14A1">
      <w:pPr>
        <w:pStyle w:val="Titre3"/>
      </w:pPr>
      <w:bookmarkStart w:id="313" w:name="_Toc499823589"/>
      <w:bookmarkStart w:id="314" w:name="_Toc510702058"/>
      <w:r>
        <w:t>Component Functions</w:t>
      </w:r>
      <w:bookmarkEnd w:id="313"/>
      <w:bookmarkEnd w:id="314"/>
    </w:p>
    <w:p w:rsidR="007B1333" w:rsidRPr="007B1333" w:rsidRDefault="00B215F6" w:rsidP="007B1333">
      <w:r>
        <w:t>Galera</w:t>
      </w:r>
      <w:r w:rsidR="007B1333">
        <w:t xml:space="preserve"> component is </w:t>
      </w:r>
      <w:r>
        <w:t>a cluster of MySQL</w:t>
      </w:r>
      <w:r w:rsidR="00F47584">
        <w:t>/MariaDB</w:t>
      </w:r>
      <w:r>
        <w:t xml:space="preserve"> database</w:t>
      </w:r>
      <w:r w:rsidR="00F47584">
        <w:t>s</w:t>
      </w:r>
      <w:r w:rsidR="00016E2B">
        <w:t>.</w:t>
      </w:r>
    </w:p>
    <w:p w:rsidR="005F14A1" w:rsidRDefault="005F14A1" w:rsidP="005F14A1">
      <w:pPr>
        <w:pStyle w:val="Titre3"/>
      </w:pPr>
      <w:bookmarkStart w:id="315" w:name="_Toc499823590"/>
      <w:bookmarkStart w:id="316" w:name="_Toc510702059"/>
      <w:r>
        <w:t>Technical Considerations</w:t>
      </w:r>
      <w:bookmarkEnd w:id="315"/>
      <w:bookmarkEnd w:id="316"/>
    </w:p>
    <w:p w:rsidR="00B52023" w:rsidRDefault="00B52023" w:rsidP="000A4E74"/>
    <w:p w:rsidR="000A4E74" w:rsidRPr="000A4E74" w:rsidRDefault="00B52023" w:rsidP="000A4E74">
      <w:r>
        <w:t>The cluster l</w:t>
      </w:r>
      <w:r w:rsidR="000A4E74">
        <w:t xml:space="preserve">isten on </w:t>
      </w:r>
      <w:r w:rsidR="00157445">
        <w:t>standard MySQL port: 3306</w:t>
      </w:r>
      <w:r>
        <w:t>/TCP</w:t>
      </w:r>
    </w:p>
    <w:p w:rsidR="005F14A1" w:rsidRDefault="005F14A1" w:rsidP="005F14A1">
      <w:pPr>
        <w:pStyle w:val="Titre3"/>
      </w:pPr>
      <w:bookmarkStart w:id="317" w:name="_Toc499823591"/>
      <w:bookmarkStart w:id="318" w:name="_Toc510702060"/>
      <w:r>
        <w:t>Selected Product(s)</w:t>
      </w:r>
      <w:bookmarkEnd w:id="317"/>
      <w:bookmarkEnd w:id="318"/>
    </w:p>
    <w:p w:rsidR="00DB23A4" w:rsidRPr="00DB23A4" w:rsidRDefault="00AB30E2" w:rsidP="00DB23A4">
      <w:r>
        <w:t xml:space="preserve">This component shall be used only if some of </w:t>
      </w:r>
      <w:r w:rsidR="008C716B">
        <w:t>components can’t be changed to use PostgreSQL</w:t>
      </w:r>
    </w:p>
    <w:p w:rsidR="005F14A1" w:rsidRDefault="005F14A1" w:rsidP="005F14A1">
      <w:pPr>
        <w:pStyle w:val="Titre3"/>
      </w:pPr>
      <w:bookmarkStart w:id="319" w:name="_Toc499823592"/>
      <w:bookmarkStart w:id="320" w:name="_Toc510702061"/>
      <w:r>
        <w:t>Selection Rationale</w:t>
      </w:r>
      <w:bookmarkEnd w:id="319"/>
      <w:bookmarkEnd w:id="320"/>
    </w:p>
    <w:p w:rsidR="008C716B" w:rsidRDefault="003721D5" w:rsidP="008C716B">
      <w:r>
        <w:t>Galera is a multi-master cluster</w:t>
      </w:r>
      <w:r w:rsidR="000C0B43">
        <w:t>ing</w:t>
      </w:r>
      <w:r>
        <w:t xml:space="preserve"> solution </w:t>
      </w:r>
      <w:r w:rsidR="000C0B43">
        <w:t xml:space="preserve">for </w:t>
      </w:r>
      <w:r w:rsidR="00A6291F">
        <w:t>MySQL, as well for</w:t>
      </w:r>
      <w:r w:rsidR="004E54E7">
        <w:t xml:space="preserve"> MariaDB</w:t>
      </w:r>
    </w:p>
    <w:p w:rsidR="00265B38" w:rsidRDefault="00265B38" w:rsidP="008C716B">
      <w:r>
        <w:t>I</w:t>
      </w:r>
      <w:r w:rsidR="00F5736D">
        <w:t>f a component is hard to change for using PostgreSQL</w:t>
      </w:r>
      <w:r w:rsidR="00EF610A">
        <w:t xml:space="preserve"> instead of MySQL, </w:t>
      </w:r>
      <w:r w:rsidR="00C937FC">
        <w:t>the MySQL shall be replaced by a Galera cluster of MariaDB</w:t>
      </w:r>
      <w:r w:rsidR="00EA1EBE">
        <w:t xml:space="preserve"> (full open soure)</w:t>
      </w:r>
      <w:r w:rsidR="006728E9">
        <w:t>, to prevent depending on MySQL, now owned by Oracle</w:t>
      </w:r>
      <w:r w:rsidR="00EA1EBE">
        <w:t>.</w:t>
      </w:r>
    </w:p>
    <w:p w:rsidR="005F14A1" w:rsidRDefault="005F14A1" w:rsidP="005F14A1">
      <w:pPr>
        <w:pStyle w:val="Titre3"/>
        <w:rPr>
          <w:i/>
        </w:rPr>
      </w:pPr>
      <w:bookmarkStart w:id="321" w:name="_Toc499823593"/>
      <w:bookmarkStart w:id="322" w:name="_Toc510702062"/>
      <w:r>
        <w:lastRenderedPageBreak/>
        <w:t>Architecture Risks</w:t>
      </w:r>
      <w:bookmarkEnd w:id="321"/>
      <w:bookmarkEnd w:id="322"/>
    </w:p>
    <w:p w:rsidR="005F14A1" w:rsidRPr="00F6725F" w:rsidRDefault="004F17A9" w:rsidP="005F14A1">
      <w:r>
        <w:t xml:space="preserve">The Galera cluster is a high available and </w:t>
      </w:r>
      <w:r w:rsidR="00EC6A4D">
        <w:t xml:space="preserve">scalable solution by </w:t>
      </w:r>
      <w:r w:rsidR="00755149">
        <w:t>conception</w:t>
      </w:r>
      <w:r w:rsidR="00EC6A4D">
        <w:t>.</w:t>
      </w:r>
    </w:p>
    <w:p w:rsidR="006B692B" w:rsidRPr="006B692B" w:rsidRDefault="00A226BA" w:rsidP="006B692B">
      <w:pPr>
        <w:pStyle w:val="Titre2"/>
      </w:pPr>
      <w:bookmarkStart w:id="323" w:name="_Toc499823594"/>
      <w:bookmarkStart w:id="324" w:name="_Toc510702063"/>
      <w:r>
        <w:t>Cosmos Big Data Component</w:t>
      </w:r>
      <w:r w:rsidR="007B43E4">
        <w:t xml:space="preserve">s, </w:t>
      </w:r>
      <w:r w:rsidR="006B692B">
        <w:t>Cygnus &amp; Comet</w:t>
      </w:r>
      <w:bookmarkEnd w:id="323"/>
      <w:bookmarkEnd w:id="324"/>
    </w:p>
    <w:p w:rsidR="00A226BA" w:rsidRDefault="00A226BA" w:rsidP="00A226BA">
      <w:pPr>
        <w:pStyle w:val="Titre3"/>
      </w:pPr>
      <w:bookmarkStart w:id="325" w:name="_Toc499823595"/>
      <w:bookmarkStart w:id="326" w:name="_Toc510702064"/>
      <w:r>
        <w:t>Component Functions</w:t>
      </w:r>
      <w:bookmarkEnd w:id="325"/>
      <w:bookmarkEnd w:id="326"/>
    </w:p>
    <w:p w:rsidR="00641DF3" w:rsidRDefault="0001518F" w:rsidP="006B692B">
      <w:pPr>
        <w:rPr>
          <w:shd w:val="clear" w:color="auto" w:fill="FCFCFC"/>
          <w:lang w:eastAsia="fr-FR"/>
        </w:rPr>
      </w:pPr>
      <w:r>
        <w:rPr>
          <w:shd w:val="clear" w:color="auto" w:fill="FCFCFC"/>
          <w:lang w:eastAsia="fr-FR"/>
        </w:rPr>
        <w:t xml:space="preserve">Cosmos is the Big Data </w:t>
      </w:r>
      <w:r w:rsidR="00641DF3">
        <w:rPr>
          <w:shd w:val="clear" w:color="auto" w:fill="FCFCFC"/>
          <w:lang w:eastAsia="fr-FR"/>
        </w:rPr>
        <w:t xml:space="preserve">Analysis </w:t>
      </w:r>
      <w:r>
        <w:rPr>
          <w:shd w:val="clear" w:color="auto" w:fill="FCFCFC"/>
          <w:lang w:eastAsia="fr-FR"/>
        </w:rPr>
        <w:t xml:space="preserve">GE proposed in Fiware catalog, </w:t>
      </w:r>
    </w:p>
    <w:p w:rsidR="00ED23C9" w:rsidRPr="00ED23C9" w:rsidRDefault="00ED23C9" w:rsidP="00ED23C9">
      <w:pPr>
        <w:pStyle w:val="Paragraphedeliste"/>
        <w:rPr>
          <w:shd w:val="clear" w:color="auto" w:fill="FCFCFC"/>
        </w:rPr>
      </w:pPr>
    </w:p>
    <w:p w:rsidR="00641DF3" w:rsidRPr="00641DF3" w:rsidRDefault="00595BAF" w:rsidP="00641DF3">
      <w:pPr>
        <w:rPr>
          <w:lang w:val="en-GB"/>
        </w:rPr>
      </w:pPr>
      <w:hyperlink r:id="rId181" w:history="1">
        <w:r w:rsidR="00641DF3" w:rsidRPr="00641DF3">
          <w:rPr>
            <w:rStyle w:val="Lienhypertexte"/>
            <w:rFonts w:ascii="Segoe UI" w:eastAsiaTheme="majorEastAsia" w:hAnsi="Segoe UI" w:cs="Segoe UI"/>
            <w:color w:val="0366D6"/>
            <w:lang w:val="en-GB"/>
          </w:rPr>
          <w:t>Cosmos</w:t>
        </w:r>
      </w:hyperlink>
      <w:r w:rsidR="00641DF3" w:rsidRPr="00641DF3">
        <w:rPr>
          <w:lang w:val="en-GB"/>
        </w:rPr>
        <w:t> is the Reference Implementation of the BigData Generic Enabler of FIWARE, a set of tools and developments helping in the task of enabling a Hadoop as a Service (HasS) deployment:</w:t>
      </w:r>
    </w:p>
    <w:p w:rsidR="00641DF3" w:rsidRDefault="00641DF3" w:rsidP="00485DCE">
      <w:pPr>
        <w:pStyle w:val="Paragraphedeliste"/>
        <w:numPr>
          <w:ilvl w:val="0"/>
          <w:numId w:val="41"/>
        </w:numPr>
      </w:pPr>
      <w:r>
        <w:t>A set of administration tools such as HDFS data copiers and much more, under </w:t>
      </w:r>
      <w:hyperlink r:id="rId182" w:history="1">
        <w:r w:rsidRPr="00641DF3">
          <w:rPr>
            <w:rStyle w:val="Lienhypertexte"/>
            <w:rFonts w:ascii="Segoe UI" w:eastAsiaTheme="majorEastAsia" w:hAnsi="Segoe UI" w:cs="Segoe UI"/>
            <w:color w:val="0366D6"/>
          </w:rPr>
          <w:t>cosmos-admin</w:t>
        </w:r>
      </w:hyperlink>
      <w:r>
        <w:t> folder.</w:t>
      </w:r>
    </w:p>
    <w:p w:rsidR="00641DF3" w:rsidRDefault="00641DF3" w:rsidP="00485DCE">
      <w:pPr>
        <w:pStyle w:val="Paragraphedeliste"/>
        <w:numPr>
          <w:ilvl w:val="0"/>
          <w:numId w:val="41"/>
        </w:numPr>
      </w:pPr>
      <w:r>
        <w:t>An OAuth2 tokens generator, under </w:t>
      </w:r>
      <w:hyperlink r:id="rId183" w:history="1">
        <w:r w:rsidRPr="00641DF3">
          <w:rPr>
            <w:rStyle w:val="Lienhypertexte"/>
            <w:rFonts w:ascii="Segoe UI" w:eastAsiaTheme="majorEastAsia" w:hAnsi="Segoe UI" w:cs="Segoe UI"/>
            <w:color w:val="0366D6"/>
          </w:rPr>
          <w:t>cosmos-auth</w:t>
        </w:r>
      </w:hyperlink>
      <w:r>
        <w:t> folder.</w:t>
      </w:r>
    </w:p>
    <w:p w:rsidR="00641DF3" w:rsidRDefault="00641DF3" w:rsidP="00485DCE">
      <w:pPr>
        <w:pStyle w:val="Paragraphedeliste"/>
        <w:numPr>
          <w:ilvl w:val="0"/>
          <w:numId w:val="41"/>
        </w:numPr>
      </w:pPr>
      <w:r>
        <w:t>A web portal for users and accounts management, running MapReduce jobs and doing I/O of big data, under </w:t>
      </w:r>
      <w:hyperlink r:id="rId184" w:history="1">
        <w:r w:rsidRPr="00641DF3">
          <w:rPr>
            <w:rStyle w:val="Lienhypertexte"/>
            <w:rFonts w:ascii="Segoe UI" w:eastAsiaTheme="majorEastAsia" w:hAnsi="Segoe UI" w:cs="Segoe UI"/>
            <w:color w:val="0366D6"/>
          </w:rPr>
          <w:t>cosmos-gui</w:t>
        </w:r>
      </w:hyperlink>
      <w:r>
        <w:t> folder.</w:t>
      </w:r>
    </w:p>
    <w:p w:rsidR="00641DF3" w:rsidRDefault="00641DF3" w:rsidP="00485DCE">
      <w:pPr>
        <w:pStyle w:val="Paragraphedeliste"/>
        <w:numPr>
          <w:ilvl w:val="0"/>
          <w:numId w:val="41"/>
        </w:numPr>
      </w:pPr>
      <w:r>
        <w:t>A custom authentication provider for Hive, under </w:t>
      </w:r>
      <w:hyperlink r:id="rId185" w:history="1">
        <w:r w:rsidRPr="00641DF3">
          <w:rPr>
            <w:rStyle w:val="Lienhypertexte"/>
            <w:rFonts w:ascii="Segoe UI" w:eastAsiaTheme="majorEastAsia" w:hAnsi="Segoe UI" w:cs="Segoe UI"/>
            <w:color w:val="0366D6"/>
          </w:rPr>
          <w:t>cosmos-hive-auth-provider</w:t>
        </w:r>
      </w:hyperlink>
      <w:r>
        <w:t>.</w:t>
      </w:r>
    </w:p>
    <w:p w:rsidR="00641DF3" w:rsidRDefault="00641DF3" w:rsidP="00485DCE">
      <w:pPr>
        <w:pStyle w:val="Paragraphedeliste"/>
        <w:numPr>
          <w:ilvl w:val="0"/>
          <w:numId w:val="41"/>
        </w:numPr>
      </w:pPr>
      <w:r>
        <w:t>A REST</w:t>
      </w:r>
      <w:r w:rsidR="00190FE5">
        <w:t>ful</w:t>
      </w:r>
      <w:r>
        <w:t xml:space="preserve"> API for running MapReduce jobs in a shared Hadoop cluster, under </w:t>
      </w:r>
      <w:hyperlink r:id="rId186" w:history="1">
        <w:r w:rsidRPr="00641DF3">
          <w:rPr>
            <w:rStyle w:val="Lienhypertexte"/>
            <w:rFonts w:ascii="Segoe UI" w:eastAsiaTheme="majorEastAsia" w:hAnsi="Segoe UI" w:cs="Segoe UI"/>
            <w:color w:val="0366D6"/>
          </w:rPr>
          <w:t>cosmos-tidoop-api</w:t>
        </w:r>
      </w:hyperlink>
      <w:r>
        <w:t>.</w:t>
      </w:r>
    </w:p>
    <w:p w:rsidR="00641DF3" w:rsidRDefault="00641DF3" w:rsidP="00485DCE">
      <w:pPr>
        <w:pStyle w:val="Paragraphedeliste"/>
        <w:numPr>
          <w:ilvl w:val="0"/>
          <w:numId w:val="41"/>
        </w:numPr>
      </w:pPr>
      <w:r>
        <w:t>A specific OAuth2-base proxy for Http/REST operations, under </w:t>
      </w:r>
      <w:hyperlink r:id="rId187" w:history="1">
        <w:r w:rsidRPr="00641DF3">
          <w:rPr>
            <w:rStyle w:val="Lienhypertexte"/>
            <w:rFonts w:ascii="Segoe UI" w:eastAsiaTheme="majorEastAsia" w:hAnsi="Segoe UI" w:cs="Segoe UI"/>
            <w:color w:val="0366D6"/>
          </w:rPr>
          <w:t>cosmos-proxy</w:t>
        </w:r>
      </w:hyperlink>
      <w:r>
        <w:t>.</w:t>
      </w:r>
    </w:p>
    <w:p w:rsidR="00641DF3" w:rsidRDefault="00641DF3" w:rsidP="00641DF3">
      <w:pPr>
        <w:rPr>
          <w:shd w:val="clear" w:color="auto" w:fill="FCFCFC"/>
          <w:lang w:eastAsia="fr-FR"/>
        </w:rPr>
      </w:pPr>
    </w:p>
    <w:p w:rsidR="00641DF3" w:rsidRDefault="00223B8A" w:rsidP="00641DF3">
      <w:pPr>
        <w:rPr>
          <w:shd w:val="clear" w:color="auto" w:fill="FCFCFC"/>
          <w:lang w:eastAsia="fr-FR"/>
        </w:rPr>
      </w:pPr>
      <w:r>
        <w:rPr>
          <w:shd w:val="clear" w:color="auto" w:fill="FCFCFC"/>
          <w:lang w:eastAsia="fr-FR"/>
        </w:rPr>
        <w:t>I</w:t>
      </w:r>
      <w:r w:rsidR="00641DF3">
        <w:rPr>
          <w:shd w:val="clear" w:color="auto" w:fill="FCFCFC"/>
          <w:lang w:eastAsia="fr-FR"/>
        </w:rPr>
        <w:t>t’s role is also to store context data sent by the Orion context broker, to keep their history.</w:t>
      </w:r>
    </w:p>
    <w:p w:rsidR="00641DF3" w:rsidRDefault="00641DF3" w:rsidP="00641DF3">
      <w:pPr>
        <w:rPr>
          <w:shd w:val="clear" w:color="auto" w:fill="FCFCFC"/>
          <w:lang w:eastAsia="fr-FR"/>
        </w:rPr>
      </w:pPr>
      <w:r>
        <w:rPr>
          <w:shd w:val="clear" w:color="auto" w:fill="FCFCFC"/>
          <w:lang w:eastAsia="fr-FR"/>
        </w:rPr>
        <w:t>For that two components are used:</w:t>
      </w:r>
    </w:p>
    <w:p w:rsidR="00641DF3" w:rsidRPr="00ED23C9" w:rsidRDefault="00641DF3" w:rsidP="00641DF3">
      <w:pPr>
        <w:pStyle w:val="Paragraphedeliste"/>
        <w:numPr>
          <w:ilvl w:val="0"/>
          <w:numId w:val="40"/>
        </w:numPr>
        <w:rPr>
          <w:shd w:val="clear" w:color="auto" w:fill="FCFCFC"/>
          <w:lang w:eastAsia="fr-FR"/>
        </w:rPr>
      </w:pPr>
      <w:r w:rsidRPr="00ED23C9">
        <w:rPr>
          <w:shd w:val="clear" w:color="auto" w:fill="FCFCFC"/>
          <w:lang w:eastAsia="fr-FR"/>
        </w:rPr>
        <w:t>Cygnus is a connector in charge of persisting certain sources of incoming data in some configured third-party storages, creating a historical storage of such data.</w:t>
      </w:r>
    </w:p>
    <w:p w:rsidR="00641DF3" w:rsidRPr="006B692B" w:rsidRDefault="00641DF3" w:rsidP="00641DF3"/>
    <w:p w:rsidR="00641DF3" w:rsidRDefault="00641DF3" w:rsidP="00641DF3">
      <w:pPr>
        <w:pStyle w:val="Paragraphedeliste"/>
        <w:numPr>
          <w:ilvl w:val="0"/>
          <w:numId w:val="40"/>
        </w:numPr>
        <w:rPr>
          <w:shd w:val="clear" w:color="auto" w:fill="FCFCFC"/>
        </w:rPr>
      </w:pPr>
      <w:r w:rsidRPr="00ED23C9">
        <w:rPr>
          <w:shd w:val="clear" w:color="auto" w:fill="FCFCFC"/>
        </w:rPr>
        <w:t>The Short Time Historic (STH, aka. Comet) is a component of the </w:t>
      </w:r>
      <w:r>
        <w:t xml:space="preserve">FIWARE </w:t>
      </w:r>
      <w:r w:rsidRPr="00ED23C9">
        <w:rPr>
          <w:shd w:val="clear" w:color="auto" w:fill="FCFCFC"/>
        </w:rPr>
        <w:t>ecosystem in charge of managing (storing and retrieving) historical raw and aggregated time series information about the evolution in time of context data.</w:t>
      </w:r>
    </w:p>
    <w:p w:rsidR="00641DF3" w:rsidRPr="00ED23C9" w:rsidRDefault="00641DF3" w:rsidP="00641DF3">
      <w:pPr>
        <w:pStyle w:val="Paragraphedeliste"/>
        <w:rPr>
          <w:shd w:val="clear" w:color="auto" w:fill="FCFCFC"/>
        </w:rPr>
      </w:pPr>
    </w:p>
    <w:p w:rsidR="00641DF3" w:rsidRDefault="00641DF3" w:rsidP="00641DF3">
      <w:pPr>
        <w:pStyle w:val="Paragraphedeliste"/>
        <w:numPr>
          <w:ilvl w:val="0"/>
          <w:numId w:val="40"/>
        </w:numPr>
        <w:rPr>
          <w:shd w:val="clear" w:color="auto" w:fill="FCFCFC"/>
        </w:rPr>
      </w:pPr>
      <w:r w:rsidRPr="00ED23C9">
        <w:rPr>
          <w:shd w:val="clear" w:color="auto" w:fill="FCFCFC"/>
        </w:rPr>
        <w:t xml:space="preserve">Cosmos provide also </w:t>
      </w:r>
      <w:r>
        <w:rPr>
          <w:shd w:val="clear" w:color="auto" w:fill="FCFCFC"/>
        </w:rPr>
        <w:t>a set of tools to access and use to an Hadoop environment.</w:t>
      </w:r>
    </w:p>
    <w:p w:rsidR="00ED23C9" w:rsidRPr="00ED23C9" w:rsidRDefault="00ED23C9" w:rsidP="00ED23C9">
      <w:pPr>
        <w:rPr>
          <w:shd w:val="clear" w:color="auto" w:fill="FCFCFC"/>
        </w:rPr>
      </w:pPr>
    </w:p>
    <w:p w:rsidR="006B02C4" w:rsidRDefault="006B02C4" w:rsidP="003E7ADF">
      <w:pPr>
        <w:rPr>
          <w:shd w:val="clear" w:color="auto" w:fill="FCFCFC"/>
        </w:rPr>
      </w:pPr>
      <w:r>
        <w:rPr>
          <w:shd w:val="clear" w:color="auto" w:fill="FCFCFC"/>
        </w:rPr>
        <w:t xml:space="preserve">As shown on the </w:t>
      </w:r>
      <w:r w:rsidR="005D79BF">
        <w:rPr>
          <w:shd w:val="clear" w:color="auto" w:fill="FCFCFC"/>
        </w:rPr>
        <w:t>next</w:t>
      </w:r>
      <w:r>
        <w:rPr>
          <w:shd w:val="clear" w:color="auto" w:fill="FCFCFC"/>
        </w:rPr>
        <w:t xml:space="preserve"> Figure, Cygnus is used to store the historical data</w:t>
      </w:r>
      <w:r w:rsidR="009737E8">
        <w:rPr>
          <w:shd w:val="clear" w:color="auto" w:fill="FCFCFC"/>
        </w:rPr>
        <w:t xml:space="preserve"> using output sink</w:t>
      </w:r>
      <w:r>
        <w:rPr>
          <w:shd w:val="clear" w:color="auto" w:fill="FCFCFC"/>
        </w:rPr>
        <w:t>,</w:t>
      </w:r>
    </w:p>
    <w:p w:rsidR="006B02C4" w:rsidRPr="00106AA4" w:rsidRDefault="006B02C4" w:rsidP="00485DCE">
      <w:pPr>
        <w:pStyle w:val="Paragraphedeliste"/>
        <w:numPr>
          <w:ilvl w:val="0"/>
          <w:numId w:val="48"/>
        </w:numPr>
        <w:rPr>
          <w:shd w:val="clear" w:color="auto" w:fill="FCFCFC"/>
        </w:rPr>
      </w:pPr>
      <w:r w:rsidRPr="00106AA4">
        <w:rPr>
          <w:shd w:val="clear" w:color="auto" w:fill="FCFCFC"/>
        </w:rPr>
        <w:t xml:space="preserve">Through the </w:t>
      </w:r>
      <w:r w:rsidR="009737E8" w:rsidRPr="00106AA4">
        <w:rPr>
          <w:shd w:val="clear" w:color="auto" w:fill="FCFCFC"/>
        </w:rPr>
        <w:t xml:space="preserve">use of </w:t>
      </w:r>
      <w:r w:rsidRPr="00106AA4">
        <w:rPr>
          <w:shd w:val="clear" w:color="auto" w:fill="FCFCFC"/>
        </w:rPr>
        <w:t>Mongo sink</w:t>
      </w:r>
      <w:r w:rsidR="009737E8" w:rsidRPr="00106AA4">
        <w:rPr>
          <w:shd w:val="clear" w:color="auto" w:fill="FCFCFC"/>
        </w:rPr>
        <w:t xml:space="preserve"> data are stored sample by sample.</w:t>
      </w:r>
    </w:p>
    <w:p w:rsidR="009737E8" w:rsidRPr="00106AA4" w:rsidRDefault="009737E8" w:rsidP="00485DCE">
      <w:pPr>
        <w:pStyle w:val="Paragraphedeliste"/>
        <w:numPr>
          <w:ilvl w:val="0"/>
          <w:numId w:val="48"/>
        </w:numPr>
        <w:rPr>
          <w:shd w:val="clear" w:color="auto" w:fill="FCFCFC"/>
        </w:rPr>
      </w:pPr>
      <w:r w:rsidRPr="00106AA4">
        <w:rPr>
          <w:shd w:val="clear" w:color="auto" w:fill="FCFCFC"/>
        </w:rPr>
        <w:t>Through the use of STH sink data are store aggregated</w:t>
      </w:r>
    </w:p>
    <w:p w:rsidR="00106AA4" w:rsidRDefault="00106AA4" w:rsidP="003E7ADF">
      <w:pPr>
        <w:rPr>
          <w:shd w:val="clear" w:color="auto" w:fill="FCFCFC"/>
        </w:rPr>
      </w:pPr>
    </w:p>
    <w:p w:rsidR="006B02C4" w:rsidRDefault="006B02C4" w:rsidP="003E7ADF">
      <w:pPr>
        <w:rPr>
          <w:shd w:val="clear" w:color="auto" w:fill="FCFCFC"/>
        </w:rPr>
      </w:pPr>
      <w:r>
        <w:rPr>
          <w:shd w:val="clear" w:color="auto" w:fill="FCFCFC"/>
        </w:rPr>
        <w:t>Comet provide</w:t>
      </w:r>
      <w:r w:rsidR="009737E8">
        <w:rPr>
          <w:shd w:val="clear" w:color="auto" w:fill="FCFCFC"/>
        </w:rPr>
        <w:t>s</w:t>
      </w:r>
      <w:r>
        <w:rPr>
          <w:shd w:val="clear" w:color="auto" w:fill="FCFCFC"/>
        </w:rPr>
        <w:t xml:space="preserve"> a RESTful API to query those historical data</w:t>
      </w:r>
      <w:r w:rsidR="009737E8">
        <w:rPr>
          <w:shd w:val="clear" w:color="auto" w:fill="FCFCFC"/>
        </w:rPr>
        <w:t>, either from the Mongo database filled by Cygnus Mongo sink, or from the Mongo STH.</w:t>
      </w:r>
    </w:p>
    <w:p w:rsidR="00106AA4" w:rsidRDefault="00106AA4" w:rsidP="003E7ADF">
      <w:pPr>
        <w:rPr>
          <w:shd w:val="clear" w:color="auto" w:fill="FCFCFC"/>
        </w:rPr>
      </w:pPr>
    </w:p>
    <w:p w:rsidR="009737E8" w:rsidRDefault="009737E8" w:rsidP="003E7ADF">
      <w:pPr>
        <w:rPr>
          <w:shd w:val="clear" w:color="auto" w:fill="FCFCFC"/>
        </w:rPr>
      </w:pPr>
      <w:r>
        <w:rPr>
          <w:shd w:val="clear" w:color="auto" w:fill="FCFCFC"/>
        </w:rPr>
        <w:t>The provided API is very close to NGSI, but with additional parameters allowing to query rough history or aggregated history, over a period (begin and end datetime)</w:t>
      </w:r>
    </w:p>
    <w:p w:rsidR="0072671F" w:rsidRDefault="0072671F" w:rsidP="0072671F">
      <w:pPr>
        <w:keepNext/>
      </w:pPr>
      <w:r>
        <w:rPr>
          <w:noProof/>
          <w:lang w:val="fr-FR" w:eastAsia="fr-FR"/>
        </w:rPr>
        <w:lastRenderedPageBreak/>
        <w:drawing>
          <wp:inline distT="0" distB="0" distL="0" distR="0" wp14:anchorId="406DF8E9" wp14:editId="010421B5">
            <wp:extent cx="5619750" cy="511010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et data STH instruction.png"/>
                    <pic:cNvPicPr/>
                  </pic:nvPicPr>
                  <pic:blipFill>
                    <a:blip r:embed="rId188">
                      <a:extLst>
                        <a:ext uri="{28A0092B-C50C-407E-A947-70E740481C1C}">
                          <a14:useLocalDpi xmlns:a14="http://schemas.microsoft.com/office/drawing/2010/main" val="0"/>
                        </a:ext>
                      </a:extLst>
                    </a:blip>
                    <a:stretch>
                      <a:fillRect/>
                    </a:stretch>
                  </pic:blipFill>
                  <pic:spPr>
                    <a:xfrm>
                      <a:off x="0" y="0"/>
                      <a:ext cx="5626450" cy="5116199"/>
                    </a:xfrm>
                    <a:prstGeom prst="rect">
                      <a:avLst/>
                    </a:prstGeom>
                  </pic:spPr>
                </pic:pic>
              </a:graphicData>
            </a:graphic>
          </wp:inline>
        </w:drawing>
      </w:r>
    </w:p>
    <w:p w:rsidR="0072671F" w:rsidRDefault="0072671F" w:rsidP="0072671F">
      <w:pPr>
        <w:pStyle w:val="Lgende"/>
      </w:pPr>
      <w:r>
        <w:t xml:space="preserve">Figure </w:t>
      </w:r>
      <w:r>
        <w:fldChar w:fldCharType="begin"/>
      </w:r>
      <w:r>
        <w:instrText xml:space="preserve"> SEQ Figure \* ARABIC </w:instrText>
      </w:r>
      <w:r>
        <w:fldChar w:fldCharType="separate"/>
      </w:r>
      <w:r w:rsidR="00A27A1E">
        <w:rPr>
          <w:noProof/>
        </w:rPr>
        <w:t>19</w:t>
      </w:r>
      <w:r>
        <w:fldChar w:fldCharType="end"/>
      </w:r>
      <w:r>
        <w:t xml:space="preserve"> : Data instruction for Comet with STH-Sink and</w:t>
      </w:r>
      <w:r>
        <w:rPr>
          <w:noProof/>
        </w:rPr>
        <w:t xml:space="preserve"> Mongo-Sink</w:t>
      </w:r>
    </w:p>
    <w:p w:rsidR="00DE6DCD" w:rsidRDefault="005D75EA" w:rsidP="003E7ADF">
      <w:pPr>
        <w:rPr>
          <w:shd w:val="clear" w:color="auto" w:fill="FCFCFC"/>
        </w:rPr>
      </w:pPr>
      <w:r>
        <w:rPr>
          <w:shd w:val="clear" w:color="auto" w:fill="FCFCFC"/>
        </w:rPr>
        <w:t>The following figure shows the place of Cygnus in the Fiware ecosystem</w:t>
      </w:r>
    </w:p>
    <w:p w:rsidR="005D75EA" w:rsidRDefault="005D75EA" w:rsidP="003E7ADF">
      <w:pPr>
        <w:rPr>
          <w:shd w:val="clear" w:color="auto" w:fill="FCFCFC"/>
        </w:rPr>
      </w:pPr>
    </w:p>
    <w:p w:rsidR="005D75EA" w:rsidRDefault="005D75EA" w:rsidP="005D75EA">
      <w:pPr>
        <w:keepNext/>
      </w:pPr>
      <w:r>
        <w:rPr>
          <w:noProof/>
          <w:shd w:val="clear" w:color="auto" w:fill="FCFCFC"/>
        </w:rPr>
        <w:lastRenderedPageBreak/>
        <w:drawing>
          <wp:inline distT="0" distB="0" distL="0" distR="0" wp14:anchorId="57C82157" wp14:editId="10151B9E">
            <wp:extent cx="6000750" cy="409511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ware_architecture_cygnus.png"/>
                    <pic:cNvPicPr/>
                  </pic:nvPicPr>
                  <pic:blipFill>
                    <a:blip r:embed="rId189">
                      <a:extLst>
                        <a:ext uri="{28A0092B-C50C-407E-A947-70E740481C1C}">
                          <a14:useLocalDpi xmlns:a14="http://schemas.microsoft.com/office/drawing/2010/main" val="0"/>
                        </a:ext>
                      </a:extLst>
                    </a:blip>
                    <a:stretch>
                      <a:fillRect/>
                    </a:stretch>
                  </pic:blipFill>
                  <pic:spPr>
                    <a:xfrm>
                      <a:off x="0" y="0"/>
                      <a:ext cx="6000750" cy="4095115"/>
                    </a:xfrm>
                    <a:prstGeom prst="rect">
                      <a:avLst/>
                    </a:prstGeom>
                  </pic:spPr>
                </pic:pic>
              </a:graphicData>
            </a:graphic>
          </wp:inline>
        </w:drawing>
      </w:r>
    </w:p>
    <w:p w:rsidR="005D75EA" w:rsidRDefault="005D75EA" w:rsidP="005D75EA">
      <w:pPr>
        <w:pStyle w:val="Lgende"/>
        <w:rPr>
          <w:shd w:val="clear" w:color="auto" w:fill="FCFCFC"/>
        </w:rPr>
      </w:pPr>
      <w:r>
        <w:t xml:space="preserve">Figure </w:t>
      </w:r>
      <w:r>
        <w:fldChar w:fldCharType="begin"/>
      </w:r>
      <w:r>
        <w:instrText xml:space="preserve"> SEQ Figure \* ARABIC </w:instrText>
      </w:r>
      <w:r>
        <w:fldChar w:fldCharType="separate"/>
      </w:r>
      <w:r w:rsidR="00A27A1E">
        <w:rPr>
          <w:noProof/>
        </w:rPr>
        <w:t>20</w:t>
      </w:r>
      <w:r>
        <w:fldChar w:fldCharType="end"/>
      </w:r>
      <w:r>
        <w:t>: the place of Cygnus in Fiware architecture</w:t>
      </w:r>
    </w:p>
    <w:p w:rsidR="00DE6DCD" w:rsidRDefault="00DE6DCD" w:rsidP="003E7ADF">
      <w:pPr>
        <w:rPr>
          <w:shd w:val="clear" w:color="auto" w:fill="FCFCFC"/>
        </w:rPr>
      </w:pPr>
    </w:p>
    <w:p w:rsidR="003B29DE" w:rsidRDefault="003B29DE" w:rsidP="00756CCA">
      <w:pPr>
        <w:rPr>
          <w:rFonts w:eastAsiaTheme="minorHAnsi"/>
          <w:shd w:val="clear" w:color="auto" w:fill="FCFCFC"/>
        </w:rPr>
      </w:pPr>
    </w:p>
    <w:p w:rsidR="00A226BA" w:rsidRDefault="00A226BA" w:rsidP="00A226BA">
      <w:pPr>
        <w:pStyle w:val="Titre3"/>
      </w:pPr>
      <w:bookmarkStart w:id="327" w:name="_Toc499823596"/>
      <w:bookmarkStart w:id="328" w:name="_Toc510702065"/>
      <w:r>
        <w:t>Technical Considerations</w:t>
      </w:r>
      <w:bookmarkEnd w:id="327"/>
      <w:bookmarkEnd w:id="328"/>
    </w:p>
    <w:p w:rsidR="007B43E4" w:rsidRDefault="00767823" w:rsidP="00B600D4">
      <w:r>
        <w:t xml:space="preserve">Cygnus </w:t>
      </w:r>
      <w:r w:rsidR="007B43E4">
        <w:t>is base</w:t>
      </w:r>
      <w:r w:rsidR="005D75EA">
        <w:t>d</w:t>
      </w:r>
      <w:r w:rsidR="007B43E4">
        <w:t xml:space="preserve"> on Apache Flume</w:t>
      </w:r>
    </w:p>
    <w:p w:rsidR="0072671F" w:rsidRDefault="0072671F" w:rsidP="00B600D4">
      <w:r>
        <w:t>It receive</w:t>
      </w:r>
      <w:r w:rsidR="00ED1DC6">
        <w:t>s</w:t>
      </w:r>
      <w:r>
        <w:t xml:space="preserve"> data form the Orion context broker</w:t>
      </w:r>
      <w:r w:rsidR="006164AB">
        <w:t>, through the mean of subscriptions.</w:t>
      </w:r>
    </w:p>
    <w:p w:rsidR="006164AB" w:rsidRDefault="006164AB" w:rsidP="00B600D4">
      <w:r>
        <w:t>The subscription must be provided to Orion context broker, so that each time an update occurs on the context data concerned with subscription, Orion context broker propagate the change to the subscriber (in the case Cygnus, as the receiver of the NGSI context data.</w:t>
      </w:r>
    </w:p>
    <w:p w:rsidR="00767823" w:rsidRDefault="006164AB" w:rsidP="00B600D4">
      <w:r>
        <w:t>When Cygnus receive data from Orion, it</w:t>
      </w:r>
      <w:r w:rsidR="00767823">
        <w:t xml:space="preserve"> send</w:t>
      </w:r>
      <w:r>
        <w:t>s</w:t>
      </w:r>
      <w:r w:rsidR="00767823">
        <w:t xml:space="preserve"> </w:t>
      </w:r>
      <w:r>
        <w:t>it</w:t>
      </w:r>
      <w:r w:rsidR="00767823">
        <w:t xml:space="preserve"> to a database </w:t>
      </w:r>
      <w:r>
        <w:t>such as</w:t>
      </w:r>
      <w:r w:rsidR="00767823">
        <w:t xml:space="preserve"> MongoDB or PostgreSQL</w:t>
      </w:r>
      <w:r>
        <w:t>, through a channel and a dedicated sink</w:t>
      </w:r>
      <w:r w:rsidR="00767823">
        <w:t>.</w:t>
      </w:r>
    </w:p>
    <w:p w:rsidR="006164AB" w:rsidRDefault="006164AB" w:rsidP="00B600D4">
      <w:pPr>
        <w:rPr>
          <w:lang w:val="en-GB"/>
        </w:rPr>
      </w:pPr>
      <w:r w:rsidRPr="006164AB">
        <w:rPr>
          <w:lang w:val="en-GB"/>
        </w:rPr>
        <w:t xml:space="preserve">The </w:t>
      </w:r>
      <w:r>
        <w:rPr>
          <w:lang w:val="en-GB"/>
        </w:rPr>
        <w:t>following</w:t>
      </w:r>
      <w:r w:rsidRPr="006164AB">
        <w:rPr>
          <w:lang w:val="en-GB"/>
        </w:rPr>
        <w:t xml:space="preserve"> sinks are a</w:t>
      </w:r>
      <w:r>
        <w:rPr>
          <w:lang w:val="en-GB"/>
        </w:rPr>
        <w:t xml:space="preserve">vailable </w:t>
      </w:r>
      <w:r w:rsidR="0047663D">
        <w:rPr>
          <w:lang w:val="en-GB"/>
        </w:rPr>
        <w:t xml:space="preserve">in Cygnus </w:t>
      </w:r>
      <w:r>
        <w:rPr>
          <w:lang w:val="en-GB"/>
        </w:rPr>
        <w:t>to persist NGSI</w:t>
      </w:r>
      <w:r w:rsidR="00CC1806">
        <w:rPr>
          <w:lang w:val="en-GB"/>
        </w:rPr>
        <w:t xml:space="preserve"> context data:</w:t>
      </w:r>
    </w:p>
    <w:p w:rsidR="0047663D" w:rsidRDefault="00595BAF" w:rsidP="0047663D">
      <w:pPr>
        <w:pStyle w:val="Paragraphedeliste"/>
        <w:numPr>
          <w:ilvl w:val="0"/>
          <w:numId w:val="39"/>
        </w:numPr>
      </w:pPr>
      <w:hyperlink r:id="rId190" w:history="1">
        <w:r w:rsidR="0047663D" w:rsidRPr="0047663D">
          <w:rPr>
            <w:rStyle w:val="Lienhypertexte"/>
            <w:rFonts w:ascii="Segoe UI" w:eastAsiaTheme="majorEastAsia" w:hAnsi="Segoe UI" w:cs="Segoe UI"/>
            <w:color w:val="0366D6"/>
          </w:rPr>
          <w:t>HDFS</w:t>
        </w:r>
      </w:hyperlink>
      <w:r w:rsidR="0047663D">
        <w:t>, the </w:t>
      </w:r>
      <w:hyperlink r:id="rId191" w:history="1">
        <w:r w:rsidR="0047663D" w:rsidRPr="0047663D">
          <w:rPr>
            <w:rStyle w:val="Lienhypertexte"/>
            <w:rFonts w:ascii="Segoe UI" w:eastAsiaTheme="majorEastAsia" w:hAnsi="Segoe UI" w:cs="Segoe UI"/>
            <w:color w:val="0366D6"/>
          </w:rPr>
          <w:t>Hadoop</w:t>
        </w:r>
      </w:hyperlink>
      <w:r w:rsidR="0047663D">
        <w:t> distributed file system.</w:t>
      </w:r>
    </w:p>
    <w:p w:rsidR="0047663D" w:rsidRDefault="00595BAF" w:rsidP="0047663D">
      <w:pPr>
        <w:pStyle w:val="Paragraphedeliste"/>
        <w:numPr>
          <w:ilvl w:val="0"/>
          <w:numId w:val="39"/>
        </w:numPr>
      </w:pPr>
      <w:hyperlink r:id="rId192" w:history="1">
        <w:r w:rsidR="0047663D" w:rsidRPr="0047663D">
          <w:rPr>
            <w:rStyle w:val="Lienhypertexte"/>
            <w:rFonts w:ascii="Segoe UI" w:eastAsiaTheme="majorEastAsia" w:hAnsi="Segoe UI" w:cs="Segoe UI"/>
            <w:color w:val="0366D6"/>
          </w:rPr>
          <w:t>MySQL</w:t>
        </w:r>
      </w:hyperlink>
      <w:r w:rsidR="0047663D">
        <w:t>, the well-know relational database manager.</w:t>
      </w:r>
    </w:p>
    <w:p w:rsidR="0047663D" w:rsidRDefault="00595BAF" w:rsidP="0047663D">
      <w:pPr>
        <w:pStyle w:val="Paragraphedeliste"/>
        <w:numPr>
          <w:ilvl w:val="0"/>
          <w:numId w:val="39"/>
        </w:numPr>
      </w:pPr>
      <w:hyperlink r:id="rId193" w:history="1">
        <w:r w:rsidR="0047663D" w:rsidRPr="0047663D">
          <w:rPr>
            <w:rStyle w:val="Lienhypertexte"/>
            <w:rFonts w:ascii="Segoe UI" w:eastAsiaTheme="majorEastAsia" w:hAnsi="Segoe UI" w:cs="Segoe UI"/>
            <w:color w:val="0366D6"/>
          </w:rPr>
          <w:t>CKAN</w:t>
        </w:r>
      </w:hyperlink>
      <w:r w:rsidR="0047663D">
        <w:t>, an Open Data platform.</w:t>
      </w:r>
    </w:p>
    <w:p w:rsidR="0047663D" w:rsidRDefault="00595BAF" w:rsidP="0047663D">
      <w:pPr>
        <w:pStyle w:val="Paragraphedeliste"/>
        <w:numPr>
          <w:ilvl w:val="0"/>
          <w:numId w:val="39"/>
        </w:numPr>
      </w:pPr>
      <w:hyperlink r:id="rId194" w:history="1">
        <w:r w:rsidR="0047663D" w:rsidRPr="0047663D">
          <w:rPr>
            <w:rStyle w:val="Lienhypertexte"/>
            <w:rFonts w:ascii="Segoe UI" w:eastAsiaTheme="majorEastAsia" w:hAnsi="Segoe UI" w:cs="Segoe UI"/>
            <w:color w:val="0366D6"/>
          </w:rPr>
          <w:t>MongoDB</w:t>
        </w:r>
      </w:hyperlink>
      <w:r w:rsidR="0047663D">
        <w:t>, the NoSQL document-oriented database.</w:t>
      </w:r>
    </w:p>
    <w:p w:rsidR="0047663D" w:rsidRDefault="00595BAF" w:rsidP="0047663D">
      <w:pPr>
        <w:pStyle w:val="Paragraphedeliste"/>
        <w:numPr>
          <w:ilvl w:val="0"/>
          <w:numId w:val="39"/>
        </w:numPr>
      </w:pPr>
      <w:hyperlink r:id="rId195" w:history="1">
        <w:r w:rsidR="0047663D" w:rsidRPr="0047663D">
          <w:rPr>
            <w:rStyle w:val="Lienhypertexte"/>
            <w:rFonts w:ascii="Segoe UI" w:eastAsiaTheme="majorEastAsia" w:hAnsi="Segoe UI" w:cs="Segoe UI"/>
            <w:color w:val="0366D6"/>
          </w:rPr>
          <w:t>STH Comet</w:t>
        </w:r>
      </w:hyperlink>
      <w:r w:rsidR="0047663D">
        <w:t>, a Short-Term Historic database built on top of MongoDB.</w:t>
      </w:r>
    </w:p>
    <w:p w:rsidR="0047663D" w:rsidRDefault="00595BAF" w:rsidP="0047663D">
      <w:pPr>
        <w:pStyle w:val="Paragraphedeliste"/>
        <w:numPr>
          <w:ilvl w:val="0"/>
          <w:numId w:val="39"/>
        </w:numPr>
      </w:pPr>
      <w:hyperlink r:id="rId196" w:history="1">
        <w:r w:rsidR="0047663D" w:rsidRPr="0047663D">
          <w:rPr>
            <w:rStyle w:val="Lienhypertexte"/>
            <w:rFonts w:ascii="Segoe UI" w:eastAsiaTheme="majorEastAsia" w:hAnsi="Segoe UI" w:cs="Segoe UI"/>
            <w:color w:val="0366D6"/>
          </w:rPr>
          <w:t>Kafka</w:t>
        </w:r>
      </w:hyperlink>
      <w:r w:rsidR="0047663D">
        <w:t>, the publish-subscribe messaging broker.</w:t>
      </w:r>
    </w:p>
    <w:p w:rsidR="0047663D" w:rsidRDefault="00595BAF" w:rsidP="0047663D">
      <w:pPr>
        <w:pStyle w:val="Paragraphedeliste"/>
        <w:numPr>
          <w:ilvl w:val="0"/>
          <w:numId w:val="39"/>
        </w:numPr>
      </w:pPr>
      <w:hyperlink r:id="rId197" w:history="1">
        <w:r w:rsidR="0047663D" w:rsidRPr="0047663D">
          <w:rPr>
            <w:rStyle w:val="Lienhypertexte"/>
            <w:rFonts w:ascii="Segoe UI" w:eastAsiaTheme="majorEastAsia" w:hAnsi="Segoe UI" w:cs="Segoe UI"/>
            <w:color w:val="0366D6"/>
          </w:rPr>
          <w:t>DynamoDB</w:t>
        </w:r>
      </w:hyperlink>
      <w:r w:rsidR="0047663D">
        <w:t>, a cloud-based NoSQL database by </w:t>
      </w:r>
      <w:hyperlink r:id="rId198" w:history="1">
        <w:r w:rsidR="0047663D" w:rsidRPr="0047663D">
          <w:rPr>
            <w:rStyle w:val="Lienhypertexte"/>
            <w:rFonts w:ascii="Segoe UI" w:eastAsiaTheme="majorEastAsia" w:hAnsi="Segoe UI" w:cs="Segoe UI"/>
            <w:color w:val="0366D6"/>
          </w:rPr>
          <w:t>Amazon Web Services</w:t>
        </w:r>
      </w:hyperlink>
      <w:r w:rsidR="0047663D">
        <w:t>.</w:t>
      </w:r>
    </w:p>
    <w:p w:rsidR="0047663D" w:rsidRDefault="00595BAF" w:rsidP="0047663D">
      <w:pPr>
        <w:pStyle w:val="Paragraphedeliste"/>
        <w:numPr>
          <w:ilvl w:val="0"/>
          <w:numId w:val="39"/>
        </w:numPr>
      </w:pPr>
      <w:hyperlink r:id="rId199" w:history="1">
        <w:r w:rsidR="0047663D" w:rsidRPr="0047663D">
          <w:rPr>
            <w:rStyle w:val="Lienhypertexte"/>
            <w:rFonts w:ascii="Segoe UI" w:eastAsiaTheme="majorEastAsia" w:hAnsi="Segoe UI" w:cs="Segoe UI"/>
            <w:color w:val="0366D6"/>
          </w:rPr>
          <w:t>PostgreSQL</w:t>
        </w:r>
      </w:hyperlink>
      <w:r w:rsidR="0047663D">
        <w:t>, the well-know relational database manager.</w:t>
      </w:r>
    </w:p>
    <w:p w:rsidR="0047663D" w:rsidRDefault="00595BAF" w:rsidP="0047663D">
      <w:pPr>
        <w:pStyle w:val="Paragraphedeliste"/>
        <w:numPr>
          <w:ilvl w:val="0"/>
          <w:numId w:val="39"/>
        </w:numPr>
      </w:pPr>
      <w:hyperlink r:id="rId200" w:history="1">
        <w:r w:rsidR="0047663D" w:rsidRPr="0047663D">
          <w:rPr>
            <w:rStyle w:val="Lienhypertexte"/>
            <w:rFonts w:ascii="Segoe UI" w:eastAsiaTheme="majorEastAsia" w:hAnsi="Segoe UI" w:cs="Segoe UI"/>
            <w:color w:val="0366D6"/>
          </w:rPr>
          <w:t>Carto</w:t>
        </w:r>
      </w:hyperlink>
      <w:r w:rsidR="0047663D">
        <w:t>, the database specialized in geolocated data.</w:t>
      </w:r>
    </w:p>
    <w:p w:rsidR="0047663D" w:rsidRPr="0047663D" w:rsidRDefault="0047663D" w:rsidP="00B600D4"/>
    <w:p w:rsidR="000E6050" w:rsidRPr="00223B8A" w:rsidRDefault="00767823" w:rsidP="00B600D4">
      <w:pPr>
        <w:rPr>
          <w:lang w:val="en-GB"/>
        </w:rPr>
      </w:pPr>
      <w:r w:rsidRPr="00223B8A">
        <w:rPr>
          <w:lang w:val="en-GB"/>
        </w:rPr>
        <w:t xml:space="preserve">Standard Cygnus </w:t>
      </w:r>
      <w:r w:rsidR="00CC1806" w:rsidRPr="00223B8A">
        <w:rPr>
          <w:lang w:val="en-GB"/>
        </w:rPr>
        <w:t xml:space="preserve">incoming </w:t>
      </w:r>
      <w:r w:rsidR="00746B7F" w:rsidRPr="00223B8A">
        <w:rPr>
          <w:lang w:val="en-GB"/>
        </w:rPr>
        <w:t>port:</w:t>
      </w:r>
      <w:r w:rsidRPr="00223B8A">
        <w:rPr>
          <w:lang w:val="en-GB"/>
        </w:rPr>
        <w:t xml:space="preserve"> 5050</w:t>
      </w:r>
      <w:r w:rsidR="00EB67AE" w:rsidRPr="00223B8A">
        <w:rPr>
          <w:lang w:val="en-GB"/>
        </w:rPr>
        <w:t>/</w:t>
      </w:r>
      <w:r w:rsidRPr="00223B8A">
        <w:rPr>
          <w:lang w:val="en-GB"/>
        </w:rPr>
        <w:t>TCP</w:t>
      </w:r>
    </w:p>
    <w:p w:rsidR="00746B7F" w:rsidRPr="00223B8A" w:rsidRDefault="00746B7F" w:rsidP="00B600D4">
      <w:pPr>
        <w:rPr>
          <w:lang w:val="en-GB"/>
        </w:rPr>
      </w:pPr>
    </w:p>
    <w:p w:rsidR="00746B7F" w:rsidRDefault="00746B7F" w:rsidP="00B600D4">
      <w:r>
        <w:t xml:space="preserve">Comet </w:t>
      </w:r>
      <w:r w:rsidR="00E258E2">
        <w:t>provides</w:t>
      </w:r>
      <w:r>
        <w:t xml:space="preserve"> API to </w:t>
      </w:r>
      <w:r w:rsidR="00AF43F0">
        <w:t>retrieve</w:t>
      </w:r>
      <w:r>
        <w:t xml:space="preserve"> data from </w:t>
      </w:r>
      <w:r w:rsidR="007343DF">
        <w:t xml:space="preserve">the </w:t>
      </w:r>
      <w:r w:rsidR="00AF43F0">
        <w:t>M</w:t>
      </w:r>
      <w:r>
        <w:t>ongoDB w</w:t>
      </w:r>
      <w:r w:rsidR="00A91166">
        <w:t>h</w:t>
      </w:r>
      <w:r>
        <w:t>ere data are stor</w:t>
      </w:r>
      <w:r w:rsidR="007343DF">
        <w:t>ed</w:t>
      </w:r>
      <w:r>
        <w:t xml:space="preserve"> for STH (Short Time History </w:t>
      </w:r>
      <w:r>
        <w:rPr>
          <w:rFonts w:ascii="Heiti SC" w:eastAsia="Heiti SC" w:hAnsi="Heiti SC" w:cs="Heiti SC"/>
        </w:rPr>
        <w:t xml:space="preserve">~ </w:t>
      </w:r>
      <w:r w:rsidRPr="00746B7F">
        <w:rPr>
          <w:rFonts w:eastAsia="Heiti SC"/>
        </w:rPr>
        <w:t>1 year</w:t>
      </w:r>
      <w:r>
        <w:t>)</w:t>
      </w:r>
    </w:p>
    <w:p w:rsidR="00746B7F" w:rsidRDefault="00746B7F" w:rsidP="00B600D4"/>
    <w:p w:rsidR="00746B7F" w:rsidRPr="00B600D4" w:rsidRDefault="00AF43F0" w:rsidP="0002146C">
      <w:r>
        <w:t>Standard</w:t>
      </w:r>
      <w:r w:rsidR="00746B7F">
        <w:t xml:space="preserve"> Comet API </w:t>
      </w:r>
      <w:r w:rsidR="00692E79">
        <w:t xml:space="preserve">incoming </w:t>
      </w:r>
      <w:r w:rsidR="00746B7F">
        <w:t xml:space="preserve">port: </w:t>
      </w:r>
      <w:r w:rsidR="00746B7F" w:rsidRPr="00746B7F">
        <w:t>8666</w:t>
      </w:r>
      <w:r w:rsidR="00E8016B">
        <w:t>/TCP</w:t>
      </w:r>
    </w:p>
    <w:p w:rsidR="00E8016B" w:rsidRDefault="00E8016B" w:rsidP="00B600D4"/>
    <w:p w:rsidR="00E8016B" w:rsidRDefault="00E8016B" w:rsidP="00B600D4"/>
    <w:p w:rsidR="0072671F" w:rsidRDefault="0072671F" w:rsidP="0072671F">
      <w:pPr>
        <w:keepNext/>
      </w:pPr>
      <w:r>
        <w:rPr>
          <w:noProof/>
          <w:shd w:val="clear" w:color="auto" w:fill="FCFCFC"/>
          <w:lang w:val="fr-FR" w:eastAsia="fr-FR"/>
        </w:rPr>
        <w:drawing>
          <wp:inline distT="0" distB="0" distL="0" distR="0" wp14:anchorId="0F1DBC4F" wp14:editId="37E595C4">
            <wp:extent cx="5596403" cy="5353685"/>
            <wp:effectExtent l="0" t="0" r="444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png"/>
                    <pic:cNvPicPr/>
                  </pic:nvPicPr>
                  <pic:blipFill>
                    <a:blip r:embed="rId201">
                      <a:extLst>
                        <a:ext uri="{28A0092B-C50C-407E-A947-70E740481C1C}">
                          <a14:useLocalDpi xmlns:a14="http://schemas.microsoft.com/office/drawing/2010/main" val="0"/>
                        </a:ext>
                      </a:extLst>
                    </a:blip>
                    <a:stretch>
                      <a:fillRect/>
                    </a:stretch>
                  </pic:blipFill>
                  <pic:spPr>
                    <a:xfrm>
                      <a:off x="0" y="0"/>
                      <a:ext cx="5596403" cy="5353685"/>
                    </a:xfrm>
                    <a:prstGeom prst="rect">
                      <a:avLst/>
                    </a:prstGeom>
                  </pic:spPr>
                </pic:pic>
              </a:graphicData>
            </a:graphic>
          </wp:inline>
        </w:drawing>
      </w:r>
    </w:p>
    <w:p w:rsidR="0072671F" w:rsidRDefault="0072671F" w:rsidP="0072671F">
      <w:pPr>
        <w:pStyle w:val="Lgende"/>
      </w:pPr>
      <w:r>
        <w:t xml:space="preserve">Figure </w:t>
      </w:r>
      <w:r>
        <w:fldChar w:fldCharType="begin"/>
      </w:r>
      <w:r>
        <w:instrText xml:space="preserve"> SEQ Figure \* ARABIC </w:instrText>
      </w:r>
      <w:r>
        <w:fldChar w:fldCharType="separate"/>
      </w:r>
      <w:r w:rsidR="00A27A1E">
        <w:rPr>
          <w:noProof/>
        </w:rPr>
        <w:t>21</w:t>
      </w:r>
      <w:r>
        <w:fldChar w:fldCharType="end"/>
      </w:r>
      <w:r>
        <w:t xml:space="preserve"> : Cygnus &amp; Comet interactions</w:t>
      </w:r>
    </w:p>
    <w:p w:rsidR="00A226BA" w:rsidRDefault="00A226BA" w:rsidP="00A226BA">
      <w:pPr>
        <w:pStyle w:val="Titre3"/>
      </w:pPr>
      <w:bookmarkStart w:id="329" w:name="_Toc499823597"/>
      <w:bookmarkStart w:id="330" w:name="_Toc510702066"/>
      <w:r>
        <w:t>Selected Product(s)</w:t>
      </w:r>
      <w:bookmarkEnd w:id="329"/>
      <w:bookmarkEnd w:id="330"/>
    </w:p>
    <w:p w:rsidR="00303560" w:rsidRDefault="00692E79" w:rsidP="00303560">
      <w:r>
        <w:t xml:space="preserve">In a first step the following </w:t>
      </w:r>
      <w:r w:rsidR="00663879">
        <w:t xml:space="preserve">Cygnus </w:t>
      </w:r>
      <w:r>
        <w:t>sink</w:t>
      </w:r>
      <w:r w:rsidR="00663879">
        <w:t>s</w:t>
      </w:r>
      <w:r>
        <w:t xml:space="preserve"> should be use:</w:t>
      </w:r>
    </w:p>
    <w:p w:rsidR="00692E79" w:rsidRDefault="00692E79" w:rsidP="0066184A">
      <w:pPr>
        <w:pStyle w:val="Paragraphedeliste"/>
        <w:numPr>
          <w:ilvl w:val="0"/>
          <w:numId w:val="49"/>
        </w:numPr>
      </w:pPr>
      <w:r>
        <w:t>STHsink, to store already aggregated data in the MongoDB database cluster as specific collection.</w:t>
      </w:r>
    </w:p>
    <w:p w:rsidR="00C456ED" w:rsidRPr="00303560" w:rsidRDefault="00692E79" w:rsidP="00C456ED">
      <w:pPr>
        <w:pStyle w:val="Paragraphedeliste"/>
        <w:numPr>
          <w:ilvl w:val="0"/>
          <w:numId w:val="49"/>
        </w:numPr>
      </w:pPr>
      <w:r>
        <w:t>Mongosink to store raw context data history in the MongoDB database cluster as specific collection.</w:t>
      </w:r>
    </w:p>
    <w:p w:rsidR="0031320A" w:rsidRPr="00303560" w:rsidRDefault="0031320A" w:rsidP="00303560"/>
    <w:p w:rsidR="00A226BA" w:rsidRDefault="00A226BA" w:rsidP="00A226BA">
      <w:pPr>
        <w:pStyle w:val="Titre3"/>
      </w:pPr>
      <w:bookmarkStart w:id="331" w:name="_Toc499823598"/>
      <w:bookmarkStart w:id="332" w:name="_Toc510702067"/>
      <w:r>
        <w:t>Selection Rationale</w:t>
      </w:r>
      <w:bookmarkEnd w:id="331"/>
      <w:bookmarkEnd w:id="332"/>
    </w:p>
    <w:p w:rsidR="00EE6499" w:rsidRDefault="00EE6499" w:rsidP="0072671F">
      <w:r>
        <w:t>Cygnus and Comet are the reference implementation of Big Data Component in Fiware catalog</w:t>
      </w:r>
      <w:r w:rsidR="005D75EA">
        <w:t>.</w:t>
      </w:r>
    </w:p>
    <w:p w:rsidR="00894070" w:rsidRDefault="00EE6499" w:rsidP="00894070">
      <w:r>
        <w:t>Cygnus</w:t>
      </w:r>
      <w:r w:rsidR="00894070">
        <w:t xml:space="preserve"> can easily send data to another </w:t>
      </w:r>
      <w:r>
        <w:t>storage</w:t>
      </w:r>
      <w:r w:rsidR="00894070">
        <w:t xml:space="preserve"> like Hadoop if ne</w:t>
      </w:r>
      <w:r>
        <w:t>eded</w:t>
      </w:r>
      <w:r w:rsidR="00894070">
        <w:t>.</w:t>
      </w:r>
    </w:p>
    <w:p w:rsidR="008A19E2" w:rsidRDefault="008A19E2" w:rsidP="00894070"/>
    <w:p w:rsidR="0031320A" w:rsidRDefault="0031320A" w:rsidP="00894070">
      <w:r>
        <w:t>The currently provided sinks cover a large palette of choice</w:t>
      </w:r>
      <w:r w:rsidR="0001518F">
        <w:t xml:space="preserve"> for data history storage</w:t>
      </w:r>
      <w:r w:rsidR="005D75EA">
        <w:t>.</w:t>
      </w:r>
    </w:p>
    <w:p w:rsidR="00886A06" w:rsidRDefault="00886A06" w:rsidP="00894070">
      <w:r>
        <w:t xml:space="preserve">But when it comes to the use of Hadoop, the only </w:t>
      </w:r>
      <w:r w:rsidR="00C11F8D">
        <w:t xml:space="preserve">Cygnus </w:t>
      </w:r>
      <w:r>
        <w:t>sink available is HDFS, where context history is stored in files</w:t>
      </w:r>
      <w:r w:rsidR="004F33F7">
        <w:t xml:space="preserve"> (one file per </w:t>
      </w:r>
      <w:r w:rsidR="0027391B">
        <w:t>history event)</w:t>
      </w:r>
      <w:r w:rsidR="00CE0793">
        <w:t xml:space="preserve">, </w:t>
      </w:r>
      <w:r w:rsidR="00643BF5">
        <w:t xml:space="preserve">and </w:t>
      </w:r>
      <w:r w:rsidR="00F74277">
        <w:t xml:space="preserve">the hierarchy is </w:t>
      </w:r>
      <w:r w:rsidR="009C7C5F">
        <w:t>given by the file path (&lt;service&gt;/</w:t>
      </w:r>
      <w:r w:rsidR="00977367">
        <w:t>&lt;sub-</w:t>
      </w:r>
      <w:r w:rsidR="00977367">
        <w:lastRenderedPageBreak/>
        <w:t>service&gt;/&lt;entity ID</w:t>
      </w:r>
      <w:r w:rsidR="00582446">
        <w:t>&gt;)</w:t>
      </w:r>
      <w:r w:rsidR="008A19E2">
        <w:t xml:space="preserve">, this means that </w:t>
      </w:r>
      <w:r w:rsidR="00851045">
        <w:t>the storage is not indexed</w:t>
      </w:r>
      <w:r w:rsidR="00967AA6">
        <w:t xml:space="preserve"> on data</w:t>
      </w:r>
      <w:r w:rsidR="00851045">
        <w:t xml:space="preserve">, and </w:t>
      </w:r>
      <w:r w:rsidR="006D563B">
        <w:t xml:space="preserve">then </w:t>
      </w:r>
      <w:r w:rsidR="00550317">
        <w:t xml:space="preserve">the read performance </w:t>
      </w:r>
      <w:r w:rsidR="00DC0212">
        <w:t xml:space="preserve">should be very low </w:t>
      </w:r>
      <w:r w:rsidR="00240A80">
        <w:t>!</w:t>
      </w:r>
    </w:p>
    <w:p w:rsidR="002E072C" w:rsidRDefault="00E73589" w:rsidP="00894070">
      <w:r>
        <w:t xml:space="preserve">If a </w:t>
      </w:r>
      <w:r w:rsidR="00C05D62">
        <w:t xml:space="preserve">Cygnus </w:t>
      </w:r>
      <w:r w:rsidR="007248BD">
        <w:t xml:space="preserve">NGSI </w:t>
      </w:r>
      <w:r w:rsidR="006137FF">
        <w:t>sink to a HDFS</w:t>
      </w:r>
      <w:r w:rsidR="00C05D62">
        <w:t xml:space="preserve"> based NoSQL database like </w:t>
      </w:r>
      <w:hyperlink r:id="rId202" w:history="1">
        <w:r w:rsidR="00C05D62" w:rsidRPr="002E072C">
          <w:rPr>
            <w:rStyle w:val="Lienhypertexte"/>
            <w:b/>
          </w:rPr>
          <w:t>HBase</w:t>
        </w:r>
      </w:hyperlink>
      <w:r w:rsidR="007248BD">
        <w:t xml:space="preserve"> </w:t>
      </w:r>
      <w:r w:rsidR="00964718">
        <w:t>appears</w:t>
      </w:r>
      <w:r w:rsidR="00A60AFE">
        <w:t xml:space="preserve"> (this was</w:t>
      </w:r>
      <w:r w:rsidR="00093FEA">
        <w:t xml:space="preserve"> envisaged earlier in the project</w:t>
      </w:r>
      <w:r w:rsidR="000B0EBB">
        <w:t>)</w:t>
      </w:r>
      <w:r w:rsidR="00964718">
        <w:t xml:space="preserve">, it </w:t>
      </w:r>
      <w:r w:rsidR="00DC0212">
        <w:t>could</w:t>
      </w:r>
      <w:r w:rsidR="00964718">
        <w:t xml:space="preserve"> be better</w:t>
      </w:r>
      <w:r w:rsidR="00822C3B">
        <w:t xml:space="preserve"> than using pure HDFS storage</w:t>
      </w:r>
      <w:r w:rsidR="002E072C">
        <w:t xml:space="preserve">. </w:t>
      </w:r>
    </w:p>
    <w:p w:rsidR="00240A80" w:rsidRDefault="002E072C" w:rsidP="00894070">
      <w:r>
        <w:t xml:space="preserve">Flume on which Cygnus is built, provides 2 sinks for HBase: a synchronous and an asynchronous: </w:t>
      </w:r>
      <w:hyperlink r:id="rId203" w:anchor="hbasesinks" w:history="1">
        <w:r w:rsidRPr="002E072C">
          <w:rPr>
            <w:rStyle w:val="Lienhypertexte"/>
          </w:rPr>
          <w:t>on Flume documentation</w:t>
        </w:r>
      </w:hyperlink>
      <w:r w:rsidR="0052265C">
        <w:t>, but does not support NGSI…</w:t>
      </w:r>
    </w:p>
    <w:p w:rsidR="00C456ED" w:rsidRDefault="00C456ED" w:rsidP="00894070">
      <w:r>
        <w:t>Moreover, Hadoop container based architecture are just coming out, and then are very new, to put in production</w:t>
      </w:r>
    </w:p>
    <w:p w:rsidR="00643BF5" w:rsidRDefault="00643BF5" w:rsidP="00894070"/>
    <w:p w:rsidR="005D75EA" w:rsidRDefault="005D75EA" w:rsidP="00894070">
      <w:r>
        <w:t xml:space="preserve">The proposal to wait before </w:t>
      </w:r>
      <w:r w:rsidR="00886A06">
        <w:t xml:space="preserve">setting up an Hadoop, doesn’t mean </w:t>
      </w:r>
      <w:r w:rsidR="00657A55">
        <w:t xml:space="preserve">it’s impossible to analyze data, and provide pertinent visualization on it, the use of the </w:t>
      </w:r>
      <w:r w:rsidR="00657A55" w:rsidRPr="009B7CC1">
        <w:rPr>
          <w:b/>
        </w:rPr>
        <w:t>Knowage</w:t>
      </w:r>
      <w:r w:rsidR="00657A55">
        <w:t xml:space="preserve"> analytic component provides the panoply of </w:t>
      </w:r>
      <w:r w:rsidR="009B7CC1">
        <w:t>tools to access any Big Data source such as Hadoop and many NoSQL databases like MongoDB, in addition to traditional relational database like PostgreSQL, MySQL.</w:t>
      </w:r>
    </w:p>
    <w:p w:rsidR="00A422C1" w:rsidRDefault="00A422C1" w:rsidP="00894070"/>
    <w:p w:rsidR="009B7CC1" w:rsidRDefault="009B7CC1" w:rsidP="00894070">
      <w:r>
        <w:t>In addition</w:t>
      </w:r>
      <w:r w:rsidR="00A03772">
        <w:t>,</w:t>
      </w:r>
      <w:r>
        <w:t xml:space="preserve"> using recent modern analytics engine that </w:t>
      </w:r>
      <w:r w:rsidR="006D1626">
        <w:t xml:space="preserve">can </w:t>
      </w:r>
      <w:r>
        <w:t xml:space="preserve">work in memory such as </w:t>
      </w:r>
      <w:hyperlink r:id="rId204" w:history="1">
        <w:r w:rsidRPr="007D1E78">
          <w:rPr>
            <w:rStyle w:val="Lienhypertexte"/>
          </w:rPr>
          <w:t>Apache Spark</w:t>
        </w:r>
      </w:hyperlink>
      <w:r>
        <w:t>, outperforms from 10 to 100 times compared to a Hadoop MapReduce solution</w:t>
      </w:r>
      <w:r w:rsidR="00A422C1">
        <w:t xml:space="preserve"> depending on the type of </w:t>
      </w:r>
      <w:r w:rsidR="00E515F4">
        <w:t>processing</w:t>
      </w:r>
      <w:r w:rsidR="00A422C1">
        <w:t>.</w:t>
      </w:r>
    </w:p>
    <w:p w:rsidR="00A422C1" w:rsidRDefault="00A422C1" w:rsidP="00894070"/>
    <w:p w:rsidR="005D75EA" w:rsidRPr="00894070" w:rsidRDefault="005D75EA" w:rsidP="00894070"/>
    <w:p w:rsidR="00A226BA" w:rsidRDefault="00A226BA" w:rsidP="00A226BA">
      <w:pPr>
        <w:pStyle w:val="Titre3"/>
      </w:pPr>
      <w:bookmarkStart w:id="333" w:name="_Toc499823599"/>
      <w:bookmarkStart w:id="334" w:name="_Toc510702068"/>
      <w:r>
        <w:t>Architecture Risks</w:t>
      </w:r>
      <w:bookmarkEnd w:id="333"/>
      <w:bookmarkEnd w:id="334"/>
    </w:p>
    <w:p w:rsidR="00EE6499" w:rsidRDefault="007B43E4" w:rsidP="007B43E4">
      <w:r>
        <w:t xml:space="preserve">As the component to manage </w:t>
      </w:r>
      <w:r w:rsidR="00EE6499">
        <w:t>data history storage, Cygnus and Comet need to be high available.</w:t>
      </w:r>
    </w:p>
    <w:p w:rsidR="00356996" w:rsidRDefault="00356996" w:rsidP="007B43E4"/>
    <w:p w:rsidR="007B43E4" w:rsidRPr="007B43E4" w:rsidRDefault="00EE6499" w:rsidP="007B43E4">
      <w:r>
        <w:t>As stateless component</w:t>
      </w:r>
      <w:r w:rsidR="00611ABB">
        <w:t>s</w:t>
      </w:r>
      <w:r>
        <w:t>, it is easy to run several instances of the service by running several containers, it provide</w:t>
      </w:r>
      <w:r w:rsidR="00CE0793">
        <w:t>s</w:t>
      </w:r>
      <w:r>
        <w:t xml:space="preserve"> HA, but also scalability, Docker through ingress network, perform load balancing between containers of a service.</w:t>
      </w:r>
    </w:p>
    <w:p w:rsidR="00A226BA" w:rsidRPr="00A226BA" w:rsidRDefault="00A226BA" w:rsidP="00A226BA"/>
    <w:p w:rsidR="00A226BA" w:rsidRDefault="00A226BA" w:rsidP="00A226BA">
      <w:pPr>
        <w:pStyle w:val="Titre2"/>
      </w:pPr>
      <w:bookmarkStart w:id="335" w:name="_Toc499823600"/>
      <w:bookmarkStart w:id="336" w:name="_Toc510702069"/>
      <w:r>
        <w:t>Knowage Analytics Component</w:t>
      </w:r>
      <w:bookmarkEnd w:id="335"/>
      <w:bookmarkEnd w:id="336"/>
    </w:p>
    <w:p w:rsidR="00A226BA" w:rsidRDefault="00A226BA" w:rsidP="00A226BA"/>
    <w:p w:rsidR="00A226BA" w:rsidRDefault="00A226BA" w:rsidP="00A226BA">
      <w:pPr>
        <w:pStyle w:val="Titre3"/>
      </w:pPr>
      <w:bookmarkStart w:id="337" w:name="_Toc499823601"/>
      <w:bookmarkStart w:id="338" w:name="_Toc510702070"/>
      <w:r>
        <w:t>Component Functions</w:t>
      </w:r>
      <w:bookmarkEnd w:id="337"/>
      <w:bookmarkEnd w:id="338"/>
    </w:p>
    <w:p w:rsidR="00C81F0D" w:rsidRDefault="00C81F0D" w:rsidP="00C81F0D">
      <w:r>
        <w:t xml:space="preserve">Knowage is </w:t>
      </w:r>
      <w:r w:rsidR="00D07260">
        <w:t>a</w:t>
      </w:r>
      <w:r>
        <w:t xml:space="preserve"> professional open source suite for modern business analytics over traditional sources and big data systems. </w:t>
      </w:r>
    </w:p>
    <w:p w:rsidR="00C81F0D" w:rsidRDefault="00C81F0D" w:rsidP="00C81F0D">
      <w:r>
        <w:t xml:space="preserve">Knowage is the new generation of open source analytical solution, as a natural evolution of the </w:t>
      </w:r>
      <w:r w:rsidR="00BF2BD5">
        <w:t>well-known</w:t>
      </w:r>
      <w:r>
        <w:t xml:space="preserve"> SpagoBI.</w:t>
      </w:r>
    </w:p>
    <w:p w:rsidR="00D07260" w:rsidRDefault="00D07260" w:rsidP="00C81F0D">
      <w:r>
        <w:t xml:space="preserve">The </w:t>
      </w:r>
      <w:r w:rsidR="00D50A59">
        <w:t>features of the component are:</w:t>
      </w:r>
    </w:p>
    <w:p w:rsidR="00C432A9" w:rsidRDefault="00C432A9" w:rsidP="0047663D">
      <w:pPr>
        <w:pStyle w:val="Paragraphedeliste"/>
        <w:numPr>
          <w:ilvl w:val="0"/>
          <w:numId w:val="38"/>
        </w:numPr>
      </w:pPr>
      <w:r>
        <w:t>BD (big data), to analyse data stored on big data clusters or NoSQL databases</w:t>
      </w:r>
    </w:p>
    <w:p w:rsidR="00C432A9" w:rsidRDefault="00C432A9" w:rsidP="0047663D">
      <w:pPr>
        <w:pStyle w:val="Paragraphedeliste"/>
        <w:numPr>
          <w:ilvl w:val="0"/>
          <w:numId w:val="38"/>
        </w:numPr>
      </w:pPr>
      <w:r>
        <w:t>SI (smart intelligence), the usual business intelligence on structured data, but more oriented to self-service capabilities and agile prototyping</w:t>
      </w:r>
    </w:p>
    <w:p w:rsidR="00C432A9" w:rsidRDefault="00C432A9" w:rsidP="0047663D">
      <w:pPr>
        <w:pStyle w:val="Paragraphedeliste"/>
        <w:numPr>
          <w:ilvl w:val="0"/>
          <w:numId w:val="38"/>
        </w:numPr>
      </w:pPr>
      <w:r>
        <w:t>ER (enterprise reporting), to produce and distribute static reports</w:t>
      </w:r>
    </w:p>
    <w:p w:rsidR="00C432A9" w:rsidRDefault="00C432A9" w:rsidP="0047663D">
      <w:pPr>
        <w:pStyle w:val="Paragraphedeliste"/>
        <w:numPr>
          <w:ilvl w:val="0"/>
          <w:numId w:val="38"/>
        </w:numPr>
      </w:pPr>
      <w:r>
        <w:t>LI (location intelligence), to relate business data with spatial or geographical information</w:t>
      </w:r>
    </w:p>
    <w:p w:rsidR="00C432A9" w:rsidRDefault="00C432A9" w:rsidP="0047663D">
      <w:pPr>
        <w:pStyle w:val="Paragraphedeliste"/>
        <w:numPr>
          <w:ilvl w:val="0"/>
          <w:numId w:val="38"/>
        </w:numPr>
      </w:pPr>
      <w:r>
        <w:t>PM (performance management), to manage KPIs and organize scorecards</w:t>
      </w:r>
    </w:p>
    <w:p w:rsidR="00C432A9" w:rsidRDefault="00C432A9" w:rsidP="0047663D">
      <w:pPr>
        <w:pStyle w:val="Paragraphedeliste"/>
        <w:numPr>
          <w:ilvl w:val="0"/>
          <w:numId w:val="38"/>
        </w:numPr>
      </w:pPr>
      <w:r>
        <w:t>PA (predictive analysis), for more advanced analyses</w:t>
      </w:r>
    </w:p>
    <w:p w:rsidR="00470B43" w:rsidRDefault="00C432A9" w:rsidP="0047663D">
      <w:pPr>
        <w:pStyle w:val="Paragraphedeliste"/>
        <w:numPr>
          <w:ilvl w:val="0"/>
          <w:numId w:val="38"/>
        </w:numPr>
      </w:pPr>
      <w:r>
        <w:t>EI (embedded intelligence), to link Knowage with external solutions provided by the customer or third parties.</w:t>
      </w:r>
      <w:r w:rsidR="00470B43" w:rsidRPr="00470B43">
        <w:t xml:space="preserve"> </w:t>
      </w:r>
    </w:p>
    <w:p w:rsidR="0070074A" w:rsidRDefault="0070074A" w:rsidP="00470B43"/>
    <w:p w:rsidR="00470B43" w:rsidRDefault="00470B43" w:rsidP="00470B43">
      <w:r>
        <w:t>Knowage can connect to CKAN and show the catalog of data sets in it, allows to search in it, to be able to use it (only CSV &amp; XLS data source</w:t>
      </w:r>
      <w:r w:rsidR="00DC3669">
        <w:t xml:space="preserve"> are supported</w:t>
      </w:r>
      <w:r>
        <w:t xml:space="preserve"> for the moment, other formats will be added later).</w:t>
      </w:r>
    </w:p>
    <w:p w:rsidR="0070074A" w:rsidRDefault="0070074A" w:rsidP="00470B43"/>
    <w:p w:rsidR="00470B43" w:rsidRDefault="00470B43" w:rsidP="00470B43">
      <w:r>
        <w:t>Knowage can also define an NGSI dataset (query data from the Orion Context Broker</w:t>
      </w:r>
      <w:r w:rsidR="00835563">
        <w:t>)</w:t>
      </w:r>
      <w:r w:rsidR="00DC3669">
        <w:t>.</w:t>
      </w:r>
    </w:p>
    <w:p w:rsidR="00657A55" w:rsidRDefault="00657A55" w:rsidP="00470B43"/>
    <w:p w:rsidR="00657A55" w:rsidRDefault="00657A55" w:rsidP="00470B43">
      <w:r>
        <w:t>Knowage can use common big data NoSQL databases</w:t>
      </w:r>
      <w:r w:rsidR="00CF5D49">
        <w:t xml:space="preserve"> such as MongoDB</w:t>
      </w:r>
      <w:r>
        <w:t xml:space="preserve"> and Hadoop based environments as data sources, </w:t>
      </w:r>
    </w:p>
    <w:p w:rsidR="00657A55" w:rsidRDefault="00657A55" w:rsidP="00470B43">
      <w:r>
        <w:t>Moreover</w:t>
      </w:r>
      <w:r w:rsidR="00637C74">
        <w:t>,</w:t>
      </w:r>
      <w:r>
        <w:t xml:space="preserve"> it can be used in conjunction with Apache Spark to analyze data set from 10 to 100 times faster than with Hadoop Mapreduce.</w:t>
      </w:r>
    </w:p>
    <w:p w:rsidR="0070074A" w:rsidRDefault="0070074A" w:rsidP="00470B43"/>
    <w:p w:rsidR="00DC3669" w:rsidRDefault="0070074A" w:rsidP="00470B43">
      <w:r w:rsidRPr="0070074A">
        <w:lastRenderedPageBreak/>
        <w:t>Knowage SDK contains a Javascript API that helps users to embed parts of Knowage suite inside a web page or to retrieve information about datasets and documents.</w:t>
      </w:r>
    </w:p>
    <w:p w:rsidR="00A226BA" w:rsidRDefault="00A226BA" w:rsidP="00A226BA">
      <w:pPr>
        <w:pStyle w:val="Titre3"/>
      </w:pPr>
      <w:bookmarkStart w:id="339" w:name="_Toc499823602"/>
      <w:bookmarkStart w:id="340" w:name="_Toc510702071"/>
      <w:r>
        <w:t>Technical Considerations</w:t>
      </w:r>
      <w:bookmarkEnd w:id="339"/>
      <w:bookmarkEnd w:id="340"/>
    </w:p>
    <w:p w:rsidR="00D738B1" w:rsidRDefault="00D738B1" w:rsidP="00470B43"/>
    <w:p w:rsidR="00470B43" w:rsidRDefault="008A4243" w:rsidP="00470B43">
      <w:r>
        <w:t>The component</w:t>
      </w:r>
      <w:r w:rsidR="00470B43">
        <w:t xml:space="preserve"> will be configured to use the Keyrock IDM component for authentication.</w:t>
      </w:r>
    </w:p>
    <w:p w:rsidR="00D738B1" w:rsidRDefault="00D738B1" w:rsidP="009B04DF"/>
    <w:p w:rsidR="005D421A" w:rsidRDefault="00C30750" w:rsidP="009B04DF">
      <w:r>
        <w:t>Knowage is based on Tomcat 7</w:t>
      </w:r>
      <w:r w:rsidR="005D421A">
        <w:t xml:space="preserve"> and MySQL, the </w:t>
      </w:r>
      <w:r w:rsidR="001442AA">
        <w:t>container</w:t>
      </w:r>
      <w:r w:rsidR="009B5380">
        <w:t xml:space="preserve"> </w:t>
      </w:r>
      <w:r w:rsidR="00D738B1">
        <w:t xml:space="preserve">image </w:t>
      </w:r>
      <w:r w:rsidR="009B5380">
        <w:t>will be changed to use PostgreSQL</w:t>
      </w:r>
      <w:r w:rsidR="00502E36">
        <w:t xml:space="preserve">, by changing the </w:t>
      </w:r>
      <w:r w:rsidR="00F806EF">
        <w:t>H</w:t>
      </w:r>
      <w:r w:rsidR="002566D5">
        <w:t xml:space="preserve">ibernate ORM </w:t>
      </w:r>
      <w:r w:rsidR="00F806EF">
        <w:t xml:space="preserve">configuration </w:t>
      </w:r>
      <w:r w:rsidR="002566D5">
        <w:t>used in the software</w:t>
      </w:r>
      <w:r w:rsidR="00550AA5">
        <w:t>.</w:t>
      </w:r>
    </w:p>
    <w:p w:rsidR="009A0AF9" w:rsidRDefault="009A0AF9" w:rsidP="009B04DF"/>
    <w:p w:rsidR="009A0AF9" w:rsidRDefault="00F96FDB" w:rsidP="009B04DF">
      <w:r>
        <w:t xml:space="preserve">Incoming port </w:t>
      </w:r>
      <w:r w:rsidR="009A0AF9" w:rsidRPr="009A0AF9">
        <w:t>default to 8080/TCP conflict with other components</w:t>
      </w:r>
      <w:r>
        <w:t xml:space="preserve"> using java application servers</w:t>
      </w:r>
      <w:r w:rsidR="0018530E">
        <w:t>, it can be easily changed</w:t>
      </w:r>
      <w:r w:rsidR="00957D0B">
        <w:t xml:space="preserve"> with Docker</w:t>
      </w:r>
    </w:p>
    <w:p w:rsidR="00550AA5" w:rsidRPr="009B04DF" w:rsidRDefault="00550AA5" w:rsidP="009B04DF"/>
    <w:p w:rsidR="00A226BA" w:rsidRDefault="00A226BA" w:rsidP="00A226BA">
      <w:pPr>
        <w:pStyle w:val="Titre3"/>
      </w:pPr>
      <w:bookmarkStart w:id="341" w:name="_Toc499823603"/>
      <w:bookmarkStart w:id="342" w:name="_Toc510702072"/>
      <w:r>
        <w:t>Selected Product(s)</w:t>
      </w:r>
      <w:bookmarkEnd w:id="341"/>
      <w:bookmarkEnd w:id="342"/>
    </w:p>
    <w:p w:rsidR="008A4243" w:rsidRDefault="008A4243" w:rsidP="008A4243">
      <w:r>
        <w:t>This is the refe</w:t>
      </w:r>
      <w:r w:rsidR="0025016C">
        <w:t>rence component for data visualization and BI in Fiware</w:t>
      </w:r>
      <w:r w:rsidR="001B0797">
        <w:t xml:space="preserve"> catalog</w:t>
      </w:r>
    </w:p>
    <w:p w:rsidR="001B0797" w:rsidRPr="008A4243" w:rsidRDefault="001B0797" w:rsidP="008A4243">
      <w:r>
        <w:t>It replaces the previous GE</w:t>
      </w:r>
      <w:r w:rsidR="00117D81">
        <w:t>: SpagoBI</w:t>
      </w:r>
      <w:r w:rsidR="00F056A0">
        <w:t xml:space="preserve">, from which </w:t>
      </w:r>
      <w:r w:rsidR="001C293D">
        <w:t>Knowage is an evolution</w:t>
      </w:r>
      <w:r w:rsidR="00117D81">
        <w:t>.</w:t>
      </w:r>
    </w:p>
    <w:p w:rsidR="00A226BA" w:rsidRDefault="00A226BA" w:rsidP="00A226BA">
      <w:pPr>
        <w:pStyle w:val="Titre3"/>
      </w:pPr>
      <w:bookmarkStart w:id="343" w:name="_Toc499823604"/>
      <w:bookmarkStart w:id="344" w:name="_Toc510702073"/>
      <w:r>
        <w:t>Selection Rationale</w:t>
      </w:r>
      <w:bookmarkEnd w:id="343"/>
      <w:bookmarkEnd w:id="344"/>
    </w:p>
    <w:p w:rsidR="001B0797" w:rsidRPr="00C359D6" w:rsidRDefault="00C359D6" w:rsidP="00C359D6">
      <w:r w:rsidRPr="00C359D6">
        <w:t>Kno</w:t>
      </w:r>
      <w:r w:rsidR="00221D3F">
        <w:t>w</w:t>
      </w:r>
      <w:r w:rsidRPr="00C359D6">
        <w:t>age takes part in the FIWARE community, being the reference implementation of the Data Visualization GE</w:t>
      </w:r>
    </w:p>
    <w:p w:rsidR="00A226BA" w:rsidRDefault="00A226BA" w:rsidP="00A226BA">
      <w:pPr>
        <w:pStyle w:val="Titre3"/>
        <w:rPr>
          <w:i/>
        </w:rPr>
      </w:pPr>
      <w:bookmarkStart w:id="345" w:name="_Toc499823605"/>
      <w:bookmarkStart w:id="346" w:name="_Toc510702074"/>
      <w:r>
        <w:t>Architecture Risks</w:t>
      </w:r>
      <w:bookmarkEnd w:id="345"/>
      <w:bookmarkEnd w:id="346"/>
    </w:p>
    <w:p w:rsidR="00A226BA" w:rsidRDefault="00910AAC" w:rsidP="00A226BA">
      <w:r>
        <w:t>If t</w:t>
      </w:r>
      <w:r w:rsidR="00D112DE">
        <w:t xml:space="preserve">he component </w:t>
      </w:r>
      <w:r w:rsidR="0050471E">
        <w:t xml:space="preserve">is used for </w:t>
      </w:r>
      <w:r w:rsidR="007046EC">
        <w:t xml:space="preserve">help to </w:t>
      </w:r>
      <w:r w:rsidR="0050471E">
        <w:t>operational decisio</w:t>
      </w:r>
      <w:r w:rsidR="00653217">
        <w:t>n</w:t>
      </w:r>
      <w:r w:rsidR="007046EC">
        <w:t xml:space="preserve">, </w:t>
      </w:r>
      <w:r w:rsidR="00966D88">
        <w:t>its high availability becomes mandatory</w:t>
      </w:r>
      <w:r w:rsidR="00273E0A">
        <w:t>.</w:t>
      </w:r>
    </w:p>
    <w:p w:rsidR="00273E0A" w:rsidRPr="00F6725F" w:rsidRDefault="00170081" w:rsidP="00A226BA">
      <w:r>
        <w:t xml:space="preserve">The </w:t>
      </w:r>
      <w:r w:rsidR="00C136BE">
        <w:t xml:space="preserve">component is stateless, </w:t>
      </w:r>
      <w:r w:rsidR="00577D59">
        <w:t>by adding instances</w:t>
      </w:r>
      <w:r w:rsidR="00F95B18">
        <w:t xml:space="preserve"> of containers, and relying on </w:t>
      </w:r>
      <w:r w:rsidR="00722ED6">
        <w:t xml:space="preserve">a </w:t>
      </w:r>
      <w:r w:rsidR="005D7434">
        <w:t>replicated Postgres</w:t>
      </w:r>
      <w:r w:rsidR="00722ED6">
        <w:t xml:space="preserve"> for data persistence, </w:t>
      </w:r>
      <w:r w:rsidR="00380EDD">
        <w:t>high availability and scalability</w:t>
      </w:r>
      <w:r w:rsidR="000E41DD">
        <w:t xml:space="preserve"> </w:t>
      </w:r>
      <w:r w:rsidR="005D7434">
        <w:t>can be</w:t>
      </w:r>
      <w:r w:rsidR="00ED4384">
        <w:t xml:space="preserve"> achieve</w:t>
      </w:r>
      <w:r w:rsidR="005D7434">
        <w:t>d.</w:t>
      </w:r>
    </w:p>
    <w:p w:rsidR="00A226BA" w:rsidRDefault="006D1626" w:rsidP="00A226BA">
      <w:pPr>
        <w:pStyle w:val="Titre2"/>
      </w:pPr>
      <w:bookmarkStart w:id="347" w:name="_Toc499823606"/>
      <w:r>
        <w:t xml:space="preserve"> </w:t>
      </w:r>
      <w:bookmarkStart w:id="348" w:name="_Toc510702075"/>
      <w:r w:rsidR="00A226BA">
        <w:t>CKAN Open Data Component</w:t>
      </w:r>
      <w:bookmarkEnd w:id="347"/>
      <w:bookmarkEnd w:id="348"/>
    </w:p>
    <w:p w:rsidR="00A226BA" w:rsidRDefault="00A226BA" w:rsidP="00A226BA"/>
    <w:p w:rsidR="00A226BA" w:rsidRDefault="00A226BA" w:rsidP="00A226BA">
      <w:pPr>
        <w:pStyle w:val="Titre3"/>
      </w:pPr>
      <w:bookmarkStart w:id="349" w:name="_Toc499823607"/>
      <w:bookmarkStart w:id="350" w:name="_Toc510702076"/>
      <w:r>
        <w:t>Component Functions</w:t>
      </w:r>
      <w:bookmarkEnd w:id="349"/>
      <w:bookmarkEnd w:id="350"/>
    </w:p>
    <w:p w:rsidR="007C38F5" w:rsidRPr="007C38F5" w:rsidRDefault="007C38F5" w:rsidP="007C38F5"/>
    <w:p w:rsidR="00DD6C50" w:rsidRDefault="00DD6C50" w:rsidP="003540EB">
      <w:r w:rsidRPr="00DD6C50">
        <w:t>CKAN is a powerful data management system that makes data accessible – by providing tools to streamline publishing, sharing, finding and using data.</w:t>
      </w:r>
    </w:p>
    <w:p w:rsidR="004808E6" w:rsidRDefault="004808E6" w:rsidP="003540EB"/>
    <w:p w:rsidR="003028FF" w:rsidRDefault="003028FF" w:rsidP="003540EB">
      <w:r w:rsidRPr="003028FF">
        <w:t>CKAN is a tool for making open data websites. (Think of a content management system like WordPress – but for data, instead of pages and blog posts.) It helps you manage and publish collections of data. It is used by national and local governments, research institutions, and other organizations who collect a lot of data.</w:t>
      </w:r>
    </w:p>
    <w:p w:rsidR="008A3AD7" w:rsidRDefault="008A3AD7" w:rsidP="008A3AD7"/>
    <w:p w:rsidR="008A3AD7" w:rsidRDefault="00DD6C50" w:rsidP="008A3AD7">
      <w:r>
        <w:t xml:space="preserve">The Fiware provided version comes with </w:t>
      </w:r>
      <w:r w:rsidR="008A3AD7">
        <w:t xml:space="preserve">a set of CKAN extensions, developed within FIWARE, which integrates this data portal platform with the main FIWARE GEs, enhancing the default CKAN </w:t>
      </w:r>
      <w:r w:rsidR="00D51A51">
        <w:t>behavior</w:t>
      </w:r>
      <w:r w:rsidR="008A3AD7">
        <w:t xml:space="preserve"> with improved access control, publication of right-time context data, and rich visualization features.</w:t>
      </w:r>
    </w:p>
    <w:p w:rsidR="008A3AD7" w:rsidRDefault="008A3AD7" w:rsidP="008A3AD7"/>
    <w:p w:rsidR="008A3AD7" w:rsidRDefault="008A3AD7" w:rsidP="008A3AD7">
      <w:r>
        <w:t>In particular, the following extensions are being provided:</w:t>
      </w:r>
    </w:p>
    <w:p w:rsidR="008A3AD7" w:rsidRDefault="008A3AD7" w:rsidP="008A3AD7"/>
    <w:p w:rsidR="008A3AD7" w:rsidRDefault="008A3AD7" w:rsidP="008A3AD7">
      <w:pPr>
        <w:pStyle w:val="Paragraphedeliste"/>
        <w:numPr>
          <w:ilvl w:val="0"/>
          <w:numId w:val="60"/>
        </w:numPr>
      </w:pPr>
      <w:r w:rsidRPr="008A3AD7">
        <w:rPr>
          <w:b/>
        </w:rPr>
        <w:t>OAuth2</w:t>
      </w:r>
      <w:r>
        <w:t>: Enables the integration of CKAN with an external OAuth2 Identity Manager (e.g The FIWARE I</w:t>
      </w:r>
      <w:r w:rsidR="00D51A51">
        <w:t>D</w:t>
      </w:r>
      <w:r>
        <w:t>M)</w:t>
      </w:r>
    </w:p>
    <w:p w:rsidR="008A3AD7" w:rsidRDefault="008A3AD7" w:rsidP="008A3AD7">
      <w:pPr>
        <w:pStyle w:val="Paragraphedeliste"/>
        <w:numPr>
          <w:ilvl w:val="0"/>
          <w:numId w:val="60"/>
        </w:numPr>
      </w:pPr>
      <w:r w:rsidRPr="008A3AD7">
        <w:rPr>
          <w:b/>
        </w:rPr>
        <w:t>Private Datasets</w:t>
      </w:r>
      <w:r>
        <w:t>: Improves the default dataset permissions features provided by CKAN by enabling to create protected datasets which can be accessed by a set of users included in an access list</w:t>
      </w:r>
    </w:p>
    <w:p w:rsidR="008A3AD7" w:rsidRDefault="008A3AD7" w:rsidP="008A3AD7">
      <w:pPr>
        <w:pStyle w:val="Paragraphedeliste"/>
        <w:numPr>
          <w:ilvl w:val="0"/>
          <w:numId w:val="60"/>
        </w:numPr>
      </w:pPr>
      <w:r w:rsidRPr="008A3AD7">
        <w:rPr>
          <w:b/>
        </w:rPr>
        <w:t>NGSI View</w:t>
      </w:r>
      <w:r>
        <w:t>: Enables the publication of right-time context data as dataset resources by allowing to define them as NGSI v2 queries to a Context Broker</w:t>
      </w:r>
    </w:p>
    <w:p w:rsidR="008A3AD7" w:rsidRDefault="008A3AD7" w:rsidP="008A3AD7">
      <w:pPr>
        <w:pStyle w:val="Paragraphedeliste"/>
        <w:numPr>
          <w:ilvl w:val="0"/>
          <w:numId w:val="60"/>
        </w:numPr>
      </w:pPr>
      <w:r w:rsidRPr="008A3AD7">
        <w:rPr>
          <w:b/>
        </w:rPr>
        <w:t>BAE Publisher</w:t>
      </w:r>
      <w:r>
        <w:t>: extension to simplify the monetization of private datasets by enabling the creation of products and offerings in the Business API Ecosystem GE directly using the dataset information</w:t>
      </w:r>
    </w:p>
    <w:p w:rsidR="008A3AD7" w:rsidRDefault="008A3AD7" w:rsidP="00387CF1">
      <w:pPr>
        <w:pStyle w:val="Paragraphedeliste"/>
        <w:numPr>
          <w:ilvl w:val="0"/>
          <w:numId w:val="60"/>
        </w:numPr>
      </w:pPr>
      <w:r w:rsidRPr="00387CF1">
        <w:rPr>
          <w:b/>
        </w:rPr>
        <w:lastRenderedPageBreak/>
        <w:t>WireCloud View</w:t>
      </w:r>
      <w:r>
        <w:t>:</w:t>
      </w:r>
      <w:r w:rsidR="00387CF1">
        <w:t xml:space="preserve"> A</w:t>
      </w:r>
      <w:r>
        <w:t>llows to embed WireCloud (Application Mashup GEri) dashboards as dataset resources views, enabling the creation of rich and highly customizable visualizations for the published data</w:t>
      </w:r>
    </w:p>
    <w:p w:rsidR="008A3AD7" w:rsidRDefault="008A3AD7" w:rsidP="00387CF1">
      <w:pPr>
        <w:pStyle w:val="Paragraphedeliste"/>
        <w:numPr>
          <w:ilvl w:val="0"/>
          <w:numId w:val="60"/>
        </w:numPr>
      </w:pPr>
      <w:r w:rsidRPr="00387CF1">
        <w:rPr>
          <w:b/>
        </w:rPr>
        <w:t>Data Requests</w:t>
      </w:r>
      <w:r>
        <w:t xml:space="preserve">: </w:t>
      </w:r>
      <w:r w:rsidR="00387CF1">
        <w:t>I</w:t>
      </w:r>
      <w:r>
        <w:t>ncludes a new section in CKAN intended to allow users of the platform to ask for data which is not yet published</w:t>
      </w:r>
    </w:p>
    <w:p w:rsidR="005B1522" w:rsidRPr="003540EB" w:rsidRDefault="009901E7" w:rsidP="003540EB">
      <w:r>
        <w:t xml:space="preserve">An extension to APInf should also be </w:t>
      </w:r>
      <w:r w:rsidR="00763C72">
        <w:t xml:space="preserve">soon </w:t>
      </w:r>
      <w:r>
        <w:t xml:space="preserve">available to provide a way to expose RESTful API </w:t>
      </w:r>
      <w:r w:rsidR="00D57BF5">
        <w:t xml:space="preserve">results </w:t>
      </w:r>
      <w:r>
        <w:t xml:space="preserve">as </w:t>
      </w:r>
      <w:r w:rsidR="00D57BF5">
        <w:t>a CKAN data source.</w:t>
      </w:r>
      <w:r>
        <w:t xml:space="preserve"> </w:t>
      </w:r>
    </w:p>
    <w:p w:rsidR="00A226BA" w:rsidRDefault="00A226BA" w:rsidP="00A226BA">
      <w:pPr>
        <w:pStyle w:val="Titre3"/>
      </w:pPr>
      <w:bookmarkStart w:id="351" w:name="_Toc499823608"/>
      <w:bookmarkStart w:id="352" w:name="_Toc510702077"/>
      <w:r>
        <w:t>Technical Considerations</w:t>
      </w:r>
      <w:bookmarkEnd w:id="351"/>
      <w:bookmarkEnd w:id="352"/>
    </w:p>
    <w:p w:rsidR="005B1522" w:rsidRDefault="00A4086F" w:rsidP="005B1522">
      <w:r>
        <w:t xml:space="preserve">CKAN rely on a </w:t>
      </w:r>
      <w:r w:rsidR="0049098C">
        <w:t>PostgreSQL database</w:t>
      </w:r>
    </w:p>
    <w:p w:rsidR="00331D16" w:rsidRDefault="00331D16" w:rsidP="005B1522">
      <w:r>
        <w:t xml:space="preserve">Solr </w:t>
      </w:r>
      <w:r w:rsidR="00DB162A">
        <w:t xml:space="preserve">is used for indexed </w:t>
      </w:r>
      <w:r>
        <w:t>search</w:t>
      </w:r>
    </w:p>
    <w:p w:rsidR="00122FE7" w:rsidRDefault="00DB162A" w:rsidP="005B1522">
      <w:r>
        <w:t>The s</w:t>
      </w:r>
      <w:r w:rsidR="00122FE7">
        <w:t xml:space="preserve">erver </w:t>
      </w:r>
      <w:r>
        <w:t xml:space="preserve">is </w:t>
      </w:r>
      <w:r w:rsidR="00122FE7">
        <w:t>written in python</w:t>
      </w:r>
    </w:p>
    <w:p w:rsidR="00122FE7" w:rsidRDefault="00DB162A" w:rsidP="005B1522">
      <w:r>
        <w:t xml:space="preserve">The component offers a </w:t>
      </w:r>
      <w:r w:rsidR="00562579">
        <w:t xml:space="preserve">Management </w:t>
      </w:r>
      <w:r w:rsidR="00122FE7">
        <w:t>Web interface</w:t>
      </w:r>
    </w:p>
    <w:p w:rsidR="00122FE7" w:rsidRDefault="00DB162A" w:rsidP="005B1522">
      <w:r>
        <w:t>But also p</w:t>
      </w:r>
      <w:r w:rsidR="00722A7E">
        <w:t xml:space="preserve">rovides a </w:t>
      </w:r>
      <w:r w:rsidR="00562579">
        <w:t xml:space="preserve">RESTful </w:t>
      </w:r>
      <w:r w:rsidR="00122FE7">
        <w:t>API</w:t>
      </w:r>
      <w:r>
        <w:t xml:space="preserve"> to interact with.</w:t>
      </w:r>
    </w:p>
    <w:p w:rsidR="00947836" w:rsidRDefault="00947836" w:rsidP="005B1522"/>
    <w:p w:rsidR="00947836" w:rsidRDefault="00947836" w:rsidP="005B1522">
      <w:r>
        <w:t xml:space="preserve">First CKAN must be installed: </w:t>
      </w:r>
      <w:hyperlink r:id="rId205" w:history="1">
        <w:r w:rsidRPr="00947836">
          <w:rPr>
            <w:rStyle w:val="Lienhypertexte"/>
          </w:rPr>
          <w:t>on Readthedocs</w:t>
        </w:r>
      </w:hyperlink>
      <w:r>
        <w:t xml:space="preserve">, and then the extension coming from Fiware: </w:t>
      </w:r>
      <w:hyperlink r:id="rId206" w:history="1">
        <w:r w:rsidRPr="00947836">
          <w:rPr>
            <w:rStyle w:val="Lienhypertexte"/>
          </w:rPr>
          <w:t>on Readthedocs</w:t>
        </w:r>
      </w:hyperlink>
    </w:p>
    <w:p w:rsidR="00E1550A" w:rsidRDefault="00E1550A" w:rsidP="005B1522"/>
    <w:p w:rsidR="00790DFE" w:rsidRDefault="00790DFE" w:rsidP="005B1522">
      <w:r>
        <w:t>Security</w:t>
      </w:r>
      <w:r w:rsidR="00573CCB">
        <w:t xml:space="preserve"> (Authentication, Authorization</w:t>
      </w:r>
      <w:r w:rsidR="00DB162A">
        <w:t>) is</w:t>
      </w:r>
      <w:r w:rsidR="00FC19B4">
        <w:t xml:space="preserve"> </w:t>
      </w:r>
      <w:r w:rsidR="00573CCB">
        <w:t xml:space="preserve">provided </w:t>
      </w:r>
      <w:r w:rsidR="00DB162A">
        <w:t>through Fiware</w:t>
      </w:r>
      <w:r w:rsidR="00573CCB">
        <w:t xml:space="preserve"> </w:t>
      </w:r>
      <w:r w:rsidR="00FC19B4">
        <w:t>IDM</w:t>
      </w:r>
      <w:r w:rsidR="00ED01DA">
        <w:t xml:space="preserve"> Components</w:t>
      </w:r>
      <w:r w:rsidR="009901E7">
        <w:t xml:space="preserve"> through the OAuth2 extension</w:t>
      </w:r>
    </w:p>
    <w:p w:rsidR="00A4086F" w:rsidRPr="005B1522" w:rsidRDefault="00A4086F" w:rsidP="005B1522"/>
    <w:p w:rsidR="00A226BA" w:rsidRDefault="00A226BA" w:rsidP="00A226BA">
      <w:pPr>
        <w:pStyle w:val="Titre3"/>
      </w:pPr>
      <w:bookmarkStart w:id="353" w:name="_Toc499823609"/>
      <w:bookmarkStart w:id="354" w:name="_Toc510702078"/>
      <w:r>
        <w:t>Selected Product(s)</w:t>
      </w:r>
      <w:bookmarkEnd w:id="353"/>
      <w:bookmarkEnd w:id="354"/>
    </w:p>
    <w:p w:rsidR="00946A6C" w:rsidRDefault="00946A6C" w:rsidP="00946A6C">
      <w:r>
        <w:t>CKAN is one of the most extended Open Data publication platforms and is becoming the de-fact</w:t>
      </w:r>
      <w:r w:rsidR="00DD6C50">
        <w:t>o</w:t>
      </w:r>
      <w:r>
        <w:t xml:space="preserve"> standard for data publication in Europe. Moreover, CKAN is an open source platform which means it can be easily adapted and expanded.</w:t>
      </w:r>
    </w:p>
    <w:p w:rsidR="00946A6C" w:rsidRDefault="00946A6C" w:rsidP="00946A6C"/>
    <w:p w:rsidR="00946A6C" w:rsidRPr="00946A6C" w:rsidRDefault="00946A6C" w:rsidP="00946A6C">
      <w:r>
        <w:t>In this regard, the provided extensions integrate CKAN with the FIWARE platform, enabling the right-time context information served by a context broker to be published as dataset resources, making it easier to be discovered and consumed.</w:t>
      </w:r>
    </w:p>
    <w:p w:rsidR="00A226BA" w:rsidRDefault="00A226BA" w:rsidP="00A226BA">
      <w:pPr>
        <w:pStyle w:val="Titre3"/>
      </w:pPr>
      <w:bookmarkStart w:id="355" w:name="_Toc499823610"/>
      <w:bookmarkStart w:id="356" w:name="_Toc510702079"/>
      <w:r>
        <w:t>Selection Rationale</w:t>
      </w:r>
      <w:bookmarkEnd w:id="355"/>
      <w:bookmarkEnd w:id="356"/>
    </w:p>
    <w:p w:rsidR="00331D16" w:rsidRDefault="00331D16" w:rsidP="00331D16">
      <w:r>
        <w:t>CKAN is the most used Open Data management software</w:t>
      </w:r>
      <w:r w:rsidR="00722A7E">
        <w:t>, it is already in use in MNCA</w:t>
      </w:r>
      <w:r>
        <w:t>.</w:t>
      </w:r>
    </w:p>
    <w:p w:rsidR="00331D16" w:rsidRDefault="00331D16" w:rsidP="00331D16">
      <w:r>
        <w:t>It is free and open source</w:t>
      </w:r>
      <w:r w:rsidR="00722A7E">
        <w:t>, and is the proposed component for Open Data in Fiware catalog</w:t>
      </w:r>
      <w:r>
        <w:t>.</w:t>
      </w:r>
    </w:p>
    <w:p w:rsidR="00331D16" w:rsidRPr="00331D16" w:rsidRDefault="00331D16" w:rsidP="00331D16"/>
    <w:p w:rsidR="00A226BA" w:rsidRDefault="00A226BA" w:rsidP="00A226BA">
      <w:pPr>
        <w:pStyle w:val="Titre3"/>
        <w:rPr>
          <w:i/>
        </w:rPr>
      </w:pPr>
      <w:bookmarkStart w:id="357" w:name="_Toc499823611"/>
      <w:bookmarkStart w:id="358" w:name="_Toc510702080"/>
      <w:r>
        <w:t>Architecture Risks</w:t>
      </w:r>
      <w:bookmarkEnd w:id="357"/>
      <w:bookmarkEnd w:id="358"/>
    </w:p>
    <w:p w:rsidR="00A226BA" w:rsidRPr="00F6725F" w:rsidRDefault="0000683B" w:rsidP="00A226BA">
      <w:r>
        <w:t xml:space="preserve">The component should be installed </w:t>
      </w:r>
      <w:r w:rsidR="00C32592">
        <w:t>as a Docker service with at least one instance per data center, to be high available.</w:t>
      </w:r>
    </w:p>
    <w:p w:rsidR="003069FA" w:rsidRDefault="003069FA" w:rsidP="003069FA">
      <w:pPr>
        <w:pStyle w:val="Titre2"/>
      </w:pPr>
      <w:bookmarkStart w:id="359" w:name="_Toc499823612"/>
      <w:bookmarkStart w:id="360" w:name="_Toc510702081"/>
      <w:r>
        <w:t xml:space="preserve">IDAS </w:t>
      </w:r>
      <w:r w:rsidR="00680523">
        <w:t xml:space="preserve">IOT </w:t>
      </w:r>
      <w:r>
        <w:t>Component</w:t>
      </w:r>
      <w:bookmarkEnd w:id="359"/>
      <w:r w:rsidR="00017607">
        <w:t>s</w:t>
      </w:r>
      <w:bookmarkEnd w:id="360"/>
    </w:p>
    <w:p w:rsidR="003069FA" w:rsidRDefault="003069FA" w:rsidP="003069FA"/>
    <w:p w:rsidR="003069FA" w:rsidRDefault="003069FA" w:rsidP="003069FA">
      <w:pPr>
        <w:pStyle w:val="Titre3"/>
      </w:pPr>
      <w:bookmarkStart w:id="361" w:name="_Toc499823613"/>
      <w:bookmarkStart w:id="362" w:name="_Toc510702082"/>
      <w:r>
        <w:t>Component</w:t>
      </w:r>
      <w:r w:rsidR="009276B5">
        <w:t>s</w:t>
      </w:r>
      <w:r>
        <w:t xml:space="preserve"> Functions</w:t>
      </w:r>
      <w:bookmarkEnd w:id="361"/>
      <w:bookmarkEnd w:id="362"/>
    </w:p>
    <w:p w:rsidR="00BD7F0A" w:rsidRDefault="00BD7F0A" w:rsidP="00BD7F0A"/>
    <w:p w:rsidR="00BE7D42" w:rsidRDefault="00BE7D42" w:rsidP="00BD7F0A">
      <w:r>
        <w:t xml:space="preserve">IDAS </w:t>
      </w:r>
      <w:r w:rsidR="00CC1A1D">
        <w:t>is composed of several component</w:t>
      </w:r>
      <w:r w:rsidR="007B43E4">
        <w:t>s dedicated to IOT, these component</w:t>
      </w:r>
      <w:r w:rsidR="009276B5">
        <w:t>s</w:t>
      </w:r>
      <w:r w:rsidR="007B43E4">
        <w:t xml:space="preserve"> are responsible to ingest the data coming from the field, transform it into NGSI entities data, </w:t>
      </w:r>
      <w:r w:rsidR="009276B5">
        <w:t xml:space="preserve">and </w:t>
      </w:r>
      <w:r w:rsidR="007B43E4">
        <w:t>to update the context broker.</w:t>
      </w:r>
    </w:p>
    <w:p w:rsidR="003E3389" w:rsidRPr="00DB16EE" w:rsidRDefault="003E3389" w:rsidP="003E3389">
      <w:pPr>
        <w:rPr>
          <w:rStyle w:val="Lienhypertexte"/>
          <w:lang w:val="en-GB"/>
        </w:rPr>
      </w:pPr>
      <w:r w:rsidRPr="00DB16EE">
        <w:rPr>
          <w:lang w:val="en-GB"/>
        </w:rPr>
        <w:t xml:space="preserve">On Fiware Catalog: </w:t>
      </w:r>
      <w:hyperlink r:id="rId207" w:history="1">
        <w:r w:rsidRPr="00DB16EE">
          <w:rPr>
            <w:rStyle w:val="Lienhypertexte"/>
            <w:lang w:val="en-GB"/>
          </w:rPr>
          <w:t>IDAS</w:t>
        </w:r>
      </w:hyperlink>
    </w:p>
    <w:p w:rsidR="003E3389" w:rsidRPr="005F0A31" w:rsidRDefault="003E3389" w:rsidP="003E3389">
      <w:pPr>
        <w:rPr>
          <w:lang w:val="en-GB"/>
        </w:rPr>
      </w:pPr>
      <w:r w:rsidRPr="005F0A31">
        <w:rPr>
          <w:lang w:val="en-GB"/>
        </w:rPr>
        <w:t xml:space="preserve">Documentation on the </w:t>
      </w:r>
      <w:r>
        <w:rPr>
          <w:lang w:val="en-GB"/>
        </w:rPr>
        <w:t xml:space="preserve">Fiware </w:t>
      </w:r>
      <w:r w:rsidRPr="005F0A31">
        <w:rPr>
          <w:lang w:val="en-GB"/>
        </w:rPr>
        <w:t xml:space="preserve">IOT stack : </w:t>
      </w:r>
      <w:hyperlink r:id="rId208" w:history="1">
        <w:r w:rsidRPr="005F0A31">
          <w:rPr>
            <w:rStyle w:val="Lienhypertexte"/>
            <w:lang w:val="en-GB"/>
          </w:rPr>
          <w:t>by Telefonica</w:t>
        </w:r>
      </w:hyperlink>
    </w:p>
    <w:p w:rsidR="003E3389" w:rsidRPr="005F0A31" w:rsidRDefault="003E3389" w:rsidP="003E3389">
      <w:pPr>
        <w:rPr>
          <w:lang w:val="en-GB"/>
        </w:rPr>
      </w:pPr>
    </w:p>
    <w:p w:rsidR="009276B5" w:rsidRDefault="009276B5" w:rsidP="00BD7F0A">
      <w:r>
        <w:t>Available IOT Agents:</w:t>
      </w:r>
    </w:p>
    <w:p w:rsidR="00431C26" w:rsidRDefault="00A10D57" w:rsidP="00485DCE">
      <w:pPr>
        <w:pStyle w:val="Paragraphedeliste"/>
        <w:numPr>
          <w:ilvl w:val="0"/>
          <w:numId w:val="42"/>
        </w:numPr>
      </w:pPr>
      <w:r>
        <w:t>Ultra</w:t>
      </w:r>
      <w:r w:rsidR="00452557">
        <w:t xml:space="preserve"> </w:t>
      </w:r>
      <w:r>
        <w:t>Light</w:t>
      </w:r>
      <w:r w:rsidR="00CC1A1D">
        <w:t xml:space="preserve"> IOT agent</w:t>
      </w:r>
      <w:r w:rsidR="00452557">
        <w:t xml:space="preserve"> (</w:t>
      </w:r>
      <w:hyperlink r:id="rId209" w:history="1">
        <w:r w:rsidR="00452557" w:rsidRPr="001175F1">
          <w:rPr>
            <w:rStyle w:val="Lienhypertexte"/>
          </w:rPr>
          <w:t>UL2.0 IOT Agent</w:t>
        </w:r>
      </w:hyperlink>
      <w:r w:rsidR="00452557">
        <w:t xml:space="preserve">), </w:t>
      </w:r>
      <w:r>
        <w:t xml:space="preserve">is a bridge that can be used to communicate with devices. The UL2.0 </w:t>
      </w:r>
      <w:r w:rsidR="009276B5">
        <w:t xml:space="preserve">protocol </w:t>
      </w:r>
      <w:r>
        <w:t xml:space="preserve">is optimized to communicate with limited resources. </w:t>
      </w:r>
      <w:r w:rsidR="009276B5">
        <w:t xml:space="preserve">This </w:t>
      </w:r>
      <w:r w:rsidR="00CC1A1D">
        <w:t>IOT Agent</w:t>
      </w:r>
      <w:r>
        <w:t xml:space="preserve"> can bind different protocols to UL2.0 like HTTP or MQTT. </w:t>
      </w:r>
      <w:r w:rsidR="009276B5">
        <w:t>e</w:t>
      </w:r>
      <w:r w:rsidR="00431C26">
        <w:t>xample of request: “t|25” to change an attribute bind on t like “temperature”</w:t>
      </w:r>
      <w:r w:rsidR="009276B5">
        <w:t>.</w:t>
      </w:r>
    </w:p>
    <w:p w:rsidR="00431C26" w:rsidRDefault="00595BAF" w:rsidP="00485DCE">
      <w:pPr>
        <w:pStyle w:val="Paragraphedeliste"/>
        <w:numPr>
          <w:ilvl w:val="0"/>
          <w:numId w:val="42"/>
        </w:numPr>
      </w:pPr>
      <w:hyperlink r:id="rId210" w:history="1">
        <w:r w:rsidR="009276B5" w:rsidRPr="00F16C30">
          <w:rPr>
            <w:rStyle w:val="Lienhypertexte"/>
          </w:rPr>
          <w:t>JSON IOT Agent</w:t>
        </w:r>
      </w:hyperlink>
      <w:r w:rsidR="009276B5">
        <w:t>, can also bind different protocols like HTTP or MQTT, it allows to convert incoming device data coming as JSON to be converted to NGSI context data</w:t>
      </w:r>
      <w:r w:rsidR="00B56D8C">
        <w:t>.</w:t>
      </w:r>
    </w:p>
    <w:p w:rsidR="00B56D8C" w:rsidRDefault="00B56D8C" w:rsidP="00485DCE">
      <w:pPr>
        <w:pStyle w:val="Paragraphedeliste"/>
        <w:numPr>
          <w:ilvl w:val="0"/>
          <w:numId w:val="42"/>
        </w:numPr>
      </w:pPr>
      <w:r>
        <w:lastRenderedPageBreak/>
        <w:t>SigFox IOT Agent</w:t>
      </w:r>
      <w:r w:rsidR="00A2131D">
        <w:t xml:space="preserve">: </w:t>
      </w:r>
      <w:hyperlink r:id="rId211" w:history="1">
        <w:r w:rsidR="00A2131D" w:rsidRPr="00887470">
          <w:rPr>
            <w:rStyle w:val="Lienhypertexte"/>
          </w:rPr>
          <w:t>SIGFOX IOT Agent</w:t>
        </w:r>
      </w:hyperlink>
      <w:r w:rsidR="00A2131D">
        <w:rPr>
          <w:rStyle w:val="Lienhypertexte"/>
        </w:rPr>
        <w:t xml:space="preserve"> on github</w:t>
      </w:r>
    </w:p>
    <w:p w:rsidR="00B56D8C" w:rsidRDefault="00B56D8C" w:rsidP="00485DCE">
      <w:pPr>
        <w:pStyle w:val="Paragraphedeliste"/>
        <w:numPr>
          <w:ilvl w:val="0"/>
          <w:numId w:val="42"/>
        </w:numPr>
      </w:pPr>
      <w:r>
        <w:t>LWM2M IOT Agent</w:t>
      </w:r>
      <w:r w:rsidR="00A2131D">
        <w:t xml:space="preserve">: </w:t>
      </w:r>
      <w:hyperlink r:id="rId212" w:history="1">
        <w:r w:rsidR="00A2131D" w:rsidRPr="00887470">
          <w:rPr>
            <w:rStyle w:val="Lienhypertexte"/>
          </w:rPr>
          <w:t>OMA LWM2M IOT Agent</w:t>
        </w:r>
      </w:hyperlink>
    </w:p>
    <w:p w:rsidR="00A2131D" w:rsidRDefault="00A2131D" w:rsidP="00B56D8C"/>
    <w:p w:rsidR="00B56D8C" w:rsidRDefault="00B56D8C" w:rsidP="00B56D8C">
      <w:r>
        <w:t>All IOT agents are based on the same architecture, provided by a core common library</w:t>
      </w:r>
      <w:r w:rsidR="003E3389">
        <w:t>:</w:t>
      </w:r>
    </w:p>
    <w:p w:rsidR="003E3389" w:rsidRDefault="00595BAF" w:rsidP="003E3389">
      <w:hyperlink r:id="rId213" w:history="1">
        <w:r w:rsidR="003E3389" w:rsidRPr="00887470">
          <w:rPr>
            <w:rStyle w:val="Lienhypertexte"/>
          </w:rPr>
          <w:t>IOT Agent library</w:t>
        </w:r>
        <w:r w:rsidR="003E3389">
          <w:rPr>
            <w:rStyle w:val="Lienhypertexte"/>
          </w:rPr>
          <w:t xml:space="preserve"> used</w:t>
        </w:r>
        <w:r w:rsidR="003E3389" w:rsidRPr="00887470">
          <w:rPr>
            <w:rStyle w:val="Lienhypertexte"/>
          </w:rPr>
          <w:t xml:space="preserve"> to develop other agents</w:t>
        </w:r>
      </w:hyperlink>
    </w:p>
    <w:p w:rsidR="003E3389" w:rsidRPr="00BD7F0A" w:rsidRDefault="003E3389" w:rsidP="00B56D8C"/>
    <w:p w:rsidR="00A10D57" w:rsidRDefault="00BD7F0A" w:rsidP="00A10D57">
      <w:pPr>
        <w:keepNext/>
      </w:pPr>
      <w:r>
        <w:rPr>
          <w:noProof/>
          <w:lang w:val="fr-FR" w:eastAsia="fr-FR"/>
        </w:rPr>
        <w:drawing>
          <wp:inline distT="0" distB="0" distL="0" distR="0" wp14:anchorId="32DAC9E4" wp14:editId="1E2DDB80">
            <wp:extent cx="5666185" cy="3898265"/>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DAS_UltraLight.png"/>
                    <pic:cNvPicPr/>
                  </pic:nvPicPr>
                  <pic:blipFill>
                    <a:blip r:embed="rId214">
                      <a:extLst>
                        <a:ext uri="{28A0092B-C50C-407E-A947-70E740481C1C}">
                          <a14:useLocalDpi xmlns:a14="http://schemas.microsoft.com/office/drawing/2010/main" val="0"/>
                        </a:ext>
                      </a:extLst>
                    </a:blip>
                    <a:stretch>
                      <a:fillRect/>
                    </a:stretch>
                  </pic:blipFill>
                  <pic:spPr>
                    <a:xfrm>
                      <a:off x="0" y="0"/>
                      <a:ext cx="5666185" cy="3898265"/>
                    </a:xfrm>
                    <a:prstGeom prst="rect">
                      <a:avLst/>
                    </a:prstGeom>
                  </pic:spPr>
                </pic:pic>
              </a:graphicData>
            </a:graphic>
          </wp:inline>
        </w:drawing>
      </w:r>
    </w:p>
    <w:p w:rsidR="00D46D67" w:rsidRDefault="00A10D57" w:rsidP="00A10D57">
      <w:pPr>
        <w:pStyle w:val="Lgende"/>
      </w:pPr>
      <w:r>
        <w:t xml:space="preserve">Figure </w:t>
      </w:r>
      <w:r>
        <w:fldChar w:fldCharType="begin"/>
      </w:r>
      <w:r>
        <w:instrText xml:space="preserve"> SEQ Figure \* ARABIC </w:instrText>
      </w:r>
      <w:r>
        <w:fldChar w:fldCharType="separate"/>
      </w:r>
      <w:r w:rsidR="00A27A1E">
        <w:rPr>
          <w:noProof/>
        </w:rPr>
        <w:t>22</w:t>
      </w:r>
      <w:r>
        <w:fldChar w:fldCharType="end"/>
      </w:r>
      <w:r>
        <w:t xml:space="preserve"> : IDAS UltraLight</w:t>
      </w:r>
      <w:r w:rsidR="0050130D">
        <w:t xml:space="preserve"> IOT Agent</w:t>
      </w:r>
      <w:r>
        <w:t xml:space="preserve"> interactions</w:t>
      </w:r>
    </w:p>
    <w:p w:rsidR="009276B5" w:rsidRDefault="003E3389" w:rsidP="009276B5">
      <w:r>
        <w:t xml:space="preserve">All IOT agents works the same way </w:t>
      </w:r>
      <w:r w:rsidR="00A2131D">
        <w:t>as UL2.0 IOT Agent</w:t>
      </w:r>
      <w:r w:rsidR="00BA4A56">
        <w:t>.</w:t>
      </w:r>
      <w:r w:rsidR="00235E72">
        <w:t>, relying on the core library provided</w:t>
      </w:r>
      <w:r w:rsidR="00A2131D">
        <w:t>.</w:t>
      </w:r>
    </w:p>
    <w:p w:rsidR="00235E72" w:rsidRDefault="00235E72" w:rsidP="009276B5">
      <w:r>
        <w:t>Each IOT agent provides device and service management features through a RESTful API.</w:t>
      </w:r>
    </w:p>
    <w:p w:rsidR="00235E72" w:rsidRDefault="00235E72" w:rsidP="009276B5">
      <w:r>
        <w:t xml:space="preserve">This management interface allows to configure the </w:t>
      </w:r>
      <w:r w:rsidR="00A9485E">
        <w:t>conversion between the device data and the NGSI entity to update in the context broker, for UL2.0 and JSON data sources, also are available LWM2M IOT agent, Sigfox IOT agent.</w:t>
      </w:r>
    </w:p>
    <w:p w:rsidR="00326F8C" w:rsidRDefault="00326F8C" w:rsidP="009276B5"/>
    <w:p w:rsidR="00A9485E" w:rsidRDefault="00A9485E" w:rsidP="009276B5">
      <w:r>
        <w:t>In the case of MNCA, the existing data sources doesn’t use any of those protocols, data come either from xml, csv</w:t>
      </w:r>
      <w:r w:rsidR="00326F8C">
        <w:t xml:space="preserve"> or </w:t>
      </w:r>
      <w:r w:rsidR="00776D92">
        <w:t xml:space="preserve">even </w:t>
      </w:r>
      <w:r w:rsidR="00326F8C">
        <w:t>text files, retrieved or pushed through FTP.</w:t>
      </w:r>
    </w:p>
    <w:p w:rsidR="00326F8C" w:rsidRDefault="00326F8C" w:rsidP="009276B5">
      <w:r>
        <w:t>A few data source are updated through periodic http requests, that extract &amp; convert data before feeding the existing data warehouse.</w:t>
      </w:r>
    </w:p>
    <w:p w:rsidR="00776D92" w:rsidRDefault="00776D92" w:rsidP="009276B5">
      <w:r>
        <w:t>Those data are currently inserted in the data warehouse, using an ETL step and</w:t>
      </w:r>
      <w:r w:rsidR="000B3E6E">
        <w:t>/or</w:t>
      </w:r>
      <w:r>
        <w:t xml:space="preserve"> the SCOWS api.</w:t>
      </w:r>
    </w:p>
    <w:p w:rsidR="000B3E6E" w:rsidRDefault="000B3E6E" w:rsidP="009276B5">
      <w:r>
        <w:t>Current data sources are:</w:t>
      </w:r>
    </w:p>
    <w:p w:rsidR="000B3E6E" w:rsidRPr="009A4A99" w:rsidRDefault="004B26D1" w:rsidP="00485DCE">
      <w:pPr>
        <w:pStyle w:val="Paragraphedeliste"/>
        <w:numPr>
          <w:ilvl w:val="0"/>
          <w:numId w:val="44"/>
        </w:numPr>
        <w:rPr>
          <w:lang w:val="fr-FR"/>
        </w:rPr>
      </w:pPr>
      <w:r w:rsidRPr="009A4A99">
        <w:rPr>
          <w:lang w:val="fr-FR"/>
        </w:rPr>
        <w:t>Environment data</w:t>
      </w:r>
      <w:r w:rsidR="000B3E6E" w:rsidRPr="009A4A99">
        <w:rPr>
          <w:lang w:val="fr-FR"/>
        </w:rPr>
        <w:t xml:space="preserve"> Nice </w:t>
      </w:r>
      <w:r w:rsidRPr="009A4A99">
        <w:rPr>
          <w:lang w:val="fr-FR"/>
        </w:rPr>
        <w:t>&amp;</w:t>
      </w:r>
      <w:r w:rsidR="000B3E6E" w:rsidRPr="009A4A99">
        <w:rPr>
          <w:lang w:val="fr-FR"/>
        </w:rPr>
        <w:t xml:space="preserve"> Cagnes/Mer 38 Stations</w:t>
      </w:r>
    </w:p>
    <w:p w:rsidR="000B3E6E" w:rsidRPr="009A4A99" w:rsidRDefault="004B26D1" w:rsidP="00485DCE">
      <w:pPr>
        <w:pStyle w:val="Paragraphedeliste"/>
        <w:numPr>
          <w:ilvl w:val="0"/>
          <w:numId w:val="44"/>
        </w:numPr>
        <w:rPr>
          <w:lang w:val="fr-FR"/>
        </w:rPr>
      </w:pPr>
      <w:r w:rsidRPr="009A4A99">
        <w:rPr>
          <w:lang w:val="fr-FR"/>
        </w:rPr>
        <w:t>A</w:t>
      </w:r>
      <w:r w:rsidR="000B3E6E" w:rsidRPr="009A4A99">
        <w:rPr>
          <w:lang w:val="fr-FR"/>
        </w:rPr>
        <w:t>ir</w:t>
      </w:r>
      <w:r w:rsidRPr="009A4A99">
        <w:rPr>
          <w:lang w:val="fr-FR"/>
        </w:rPr>
        <w:t xml:space="preserve"> quality monitoring</w:t>
      </w:r>
      <w:r w:rsidR="000B3E6E" w:rsidRPr="009A4A99">
        <w:rPr>
          <w:lang w:val="fr-FR"/>
        </w:rPr>
        <w:t> 8 Stations</w:t>
      </w:r>
    </w:p>
    <w:p w:rsidR="000B3E6E" w:rsidRPr="009A4A99" w:rsidRDefault="006D17E7" w:rsidP="00485DCE">
      <w:pPr>
        <w:pStyle w:val="Paragraphedeliste"/>
        <w:numPr>
          <w:ilvl w:val="0"/>
          <w:numId w:val="44"/>
        </w:numPr>
        <w:rPr>
          <w:lang w:val="en-GB"/>
        </w:rPr>
      </w:pPr>
      <w:r>
        <w:rPr>
          <w:lang w:val="en-GB"/>
        </w:rPr>
        <w:t>“</w:t>
      </w:r>
      <w:r w:rsidR="000B3E6E" w:rsidRPr="009A4A99">
        <w:rPr>
          <w:lang w:val="en-GB"/>
        </w:rPr>
        <w:t>Météo</w:t>
      </w:r>
      <w:r w:rsidR="004B26D1" w:rsidRPr="009A4A99">
        <w:rPr>
          <w:lang w:val="en-GB"/>
        </w:rPr>
        <w:t xml:space="preserve"> </w:t>
      </w:r>
      <w:r w:rsidR="000B3E6E" w:rsidRPr="009A4A99">
        <w:rPr>
          <w:lang w:val="en-GB"/>
        </w:rPr>
        <w:t>France</w:t>
      </w:r>
      <w:r>
        <w:rPr>
          <w:lang w:val="en-GB"/>
        </w:rPr>
        <w:t>”</w:t>
      </w:r>
      <w:r w:rsidR="004B26D1" w:rsidRPr="009A4A99">
        <w:rPr>
          <w:lang w:val="en-GB"/>
        </w:rPr>
        <w:t xml:space="preserve"> weather forecast </w:t>
      </w:r>
      <w:r w:rsidR="000B3E6E" w:rsidRPr="009A4A99">
        <w:rPr>
          <w:lang w:val="en-GB"/>
        </w:rPr>
        <w:t xml:space="preserve">17 </w:t>
      </w:r>
      <w:r w:rsidR="004B26D1" w:rsidRPr="009A4A99">
        <w:rPr>
          <w:lang w:val="en-GB"/>
        </w:rPr>
        <w:t xml:space="preserve">forecast </w:t>
      </w:r>
      <w:r w:rsidR="000B3E6E" w:rsidRPr="009A4A99">
        <w:rPr>
          <w:lang w:val="en-GB"/>
        </w:rPr>
        <w:t>Stations</w:t>
      </w:r>
    </w:p>
    <w:p w:rsidR="005260B2" w:rsidRPr="009A4A99" w:rsidRDefault="009A4A99" w:rsidP="00485DCE">
      <w:pPr>
        <w:pStyle w:val="Paragraphedeliste"/>
        <w:numPr>
          <w:ilvl w:val="0"/>
          <w:numId w:val="44"/>
        </w:numPr>
        <w:rPr>
          <w:lang w:val="en-GB"/>
        </w:rPr>
      </w:pPr>
      <w:r w:rsidRPr="009A4A99">
        <w:rPr>
          <w:lang w:val="en-GB"/>
        </w:rPr>
        <w:t xml:space="preserve">Weather </w:t>
      </w:r>
      <w:r w:rsidR="005260B2" w:rsidRPr="009A4A99">
        <w:rPr>
          <w:lang w:val="en-GB"/>
        </w:rPr>
        <w:t xml:space="preserve">Observations </w:t>
      </w:r>
      <w:r w:rsidRPr="009A4A99">
        <w:rPr>
          <w:lang w:val="en-GB"/>
        </w:rPr>
        <w:t xml:space="preserve">from </w:t>
      </w:r>
      <w:r w:rsidR="005260B2" w:rsidRPr="009A4A99">
        <w:rPr>
          <w:lang w:val="en-GB"/>
        </w:rPr>
        <w:t>Infoclimat</w:t>
      </w:r>
      <w:r w:rsidRPr="009A4A99">
        <w:rPr>
          <w:lang w:val="en-GB"/>
        </w:rPr>
        <w:t xml:space="preserve"> </w:t>
      </w:r>
      <w:r w:rsidR="005260B2" w:rsidRPr="009A4A99">
        <w:rPr>
          <w:lang w:val="en-GB"/>
        </w:rPr>
        <w:t>4 Stations</w:t>
      </w:r>
    </w:p>
    <w:p w:rsidR="005260B2" w:rsidRPr="009A4A99" w:rsidRDefault="009A4A99" w:rsidP="00485DCE">
      <w:pPr>
        <w:pStyle w:val="Paragraphedeliste"/>
        <w:numPr>
          <w:ilvl w:val="0"/>
          <w:numId w:val="44"/>
        </w:numPr>
        <w:rPr>
          <w:lang w:val="en-GB"/>
        </w:rPr>
      </w:pPr>
      <w:r w:rsidRPr="009A4A99">
        <w:rPr>
          <w:lang w:val="en-GB"/>
        </w:rPr>
        <w:t xml:space="preserve">Weather </w:t>
      </w:r>
      <w:r w:rsidR="005260B2" w:rsidRPr="009A4A99">
        <w:rPr>
          <w:lang w:val="en-GB"/>
        </w:rPr>
        <w:t>Observations WeatherCompany 12 Stations</w:t>
      </w:r>
    </w:p>
    <w:p w:rsidR="005260B2" w:rsidRPr="009A4A99" w:rsidRDefault="004B26D1" w:rsidP="00485DCE">
      <w:pPr>
        <w:pStyle w:val="Paragraphedeliste"/>
        <w:numPr>
          <w:ilvl w:val="0"/>
          <w:numId w:val="44"/>
        </w:numPr>
        <w:rPr>
          <w:lang w:val="en-GB"/>
        </w:rPr>
      </w:pPr>
      <w:r w:rsidRPr="009A4A99">
        <w:rPr>
          <w:lang w:val="en-GB"/>
        </w:rPr>
        <w:t xml:space="preserve">Hydraulic Station Data </w:t>
      </w:r>
      <w:r w:rsidR="005260B2" w:rsidRPr="009A4A99">
        <w:rPr>
          <w:lang w:val="en-GB"/>
        </w:rPr>
        <w:t>- SAC Magnan 4 Stations</w:t>
      </w:r>
      <w:r w:rsidRPr="009A4A99">
        <w:rPr>
          <w:lang w:val="en-GB"/>
        </w:rPr>
        <w:t xml:space="preserve">, </w:t>
      </w:r>
      <w:r w:rsidR="005260B2" w:rsidRPr="009A4A99">
        <w:rPr>
          <w:lang w:val="en-GB"/>
        </w:rPr>
        <w:t>SAC Paillon 13 Stations</w:t>
      </w:r>
      <w:r w:rsidRPr="009A4A99">
        <w:rPr>
          <w:lang w:val="en-GB"/>
        </w:rPr>
        <w:t>, East Mediterranean Flood Forecasting Service 11 Stations</w:t>
      </w:r>
    </w:p>
    <w:p w:rsidR="004B26D1" w:rsidRPr="009A4A99" w:rsidRDefault="004B26D1" w:rsidP="00485DCE">
      <w:pPr>
        <w:pStyle w:val="Paragraphedeliste"/>
        <w:numPr>
          <w:ilvl w:val="0"/>
          <w:numId w:val="44"/>
        </w:numPr>
        <w:rPr>
          <w:lang w:val="en-GB"/>
        </w:rPr>
      </w:pPr>
      <w:r w:rsidRPr="009A4A99">
        <w:rPr>
          <w:lang w:val="en-GB"/>
        </w:rPr>
        <w:t>Statement of Voluntary Contribution Points 211 Stations</w:t>
      </w:r>
    </w:p>
    <w:p w:rsidR="004B26D1" w:rsidRPr="009A4A99" w:rsidRDefault="004B26D1" w:rsidP="00485DCE">
      <w:pPr>
        <w:pStyle w:val="Paragraphedeliste"/>
        <w:numPr>
          <w:ilvl w:val="0"/>
          <w:numId w:val="44"/>
        </w:numPr>
        <w:rPr>
          <w:lang w:val="en-GB"/>
        </w:rPr>
      </w:pPr>
      <w:r w:rsidRPr="009A4A99">
        <w:rPr>
          <w:lang w:val="en-GB"/>
        </w:rPr>
        <w:t>Measure of urban traffic 327 Stations</w:t>
      </w:r>
    </w:p>
    <w:p w:rsidR="004B26D1" w:rsidRPr="009A4A99" w:rsidRDefault="004B26D1" w:rsidP="00485DCE">
      <w:pPr>
        <w:pStyle w:val="Paragraphedeliste"/>
        <w:numPr>
          <w:ilvl w:val="0"/>
          <w:numId w:val="44"/>
        </w:numPr>
        <w:rPr>
          <w:lang w:val="en-GB"/>
        </w:rPr>
      </w:pPr>
      <w:r w:rsidRPr="009A4A99">
        <w:rPr>
          <w:lang w:val="en-GB"/>
        </w:rPr>
        <w:t xml:space="preserve">Tourism 9 </w:t>
      </w:r>
      <w:r w:rsidR="009A4A99" w:rsidRPr="009A4A99">
        <w:rPr>
          <w:lang w:val="en-GB"/>
        </w:rPr>
        <w:t>data sets</w:t>
      </w:r>
    </w:p>
    <w:p w:rsidR="004B26D1" w:rsidRPr="009A4A99" w:rsidRDefault="004B26D1" w:rsidP="00485DCE">
      <w:pPr>
        <w:pStyle w:val="Paragraphedeliste"/>
        <w:numPr>
          <w:ilvl w:val="0"/>
          <w:numId w:val="44"/>
        </w:numPr>
        <w:rPr>
          <w:lang w:val="en-GB"/>
        </w:rPr>
      </w:pPr>
      <w:r w:rsidRPr="009A4A99">
        <w:rPr>
          <w:lang w:val="en-GB"/>
        </w:rPr>
        <w:t>Parking 13 parkings</w:t>
      </w:r>
    </w:p>
    <w:p w:rsidR="001B0AAE" w:rsidRDefault="004B26D1" w:rsidP="00485DCE">
      <w:pPr>
        <w:pStyle w:val="Paragraphedeliste"/>
        <w:numPr>
          <w:ilvl w:val="0"/>
          <w:numId w:val="44"/>
        </w:numPr>
        <w:rPr>
          <w:lang w:val="en-GB"/>
        </w:rPr>
      </w:pPr>
      <w:r w:rsidRPr="009A4A99">
        <w:rPr>
          <w:lang w:val="en-GB"/>
        </w:rPr>
        <w:lastRenderedPageBreak/>
        <w:t>Transport - Tramway 28 tramways</w:t>
      </w:r>
      <w:r w:rsidR="00327CFF">
        <w:rPr>
          <w:lang w:val="en-GB"/>
        </w:rPr>
        <w:t xml:space="preserve"> T1</w:t>
      </w:r>
      <w:r w:rsidRPr="009A4A99">
        <w:rPr>
          <w:lang w:val="en-GB"/>
        </w:rPr>
        <w:t xml:space="preserve"> (</w:t>
      </w:r>
      <w:r w:rsidR="009A4A99" w:rsidRPr="009A4A99">
        <w:rPr>
          <w:lang w:val="en-GB"/>
        </w:rPr>
        <w:t>futures 3 times more</w:t>
      </w:r>
      <w:r w:rsidR="00327CFF">
        <w:rPr>
          <w:lang w:val="en-GB"/>
        </w:rPr>
        <w:t xml:space="preserve"> with T2</w:t>
      </w:r>
      <w:r w:rsidR="00E4417C">
        <w:rPr>
          <w:lang w:val="en-GB"/>
        </w:rPr>
        <w:t>, T3</w:t>
      </w:r>
      <w:r w:rsidRPr="009A4A99">
        <w:rPr>
          <w:lang w:val="en-GB"/>
        </w:rPr>
        <w:t>)</w:t>
      </w:r>
    </w:p>
    <w:p w:rsidR="007E3C8F" w:rsidRDefault="007E3C8F" w:rsidP="00485DCE">
      <w:pPr>
        <w:pStyle w:val="Paragraphedeliste"/>
        <w:numPr>
          <w:ilvl w:val="0"/>
          <w:numId w:val="44"/>
        </w:numPr>
        <w:rPr>
          <w:lang w:val="en-GB"/>
        </w:rPr>
      </w:pPr>
      <w:r>
        <w:rPr>
          <w:lang w:val="en-GB"/>
        </w:rPr>
        <w:t>Forecast water metering through LoRa 60 000 devices</w:t>
      </w:r>
    </w:p>
    <w:p w:rsidR="006C399F" w:rsidRDefault="006C399F" w:rsidP="001B0AAE">
      <w:pPr>
        <w:rPr>
          <w:lang w:val="en-GB"/>
        </w:rPr>
      </w:pPr>
      <w:r>
        <w:rPr>
          <w:lang w:val="en-GB"/>
        </w:rPr>
        <w:t>Those data sources are under study in a parallel project, the aim is to materialize NGSI representation of the different data sources, by trying to map on existing Fiware data models, and propose evolution to those models, when needed, through the process proposed by Fiware.</w:t>
      </w:r>
    </w:p>
    <w:p w:rsidR="004B26D1" w:rsidRPr="001B0AAE" w:rsidRDefault="006C399F" w:rsidP="001B0AAE">
      <w:pPr>
        <w:rPr>
          <w:lang w:val="en-GB"/>
        </w:rPr>
      </w:pPr>
      <w:r>
        <w:rPr>
          <w:lang w:val="en-GB"/>
        </w:rPr>
        <w:t xml:space="preserve"> </w:t>
      </w:r>
      <w:r w:rsidR="004B26D1" w:rsidRPr="001B0AAE">
        <w:rPr>
          <w:lang w:val="en-GB"/>
        </w:rPr>
        <w:tab/>
      </w:r>
    </w:p>
    <w:p w:rsidR="00326F8C" w:rsidRDefault="00326F8C" w:rsidP="009276B5">
      <w:r>
        <w:t>To be able to ingest those existing data sources</w:t>
      </w:r>
      <w:r w:rsidR="006C399F">
        <w:t xml:space="preserve"> in the new platform</w:t>
      </w:r>
      <w:r>
        <w:t>, it</w:t>
      </w:r>
      <w:r w:rsidR="006C399F">
        <w:t xml:space="preserve"> is</w:t>
      </w:r>
      <w:r>
        <w:t xml:space="preserve"> necessary to either develop some specific IOT agents, using the core library, but after reflection it has been thought better to use the JSON IOT agent behind an MQTT broker, for the communication with the context broker.</w:t>
      </w:r>
    </w:p>
    <w:p w:rsidR="006C399F" w:rsidRDefault="006C399F" w:rsidP="009276B5"/>
    <w:p w:rsidR="00326F8C" w:rsidRDefault="009D79BF" w:rsidP="009276B5">
      <w:r>
        <w:t>T</w:t>
      </w:r>
      <w:r w:rsidR="00326F8C">
        <w:t xml:space="preserve">he data sources are prepared from files, or http request, </w:t>
      </w:r>
      <w:r>
        <w:t xml:space="preserve">through specific programs, </w:t>
      </w:r>
      <w:r w:rsidR="00F917B5">
        <w:t xml:space="preserve">where data is </w:t>
      </w:r>
      <w:r w:rsidR="00326F8C">
        <w:t>converted in JSON</w:t>
      </w:r>
      <w:r w:rsidR="003E113B">
        <w:t>, and published to the MQTT broker topic, on which the JSON IOT agent have subscribed.</w:t>
      </w:r>
    </w:p>
    <w:p w:rsidR="006C399F" w:rsidRDefault="006C399F" w:rsidP="009276B5">
      <w:r>
        <w:t>The following schema shows the envisaged architecture</w:t>
      </w:r>
      <w:r w:rsidR="00A01A1B">
        <w:t xml:space="preserve"> for the data acquisition pipeline.</w:t>
      </w:r>
    </w:p>
    <w:p w:rsidR="00A2131D" w:rsidRDefault="00A2131D" w:rsidP="009276B5"/>
    <w:p w:rsidR="007C6CC7" w:rsidRDefault="002041F9" w:rsidP="007C6CC7">
      <w:pPr>
        <w:keepNext/>
        <w:jc w:val="center"/>
      </w:pPr>
      <w:r>
        <w:rPr>
          <w:noProof/>
        </w:rPr>
        <w:drawing>
          <wp:inline distT="0" distB="0" distL="0" distR="0" wp14:anchorId="7BD8DC45" wp14:editId="0D14B755">
            <wp:extent cx="4371975" cy="409575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NCA_IOT_data_to_JSON.png"/>
                    <pic:cNvPicPr/>
                  </pic:nvPicPr>
                  <pic:blipFill>
                    <a:blip r:embed="rId215">
                      <a:extLst>
                        <a:ext uri="{28A0092B-C50C-407E-A947-70E740481C1C}">
                          <a14:useLocalDpi xmlns:a14="http://schemas.microsoft.com/office/drawing/2010/main" val="0"/>
                        </a:ext>
                      </a:extLst>
                    </a:blip>
                    <a:stretch>
                      <a:fillRect/>
                    </a:stretch>
                  </pic:blipFill>
                  <pic:spPr>
                    <a:xfrm>
                      <a:off x="0" y="0"/>
                      <a:ext cx="4371975" cy="4095750"/>
                    </a:xfrm>
                    <a:prstGeom prst="rect">
                      <a:avLst/>
                    </a:prstGeom>
                  </pic:spPr>
                </pic:pic>
              </a:graphicData>
            </a:graphic>
          </wp:inline>
        </w:drawing>
      </w:r>
    </w:p>
    <w:p w:rsidR="00A2131D" w:rsidRDefault="007C6CC7" w:rsidP="007C6CC7">
      <w:pPr>
        <w:pStyle w:val="Lgende"/>
        <w:jc w:val="center"/>
      </w:pPr>
      <w:r>
        <w:t xml:space="preserve">Figure </w:t>
      </w:r>
      <w:r>
        <w:fldChar w:fldCharType="begin"/>
      </w:r>
      <w:r>
        <w:instrText xml:space="preserve"> SEQ Figure \* ARABIC </w:instrText>
      </w:r>
      <w:r>
        <w:fldChar w:fldCharType="separate"/>
      </w:r>
      <w:r w:rsidR="00A27A1E">
        <w:rPr>
          <w:noProof/>
        </w:rPr>
        <w:t>23</w:t>
      </w:r>
      <w:r>
        <w:fldChar w:fldCharType="end"/>
      </w:r>
      <w:r>
        <w:t>: Existing data sources import overview</w:t>
      </w:r>
    </w:p>
    <w:p w:rsidR="00894D41" w:rsidRDefault="00A15E62" w:rsidP="009276B5">
      <w:r>
        <w:t>This group of modules is the object of a specific project started in par</w:t>
      </w:r>
      <w:r w:rsidR="00E03225">
        <w:t>allel</w:t>
      </w:r>
      <w:r w:rsidR="00894D41">
        <w:t>.</w:t>
      </w:r>
    </w:p>
    <w:p w:rsidR="00A15E62" w:rsidRDefault="00894D41" w:rsidP="009276B5">
      <w:r>
        <w:t>Depending on the targeted data source mode of acquisition (FTP get, NFS file access, http get), several modules should be deployed as containers, it could be either some permanent module waiting for a file to appear in a particular directory, or a scheduled script that query the data through http or ftp</w:t>
      </w:r>
      <w:r w:rsidR="00A01A1B">
        <w:t>, before processing it</w:t>
      </w:r>
      <w:r w:rsidR="003A47D9">
        <w:t>.</w:t>
      </w:r>
    </w:p>
    <w:p w:rsidR="00A15E62" w:rsidRDefault="00A15E62" w:rsidP="009276B5"/>
    <w:p w:rsidR="00D4459F" w:rsidRDefault="00BA4A56" w:rsidP="009276B5">
      <w:r>
        <w:t xml:space="preserve">For the moment the following components are </w:t>
      </w:r>
      <w:r w:rsidR="00E03225">
        <w:t xml:space="preserve">still </w:t>
      </w:r>
      <w:r>
        <w:t>missing in the Fiware catalog:</w:t>
      </w:r>
    </w:p>
    <w:p w:rsidR="00BA4A56" w:rsidRDefault="00452557" w:rsidP="00485DCE">
      <w:pPr>
        <w:pStyle w:val="Paragraphedeliste"/>
        <w:numPr>
          <w:ilvl w:val="0"/>
          <w:numId w:val="45"/>
        </w:numPr>
      </w:pPr>
      <w:r>
        <w:t xml:space="preserve">The </w:t>
      </w:r>
      <w:r w:rsidR="00BA4A56">
        <w:t>IOT Agent Manager</w:t>
      </w:r>
      <w:r>
        <w:t xml:space="preserve">, is </w:t>
      </w:r>
      <w:r w:rsidR="00BA4A56">
        <w:t xml:space="preserve">under </w:t>
      </w:r>
      <w:r w:rsidR="00803C7A">
        <w:t xml:space="preserve">porting to Node.js </w:t>
      </w:r>
      <w:r w:rsidR="00E03225">
        <w:t>(</w:t>
      </w:r>
      <w:r w:rsidR="00803C7A">
        <w:t>scheduled</w:t>
      </w:r>
      <w:r w:rsidR="00BA4A56">
        <w:t xml:space="preserve"> for R5 release)</w:t>
      </w:r>
      <w:r w:rsidR="00E03225">
        <w:t>, should allow to manage IOT agents, through a RESTful api.</w:t>
      </w:r>
    </w:p>
    <w:p w:rsidR="00BA4A56" w:rsidRDefault="00BA4A56" w:rsidP="00485DCE">
      <w:pPr>
        <w:pStyle w:val="Paragraphedeliste"/>
        <w:numPr>
          <w:ilvl w:val="0"/>
          <w:numId w:val="45"/>
        </w:numPr>
      </w:pPr>
      <w:r w:rsidRPr="00720EB8">
        <w:t>IoT Edge Manager</w:t>
      </w:r>
      <w:r>
        <w:t xml:space="preserve"> (forthcoming for R5</w:t>
      </w:r>
      <w:r w:rsidR="00803C7A">
        <w:t xml:space="preserve"> release</w:t>
      </w:r>
      <w:r>
        <w:t>)</w:t>
      </w:r>
      <w:r w:rsidR="00803C7A">
        <w:t xml:space="preserve"> should allow to manage some sensors network</w:t>
      </w:r>
      <w:r w:rsidR="00E03225">
        <w:t>, and communicate directly to the context broker using NGSI api</w:t>
      </w:r>
      <w:r w:rsidR="00803C7A">
        <w:t>.</w:t>
      </w:r>
    </w:p>
    <w:p w:rsidR="00803C7A" w:rsidRDefault="00803C7A" w:rsidP="00BA4A56"/>
    <w:p w:rsidR="00803C7A" w:rsidRDefault="00803C7A" w:rsidP="00BA4A56">
      <w:r>
        <w:lastRenderedPageBreak/>
        <w:t>As seen</w:t>
      </w:r>
      <w:r w:rsidR="00AA40AA">
        <w:t xml:space="preserve"> through the document,</w:t>
      </w:r>
      <w:r>
        <w:t xml:space="preserve"> the Fiware platform is a </w:t>
      </w:r>
      <w:r w:rsidR="00DC17A3">
        <w:t>collection of RESTful API, characteristic of a micro service architecture.</w:t>
      </w:r>
    </w:p>
    <w:p w:rsidR="00DC17A3" w:rsidRDefault="00DC17A3" w:rsidP="00BA4A56">
      <w:r>
        <w:t>So</w:t>
      </w:r>
      <w:r w:rsidR="00E03225">
        <w:t>,</w:t>
      </w:r>
      <w:r>
        <w:t xml:space="preserve"> the platform is a big lego, that </w:t>
      </w:r>
      <w:r w:rsidR="00AA40AA">
        <w:t xml:space="preserve">nevertheless </w:t>
      </w:r>
      <w:r w:rsidR="00E03225">
        <w:t xml:space="preserve">still </w:t>
      </w:r>
      <w:r>
        <w:t>needs to be assembled and exposed to users through ergonomic human-machine interface, such as a web application to manage</w:t>
      </w:r>
      <w:r w:rsidR="00A15E62">
        <w:t xml:space="preserve"> easily: services, devices, credentials, IOT Agents, context entity, and several other functions to give a</w:t>
      </w:r>
      <w:r w:rsidR="00AA40AA">
        <w:t>n easy</w:t>
      </w:r>
      <w:r w:rsidR="00A15E62">
        <w:t xml:space="preserve"> global way to manage IOT concerns like provisioning, security</w:t>
      </w:r>
    </w:p>
    <w:p w:rsidR="00DC17A3" w:rsidRDefault="00DC17A3" w:rsidP="00BA4A56"/>
    <w:p w:rsidR="00BA4A56" w:rsidRDefault="00452557" w:rsidP="00BA4A56">
      <w:pPr>
        <w:rPr>
          <w:rStyle w:val="Lienhypertexte"/>
        </w:rPr>
      </w:pPr>
      <w:r>
        <w:t>T</w:t>
      </w:r>
      <w:r w:rsidR="00E03225">
        <w:t>elefonica have tried</w:t>
      </w:r>
      <w:r>
        <w:t xml:space="preserve"> </w:t>
      </w:r>
      <w:r w:rsidR="003C5C2D">
        <w:t xml:space="preserve">to </w:t>
      </w:r>
      <w:r>
        <w:t xml:space="preserve">provide </w:t>
      </w:r>
      <w:r w:rsidR="00E03225">
        <w:t xml:space="preserve">such an application </w:t>
      </w:r>
      <w:r w:rsidR="003C5C2D">
        <w:t>through</w:t>
      </w:r>
      <w:r w:rsidR="00E03225">
        <w:t xml:space="preserve"> </w:t>
      </w:r>
      <w:r>
        <w:t>a</w:t>
      </w:r>
      <w:r w:rsidR="00E03225">
        <w:t>n</w:t>
      </w:r>
      <w:r>
        <w:t xml:space="preserve"> </w:t>
      </w:r>
      <w:hyperlink r:id="rId216" w:history="1">
        <w:r w:rsidR="00BA4A56" w:rsidRPr="00E66391">
          <w:rPr>
            <w:rStyle w:val="Lienhypertexte"/>
          </w:rPr>
          <w:t xml:space="preserve">IOT Orchestrator with </w:t>
        </w:r>
        <w:r w:rsidR="003C5C2D">
          <w:rPr>
            <w:rStyle w:val="Lienhypertexte"/>
          </w:rPr>
          <w:t xml:space="preserve">a </w:t>
        </w:r>
        <w:r w:rsidR="00BA4A56" w:rsidRPr="00E66391">
          <w:rPr>
            <w:rStyle w:val="Lienhypertexte"/>
          </w:rPr>
          <w:t>portal UI</w:t>
        </w:r>
      </w:hyperlink>
    </w:p>
    <w:p w:rsidR="003C5C2D" w:rsidRDefault="003C5C2D" w:rsidP="00BA4A56">
      <w:r>
        <w:t>But the portal application is not open source, and the project is not really maintained, recent changes removed the possibility to get the portal Docker image.</w:t>
      </w:r>
    </w:p>
    <w:p w:rsidR="003C5C2D" w:rsidRDefault="003C5C2D" w:rsidP="00BA4A56"/>
    <w:p w:rsidR="003C5C2D" w:rsidRDefault="003C5C2D" w:rsidP="00BA4A56">
      <w:r>
        <w:t xml:space="preserve">To summarize this global IOT management application </w:t>
      </w:r>
      <w:r w:rsidR="00776D92">
        <w:t>should</w:t>
      </w:r>
      <w:r>
        <w:t xml:space="preserve"> be designed and developed, taking example on the Telefonica Portal</w:t>
      </w:r>
      <w:r w:rsidR="00776D92">
        <w:t>.</w:t>
      </w:r>
    </w:p>
    <w:p w:rsidR="00776D92" w:rsidRDefault="00776D92" w:rsidP="00BA4A56">
      <w:r>
        <w:t xml:space="preserve">A specific paragraph </w:t>
      </w:r>
    </w:p>
    <w:p w:rsidR="00BA4A56" w:rsidRPr="009276B5" w:rsidRDefault="00BA4A56" w:rsidP="009276B5"/>
    <w:p w:rsidR="003069FA" w:rsidRDefault="003069FA" w:rsidP="003069FA">
      <w:pPr>
        <w:pStyle w:val="Titre3"/>
      </w:pPr>
      <w:bookmarkStart w:id="363" w:name="_Toc499823614"/>
      <w:bookmarkStart w:id="364" w:name="_Toc510702083"/>
      <w:r>
        <w:t>Technical Considerations</w:t>
      </w:r>
      <w:bookmarkEnd w:id="363"/>
      <w:bookmarkEnd w:id="364"/>
    </w:p>
    <w:p w:rsidR="009D79BF" w:rsidRDefault="00AB3A95" w:rsidP="009D79BF">
      <w:r>
        <w:t>IOT Agents provide two main interfaces:</w:t>
      </w:r>
    </w:p>
    <w:p w:rsidR="00AB3A95" w:rsidRDefault="00AB3A95" w:rsidP="009D79BF">
      <w:r>
        <w:t>A management interface</w:t>
      </w:r>
      <w:r w:rsidR="00E71E24">
        <w:t xml:space="preserve"> through RESTful API</w:t>
      </w:r>
    </w:p>
    <w:p w:rsidR="00E71E24" w:rsidRDefault="00E71E24" w:rsidP="009D79BF">
      <w:r>
        <w:t>An interface to receive data from devices/sensors or gateway data, which support either HTTP or MQTT transport</w:t>
      </w:r>
      <w:r w:rsidR="00BA4A56">
        <w:t>.</w:t>
      </w:r>
    </w:p>
    <w:p w:rsidR="00776D92" w:rsidRDefault="00776D92" w:rsidP="009D79BF">
      <w:r>
        <w:t>So, each IOT agent require 2 open incoming ports.</w:t>
      </w:r>
    </w:p>
    <w:p w:rsidR="00776D92" w:rsidRDefault="00776D92" w:rsidP="009D79BF"/>
    <w:p w:rsidR="000C3CCB" w:rsidRDefault="000C3CCB" w:rsidP="009D79BF">
      <w:r>
        <w:t xml:space="preserve">For MQTT standard incoming ports </w:t>
      </w:r>
      <w:r w:rsidR="00C407EF">
        <w:t xml:space="preserve">of the broker </w:t>
      </w:r>
      <w:r>
        <w:t>are:</w:t>
      </w:r>
    </w:p>
    <w:p w:rsidR="000C3CCB" w:rsidRDefault="000C3CCB" w:rsidP="00485DCE">
      <w:pPr>
        <w:pStyle w:val="Paragraphedeliste"/>
        <w:numPr>
          <w:ilvl w:val="0"/>
          <w:numId w:val="43"/>
        </w:numPr>
      </w:pPr>
      <w:r w:rsidRPr="000C3CCB">
        <w:t>1883</w:t>
      </w:r>
      <w:r>
        <w:t xml:space="preserve">/TCP for unsecure communication channel, </w:t>
      </w:r>
    </w:p>
    <w:p w:rsidR="000C3CCB" w:rsidRPr="009D79BF" w:rsidRDefault="000C3CCB" w:rsidP="00485DCE">
      <w:pPr>
        <w:pStyle w:val="Paragraphedeliste"/>
        <w:numPr>
          <w:ilvl w:val="0"/>
          <w:numId w:val="43"/>
        </w:numPr>
      </w:pPr>
      <w:r>
        <w:t>8883/TCP for secured SSL/TLS channel</w:t>
      </w:r>
    </w:p>
    <w:p w:rsidR="003069FA" w:rsidRDefault="003069FA" w:rsidP="003069FA">
      <w:pPr>
        <w:pStyle w:val="Titre3"/>
      </w:pPr>
      <w:bookmarkStart w:id="365" w:name="_Toc499823615"/>
      <w:bookmarkStart w:id="366" w:name="_Toc510702084"/>
      <w:r>
        <w:t>Selected Product(s)</w:t>
      </w:r>
      <w:bookmarkEnd w:id="365"/>
      <w:bookmarkEnd w:id="366"/>
    </w:p>
    <w:p w:rsidR="009D79BF" w:rsidRDefault="009D79BF" w:rsidP="009D79BF">
      <w:r>
        <w:t>In a first step</w:t>
      </w:r>
      <w:r w:rsidR="00834117">
        <w:t>,</w:t>
      </w:r>
      <w:r>
        <w:t xml:space="preserve"> only the JSON IOT agent component will be used to ingest existing data sources into the </w:t>
      </w:r>
      <w:r w:rsidR="00834117">
        <w:t>Fiware</w:t>
      </w:r>
      <w:r>
        <w:t xml:space="preserve"> platform.</w:t>
      </w:r>
    </w:p>
    <w:p w:rsidR="00BA4A56" w:rsidRDefault="00BA4A56" w:rsidP="009D79BF">
      <w:r>
        <w:t>The MQTT broker can be Mosquitto or any other message broker supporting MQTT, such as RabbitMQ or ActiveMQ</w:t>
      </w:r>
      <w:r w:rsidR="00AA40AA">
        <w:t>, in a fisrt step Mosquitto has been chosen.</w:t>
      </w:r>
    </w:p>
    <w:p w:rsidR="00B96253" w:rsidRDefault="00B96253" w:rsidP="009D79BF"/>
    <w:p w:rsidR="00AA40AA" w:rsidRDefault="00AA40AA" w:rsidP="009D79BF">
      <w:r>
        <w:t>The components proposed in the IDAS part of the Fiware catalog are now developed with Node.js, this is the case for all the IOT agents</w:t>
      </w:r>
      <w:r w:rsidR="00D0392F">
        <w:t>.</w:t>
      </w:r>
    </w:p>
    <w:p w:rsidR="00D0392F" w:rsidRDefault="00D0392F" w:rsidP="009D79BF">
      <w:r>
        <w:t>The database used by the IDAS components is MongoDB.</w:t>
      </w:r>
    </w:p>
    <w:p w:rsidR="00D0392F" w:rsidRPr="00A2131D" w:rsidRDefault="00D0392F" w:rsidP="009D79BF"/>
    <w:p w:rsidR="00A2131D" w:rsidRPr="00A2131D" w:rsidRDefault="00B96253" w:rsidP="00A2131D">
      <w:r>
        <w:t xml:space="preserve">The </w:t>
      </w:r>
      <w:r w:rsidR="000B3CE8">
        <w:t>first stage “ETL”</w:t>
      </w:r>
      <w:r w:rsidR="001233AF">
        <w:t xml:space="preserve"> modules will be developed using </w:t>
      </w:r>
      <w:hyperlink r:id="rId217" w:history="1">
        <w:r w:rsidR="001233AF" w:rsidRPr="000F47D8">
          <w:rPr>
            <w:rStyle w:val="Lienhypertexte"/>
          </w:rPr>
          <w:t>Node-RED</w:t>
        </w:r>
      </w:hyperlink>
    </w:p>
    <w:p w:rsidR="003069FA" w:rsidRDefault="003069FA" w:rsidP="003069FA">
      <w:pPr>
        <w:pStyle w:val="Titre3"/>
      </w:pPr>
      <w:bookmarkStart w:id="367" w:name="_Toc499823616"/>
      <w:bookmarkStart w:id="368" w:name="_Toc510702085"/>
      <w:r>
        <w:t>Selection Rationale</w:t>
      </w:r>
      <w:bookmarkEnd w:id="367"/>
      <w:bookmarkEnd w:id="368"/>
    </w:p>
    <w:p w:rsidR="009D79BF" w:rsidRDefault="00354EF0" w:rsidP="009D79BF">
      <w:r>
        <w:t>The tools proposed in the Fiware catalog has been chosen.</w:t>
      </w:r>
    </w:p>
    <w:p w:rsidR="002557F4" w:rsidRDefault="002557F4" w:rsidP="009D79BF"/>
    <w:p w:rsidR="00354EF0" w:rsidRDefault="00354EF0" w:rsidP="009D79BF">
      <w:r>
        <w:t>Many IOT agents are already available for different transport and protocols, some are under development like an OPC UA IOT agent, w</w:t>
      </w:r>
      <w:r w:rsidR="002557F4">
        <w:t>h</w:t>
      </w:r>
      <w:r>
        <w:t>ich open the way to connect directly SCADA or even industrial PLCs</w:t>
      </w:r>
      <w:r w:rsidR="00450AA1">
        <w:t>.</w:t>
      </w:r>
    </w:p>
    <w:p w:rsidR="00450AA1" w:rsidRDefault="00450AA1" w:rsidP="009D79BF">
      <w:r>
        <w:t>The use of a core IOT agent library written in Node.js as the base for all others agent is a good architectural choice.</w:t>
      </w:r>
    </w:p>
    <w:p w:rsidR="00450AA1" w:rsidRDefault="00450AA1" w:rsidP="009D79BF">
      <w:r>
        <w:t>As well as the choice of MongoDB for the data persistence.</w:t>
      </w:r>
    </w:p>
    <w:p w:rsidR="00D128DC" w:rsidRDefault="00D128DC" w:rsidP="009D79BF"/>
    <w:p w:rsidR="00D128DC" w:rsidRPr="009D79BF" w:rsidRDefault="00D128DC" w:rsidP="009D79BF">
      <w:r>
        <w:t>To complete the needs</w:t>
      </w:r>
      <w:r w:rsidR="006679D6">
        <w:t xml:space="preserve"> for data ingestion,</w:t>
      </w:r>
      <w:r w:rsidR="00955530">
        <w:t xml:space="preserve"> Node-RED</w:t>
      </w:r>
      <w:r w:rsidR="003051B8">
        <w:t xml:space="preserve"> shall be used to provide the first level of conversion</w:t>
      </w:r>
      <w:r w:rsidR="00EB7BF2">
        <w:t xml:space="preserve"> of data sources in JSON, before posting it to the MQTT broker, to be consumed by the JSON IOT agent.</w:t>
      </w:r>
      <w:r w:rsidR="003051B8">
        <w:t xml:space="preserve"> </w:t>
      </w:r>
    </w:p>
    <w:p w:rsidR="003069FA" w:rsidRDefault="003069FA" w:rsidP="003069FA">
      <w:pPr>
        <w:pStyle w:val="Titre3"/>
      </w:pPr>
      <w:bookmarkStart w:id="369" w:name="_Toc499823617"/>
      <w:bookmarkStart w:id="370" w:name="_Toc510702086"/>
      <w:r>
        <w:t>Architecture Risks</w:t>
      </w:r>
      <w:bookmarkEnd w:id="369"/>
      <w:bookmarkEnd w:id="370"/>
    </w:p>
    <w:p w:rsidR="00A2131D" w:rsidRDefault="0050130D" w:rsidP="0050130D">
      <w:r>
        <w:t>IOT Agents must be deployed targeting high availability and scalability in production</w:t>
      </w:r>
      <w:r w:rsidR="00CE0793">
        <w:t xml:space="preserve">, </w:t>
      </w:r>
      <w:r w:rsidR="00A2131D">
        <w:t>t</w:t>
      </w:r>
      <w:r w:rsidR="00CE0793">
        <w:t>his</w:t>
      </w:r>
      <w:r w:rsidR="00A2131D">
        <w:t xml:space="preserve"> can be easily achieved by </w:t>
      </w:r>
      <w:r w:rsidR="00235E72">
        <w:t xml:space="preserve">adding some instance </w:t>
      </w:r>
      <w:r w:rsidR="00FD3965">
        <w:t>using a</w:t>
      </w:r>
      <w:r w:rsidR="00A2131D">
        <w:t xml:space="preserve"> </w:t>
      </w:r>
      <w:r w:rsidR="00FD3965">
        <w:t>D</w:t>
      </w:r>
      <w:r w:rsidR="00E12BAF">
        <w:t>ocker service stack file, since IOT agent</w:t>
      </w:r>
      <w:r w:rsidR="00CE0793">
        <w:t>s</w:t>
      </w:r>
      <w:r w:rsidR="00E12BAF">
        <w:t xml:space="preserve"> are stateless components.</w:t>
      </w:r>
    </w:p>
    <w:p w:rsidR="00CE0793" w:rsidRDefault="00CE0793" w:rsidP="0050130D"/>
    <w:p w:rsidR="00E12BAF" w:rsidRDefault="00E12BAF" w:rsidP="0050130D">
      <w:r>
        <w:t xml:space="preserve">The </w:t>
      </w:r>
      <w:r w:rsidR="00DD1798">
        <w:t>M</w:t>
      </w:r>
      <w:r>
        <w:t>ongoDB database they rely on</w:t>
      </w:r>
      <w:r w:rsidR="00CE0793">
        <w:t>,</w:t>
      </w:r>
      <w:r>
        <w:t xml:space="preserve"> is a cluster providing high availability and scalability as well.</w:t>
      </w:r>
    </w:p>
    <w:p w:rsidR="00CE0793" w:rsidRDefault="00CE0793" w:rsidP="0050130D"/>
    <w:p w:rsidR="00E12BAF" w:rsidRDefault="00E12BAF" w:rsidP="0050130D">
      <w:r>
        <w:t>The security between the devices and the IOT agent communicating through HTTP rely on the use of an API key, that is checked by the IOT agent to accept the incoming message, the security can be enhanced through the use of HTTPS.</w:t>
      </w:r>
    </w:p>
    <w:p w:rsidR="00E12BAF" w:rsidRPr="0050130D" w:rsidRDefault="00E12BAF" w:rsidP="0050130D">
      <w:r>
        <w:t xml:space="preserve">When the transport is done through MQTT, </w:t>
      </w:r>
      <w:r w:rsidR="00A94FEE">
        <w:t xml:space="preserve">the secure mode </w:t>
      </w:r>
      <w:r w:rsidR="00AD12C8">
        <w:t xml:space="preserve">using SSL/TLS need to be forced to use, then </w:t>
      </w:r>
      <w:r w:rsidR="00F30A50">
        <w:t>any client</w:t>
      </w:r>
      <w:r>
        <w:t xml:space="preserve"> need</w:t>
      </w:r>
      <w:r w:rsidR="00F30A50">
        <w:t>s</w:t>
      </w:r>
      <w:r>
        <w:t xml:space="preserve"> to </w:t>
      </w:r>
      <w:r w:rsidR="00F30A50">
        <w:t>provide valid</w:t>
      </w:r>
      <w:r>
        <w:t xml:space="preserve"> credential</w:t>
      </w:r>
      <w:r w:rsidR="00F30A50">
        <w:t>s</w:t>
      </w:r>
      <w:r>
        <w:t xml:space="preserve"> to </w:t>
      </w:r>
      <w:r w:rsidR="00F30A50">
        <w:t>be authenticated and authorized</w:t>
      </w:r>
      <w:r w:rsidR="00F16C30">
        <w:t>, to</w:t>
      </w:r>
      <w:r w:rsidR="00F30A50">
        <w:t xml:space="preserve"> </w:t>
      </w:r>
      <w:r>
        <w:t>use the MQTT broker</w:t>
      </w:r>
      <w:r w:rsidR="00235E72">
        <w:t xml:space="preserve"> publish/subscribe services.</w:t>
      </w:r>
    </w:p>
    <w:p w:rsidR="003069FA" w:rsidRPr="00F6725F" w:rsidRDefault="003069FA" w:rsidP="003069FA"/>
    <w:p w:rsidR="003069FA" w:rsidRDefault="005F14A1" w:rsidP="003069FA">
      <w:pPr>
        <w:pStyle w:val="Titre2"/>
      </w:pPr>
      <w:r>
        <w:t xml:space="preserve"> </w:t>
      </w:r>
      <w:bookmarkStart w:id="371" w:name="_Toc499823618"/>
      <w:bookmarkStart w:id="372" w:name="_Toc510702087"/>
      <w:r w:rsidR="003069FA">
        <w:t>CEP Component</w:t>
      </w:r>
      <w:bookmarkEnd w:id="371"/>
      <w:bookmarkEnd w:id="372"/>
    </w:p>
    <w:p w:rsidR="003069FA" w:rsidRDefault="003069FA" w:rsidP="003069FA"/>
    <w:p w:rsidR="003069FA" w:rsidRDefault="003069FA" w:rsidP="003069FA">
      <w:pPr>
        <w:pStyle w:val="Titre3"/>
      </w:pPr>
      <w:bookmarkStart w:id="373" w:name="_Toc499823619"/>
      <w:bookmarkStart w:id="374" w:name="_Toc510702088"/>
      <w:r>
        <w:t>Component Functions</w:t>
      </w:r>
      <w:bookmarkEnd w:id="373"/>
      <w:bookmarkEnd w:id="374"/>
    </w:p>
    <w:p w:rsidR="00081868" w:rsidRDefault="00081868" w:rsidP="00081868">
      <w:r>
        <w:t>CEP stand for Complex Event Processing</w:t>
      </w:r>
      <w:r w:rsidR="000C3CCB">
        <w:t>, it has not been invented for IOT, but originally to automate business decision.</w:t>
      </w:r>
    </w:p>
    <w:p w:rsidR="000C3CCB" w:rsidRPr="00081868" w:rsidRDefault="000C3CCB" w:rsidP="00081868"/>
    <w:p w:rsidR="003069FA" w:rsidRDefault="003069FA" w:rsidP="003069FA">
      <w:pPr>
        <w:pStyle w:val="Titre3"/>
      </w:pPr>
      <w:bookmarkStart w:id="375" w:name="_Toc499823620"/>
      <w:bookmarkStart w:id="376" w:name="_Toc510702089"/>
      <w:r>
        <w:t>Technical Considerations</w:t>
      </w:r>
      <w:bookmarkEnd w:id="375"/>
      <w:bookmarkEnd w:id="376"/>
    </w:p>
    <w:p w:rsidR="000C3CCB" w:rsidRPr="000C3CCB" w:rsidRDefault="000C3CCB" w:rsidP="000C3CCB"/>
    <w:p w:rsidR="003069FA" w:rsidRDefault="003069FA" w:rsidP="003069FA">
      <w:pPr>
        <w:pStyle w:val="Titre3"/>
      </w:pPr>
      <w:bookmarkStart w:id="377" w:name="_Toc499823621"/>
      <w:bookmarkStart w:id="378" w:name="_Toc510702090"/>
      <w:r>
        <w:t>Selected Product(s)</w:t>
      </w:r>
      <w:bookmarkEnd w:id="377"/>
      <w:bookmarkEnd w:id="378"/>
    </w:p>
    <w:p w:rsidR="00524CE6" w:rsidRDefault="001229F8" w:rsidP="00524CE6">
      <w:r>
        <w:t>Telefonica Perseo or IBM Proton</w:t>
      </w:r>
    </w:p>
    <w:p w:rsidR="000C3CCB" w:rsidRPr="00524CE6" w:rsidRDefault="000C3CCB" w:rsidP="00524CE6">
      <w:r>
        <w:t>At a first glance Perseo is simple</w:t>
      </w:r>
      <w:r w:rsidR="00AC199D">
        <w:t>r</w:t>
      </w:r>
      <w:r>
        <w:t xml:space="preserve"> to use and manage</w:t>
      </w:r>
    </w:p>
    <w:p w:rsidR="003069FA" w:rsidRDefault="003069FA" w:rsidP="003069FA">
      <w:pPr>
        <w:pStyle w:val="Titre3"/>
      </w:pPr>
      <w:bookmarkStart w:id="379" w:name="_Toc499823622"/>
      <w:bookmarkStart w:id="380" w:name="_Toc510702091"/>
      <w:r>
        <w:t>Selection Rationale</w:t>
      </w:r>
      <w:bookmarkEnd w:id="379"/>
      <w:bookmarkEnd w:id="380"/>
    </w:p>
    <w:p w:rsidR="00081868" w:rsidRDefault="00081868" w:rsidP="00081868">
      <w:r>
        <w:t xml:space="preserve">In Fiware catalog is proposed an implementation from IBM of the CEP module: </w:t>
      </w:r>
      <w:hyperlink r:id="rId218" w:history="1">
        <w:r w:rsidRPr="00EA50BF">
          <w:rPr>
            <w:rStyle w:val="Lienhypertexte"/>
          </w:rPr>
          <w:t>PROTON</w:t>
        </w:r>
      </w:hyperlink>
    </w:p>
    <w:p w:rsidR="00081868" w:rsidRDefault="00081868" w:rsidP="00081868">
      <w:r>
        <w:t xml:space="preserve">It </w:t>
      </w:r>
      <w:r w:rsidRPr="00EA50BF">
        <w:t>is a scalable integrated platform to support the development, deployment, and maintenance of event-driven applications</w:t>
      </w:r>
      <w:r>
        <w:t>.</w:t>
      </w:r>
    </w:p>
    <w:p w:rsidR="00081868" w:rsidRDefault="00081868" w:rsidP="00081868">
      <w:r>
        <w:t xml:space="preserve">Telefonica propose also an implementation of the CEP GE: </w:t>
      </w:r>
      <w:hyperlink r:id="rId219" w:history="1">
        <w:r w:rsidRPr="008577A5">
          <w:rPr>
            <w:rStyle w:val="Lienhypertexte"/>
          </w:rPr>
          <w:t>Perseo</w:t>
        </w:r>
      </w:hyperlink>
      <w:r>
        <w:t>, as the CEP GE of their IOT stack</w:t>
      </w:r>
    </w:p>
    <w:p w:rsidR="00081868" w:rsidRDefault="00081868" w:rsidP="00081868">
      <w:r>
        <w:t xml:space="preserve">As well as Orange which propose </w:t>
      </w:r>
      <w:hyperlink r:id="rId220" w:history="1">
        <w:r w:rsidRPr="00EA50BF">
          <w:rPr>
            <w:rStyle w:val="Lienhypertexte"/>
          </w:rPr>
          <w:t>Cepheus</w:t>
        </w:r>
      </w:hyperlink>
    </w:p>
    <w:p w:rsidR="00081868" w:rsidRDefault="00081868" w:rsidP="00081868">
      <w:r>
        <w:t xml:space="preserve">It’s composed of </w:t>
      </w:r>
      <w:r w:rsidRPr="00EA50BF">
        <w:t xml:space="preserve">a light NGSI broker </w:t>
      </w:r>
      <w:r>
        <w:t>a</w:t>
      </w:r>
      <w:r w:rsidRPr="00EA50BF">
        <w:t>nd a CEP which features a dedicated REST management API to configure real time analysis on NGSI events.</w:t>
      </w:r>
    </w:p>
    <w:p w:rsidR="00437B0D" w:rsidRDefault="00437B0D" w:rsidP="00437B0D">
      <w:r>
        <w:t xml:space="preserve">Either </w:t>
      </w:r>
      <w:r w:rsidR="00524CE6">
        <w:t xml:space="preserve">Perseo </w:t>
      </w:r>
      <w:r>
        <w:t>and Proton</w:t>
      </w:r>
      <w:r w:rsidR="00524CE6">
        <w:t xml:space="preserve"> has been tested by Faycal Boufares</w:t>
      </w:r>
      <w:r>
        <w:t>, it appears that Proton is richer, but more complex to apprehend than Perseo.</w:t>
      </w:r>
    </w:p>
    <w:p w:rsidR="000C3CCB" w:rsidRDefault="000C3CCB" w:rsidP="00437B0D">
      <w:r>
        <w:t>Perseo use a MongoDB database, Proton uses files to store events configurations</w:t>
      </w:r>
    </w:p>
    <w:p w:rsidR="00524CE6" w:rsidRDefault="00524CE6" w:rsidP="00081868">
      <w:r>
        <w:t>.</w:t>
      </w:r>
    </w:p>
    <w:p w:rsidR="003069FA" w:rsidRDefault="003069FA" w:rsidP="003069FA">
      <w:pPr>
        <w:pStyle w:val="Titre3"/>
        <w:rPr>
          <w:i/>
        </w:rPr>
      </w:pPr>
      <w:bookmarkStart w:id="381" w:name="_Toc499823623"/>
      <w:bookmarkStart w:id="382" w:name="_Toc510702092"/>
      <w:r>
        <w:t>Architecture Risks</w:t>
      </w:r>
      <w:bookmarkEnd w:id="381"/>
      <w:bookmarkEnd w:id="382"/>
    </w:p>
    <w:p w:rsidR="003069FA" w:rsidRDefault="00BA0BA1" w:rsidP="003069FA">
      <w:r>
        <w:t>Perseo intercepts all request incoming to Orion Broker, in case of high traffic it can become a bottleneck that delay the processing of important rules.</w:t>
      </w:r>
    </w:p>
    <w:p w:rsidR="009A742D" w:rsidRDefault="00A97339" w:rsidP="003069FA">
      <w:r>
        <w:t>High availability can be achieved for the Perseo CEP</w:t>
      </w:r>
      <w:r w:rsidR="006E2FBB">
        <w:t xml:space="preserve">, like described on </w:t>
      </w:r>
      <w:hyperlink r:id="rId221" w:history="1">
        <w:r w:rsidR="00872F18" w:rsidRPr="00872F18">
          <w:rPr>
            <w:rStyle w:val="Lienhypertexte"/>
          </w:rPr>
          <w:t xml:space="preserve">project </w:t>
        </w:r>
        <w:r w:rsidR="006E2FBB" w:rsidRPr="00872F18">
          <w:rPr>
            <w:rStyle w:val="Lienhypertexte"/>
          </w:rPr>
          <w:t xml:space="preserve">GitHub </w:t>
        </w:r>
        <w:r w:rsidR="00872F18" w:rsidRPr="00872F18">
          <w:rPr>
            <w:rStyle w:val="Lienhypertexte"/>
          </w:rPr>
          <w:t>post</w:t>
        </w:r>
      </w:hyperlink>
      <w:r w:rsidR="00FE0FB4">
        <w:t xml:space="preserve">, by simply replicating the </w:t>
      </w:r>
      <w:r w:rsidR="00C83BF9">
        <w:t xml:space="preserve">2 </w:t>
      </w:r>
      <w:r w:rsidR="00FE0FB4">
        <w:t xml:space="preserve">modules </w:t>
      </w:r>
      <w:r w:rsidR="00C83BF9">
        <w:t>(the Perseo-fe and the core</w:t>
      </w:r>
      <w:r w:rsidR="00C50AAA">
        <w:t>)</w:t>
      </w:r>
    </w:p>
    <w:p w:rsidR="00E246C6" w:rsidRDefault="00E246C6" w:rsidP="003069FA"/>
    <w:p w:rsidR="00E246C6" w:rsidRDefault="00E246C6" w:rsidP="003069FA"/>
    <w:p w:rsidR="000C5195" w:rsidRDefault="00E246C6" w:rsidP="000C5195">
      <w:pPr>
        <w:keepNext/>
      </w:pPr>
      <w:r>
        <w:rPr>
          <w:noProof/>
        </w:rPr>
        <w:drawing>
          <wp:inline distT="0" distB="0" distL="0" distR="0" wp14:anchorId="50FDB505" wp14:editId="2B08F4CE">
            <wp:extent cx="4038600" cy="124777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erseo_ha.png"/>
                    <pic:cNvPicPr/>
                  </pic:nvPicPr>
                  <pic:blipFill>
                    <a:blip r:embed="rId222">
                      <a:extLst>
                        <a:ext uri="{28A0092B-C50C-407E-A947-70E740481C1C}">
                          <a14:useLocalDpi xmlns:a14="http://schemas.microsoft.com/office/drawing/2010/main" val="0"/>
                        </a:ext>
                      </a:extLst>
                    </a:blip>
                    <a:stretch>
                      <a:fillRect/>
                    </a:stretch>
                  </pic:blipFill>
                  <pic:spPr>
                    <a:xfrm>
                      <a:off x="0" y="0"/>
                      <a:ext cx="4038600" cy="1247775"/>
                    </a:xfrm>
                    <a:prstGeom prst="rect">
                      <a:avLst/>
                    </a:prstGeom>
                  </pic:spPr>
                </pic:pic>
              </a:graphicData>
            </a:graphic>
          </wp:inline>
        </w:drawing>
      </w:r>
    </w:p>
    <w:p w:rsidR="00E246C6" w:rsidRDefault="000C5195" w:rsidP="000C5195">
      <w:pPr>
        <w:pStyle w:val="Lgende"/>
      </w:pPr>
      <w:r>
        <w:t xml:space="preserve">Figure </w:t>
      </w:r>
      <w:r>
        <w:fldChar w:fldCharType="begin"/>
      </w:r>
      <w:r>
        <w:instrText xml:space="preserve"> SEQ Figure \* ARABIC </w:instrText>
      </w:r>
      <w:r>
        <w:fldChar w:fldCharType="separate"/>
      </w:r>
      <w:r w:rsidR="00A27A1E">
        <w:rPr>
          <w:noProof/>
        </w:rPr>
        <w:t>24</w:t>
      </w:r>
      <w:r>
        <w:fldChar w:fldCharType="end"/>
      </w:r>
      <w:r>
        <w:t>: Perseo High Availabilty</w:t>
      </w:r>
    </w:p>
    <w:p w:rsidR="000C5195" w:rsidRDefault="003B5DF3" w:rsidP="003069FA">
      <w:r>
        <w:t xml:space="preserve">The load balancing </w:t>
      </w:r>
      <w:r w:rsidR="00501AD0">
        <w:t>is provided by Docker</w:t>
      </w:r>
      <w:r w:rsidR="00D80299">
        <w:t>, as modules are deployed as services.</w:t>
      </w:r>
    </w:p>
    <w:p w:rsidR="000C5195" w:rsidRDefault="000C5195" w:rsidP="003069FA"/>
    <w:p w:rsidR="00BA0BA1" w:rsidRPr="00F6725F" w:rsidRDefault="00BA0BA1" w:rsidP="003069FA"/>
    <w:p w:rsidR="003069FA" w:rsidRDefault="003069FA" w:rsidP="003069FA">
      <w:pPr>
        <w:pStyle w:val="Titre2"/>
      </w:pPr>
      <w:r>
        <w:lastRenderedPageBreak/>
        <w:t xml:space="preserve"> </w:t>
      </w:r>
      <w:bookmarkStart w:id="383" w:name="_Toc499823624"/>
      <w:bookmarkStart w:id="384" w:name="_Toc510702093"/>
      <w:r>
        <w:t>Application Mashup Component</w:t>
      </w:r>
      <w:r w:rsidR="00DB6AFC">
        <w:t>s</w:t>
      </w:r>
      <w:bookmarkEnd w:id="383"/>
      <w:bookmarkEnd w:id="384"/>
    </w:p>
    <w:p w:rsidR="003069FA" w:rsidRDefault="003069FA" w:rsidP="003069FA"/>
    <w:p w:rsidR="003069FA" w:rsidRDefault="003069FA" w:rsidP="003069FA">
      <w:pPr>
        <w:pStyle w:val="Titre3"/>
      </w:pPr>
      <w:bookmarkStart w:id="385" w:name="_Toc499823625"/>
      <w:bookmarkStart w:id="386" w:name="_Toc510702094"/>
      <w:r>
        <w:t>Component Functions</w:t>
      </w:r>
      <w:bookmarkEnd w:id="385"/>
      <w:bookmarkEnd w:id="386"/>
    </w:p>
    <w:p w:rsidR="00695DCE" w:rsidRDefault="00695DCE" w:rsidP="00695DCE">
      <w:r>
        <w:t>Th</w:t>
      </w:r>
      <w:r w:rsidR="00BA0BA1">
        <w:t>ose</w:t>
      </w:r>
      <w:r>
        <w:t xml:space="preserve"> components </w:t>
      </w:r>
      <w:r w:rsidR="00BA0BA1">
        <w:t xml:space="preserve">allow to </w:t>
      </w:r>
      <w:r w:rsidR="00D46163">
        <w:t xml:space="preserve">design and </w:t>
      </w:r>
      <w:r w:rsidR="00BA0BA1">
        <w:t>publish dashboards and visualization</w:t>
      </w:r>
      <w:r w:rsidR="00C13080">
        <w:t xml:space="preserve"> </w:t>
      </w:r>
      <w:r w:rsidR="007D4D1A">
        <w:t>mashu</w:t>
      </w:r>
      <w:r w:rsidR="00C13080">
        <w:t>p</w:t>
      </w:r>
      <w:r w:rsidR="007D4D1A">
        <w:t>s</w:t>
      </w:r>
      <w:r w:rsidR="00BA0BA1">
        <w:t xml:space="preserve"> about entities data from the context broker</w:t>
      </w:r>
      <w:r w:rsidR="00D46163">
        <w:t xml:space="preserve"> and the </w:t>
      </w:r>
      <w:r w:rsidR="00270E68">
        <w:t>short-term</w:t>
      </w:r>
      <w:r w:rsidR="00D46163">
        <w:t xml:space="preserve"> history</w:t>
      </w:r>
      <w:r w:rsidR="00BA0BA1">
        <w:t xml:space="preserve">, but without </w:t>
      </w:r>
      <w:r w:rsidR="00F112F0">
        <w:t xml:space="preserve">the need of programming </w:t>
      </w:r>
      <w:r w:rsidR="00D46163">
        <w:t>skills</w:t>
      </w:r>
      <w:r w:rsidR="00BA0BA1">
        <w:t>.</w:t>
      </w:r>
    </w:p>
    <w:p w:rsidR="00BA0BA1" w:rsidRDefault="00F112F0" w:rsidP="00695DCE">
      <w:r>
        <w:t>The components provide simple interface to assemble in a page, configurable</w:t>
      </w:r>
      <w:r w:rsidRPr="00F112F0">
        <w:t xml:space="preserve"> </w:t>
      </w:r>
      <w:r>
        <w:t>widgets to visualize entities data.</w:t>
      </w:r>
    </w:p>
    <w:p w:rsidR="00E071A9" w:rsidRDefault="00E071A9" w:rsidP="00695DCE"/>
    <w:p w:rsidR="00814C4B" w:rsidRDefault="00693602" w:rsidP="00814C4B">
      <w:pPr>
        <w:keepNext/>
      </w:pPr>
      <w:r>
        <w:rPr>
          <w:noProof/>
        </w:rPr>
        <w:drawing>
          <wp:inline distT="0" distB="0" distL="0" distR="0" wp14:anchorId="7A91CA43" wp14:editId="3EBFFB47">
            <wp:extent cx="6000750" cy="2355850"/>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irecloud_UG_Embed_Workspace_Menu.png"/>
                    <pic:cNvPicPr/>
                  </pic:nvPicPr>
                  <pic:blipFill>
                    <a:blip r:embed="rId223">
                      <a:extLst>
                        <a:ext uri="{28A0092B-C50C-407E-A947-70E740481C1C}">
                          <a14:useLocalDpi xmlns:a14="http://schemas.microsoft.com/office/drawing/2010/main" val="0"/>
                        </a:ext>
                      </a:extLst>
                    </a:blip>
                    <a:stretch>
                      <a:fillRect/>
                    </a:stretch>
                  </pic:blipFill>
                  <pic:spPr>
                    <a:xfrm>
                      <a:off x="0" y="0"/>
                      <a:ext cx="6000750" cy="2355850"/>
                    </a:xfrm>
                    <a:prstGeom prst="rect">
                      <a:avLst/>
                    </a:prstGeom>
                  </pic:spPr>
                </pic:pic>
              </a:graphicData>
            </a:graphic>
          </wp:inline>
        </w:drawing>
      </w:r>
    </w:p>
    <w:p w:rsidR="00E071A9" w:rsidRPr="00695DCE" w:rsidRDefault="00814C4B" w:rsidP="00814C4B">
      <w:pPr>
        <w:pStyle w:val="Lgende"/>
      </w:pPr>
      <w:r>
        <w:t xml:space="preserve">Figure </w:t>
      </w:r>
      <w:r>
        <w:fldChar w:fldCharType="begin"/>
      </w:r>
      <w:r>
        <w:instrText xml:space="preserve"> SEQ Figure \* ARABIC </w:instrText>
      </w:r>
      <w:r>
        <w:fldChar w:fldCharType="separate"/>
      </w:r>
      <w:r w:rsidR="00A27A1E">
        <w:rPr>
          <w:noProof/>
        </w:rPr>
        <w:t>25</w:t>
      </w:r>
      <w:r>
        <w:fldChar w:fldCharType="end"/>
      </w:r>
      <w:r>
        <w:t>: Wirecloud Mashup example</w:t>
      </w:r>
    </w:p>
    <w:p w:rsidR="003069FA" w:rsidRDefault="003069FA" w:rsidP="003069FA">
      <w:pPr>
        <w:pStyle w:val="Titre3"/>
      </w:pPr>
      <w:bookmarkStart w:id="387" w:name="_Toc499823626"/>
      <w:bookmarkStart w:id="388" w:name="_Toc510702095"/>
      <w:r>
        <w:t>Technical Considerations</w:t>
      </w:r>
      <w:bookmarkEnd w:id="387"/>
      <w:bookmarkEnd w:id="388"/>
    </w:p>
    <w:p w:rsidR="00D46163" w:rsidRDefault="000B5D10" w:rsidP="000B5D10">
      <w:r>
        <w:t>Wirecloud</w:t>
      </w:r>
      <w:r w:rsidR="00F112F0">
        <w:t xml:space="preserve"> composed of a back-end server and a javascript web application, </w:t>
      </w:r>
    </w:p>
    <w:p w:rsidR="000B5D10" w:rsidRDefault="00F112F0" w:rsidP="000B5D10">
      <w:r>
        <w:t xml:space="preserve">the </w:t>
      </w:r>
      <w:r w:rsidR="00C51EF6">
        <w:t xml:space="preserve">Wirecloud </w:t>
      </w:r>
      <w:r>
        <w:t xml:space="preserve">back-end server </w:t>
      </w:r>
      <w:r w:rsidR="00F949BC">
        <w:t xml:space="preserve">is based on </w:t>
      </w:r>
      <w:r w:rsidR="009C38D8">
        <w:t xml:space="preserve">Django Python application server, it </w:t>
      </w:r>
      <w:r>
        <w:t>uses a PostgreSQL database</w:t>
      </w:r>
      <w:r w:rsidR="009C38D8">
        <w:t xml:space="preserve"> (or MySQL</w:t>
      </w:r>
      <w:r w:rsidR="001D7027">
        <w:t>, SQLite3),</w:t>
      </w:r>
      <w:r>
        <w:t xml:space="preserve"> to persist</w:t>
      </w:r>
      <w:r w:rsidR="00B24D1C">
        <w:t xml:space="preserve"> mashups and dashboards</w:t>
      </w:r>
      <w:r w:rsidR="00162176">
        <w:t xml:space="preserve">, in </w:t>
      </w:r>
      <w:r w:rsidR="00F14F30">
        <w:t xml:space="preserve">our case it will be </w:t>
      </w:r>
      <w:r w:rsidR="00782F06">
        <w:t>a</w:t>
      </w:r>
      <w:r w:rsidR="00F14F30">
        <w:t xml:space="preserve"> PostgreSQL database</w:t>
      </w:r>
      <w:r w:rsidR="00B24D1C">
        <w:t>.</w:t>
      </w:r>
    </w:p>
    <w:p w:rsidR="005A7F0A" w:rsidRDefault="005B1D71" w:rsidP="000B5D10">
      <w:r>
        <w:t xml:space="preserve">Wirecloud can be easily deployed </w:t>
      </w:r>
      <w:r w:rsidR="00D635D6">
        <w:t xml:space="preserve">as Docker containers: </w:t>
      </w:r>
      <w:hyperlink r:id="rId224" w:history="1">
        <w:r w:rsidR="0017467D" w:rsidRPr="0017467D">
          <w:rPr>
            <w:rStyle w:val="Lienhypertexte"/>
          </w:rPr>
          <w:t>instruction</w:t>
        </w:r>
        <w:r w:rsidR="0017467D">
          <w:rPr>
            <w:rStyle w:val="Lienhypertexte"/>
          </w:rPr>
          <w:t>s</w:t>
        </w:r>
        <w:r w:rsidR="0017467D" w:rsidRPr="0017467D">
          <w:rPr>
            <w:rStyle w:val="Lienhypertexte"/>
          </w:rPr>
          <w:t xml:space="preserve"> on github</w:t>
        </w:r>
      </w:hyperlink>
      <w:r w:rsidR="007B78F3">
        <w:t xml:space="preserve"> image on </w:t>
      </w:r>
      <w:hyperlink r:id="rId225" w:history="1">
        <w:r w:rsidR="007B78F3" w:rsidRPr="002B1CEE">
          <w:rPr>
            <w:rStyle w:val="Lienhypertexte"/>
          </w:rPr>
          <w:t>DockerHub</w:t>
        </w:r>
      </w:hyperlink>
    </w:p>
    <w:p w:rsidR="00D46163" w:rsidRDefault="00D46163" w:rsidP="000B5D10"/>
    <w:p w:rsidR="00C51EF6" w:rsidRDefault="00BA0BA1" w:rsidP="000B5D10">
      <w:r>
        <w:t>Freeboard</w:t>
      </w:r>
      <w:r w:rsidR="00F112F0">
        <w:t xml:space="preserve"> is a simple javascript library that can be deployed in any web server, or even </w:t>
      </w:r>
      <w:r w:rsidR="00D46163">
        <w:t>embedded</w:t>
      </w:r>
      <w:r w:rsidR="00F112F0">
        <w:t xml:space="preserve"> in a</w:t>
      </w:r>
      <w:r w:rsidR="00D46163">
        <w:t xml:space="preserve"> larger</w:t>
      </w:r>
      <w:r w:rsidR="00F112F0">
        <w:t xml:space="preserve"> application</w:t>
      </w:r>
      <w:r w:rsidR="00D46163">
        <w:t xml:space="preserve">, as it does not provide any security, it’s the best solution. </w:t>
      </w:r>
    </w:p>
    <w:p w:rsidR="000B5D10" w:rsidRDefault="00D46163" w:rsidP="000B5D10">
      <w:r>
        <w:t>Freeboard persists dashboard in JSON files on the web server</w:t>
      </w:r>
      <w:r w:rsidR="00EF4AB5">
        <w:t xml:space="preserve"> where it’s installed</w:t>
      </w:r>
    </w:p>
    <w:p w:rsidR="004E77CD" w:rsidRDefault="004E77CD" w:rsidP="000B5D10">
      <w:r>
        <w:t xml:space="preserve">Freeboard can be installed through Docker </w:t>
      </w:r>
      <w:r w:rsidR="00833F4C">
        <w:t xml:space="preserve">from an NGINX base image: </w:t>
      </w:r>
      <w:hyperlink r:id="rId226" w:history="1">
        <w:r w:rsidR="00833F4C" w:rsidRPr="00833F4C">
          <w:rPr>
            <w:rStyle w:val="Lienhypertexte"/>
          </w:rPr>
          <w:t>on GitHub</w:t>
        </w:r>
      </w:hyperlink>
    </w:p>
    <w:p w:rsidR="005358EC" w:rsidRDefault="005358EC" w:rsidP="000B5D10">
      <w:r>
        <w:t xml:space="preserve">But with this image, the </w:t>
      </w:r>
      <w:r w:rsidR="004A37DE">
        <w:t>NGS</w:t>
      </w:r>
      <w:r w:rsidR="00327109">
        <w:t xml:space="preserve">I connector is not installed, it can be found </w:t>
      </w:r>
      <w:hyperlink r:id="rId227" w:history="1">
        <w:r w:rsidR="00327109" w:rsidRPr="007605AD">
          <w:rPr>
            <w:rStyle w:val="Lienhypertexte"/>
          </w:rPr>
          <w:t xml:space="preserve">on </w:t>
        </w:r>
        <w:r w:rsidR="007605AD" w:rsidRPr="007605AD">
          <w:rPr>
            <w:rStyle w:val="Lienhypertexte"/>
          </w:rPr>
          <w:t>G</w:t>
        </w:r>
        <w:r w:rsidR="00327109" w:rsidRPr="007605AD">
          <w:rPr>
            <w:rStyle w:val="Lienhypertexte"/>
          </w:rPr>
          <w:t>ithu</w:t>
        </w:r>
        <w:r w:rsidR="007605AD" w:rsidRPr="007605AD">
          <w:rPr>
            <w:rStyle w:val="Lienhypertexte"/>
          </w:rPr>
          <w:t>b</w:t>
        </w:r>
      </w:hyperlink>
      <w:r w:rsidR="00CD2F54">
        <w:t>:</w:t>
      </w:r>
    </w:p>
    <w:p w:rsidR="00CD2F54" w:rsidRPr="000B5D10" w:rsidRDefault="00930E60" w:rsidP="000B5D10">
      <w:r>
        <w:t>(</w:t>
      </w:r>
      <w:r w:rsidR="00CD2F54" w:rsidRPr="00CD2F54">
        <w:t>Orion_DataSource is a javascript plugin to feed a Freeboard dashboard with NSGI Context Brokers such as Orion</w:t>
      </w:r>
      <w:r>
        <w:t>)</w:t>
      </w:r>
      <w:r w:rsidR="00CD2F54" w:rsidRPr="00CD2F54">
        <w:t>.</w:t>
      </w:r>
    </w:p>
    <w:p w:rsidR="003069FA" w:rsidRDefault="003069FA" w:rsidP="003069FA">
      <w:pPr>
        <w:pStyle w:val="Titre3"/>
      </w:pPr>
      <w:bookmarkStart w:id="389" w:name="_Toc499823627"/>
      <w:bookmarkStart w:id="390" w:name="_Toc510702096"/>
      <w:r>
        <w:t>Selected Product(s)</w:t>
      </w:r>
      <w:bookmarkEnd w:id="389"/>
      <w:bookmarkEnd w:id="390"/>
    </w:p>
    <w:p w:rsidR="00BA0BA1" w:rsidRDefault="00BC7FE9" w:rsidP="00BA0BA1">
      <w:r>
        <w:t>The 2 selected co</w:t>
      </w:r>
      <w:r w:rsidR="00995884">
        <w:t>mponents for application mashups</w:t>
      </w:r>
      <w:r w:rsidR="00AB0FA7">
        <w:t xml:space="preserve"> and dashboards</w:t>
      </w:r>
      <w:r w:rsidR="00995884">
        <w:t xml:space="preserve"> are: </w:t>
      </w:r>
      <w:r w:rsidR="00BA0BA1">
        <w:t>Wirecloud</w:t>
      </w:r>
      <w:r w:rsidR="00995884">
        <w:t xml:space="preserve"> and </w:t>
      </w:r>
      <w:r w:rsidR="00BA0BA1">
        <w:t>Freeboard</w:t>
      </w:r>
      <w:r w:rsidR="00A05EA9">
        <w:t>.</w:t>
      </w:r>
    </w:p>
    <w:p w:rsidR="00F83107" w:rsidRDefault="00F83107" w:rsidP="00811667">
      <w:pPr>
        <w:keepNext/>
        <w:sectPr w:rsidR="00F83107" w:rsidSect="00D20A54">
          <w:headerReference w:type="default" r:id="rId228"/>
          <w:pgSz w:w="12240" w:h="15840"/>
          <w:pgMar w:top="830" w:right="990" w:bottom="851" w:left="1800" w:header="426" w:footer="720" w:gutter="0"/>
          <w:cols w:space="720"/>
          <w:docGrid w:linePitch="360"/>
        </w:sectPr>
      </w:pPr>
    </w:p>
    <w:p w:rsidR="00811667" w:rsidRDefault="00811667" w:rsidP="00811667">
      <w:pPr>
        <w:keepNext/>
      </w:pPr>
      <w:r>
        <w:rPr>
          <w:noProof/>
        </w:rPr>
        <w:lastRenderedPageBreak/>
        <w:drawing>
          <wp:inline distT="0" distB="0" distL="0" distR="0" wp14:anchorId="4D50DD59" wp14:editId="6C38C471">
            <wp:extent cx="3291205" cy="2552576"/>
            <wp:effectExtent l="0" t="0" r="4445"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reeboard_sc1.jpg"/>
                    <pic:cNvPicPr/>
                  </pic:nvPicPr>
                  <pic:blipFill rotWithShape="1">
                    <a:blip r:embed="rId229" cstate="print">
                      <a:extLst>
                        <a:ext uri="{28A0092B-C50C-407E-A947-70E740481C1C}">
                          <a14:useLocalDpi xmlns:a14="http://schemas.microsoft.com/office/drawing/2010/main" val="0"/>
                        </a:ext>
                      </a:extLst>
                    </a:blip>
                    <a:srcRect t="5855"/>
                    <a:stretch/>
                  </pic:blipFill>
                  <pic:spPr bwMode="auto">
                    <a:xfrm>
                      <a:off x="0" y="0"/>
                      <a:ext cx="3302803" cy="2561571"/>
                    </a:xfrm>
                    <a:prstGeom prst="rect">
                      <a:avLst/>
                    </a:prstGeom>
                    <a:ln>
                      <a:noFill/>
                    </a:ln>
                    <a:extLst>
                      <a:ext uri="{53640926-AAD7-44D8-BBD7-CCE9431645EC}">
                        <a14:shadowObscured xmlns:a14="http://schemas.microsoft.com/office/drawing/2010/main"/>
                      </a:ext>
                    </a:extLst>
                  </pic:spPr>
                </pic:pic>
              </a:graphicData>
            </a:graphic>
          </wp:inline>
        </w:drawing>
      </w:r>
    </w:p>
    <w:p w:rsidR="006A096C" w:rsidRDefault="00811667" w:rsidP="00811667">
      <w:pPr>
        <w:pStyle w:val="Lgende"/>
      </w:pPr>
      <w:r>
        <w:t xml:space="preserve">Figure </w:t>
      </w:r>
      <w:r>
        <w:fldChar w:fldCharType="begin"/>
      </w:r>
      <w:r>
        <w:instrText xml:space="preserve"> SEQ Figure \* ARABIC </w:instrText>
      </w:r>
      <w:r>
        <w:fldChar w:fldCharType="separate"/>
      </w:r>
      <w:r w:rsidR="00A27A1E">
        <w:rPr>
          <w:noProof/>
        </w:rPr>
        <w:t>26</w:t>
      </w:r>
      <w:r>
        <w:fldChar w:fldCharType="end"/>
      </w:r>
      <w:r>
        <w:t>: Freeboard Dashboard example</w:t>
      </w:r>
    </w:p>
    <w:p w:rsidR="000B61BE" w:rsidRDefault="001506DC" w:rsidP="000B61BE">
      <w:pPr>
        <w:keepNext/>
      </w:pPr>
      <w:r>
        <w:rPr>
          <w:noProof/>
        </w:rPr>
        <w:drawing>
          <wp:inline distT="0" distB="0" distL="0" distR="0" wp14:anchorId="0EF03338" wp14:editId="56B2E5E2">
            <wp:extent cx="3213100" cy="2412375"/>
            <wp:effectExtent l="0" t="0" r="6350" b="69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shup-application-ge-wirecloud-7-638.jpg"/>
                    <pic:cNvPicPr/>
                  </pic:nvPicPr>
                  <pic:blipFill>
                    <a:blip r:embed="rId230">
                      <a:extLst>
                        <a:ext uri="{28A0092B-C50C-407E-A947-70E740481C1C}">
                          <a14:useLocalDpi xmlns:a14="http://schemas.microsoft.com/office/drawing/2010/main" val="0"/>
                        </a:ext>
                      </a:extLst>
                    </a:blip>
                    <a:stretch>
                      <a:fillRect/>
                    </a:stretch>
                  </pic:blipFill>
                  <pic:spPr>
                    <a:xfrm>
                      <a:off x="0" y="0"/>
                      <a:ext cx="3235933" cy="2429518"/>
                    </a:xfrm>
                    <a:prstGeom prst="rect">
                      <a:avLst/>
                    </a:prstGeom>
                  </pic:spPr>
                </pic:pic>
              </a:graphicData>
            </a:graphic>
          </wp:inline>
        </w:drawing>
      </w:r>
    </w:p>
    <w:p w:rsidR="00F83107" w:rsidRDefault="000B61BE" w:rsidP="000B61BE">
      <w:pPr>
        <w:pStyle w:val="Lgende"/>
        <w:sectPr w:rsidR="00F83107" w:rsidSect="00F83107">
          <w:type w:val="continuous"/>
          <w:pgSz w:w="12240" w:h="15840"/>
          <w:pgMar w:top="830" w:right="990" w:bottom="851" w:left="1800" w:header="426" w:footer="720" w:gutter="0"/>
          <w:cols w:num="2" w:space="720"/>
          <w:docGrid w:linePitch="360"/>
        </w:sectPr>
      </w:pPr>
      <w:r>
        <w:t xml:space="preserve">Figure </w:t>
      </w:r>
      <w:r>
        <w:fldChar w:fldCharType="begin"/>
      </w:r>
      <w:r>
        <w:instrText xml:space="preserve"> SEQ Figure \* ARABIC </w:instrText>
      </w:r>
      <w:r>
        <w:fldChar w:fldCharType="separate"/>
      </w:r>
      <w:r w:rsidR="00A27A1E">
        <w:rPr>
          <w:noProof/>
        </w:rPr>
        <w:t>27</w:t>
      </w:r>
      <w:r>
        <w:fldChar w:fldCharType="end"/>
      </w:r>
      <w:r>
        <w:t xml:space="preserve">: </w:t>
      </w:r>
      <w:r w:rsidRPr="00F9064F">
        <w:t>Wirecloud Mashup example</w:t>
      </w:r>
    </w:p>
    <w:p w:rsidR="001506DC" w:rsidRDefault="001506DC" w:rsidP="00531CAD">
      <w:pPr>
        <w:pStyle w:val="Lgende"/>
      </w:pPr>
    </w:p>
    <w:p w:rsidR="003069FA" w:rsidRDefault="003069FA" w:rsidP="003069FA">
      <w:pPr>
        <w:pStyle w:val="Titre3"/>
      </w:pPr>
      <w:bookmarkStart w:id="391" w:name="_Toc499823628"/>
      <w:bookmarkStart w:id="392" w:name="_Toc510702097"/>
      <w:r>
        <w:t>Selection Rationale</w:t>
      </w:r>
      <w:bookmarkEnd w:id="391"/>
      <w:bookmarkEnd w:id="392"/>
    </w:p>
    <w:p w:rsidR="0059703B" w:rsidRPr="0059703B" w:rsidRDefault="007D4D1A" w:rsidP="0059703B">
      <w:r>
        <w:t>Wirecloud and Freeboard are the components proposed in Fiware catalog for mashup applications</w:t>
      </w:r>
      <w:r w:rsidR="00A05EA9">
        <w:t>.</w:t>
      </w:r>
    </w:p>
    <w:p w:rsidR="00A80820" w:rsidRDefault="00A80820" w:rsidP="00A80820">
      <w:bookmarkStart w:id="393" w:name="_Toc499823629"/>
      <w:r>
        <w:t>Both components provide an NGSI data source interface, to retrieve context information from Orion Context Broker</w:t>
      </w:r>
      <w:r w:rsidR="00537570">
        <w:t>.</w:t>
      </w:r>
    </w:p>
    <w:p w:rsidR="00537570" w:rsidRDefault="00537570" w:rsidP="00A80820">
      <w:r>
        <w:t>In addition</w:t>
      </w:r>
      <w:r w:rsidR="008B5274">
        <w:t>,</w:t>
      </w:r>
      <w:r>
        <w:t xml:space="preserve"> Wirecloud provides</w:t>
      </w:r>
      <w:r w:rsidR="00EC76A6">
        <w:t xml:space="preserve"> an interface to query the STH component</w:t>
      </w:r>
      <w:r w:rsidR="002C6786">
        <w:t xml:space="preserve"> to get data history.</w:t>
      </w:r>
    </w:p>
    <w:p w:rsidR="00522EB6" w:rsidRDefault="00522EB6" w:rsidP="00A80820"/>
    <w:p w:rsidR="00D47CB4" w:rsidRDefault="008572B1" w:rsidP="00D47CB4">
      <w:pPr>
        <w:keepNext/>
      </w:pPr>
      <w:r>
        <w:rPr>
          <w:noProof/>
        </w:rPr>
        <w:drawing>
          <wp:inline distT="0" distB="0" distL="0" distR="0" wp14:anchorId="2E07C2E2" wp14:editId="607D83B5">
            <wp:extent cx="6000750" cy="3100070"/>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irecloud_UG_minimize_option.png"/>
                    <pic:cNvPicPr/>
                  </pic:nvPicPr>
                  <pic:blipFill>
                    <a:blip r:embed="rId231">
                      <a:extLst>
                        <a:ext uri="{28A0092B-C50C-407E-A947-70E740481C1C}">
                          <a14:useLocalDpi xmlns:a14="http://schemas.microsoft.com/office/drawing/2010/main" val="0"/>
                        </a:ext>
                      </a:extLst>
                    </a:blip>
                    <a:stretch>
                      <a:fillRect/>
                    </a:stretch>
                  </pic:blipFill>
                  <pic:spPr>
                    <a:xfrm>
                      <a:off x="0" y="0"/>
                      <a:ext cx="6000750" cy="3100070"/>
                    </a:xfrm>
                    <a:prstGeom prst="rect">
                      <a:avLst/>
                    </a:prstGeom>
                  </pic:spPr>
                </pic:pic>
              </a:graphicData>
            </a:graphic>
          </wp:inline>
        </w:drawing>
      </w:r>
    </w:p>
    <w:p w:rsidR="00522EB6" w:rsidRDefault="00D47CB4" w:rsidP="00D47CB4">
      <w:pPr>
        <w:pStyle w:val="Lgende"/>
      </w:pPr>
      <w:r>
        <w:t xml:space="preserve">Figure </w:t>
      </w:r>
      <w:r>
        <w:fldChar w:fldCharType="begin"/>
      </w:r>
      <w:r>
        <w:instrText xml:space="preserve"> SEQ Figure \* ARABIC </w:instrText>
      </w:r>
      <w:r>
        <w:fldChar w:fldCharType="separate"/>
      </w:r>
      <w:r w:rsidR="00A27A1E">
        <w:rPr>
          <w:noProof/>
        </w:rPr>
        <w:t>28</w:t>
      </w:r>
      <w:r>
        <w:fldChar w:fldCharType="end"/>
      </w:r>
      <w:r>
        <w:t xml:space="preserve">: Wirecloud </w:t>
      </w:r>
      <w:r w:rsidR="002A3D1F">
        <w:t>graphic</w:t>
      </w:r>
      <w:r w:rsidR="00F60AC8">
        <w:t>al</w:t>
      </w:r>
      <w:r w:rsidR="002A3D1F">
        <w:t xml:space="preserve"> </w:t>
      </w:r>
      <w:r>
        <w:t>configuration interface</w:t>
      </w:r>
    </w:p>
    <w:p w:rsidR="003069FA" w:rsidRDefault="003069FA" w:rsidP="003069FA">
      <w:pPr>
        <w:pStyle w:val="Titre3"/>
        <w:rPr>
          <w:i/>
        </w:rPr>
      </w:pPr>
      <w:bookmarkStart w:id="394" w:name="_Toc510702098"/>
      <w:r>
        <w:t>Architecture Risks</w:t>
      </w:r>
      <w:bookmarkEnd w:id="393"/>
      <w:bookmarkEnd w:id="394"/>
    </w:p>
    <w:p w:rsidR="00DE73CD" w:rsidRDefault="00DE73CD" w:rsidP="003069FA">
      <w:r>
        <w:t xml:space="preserve">If </w:t>
      </w:r>
      <w:r w:rsidR="00A76C5E">
        <w:t xml:space="preserve">those components are </w:t>
      </w:r>
      <w:r>
        <w:t xml:space="preserve">used </w:t>
      </w:r>
      <w:r w:rsidR="009C36DF">
        <w:t xml:space="preserve">to deliver </w:t>
      </w:r>
      <w:r w:rsidR="00046C61">
        <w:t xml:space="preserve">some important </w:t>
      </w:r>
      <w:r w:rsidR="00953D93">
        <w:t>information through dashboards</w:t>
      </w:r>
      <w:r w:rsidR="00027B43">
        <w:t xml:space="preserve"> to help </w:t>
      </w:r>
      <w:r w:rsidR="008000BF">
        <w:t xml:space="preserve">for decision, </w:t>
      </w:r>
      <w:r w:rsidR="007645EC">
        <w:t>they need to be high available.</w:t>
      </w:r>
    </w:p>
    <w:p w:rsidR="007645EC" w:rsidRDefault="00ED2094" w:rsidP="003069FA">
      <w:r>
        <w:t>Wirecloud</w:t>
      </w:r>
      <w:r w:rsidR="00306D24">
        <w:t>,</w:t>
      </w:r>
      <w:r>
        <w:t xml:space="preserve"> as well Freeboard, </w:t>
      </w:r>
      <w:r w:rsidR="00C10BAE">
        <w:t>should run as Docker service</w:t>
      </w:r>
      <w:r w:rsidR="00F60AC8">
        <w:t>s</w:t>
      </w:r>
      <w:r w:rsidR="006B56DB">
        <w:t xml:space="preserve"> to</w:t>
      </w:r>
      <w:r w:rsidR="0073635A">
        <w:t xml:space="preserve"> provide HA</w:t>
      </w:r>
      <w:r w:rsidR="00C10BAE">
        <w:t xml:space="preserve">, </w:t>
      </w:r>
      <w:r w:rsidR="00B604A6">
        <w:t>several instances of</w:t>
      </w:r>
      <w:r>
        <w:t xml:space="preserve"> containers</w:t>
      </w:r>
      <w:r w:rsidR="00F07C39">
        <w:t xml:space="preserve"> can be started </w:t>
      </w:r>
      <w:r w:rsidR="00E57C3B">
        <w:t>for scalability.</w:t>
      </w:r>
    </w:p>
    <w:p w:rsidR="00570856" w:rsidRDefault="00CA7A25" w:rsidP="003069FA">
      <w:r>
        <w:t>The database</w:t>
      </w:r>
      <w:r w:rsidR="006D07BE">
        <w:t xml:space="preserve"> used by Wirecloud is </w:t>
      </w:r>
      <w:r w:rsidR="00E81F3E">
        <w:t>a</w:t>
      </w:r>
      <w:r w:rsidR="006D07BE">
        <w:t xml:space="preserve"> </w:t>
      </w:r>
      <w:r w:rsidR="00F60AC8">
        <w:t xml:space="preserve">PostgreSQL </w:t>
      </w:r>
      <w:r w:rsidR="00E81F3E">
        <w:t>with logical replicas</w:t>
      </w:r>
      <w:r w:rsidR="00570856">
        <w:t xml:space="preserve">, </w:t>
      </w:r>
      <w:r w:rsidR="00E81F3E">
        <w:t>which</w:t>
      </w:r>
      <w:r w:rsidR="00570856">
        <w:t xml:space="preserve"> provide HA for the persistence layer.</w:t>
      </w:r>
    </w:p>
    <w:p w:rsidR="00F60AC8" w:rsidRDefault="00F60AC8" w:rsidP="003069FA"/>
    <w:p w:rsidR="00E57C3B" w:rsidRPr="00F6725F" w:rsidRDefault="00CA7A25" w:rsidP="003069FA">
      <w:r>
        <w:t xml:space="preserve"> </w:t>
      </w:r>
    </w:p>
    <w:p w:rsidR="003069FA" w:rsidRDefault="005F14A1" w:rsidP="003069FA">
      <w:pPr>
        <w:pStyle w:val="Titre2"/>
      </w:pPr>
      <w:r>
        <w:t xml:space="preserve"> </w:t>
      </w:r>
      <w:bookmarkStart w:id="395" w:name="_Toc499823630"/>
      <w:bookmarkStart w:id="396" w:name="_Toc510702099"/>
      <w:r w:rsidR="00FE6D47">
        <w:t>Business</w:t>
      </w:r>
      <w:r w:rsidR="003069FA">
        <w:t xml:space="preserve"> Ecosystem </w:t>
      </w:r>
      <w:r w:rsidR="0064048C">
        <w:t xml:space="preserve">GE </w:t>
      </w:r>
      <w:r w:rsidR="003069FA">
        <w:t>Component</w:t>
      </w:r>
      <w:bookmarkEnd w:id="395"/>
      <w:r w:rsidR="0064048C">
        <w:t>s</w:t>
      </w:r>
      <w:bookmarkEnd w:id="396"/>
    </w:p>
    <w:p w:rsidR="003069FA" w:rsidRDefault="003069FA" w:rsidP="003069FA">
      <w:pPr>
        <w:pStyle w:val="Titre3"/>
      </w:pPr>
      <w:bookmarkStart w:id="397" w:name="_Toc499823631"/>
      <w:bookmarkStart w:id="398" w:name="_Toc510702100"/>
      <w:r>
        <w:t>Component</w:t>
      </w:r>
      <w:r w:rsidR="0064048C">
        <w:t>s</w:t>
      </w:r>
      <w:r>
        <w:t xml:space="preserve"> Functions</w:t>
      </w:r>
      <w:bookmarkEnd w:id="397"/>
      <w:bookmarkEnd w:id="398"/>
    </w:p>
    <w:p w:rsidR="00AD7AA2" w:rsidRDefault="00AD7AA2" w:rsidP="00AD7AA2">
      <w:r>
        <w:t>The B</w:t>
      </w:r>
      <w:r w:rsidR="0061478F">
        <w:t>usiness</w:t>
      </w:r>
      <w:r>
        <w:t xml:space="preserve"> Ecosystem </w:t>
      </w:r>
      <w:r w:rsidR="0064048C">
        <w:t>GE</w:t>
      </w:r>
      <w:r>
        <w:t xml:space="preserve"> is composed of several modules that cover the following features:</w:t>
      </w:r>
    </w:p>
    <w:p w:rsidR="00AD7AA2" w:rsidRPr="00AD7AA2" w:rsidRDefault="00AD7AA2" w:rsidP="00AD7AA2"/>
    <w:p w:rsidR="00AD7AA2" w:rsidRPr="0024168A" w:rsidRDefault="00AD7AA2" w:rsidP="00AD7AA2">
      <w:pPr>
        <w:rPr>
          <w:b/>
        </w:rPr>
      </w:pPr>
      <w:r w:rsidRPr="0024168A">
        <w:rPr>
          <w:b/>
        </w:rPr>
        <w:t>TM Forum Apis:</w:t>
      </w:r>
    </w:p>
    <w:p w:rsidR="0061478F" w:rsidRDefault="00AD7AA2" w:rsidP="0047663D">
      <w:pPr>
        <w:pStyle w:val="Paragraphedeliste"/>
        <w:numPr>
          <w:ilvl w:val="0"/>
          <w:numId w:val="25"/>
        </w:numPr>
      </w:pPr>
      <w:r>
        <w:t>Catalog management</w:t>
      </w:r>
      <w:r w:rsidR="0061478F">
        <w:t xml:space="preserve">, </w:t>
      </w:r>
    </w:p>
    <w:p w:rsidR="0061478F" w:rsidRDefault="0061478F" w:rsidP="0047663D">
      <w:pPr>
        <w:pStyle w:val="Paragraphedeliste"/>
        <w:numPr>
          <w:ilvl w:val="0"/>
          <w:numId w:val="25"/>
        </w:numPr>
      </w:pPr>
      <w:r>
        <w:t>O</w:t>
      </w:r>
      <w:r w:rsidRPr="0061478F">
        <w:t xml:space="preserve">rdering management, </w:t>
      </w:r>
    </w:p>
    <w:p w:rsidR="0061478F" w:rsidRDefault="0061478F" w:rsidP="0047663D">
      <w:pPr>
        <w:pStyle w:val="Paragraphedeliste"/>
        <w:numPr>
          <w:ilvl w:val="0"/>
          <w:numId w:val="25"/>
        </w:numPr>
      </w:pPr>
      <w:r>
        <w:t>I</w:t>
      </w:r>
      <w:r w:rsidRPr="0061478F">
        <w:t xml:space="preserve">nventory management, </w:t>
      </w:r>
    </w:p>
    <w:p w:rsidR="0061478F" w:rsidRDefault="0061478F" w:rsidP="0047663D">
      <w:pPr>
        <w:pStyle w:val="Paragraphedeliste"/>
        <w:numPr>
          <w:ilvl w:val="0"/>
          <w:numId w:val="25"/>
        </w:numPr>
      </w:pPr>
      <w:r>
        <w:t>U</w:t>
      </w:r>
      <w:r w:rsidRPr="0061478F">
        <w:t xml:space="preserve">sage management, </w:t>
      </w:r>
    </w:p>
    <w:p w:rsidR="0061478F" w:rsidRDefault="0061478F" w:rsidP="0047663D">
      <w:pPr>
        <w:pStyle w:val="Paragraphedeliste"/>
        <w:numPr>
          <w:ilvl w:val="0"/>
          <w:numId w:val="25"/>
        </w:numPr>
      </w:pPr>
      <w:r w:rsidRPr="0061478F">
        <w:t xml:space="preserve">billing, </w:t>
      </w:r>
    </w:p>
    <w:p w:rsidR="0061478F" w:rsidRDefault="0061478F" w:rsidP="0047663D">
      <w:pPr>
        <w:pStyle w:val="Paragraphedeliste"/>
        <w:numPr>
          <w:ilvl w:val="0"/>
          <w:numId w:val="25"/>
        </w:numPr>
      </w:pPr>
      <w:r>
        <w:t xml:space="preserve">customer, </w:t>
      </w:r>
    </w:p>
    <w:p w:rsidR="00AD7AA2" w:rsidRDefault="0061478F" w:rsidP="0047663D">
      <w:pPr>
        <w:pStyle w:val="Paragraphedeliste"/>
        <w:numPr>
          <w:ilvl w:val="0"/>
          <w:numId w:val="25"/>
        </w:numPr>
      </w:pPr>
      <w:r>
        <w:t>party APIs.</w:t>
      </w:r>
    </w:p>
    <w:p w:rsidR="0061478F" w:rsidRPr="0024168A" w:rsidRDefault="0061478F" w:rsidP="00AD7AA2">
      <w:pPr>
        <w:rPr>
          <w:b/>
        </w:rPr>
      </w:pPr>
      <w:r w:rsidRPr="0024168A">
        <w:rPr>
          <w:b/>
        </w:rPr>
        <w:t>Business Ecosystem Charging Backend:</w:t>
      </w:r>
    </w:p>
    <w:p w:rsidR="0061478F" w:rsidRDefault="0061478F" w:rsidP="0047663D">
      <w:pPr>
        <w:pStyle w:val="Paragraphedeliste"/>
        <w:numPr>
          <w:ilvl w:val="0"/>
          <w:numId w:val="26"/>
        </w:numPr>
      </w:pPr>
      <w:r>
        <w:t>Process</w:t>
      </w:r>
      <w:r w:rsidRPr="0061478F">
        <w:t xml:space="preserve"> the different pricing models, the accounting information, a</w:t>
      </w:r>
      <w:r>
        <w:t>nd the revenue sharing reports.</w:t>
      </w:r>
    </w:p>
    <w:p w:rsidR="0061478F" w:rsidRDefault="0061478F" w:rsidP="0047663D">
      <w:pPr>
        <w:pStyle w:val="Paragraphedeliste"/>
        <w:numPr>
          <w:ilvl w:val="0"/>
          <w:numId w:val="26"/>
        </w:numPr>
      </w:pPr>
      <w:r>
        <w:t>C</w:t>
      </w:r>
      <w:r w:rsidRPr="0061478F">
        <w:t>alculate amounts to be charged, charge customers, and pay sellers</w:t>
      </w:r>
      <w:r>
        <w:t>, using this above information</w:t>
      </w:r>
      <w:r w:rsidRPr="0061478F">
        <w:t>.</w:t>
      </w:r>
    </w:p>
    <w:p w:rsidR="0061478F" w:rsidRPr="0024168A" w:rsidRDefault="0061478F" w:rsidP="00AD7AA2">
      <w:pPr>
        <w:rPr>
          <w:b/>
        </w:rPr>
      </w:pPr>
      <w:r w:rsidRPr="0024168A">
        <w:rPr>
          <w:b/>
        </w:rPr>
        <w:t>Business Ecosystem Revenue Sharing Service:</w:t>
      </w:r>
    </w:p>
    <w:p w:rsidR="0061478F" w:rsidRDefault="0061478F" w:rsidP="00AD7AA2">
      <w:r>
        <w:t>Distribute</w:t>
      </w:r>
      <w:r w:rsidR="00DD5878">
        <w:t>s</w:t>
      </w:r>
      <w:r>
        <w:t xml:space="preserve"> revenues </w:t>
      </w:r>
      <w:r w:rsidRPr="0061478F">
        <w:t>originated by the usage of a given service among the involved stakeholders.</w:t>
      </w:r>
    </w:p>
    <w:p w:rsidR="00DD5878" w:rsidRDefault="00DD5878" w:rsidP="00AD7AA2">
      <w:r>
        <w:t>It distributes</w:t>
      </w:r>
      <w:r w:rsidRPr="00DD5878">
        <w:t xml:space="preserve"> part of the revenue generated by a service between the Business API Ecosystem instance provider and the Service Provider(s) responsible for the service</w:t>
      </w:r>
      <w:r>
        <w:t>,</w:t>
      </w:r>
      <w:r w:rsidR="00301D1A">
        <w:t xml:space="preserve"> a service </w:t>
      </w:r>
      <w:r w:rsidR="00292C39">
        <w:t>here refer</w:t>
      </w:r>
      <w:r w:rsidR="001A4F1C">
        <w:t>s</w:t>
      </w:r>
      <w:r w:rsidR="00292C39">
        <w:t xml:space="preserve"> </w:t>
      </w:r>
      <w:r w:rsidR="00292C39" w:rsidRPr="00292C39">
        <w:t>to both final applications and backend application services</w:t>
      </w:r>
      <w:r w:rsidRPr="00DD5878">
        <w:t>.</w:t>
      </w:r>
    </w:p>
    <w:p w:rsidR="0061478F" w:rsidRPr="0024168A" w:rsidRDefault="0061478F" w:rsidP="00AD7AA2">
      <w:pPr>
        <w:rPr>
          <w:b/>
        </w:rPr>
      </w:pPr>
      <w:r w:rsidRPr="0024168A">
        <w:rPr>
          <w:b/>
        </w:rPr>
        <w:t>Business Ecosystem Logic Proxy:</w:t>
      </w:r>
    </w:p>
    <w:p w:rsidR="0061478F" w:rsidRDefault="0024168A" w:rsidP="00AD7AA2">
      <w:r>
        <w:t xml:space="preserve">Is </w:t>
      </w:r>
      <w:r w:rsidR="002B22F8" w:rsidRPr="002B22F8">
        <w:t>the endpoint for accessing the Business API Ecosystem</w:t>
      </w:r>
      <w:r w:rsidR="001A4F1C">
        <w:t>:</w:t>
      </w:r>
    </w:p>
    <w:p w:rsidR="0061478F" w:rsidRDefault="0024168A" w:rsidP="0047663D">
      <w:pPr>
        <w:pStyle w:val="Paragraphedeliste"/>
        <w:numPr>
          <w:ilvl w:val="0"/>
          <w:numId w:val="27"/>
        </w:numPr>
      </w:pPr>
      <w:r w:rsidRPr="0024168A">
        <w:t>it orchestrates the APIs validating user requests, including authentication, authorization, and the content of the request from a business logic point of view.</w:t>
      </w:r>
    </w:p>
    <w:p w:rsidR="0024168A" w:rsidRDefault="0024168A" w:rsidP="0047663D">
      <w:pPr>
        <w:pStyle w:val="Paragraphedeliste"/>
        <w:numPr>
          <w:ilvl w:val="0"/>
          <w:numId w:val="27"/>
        </w:numPr>
      </w:pPr>
      <w:r w:rsidRPr="0024168A">
        <w:t>it serves a web portal that can be used to interact with the system.</w:t>
      </w:r>
    </w:p>
    <w:p w:rsidR="00C75DB1" w:rsidRDefault="00C75DB1" w:rsidP="00AD7AA2"/>
    <w:p w:rsidR="00CE7392" w:rsidRDefault="002B11BB" w:rsidP="00AD7AA2">
      <w:r>
        <w:t xml:space="preserve">This is the </w:t>
      </w:r>
      <w:r w:rsidR="0064048C">
        <w:t xml:space="preserve">Market Place </w:t>
      </w:r>
      <w:r>
        <w:t xml:space="preserve">component </w:t>
      </w:r>
      <w:r w:rsidR="0064048C">
        <w:t xml:space="preserve">of the smart city platform, </w:t>
      </w:r>
      <w:r>
        <w:t>that allow</w:t>
      </w:r>
      <w:r w:rsidR="001B725C">
        <w:t>s</w:t>
      </w:r>
      <w:r>
        <w:t xml:space="preserve"> to monetize applications, APIs and also data</w:t>
      </w:r>
      <w:r w:rsidR="0064048C">
        <w:t xml:space="preserve"> </w:t>
      </w:r>
      <w:r>
        <w:t>that are exposed through the smart city platform</w:t>
      </w:r>
      <w:r w:rsidR="000D747A">
        <w:t xml:space="preserve"> open data component such as CKAN</w:t>
      </w:r>
      <w:r w:rsidR="00C75DB1">
        <w:t>,</w:t>
      </w:r>
    </w:p>
    <w:p w:rsidR="0064048C" w:rsidRDefault="00C75DB1" w:rsidP="00AD7AA2">
      <w:r>
        <w:t xml:space="preserve"> </w:t>
      </w:r>
    </w:p>
    <w:p w:rsidR="00C059FD" w:rsidRDefault="002C6786" w:rsidP="00C059FD">
      <w:pPr>
        <w:keepNext/>
      </w:pPr>
      <w:r>
        <w:rPr>
          <w:noProof/>
        </w:rPr>
        <w:drawing>
          <wp:inline distT="0" distB="0" distL="0" distR="0" wp14:anchorId="6C1FECDA" wp14:editId="330AE6C1">
            <wp:extent cx="6000750" cy="2852420"/>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ware-biz-ecosystem-Architecture.png"/>
                    <pic:cNvPicPr/>
                  </pic:nvPicPr>
                  <pic:blipFill>
                    <a:blip r:embed="rId232">
                      <a:extLst>
                        <a:ext uri="{28A0092B-C50C-407E-A947-70E740481C1C}">
                          <a14:useLocalDpi xmlns:a14="http://schemas.microsoft.com/office/drawing/2010/main" val="0"/>
                        </a:ext>
                      </a:extLst>
                    </a:blip>
                    <a:stretch>
                      <a:fillRect/>
                    </a:stretch>
                  </pic:blipFill>
                  <pic:spPr>
                    <a:xfrm>
                      <a:off x="0" y="0"/>
                      <a:ext cx="6000750" cy="2852420"/>
                    </a:xfrm>
                    <a:prstGeom prst="rect">
                      <a:avLst/>
                    </a:prstGeom>
                  </pic:spPr>
                </pic:pic>
              </a:graphicData>
            </a:graphic>
          </wp:inline>
        </w:drawing>
      </w:r>
    </w:p>
    <w:p w:rsidR="002C6786" w:rsidRDefault="00C059FD" w:rsidP="00C059FD">
      <w:pPr>
        <w:pStyle w:val="Lgende"/>
      </w:pPr>
      <w:r>
        <w:t xml:space="preserve">Figure </w:t>
      </w:r>
      <w:r>
        <w:fldChar w:fldCharType="begin"/>
      </w:r>
      <w:r>
        <w:instrText xml:space="preserve"> SEQ Figure \* ARABIC </w:instrText>
      </w:r>
      <w:r>
        <w:fldChar w:fldCharType="separate"/>
      </w:r>
      <w:r w:rsidR="00A27A1E">
        <w:rPr>
          <w:noProof/>
        </w:rPr>
        <w:t>29</w:t>
      </w:r>
      <w:r>
        <w:fldChar w:fldCharType="end"/>
      </w:r>
      <w:r>
        <w:t>: Fiware Business Ecosystem Architecture</w:t>
      </w:r>
    </w:p>
    <w:p w:rsidR="002479F1" w:rsidRDefault="003B21F1" w:rsidP="003B21F1">
      <w:r>
        <w:t xml:space="preserve">Applications to monetize can include: dashboards made </w:t>
      </w:r>
      <w:r w:rsidR="002479F1">
        <w:t>with</w:t>
      </w:r>
      <w:r>
        <w:t xml:space="preserve"> WireCloud </w:t>
      </w:r>
      <w:r w:rsidR="00565A08">
        <w:t xml:space="preserve"> Data sets from CKAN.</w:t>
      </w:r>
    </w:p>
    <w:p w:rsidR="00565A08" w:rsidRDefault="00565A08" w:rsidP="003B21F1">
      <w:r>
        <w:t xml:space="preserve">In gestation the API management GE </w:t>
      </w:r>
      <w:r w:rsidR="00557D67">
        <w:t>(APInf), will</w:t>
      </w:r>
      <w:r>
        <w:t xml:space="preserve"> be interfaced with the business ecosystem</w:t>
      </w:r>
      <w:r w:rsidR="00557D67">
        <w:t>.</w:t>
      </w:r>
    </w:p>
    <w:p w:rsidR="003B21F1" w:rsidRDefault="002479F1" w:rsidP="003B21F1">
      <w:r>
        <w:lastRenderedPageBreak/>
        <w:t>f</w:t>
      </w:r>
      <w:r w:rsidR="003B21F1">
        <w:t>or Freeboard, or any application developed using Eclipse Che PAAS</w:t>
      </w:r>
      <w:r>
        <w:t xml:space="preserve">, </w:t>
      </w:r>
      <w:r w:rsidR="00565A08">
        <w:t>some work</w:t>
      </w:r>
      <w:r>
        <w:t xml:space="preserve"> is needed to </w:t>
      </w:r>
      <w:r w:rsidR="00565A08">
        <w:t>interface</w:t>
      </w:r>
      <w:r w:rsidR="003B21F1">
        <w:t>.</w:t>
      </w:r>
    </w:p>
    <w:p w:rsidR="003B21F1" w:rsidRDefault="003B21F1" w:rsidP="003B21F1"/>
    <w:p w:rsidR="003069FA" w:rsidRDefault="003069FA" w:rsidP="003069FA">
      <w:pPr>
        <w:pStyle w:val="Titre3"/>
      </w:pPr>
      <w:bookmarkStart w:id="399" w:name="_Toc499823632"/>
      <w:bookmarkStart w:id="400" w:name="_Toc510702101"/>
      <w:r>
        <w:t>Technical Considerations</w:t>
      </w:r>
      <w:bookmarkEnd w:id="399"/>
      <w:bookmarkEnd w:id="400"/>
    </w:p>
    <w:p w:rsidR="00AD7AA2" w:rsidRDefault="00C75DB1" w:rsidP="00AD7AA2">
      <w:r>
        <w:t>The Business ecosystem GE, is composed of many components, that work together and interact with other components depending on the kind of business model needed.</w:t>
      </w:r>
    </w:p>
    <w:p w:rsidR="00C75DB1" w:rsidRDefault="00C75DB1" w:rsidP="00AD7AA2">
      <w:r>
        <w:t>The components of the GE are:</w:t>
      </w:r>
    </w:p>
    <w:p w:rsidR="00AD7AA2" w:rsidRPr="00C75DB1" w:rsidRDefault="00AD7AA2" w:rsidP="00AD7AA2">
      <w:pPr>
        <w:rPr>
          <w:b/>
        </w:rPr>
      </w:pPr>
      <w:r w:rsidRPr="00C75DB1">
        <w:rPr>
          <w:b/>
        </w:rPr>
        <w:t>TM Forum APIs and R</w:t>
      </w:r>
      <w:r w:rsidR="0024168A" w:rsidRPr="00C75DB1">
        <w:rPr>
          <w:b/>
        </w:rPr>
        <w:t xml:space="preserve">evenue </w:t>
      </w:r>
      <w:r w:rsidRPr="00C75DB1">
        <w:rPr>
          <w:b/>
        </w:rPr>
        <w:t>S</w:t>
      </w:r>
      <w:r w:rsidR="0024168A" w:rsidRPr="00C75DB1">
        <w:rPr>
          <w:b/>
        </w:rPr>
        <w:t xml:space="preserve">haring </w:t>
      </w:r>
      <w:r w:rsidRPr="00C75DB1">
        <w:rPr>
          <w:b/>
        </w:rPr>
        <w:t>S</w:t>
      </w:r>
      <w:r w:rsidR="0024168A" w:rsidRPr="00C75DB1">
        <w:rPr>
          <w:b/>
        </w:rPr>
        <w:t>ervice</w:t>
      </w:r>
      <w:r w:rsidR="0064048C">
        <w:rPr>
          <w:b/>
        </w:rPr>
        <w:t xml:space="preserve"> (RSS)</w:t>
      </w:r>
      <w:r w:rsidRPr="00C75DB1">
        <w:rPr>
          <w:b/>
        </w:rPr>
        <w:t xml:space="preserve"> requirements</w:t>
      </w:r>
    </w:p>
    <w:p w:rsidR="00AD7AA2" w:rsidRDefault="00AD7AA2" w:rsidP="0047663D">
      <w:pPr>
        <w:pStyle w:val="Paragraphedeliste"/>
        <w:numPr>
          <w:ilvl w:val="0"/>
          <w:numId w:val="10"/>
        </w:numPr>
      </w:pPr>
      <w:r>
        <w:t>Java 8</w:t>
      </w:r>
    </w:p>
    <w:p w:rsidR="00AD7AA2" w:rsidRDefault="00AD7AA2" w:rsidP="0047663D">
      <w:pPr>
        <w:pStyle w:val="Paragraphedeliste"/>
        <w:numPr>
          <w:ilvl w:val="0"/>
          <w:numId w:val="10"/>
        </w:numPr>
      </w:pPr>
      <w:r>
        <w:t>Glassfish 4.1</w:t>
      </w:r>
    </w:p>
    <w:p w:rsidR="00AD7AA2" w:rsidRDefault="00AD7AA2" w:rsidP="0047663D">
      <w:pPr>
        <w:pStyle w:val="Paragraphedeliste"/>
        <w:numPr>
          <w:ilvl w:val="0"/>
          <w:numId w:val="10"/>
        </w:numPr>
      </w:pPr>
      <w:r>
        <w:t xml:space="preserve">MySQL 5.5 =&gt; to replace with PostgreSQL </w:t>
      </w:r>
      <w:r w:rsidR="0064048C">
        <w:t>(</w:t>
      </w:r>
      <w:r>
        <w:t xml:space="preserve">or </w:t>
      </w:r>
      <w:r w:rsidR="0064048C">
        <w:t xml:space="preserve">in extreme case </w:t>
      </w:r>
      <w:r>
        <w:t>use Galera Cluster and MariaDB if hard to change from MySQL to PostgreSQL</w:t>
      </w:r>
      <w:r w:rsidR="0064048C">
        <w:t>)</w:t>
      </w:r>
    </w:p>
    <w:p w:rsidR="00AD7AA2" w:rsidRPr="00C75DB1" w:rsidRDefault="00AD7AA2" w:rsidP="00AD7AA2">
      <w:pPr>
        <w:rPr>
          <w:b/>
        </w:rPr>
      </w:pPr>
      <w:r w:rsidRPr="00C75DB1">
        <w:rPr>
          <w:b/>
        </w:rPr>
        <w:t>Charging Backend requirements</w:t>
      </w:r>
    </w:p>
    <w:p w:rsidR="00AD7AA2" w:rsidRDefault="00AD7AA2" w:rsidP="0047663D">
      <w:pPr>
        <w:pStyle w:val="Paragraphedeliste"/>
        <w:numPr>
          <w:ilvl w:val="0"/>
          <w:numId w:val="11"/>
        </w:numPr>
      </w:pPr>
      <w:r>
        <w:t>Python 2.7</w:t>
      </w:r>
    </w:p>
    <w:p w:rsidR="00AD7AA2" w:rsidRDefault="00AD7AA2" w:rsidP="0047663D">
      <w:pPr>
        <w:pStyle w:val="Paragraphedeliste"/>
        <w:numPr>
          <w:ilvl w:val="0"/>
          <w:numId w:val="11"/>
        </w:numPr>
      </w:pPr>
      <w:r>
        <w:t>MongoDB</w:t>
      </w:r>
    </w:p>
    <w:p w:rsidR="00AD7AA2" w:rsidRDefault="00AD7AA2" w:rsidP="0047663D">
      <w:pPr>
        <w:pStyle w:val="Paragraphedeliste"/>
        <w:numPr>
          <w:ilvl w:val="0"/>
          <w:numId w:val="11"/>
        </w:numPr>
      </w:pPr>
      <w:r>
        <w:t>wkhtmltopdf</w:t>
      </w:r>
    </w:p>
    <w:p w:rsidR="00AD7AA2" w:rsidRPr="00C75DB1" w:rsidRDefault="00AD7AA2" w:rsidP="00AD7AA2">
      <w:pPr>
        <w:rPr>
          <w:b/>
        </w:rPr>
      </w:pPr>
      <w:r w:rsidRPr="00C75DB1">
        <w:rPr>
          <w:b/>
        </w:rPr>
        <w:t>Logic Proxy requirements</w:t>
      </w:r>
    </w:p>
    <w:p w:rsidR="00AD7AA2" w:rsidRDefault="00AD7AA2" w:rsidP="0047663D">
      <w:pPr>
        <w:pStyle w:val="Paragraphedeliste"/>
        <w:numPr>
          <w:ilvl w:val="0"/>
          <w:numId w:val="12"/>
        </w:numPr>
      </w:pPr>
      <w:r>
        <w:t>NodeJS 4.5.0+ (Including NPM)</w:t>
      </w:r>
    </w:p>
    <w:p w:rsidR="0064048C" w:rsidRDefault="0064048C" w:rsidP="0064048C"/>
    <w:p w:rsidR="00670E8A" w:rsidRDefault="00A84000" w:rsidP="0064048C">
      <w:r w:rsidRPr="00A84000">
        <w:t xml:space="preserve">Memory use depends on the number of concurrent users as well as the free memory available and the hard disk. The Business API Ecosystem requires a minimum of 1024 MB of available RAM memory, but 2048 MB of free memory are </w:t>
      </w:r>
      <w:r w:rsidR="0042213A">
        <w:t>recommended.</w:t>
      </w:r>
    </w:p>
    <w:p w:rsidR="0064048C" w:rsidRDefault="0064048C" w:rsidP="0064048C">
      <w:r>
        <w:t>Incoming Ports</w:t>
      </w:r>
      <w:r w:rsidR="00CC05AA">
        <w:t xml:space="preserve">: </w:t>
      </w:r>
    </w:p>
    <w:p w:rsidR="0030704A" w:rsidRDefault="0030704A" w:rsidP="0064048C">
      <w:r>
        <w:t>Disk usage</w:t>
      </w:r>
      <w:r w:rsidR="00A84000">
        <w:t>:</w:t>
      </w:r>
      <w:r w:rsidR="00A84000" w:rsidRPr="00A84000">
        <w:t xml:space="preserve"> Business API Ecosystem requires at least 15 GB of hard disk space.</w:t>
      </w:r>
    </w:p>
    <w:p w:rsidR="0030704A" w:rsidRDefault="0030704A" w:rsidP="0064048C">
      <w:r>
        <w:t>Database sizing</w:t>
      </w:r>
      <w:r w:rsidR="00DF3DA9">
        <w:t>:</w:t>
      </w:r>
      <w:r w:rsidR="00B85D01">
        <w:t xml:space="preserve"> to be evaluated through a use case </w:t>
      </w:r>
      <w:r w:rsidR="00155FCA">
        <w:t>to esti</w:t>
      </w:r>
      <w:r w:rsidR="00912671">
        <w:t>mate</w:t>
      </w:r>
      <w:r w:rsidR="004C159F">
        <w:t xml:space="preserve"> the </w:t>
      </w:r>
      <w:r w:rsidR="0094196C">
        <w:t xml:space="preserve">DB </w:t>
      </w:r>
      <w:r w:rsidR="004C159F">
        <w:t>size</w:t>
      </w:r>
    </w:p>
    <w:p w:rsidR="00AD7AA2" w:rsidRPr="00AD7AA2" w:rsidRDefault="00AD7AA2" w:rsidP="00AD7AA2"/>
    <w:p w:rsidR="003069FA" w:rsidRDefault="003069FA" w:rsidP="003069FA">
      <w:pPr>
        <w:pStyle w:val="Titre3"/>
      </w:pPr>
      <w:bookmarkStart w:id="401" w:name="_Toc499823633"/>
      <w:bookmarkStart w:id="402" w:name="_Toc510702102"/>
      <w:r>
        <w:t>Selected Product(s)</w:t>
      </w:r>
      <w:bookmarkEnd w:id="401"/>
      <w:bookmarkEnd w:id="402"/>
    </w:p>
    <w:p w:rsidR="001A4F1C" w:rsidRPr="001A4F1C" w:rsidRDefault="00E16E8D" w:rsidP="001A4F1C">
      <w:r>
        <w:t xml:space="preserve">The other components </w:t>
      </w:r>
      <w:r w:rsidR="00FA04AB">
        <w:t>proposed for business management have been deprecated, in favor of TM Forum API and tools</w:t>
      </w:r>
      <w:r w:rsidR="009D790B">
        <w:t>, which are now the proposed GE in the Fiware catalog</w:t>
      </w:r>
      <w:r w:rsidR="00FA04AB">
        <w:t>.</w:t>
      </w:r>
    </w:p>
    <w:p w:rsidR="003069FA" w:rsidRDefault="003069FA" w:rsidP="003069FA">
      <w:pPr>
        <w:pStyle w:val="Titre3"/>
      </w:pPr>
      <w:bookmarkStart w:id="403" w:name="_Toc499823634"/>
      <w:bookmarkStart w:id="404" w:name="_Toc510702103"/>
      <w:r>
        <w:t>Selection Rationale</w:t>
      </w:r>
      <w:bookmarkEnd w:id="403"/>
      <w:bookmarkEnd w:id="404"/>
    </w:p>
    <w:p w:rsidR="001A4F1C" w:rsidRDefault="001A4F1C" w:rsidP="001A4F1C">
      <w:r>
        <w:t xml:space="preserve">This is the reference component in Fiware Catalog, </w:t>
      </w:r>
      <w:r w:rsidR="00313E74">
        <w:t xml:space="preserve">since the </w:t>
      </w:r>
      <w:r w:rsidR="00FA04AB">
        <w:t>collaboration between Fiware and TM Forum</w:t>
      </w:r>
      <w:r w:rsidR="009D790B">
        <w:t xml:space="preserve"> </w:t>
      </w:r>
      <w:r w:rsidR="00FA04AB">
        <w:t>have started</w:t>
      </w:r>
      <w:r w:rsidR="009D790B">
        <w:t>, the Business Ecosystem GE, has been completely reworked, and now rely on TM Forum APIs, and new components.</w:t>
      </w:r>
    </w:p>
    <w:p w:rsidR="001A4F1C" w:rsidRPr="001A4F1C" w:rsidRDefault="001A4F1C" w:rsidP="001A4F1C">
      <w:r>
        <w:t xml:space="preserve">The use of TM Forum APIs is a warranty of being able to conduct easily business relations with different </w:t>
      </w:r>
      <w:r w:rsidR="009D790B">
        <w:t>stakeholders.</w:t>
      </w:r>
    </w:p>
    <w:p w:rsidR="003069FA" w:rsidRDefault="003069FA" w:rsidP="003069FA">
      <w:pPr>
        <w:pStyle w:val="Titre3"/>
        <w:rPr>
          <w:i/>
        </w:rPr>
      </w:pPr>
      <w:bookmarkStart w:id="405" w:name="_Toc499823635"/>
      <w:bookmarkStart w:id="406" w:name="_Toc510702104"/>
      <w:r>
        <w:t>Architecture Risks</w:t>
      </w:r>
      <w:bookmarkEnd w:id="405"/>
      <w:bookmarkEnd w:id="406"/>
    </w:p>
    <w:p w:rsidR="003069FA" w:rsidRDefault="001A4F1C" w:rsidP="003069FA">
      <w:r>
        <w:t>Is to be consider as a critical component, because it mediates the usage of applications and their APIs.</w:t>
      </w:r>
    </w:p>
    <w:p w:rsidR="0030704A" w:rsidRDefault="0030704A" w:rsidP="003069FA">
      <w:r>
        <w:t>The services need to be high available</w:t>
      </w:r>
    </w:p>
    <w:p w:rsidR="001A4F1C" w:rsidRPr="00F6725F" w:rsidRDefault="001A4F1C" w:rsidP="003069FA"/>
    <w:p w:rsidR="003069FA" w:rsidRDefault="003069FA" w:rsidP="003069FA">
      <w:pPr>
        <w:pStyle w:val="Titre2"/>
      </w:pPr>
      <w:r>
        <w:t xml:space="preserve"> </w:t>
      </w:r>
      <w:bookmarkStart w:id="407" w:name="_Toc499823636"/>
      <w:bookmarkStart w:id="408" w:name="_Toc510702105"/>
      <w:r w:rsidR="005F14A1">
        <w:t>Development</w:t>
      </w:r>
      <w:r>
        <w:t xml:space="preserve"> Component</w:t>
      </w:r>
      <w:r w:rsidR="005F14A1">
        <w:t>s</w:t>
      </w:r>
      <w:bookmarkEnd w:id="407"/>
      <w:bookmarkEnd w:id="408"/>
    </w:p>
    <w:p w:rsidR="003069FA" w:rsidRDefault="003069FA" w:rsidP="003069FA"/>
    <w:p w:rsidR="003069FA" w:rsidRDefault="003069FA" w:rsidP="003069FA">
      <w:pPr>
        <w:pStyle w:val="Titre3"/>
      </w:pPr>
      <w:bookmarkStart w:id="409" w:name="_Toc499823637"/>
      <w:bookmarkStart w:id="410" w:name="_Toc510702106"/>
      <w:r>
        <w:t>Component Functions</w:t>
      </w:r>
      <w:bookmarkEnd w:id="409"/>
      <w:bookmarkEnd w:id="410"/>
    </w:p>
    <w:p w:rsidR="00AC3C74" w:rsidRDefault="00AC3C74" w:rsidP="00AC3C74">
      <w:r>
        <w:t>Development IDE is Eclipse Che, it allows to develop natively Docker based applications, it should play the role of the PAAS of the MNCA Smart city platform</w:t>
      </w:r>
      <w:r w:rsidR="00BA5B9C">
        <w:t>.</w:t>
      </w:r>
    </w:p>
    <w:p w:rsidR="00BA5B9C" w:rsidRDefault="00BA5B9C" w:rsidP="00AC3C74">
      <w:r>
        <w:t>The Eclipse Che IDE provides a web based interface to developers, so that they just need to use a browser connected to the</w:t>
      </w:r>
      <w:r w:rsidR="00DF01CC">
        <w:t xml:space="preserve"> Che server</w:t>
      </w:r>
    </w:p>
    <w:p w:rsidR="00BA5B9C" w:rsidRDefault="00BA5B9C" w:rsidP="00AC3C74"/>
    <w:p w:rsidR="00AC3C74" w:rsidRPr="00AC3C74" w:rsidRDefault="00AC3C74" w:rsidP="00AC3C74">
      <w:r>
        <w:t xml:space="preserve">SCM and project management </w:t>
      </w:r>
      <w:r w:rsidR="00A1537F">
        <w:t>should be</w:t>
      </w:r>
      <w:r w:rsidR="00BA5B9C">
        <w:t xml:space="preserve"> managed </w:t>
      </w:r>
      <w:r>
        <w:t xml:space="preserve">with </w:t>
      </w:r>
      <w:r w:rsidR="00BA5B9C">
        <w:t xml:space="preserve">the already installed </w:t>
      </w:r>
      <w:hyperlink r:id="rId233" w:history="1">
        <w:r w:rsidR="00BA5B9C" w:rsidRPr="004F23B4">
          <w:rPr>
            <w:rStyle w:val="Lienhypertexte"/>
          </w:rPr>
          <w:t xml:space="preserve">MNCA </w:t>
        </w:r>
        <w:r w:rsidRPr="004F23B4">
          <w:rPr>
            <w:rStyle w:val="Lienhypertexte"/>
          </w:rPr>
          <w:t>GitLab</w:t>
        </w:r>
      </w:hyperlink>
    </w:p>
    <w:p w:rsidR="003069FA" w:rsidRDefault="003069FA" w:rsidP="003069FA">
      <w:pPr>
        <w:pStyle w:val="Titre3"/>
      </w:pPr>
      <w:bookmarkStart w:id="411" w:name="_Toc499823638"/>
      <w:bookmarkStart w:id="412" w:name="_Toc510702107"/>
      <w:r>
        <w:t>Technical Considerations</w:t>
      </w:r>
      <w:bookmarkEnd w:id="411"/>
      <w:bookmarkEnd w:id="412"/>
    </w:p>
    <w:p w:rsidR="00AC3C74" w:rsidRDefault="00143EE4" w:rsidP="00AC3C74">
      <w:pPr>
        <w:rPr>
          <w:lang w:val="en-GB"/>
        </w:rPr>
      </w:pPr>
      <w:r w:rsidRPr="00BA5B9C">
        <w:rPr>
          <w:lang w:val="en-GB"/>
        </w:rPr>
        <w:t xml:space="preserve">Eclipse Che </w:t>
      </w:r>
      <w:r w:rsidR="00BA5B9C" w:rsidRPr="00BA5B9C">
        <w:rPr>
          <w:lang w:val="en-GB"/>
        </w:rPr>
        <w:t>is a java</w:t>
      </w:r>
      <w:r w:rsidR="00BA5B9C">
        <w:rPr>
          <w:lang w:val="en-GB"/>
        </w:rPr>
        <w:t>8 (using openjdk)</w:t>
      </w:r>
      <w:r w:rsidR="00BA5B9C" w:rsidRPr="00BA5B9C">
        <w:rPr>
          <w:lang w:val="en-GB"/>
        </w:rPr>
        <w:t xml:space="preserve"> pro</w:t>
      </w:r>
      <w:r w:rsidR="00BA5B9C">
        <w:rPr>
          <w:lang w:val="en-GB"/>
        </w:rPr>
        <w:t>gram running under Tomcat application server.</w:t>
      </w:r>
    </w:p>
    <w:p w:rsidR="00DF01CC" w:rsidRDefault="00DF01CC" w:rsidP="00AC3C74">
      <w:pPr>
        <w:rPr>
          <w:lang w:val="en-GB"/>
        </w:rPr>
      </w:pPr>
      <w:r>
        <w:rPr>
          <w:lang w:val="en-GB"/>
        </w:rPr>
        <w:t>The component can be very easily install with Docker</w:t>
      </w:r>
    </w:p>
    <w:p w:rsidR="00BA5B9C" w:rsidRDefault="00BA5B9C" w:rsidP="00AC3C74">
      <w:pPr>
        <w:rPr>
          <w:lang w:val="en-GB"/>
        </w:rPr>
      </w:pPr>
      <w:r>
        <w:rPr>
          <w:lang w:val="en-GB"/>
        </w:rPr>
        <w:lastRenderedPageBreak/>
        <w:t>The Eclipse Che server listen on 8080/TCP port (Tomcat standard)</w:t>
      </w:r>
    </w:p>
    <w:p w:rsidR="00BA5B9C" w:rsidRDefault="00BA5B9C" w:rsidP="00AC3C74">
      <w:pPr>
        <w:rPr>
          <w:lang w:val="en-GB"/>
        </w:rPr>
      </w:pPr>
      <w:r>
        <w:rPr>
          <w:lang w:val="en-GB"/>
        </w:rPr>
        <w:t>It also provides a RESTful API endpoint on port 8000/TCP.</w:t>
      </w:r>
    </w:p>
    <w:p w:rsidR="00BA5B9C" w:rsidRDefault="00BA5B9C" w:rsidP="00AC3C74">
      <w:pPr>
        <w:rPr>
          <w:lang w:val="en-GB"/>
        </w:rPr>
      </w:pPr>
    </w:p>
    <w:p w:rsidR="00493400" w:rsidRDefault="00BA5B9C" w:rsidP="00493400">
      <w:pPr>
        <w:rPr>
          <w:lang w:val="en-GB"/>
        </w:rPr>
      </w:pPr>
      <w:r>
        <w:rPr>
          <w:lang w:val="en-GB"/>
        </w:rPr>
        <w:t>Eclipse Che can be used in multi-tenant mode, where users have to connect with credentials</w:t>
      </w:r>
      <w:r w:rsidR="005F3D90">
        <w:rPr>
          <w:lang w:val="en-GB"/>
        </w:rPr>
        <w:t xml:space="preserve"> to access the </w:t>
      </w:r>
      <w:r w:rsidR="0040474A">
        <w:rPr>
          <w:lang w:val="en-GB"/>
        </w:rPr>
        <w:t>IDE</w:t>
      </w:r>
      <w:r>
        <w:rPr>
          <w:lang w:val="en-GB"/>
        </w:rPr>
        <w:t>.</w:t>
      </w:r>
    </w:p>
    <w:p w:rsidR="00493400" w:rsidRPr="00493400" w:rsidRDefault="00493400" w:rsidP="00493400">
      <w:pPr>
        <w:rPr>
          <w:lang w:val="en-GB"/>
        </w:rPr>
      </w:pPr>
      <w:r>
        <w:rPr>
          <w:lang w:val="en-GB"/>
        </w:rPr>
        <w:t>I</w:t>
      </w:r>
      <w:r>
        <w:t>n standard installation it uses Keycloack as IDM provider, and a PostgreSQL database for metadata.</w:t>
      </w:r>
    </w:p>
    <w:p w:rsidR="00493400" w:rsidRDefault="00493400" w:rsidP="00493400"/>
    <w:p w:rsidR="00493400" w:rsidRDefault="00493400" w:rsidP="00493400">
      <w:r>
        <w:t xml:space="preserve">As Keycloak can replace Keystone as an </w:t>
      </w:r>
      <w:r w:rsidRPr="00F07517">
        <w:t xml:space="preserve">authentication service </w:t>
      </w:r>
      <w:r>
        <w:t>(OAuth provider), in OpenStack deployment, and Eclipse Che can also use OAuth from GitLab or WSO2, if needed Keyrock can be also used as the OAuth provider giving SSO to developers using the Eclipse Che server.</w:t>
      </w:r>
    </w:p>
    <w:p w:rsidR="00493400" w:rsidRDefault="00493400" w:rsidP="00493400"/>
    <w:p w:rsidR="00493400" w:rsidRDefault="00493400" w:rsidP="00493400">
      <w:r w:rsidRPr="00D67108">
        <w:t xml:space="preserve">Keycloak comes </w:t>
      </w:r>
      <w:r>
        <w:t xml:space="preserve">also </w:t>
      </w:r>
      <w:r w:rsidRPr="00D67108">
        <w:t>with a built-in LDAP/AD plugin</w:t>
      </w:r>
      <w:r>
        <w:t xml:space="preserve">, which </w:t>
      </w:r>
      <w:r w:rsidRPr="00D67108">
        <w:t>supports password validation via LDAP/AD protocols and different user metadata synchronization modes</w:t>
      </w:r>
      <w:r>
        <w:t>, so that internal users already registered on MNCA ADAM, can be identified in Eclipse Che</w:t>
      </w:r>
      <w:r w:rsidRPr="00D67108">
        <w:t>.</w:t>
      </w:r>
    </w:p>
    <w:p w:rsidR="00BA5B9C" w:rsidRPr="00493400" w:rsidRDefault="00BA5B9C" w:rsidP="00AC3C74"/>
    <w:p w:rsidR="00BA5B9C" w:rsidRPr="00BA5B9C" w:rsidRDefault="00BA5B9C" w:rsidP="00AC3C74">
      <w:pPr>
        <w:rPr>
          <w:lang w:val="en-GB"/>
        </w:rPr>
      </w:pPr>
    </w:p>
    <w:p w:rsidR="003069FA" w:rsidRDefault="003069FA" w:rsidP="003069FA">
      <w:pPr>
        <w:pStyle w:val="Titre3"/>
      </w:pPr>
      <w:bookmarkStart w:id="413" w:name="_Toc499823639"/>
      <w:bookmarkStart w:id="414" w:name="_Toc510702108"/>
      <w:r>
        <w:t>Selected Product(s)</w:t>
      </w:r>
      <w:bookmarkEnd w:id="413"/>
      <w:bookmarkEnd w:id="414"/>
    </w:p>
    <w:p w:rsidR="00143EE4" w:rsidRDefault="00143EE4" w:rsidP="00143EE4">
      <w:r>
        <w:t>Eclipse Che as the PAAS</w:t>
      </w:r>
      <w:r w:rsidR="00253730">
        <w:t xml:space="preserve"> IDE</w:t>
      </w:r>
      <w:r>
        <w:t xml:space="preserve"> environment</w:t>
      </w:r>
    </w:p>
    <w:p w:rsidR="00143EE4" w:rsidRPr="00143EE4" w:rsidRDefault="00143EE4" w:rsidP="00143EE4">
      <w:r>
        <w:t>GitLab for SCM and project management</w:t>
      </w:r>
    </w:p>
    <w:p w:rsidR="003069FA" w:rsidRDefault="003069FA" w:rsidP="003069FA">
      <w:pPr>
        <w:pStyle w:val="Titre3"/>
      </w:pPr>
      <w:bookmarkStart w:id="415" w:name="_Toc499823640"/>
      <w:bookmarkStart w:id="416" w:name="_Toc510702109"/>
      <w:r>
        <w:t>Selection Rationale</w:t>
      </w:r>
      <w:bookmarkEnd w:id="415"/>
      <w:bookmarkEnd w:id="416"/>
    </w:p>
    <w:p w:rsidR="00AC3C74" w:rsidRDefault="00AC3C74" w:rsidP="00AC3C74">
      <w:r>
        <w:t>GitLab is already in use in MNCA to manage development project and source code</w:t>
      </w:r>
      <w:r w:rsidR="00143EE4">
        <w:t>, it’s a ready to use git (SCM) with project management features, it allows to manage groups &amp; users, project &amp; issues (working tasks and bugs).</w:t>
      </w:r>
    </w:p>
    <w:p w:rsidR="00143EE4" w:rsidRPr="00AC3C74" w:rsidRDefault="00143EE4" w:rsidP="00AC3C74"/>
    <w:p w:rsidR="00143EE4" w:rsidRPr="00AC3C74" w:rsidRDefault="00143EE4" w:rsidP="00143EE4">
      <w:r>
        <w:t>Eclipse Che is not part of the Fiware Catalog, but it’s one of the most advance</w:t>
      </w:r>
      <w:r w:rsidR="009F505B">
        <w:t>d</w:t>
      </w:r>
      <w:r>
        <w:t xml:space="preserve"> </w:t>
      </w:r>
      <w:r w:rsidR="00253730">
        <w:t xml:space="preserve">development </w:t>
      </w:r>
      <w:r>
        <w:t>environment to develop Docker based applications.</w:t>
      </w:r>
    </w:p>
    <w:p w:rsidR="00AC3C74" w:rsidRPr="00AC3C74" w:rsidRDefault="00AC3C74" w:rsidP="00AC3C74"/>
    <w:p w:rsidR="003069FA" w:rsidRDefault="003069FA" w:rsidP="003069FA">
      <w:pPr>
        <w:pStyle w:val="Titre3"/>
      </w:pPr>
      <w:bookmarkStart w:id="417" w:name="_Toc499823641"/>
      <w:bookmarkStart w:id="418" w:name="_Toc510702110"/>
      <w:r>
        <w:t>Architecture Risks</w:t>
      </w:r>
      <w:bookmarkEnd w:id="417"/>
      <w:bookmarkEnd w:id="418"/>
    </w:p>
    <w:p w:rsidR="00B52683" w:rsidRPr="00B52683" w:rsidRDefault="00201345" w:rsidP="00B52683">
      <w:r>
        <w:t xml:space="preserve">If used in </w:t>
      </w:r>
      <w:r w:rsidR="009E7079">
        <w:t xml:space="preserve">multi-tenant </w:t>
      </w:r>
      <w:r w:rsidR="009A752B">
        <w:t xml:space="preserve">environment, </w:t>
      </w:r>
      <w:r w:rsidR="009E7079">
        <w:t>Eclipse</w:t>
      </w:r>
      <w:r w:rsidR="009A752B">
        <w:t xml:space="preserve"> Che </w:t>
      </w:r>
      <w:r w:rsidR="001F2FB0">
        <w:t>should</w:t>
      </w:r>
      <w:r w:rsidR="009A752B">
        <w:t xml:space="preserve"> be </w:t>
      </w:r>
      <w:r w:rsidR="00A53415">
        <w:t xml:space="preserve">deployed </w:t>
      </w:r>
      <w:r w:rsidR="009A752B">
        <w:t>high available</w:t>
      </w:r>
      <w:r w:rsidR="00A53415">
        <w:t>, through</w:t>
      </w:r>
      <w:r w:rsidR="00FE7D5E">
        <w:t xml:space="preserve"> a </w:t>
      </w:r>
      <w:r w:rsidR="00D65257">
        <w:t>Docker service</w:t>
      </w:r>
      <w:r w:rsidR="000E38F7">
        <w:t xml:space="preserve"> stack</w:t>
      </w:r>
      <w:r w:rsidR="00D65257">
        <w:t>.</w:t>
      </w:r>
    </w:p>
    <w:p w:rsidR="003069FA" w:rsidRPr="00F6725F" w:rsidRDefault="003069FA" w:rsidP="003069FA"/>
    <w:p w:rsidR="003069FA" w:rsidRDefault="005F14A1" w:rsidP="003069FA">
      <w:pPr>
        <w:pStyle w:val="Titre2"/>
      </w:pPr>
      <w:r>
        <w:t xml:space="preserve"> </w:t>
      </w:r>
      <w:bookmarkStart w:id="419" w:name="_Toc499823642"/>
      <w:bookmarkStart w:id="420" w:name="_Toc510702111"/>
      <w:r>
        <w:t>Monitoring</w:t>
      </w:r>
      <w:r w:rsidR="003069FA">
        <w:t xml:space="preserve"> Component</w:t>
      </w:r>
      <w:r>
        <w:t>s</w:t>
      </w:r>
      <w:bookmarkEnd w:id="419"/>
      <w:bookmarkEnd w:id="420"/>
    </w:p>
    <w:p w:rsidR="003069FA" w:rsidRDefault="003069FA" w:rsidP="003069FA"/>
    <w:p w:rsidR="003069FA" w:rsidRDefault="003069FA" w:rsidP="003069FA">
      <w:pPr>
        <w:pStyle w:val="Titre3"/>
      </w:pPr>
      <w:bookmarkStart w:id="421" w:name="_Toc499823643"/>
      <w:bookmarkStart w:id="422" w:name="_Toc510702112"/>
      <w:r>
        <w:t>Component Functions</w:t>
      </w:r>
      <w:bookmarkEnd w:id="421"/>
      <w:bookmarkEnd w:id="422"/>
    </w:p>
    <w:p w:rsidR="00D92AF4" w:rsidRDefault="00E97D19" w:rsidP="00D92AF4">
      <w:r>
        <w:t>The monitoring components</w:t>
      </w:r>
      <w:r w:rsidR="00D32F61">
        <w:t xml:space="preserve"> are </w:t>
      </w:r>
      <w:r w:rsidR="00E41F39">
        <w:t xml:space="preserve">very </w:t>
      </w:r>
      <w:r w:rsidR="00D32F61">
        <w:t xml:space="preserve">useful </w:t>
      </w:r>
      <w:r w:rsidR="00B65470">
        <w:t xml:space="preserve">and mandatory </w:t>
      </w:r>
      <w:r w:rsidR="00D32F61">
        <w:t>to check the health of the platform</w:t>
      </w:r>
      <w:r w:rsidR="002820EC">
        <w:t>.</w:t>
      </w:r>
    </w:p>
    <w:p w:rsidR="002820EC" w:rsidRDefault="002820EC" w:rsidP="00D92AF4"/>
    <w:p w:rsidR="008F650F" w:rsidRDefault="00FF26DD" w:rsidP="00D92AF4">
      <w:r>
        <w:t>The hardware is monitored in term of CPU</w:t>
      </w:r>
      <w:r w:rsidR="000D33F6">
        <w:t xml:space="preserve">, Disk, </w:t>
      </w:r>
      <w:r w:rsidR="009A3EB7">
        <w:t xml:space="preserve">memory </w:t>
      </w:r>
      <w:r w:rsidR="000D33F6">
        <w:t>and network.</w:t>
      </w:r>
    </w:p>
    <w:p w:rsidR="000D33F6" w:rsidRDefault="000D33F6" w:rsidP="00D92AF4">
      <w:r>
        <w:t xml:space="preserve">As well containers </w:t>
      </w:r>
      <w:r w:rsidR="009A3EB7">
        <w:t>are monitored for CPU, RAM, Disk and network</w:t>
      </w:r>
      <w:r w:rsidR="006F00DA">
        <w:t xml:space="preserve"> usage</w:t>
      </w:r>
      <w:r w:rsidR="009701F0">
        <w:t>.</w:t>
      </w:r>
    </w:p>
    <w:p w:rsidR="009701F0" w:rsidRDefault="009701F0" w:rsidP="00D92AF4">
      <w:r>
        <w:t xml:space="preserve">The </w:t>
      </w:r>
      <w:r w:rsidR="00002113">
        <w:t xml:space="preserve">different </w:t>
      </w:r>
      <w:r>
        <w:t xml:space="preserve">services provided by the platform </w:t>
      </w:r>
      <w:r w:rsidR="00971CE6">
        <w:t>need</w:t>
      </w:r>
      <w:r w:rsidR="00002113">
        <w:t xml:space="preserve"> to be monitored </w:t>
      </w:r>
      <w:r w:rsidR="00D90FC9">
        <w:t>too</w:t>
      </w:r>
      <w:r w:rsidR="00971CE6">
        <w:t>:</w:t>
      </w:r>
    </w:p>
    <w:p w:rsidR="00971CE6" w:rsidRDefault="00526083" w:rsidP="00934051">
      <w:pPr>
        <w:pStyle w:val="Paragraphedeliste"/>
        <w:numPr>
          <w:ilvl w:val="0"/>
          <w:numId w:val="12"/>
        </w:numPr>
      </w:pPr>
      <w:r>
        <w:t>Database</w:t>
      </w:r>
      <w:r w:rsidR="002B1769">
        <w:t xml:space="preserve"> services</w:t>
      </w:r>
      <w:r>
        <w:t xml:space="preserve"> are mon</w:t>
      </w:r>
      <w:r w:rsidR="002B1769">
        <w:t>i</w:t>
      </w:r>
      <w:r>
        <w:t>tored</w:t>
      </w:r>
      <w:r w:rsidR="002B1769">
        <w:t xml:space="preserve"> for </w:t>
      </w:r>
      <w:r w:rsidR="00553E25">
        <w:t xml:space="preserve">health, </w:t>
      </w:r>
      <w:r w:rsidR="002B1769">
        <w:t>CPU</w:t>
      </w:r>
      <w:r w:rsidR="006F00DA">
        <w:t>, memory, number of active connections</w:t>
      </w:r>
      <w:r w:rsidR="00C4787F">
        <w:t xml:space="preserve">, </w:t>
      </w:r>
      <w:r w:rsidR="00C62FF2">
        <w:t xml:space="preserve">I/O </w:t>
      </w:r>
      <w:r w:rsidR="00D379F0">
        <w:t xml:space="preserve">activity </w:t>
      </w:r>
      <w:r w:rsidR="00C4787F">
        <w:t xml:space="preserve">and any additional useful </w:t>
      </w:r>
      <w:r w:rsidR="002457D4">
        <w:t>information (like transactions performance)</w:t>
      </w:r>
    </w:p>
    <w:p w:rsidR="002457D4" w:rsidRDefault="004A20A2" w:rsidP="00934051">
      <w:pPr>
        <w:pStyle w:val="Paragraphedeliste"/>
        <w:numPr>
          <w:ilvl w:val="0"/>
          <w:numId w:val="12"/>
        </w:numPr>
      </w:pPr>
      <w:r>
        <w:t>Other services are also</w:t>
      </w:r>
      <w:r w:rsidR="00C62FF2">
        <w:t xml:space="preserve"> </w:t>
      </w:r>
      <w:r>
        <w:t>checked</w:t>
      </w:r>
      <w:r w:rsidR="00C62FF2">
        <w:t xml:space="preserve"> for health</w:t>
      </w:r>
      <w:r w:rsidR="00BE0D60">
        <w:t>, and monitored</w:t>
      </w:r>
      <w:r w:rsidR="00C62FF2">
        <w:t xml:space="preserve"> about CPU, memory, </w:t>
      </w:r>
      <w:r w:rsidR="00D379F0">
        <w:t>network</w:t>
      </w:r>
      <w:r w:rsidR="00934051">
        <w:t xml:space="preserve"> and I/O activity.</w:t>
      </w:r>
    </w:p>
    <w:p w:rsidR="00530821" w:rsidRDefault="00530821" w:rsidP="00530821"/>
    <w:p w:rsidR="00075765" w:rsidRDefault="00B70362" w:rsidP="00530821">
      <w:r>
        <w:t xml:space="preserve">Apart from </w:t>
      </w:r>
      <w:r w:rsidR="000640CB">
        <w:t>monitoring the services</w:t>
      </w:r>
      <w:r w:rsidR="009D306D">
        <w:t xml:space="preserve">, the management of </w:t>
      </w:r>
      <w:r w:rsidR="004C30E9">
        <w:t xml:space="preserve">their </w:t>
      </w:r>
      <w:r w:rsidR="009D306D">
        <w:t>log</w:t>
      </w:r>
      <w:r w:rsidR="00FD095D">
        <w:t>ging</w:t>
      </w:r>
      <w:r w:rsidR="009D306D">
        <w:t xml:space="preserve"> files</w:t>
      </w:r>
      <w:r w:rsidR="00FD095D">
        <w:t xml:space="preserve"> is also needed</w:t>
      </w:r>
      <w:r w:rsidR="00DC3546">
        <w:t xml:space="preserve"> for several reasons</w:t>
      </w:r>
      <w:r w:rsidR="00075765">
        <w:t>:</w:t>
      </w:r>
    </w:p>
    <w:p w:rsidR="00530821" w:rsidRDefault="00075765" w:rsidP="00530821">
      <w:r>
        <w:t>T</w:t>
      </w:r>
      <w:r w:rsidR="00BE4650">
        <w:t xml:space="preserve">o be able to detect </w:t>
      </w:r>
      <w:r w:rsidR="000E5BF1">
        <w:t>when</w:t>
      </w:r>
      <w:r w:rsidR="00BE4650">
        <w:t xml:space="preserve"> errors</w:t>
      </w:r>
      <w:r w:rsidR="00BB2CE6">
        <w:t xml:space="preserve"> occur</w:t>
      </w:r>
      <w:r w:rsidR="00000E9E">
        <w:t xml:space="preserve"> and send notifications about it</w:t>
      </w:r>
      <w:r w:rsidR="00DC3546">
        <w:t>.</w:t>
      </w:r>
    </w:p>
    <w:p w:rsidR="00075765" w:rsidRDefault="00075765" w:rsidP="00530821">
      <w:r>
        <w:t xml:space="preserve">To be able to </w:t>
      </w:r>
      <w:r w:rsidR="002D37DC">
        <w:t xml:space="preserve">view and </w:t>
      </w:r>
      <w:r>
        <w:t xml:space="preserve">analyze </w:t>
      </w:r>
      <w:r w:rsidR="002D37DC">
        <w:t>all the log files from one single point</w:t>
      </w:r>
      <w:r w:rsidR="00B8495B">
        <w:t>.</w:t>
      </w:r>
    </w:p>
    <w:p w:rsidR="008E307C" w:rsidRPr="00D92AF4" w:rsidRDefault="008E307C" w:rsidP="00530821"/>
    <w:p w:rsidR="003069FA" w:rsidRDefault="003069FA" w:rsidP="003069FA">
      <w:pPr>
        <w:pStyle w:val="Titre3"/>
      </w:pPr>
      <w:bookmarkStart w:id="423" w:name="_Toc499823644"/>
      <w:bookmarkStart w:id="424" w:name="_Toc510702113"/>
      <w:r>
        <w:t>Technical Considerations</w:t>
      </w:r>
      <w:bookmarkEnd w:id="423"/>
      <w:bookmarkEnd w:id="424"/>
    </w:p>
    <w:p w:rsidR="00157803" w:rsidRDefault="00157803" w:rsidP="00044F7F"/>
    <w:p w:rsidR="00157803" w:rsidRDefault="00157803" w:rsidP="00044F7F">
      <w:r>
        <w:lastRenderedPageBreak/>
        <w:t xml:space="preserve">Portainer is made for managing </w:t>
      </w:r>
      <w:r w:rsidR="00177AB9">
        <w:t>Docker containers and support swarm</w:t>
      </w:r>
      <w:r w:rsidR="00882F81">
        <w:t>, it install</w:t>
      </w:r>
      <w:r w:rsidR="004F74F0">
        <w:t>s</w:t>
      </w:r>
      <w:r w:rsidR="00882F81">
        <w:t xml:space="preserve"> as a standalone </w:t>
      </w:r>
      <w:r w:rsidR="00D41679">
        <w:t>container.</w:t>
      </w:r>
    </w:p>
    <w:p w:rsidR="00E05C85" w:rsidRDefault="00521BE4" w:rsidP="00044F7F">
      <w:r>
        <w:t xml:space="preserve">The </w:t>
      </w:r>
      <w:r w:rsidR="00AC6F8B">
        <w:t xml:space="preserve">container </w:t>
      </w:r>
      <w:r>
        <w:t xml:space="preserve">image </w:t>
      </w:r>
      <w:r w:rsidR="00BF0919">
        <w:t>size is 11 MB</w:t>
      </w:r>
    </w:p>
    <w:p w:rsidR="009527E2" w:rsidRDefault="009527E2" w:rsidP="00044F7F">
      <w:r>
        <w:t>Memory usage</w:t>
      </w:r>
      <w:r w:rsidR="002C09F8">
        <w:t>: 10 MB</w:t>
      </w:r>
      <w:r w:rsidR="00AC6F8B">
        <w:t xml:space="preserve"> minimum</w:t>
      </w:r>
    </w:p>
    <w:p w:rsidR="00CC68A6" w:rsidRDefault="00CC68A6" w:rsidP="00044F7F">
      <w:r>
        <w:t xml:space="preserve">It needs to be </w:t>
      </w:r>
      <w:r w:rsidR="000308EA">
        <w:t>mapped to a docker volume</w:t>
      </w:r>
      <w:r w:rsidR="00417705">
        <w:t xml:space="preserve"> outside the container</w:t>
      </w:r>
      <w:r w:rsidR="000308EA">
        <w:t xml:space="preserve">, to </w:t>
      </w:r>
      <w:r w:rsidR="003629D1">
        <w:t xml:space="preserve">keep </w:t>
      </w:r>
      <w:r w:rsidR="006945EE">
        <w:t>the</w:t>
      </w:r>
      <w:r w:rsidR="004B5130">
        <w:t xml:space="preserve"> </w:t>
      </w:r>
      <w:r w:rsidR="00E31AE4">
        <w:t xml:space="preserve">configuration </w:t>
      </w:r>
      <w:r w:rsidR="004B5130">
        <w:t>data</w:t>
      </w:r>
      <w:r w:rsidR="00417705">
        <w:t>.</w:t>
      </w:r>
    </w:p>
    <w:p w:rsidR="003F5FBB" w:rsidRDefault="003F5FBB" w:rsidP="00044F7F"/>
    <w:p w:rsidR="00157803" w:rsidRDefault="00157803" w:rsidP="00044F7F"/>
    <w:p w:rsidR="00044F7F" w:rsidRDefault="00044F7F" w:rsidP="00044F7F">
      <w:pPr>
        <w:rPr>
          <w:rStyle w:val="Lienhypertexte"/>
        </w:rPr>
      </w:pPr>
      <w:r>
        <w:t>Centreon</w:t>
      </w:r>
      <w:r w:rsidR="003844C6">
        <w:t xml:space="preserve"> is already in use at MNCA to monitor</w:t>
      </w:r>
      <w:r w:rsidR="00571672">
        <w:t xml:space="preserve"> the entire IT infrastructure, if needed</w:t>
      </w:r>
      <w:r w:rsidR="007B4995">
        <w:t xml:space="preserve"> a new instance of Centreon can be installed </w:t>
      </w:r>
      <w:r w:rsidR="00A155CC">
        <w:t>through Docker container:</w:t>
      </w:r>
      <w:r>
        <w:t xml:space="preserve"> </w:t>
      </w:r>
      <w:hyperlink r:id="rId234" w:history="1">
        <w:r w:rsidR="00AF7BE1">
          <w:rPr>
            <w:rStyle w:val="Lienhypertexte"/>
          </w:rPr>
          <w:t>Centreon D</w:t>
        </w:r>
        <w:r w:rsidRPr="00044F7F">
          <w:rPr>
            <w:rStyle w:val="Lienhypertexte"/>
          </w:rPr>
          <w:t>ocker installation</w:t>
        </w:r>
      </w:hyperlink>
    </w:p>
    <w:p w:rsidR="00B8495B" w:rsidRDefault="00B8495B" w:rsidP="00044F7F">
      <w:pPr>
        <w:rPr>
          <w:rStyle w:val="Lienhypertexte"/>
        </w:rPr>
      </w:pPr>
    </w:p>
    <w:p w:rsidR="00116E52" w:rsidRDefault="009046EA" w:rsidP="00044F7F">
      <w:r>
        <w:t>For the management of log files</w:t>
      </w:r>
      <w:r w:rsidR="00283A3E">
        <w:t>,</w:t>
      </w:r>
      <w:r w:rsidR="00DC16A8">
        <w:t xml:space="preserve"> Docker should be configured to use </w:t>
      </w:r>
      <w:r w:rsidR="00161207">
        <w:t xml:space="preserve">a </w:t>
      </w:r>
      <w:hyperlink r:id="rId235" w:history="1">
        <w:r w:rsidR="00161207" w:rsidRPr="001E0796">
          <w:rPr>
            <w:rStyle w:val="Lienhypertexte"/>
          </w:rPr>
          <w:t>gelf logging driver</w:t>
        </w:r>
      </w:hyperlink>
      <w:r w:rsidR="00950760">
        <w:t xml:space="preserve">, which </w:t>
      </w:r>
      <w:r w:rsidR="00F31DC3">
        <w:t xml:space="preserve">should </w:t>
      </w:r>
      <w:r w:rsidR="00950760">
        <w:t xml:space="preserve">send </w:t>
      </w:r>
      <w:r w:rsidR="00F31DC3">
        <w:t xml:space="preserve">data to a </w:t>
      </w:r>
      <w:r w:rsidR="00D746C2">
        <w:t>L</w:t>
      </w:r>
      <w:r w:rsidR="00F31DC3">
        <w:t>ogstash</w:t>
      </w:r>
      <w:r w:rsidR="00D746C2">
        <w:t xml:space="preserve"> pushing it to an Elasticsearch</w:t>
      </w:r>
    </w:p>
    <w:p w:rsidR="009032FC" w:rsidRDefault="009032FC" w:rsidP="00044F7F"/>
    <w:p w:rsidR="009E230B" w:rsidRPr="00044F7F" w:rsidRDefault="009E230B" w:rsidP="00044F7F"/>
    <w:p w:rsidR="003069FA" w:rsidRDefault="003069FA" w:rsidP="003069FA">
      <w:pPr>
        <w:pStyle w:val="Titre3"/>
        <w:rPr>
          <w:i/>
        </w:rPr>
      </w:pPr>
      <w:bookmarkStart w:id="425" w:name="_Toc499823645"/>
      <w:bookmarkStart w:id="426" w:name="_Toc510702114"/>
      <w:r>
        <w:t>Selected Product(s)</w:t>
      </w:r>
      <w:bookmarkEnd w:id="425"/>
      <w:bookmarkEnd w:id="426"/>
    </w:p>
    <w:p w:rsidR="00D92AF4" w:rsidRDefault="00D92AF4" w:rsidP="00D92AF4">
      <w:bookmarkStart w:id="427" w:name="_Toc499823646"/>
      <w:r>
        <w:t>Real Time monitoring is done with Portainer</w:t>
      </w:r>
      <w:r w:rsidR="002F2ACB">
        <w:t>.</w:t>
      </w:r>
    </w:p>
    <w:p w:rsidR="002F2ACB" w:rsidRDefault="002F2ACB" w:rsidP="00D92AF4"/>
    <w:p w:rsidR="00D92AF4" w:rsidRDefault="00D92AF4" w:rsidP="00D92AF4">
      <w:r>
        <w:t>Monitoring with history and notification will be provided through Centreon</w:t>
      </w:r>
      <w:r w:rsidR="00EF0614">
        <w:t>.</w:t>
      </w:r>
    </w:p>
    <w:p w:rsidR="004B0802" w:rsidRDefault="004B0802" w:rsidP="00D92AF4"/>
    <w:p w:rsidR="004B0802" w:rsidRDefault="004B0802" w:rsidP="004B0802">
      <w:r>
        <w:t xml:space="preserve">For the management of the log files produced by components, </w:t>
      </w:r>
      <w:hyperlink r:id="rId236" w:anchor="supported-logging-drivers" w:history="1">
        <w:r w:rsidRPr="001C5385">
          <w:rPr>
            <w:rStyle w:val="Lienhypertexte"/>
          </w:rPr>
          <w:t>Docker supports many different logging drivers</w:t>
        </w:r>
      </w:hyperlink>
      <w:r>
        <w:t>: default is json-file, but Journald or syslog can be used</w:t>
      </w:r>
      <w:r w:rsidR="00557D67">
        <w:t>, with one drawback docker logs is unasable</w:t>
      </w:r>
      <w:r>
        <w:t>.</w:t>
      </w:r>
    </w:p>
    <w:p w:rsidR="004B0802" w:rsidRDefault="004B0802" w:rsidP="004B0802"/>
    <w:p w:rsidR="00807542" w:rsidRDefault="004B0802" w:rsidP="004B0802">
      <w:r>
        <w:t xml:space="preserve">the most interesting option should be to use </w:t>
      </w:r>
      <w:hyperlink r:id="rId237" w:history="1">
        <w:r w:rsidRPr="00962AE7">
          <w:rPr>
            <w:rStyle w:val="Lienhypertexte"/>
          </w:rPr>
          <w:t>gelf logging driver</w:t>
        </w:r>
      </w:hyperlink>
      <w:r>
        <w:t>, which w</w:t>
      </w:r>
      <w:r w:rsidRPr="00A26BF0">
        <w:t xml:space="preserve">rites log messages to a Graylog Extended Log Format (GELF) endpoint such as Graylog or </w:t>
      </w:r>
      <w:hyperlink r:id="rId238" w:history="1">
        <w:r w:rsidRPr="001015E5">
          <w:rPr>
            <w:rStyle w:val="Lienhypertexte"/>
          </w:rPr>
          <w:t>Logstash</w:t>
        </w:r>
      </w:hyperlink>
      <w:r>
        <w:t xml:space="preserve">, using Logstash the logs can be pushed into an </w:t>
      </w:r>
      <w:hyperlink r:id="rId239" w:history="1">
        <w:r w:rsidRPr="001015E5">
          <w:rPr>
            <w:rStyle w:val="Lienhypertexte"/>
          </w:rPr>
          <w:t>ElasticSearch</w:t>
        </w:r>
      </w:hyperlink>
      <w:r>
        <w:t xml:space="preserve"> </w:t>
      </w:r>
      <w:r w:rsidR="00557D67">
        <w:t>service</w:t>
      </w:r>
      <w:r>
        <w:t xml:space="preserve"> for analysis</w:t>
      </w:r>
      <w:r w:rsidR="00FE56E4">
        <w:t xml:space="preserve"> and </w:t>
      </w:r>
      <w:r w:rsidR="00807542">
        <w:t>visualization</w:t>
      </w:r>
      <w:r w:rsidR="00FE56E4">
        <w:t xml:space="preserve"> with </w:t>
      </w:r>
      <w:hyperlink r:id="rId240" w:history="1">
        <w:r w:rsidR="00FE56E4" w:rsidRPr="001015E5">
          <w:rPr>
            <w:rStyle w:val="Lienhypertexte"/>
          </w:rPr>
          <w:t>Kibana</w:t>
        </w:r>
      </w:hyperlink>
      <w:r w:rsidR="00807542">
        <w:t xml:space="preserve"> Dashboards</w:t>
      </w:r>
      <w:r w:rsidR="00AA1F7B">
        <w:t>,</w:t>
      </w:r>
    </w:p>
    <w:p w:rsidR="00B30A00" w:rsidRDefault="00B30A00" w:rsidP="004B0802"/>
    <w:p w:rsidR="004B0802" w:rsidRDefault="00B30A00" w:rsidP="004B0802">
      <w:r>
        <w:t>B</w:t>
      </w:r>
      <w:r w:rsidR="00AA1F7B">
        <w:t xml:space="preserve">y gathering other information through </w:t>
      </w:r>
      <w:hyperlink r:id="rId241" w:history="1">
        <w:r w:rsidR="00807542" w:rsidRPr="00AA1F7B">
          <w:rPr>
            <w:rStyle w:val="Lienhypertexte"/>
          </w:rPr>
          <w:t>Elastic Beats</w:t>
        </w:r>
      </w:hyperlink>
      <w:r w:rsidR="00807542">
        <w:t xml:space="preserve"> </w:t>
      </w:r>
      <w:r w:rsidR="00AA1F7B">
        <w:t xml:space="preserve">modules such as </w:t>
      </w:r>
      <w:hyperlink r:id="rId242" w:history="1">
        <w:r w:rsidR="00096D11">
          <w:rPr>
            <w:rStyle w:val="Lienhypertexte"/>
          </w:rPr>
          <w:t>M</w:t>
        </w:r>
        <w:r w:rsidR="00AA1F7B" w:rsidRPr="00AA1F7B">
          <w:rPr>
            <w:rStyle w:val="Lienhypertexte"/>
          </w:rPr>
          <w:t>etricBeat</w:t>
        </w:r>
      </w:hyperlink>
      <w:r w:rsidR="00096D11">
        <w:t xml:space="preserve">, the </w:t>
      </w:r>
      <w:r w:rsidR="00807542">
        <w:t>visualization</w:t>
      </w:r>
      <w:r w:rsidR="00096D11">
        <w:t xml:space="preserve"> can be done with Kibana</w:t>
      </w:r>
      <w:r>
        <w:t>, through powerful dashboards presenting platform health</w:t>
      </w:r>
      <w:r w:rsidR="001015E5">
        <w:t xml:space="preserve"> and log files </w:t>
      </w:r>
      <w:r w:rsidR="00B53DE1">
        <w:t>metrics</w:t>
      </w:r>
      <w:r w:rsidR="004B0802" w:rsidRPr="00A26BF0">
        <w:t>.</w:t>
      </w:r>
    </w:p>
    <w:p w:rsidR="00096D11" w:rsidRPr="0041407D" w:rsidRDefault="00096D11" w:rsidP="004B0802">
      <w:r>
        <w:t>MetricBeat is ready to work with Docker, and monitor all containers from the host node where it’s installed</w:t>
      </w:r>
      <w:r w:rsidR="00B30A00">
        <w:t>.</w:t>
      </w:r>
    </w:p>
    <w:p w:rsidR="002B4D4D" w:rsidRDefault="00595BAF" w:rsidP="00D92AF4">
      <w:hyperlink r:id="rId243" w:history="1">
        <w:r w:rsidR="00EF126C" w:rsidRPr="00004100">
          <w:rPr>
            <w:rStyle w:val="Lienhypertexte"/>
          </w:rPr>
          <w:t>Heart</w:t>
        </w:r>
        <w:r w:rsidR="00004100" w:rsidRPr="00004100">
          <w:rPr>
            <w:rStyle w:val="Lienhypertexte"/>
          </w:rPr>
          <w:t>B</w:t>
        </w:r>
        <w:r w:rsidR="00EF126C" w:rsidRPr="00004100">
          <w:rPr>
            <w:rStyle w:val="Lienhypertexte"/>
          </w:rPr>
          <w:t>eat</w:t>
        </w:r>
      </w:hyperlink>
      <w:r w:rsidR="00004100">
        <w:t xml:space="preserve"> is dedicated to services monitoring</w:t>
      </w:r>
    </w:p>
    <w:p w:rsidR="00F8650F" w:rsidRDefault="00F8650F" w:rsidP="00D92AF4">
      <w:r>
        <w:t xml:space="preserve">The Elastic suite is not secured in open source version, the X-pack plugin provides this security brick, but is commercial, but it exists an open-source alternative </w:t>
      </w:r>
      <w:hyperlink r:id="rId244" w:history="1">
        <w:r w:rsidRPr="00F8650F">
          <w:rPr>
            <w:rStyle w:val="Lienhypertexte"/>
          </w:rPr>
          <w:t>safe-guard</w:t>
        </w:r>
      </w:hyperlink>
      <w:r>
        <w:t>, which can</w:t>
      </w:r>
      <w:r w:rsidR="006973A2">
        <w:t xml:space="preserve"> provide authentication and authorization, however some protocols like LDAP, JSON web tokens are commercial (enterprise version).</w:t>
      </w:r>
    </w:p>
    <w:p w:rsidR="006D1626" w:rsidRDefault="006D1626" w:rsidP="00D92AF4">
      <w:r>
        <w:t xml:space="preserve">Alternatively ElasticSearch components can be secured by going through a reverse proxy like NGINX. </w:t>
      </w:r>
    </w:p>
    <w:p w:rsidR="003069FA" w:rsidRDefault="003069FA" w:rsidP="003069FA">
      <w:pPr>
        <w:pStyle w:val="Titre3"/>
      </w:pPr>
      <w:bookmarkStart w:id="428" w:name="_Toc510702115"/>
      <w:r>
        <w:t>Selection Rationale</w:t>
      </w:r>
      <w:bookmarkEnd w:id="427"/>
      <w:bookmarkEnd w:id="428"/>
    </w:p>
    <w:p w:rsidR="00315173" w:rsidRDefault="00315173" w:rsidP="008A6E60">
      <w:r>
        <w:t>Portainer is very simple to install and use</w:t>
      </w:r>
      <w:r w:rsidR="006973A2">
        <w:t>, it provides visualization on the whole swarm if installed on a swarm manager</w:t>
      </w:r>
    </w:p>
    <w:p w:rsidR="008A6E60" w:rsidRDefault="00B978E8" w:rsidP="008A6E60">
      <w:r>
        <w:t xml:space="preserve">Centreon is already </w:t>
      </w:r>
      <w:r w:rsidR="004E17BA">
        <w:t xml:space="preserve">used for monitoring </w:t>
      </w:r>
      <w:r w:rsidR="004D70F5">
        <w:t>the IT infrastructure and the services.</w:t>
      </w:r>
    </w:p>
    <w:p w:rsidR="006D1626" w:rsidRDefault="006D1626" w:rsidP="008A6E60"/>
    <w:p w:rsidR="006D1626" w:rsidRDefault="006D1626" w:rsidP="008A6E60">
      <w:r>
        <w:t xml:space="preserve">For the QA assessment of the platform during tests it could be really valuable to use </w:t>
      </w:r>
      <w:r w:rsidR="00BC1F97">
        <w:t>Elastic Beats to gather all monitoring information in one single Elasticsearch database.</w:t>
      </w:r>
    </w:p>
    <w:p w:rsidR="003069FA" w:rsidRDefault="003069FA" w:rsidP="003069FA">
      <w:pPr>
        <w:pStyle w:val="Titre3"/>
        <w:rPr>
          <w:i/>
        </w:rPr>
      </w:pPr>
      <w:bookmarkStart w:id="429" w:name="_Toc499823647"/>
      <w:bookmarkStart w:id="430" w:name="_Toc510702116"/>
      <w:r>
        <w:t>Architecture Risks</w:t>
      </w:r>
      <w:bookmarkEnd w:id="429"/>
      <w:bookmarkEnd w:id="430"/>
    </w:p>
    <w:p w:rsidR="003069FA" w:rsidRDefault="00C00134" w:rsidP="003069FA">
      <w:r>
        <w:t xml:space="preserve">Portainer </w:t>
      </w:r>
      <w:r w:rsidR="00AA1F7B">
        <w:t xml:space="preserve">will be </w:t>
      </w:r>
      <w:r w:rsidR="003777BC">
        <w:t>deployed as a service</w:t>
      </w:r>
      <w:r w:rsidR="006973A2">
        <w:t xml:space="preserve"> on swarm managers nodes</w:t>
      </w:r>
      <w:r w:rsidR="00AA1F7B">
        <w:t>, to be highly available ideally on each datacenter, scalability is not required since it’</w:t>
      </w:r>
      <w:r w:rsidR="00096D11">
        <w:t xml:space="preserve">s </w:t>
      </w:r>
      <w:r w:rsidR="00AA1F7B">
        <w:t>an administration tool</w:t>
      </w:r>
      <w:r w:rsidR="00096D11">
        <w:t xml:space="preserve"> with a few users connected</w:t>
      </w:r>
      <w:r w:rsidR="00AA1F7B">
        <w:t>.</w:t>
      </w:r>
    </w:p>
    <w:p w:rsidR="001F771D" w:rsidRDefault="001F771D" w:rsidP="003069FA"/>
    <w:p w:rsidR="003777BC" w:rsidRDefault="003777BC" w:rsidP="003777BC">
      <w:pPr>
        <w:pStyle w:val="Titre2"/>
      </w:pPr>
      <w:bookmarkStart w:id="431" w:name="_Toc510702117"/>
      <w:r>
        <w:t>API management Component</w:t>
      </w:r>
      <w:bookmarkEnd w:id="431"/>
    </w:p>
    <w:p w:rsidR="003777BC" w:rsidRDefault="003777BC" w:rsidP="003777BC">
      <w:pPr>
        <w:pStyle w:val="Titre3"/>
      </w:pPr>
      <w:bookmarkStart w:id="432" w:name="_Toc510702118"/>
      <w:r>
        <w:t>Component Functions</w:t>
      </w:r>
      <w:bookmarkEnd w:id="432"/>
    </w:p>
    <w:p w:rsidR="00210B33" w:rsidRDefault="00210B33" w:rsidP="003777BC">
      <w:r w:rsidRPr="00210B33">
        <w:t>API management is the process of creating and publishing web APIs, enforcing their usage policies, controlling access, nurturing the subscriber community</w:t>
      </w:r>
      <w:r>
        <w:t xml:space="preserve"> (with API help and sandbox to test)</w:t>
      </w:r>
      <w:r w:rsidRPr="00210B33">
        <w:t>, collecting and analyzing usage statistics, and reporting on performance.</w:t>
      </w:r>
    </w:p>
    <w:p w:rsidR="00210B33" w:rsidRDefault="00210B33" w:rsidP="003777BC">
      <w:r>
        <w:t>It generally provides the following features:</w:t>
      </w:r>
    </w:p>
    <w:p w:rsidR="00210B33" w:rsidRDefault="00210B33" w:rsidP="003777BC">
      <w:r>
        <w:t>API gateway, publishing tools, developer portal/AI store, reporting and analytics, and monetization.</w:t>
      </w:r>
    </w:p>
    <w:p w:rsidR="00210B33" w:rsidRPr="007B1333" w:rsidRDefault="00210B33" w:rsidP="003777BC"/>
    <w:p w:rsidR="003777BC" w:rsidRDefault="003777BC" w:rsidP="003777BC">
      <w:pPr>
        <w:pStyle w:val="Titre3"/>
      </w:pPr>
      <w:bookmarkStart w:id="433" w:name="_Toc510702119"/>
      <w:r>
        <w:t>Technical Considerations</w:t>
      </w:r>
      <w:bookmarkEnd w:id="433"/>
    </w:p>
    <w:p w:rsidR="007D2A77" w:rsidRDefault="00C02E8E" w:rsidP="007D2A77">
      <w:r>
        <w:t>APInf is built upon APIUmbrella</w:t>
      </w:r>
      <w:r w:rsidR="001A07E7">
        <w:t>, Proxy 42 gateway, EMQ</w:t>
      </w:r>
      <w:r w:rsidR="008535D7">
        <w:t>tt</w:t>
      </w:r>
      <w:r w:rsidR="001A07E7">
        <w:t xml:space="preserve"> proxy</w:t>
      </w:r>
      <w:r w:rsidR="008535D7">
        <w:t xml:space="preserve"> (a scalable MQTT broker)</w:t>
      </w:r>
      <w:r>
        <w:t>, and provides many</w:t>
      </w:r>
      <w:r w:rsidR="001A07E7">
        <w:t xml:space="preserve"> important additional features, among them Fiware integration, Keyrock Authentication and plugins for CKAN.</w:t>
      </w:r>
    </w:p>
    <w:p w:rsidR="001A07E7" w:rsidRDefault="001A07E7" w:rsidP="007D2A77"/>
    <w:p w:rsidR="001A07E7" w:rsidRDefault="001A07E7" w:rsidP="001A07E7">
      <w:pPr>
        <w:keepNext/>
      </w:pPr>
      <w:r>
        <w:rPr>
          <w:noProof/>
        </w:rPr>
        <w:drawing>
          <wp:inline distT="0" distB="0" distL="0" distR="0" wp14:anchorId="78317D1C" wp14:editId="3FCB6AB9">
            <wp:extent cx="6000750" cy="34531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inf-archi.png"/>
                    <pic:cNvPicPr/>
                  </pic:nvPicPr>
                  <pic:blipFill>
                    <a:blip r:embed="rId245">
                      <a:extLst>
                        <a:ext uri="{28A0092B-C50C-407E-A947-70E740481C1C}">
                          <a14:useLocalDpi xmlns:a14="http://schemas.microsoft.com/office/drawing/2010/main" val="0"/>
                        </a:ext>
                      </a:extLst>
                    </a:blip>
                    <a:stretch>
                      <a:fillRect/>
                    </a:stretch>
                  </pic:blipFill>
                  <pic:spPr>
                    <a:xfrm>
                      <a:off x="0" y="0"/>
                      <a:ext cx="6000750" cy="3453130"/>
                    </a:xfrm>
                    <a:prstGeom prst="rect">
                      <a:avLst/>
                    </a:prstGeom>
                  </pic:spPr>
                </pic:pic>
              </a:graphicData>
            </a:graphic>
          </wp:inline>
        </w:drawing>
      </w:r>
    </w:p>
    <w:p w:rsidR="001A07E7" w:rsidRDefault="001A07E7" w:rsidP="001A07E7">
      <w:pPr>
        <w:pStyle w:val="Lgende"/>
      </w:pPr>
      <w:r>
        <w:t xml:space="preserve">Figure </w:t>
      </w:r>
      <w:r>
        <w:fldChar w:fldCharType="begin"/>
      </w:r>
      <w:r>
        <w:instrText xml:space="preserve"> SEQ Figure \* ARABIC </w:instrText>
      </w:r>
      <w:r>
        <w:fldChar w:fldCharType="separate"/>
      </w:r>
      <w:r w:rsidR="00A27A1E">
        <w:rPr>
          <w:noProof/>
        </w:rPr>
        <w:t>30</w:t>
      </w:r>
      <w:r>
        <w:fldChar w:fldCharType="end"/>
      </w:r>
      <w:r>
        <w:t>: APInf global architecture</w:t>
      </w:r>
    </w:p>
    <w:p w:rsidR="001A07E7" w:rsidRDefault="001A07E7" w:rsidP="007D2A77">
      <w:r>
        <w:t>APInf is fully open-source</w:t>
      </w:r>
      <w:r w:rsidR="008535D7">
        <w:t xml:space="preserve">, it is developed in javascript with the </w:t>
      </w:r>
      <w:hyperlink r:id="rId246" w:history="1">
        <w:r w:rsidR="008535D7" w:rsidRPr="008535D7">
          <w:rPr>
            <w:rStyle w:val="Lienhypertexte"/>
          </w:rPr>
          <w:t>Meteor framework</w:t>
        </w:r>
      </w:hyperlink>
    </w:p>
    <w:p w:rsidR="008535D7" w:rsidRDefault="00E8356F" w:rsidP="007D2A77">
      <w:r>
        <w:t xml:space="preserve">API Umbrella is developed </w:t>
      </w:r>
      <w:r w:rsidR="00F51282">
        <w:t>with Ruby on Rails, it uses MongoDB for data persistence, and Elasticsearch for analytics, the interface is a RESTful API.</w:t>
      </w:r>
    </w:p>
    <w:p w:rsidR="00F51282" w:rsidRPr="007D2A77" w:rsidRDefault="00F51282" w:rsidP="007D2A77">
      <w:r>
        <w:t>APInf provides the GUI over the API management tools.</w:t>
      </w:r>
    </w:p>
    <w:p w:rsidR="003777BC" w:rsidRDefault="00F51282" w:rsidP="003777BC">
      <w:r>
        <w:t xml:space="preserve">APInf is </w:t>
      </w:r>
      <w:r w:rsidR="008C05B6">
        <w:t>currently working on the</w:t>
      </w:r>
      <w:r w:rsidR="00AC6C48">
        <w:t xml:space="preserve"> integration with Fiware</w:t>
      </w:r>
      <w:r w:rsidR="00DB542F">
        <w:t xml:space="preserve">, </w:t>
      </w:r>
    </w:p>
    <w:p w:rsidR="003777BC" w:rsidRDefault="003777BC" w:rsidP="003777BC">
      <w:pPr>
        <w:pStyle w:val="Titre3"/>
      </w:pPr>
      <w:bookmarkStart w:id="434" w:name="_Toc510702120"/>
      <w:r>
        <w:t>Selected Product(s)</w:t>
      </w:r>
      <w:bookmarkEnd w:id="434"/>
    </w:p>
    <w:p w:rsidR="00DD561F" w:rsidRDefault="00585921" w:rsidP="00DD561F">
      <w:r>
        <w:t xml:space="preserve">Even the component from APInf is not released in the </w:t>
      </w:r>
      <w:r w:rsidR="00F07CD5">
        <w:t xml:space="preserve">Fiware </w:t>
      </w:r>
      <w:r>
        <w:t>catalog</w:t>
      </w:r>
      <w:r w:rsidR="007D2A77">
        <w:t xml:space="preserve">, the roadmap includes </w:t>
      </w:r>
      <w:r w:rsidR="00C02E8E">
        <w:t>a complete set of features adapted to Fiware</w:t>
      </w:r>
      <w:r w:rsidR="001A07E7">
        <w:t>.</w:t>
      </w:r>
    </w:p>
    <w:p w:rsidR="001F771D" w:rsidRDefault="001F771D" w:rsidP="00DD561F">
      <w:r>
        <w:t>It will provide an interface with CKAN, to offer access to some API from its catalog.</w:t>
      </w:r>
    </w:p>
    <w:p w:rsidR="001A07E7" w:rsidRPr="00DD561F" w:rsidRDefault="001A07E7" w:rsidP="00DD561F"/>
    <w:p w:rsidR="003777BC" w:rsidRDefault="003777BC" w:rsidP="003777BC">
      <w:pPr>
        <w:pStyle w:val="Titre3"/>
      </w:pPr>
      <w:bookmarkStart w:id="435" w:name="_Toc510702121"/>
      <w:r>
        <w:t>Selection Rationale</w:t>
      </w:r>
      <w:bookmarkEnd w:id="435"/>
    </w:p>
    <w:p w:rsidR="00DD561F" w:rsidRDefault="00DD561F" w:rsidP="003777BC">
      <w:r>
        <w:t>APInf</w:t>
      </w:r>
      <w:r w:rsidR="007D2A77">
        <w:t xml:space="preserve"> is the first </w:t>
      </w:r>
      <w:r w:rsidR="00C02E8E">
        <w:t>company to propose to implement the Fiware API management GE</w:t>
      </w:r>
      <w:r w:rsidR="001A07E7">
        <w:t xml:space="preserve">, like described in this article: </w:t>
      </w:r>
      <w:hyperlink r:id="rId247" w:history="1">
        <w:r w:rsidR="001A07E7" w:rsidRPr="005422F3">
          <w:rPr>
            <w:rStyle w:val="Lienhypertexte"/>
          </w:rPr>
          <w:t>https://www.fiware.org/category/apis/</w:t>
        </w:r>
      </w:hyperlink>
    </w:p>
    <w:p w:rsidR="001A07E7" w:rsidRDefault="001F771D" w:rsidP="003777BC">
      <w:r>
        <w:t>Any other API management software won’t be directly interfacable with Fiware components.</w:t>
      </w:r>
    </w:p>
    <w:p w:rsidR="003777BC" w:rsidRDefault="003777BC" w:rsidP="003777BC">
      <w:pPr>
        <w:pStyle w:val="Titre3"/>
        <w:rPr>
          <w:i/>
        </w:rPr>
      </w:pPr>
      <w:bookmarkStart w:id="436" w:name="_Toc510702122"/>
      <w:r>
        <w:t>Architecture Risks</w:t>
      </w:r>
      <w:bookmarkEnd w:id="436"/>
    </w:p>
    <w:p w:rsidR="003777BC" w:rsidRDefault="00C02E8E" w:rsidP="003777BC">
      <w:r>
        <w:t>The component</w:t>
      </w:r>
      <w:r w:rsidR="001F771D">
        <w:t>s</w:t>
      </w:r>
      <w:r>
        <w:t xml:space="preserve"> need to be deployed at least high available through Docker service</w:t>
      </w:r>
      <w:r w:rsidR="001F771D">
        <w:t>s</w:t>
      </w:r>
    </w:p>
    <w:p w:rsidR="0020247B" w:rsidRDefault="0020247B" w:rsidP="003777BC"/>
    <w:p w:rsidR="0020247B" w:rsidRDefault="005E6682" w:rsidP="005E6682">
      <w:pPr>
        <w:pStyle w:val="Titre2"/>
      </w:pPr>
      <w:bookmarkStart w:id="437" w:name="_Toc510702123"/>
      <w:r>
        <w:t>Stream Processing Components</w:t>
      </w:r>
      <w:bookmarkEnd w:id="437"/>
    </w:p>
    <w:p w:rsidR="005E6682" w:rsidRDefault="005E6682" w:rsidP="005E6682"/>
    <w:p w:rsidR="005E6682" w:rsidRDefault="005E6682" w:rsidP="005E6682">
      <w:pPr>
        <w:pStyle w:val="Titre3"/>
      </w:pPr>
      <w:bookmarkStart w:id="438" w:name="_Toc510702124"/>
      <w:r>
        <w:lastRenderedPageBreak/>
        <w:t>Component Functions</w:t>
      </w:r>
      <w:bookmarkEnd w:id="438"/>
    </w:p>
    <w:p w:rsidR="005E6682" w:rsidRDefault="005E6682" w:rsidP="005E6682">
      <w:r>
        <w:t>We must consider different kinds of data streams</w:t>
      </w:r>
      <w:r w:rsidR="005A252E">
        <w:t xml:space="preserve"> to process:</w:t>
      </w:r>
    </w:p>
    <w:p w:rsidR="005E6682" w:rsidRDefault="005E6682" w:rsidP="005A252E">
      <w:pPr>
        <w:pStyle w:val="Paragraphedeliste"/>
        <w:numPr>
          <w:ilvl w:val="0"/>
          <w:numId w:val="58"/>
        </w:numPr>
      </w:pPr>
      <w:r>
        <w:t>Streams of historical data</w:t>
      </w:r>
      <w:r w:rsidR="00CB6780">
        <w:t xml:space="preserve"> for analysis</w:t>
      </w:r>
    </w:p>
    <w:p w:rsidR="005E6682" w:rsidRDefault="005E6682" w:rsidP="005A252E">
      <w:pPr>
        <w:pStyle w:val="Paragraphedeliste"/>
        <w:numPr>
          <w:ilvl w:val="0"/>
          <w:numId w:val="58"/>
        </w:numPr>
      </w:pPr>
      <w:r>
        <w:t>Multimedia streams (video, sound)</w:t>
      </w:r>
      <w:r w:rsidR="00CB6780">
        <w:t>, for analysis and use in applications</w:t>
      </w:r>
    </w:p>
    <w:p w:rsidR="005A252E" w:rsidRDefault="00CB6780" w:rsidP="005A252E">
      <w:r>
        <w:t>Kurento is the media server chosen by Fiware for use of multimedia in applications.</w:t>
      </w:r>
    </w:p>
    <w:p w:rsidR="00CB6780" w:rsidRDefault="00CB6780" w:rsidP="005A252E"/>
    <w:p w:rsidR="005E6682" w:rsidRDefault="005E6682" w:rsidP="005E6682">
      <w:pPr>
        <w:pStyle w:val="Titre3"/>
      </w:pPr>
      <w:bookmarkStart w:id="439" w:name="_Toc510702125"/>
      <w:r>
        <w:t>Technical Considerations</w:t>
      </w:r>
      <w:bookmarkEnd w:id="439"/>
    </w:p>
    <w:p w:rsidR="005E6682" w:rsidRPr="005E6682" w:rsidRDefault="004902DF" w:rsidP="005E6682">
      <w:r>
        <w:t xml:space="preserve">Kurento is based on </w:t>
      </w:r>
      <w:hyperlink r:id="rId248" w:history="1">
        <w:r w:rsidRPr="004902DF">
          <w:rPr>
            <w:rStyle w:val="Lienhypertexte"/>
          </w:rPr>
          <w:t>GStreamer</w:t>
        </w:r>
      </w:hyperlink>
      <w:r>
        <w:t xml:space="preserve"> an open source library</w:t>
      </w:r>
      <w:r w:rsidR="00467401">
        <w:t xml:space="preserve">, it </w:t>
      </w:r>
      <w:r w:rsidR="00467401" w:rsidRPr="00467401">
        <w:t>is a library for constructing graphs of media-handling components. The applications it supports range from simple Ogg/Vorbis playback, audio/video streaming to complex audio (mixing) and video (non-linear editing) processing.</w:t>
      </w:r>
    </w:p>
    <w:p w:rsidR="005E6682" w:rsidRDefault="005E6682" w:rsidP="005E6682">
      <w:pPr>
        <w:pStyle w:val="Titre3"/>
      </w:pPr>
      <w:bookmarkStart w:id="440" w:name="_Toc510702126"/>
      <w:r>
        <w:t>Selected Products</w:t>
      </w:r>
      <w:bookmarkEnd w:id="440"/>
    </w:p>
    <w:p w:rsidR="005E6682" w:rsidRDefault="00CB6780" w:rsidP="00467401">
      <w:pPr>
        <w:pStyle w:val="Paragraphedeliste"/>
        <w:numPr>
          <w:ilvl w:val="0"/>
          <w:numId w:val="59"/>
        </w:numPr>
      </w:pPr>
      <w:r>
        <w:t xml:space="preserve">Kurento is the only proposed component in the Fiware catalog for </w:t>
      </w:r>
      <w:r w:rsidR="004902DF">
        <w:t>video streaming in applications.</w:t>
      </w:r>
    </w:p>
    <w:p w:rsidR="004902DF" w:rsidRDefault="004902DF" w:rsidP="00467401">
      <w:pPr>
        <w:pStyle w:val="Paragraphedeliste"/>
        <w:numPr>
          <w:ilvl w:val="0"/>
          <w:numId w:val="59"/>
        </w:numPr>
      </w:pPr>
      <w:r>
        <w:t>Stream analytics should be performed through Storm &amp; Sinfonier or Spark streaming.</w:t>
      </w:r>
    </w:p>
    <w:p w:rsidR="004902DF" w:rsidRDefault="004902DF" w:rsidP="005E6682">
      <w:r>
        <w:t xml:space="preserve">OpenCV is the reference open source </w:t>
      </w:r>
      <w:r w:rsidRPr="004902DF">
        <w:t>Computer Vision Library</w:t>
      </w:r>
      <w:r>
        <w:t>, it is used by Kurento, Storm and Spark for processing on video streams.</w:t>
      </w:r>
    </w:p>
    <w:p w:rsidR="004902DF" w:rsidRDefault="004902DF" w:rsidP="005E6682"/>
    <w:p w:rsidR="005E6682" w:rsidRDefault="005E6682" w:rsidP="005E6682">
      <w:pPr>
        <w:pStyle w:val="Titre3"/>
      </w:pPr>
      <w:bookmarkStart w:id="441" w:name="_Toc510702127"/>
      <w:r>
        <w:t>Selection Rationale</w:t>
      </w:r>
      <w:bookmarkEnd w:id="441"/>
    </w:p>
    <w:p w:rsidR="005E6682" w:rsidRDefault="00467401" w:rsidP="005E6682">
      <w:r>
        <w:t>Kurento is proposed in Fiware catalog as the media server for use in applications</w:t>
      </w:r>
    </w:p>
    <w:p w:rsidR="00467401" w:rsidRDefault="00467401" w:rsidP="005E6682">
      <w:r>
        <w:t>Fiware proposal for data stream analytics is Cosmos (Storm and Sinfonier)</w:t>
      </w:r>
    </w:p>
    <w:p w:rsidR="00467401" w:rsidRPr="005E6682" w:rsidRDefault="00467401" w:rsidP="005E6682">
      <w:r>
        <w:t>Spark streaming can also be used</w:t>
      </w:r>
    </w:p>
    <w:p w:rsidR="003777BC" w:rsidRDefault="003777BC" w:rsidP="003069FA"/>
    <w:p w:rsidR="005E6682" w:rsidRDefault="005E6682" w:rsidP="005E6682">
      <w:pPr>
        <w:pStyle w:val="Titre3"/>
        <w:rPr>
          <w:i/>
        </w:rPr>
      </w:pPr>
      <w:bookmarkStart w:id="442" w:name="_Toc510702128"/>
      <w:r>
        <w:t>Architecture Risks</w:t>
      </w:r>
      <w:bookmarkEnd w:id="442"/>
    </w:p>
    <w:p w:rsidR="005E6682" w:rsidRDefault="0011395D" w:rsidP="003069FA">
      <w:r>
        <w:t xml:space="preserve">The </w:t>
      </w:r>
      <w:r w:rsidR="00CB6780">
        <w:t>components can be deployed high available through Docker services.</w:t>
      </w:r>
    </w:p>
    <w:p w:rsidR="00CB6780" w:rsidRDefault="00CB6780" w:rsidP="003069FA">
      <w:r>
        <w:t>The processing of video for analysis, must be done after decomposing in picture frames, this involves a lot of storage resources</w:t>
      </w:r>
      <w:r w:rsidR="00467401">
        <w:t>.</w:t>
      </w:r>
    </w:p>
    <w:p w:rsidR="00467401" w:rsidRPr="00F6725F" w:rsidRDefault="00467401" w:rsidP="003069FA">
      <w:r>
        <w:t>Those components must be carefully assessed in term of CPU, RAM and disk usage, through tests to be able to project the needs in production.</w:t>
      </w:r>
    </w:p>
    <w:p w:rsidR="002D7C8C" w:rsidRPr="00F94E96" w:rsidRDefault="002D7C8C" w:rsidP="002D7C8C"/>
    <w:p w:rsidR="002D7C8C" w:rsidRDefault="002D7C8C" w:rsidP="002D7C8C">
      <w:pPr>
        <w:pStyle w:val="Titre1"/>
        <w:rPr>
          <w:i/>
        </w:rPr>
      </w:pPr>
      <w:bookmarkStart w:id="443" w:name="_Toc499823648"/>
      <w:bookmarkStart w:id="444" w:name="_Toc510702129"/>
      <w:r>
        <w:t>Section 4 System Construction Environment</w:t>
      </w:r>
      <w:bookmarkEnd w:id="443"/>
      <w:bookmarkEnd w:id="444"/>
    </w:p>
    <w:p w:rsidR="002D7C8C" w:rsidRPr="0077092E" w:rsidRDefault="002D7C8C" w:rsidP="002D7C8C">
      <w:pPr>
        <w:rPr>
          <w:i/>
          <w:iCs/>
        </w:rPr>
      </w:pPr>
      <w:r w:rsidRPr="0077092E">
        <w:rPr>
          <w:i/>
          <w:iCs/>
        </w:rPr>
        <w:t xml:space="preserve">The </w:t>
      </w:r>
      <w:r w:rsidRPr="0077092E">
        <w:rPr>
          <w:b/>
          <w:bCs/>
          <w:i/>
          <w:iCs/>
        </w:rPr>
        <w:t xml:space="preserve">System Construction Environment </w:t>
      </w:r>
      <w:r w:rsidRPr="0077092E">
        <w:rPr>
          <w:i/>
          <w:iCs/>
        </w:rPr>
        <w:t xml:space="preserve">section details the various environments necessary to enable system construction and testing. </w:t>
      </w:r>
    </w:p>
    <w:p w:rsidR="004D4750" w:rsidRPr="0077092E" w:rsidRDefault="004D4750" w:rsidP="004D4750">
      <w:pPr>
        <w:rPr>
          <w:i/>
          <w:iCs/>
        </w:rPr>
      </w:pPr>
      <w:r w:rsidRPr="0077092E">
        <w:rPr>
          <w:i/>
          <w:iCs/>
        </w:rPr>
        <w:t>For each environment necessary for system construction (</w:t>
      </w:r>
      <w:r w:rsidRPr="0077092E">
        <w:rPr>
          <w:b/>
          <w:bCs/>
          <w:i/>
          <w:iCs/>
        </w:rPr>
        <w:t xml:space="preserve">Development, QA </w:t>
      </w:r>
      <w:r w:rsidRPr="0077092E">
        <w:rPr>
          <w:i/>
          <w:iCs/>
        </w:rPr>
        <w:t xml:space="preserve">and </w:t>
      </w:r>
      <w:r w:rsidRPr="0077092E">
        <w:rPr>
          <w:b/>
          <w:bCs/>
          <w:i/>
          <w:iCs/>
        </w:rPr>
        <w:t>Acceptance</w:t>
      </w:r>
      <w:r w:rsidRPr="0077092E">
        <w:rPr>
          <w:i/>
          <w:iCs/>
        </w:rPr>
        <w:t xml:space="preserve">), provide detailed specifications for the </w:t>
      </w:r>
      <w:r>
        <w:rPr>
          <w:b/>
          <w:bCs/>
          <w:i/>
          <w:iCs/>
        </w:rPr>
        <w:t>Environment</w:t>
      </w:r>
      <w:r w:rsidRPr="0077092E">
        <w:rPr>
          <w:b/>
          <w:bCs/>
          <w:i/>
          <w:iCs/>
        </w:rPr>
        <w:t xml:space="preserve"> </w:t>
      </w:r>
      <w:r w:rsidRPr="0077092E">
        <w:rPr>
          <w:i/>
          <w:iCs/>
        </w:rPr>
        <w:t xml:space="preserve">and </w:t>
      </w:r>
      <w:r w:rsidRPr="0077092E">
        <w:rPr>
          <w:b/>
          <w:bCs/>
          <w:i/>
          <w:iCs/>
        </w:rPr>
        <w:t xml:space="preserve">Supporting Infrastructure </w:t>
      </w:r>
      <w:r w:rsidRPr="0077092E">
        <w:rPr>
          <w:i/>
          <w:iCs/>
        </w:rPr>
        <w:t>that will be used (including</w:t>
      </w:r>
      <w:r w:rsidR="00F51282">
        <w:rPr>
          <w:i/>
          <w:iCs/>
        </w:rPr>
        <w:t xml:space="preserve"> </w:t>
      </w:r>
      <w:r w:rsidRPr="0077092E">
        <w:rPr>
          <w:i/>
          <w:iCs/>
        </w:rPr>
        <w:t>hardware</w:t>
      </w:r>
      <w:ins w:id="445" w:author="Tonia Kelly" w:date="2012-01-18T17:12:00Z">
        <w:r w:rsidRPr="00472A68">
          <w:t>,</w:t>
        </w:r>
      </w:ins>
      <w:r>
        <w:t xml:space="preserve"> network </w:t>
      </w:r>
      <w:r w:rsidRPr="0077092E">
        <w:rPr>
          <w:i/>
          <w:iCs/>
        </w:rPr>
        <w:t>and operating system requirements, all necessary installed packages and tools, and needed directory structures</w:t>
      </w:r>
      <w:r w:rsidRPr="0077092E">
        <w:rPr>
          <w:b/>
          <w:bCs/>
          <w:i/>
          <w:iCs/>
        </w:rPr>
        <w:t xml:space="preserve"> </w:t>
      </w:r>
      <w:r w:rsidRPr="0077092E">
        <w:rPr>
          <w:i/>
          <w:iCs/>
        </w:rPr>
        <w:t>that will be utilized to store all construction components).</w:t>
      </w:r>
    </w:p>
    <w:p w:rsidR="002D7C8C" w:rsidRDefault="002D7C8C" w:rsidP="002D7C8C"/>
    <w:p w:rsidR="00D86E7F" w:rsidRDefault="001B3ECD" w:rsidP="00D86E7F">
      <w:pPr>
        <w:pStyle w:val="Titre2"/>
      </w:pPr>
      <w:bookmarkStart w:id="446" w:name="_Toc499823649"/>
      <w:bookmarkStart w:id="447" w:name="_Toc510702130"/>
      <w:r>
        <w:t xml:space="preserve">Preliminary test </w:t>
      </w:r>
      <w:r w:rsidR="00D86E7F">
        <w:t>Environment</w:t>
      </w:r>
      <w:bookmarkEnd w:id="446"/>
      <w:bookmarkEnd w:id="447"/>
    </w:p>
    <w:p w:rsidR="0050130D" w:rsidRDefault="001B3ECD" w:rsidP="001B3ECD">
      <w:r>
        <w:t>A preliminary test environment has been set</w:t>
      </w:r>
      <w:r w:rsidR="00FB632D">
        <w:t>up</w:t>
      </w:r>
      <w:r w:rsidR="0050130D">
        <w:t>, based on 4 virtual machines</w:t>
      </w:r>
    </w:p>
    <w:p w:rsidR="001B3ECD" w:rsidRDefault="0050130D" w:rsidP="001B3ECD">
      <w:r>
        <w:t>The available components are</w:t>
      </w:r>
      <w:r w:rsidR="00FB632D">
        <w:t>:</w:t>
      </w:r>
    </w:p>
    <w:p w:rsidR="00FB632D" w:rsidRDefault="00F54CF8" w:rsidP="0047663D">
      <w:pPr>
        <w:numPr>
          <w:ilvl w:val="0"/>
          <w:numId w:val="35"/>
        </w:numPr>
        <w:rPr>
          <w:rFonts w:ascii="Calibri" w:hAnsi="Calibri"/>
          <w:szCs w:val="22"/>
          <w:lang w:val="fr-FR"/>
        </w:rPr>
      </w:pPr>
      <w:r>
        <w:rPr>
          <w:u w:val="single"/>
        </w:rPr>
        <w:t>A</w:t>
      </w:r>
      <w:r w:rsidR="00FB632D">
        <w:rPr>
          <w:u w:val="single"/>
        </w:rPr>
        <w:t xml:space="preserve">uthentication </w:t>
      </w:r>
      <w:r>
        <w:rPr>
          <w:u w:val="single"/>
        </w:rPr>
        <w:t xml:space="preserve">portal </w:t>
      </w:r>
      <w:r w:rsidR="00FB632D">
        <w:rPr>
          <w:u w:val="single"/>
        </w:rPr>
        <w:t>Horizon:</w:t>
      </w:r>
      <w:r w:rsidR="00FB632D">
        <w:t xml:space="preserve"> </w:t>
      </w:r>
      <w:hyperlink r:id="rId249" w:history="1">
        <w:r w:rsidR="00FB632D" w:rsidRPr="00C97FB9">
          <w:rPr>
            <w:rStyle w:val="Lienhypertexte"/>
          </w:rPr>
          <w:t>iot.testnca.org:8000</w:t>
        </w:r>
      </w:hyperlink>
    </w:p>
    <w:p w:rsidR="00FB632D" w:rsidRDefault="00406474" w:rsidP="0047663D">
      <w:pPr>
        <w:numPr>
          <w:ilvl w:val="0"/>
          <w:numId w:val="35"/>
        </w:numPr>
      </w:pPr>
      <w:r>
        <w:rPr>
          <w:u w:val="single"/>
        </w:rPr>
        <w:t xml:space="preserve">Authentication </w:t>
      </w:r>
      <w:r w:rsidR="00FB632D">
        <w:rPr>
          <w:u w:val="single"/>
        </w:rPr>
        <w:t>API Keystone:</w:t>
      </w:r>
      <w:r w:rsidR="00FB632D">
        <w:t xml:space="preserve"> </w:t>
      </w:r>
      <w:hyperlink r:id="rId250" w:history="1">
        <w:r w:rsidR="00FB632D" w:rsidRPr="00C97FB9">
          <w:rPr>
            <w:rStyle w:val="Lienhypertexte"/>
          </w:rPr>
          <w:t>iot.testnca.org:5000</w:t>
        </w:r>
      </w:hyperlink>
    </w:p>
    <w:p w:rsidR="00FB632D" w:rsidRPr="00FB632D" w:rsidRDefault="00FB632D" w:rsidP="0047663D">
      <w:pPr>
        <w:numPr>
          <w:ilvl w:val="0"/>
          <w:numId w:val="35"/>
        </w:numPr>
        <w:rPr>
          <w:lang w:val="fr-FR"/>
        </w:rPr>
      </w:pPr>
      <w:r w:rsidRPr="00FB632D">
        <w:rPr>
          <w:u w:val="single"/>
          <w:lang w:val="fr-FR"/>
        </w:rPr>
        <w:t>Sécurisation de l’API ORION via PEP-Proxy:</w:t>
      </w:r>
      <w:r w:rsidRPr="00FB632D">
        <w:rPr>
          <w:lang w:val="fr-FR"/>
        </w:rPr>
        <w:t xml:space="preserve"> </w:t>
      </w:r>
      <w:hyperlink r:id="rId251" w:history="1">
        <w:r w:rsidRPr="00A7354F">
          <w:rPr>
            <w:rStyle w:val="Lienhypertexte"/>
            <w:lang w:val="fr-FR"/>
          </w:rPr>
          <w:t>iot.testnca.org:8081</w:t>
        </w:r>
      </w:hyperlink>
    </w:p>
    <w:p w:rsidR="00820A85" w:rsidRPr="0048061E" w:rsidRDefault="00820A85" w:rsidP="0047663D">
      <w:pPr>
        <w:numPr>
          <w:ilvl w:val="0"/>
          <w:numId w:val="35"/>
        </w:numPr>
        <w:rPr>
          <w:rFonts w:ascii="Calibri" w:hAnsi="Calibri"/>
          <w:b/>
          <w:bCs/>
          <w:szCs w:val="22"/>
          <w:lang w:val="en-GB"/>
        </w:rPr>
      </w:pPr>
      <w:r>
        <w:rPr>
          <w:u w:val="single"/>
        </w:rPr>
        <w:t xml:space="preserve">API Orion Context </w:t>
      </w:r>
      <w:r w:rsidR="00460AC2">
        <w:rPr>
          <w:u w:val="single"/>
        </w:rPr>
        <w:t>Bro</w:t>
      </w:r>
      <w:r>
        <w:rPr>
          <w:u w:val="single"/>
        </w:rPr>
        <w:t>ker:</w:t>
      </w:r>
      <w:r>
        <w:t xml:space="preserve"> </w:t>
      </w:r>
      <w:hyperlink r:id="rId252" w:history="1">
        <w:r w:rsidRPr="00C97FB9">
          <w:rPr>
            <w:rStyle w:val="Lienhypertexte"/>
          </w:rPr>
          <w:t>iot.testnca.org:1026</w:t>
        </w:r>
      </w:hyperlink>
    </w:p>
    <w:p w:rsidR="00820A85" w:rsidRPr="002A6751" w:rsidRDefault="00820A85" w:rsidP="0047663D">
      <w:pPr>
        <w:numPr>
          <w:ilvl w:val="0"/>
          <w:numId w:val="35"/>
        </w:numPr>
        <w:rPr>
          <w:i/>
          <w:iCs/>
          <w:lang w:val="en-GB"/>
        </w:rPr>
      </w:pPr>
      <w:r w:rsidRPr="002A6751">
        <w:rPr>
          <w:u w:val="single"/>
          <w:lang w:val="en-GB"/>
        </w:rPr>
        <w:t>API IDAS http UltraLight:</w:t>
      </w:r>
      <w:r w:rsidRPr="002A6751">
        <w:rPr>
          <w:lang w:val="en-GB"/>
        </w:rPr>
        <w:t xml:space="preserve"> </w:t>
      </w:r>
      <w:hyperlink r:id="rId253" w:history="1">
        <w:r w:rsidRPr="00C97FB9">
          <w:rPr>
            <w:rStyle w:val="Lienhypertexte"/>
            <w:lang w:val="en-GB"/>
          </w:rPr>
          <w:t>iot.testnca.org:4041</w:t>
        </w:r>
      </w:hyperlink>
      <w:r w:rsidRPr="002A6751">
        <w:rPr>
          <w:b/>
          <w:bCs/>
          <w:lang w:val="en-GB"/>
        </w:rPr>
        <w:t xml:space="preserve"> </w:t>
      </w:r>
      <w:r w:rsidRPr="002A6751">
        <w:rPr>
          <w:i/>
          <w:iCs/>
          <w:lang w:val="en-GB"/>
        </w:rPr>
        <w:t>(Service/Device Creation)</w:t>
      </w:r>
      <w:r w:rsidRPr="002A6751">
        <w:rPr>
          <w:lang w:val="en-GB"/>
        </w:rPr>
        <w:t xml:space="preserve"> </w:t>
      </w:r>
      <w:r w:rsidRPr="002A6751">
        <w:rPr>
          <w:color w:val="0070C0"/>
          <w:lang w:val="en-GB"/>
        </w:rPr>
        <w:t xml:space="preserve"> </w:t>
      </w:r>
      <w:hyperlink r:id="rId254" w:history="1">
        <w:r w:rsidRPr="00C97FB9">
          <w:rPr>
            <w:rStyle w:val="Lienhypertexte"/>
            <w:lang w:val="en-GB"/>
          </w:rPr>
          <w:t>iot.testnca.org:7896</w:t>
        </w:r>
      </w:hyperlink>
      <w:r w:rsidRPr="002A6751">
        <w:rPr>
          <w:b/>
          <w:bCs/>
          <w:lang w:val="en-GB"/>
        </w:rPr>
        <w:t xml:space="preserve"> </w:t>
      </w:r>
      <w:r w:rsidRPr="002A6751">
        <w:rPr>
          <w:i/>
          <w:iCs/>
          <w:lang w:val="en-GB"/>
        </w:rPr>
        <w:t>(http UL2.0</w:t>
      </w:r>
      <w:r w:rsidR="002A6751" w:rsidRPr="002A6751">
        <w:rPr>
          <w:i/>
          <w:iCs/>
          <w:lang w:val="en-GB"/>
        </w:rPr>
        <w:t xml:space="preserve"> for </w:t>
      </w:r>
      <w:r w:rsidR="002A6751">
        <w:rPr>
          <w:i/>
          <w:iCs/>
          <w:lang w:val="en-GB"/>
        </w:rPr>
        <w:t>data update</w:t>
      </w:r>
      <w:r w:rsidRPr="002A6751">
        <w:rPr>
          <w:i/>
          <w:iCs/>
          <w:lang w:val="en-GB"/>
        </w:rPr>
        <w:t>)</w:t>
      </w:r>
    </w:p>
    <w:p w:rsidR="00820A85" w:rsidRPr="00C925F4" w:rsidRDefault="00820A85" w:rsidP="0047663D">
      <w:pPr>
        <w:numPr>
          <w:ilvl w:val="0"/>
          <w:numId w:val="35"/>
        </w:numPr>
        <w:rPr>
          <w:lang w:val="en-GB"/>
        </w:rPr>
      </w:pPr>
      <w:r w:rsidRPr="00C925F4">
        <w:rPr>
          <w:u w:val="single"/>
          <w:lang w:val="en-GB"/>
        </w:rPr>
        <w:t>MongoDB</w:t>
      </w:r>
      <w:r w:rsidR="00C97FB9">
        <w:rPr>
          <w:u w:val="single"/>
          <w:lang w:val="en-GB"/>
        </w:rPr>
        <w:t xml:space="preserve"> (3 containers)</w:t>
      </w:r>
      <w:r w:rsidRPr="00C925F4">
        <w:rPr>
          <w:u w:val="single"/>
          <w:lang w:val="en-GB"/>
        </w:rPr>
        <w:t>:</w:t>
      </w:r>
      <w:r w:rsidRPr="00C925F4">
        <w:rPr>
          <w:lang w:val="en-GB"/>
        </w:rPr>
        <w:t xml:space="preserve"> </w:t>
      </w:r>
      <w:hyperlink r:id="rId255" w:history="1">
        <w:r w:rsidRPr="00C97FB9">
          <w:rPr>
            <w:rStyle w:val="Lienhypertexte"/>
            <w:lang w:val="en-GB"/>
          </w:rPr>
          <w:t>iot.testnca.org:27017</w:t>
        </w:r>
      </w:hyperlink>
      <w:r w:rsidRPr="00C925F4">
        <w:rPr>
          <w:b/>
          <w:bCs/>
          <w:lang w:val="en-GB"/>
        </w:rPr>
        <w:t xml:space="preserve">, </w:t>
      </w:r>
      <w:r w:rsidRPr="00C925F4">
        <w:rPr>
          <w:b/>
          <w:bCs/>
          <w:color w:val="0070C0"/>
          <w:lang w:val="en-GB"/>
        </w:rPr>
        <w:t>iot.testnca.org:27018</w:t>
      </w:r>
      <w:r w:rsidRPr="00C925F4">
        <w:rPr>
          <w:b/>
          <w:bCs/>
          <w:lang w:val="en-GB"/>
        </w:rPr>
        <w:t xml:space="preserve">, </w:t>
      </w:r>
      <w:r w:rsidRPr="00C925F4">
        <w:rPr>
          <w:b/>
          <w:bCs/>
          <w:color w:val="0070C0"/>
          <w:lang w:val="en-GB"/>
        </w:rPr>
        <w:t>iot.testnca.org:27019</w:t>
      </w:r>
    </w:p>
    <w:p w:rsidR="001861C3" w:rsidRDefault="001861C3" w:rsidP="0047663D">
      <w:pPr>
        <w:numPr>
          <w:ilvl w:val="0"/>
          <w:numId w:val="35"/>
        </w:numPr>
      </w:pPr>
      <w:r w:rsidRPr="003A54A3">
        <w:rPr>
          <w:u w:val="single"/>
        </w:rPr>
        <w:t>CKAN</w:t>
      </w:r>
      <w:r w:rsidR="00C925F4" w:rsidRPr="003A54A3">
        <w:rPr>
          <w:u w:val="single"/>
        </w:rPr>
        <w:t xml:space="preserve"> Opendata Portal:</w:t>
      </w:r>
      <w:r>
        <w:t xml:space="preserve"> </w:t>
      </w:r>
      <w:hyperlink r:id="rId256" w:history="1">
        <w:r w:rsidRPr="00C97FB9">
          <w:rPr>
            <w:rStyle w:val="Lienhypertexte"/>
          </w:rPr>
          <w:t>iot.testnca.org:8002</w:t>
        </w:r>
      </w:hyperlink>
    </w:p>
    <w:p w:rsidR="001861C3" w:rsidRPr="00602012" w:rsidRDefault="001861C3" w:rsidP="0047663D">
      <w:pPr>
        <w:numPr>
          <w:ilvl w:val="0"/>
          <w:numId w:val="35"/>
        </w:numPr>
        <w:rPr>
          <w:b/>
          <w:bCs/>
          <w:lang w:val="fr-FR"/>
        </w:rPr>
      </w:pPr>
      <w:r w:rsidRPr="001861C3">
        <w:rPr>
          <w:u w:val="single"/>
          <w:lang w:val="fr-FR"/>
        </w:rPr>
        <w:t>Wiki Documentaire Dokuwiki:</w:t>
      </w:r>
      <w:r w:rsidRPr="001861C3">
        <w:rPr>
          <w:lang w:val="fr-FR"/>
        </w:rPr>
        <w:t xml:space="preserve"> </w:t>
      </w:r>
      <w:hyperlink r:id="rId257" w:history="1">
        <w:r w:rsidRPr="0029545B">
          <w:rPr>
            <w:rStyle w:val="Lienhypertexte"/>
            <w:lang w:val="fr-FR"/>
          </w:rPr>
          <w:t>iot.testnca.org:8003</w:t>
        </w:r>
      </w:hyperlink>
    </w:p>
    <w:p w:rsidR="00CB220C" w:rsidRPr="00CB220C" w:rsidRDefault="00602012" w:rsidP="0047663D">
      <w:pPr>
        <w:numPr>
          <w:ilvl w:val="0"/>
          <w:numId w:val="35"/>
        </w:numPr>
        <w:rPr>
          <w:lang w:val="en-GB"/>
        </w:rPr>
      </w:pPr>
      <w:r w:rsidRPr="00CB220C">
        <w:rPr>
          <w:u w:val="single"/>
          <w:lang w:val="en-GB"/>
        </w:rPr>
        <w:t xml:space="preserve">A portainer </w:t>
      </w:r>
      <w:r w:rsidR="003962B3" w:rsidRPr="00CB220C">
        <w:rPr>
          <w:u w:val="single"/>
          <w:lang w:val="en-GB"/>
        </w:rPr>
        <w:t>is also available:</w:t>
      </w:r>
      <w:r w:rsidR="003962B3" w:rsidRPr="00CB220C">
        <w:rPr>
          <w:b/>
          <w:bCs/>
          <w:lang w:val="en-GB"/>
        </w:rPr>
        <w:t xml:space="preserve"> </w:t>
      </w:r>
      <w:hyperlink r:id="rId258" w:history="1">
        <w:r w:rsidR="003962B3" w:rsidRPr="00C97FB9">
          <w:rPr>
            <w:rStyle w:val="Lienhypertexte"/>
            <w:lang w:val="en-GB"/>
          </w:rPr>
          <w:t>iot.testnca.org:9000</w:t>
        </w:r>
      </w:hyperlink>
    </w:p>
    <w:p w:rsidR="0067166C" w:rsidRPr="00E97AD3" w:rsidRDefault="0067166C" w:rsidP="0047663D">
      <w:pPr>
        <w:numPr>
          <w:ilvl w:val="0"/>
          <w:numId w:val="35"/>
        </w:numPr>
        <w:rPr>
          <w:lang w:val="en-GB"/>
        </w:rPr>
      </w:pPr>
      <w:r w:rsidRPr="00CB220C">
        <w:rPr>
          <w:lang w:val="en-GB"/>
        </w:rPr>
        <w:lastRenderedPageBreak/>
        <w:t xml:space="preserve">A </w:t>
      </w:r>
      <w:r w:rsidR="00017A1F" w:rsidRPr="00CB220C">
        <w:rPr>
          <w:lang w:val="en-GB"/>
        </w:rPr>
        <w:t>D</w:t>
      </w:r>
      <w:r w:rsidRPr="00CB220C">
        <w:rPr>
          <w:lang w:val="en-GB"/>
        </w:rPr>
        <w:t>ocker registry has been installed</w:t>
      </w:r>
      <w:r w:rsidR="00017A1F" w:rsidRPr="00CB220C">
        <w:rPr>
          <w:lang w:val="en-GB"/>
        </w:rPr>
        <w:t xml:space="preserve">: </w:t>
      </w:r>
      <w:r w:rsidR="00017A1F" w:rsidRPr="00CB220C">
        <w:rPr>
          <w:b/>
          <w:bCs/>
          <w:color w:val="0070C0"/>
          <w:lang w:val="en-GB"/>
        </w:rPr>
        <w:t>registry.nicecotedazur.org:5000</w:t>
      </w:r>
      <w:r w:rsidR="00E97AD3">
        <w:rPr>
          <w:b/>
          <w:bCs/>
          <w:color w:val="0070C0"/>
          <w:lang w:val="en-GB"/>
        </w:rPr>
        <w:t xml:space="preserve"> </w:t>
      </w:r>
      <w:r w:rsidR="00E97AD3" w:rsidRPr="00E97AD3">
        <w:rPr>
          <w:bCs/>
          <w:lang w:val="en-GB"/>
        </w:rPr>
        <w:t>(portus ?)</w:t>
      </w:r>
    </w:p>
    <w:p w:rsidR="000D747A" w:rsidRDefault="000D747A" w:rsidP="0047663D">
      <w:pPr>
        <w:numPr>
          <w:ilvl w:val="0"/>
          <w:numId w:val="35"/>
        </w:numPr>
        <w:rPr>
          <w:lang w:val="en-GB"/>
        </w:rPr>
      </w:pPr>
      <w:r>
        <w:rPr>
          <w:lang w:val="en-GB"/>
        </w:rPr>
        <w:t xml:space="preserve">An Eclipse Che has been installed in test: </w:t>
      </w:r>
      <w:hyperlink r:id="rId259" w:history="1">
        <w:r w:rsidRPr="00C97FB9">
          <w:rPr>
            <w:rStyle w:val="Lienhypertexte"/>
            <w:lang w:val="en-GB"/>
          </w:rPr>
          <w:t>iot.testnca.org:8080</w:t>
        </w:r>
      </w:hyperlink>
      <w:r>
        <w:rPr>
          <w:lang w:val="en-GB"/>
        </w:rPr>
        <w:t xml:space="preserve"> (url to provide che.nicecotedazur.org?</w:t>
      </w:r>
      <w:r w:rsidR="00B530C6">
        <w:rPr>
          <w:lang w:val="en-GB"/>
        </w:rPr>
        <w:t xml:space="preserve"> </w:t>
      </w:r>
      <w:r>
        <w:rPr>
          <w:lang w:val="en-GB"/>
        </w:rPr>
        <w:t>;O)</w:t>
      </w:r>
    </w:p>
    <w:p w:rsidR="00220A0F" w:rsidRDefault="00220A0F" w:rsidP="00220A0F">
      <w:pPr>
        <w:rPr>
          <w:lang w:val="en-GB"/>
        </w:rPr>
      </w:pPr>
    </w:p>
    <w:p w:rsidR="00220A0F" w:rsidRDefault="00220A0F" w:rsidP="00220A0F">
      <w:r>
        <w:t>This infrastructure is setup over a global swarm composed of 4 VMs (3 worker nodes, and a manager node)</w:t>
      </w:r>
    </w:p>
    <w:p w:rsidR="00220A0F" w:rsidRPr="00F738C6" w:rsidRDefault="00220A0F" w:rsidP="00220A0F">
      <w:r>
        <w:t xml:space="preserve">The Virtual machines configuration: 2 CPU (1 CPU 2 cores), 4 GB RAM, 50 GB disk for system, 100 GB Disk for data, installed with Debian 8, and Docker </w:t>
      </w:r>
      <w:r w:rsidRPr="00BC406D">
        <w:t>version 17.05.0-ce</w:t>
      </w:r>
      <w:r>
        <w:t>.</w:t>
      </w:r>
    </w:p>
    <w:p w:rsidR="00220A0F" w:rsidRPr="00220A0F" w:rsidRDefault="00220A0F" w:rsidP="00220A0F"/>
    <w:p w:rsidR="007B0D86" w:rsidRDefault="007B0D86" w:rsidP="007B0D86">
      <w:pPr>
        <w:pStyle w:val="Titre2"/>
      </w:pPr>
      <w:bookmarkStart w:id="448" w:name="_Toc499823650"/>
      <w:bookmarkStart w:id="449" w:name="_Toc510702131"/>
      <w:bookmarkStart w:id="450" w:name="_Toc499823652"/>
      <w:r>
        <w:t xml:space="preserve">Global </w:t>
      </w:r>
      <w:bookmarkEnd w:id="448"/>
      <w:r w:rsidR="000D747A">
        <w:t xml:space="preserve">system </w:t>
      </w:r>
      <w:r w:rsidR="00227FE3">
        <w:t>vision</w:t>
      </w:r>
      <w:bookmarkEnd w:id="449"/>
    </w:p>
    <w:p w:rsidR="00227FE3" w:rsidRPr="00227FE3" w:rsidRDefault="00227FE3" w:rsidP="00227FE3"/>
    <w:p w:rsidR="007B0D86" w:rsidRDefault="00227FE3" w:rsidP="007B0D86">
      <w:r>
        <w:t xml:space="preserve">The targeted </w:t>
      </w:r>
      <w:r w:rsidR="000D747A">
        <w:t xml:space="preserve">global </w:t>
      </w:r>
      <w:r>
        <w:t xml:space="preserve">system should offer several environments to cover the whole life cycle of software from development, </w:t>
      </w:r>
      <w:r w:rsidR="000D747A">
        <w:t xml:space="preserve">to </w:t>
      </w:r>
      <w:r>
        <w:t>QA</w:t>
      </w:r>
      <w:r w:rsidR="000D747A">
        <w:t>, and then</w:t>
      </w:r>
      <w:r>
        <w:t xml:space="preserve"> to production</w:t>
      </w:r>
      <w:r w:rsidR="00426E2C">
        <w:t>.</w:t>
      </w:r>
    </w:p>
    <w:p w:rsidR="00D16550" w:rsidRDefault="00D16550" w:rsidP="007B0D86"/>
    <w:p w:rsidR="00227FE3" w:rsidRDefault="00D16550" w:rsidP="007B0D86">
      <w:r>
        <w:t xml:space="preserve">It could be valuable to introduce </w:t>
      </w:r>
      <w:r w:rsidR="00440572">
        <w:t xml:space="preserve">meta-orchestration tools like </w:t>
      </w:r>
      <w:hyperlink r:id="rId260" w:history="1">
        <w:r w:rsidR="00440572" w:rsidRPr="008938E4">
          <w:rPr>
            <w:rStyle w:val="Lienhypertexte"/>
          </w:rPr>
          <w:t>Rancher</w:t>
        </w:r>
      </w:hyperlink>
      <w:r w:rsidR="00440572">
        <w:t xml:space="preserve">, to be able to </w:t>
      </w:r>
      <w:r w:rsidR="007016EC">
        <w:t>manage easily the</w:t>
      </w:r>
      <w:r w:rsidR="00005836">
        <w:t xml:space="preserve"> different environments</w:t>
      </w:r>
      <w:r w:rsidR="000D1680">
        <w:t>.</w:t>
      </w:r>
    </w:p>
    <w:p w:rsidR="00FC3DB1" w:rsidRDefault="00227FE3" w:rsidP="00FC3DB1">
      <w:pPr>
        <w:keepNext/>
      </w:pPr>
      <w:r>
        <w:rPr>
          <w:noProof/>
        </w:rPr>
        <w:drawing>
          <wp:inline distT="0" distB="0" distL="0" distR="0" wp14:anchorId="29FEA8F5" wp14:editId="59D06E13">
            <wp:extent cx="6000750" cy="459295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NCA_fiware_dev-qa-prod-view.png"/>
                    <pic:cNvPicPr/>
                  </pic:nvPicPr>
                  <pic:blipFill>
                    <a:blip r:embed="rId261">
                      <a:extLst>
                        <a:ext uri="{28A0092B-C50C-407E-A947-70E740481C1C}">
                          <a14:useLocalDpi xmlns:a14="http://schemas.microsoft.com/office/drawing/2010/main" val="0"/>
                        </a:ext>
                      </a:extLst>
                    </a:blip>
                    <a:stretch>
                      <a:fillRect/>
                    </a:stretch>
                  </pic:blipFill>
                  <pic:spPr>
                    <a:xfrm>
                      <a:off x="0" y="0"/>
                      <a:ext cx="6000750" cy="4592955"/>
                    </a:xfrm>
                    <a:prstGeom prst="rect">
                      <a:avLst/>
                    </a:prstGeom>
                  </pic:spPr>
                </pic:pic>
              </a:graphicData>
            </a:graphic>
          </wp:inline>
        </w:drawing>
      </w:r>
    </w:p>
    <w:p w:rsidR="00227FE3" w:rsidRDefault="00FC3DB1" w:rsidP="00FC3DB1">
      <w:pPr>
        <w:pStyle w:val="Lgende"/>
      </w:pPr>
      <w:r>
        <w:t xml:space="preserve">Figure </w:t>
      </w:r>
      <w:r>
        <w:fldChar w:fldCharType="begin"/>
      </w:r>
      <w:r>
        <w:instrText xml:space="preserve"> SEQ Figure \* ARABIC </w:instrText>
      </w:r>
      <w:r>
        <w:fldChar w:fldCharType="separate"/>
      </w:r>
      <w:r w:rsidR="00A27A1E">
        <w:rPr>
          <w:noProof/>
        </w:rPr>
        <w:t>31</w:t>
      </w:r>
      <w:r>
        <w:fldChar w:fldCharType="end"/>
      </w:r>
      <w:r>
        <w:t xml:space="preserve">: global environment </w:t>
      </w:r>
      <w:r w:rsidR="009B074F">
        <w:t xml:space="preserve">logical big </w:t>
      </w:r>
      <w:r>
        <w:t>picture</w:t>
      </w:r>
    </w:p>
    <w:p w:rsidR="00227FE3" w:rsidRPr="00AF3A1C" w:rsidRDefault="00227FE3" w:rsidP="007B0D86"/>
    <w:p w:rsidR="007B0D86" w:rsidRDefault="007B0D86" w:rsidP="007B0D86">
      <w:pPr>
        <w:pStyle w:val="Titre2"/>
        <w:rPr>
          <w:i/>
          <w:caps/>
        </w:rPr>
      </w:pPr>
      <w:bookmarkStart w:id="451" w:name="_Toc510702132"/>
      <w:r>
        <w:rPr>
          <w:caps/>
        </w:rPr>
        <w:t>D</w:t>
      </w:r>
      <w:r>
        <w:t>evelopment Environment</w:t>
      </w:r>
      <w:bookmarkEnd w:id="451"/>
    </w:p>
    <w:p w:rsidR="009B074F" w:rsidRDefault="009B074F" w:rsidP="009B074F">
      <w:pPr>
        <w:pStyle w:val="Titre3"/>
      </w:pPr>
      <w:bookmarkStart w:id="452" w:name="_Toc510702133"/>
      <w:r>
        <w:t>Developer Workstation Configuration</w:t>
      </w:r>
      <w:bookmarkEnd w:id="452"/>
    </w:p>
    <w:p w:rsidR="009B074F" w:rsidRPr="00AF3A1C" w:rsidRDefault="009B074F" w:rsidP="009B074F"/>
    <w:p w:rsidR="009B074F" w:rsidRDefault="009B074F" w:rsidP="009B074F">
      <w:r>
        <w:lastRenderedPageBreak/>
        <w:t>By using natively Docker to develop applications with eclipse Che, developers have only to use a web browser to perform their work, they should have access to the associated GitLab to push the code</w:t>
      </w:r>
      <w:r w:rsidR="008877CF">
        <w:t>.</w:t>
      </w:r>
    </w:p>
    <w:p w:rsidR="008877CF" w:rsidRPr="00AF3A1C" w:rsidRDefault="008877CF" w:rsidP="009B074F"/>
    <w:p w:rsidR="002D7C8C" w:rsidRDefault="002D7C8C" w:rsidP="002D7C8C">
      <w:pPr>
        <w:pStyle w:val="Titre3"/>
      </w:pPr>
      <w:bookmarkStart w:id="453" w:name="_Toc510702134"/>
      <w:r>
        <w:t>Supporting Development Infrastructure Configuration</w:t>
      </w:r>
      <w:bookmarkEnd w:id="450"/>
      <w:bookmarkEnd w:id="453"/>
    </w:p>
    <w:p w:rsidR="000D747A" w:rsidRDefault="009B074F" w:rsidP="009B074F">
      <w:r>
        <w:t>Development infrastructure should be composed of at least 3 nodes, one in each data center</w:t>
      </w:r>
      <w:r w:rsidR="000D747A">
        <w:t>.</w:t>
      </w:r>
    </w:p>
    <w:p w:rsidR="009B074F" w:rsidRDefault="000D747A" w:rsidP="009B074F">
      <w:r>
        <w:t>Adding nodes in case of need to scale-up the capacity is very easy</w:t>
      </w:r>
      <w:r w:rsidR="009B074F">
        <w:t xml:space="preserve"> </w:t>
      </w:r>
      <w:r>
        <w:t>with swarm.</w:t>
      </w:r>
    </w:p>
    <w:p w:rsidR="000D747A" w:rsidRPr="009B074F" w:rsidRDefault="000D747A" w:rsidP="009B074F">
      <w:r>
        <w:t>The main supporting component for development is Eclipse Che</w:t>
      </w:r>
    </w:p>
    <w:p w:rsidR="002D7C8C" w:rsidRDefault="002D7C8C" w:rsidP="002D7C8C">
      <w:pPr>
        <w:pStyle w:val="Titre2"/>
        <w:rPr>
          <w:i/>
          <w:caps/>
        </w:rPr>
      </w:pPr>
      <w:bookmarkStart w:id="454" w:name="_Toc499823653"/>
      <w:bookmarkStart w:id="455" w:name="_Toc510702135"/>
      <w:r>
        <w:t>QA</w:t>
      </w:r>
      <w:r w:rsidR="00F51282">
        <w:t xml:space="preserve"> Test</w:t>
      </w:r>
      <w:r>
        <w:t xml:space="preserve"> Environment</w:t>
      </w:r>
      <w:bookmarkEnd w:id="454"/>
      <w:bookmarkEnd w:id="455"/>
    </w:p>
    <w:p w:rsidR="002D7C8C" w:rsidRDefault="002D7C8C" w:rsidP="002D7C8C">
      <w:pPr>
        <w:pStyle w:val="Titre3"/>
      </w:pPr>
      <w:bookmarkStart w:id="456" w:name="_Toc499823654"/>
      <w:bookmarkStart w:id="457" w:name="_Toc510702136"/>
      <w:r>
        <w:t>QA</w:t>
      </w:r>
      <w:r w:rsidR="00F51282">
        <w:t xml:space="preserve"> Test</w:t>
      </w:r>
      <w:r>
        <w:t xml:space="preserve"> </w:t>
      </w:r>
      <w:r w:rsidR="0030540B">
        <w:t>Environment</w:t>
      </w:r>
      <w:r>
        <w:t xml:space="preserve"> Configuration</w:t>
      </w:r>
      <w:bookmarkEnd w:id="456"/>
      <w:bookmarkEnd w:id="457"/>
    </w:p>
    <w:p w:rsidR="0023433E" w:rsidRDefault="00445C12" w:rsidP="0023433E">
      <w:r>
        <w:t>The QA</w:t>
      </w:r>
      <w:r w:rsidR="00FC5C2C">
        <w:t xml:space="preserve"> (Quality Assurance)</w:t>
      </w:r>
      <w:r>
        <w:t xml:space="preserve"> </w:t>
      </w:r>
      <w:r w:rsidR="0030540B">
        <w:t xml:space="preserve">and </w:t>
      </w:r>
      <w:r>
        <w:t xml:space="preserve">environment </w:t>
      </w:r>
      <w:r w:rsidR="00512088">
        <w:t>is to</w:t>
      </w:r>
      <w:r w:rsidR="00FC5C2C">
        <w:t xml:space="preserve"> be set for testing purpose</w:t>
      </w:r>
      <w:r w:rsidR="00F738C6">
        <w:t>.</w:t>
      </w:r>
    </w:p>
    <w:p w:rsidR="00F738C6" w:rsidRDefault="0030540B" w:rsidP="0023433E">
      <w:r>
        <w:t xml:space="preserve">It will be used to test </w:t>
      </w:r>
      <w:r w:rsidR="00047B72">
        <w:t>and evaluate the Fiware platform in term of performance, during the first step, before going to production.</w:t>
      </w:r>
    </w:p>
    <w:p w:rsidR="00047B72" w:rsidRDefault="00047B72" w:rsidP="0023433E">
      <w:r>
        <w:t>When the platform will be in production, the QA environment will be used for testing new applications to deploy on the Fiware platform.</w:t>
      </w:r>
    </w:p>
    <w:p w:rsidR="00220A0F" w:rsidRDefault="00220A0F" w:rsidP="0023433E"/>
    <w:p w:rsidR="002D7C8C" w:rsidRDefault="002D7C8C" w:rsidP="002D7C8C">
      <w:pPr>
        <w:pStyle w:val="Titre3"/>
      </w:pPr>
      <w:bookmarkStart w:id="458" w:name="_Toc499823655"/>
      <w:bookmarkStart w:id="459" w:name="_Toc510702137"/>
      <w:r>
        <w:lastRenderedPageBreak/>
        <w:t>Supporting QA</w:t>
      </w:r>
      <w:r w:rsidR="00F51282">
        <w:t xml:space="preserve"> Test</w:t>
      </w:r>
      <w:r>
        <w:t xml:space="preserve"> Infrastructure Configuration</w:t>
      </w:r>
      <w:bookmarkEnd w:id="458"/>
      <w:bookmarkEnd w:id="459"/>
    </w:p>
    <w:p w:rsidR="00047B72" w:rsidRDefault="00047B72" w:rsidP="00896FFF">
      <w:pPr>
        <w:keepNext/>
        <w:ind w:left="-1134"/>
        <w:jc w:val="center"/>
      </w:pPr>
      <w:r>
        <w:rPr>
          <w:noProof/>
        </w:rPr>
        <w:drawing>
          <wp:inline distT="0" distB="0" distL="0" distR="0" wp14:anchorId="08F9DE49" wp14:editId="0D1ABE87">
            <wp:extent cx="8146674" cy="5769053"/>
            <wp:effectExtent l="762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estIOT extended infrastructure.png"/>
                    <pic:cNvPicPr/>
                  </pic:nvPicPr>
                  <pic:blipFill>
                    <a:blip r:embed="rId262" cstate="print">
                      <a:extLst>
                        <a:ext uri="{28A0092B-C50C-407E-A947-70E740481C1C}">
                          <a14:useLocalDpi xmlns:a14="http://schemas.microsoft.com/office/drawing/2010/main" val="0"/>
                        </a:ext>
                      </a:extLst>
                    </a:blip>
                    <a:stretch>
                      <a:fillRect/>
                    </a:stretch>
                  </pic:blipFill>
                  <pic:spPr>
                    <a:xfrm rot="5400000">
                      <a:off x="0" y="0"/>
                      <a:ext cx="8176326" cy="5790051"/>
                    </a:xfrm>
                    <a:prstGeom prst="rect">
                      <a:avLst/>
                    </a:prstGeom>
                  </pic:spPr>
                </pic:pic>
              </a:graphicData>
            </a:graphic>
          </wp:inline>
        </w:drawing>
      </w:r>
    </w:p>
    <w:p w:rsidR="00047B72" w:rsidRDefault="00047B72" w:rsidP="00047B72">
      <w:pPr>
        <w:pStyle w:val="Lgende"/>
      </w:pPr>
      <w:r>
        <w:t xml:space="preserve">Figure </w:t>
      </w:r>
      <w:r>
        <w:fldChar w:fldCharType="begin"/>
      </w:r>
      <w:r>
        <w:instrText xml:space="preserve"> SEQ Figure \* ARABIC </w:instrText>
      </w:r>
      <w:r>
        <w:fldChar w:fldCharType="separate"/>
      </w:r>
      <w:r w:rsidR="00A27A1E">
        <w:rPr>
          <w:noProof/>
        </w:rPr>
        <w:t>32</w:t>
      </w:r>
      <w:r>
        <w:fldChar w:fldCharType="end"/>
      </w:r>
      <w:r>
        <w:t>: MNCA Fiware platform for test and QA (from O.Sevilla)</w:t>
      </w:r>
    </w:p>
    <w:p w:rsidR="00047B72" w:rsidRDefault="0011006A" w:rsidP="00F738C6">
      <w:r>
        <w:lastRenderedPageBreak/>
        <w:t xml:space="preserve">This infrastructure </w:t>
      </w:r>
      <w:r w:rsidR="00220A0F">
        <w:t>will be</w:t>
      </w:r>
      <w:r>
        <w:t xml:space="preserve"> setup over a global swarm composed of </w:t>
      </w:r>
      <w:r w:rsidR="00220A0F">
        <w:t>12</w:t>
      </w:r>
      <w:r>
        <w:t xml:space="preserve"> VMs</w:t>
      </w:r>
    </w:p>
    <w:p w:rsidR="00220A0F" w:rsidRDefault="0011006A" w:rsidP="00F738C6">
      <w:r>
        <w:t>The Virtual machines configuration: 2 CPU</w:t>
      </w:r>
      <w:r w:rsidR="00BC406D">
        <w:t xml:space="preserve"> (1 CPU 2 cores)</w:t>
      </w:r>
      <w:r>
        <w:t xml:space="preserve">, </w:t>
      </w:r>
      <w:r w:rsidR="00220A0F">
        <w:t>8</w:t>
      </w:r>
      <w:r>
        <w:t xml:space="preserve"> GB RAM, </w:t>
      </w:r>
      <w:r w:rsidR="00220A0F">
        <w:t>5</w:t>
      </w:r>
      <w:r w:rsidR="00BC406D">
        <w:t xml:space="preserve">0 GB disk for system, </w:t>
      </w:r>
      <w:r w:rsidR="00220A0F">
        <w:t>2</w:t>
      </w:r>
      <w:r w:rsidR="00BC406D">
        <w:t xml:space="preserve">00 GB Disk for </w:t>
      </w:r>
      <w:r w:rsidR="00220A0F">
        <w:t>data storage, but 500 GB on the 3 VM nodes reserved for databases</w:t>
      </w:r>
      <w:r w:rsidR="00EF6DA3">
        <w:t>.</w:t>
      </w:r>
    </w:p>
    <w:p w:rsidR="0011006A" w:rsidRDefault="00220A0F" w:rsidP="00F738C6">
      <w:r>
        <w:t xml:space="preserve">The VMs are </w:t>
      </w:r>
      <w:r w:rsidR="00BC406D">
        <w:t xml:space="preserve">installed with Debian 8, and Docker </w:t>
      </w:r>
      <w:r>
        <w:t xml:space="preserve">community edition last </w:t>
      </w:r>
      <w:r w:rsidR="00BC406D" w:rsidRPr="00BC406D">
        <w:t>version</w:t>
      </w:r>
      <w:r w:rsidR="00BC406D">
        <w:t>.</w:t>
      </w:r>
    </w:p>
    <w:p w:rsidR="00EF6DA3" w:rsidRDefault="00EF6DA3" w:rsidP="00F738C6">
      <w:r>
        <w:t>The repartition is</w:t>
      </w:r>
    </w:p>
    <w:p w:rsidR="00EF6DA3" w:rsidRDefault="00EF6DA3" w:rsidP="00F738C6">
      <w:r>
        <w:t>In the IOT DMZ:</w:t>
      </w:r>
    </w:p>
    <w:p w:rsidR="00EF6DA3" w:rsidRDefault="00EF6DA3" w:rsidP="00EF6DA3">
      <w:pPr>
        <w:pStyle w:val="Paragraphedeliste"/>
        <w:numPr>
          <w:ilvl w:val="0"/>
          <w:numId w:val="55"/>
        </w:numPr>
      </w:pPr>
      <w:r>
        <w:t>3 VMs for the database servers (MongoDB and PostgreSQL)</w:t>
      </w:r>
    </w:p>
    <w:p w:rsidR="00EF6DA3" w:rsidRDefault="00EF6DA3" w:rsidP="00EF6DA3">
      <w:pPr>
        <w:pStyle w:val="Paragraphedeliste"/>
        <w:numPr>
          <w:ilvl w:val="0"/>
          <w:numId w:val="55"/>
        </w:numPr>
      </w:pPr>
      <w:r>
        <w:t>3 VMs for IDM, Orion Context Broker, Cygnus, CEP</w:t>
      </w:r>
    </w:p>
    <w:p w:rsidR="00EF6DA3" w:rsidRDefault="00EF6DA3" w:rsidP="00EF6DA3">
      <w:r>
        <w:t>In the Industrial VRF:</w:t>
      </w:r>
    </w:p>
    <w:p w:rsidR="00EF6DA3" w:rsidRDefault="00EF6DA3" w:rsidP="00EF6DA3">
      <w:pPr>
        <w:pStyle w:val="Paragraphedeliste"/>
        <w:numPr>
          <w:ilvl w:val="0"/>
          <w:numId w:val="57"/>
        </w:numPr>
      </w:pPr>
      <w:r>
        <w:t xml:space="preserve">3 VMs for IOT </w:t>
      </w:r>
      <w:r w:rsidR="007F21CB">
        <w:t>components.</w:t>
      </w:r>
    </w:p>
    <w:p w:rsidR="00EF6DA3" w:rsidRDefault="00EF6DA3" w:rsidP="00F738C6">
      <w:r>
        <w:t>In the Public DMZ:</w:t>
      </w:r>
    </w:p>
    <w:p w:rsidR="00EF6DA3" w:rsidRPr="00F738C6" w:rsidRDefault="00EF6DA3" w:rsidP="00EF6DA3">
      <w:pPr>
        <w:pStyle w:val="Paragraphedeliste"/>
        <w:numPr>
          <w:ilvl w:val="0"/>
          <w:numId w:val="57"/>
        </w:numPr>
      </w:pPr>
      <w:r>
        <w:t>2 VMs for ftp server and Reverse proxy/load balancer</w:t>
      </w:r>
    </w:p>
    <w:p w:rsidR="002D7C8C" w:rsidRDefault="00237592" w:rsidP="002D7C8C">
      <w:pPr>
        <w:pStyle w:val="Titre2"/>
      </w:pPr>
      <w:bookmarkStart w:id="460" w:name="_Toc499823656"/>
      <w:bookmarkStart w:id="461" w:name="_Toc510702138"/>
      <w:r>
        <w:t>Production</w:t>
      </w:r>
      <w:r w:rsidR="002D7C8C">
        <w:t xml:space="preserve"> Environment</w:t>
      </w:r>
      <w:bookmarkEnd w:id="460"/>
      <w:bookmarkEnd w:id="461"/>
    </w:p>
    <w:p w:rsidR="002D7C8C" w:rsidRPr="0077092E" w:rsidRDefault="002D7C8C" w:rsidP="002D7C8C"/>
    <w:p w:rsidR="002D7C8C" w:rsidRDefault="00237592" w:rsidP="002D7C8C">
      <w:pPr>
        <w:pStyle w:val="Titre3"/>
      </w:pPr>
      <w:bookmarkStart w:id="462" w:name="_Toc499823657"/>
      <w:bookmarkStart w:id="463" w:name="_Toc510702139"/>
      <w:r>
        <w:t>Production</w:t>
      </w:r>
      <w:r w:rsidR="002D7C8C">
        <w:t xml:space="preserve"> </w:t>
      </w:r>
      <w:r w:rsidR="00472A68">
        <w:t>environment</w:t>
      </w:r>
      <w:r w:rsidR="002D7C8C">
        <w:t xml:space="preserve"> Configuration</w:t>
      </w:r>
      <w:bookmarkEnd w:id="462"/>
      <w:bookmarkEnd w:id="463"/>
    </w:p>
    <w:p w:rsidR="0011006A" w:rsidRDefault="0011006A" w:rsidP="0011006A">
      <w:r>
        <w:t>The production environment should be deployed over the 3 data centers</w:t>
      </w:r>
      <w:r w:rsidR="00BC406D">
        <w:t>.</w:t>
      </w:r>
    </w:p>
    <w:p w:rsidR="00BC406D" w:rsidRDefault="00BC406D" w:rsidP="0011006A">
      <w:r>
        <w:t xml:space="preserve">The preliminary test over the </w:t>
      </w:r>
      <w:r w:rsidR="00202F9A">
        <w:t xml:space="preserve">QA </w:t>
      </w:r>
      <w:r>
        <w:t>test platform should permit to evaluate the performance of the platform, and allow to dimension the production platform.</w:t>
      </w:r>
    </w:p>
    <w:p w:rsidR="006A08FF" w:rsidRPr="0011006A" w:rsidRDefault="006A08FF" w:rsidP="0011006A"/>
    <w:p w:rsidR="002D7C8C" w:rsidRDefault="002D7C8C" w:rsidP="002D7C8C">
      <w:pPr>
        <w:pStyle w:val="Titre3"/>
        <w:rPr>
          <w:i/>
          <w:caps/>
        </w:rPr>
      </w:pPr>
      <w:bookmarkStart w:id="464" w:name="_Toc499823658"/>
      <w:bookmarkStart w:id="465" w:name="_Toc510702140"/>
      <w:r>
        <w:t xml:space="preserve">Supporting </w:t>
      </w:r>
      <w:r w:rsidR="00237592">
        <w:t>Production</w:t>
      </w:r>
      <w:r>
        <w:t xml:space="preserve"> Infrastructure Configuration</w:t>
      </w:r>
      <w:bookmarkEnd w:id="464"/>
      <w:bookmarkEnd w:id="465"/>
    </w:p>
    <w:p w:rsidR="002D7C8C" w:rsidRDefault="002D7C8C" w:rsidP="002D7C8C"/>
    <w:p w:rsidR="002D7C8C" w:rsidRDefault="002D7C8C" w:rsidP="002D7C8C">
      <w:pPr>
        <w:ind w:firstLine="90"/>
      </w:pPr>
    </w:p>
    <w:bookmarkEnd w:id="6"/>
    <w:bookmarkEnd w:id="7"/>
    <w:p w:rsidR="002D7C8C" w:rsidRDefault="002D7C8C" w:rsidP="002D7C8C"/>
    <w:p w:rsidR="00EB2EBF" w:rsidRDefault="00EB2EBF"/>
    <w:sectPr w:rsidR="00EB2EBF" w:rsidSect="00F83107">
      <w:type w:val="continuous"/>
      <w:pgSz w:w="12240" w:h="15840"/>
      <w:pgMar w:top="830" w:right="990" w:bottom="851" w:left="1800" w:header="42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6D50" w:rsidRDefault="00166D50" w:rsidP="00EB13B0">
      <w:r>
        <w:separator/>
      </w:r>
    </w:p>
  </w:endnote>
  <w:endnote w:type="continuationSeparator" w:id="0">
    <w:p w:rsidR="00166D50" w:rsidRDefault="00166D50" w:rsidP="00EB13B0">
      <w:r>
        <w:continuationSeparator/>
      </w:r>
    </w:p>
  </w:endnote>
  <w:endnote w:type="continuationNotice" w:id="1">
    <w:p w:rsidR="00166D50" w:rsidRDefault="00166D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Bold">
    <w:altName w:val="Arial"/>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Heiti SC">
    <w:altName w:val="Microsoft YaHei"/>
    <w:charset w:val="86"/>
    <w:family w:val="auto"/>
    <w:pitch w:val="variable"/>
    <w:sig w:usb0="8000002F" w:usb1="080E004A" w:usb2="00000010" w:usb3="00000000" w:csb0="003E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98821"/>
      <w:docPartObj>
        <w:docPartGallery w:val="Page Numbers (Bottom of Page)"/>
        <w:docPartUnique/>
      </w:docPartObj>
    </w:sdtPr>
    <w:sdtContent>
      <w:sdt>
        <w:sdtPr>
          <w:id w:val="18898849"/>
          <w:docPartObj>
            <w:docPartGallery w:val="Page Numbers (Top of Page)"/>
            <w:docPartUnique/>
          </w:docPartObj>
        </w:sdtPr>
        <w:sdtContent>
          <w:p w:rsidR="00595BAF" w:rsidRPr="00047FCC" w:rsidRDefault="00595BAF" w:rsidP="00AD2CAB">
            <w:pPr>
              <w:pStyle w:val="Pieddepage"/>
            </w:pPr>
            <w:r>
              <w:t>MNCA Fiware Project</w:t>
            </w:r>
            <w:r w:rsidRPr="00E81EA0">
              <w:rPr>
                <w:rFonts w:ascii="Arial Narrow" w:hAnsi="Arial Narrow"/>
              </w:rPr>
              <w:tab/>
              <w:t xml:space="preserve">Page </w:t>
            </w:r>
            <w:r w:rsidRPr="00E81EA0">
              <w:rPr>
                <w:rFonts w:ascii="Arial Narrow" w:hAnsi="Arial Narrow"/>
              </w:rPr>
              <w:fldChar w:fldCharType="begin"/>
            </w:r>
            <w:r w:rsidRPr="00E81EA0">
              <w:rPr>
                <w:rFonts w:ascii="Arial Narrow" w:hAnsi="Arial Narrow"/>
              </w:rPr>
              <w:instrText xml:space="preserve"> PAGE </w:instrText>
            </w:r>
            <w:r w:rsidRPr="00E81EA0">
              <w:rPr>
                <w:rFonts w:ascii="Arial Narrow" w:hAnsi="Arial Narrow"/>
              </w:rPr>
              <w:fldChar w:fldCharType="separate"/>
            </w:r>
            <w:r>
              <w:rPr>
                <w:rFonts w:ascii="Arial Narrow" w:hAnsi="Arial Narrow"/>
                <w:noProof/>
              </w:rPr>
              <w:t>31</w:t>
            </w:r>
            <w:r w:rsidRPr="00E81EA0">
              <w:rPr>
                <w:rFonts w:ascii="Arial Narrow" w:hAnsi="Arial Narrow"/>
              </w:rPr>
              <w:fldChar w:fldCharType="end"/>
            </w:r>
            <w:r w:rsidRPr="00E81EA0">
              <w:rPr>
                <w:rFonts w:ascii="Arial Narrow" w:hAnsi="Arial Narrow"/>
              </w:rPr>
              <w:t xml:space="preserve"> of </w:t>
            </w:r>
            <w:r w:rsidRPr="00E81EA0">
              <w:rPr>
                <w:rFonts w:ascii="Arial Narrow" w:hAnsi="Arial Narrow"/>
              </w:rPr>
              <w:fldChar w:fldCharType="begin"/>
            </w:r>
            <w:r w:rsidRPr="00E81EA0">
              <w:rPr>
                <w:rFonts w:ascii="Arial Narrow" w:hAnsi="Arial Narrow"/>
              </w:rPr>
              <w:instrText xml:space="preserve"> NUMPAGES  </w:instrText>
            </w:r>
            <w:r w:rsidRPr="00E81EA0">
              <w:rPr>
                <w:rFonts w:ascii="Arial Narrow" w:hAnsi="Arial Narrow"/>
              </w:rPr>
              <w:fldChar w:fldCharType="separate"/>
            </w:r>
            <w:r>
              <w:rPr>
                <w:rFonts w:ascii="Arial Narrow" w:hAnsi="Arial Narrow"/>
                <w:noProof/>
              </w:rPr>
              <w:t>66</w:t>
            </w:r>
            <w:r w:rsidRPr="00E81EA0">
              <w:rPr>
                <w:rFonts w:ascii="Arial Narrow" w:hAnsi="Arial Narrow"/>
              </w:rPr>
              <w:fldChar w:fldCharType="end"/>
            </w:r>
          </w:p>
        </w:sdtContent>
      </w:sdt>
    </w:sdtContent>
  </w:sdt>
  <w:p w:rsidR="00595BAF" w:rsidRDefault="00595BA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6D50" w:rsidRDefault="00166D50" w:rsidP="00EB13B0">
      <w:r>
        <w:separator/>
      </w:r>
    </w:p>
  </w:footnote>
  <w:footnote w:type="continuationSeparator" w:id="0">
    <w:p w:rsidR="00166D50" w:rsidRDefault="00166D50" w:rsidP="00EB13B0">
      <w:r>
        <w:continuationSeparator/>
      </w:r>
    </w:p>
  </w:footnote>
  <w:footnote w:type="continuationNotice" w:id="1">
    <w:p w:rsidR="00166D50" w:rsidRDefault="00166D5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5BAF" w:rsidRPr="00290F3A" w:rsidRDefault="00595BAF" w:rsidP="00AD2CAB">
    <w:pPr>
      <w:pStyle w:val="PDMContentHeader"/>
    </w:pPr>
    <w:r>
      <w:rPr>
        <w:noProof/>
        <w:lang w:val="fr-FR" w:eastAsia="fr-FR"/>
      </w:rPr>
      <w:drawing>
        <wp:anchor distT="0" distB="0" distL="114300" distR="114300" simplePos="0" relativeHeight="251658240" behindDoc="0" locked="0" layoutInCell="1" allowOverlap="1">
          <wp:simplePos x="0" y="0"/>
          <wp:positionH relativeFrom="margin">
            <wp:posOffset>-901700</wp:posOffset>
          </wp:positionH>
          <wp:positionV relativeFrom="paragraph">
            <wp:posOffset>-279400</wp:posOffset>
          </wp:positionV>
          <wp:extent cx="419100" cy="30571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ca.png"/>
                  <pic:cNvPicPr/>
                </pic:nvPicPr>
                <pic:blipFill>
                  <a:blip r:embed="rId1">
                    <a:extLst>
                      <a:ext uri="{28A0092B-C50C-407E-A947-70E740481C1C}">
                        <a14:useLocalDpi xmlns:a14="http://schemas.microsoft.com/office/drawing/2010/main" val="0"/>
                      </a:ext>
                    </a:extLst>
                  </a:blip>
                  <a:stretch>
                    <a:fillRect/>
                  </a:stretch>
                </pic:blipFill>
                <pic:spPr>
                  <a:xfrm>
                    <a:off x="0" y="0"/>
                    <a:ext cx="419100" cy="305713"/>
                  </a:xfrm>
                  <a:prstGeom prst="rect">
                    <a:avLst/>
                  </a:prstGeom>
                </pic:spPr>
              </pic:pic>
            </a:graphicData>
          </a:graphic>
          <wp14:sizeRelH relativeFrom="margin">
            <wp14:pctWidth>0</wp14:pctWidth>
          </wp14:sizeRelH>
          <wp14:sizeRelV relativeFrom="margin">
            <wp14:pctHeight>0</wp14:pctHeight>
          </wp14:sizeRelV>
        </wp:anchor>
      </w:drawing>
    </w:r>
    <w:r>
      <w:rPr>
        <w:noProof/>
        <w:lang w:val="fr-FR" w:eastAsia="fr-FR"/>
      </w:rPr>
      <w:drawing>
        <wp:anchor distT="0" distB="0" distL="114300" distR="114300" simplePos="0" relativeHeight="251658241" behindDoc="0" locked="0" layoutInCell="1" allowOverlap="1">
          <wp:simplePos x="0" y="0"/>
          <wp:positionH relativeFrom="column">
            <wp:posOffset>5840730</wp:posOffset>
          </wp:positionH>
          <wp:positionV relativeFrom="paragraph">
            <wp:posOffset>-298450</wp:posOffset>
          </wp:positionV>
          <wp:extent cx="563033" cy="177800"/>
          <wp:effectExtent l="0" t="0" r="889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idanis_logo.jpg"/>
                  <pic:cNvPicPr/>
                </pic:nvPicPr>
                <pic:blipFill>
                  <a:blip r:embed="rId2">
                    <a:extLst>
                      <a:ext uri="{28A0092B-C50C-407E-A947-70E740481C1C}">
                        <a14:useLocalDpi xmlns:a14="http://schemas.microsoft.com/office/drawing/2010/main" val="0"/>
                      </a:ext>
                    </a:extLst>
                  </a:blip>
                  <a:stretch>
                    <a:fillRect/>
                  </a:stretch>
                </pic:blipFill>
                <pic:spPr>
                  <a:xfrm>
                    <a:off x="0" y="0"/>
                    <a:ext cx="563033" cy="177800"/>
                  </a:xfrm>
                  <a:prstGeom prst="rect">
                    <a:avLst/>
                  </a:prstGeom>
                </pic:spPr>
              </pic:pic>
            </a:graphicData>
          </a:graphic>
          <wp14:sizeRelH relativeFrom="margin">
            <wp14:pctWidth>0</wp14:pctWidth>
          </wp14:sizeRelH>
          <wp14:sizeRelV relativeFrom="margin">
            <wp14:pctHeight>0</wp14:pctHeight>
          </wp14:sizeRelV>
        </wp:anchor>
      </w:drawing>
    </w:r>
    <w:r>
      <w:t>DSI Métropole Nice Côte d’Azur</w:t>
    </w:r>
    <w:r w:rsidRPr="00290F3A">
      <w:tab/>
    </w:r>
    <w:r w:rsidRPr="00290F3A">
      <w:tab/>
    </w:r>
    <w:sdt>
      <w:sdtPr>
        <w:alias w:val="Title"/>
        <w:id w:val="13536791"/>
        <w:dataBinding w:prefixMappings="xmlns:ns0='http://purl.org/dc/elements/1.1/' xmlns:ns1='http://schemas.openxmlformats.org/package/2006/metadata/core-properties' " w:xpath="/ns1:coreProperties[1]/ns0:title[1]" w:storeItemID="{6C3C8BC8-F283-45AE-878A-BAB7291924A1}"/>
        <w:text/>
      </w:sdtPr>
      <w:sdtContent>
        <w:r>
          <w:t>MNCA IOT SmartCity Technical Architecture</w:t>
        </w:r>
      </w:sdtContent>
    </w:sdt>
    <w:r>
      <w:t xml:space="preserve"> </w:t>
    </w:r>
    <w:r>
      <w:br/>
      <w:t>IOT Smart City Platform</w:t>
    </w:r>
    <w:r w:rsidRPr="00290F3A">
      <w:tab/>
    </w:r>
    <w:r w:rsidRPr="00290F3A">
      <w:tab/>
    </w:r>
    <w:r>
      <w:t>draft 20/09/2017</w:t>
    </w:r>
  </w:p>
  <w:p w:rsidR="00595BAF" w:rsidRPr="00093AF2" w:rsidRDefault="00595BAF" w:rsidP="00AD2CAB">
    <w:pPr>
      <w:pStyle w:val="PDMContentHeader"/>
    </w:pP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5BAF" w:rsidRPr="00290F3A" w:rsidRDefault="00595BAF" w:rsidP="00F772CF">
    <w:pPr>
      <w:pStyle w:val="PDMContentHeader"/>
    </w:pPr>
    <w:r w:rsidRPr="003501B1">
      <w:rPr>
        <w:noProof/>
        <w:lang w:val="fr-FR" w:eastAsia="fr-FR"/>
      </w:rPr>
      <w:drawing>
        <wp:anchor distT="0" distB="0" distL="114300" distR="114300" simplePos="0" relativeHeight="251658242" behindDoc="0" locked="0" layoutInCell="1" allowOverlap="1" wp14:anchorId="5767B6A9" wp14:editId="40D7598C">
          <wp:simplePos x="0" y="0"/>
          <wp:positionH relativeFrom="margin">
            <wp:posOffset>-914400</wp:posOffset>
          </wp:positionH>
          <wp:positionV relativeFrom="paragraph">
            <wp:posOffset>-158750</wp:posOffset>
          </wp:positionV>
          <wp:extent cx="419100" cy="305435"/>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ca.png"/>
                  <pic:cNvPicPr/>
                </pic:nvPicPr>
                <pic:blipFill>
                  <a:blip r:embed="rId1">
                    <a:extLst>
                      <a:ext uri="{28A0092B-C50C-407E-A947-70E740481C1C}">
                        <a14:useLocalDpi xmlns:a14="http://schemas.microsoft.com/office/drawing/2010/main" val="0"/>
                      </a:ext>
                    </a:extLst>
                  </a:blip>
                  <a:stretch>
                    <a:fillRect/>
                  </a:stretch>
                </pic:blipFill>
                <pic:spPr>
                  <a:xfrm>
                    <a:off x="0" y="0"/>
                    <a:ext cx="419100" cy="305435"/>
                  </a:xfrm>
                  <a:prstGeom prst="rect">
                    <a:avLst/>
                  </a:prstGeom>
                </pic:spPr>
              </pic:pic>
            </a:graphicData>
          </a:graphic>
          <wp14:sizeRelH relativeFrom="margin">
            <wp14:pctWidth>0</wp14:pctWidth>
          </wp14:sizeRelH>
          <wp14:sizeRelV relativeFrom="margin">
            <wp14:pctHeight>0</wp14:pctHeight>
          </wp14:sizeRelV>
        </wp:anchor>
      </w:drawing>
    </w:r>
    <w:r w:rsidRPr="003501B1">
      <w:rPr>
        <w:noProof/>
        <w:lang w:val="fr-FR" w:eastAsia="fr-FR"/>
      </w:rPr>
      <w:drawing>
        <wp:anchor distT="0" distB="0" distL="114300" distR="114300" simplePos="0" relativeHeight="251658243" behindDoc="0" locked="0" layoutInCell="1" allowOverlap="1" wp14:anchorId="45B6EC1A" wp14:editId="158C6A81">
          <wp:simplePos x="0" y="0"/>
          <wp:positionH relativeFrom="column">
            <wp:posOffset>5828030</wp:posOffset>
          </wp:positionH>
          <wp:positionV relativeFrom="paragraph">
            <wp:posOffset>-177800</wp:posOffset>
          </wp:positionV>
          <wp:extent cx="563033" cy="177800"/>
          <wp:effectExtent l="0" t="0" r="889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idanis_logo.jpg"/>
                  <pic:cNvPicPr/>
                </pic:nvPicPr>
                <pic:blipFill>
                  <a:blip r:embed="rId2">
                    <a:extLst>
                      <a:ext uri="{28A0092B-C50C-407E-A947-70E740481C1C}">
                        <a14:useLocalDpi xmlns:a14="http://schemas.microsoft.com/office/drawing/2010/main" val="0"/>
                      </a:ext>
                    </a:extLst>
                  </a:blip>
                  <a:stretch>
                    <a:fillRect/>
                  </a:stretch>
                </pic:blipFill>
                <pic:spPr>
                  <a:xfrm>
                    <a:off x="0" y="0"/>
                    <a:ext cx="563033" cy="177800"/>
                  </a:xfrm>
                  <a:prstGeom prst="rect">
                    <a:avLst/>
                  </a:prstGeom>
                </pic:spPr>
              </pic:pic>
            </a:graphicData>
          </a:graphic>
          <wp14:sizeRelH relativeFrom="margin">
            <wp14:pctWidth>0</wp14:pctWidth>
          </wp14:sizeRelH>
          <wp14:sizeRelV relativeFrom="margin">
            <wp14:pctHeight>0</wp14:pctHeight>
          </wp14:sizeRelV>
        </wp:anchor>
      </w:drawing>
    </w:r>
    <w:r>
      <w:t>DSI Métropole Nice Côte d’Azur</w:t>
    </w:r>
    <w:r w:rsidRPr="00290F3A">
      <w:tab/>
    </w:r>
    <w:r w:rsidRPr="00290F3A">
      <w:tab/>
    </w:r>
    <w:sdt>
      <w:sdtPr>
        <w:alias w:val="Title"/>
        <w:id w:val="-602727288"/>
        <w:dataBinding w:prefixMappings="xmlns:ns0='http://purl.org/dc/elements/1.1/' xmlns:ns1='http://schemas.openxmlformats.org/package/2006/metadata/core-properties' " w:xpath="/ns1:coreProperties[1]/ns0:title[1]" w:storeItemID="{6C3C8BC8-F283-45AE-878A-BAB7291924A1}"/>
        <w:text/>
      </w:sdtPr>
      <w:sdtContent>
        <w:r>
          <w:t>MNCA IOT SmartCity Technical Architecture</w:t>
        </w:r>
      </w:sdtContent>
    </w:sdt>
    <w:r>
      <w:t xml:space="preserve"> </w:t>
    </w:r>
    <w:r>
      <w:br/>
      <w:t>IOT Smart City Platform</w:t>
    </w:r>
    <w:r w:rsidRPr="00290F3A">
      <w:tab/>
    </w:r>
    <w:r w:rsidRPr="00290F3A">
      <w:tab/>
    </w:r>
    <w:r>
      <w:t>draft 20/09/2017</w:t>
    </w:r>
  </w:p>
  <w:p w:rsidR="00595BAF" w:rsidRPr="00F772CF" w:rsidRDefault="00595BAF" w:rsidP="00F772CF">
    <w:pPr>
      <w:pStyle w:val="PDMContent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F5962"/>
    <w:multiLevelType w:val="hybridMultilevel"/>
    <w:tmpl w:val="A91AD3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7A123D"/>
    <w:multiLevelType w:val="hybridMultilevel"/>
    <w:tmpl w:val="D8CEE8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422731"/>
    <w:multiLevelType w:val="hybridMultilevel"/>
    <w:tmpl w:val="5ACA5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720CBA"/>
    <w:multiLevelType w:val="hybridMultilevel"/>
    <w:tmpl w:val="D01AF0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110EDC"/>
    <w:multiLevelType w:val="hybridMultilevel"/>
    <w:tmpl w:val="71820C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C931CFE"/>
    <w:multiLevelType w:val="hybridMultilevel"/>
    <w:tmpl w:val="CAF6CD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D412525"/>
    <w:multiLevelType w:val="hybridMultilevel"/>
    <w:tmpl w:val="881AD5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09C521E"/>
    <w:multiLevelType w:val="hybridMultilevel"/>
    <w:tmpl w:val="100615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42C7D14"/>
    <w:multiLevelType w:val="hybridMultilevel"/>
    <w:tmpl w:val="6D12DD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6C06DF6"/>
    <w:multiLevelType w:val="hybridMultilevel"/>
    <w:tmpl w:val="4CB05D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97A1E87"/>
    <w:multiLevelType w:val="hybridMultilevel"/>
    <w:tmpl w:val="9A648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B0C5B98"/>
    <w:multiLevelType w:val="hybridMultilevel"/>
    <w:tmpl w:val="3F10AB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FFF3EB2"/>
    <w:multiLevelType w:val="hybridMultilevel"/>
    <w:tmpl w:val="F05CBD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2097893"/>
    <w:multiLevelType w:val="hybridMultilevel"/>
    <w:tmpl w:val="023292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6F94F2E"/>
    <w:multiLevelType w:val="hybridMultilevel"/>
    <w:tmpl w:val="A05A20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80A3969"/>
    <w:multiLevelType w:val="hybridMultilevel"/>
    <w:tmpl w:val="3AECC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B411D72"/>
    <w:multiLevelType w:val="hybridMultilevel"/>
    <w:tmpl w:val="BA168B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BDA0465"/>
    <w:multiLevelType w:val="hybridMultilevel"/>
    <w:tmpl w:val="DB4A26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D8C0060"/>
    <w:multiLevelType w:val="hybridMultilevel"/>
    <w:tmpl w:val="1FA8C3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03A4D77"/>
    <w:multiLevelType w:val="multilevel"/>
    <w:tmpl w:val="D41003E6"/>
    <w:lvl w:ilvl="0">
      <w:start w:val="1"/>
      <w:numFmt w:val="decimal"/>
      <w:pStyle w:val="Titre1"/>
      <w:lvlText w:val="%1"/>
      <w:lvlJc w:val="left"/>
      <w:pPr>
        <w:ind w:left="432" w:hanging="432"/>
      </w:pPr>
      <w:rPr>
        <w:rFonts w:hint="default"/>
      </w:rPr>
    </w:lvl>
    <w:lvl w:ilvl="1">
      <w:start w:val="1"/>
      <w:numFmt w:val="decimal"/>
      <w:pStyle w:val="Titre2"/>
      <w:lvlText w:val="%1.%2"/>
      <w:lvlJc w:val="left"/>
      <w:pPr>
        <w:ind w:left="1144" w:hanging="576"/>
      </w:pPr>
      <w:rPr>
        <w:rFonts w:hint="default"/>
      </w:rPr>
    </w:lvl>
    <w:lvl w:ilvl="2">
      <w:start w:val="1"/>
      <w:numFmt w:val="decimal"/>
      <w:pStyle w:val="Titre3"/>
      <w:lvlText w:val="%1.%2.%3"/>
      <w:lvlJc w:val="left"/>
      <w:pPr>
        <w:ind w:left="1004"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0" w15:restartNumberingAfterBreak="0">
    <w:nsid w:val="30847C0C"/>
    <w:multiLevelType w:val="hybridMultilevel"/>
    <w:tmpl w:val="4F306F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3EB7051"/>
    <w:multiLevelType w:val="multilevel"/>
    <w:tmpl w:val="5664D5E0"/>
    <w:lvl w:ilvl="0">
      <w:start w:val="2"/>
      <w:numFmt w:val="decimal"/>
      <w:lvlText w:val="%1"/>
      <w:lvlJc w:val="left"/>
      <w:pPr>
        <w:ind w:left="360" w:hanging="360"/>
      </w:pPr>
      <w:rPr>
        <w:rFonts w:hint="default"/>
        <w:i w:val="0"/>
      </w:rPr>
    </w:lvl>
    <w:lvl w:ilvl="1">
      <w:start w:val="2"/>
      <w:numFmt w:val="decimal"/>
      <w:lvlText w:val="%1.%2"/>
      <w:lvlJc w:val="left"/>
      <w:pPr>
        <w:ind w:left="720" w:hanging="720"/>
      </w:pPr>
      <w:rPr>
        <w:rFonts w:hint="default"/>
        <w:i w:val="0"/>
      </w:rPr>
    </w:lvl>
    <w:lvl w:ilvl="2">
      <w:start w:val="1"/>
      <w:numFmt w:val="decimal"/>
      <w:lvlText w:val="%1.%2.%3"/>
      <w:lvlJc w:val="left"/>
      <w:pPr>
        <w:ind w:left="1080" w:hanging="108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800" w:hanging="1800"/>
      </w:pPr>
      <w:rPr>
        <w:rFonts w:hint="default"/>
        <w:i w:val="0"/>
      </w:rPr>
    </w:lvl>
    <w:lvl w:ilvl="6">
      <w:start w:val="1"/>
      <w:numFmt w:val="decimal"/>
      <w:lvlText w:val="%1.%2.%3.%4.%5.%6.%7"/>
      <w:lvlJc w:val="left"/>
      <w:pPr>
        <w:ind w:left="2160" w:hanging="216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520" w:hanging="2520"/>
      </w:pPr>
      <w:rPr>
        <w:rFonts w:hint="default"/>
        <w:i w:val="0"/>
      </w:rPr>
    </w:lvl>
  </w:abstractNum>
  <w:abstractNum w:abstractNumId="22" w15:restartNumberingAfterBreak="0">
    <w:nsid w:val="345A2CE0"/>
    <w:multiLevelType w:val="hybridMultilevel"/>
    <w:tmpl w:val="6D8053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67C72F9"/>
    <w:multiLevelType w:val="hybridMultilevel"/>
    <w:tmpl w:val="92787A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7E63CC9"/>
    <w:multiLevelType w:val="hybridMultilevel"/>
    <w:tmpl w:val="44CE2A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88804E8"/>
    <w:multiLevelType w:val="hybridMultilevel"/>
    <w:tmpl w:val="CCB00E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B404D23"/>
    <w:multiLevelType w:val="hybridMultilevel"/>
    <w:tmpl w:val="FE76A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CFD6764"/>
    <w:multiLevelType w:val="hybridMultilevel"/>
    <w:tmpl w:val="6D804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D053456"/>
    <w:multiLevelType w:val="hybridMultilevel"/>
    <w:tmpl w:val="1EACF0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2690A7E"/>
    <w:multiLevelType w:val="hybridMultilevel"/>
    <w:tmpl w:val="8D847D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7A971E3"/>
    <w:multiLevelType w:val="hybridMultilevel"/>
    <w:tmpl w:val="CBEA82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A1679C6"/>
    <w:multiLevelType w:val="hybridMultilevel"/>
    <w:tmpl w:val="0D0862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A613532"/>
    <w:multiLevelType w:val="hybridMultilevel"/>
    <w:tmpl w:val="00981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DB612B4"/>
    <w:multiLevelType w:val="hybridMultilevel"/>
    <w:tmpl w:val="4C304B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EDD4337"/>
    <w:multiLevelType w:val="hybridMultilevel"/>
    <w:tmpl w:val="CE32C8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53C273C"/>
    <w:multiLevelType w:val="hybridMultilevel"/>
    <w:tmpl w:val="AB4AA3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6A702EE"/>
    <w:multiLevelType w:val="hybridMultilevel"/>
    <w:tmpl w:val="0D2494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B785889"/>
    <w:multiLevelType w:val="hybridMultilevel"/>
    <w:tmpl w:val="8F38F3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D6B0A60"/>
    <w:multiLevelType w:val="hybridMultilevel"/>
    <w:tmpl w:val="883A7D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081085D"/>
    <w:multiLevelType w:val="hybridMultilevel"/>
    <w:tmpl w:val="FCEEC8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16350B1"/>
    <w:multiLevelType w:val="hybridMultilevel"/>
    <w:tmpl w:val="CF8CEA8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1" w15:restartNumberingAfterBreak="0">
    <w:nsid w:val="6370008E"/>
    <w:multiLevelType w:val="hybridMultilevel"/>
    <w:tmpl w:val="DD3263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3F91D3B"/>
    <w:multiLevelType w:val="hybridMultilevel"/>
    <w:tmpl w:val="5302D2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40C75BE"/>
    <w:multiLevelType w:val="hybridMultilevel"/>
    <w:tmpl w:val="8862B3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FC36AB5"/>
    <w:multiLevelType w:val="hybridMultilevel"/>
    <w:tmpl w:val="DA7454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01070F8"/>
    <w:multiLevelType w:val="hybridMultilevel"/>
    <w:tmpl w:val="5210B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0EF5F25"/>
    <w:multiLevelType w:val="hybridMultilevel"/>
    <w:tmpl w:val="B85E9E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47759E9"/>
    <w:multiLevelType w:val="hybridMultilevel"/>
    <w:tmpl w:val="28DE51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6D63658"/>
    <w:multiLevelType w:val="hybridMultilevel"/>
    <w:tmpl w:val="0AC0AE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6EB6E90"/>
    <w:multiLevelType w:val="hybridMultilevel"/>
    <w:tmpl w:val="96ACEF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782B5690"/>
    <w:multiLevelType w:val="hybridMultilevel"/>
    <w:tmpl w:val="494C75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78AF30B4"/>
    <w:multiLevelType w:val="hybridMultilevel"/>
    <w:tmpl w:val="A24CB9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79CA7C01"/>
    <w:multiLevelType w:val="hybridMultilevel"/>
    <w:tmpl w:val="9BD0175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79CF4631"/>
    <w:multiLevelType w:val="hybridMultilevel"/>
    <w:tmpl w:val="876E212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4" w15:restartNumberingAfterBreak="0">
    <w:nsid w:val="79F915CC"/>
    <w:multiLevelType w:val="hybridMultilevel"/>
    <w:tmpl w:val="E0883E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7B913906"/>
    <w:multiLevelType w:val="hybridMultilevel"/>
    <w:tmpl w:val="AFACDA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9"/>
  </w:num>
  <w:num w:numId="2">
    <w:abstractNumId w:val="21"/>
  </w:num>
  <w:num w:numId="3">
    <w:abstractNumId w:val="5"/>
  </w:num>
  <w:num w:numId="4">
    <w:abstractNumId w:val="8"/>
  </w:num>
  <w:num w:numId="5">
    <w:abstractNumId w:val="39"/>
  </w:num>
  <w:num w:numId="6">
    <w:abstractNumId w:val="23"/>
  </w:num>
  <w:num w:numId="7">
    <w:abstractNumId w:val="15"/>
  </w:num>
  <w:num w:numId="8">
    <w:abstractNumId w:val="4"/>
  </w:num>
  <w:num w:numId="9">
    <w:abstractNumId w:val="19"/>
  </w:num>
  <w:num w:numId="10">
    <w:abstractNumId w:val="26"/>
  </w:num>
  <w:num w:numId="11">
    <w:abstractNumId w:val="13"/>
  </w:num>
  <w:num w:numId="12">
    <w:abstractNumId w:val="36"/>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num>
  <w:num w:numId="15">
    <w:abstractNumId w:val="12"/>
  </w:num>
  <w:num w:numId="16">
    <w:abstractNumId w:val="19"/>
  </w:num>
  <w:num w:numId="17">
    <w:abstractNumId w:val="19"/>
  </w:num>
  <w:num w:numId="18">
    <w:abstractNumId w:val="37"/>
  </w:num>
  <w:num w:numId="19">
    <w:abstractNumId w:val="31"/>
  </w:num>
  <w:num w:numId="20">
    <w:abstractNumId w:val="44"/>
  </w:num>
  <w:num w:numId="21">
    <w:abstractNumId w:val="17"/>
  </w:num>
  <w:num w:numId="22">
    <w:abstractNumId w:val="19"/>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num>
  <w:num w:numId="24">
    <w:abstractNumId w:val="2"/>
  </w:num>
  <w:num w:numId="25">
    <w:abstractNumId w:val="54"/>
  </w:num>
  <w:num w:numId="26">
    <w:abstractNumId w:val="55"/>
  </w:num>
  <w:num w:numId="27">
    <w:abstractNumId w:val="14"/>
  </w:num>
  <w:num w:numId="28">
    <w:abstractNumId w:val="3"/>
  </w:num>
  <w:num w:numId="29">
    <w:abstractNumId w:val="10"/>
  </w:num>
  <w:num w:numId="30">
    <w:abstractNumId w:val="34"/>
  </w:num>
  <w:num w:numId="31">
    <w:abstractNumId w:val="53"/>
  </w:num>
  <w:num w:numId="32">
    <w:abstractNumId w:val="52"/>
  </w:num>
  <w:num w:numId="33">
    <w:abstractNumId w:val="35"/>
  </w:num>
  <w:num w:numId="34">
    <w:abstractNumId w:val="32"/>
  </w:num>
  <w:num w:numId="35">
    <w:abstractNumId w:val="40"/>
  </w:num>
  <w:num w:numId="36">
    <w:abstractNumId w:val="33"/>
  </w:num>
  <w:num w:numId="37">
    <w:abstractNumId w:val="1"/>
  </w:num>
  <w:num w:numId="38">
    <w:abstractNumId w:val="11"/>
  </w:num>
  <w:num w:numId="39">
    <w:abstractNumId w:val="22"/>
  </w:num>
  <w:num w:numId="40">
    <w:abstractNumId w:val="48"/>
  </w:num>
  <w:num w:numId="41">
    <w:abstractNumId w:val="7"/>
  </w:num>
  <w:num w:numId="42">
    <w:abstractNumId w:val="29"/>
  </w:num>
  <w:num w:numId="43">
    <w:abstractNumId w:val="42"/>
  </w:num>
  <w:num w:numId="44">
    <w:abstractNumId w:val="20"/>
  </w:num>
  <w:num w:numId="45">
    <w:abstractNumId w:val="38"/>
  </w:num>
  <w:num w:numId="46">
    <w:abstractNumId w:val="46"/>
  </w:num>
  <w:num w:numId="47">
    <w:abstractNumId w:val="0"/>
  </w:num>
  <w:num w:numId="48">
    <w:abstractNumId w:val="30"/>
  </w:num>
  <w:num w:numId="49">
    <w:abstractNumId w:val="6"/>
  </w:num>
  <w:num w:numId="50">
    <w:abstractNumId w:val="25"/>
  </w:num>
  <w:num w:numId="51">
    <w:abstractNumId w:val="45"/>
  </w:num>
  <w:num w:numId="52">
    <w:abstractNumId w:val="18"/>
  </w:num>
  <w:num w:numId="53">
    <w:abstractNumId w:val="41"/>
  </w:num>
  <w:num w:numId="54">
    <w:abstractNumId w:val="47"/>
  </w:num>
  <w:num w:numId="55">
    <w:abstractNumId w:val="43"/>
  </w:num>
  <w:num w:numId="56">
    <w:abstractNumId w:val="50"/>
  </w:num>
  <w:num w:numId="57">
    <w:abstractNumId w:val="9"/>
  </w:num>
  <w:num w:numId="58">
    <w:abstractNumId w:val="27"/>
  </w:num>
  <w:num w:numId="59">
    <w:abstractNumId w:val="16"/>
  </w:num>
  <w:num w:numId="60">
    <w:abstractNumId w:val="5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D95"/>
    <w:rsid w:val="00000081"/>
    <w:rsid w:val="0000053D"/>
    <w:rsid w:val="00000E9E"/>
    <w:rsid w:val="000013BA"/>
    <w:rsid w:val="000017E9"/>
    <w:rsid w:val="00002113"/>
    <w:rsid w:val="00003EE8"/>
    <w:rsid w:val="00003FDC"/>
    <w:rsid w:val="00004100"/>
    <w:rsid w:val="00005836"/>
    <w:rsid w:val="000064C5"/>
    <w:rsid w:val="0000683B"/>
    <w:rsid w:val="000069E1"/>
    <w:rsid w:val="00007C07"/>
    <w:rsid w:val="000123B6"/>
    <w:rsid w:val="00013C0B"/>
    <w:rsid w:val="00013E0B"/>
    <w:rsid w:val="00014B9D"/>
    <w:rsid w:val="0001518F"/>
    <w:rsid w:val="0001581B"/>
    <w:rsid w:val="00015DD1"/>
    <w:rsid w:val="00015F7A"/>
    <w:rsid w:val="00016E2B"/>
    <w:rsid w:val="00017607"/>
    <w:rsid w:val="00017A1F"/>
    <w:rsid w:val="0002146C"/>
    <w:rsid w:val="0002430B"/>
    <w:rsid w:val="000251CC"/>
    <w:rsid w:val="000252F9"/>
    <w:rsid w:val="000263FE"/>
    <w:rsid w:val="00026DAB"/>
    <w:rsid w:val="00027B43"/>
    <w:rsid w:val="0003058E"/>
    <w:rsid w:val="000308EA"/>
    <w:rsid w:val="00031F83"/>
    <w:rsid w:val="000322D0"/>
    <w:rsid w:val="0003268B"/>
    <w:rsid w:val="00032B68"/>
    <w:rsid w:val="00034802"/>
    <w:rsid w:val="00034E14"/>
    <w:rsid w:val="000350F5"/>
    <w:rsid w:val="000363D4"/>
    <w:rsid w:val="0003792A"/>
    <w:rsid w:val="00040A88"/>
    <w:rsid w:val="00042176"/>
    <w:rsid w:val="00044F7F"/>
    <w:rsid w:val="0004533E"/>
    <w:rsid w:val="00045D67"/>
    <w:rsid w:val="00046C61"/>
    <w:rsid w:val="00046EB7"/>
    <w:rsid w:val="00047B72"/>
    <w:rsid w:val="000564BE"/>
    <w:rsid w:val="00056FB4"/>
    <w:rsid w:val="000575A5"/>
    <w:rsid w:val="00057A47"/>
    <w:rsid w:val="00060547"/>
    <w:rsid w:val="00060BDB"/>
    <w:rsid w:val="00060CFA"/>
    <w:rsid w:val="00060EEC"/>
    <w:rsid w:val="000621EE"/>
    <w:rsid w:val="000633F4"/>
    <w:rsid w:val="0006361C"/>
    <w:rsid w:val="000640CB"/>
    <w:rsid w:val="000642EF"/>
    <w:rsid w:val="00064CC9"/>
    <w:rsid w:val="00065157"/>
    <w:rsid w:val="00066145"/>
    <w:rsid w:val="0007038F"/>
    <w:rsid w:val="00071768"/>
    <w:rsid w:val="000732DC"/>
    <w:rsid w:val="000751FC"/>
    <w:rsid w:val="00075765"/>
    <w:rsid w:val="00075C69"/>
    <w:rsid w:val="00076F94"/>
    <w:rsid w:val="00077931"/>
    <w:rsid w:val="00077E59"/>
    <w:rsid w:val="0008019D"/>
    <w:rsid w:val="00080DF0"/>
    <w:rsid w:val="00081868"/>
    <w:rsid w:val="00081EF2"/>
    <w:rsid w:val="00083264"/>
    <w:rsid w:val="00083659"/>
    <w:rsid w:val="00084870"/>
    <w:rsid w:val="00084DF0"/>
    <w:rsid w:val="000856F1"/>
    <w:rsid w:val="00085EF7"/>
    <w:rsid w:val="000865C5"/>
    <w:rsid w:val="00087BE5"/>
    <w:rsid w:val="00087EE9"/>
    <w:rsid w:val="00090207"/>
    <w:rsid w:val="00090977"/>
    <w:rsid w:val="000926D9"/>
    <w:rsid w:val="000937CC"/>
    <w:rsid w:val="00093FEA"/>
    <w:rsid w:val="00096455"/>
    <w:rsid w:val="00096D11"/>
    <w:rsid w:val="00097B48"/>
    <w:rsid w:val="000A1961"/>
    <w:rsid w:val="000A3BC8"/>
    <w:rsid w:val="000A4E74"/>
    <w:rsid w:val="000A5D84"/>
    <w:rsid w:val="000A5DC3"/>
    <w:rsid w:val="000A60A5"/>
    <w:rsid w:val="000A7261"/>
    <w:rsid w:val="000A7C4C"/>
    <w:rsid w:val="000B0375"/>
    <w:rsid w:val="000B0EBB"/>
    <w:rsid w:val="000B1201"/>
    <w:rsid w:val="000B1714"/>
    <w:rsid w:val="000B1DDB"/>
    <w:rsid w:val="000B3162"/>
    <w:rsid w:val="000B3CE8"/>
    <w:rsid w:val="000B3E6E"/>
    <w:rsid w:val="000B52C2"/>
    <w:rsid w:val="000B5C88"/>
    <w:rsid w:val="000B5CD1"/>
    <w:rsid w:val="000B5D10"/>
    <w:rsid w:val="000B5D5A"/>
    <w:rsid w:val="000B6113"/>
    <w:rsid w:val="000B61BE"/>
    <w:rsid w:val="000B653A"/>
    <w:rsid w:val="000C05F5"/>
    <w:rsid w:val="000C0B43"/>
    <w:rsid w:val="000C18CE"/>
    <w:rsid w:val="000C24FC"/>
    <w:rsid w:val="000C3CCB"/>
    <w:rsid w:val="000C416E"/>
    <w:rsid w:val="000C5195"/>
    <w:rsid w:val="000C572F"/>
    <w:rsid w:val="000C6ED2"/>
    <w:rsid w:val="000D037A"/>
    <w:rsid w:val="000D105B"/>
    <w:rsid w:val="000D1680"/>
    <w:rsid w:val="000D33F6"/>
    <w:rsid w:val="000D3A62"/>
    <w:rsid w:val="000D5BA1"/>
    <w:rsid w:val="000D621F"/>
    <w:rsid w:val="000D747A"/>
    <w:rsid w:val="000D7803"/>
    <w:rsid w:val="000E00B9"/>
    <w:rsid w:val="000E0B28"/>
    <w:rsid w:val="000E243F"/>
    <w:rsid w:val="000E3304"/>
    <w:rsid w:val="000E34EA"/>
    <w:rsid w:val="000E38F7"/>
    <w:rsid w:val="000E3FCF"/>
    <w:rsid w:val="000E41DD"/>
    <w:rsid w:val="000E5BF1"/>
    <w:rsid w:val="000E6050"/>
    <w:rsid w:val="000E7672"/>
    <w:rsid w:val="000F1B81"/>
    <w:rsid w:val="000F1EC0"/>
    <w:rsid w:val="000F242C"/>
    <w:rsid w:val="000F47D8"/>
    <w:rsid w:val="000F4D77"/>
    <w:rsid w:val="000F770D"/>
    <w:rsid w:val="001015E5"/>
    <w:rsid w:val="0010176B"/>
    <w:rsid w:val="001018BF"/>
    <w:rsid w:val="00103D03"/>
    <w:rsid w:val="0010413E"/>
    <w:rsid w:val="00105319"/>
    <w:rsid w:val="00106AA4"/>
    <w:rsid w:val="0011006A"/>
    <w:rsid w:val="00111194"/>
    <w:rsid w:val="001115BF"/>
    <w:rsid w:val="00111B67"/>
    <w:rsid w:val="0011395D"/>
    <w:rsid w:val="001146DB"/>
    <w:rsid w:val="001157B7"/>
    <w:rsid w:val="00116E52"/>
    <w:rsid w:val="001175F1"/>
    <w:rsid w:val="00117D81"/>
    <w:rsid w:val="0012019A"/>
    <w:rsid w:val="00121777"/>
    <w:rsid w:val="001229F8"/>
    <w:rsid w:val="00122FE7"/>
    <w:rsid w:val="001233AF"/>
    <w:rsid w:val="00123AF1"/>
    <w:rsid w:val="00126985"/>
    <w:rsid w:val="00127CCF"/>
    <w:rsid w:val="00131C91"/>
    <w:rsid w:val="001326E2"/>
    <w:rsid w:val="00135D41"/>
    <w:rsid w:val="001407EB"/>
    <w:rsid w:val="00141A13"/>
    <w:rsid w:val="00141AE2"/>
    <w:rsid w:val="001434D5"/>
    <w:rsid w:val="001437E7"/>
    <w:rsid w:val="00143EE4"/>
    <w:rsid w:val="00144281"/>
    <w:rsid w:val="001442AA"/>
    <w:rsid w:val="00144D68"/>
    <w:rsid w:val="00144DA2"/>
    <w:rsid w:val="00145132"/>
    <w:rsid w:val="0015010A"/>
    <w:rsid w:val="0015058F"/>
    <w:rsid w:val="001506DC"/>
    <w:rsid w:val="00150A36"/>
    <w:rsid w:val="0015177B"/>
    <w:rsid w:val="001537AF"/>
    <w:rsid w:val="00154B07"/>
    <w:rsid w:val="00155FCA"/>
    <w:rsid w:val="00157445"/>
    <w:rsid w:val="00157803"/>
    <w:rsid w:val="00161207"/>
    <w:rsid w:val="00162176"/>
    <w:rsid w:val="0016293C"/>
    <w:rsid w:val="001636DD"/>
    <w:rsid w:val="00163A68"/>
    <w:rsid w:val="00164C0B"/>
    <w:rsid w:val="00164F41"/>
    <w:rsid w:val="00166D50"/>
    <w:rsid w:val="00167BFF"/>
    <w:rsid w:val="00170081"/>
    <w:rsid w:val="00170B82"/>
    <w:rsid w:val="00170C4F"/>
    <w:rsid w:val="0017161A"/>
    <w:rsid w:val="00172D1C"/>
    <w:rsid w:val="00172E13"/>
    <w:rsid w:val="00172EE5"/>
    <w:rsid w:val="0017467D"/>
    <w:rsid w:val="00177247"/>
    <w:rsid w:val="00177480"/>
    <w:rsid w:val="00177AB9"/>
    <w:rsid w:val="00180EFE"/>
    <w:rsid w:val="00184030"/>
    <w:rsid w:val="00184779"/>
    <w:rsid w:val="001851A2"/>
    <w:rsid w:val="0018530E"/>
    <w:rsid w:val="001861C3"/>
    <w:rsid w:val="00186569"/>
    <w:rsid w:val="00186CDE"/>
    <w:rsid w:val="00187499"/>
    <w:rsid w:val="00190FE5"/>
    <w:rsid w:val="00191266"/>
    <w:rsid w:val="00191BEE"/>
    <w:rsid w:val="00191FD2"/>
    <w:rsid w:val="00192051"/>
    <w:rsid w:val="001941C3"/>
    <w:rsid w:val="0019448D"/>
    <w:rsid w:val="001953AA"/>
    <w:rsid w:val="00196493"/>
    <w:rsid w:val="001967B7"/>
    <w:rsid w:val="00197661"/>
    <w:rsid w:val="001A07E7"/>
    <w:rsid w:val="001A234C"/>
    <w:rsid w:val="001A31F8"/>
    <w:rsid w:val="001A42BF"/>
    <w:rsid w:val="001A49CD"/>
    <w:rsid w:val="001A4B7D"/>
    <w:rsid w:val="001A4F1C"/>
    <w:rsid w:val="001A4FEA"/>
    <w:rsid w:val="001A6A55"/>
    <w:rsid w:val="001A6D31"/>
    <w:rsid w:val="001A79F2"/>
    <w:rsid w:val="001B0797"/>
    <w:rsid w:val="001B0AAE"/>
    <w:rsid w:val="001B1699"/>
    <w:rsid w:val="001B3ECD"/>
    <w:rsid w:val="001B5C39"/>
    <w:rsid w:val="001B6C4D"/>
    <w:rsid w:val="001B725C"/>
    <w:rsid w:val="001B766D"/>
    <w:rsid w:val="001B7DF1"/>
    <w:rsid w:val="001C0017"/>
    <w:rsid w:val="001C04DA"/>
    <w:rsid w:val="001C2503"/>
    <w:rsid w:val="001C25A9"/>
    <w:rsid w:val="001C293D"/>
    <w:rsid w:val="001C2D5C"/>
    <w:rsid w:val="001C4F32"/>
    <w:rsid w:val="001C5385"/>
    <w:rsid w:val="001C54F4"/>
    <w:rsid w:val="001C6ED4"/>
    <w:rsid w:val="001D11EE"/>
    <w:rsid w:val="001D23B8"/>
    <w:rsid w:val="001D2BBA"/>
    <w:rsid w:val="001D41D4"/>
    <w:rsid w:val="001D4C7E"/>
    <w:rsid w:val="001D5F12"/>
    <w:rsid w:val="001D7027"/>
    <w:rsid w:val="001D7890"/>
    <w:rsid w:val="001D7C1B"/>
    <w:rsid w:val="001E0796"/>
    <w:rsid w:val="001E32A3"/>
    <w:rsid w:val="001E4654"/>
    <w:rsid w:val="001E6822"/>
    <w:rsid w:val="001E784A"/>
    <w:rsid w:val="001F2FB0"/>
    <w:rsid w:val="001F3004"/>
    <w:rsid w:val="001F3B63"/>
    <w:rsid w:val="001F40F3"/>
    <w:rsid w:val="001F43E4"/>
    <w:rsid w:val="001F58F9"/>
    <w:rsid w:val="001F75AA"/>
    <w:rsid w:val="001F771D"/>
    <w:rsid w:val="001F7747"/>
    <w:rsid w:val="001F7A1E"/>
    <w:rsid w:val="00201345"/>
    <w:rsid w:val="0020247B"/>
    <w:rsid w:val="00202F9A"/>
    <w:rsid w:val="002041F9"/>
    <w:rsid w:val="002045E4"/>
    <w:rsid w:val="002071C2"/>
    <w:rsid w:val="00210B33"/>
    <w:rsid w:val="00210DB4"/>
    <w:rsid w:val="0021248A"/>
    <w:rsid w:val="00212CCB"/>
    <w:rsid w:val="00215855"/>
    <w:rsid w:val="0022010B"/>
    <w:rsid w:val="00220A0F"/>
    <w:rsid w:val="00221D3F"/>
    <w:rsid w:val="002220E6"/>
    <w:rsid w:val="00222F92"/>
    <w:rsid w:val="00223B8A"/>
    <w:rsid w:val="00223BE6"/>
    <w:rsid w:val="002245EB"/>
    <w:rsid w:val="00227233"/>
    <w:rsid w:val="00227482"/>
    <w:rsid w:val="00227FE3"/>
    <w:rsid w:val="00230AE8"/>
    <w:rsid w:val="002328C0"/>
    <w:rsid w:val="002328C2"/>
    <w:rsid w:val="002338E4"/>
    <w:rsid w:val="0023430C"/>
    <w:rsid w:val="0023433E"/>
    <w:rsid w:val="002357E1"/>
    <w:rsid w:val="00235E72"/>
    <w:rsid w:val="00237592"/>
    <w:rsid w:val="002409F4"/>
    <w:rsid w:val="00240A80"/>
    <w:rsid w:val="0024168A"/>
    <w:rsid w:val="00241A30"/>
    <w:rsid w:val="0024278D"/>
    <w:rsid w:val="00245191"/>
    <w:rsid w:val="002457D4"/>
    <w:rsid w:val="00247855"/>
    <w:rsid w:val="002479F1"/>
    <w:rsid w:val="0025016C"/>
    <w:rsid w:val="00250854"/>
    <w:rsid w:val="00250A09"/>
    <w:rsid w:val="00250BFD"/>
    <w:rsid w:val="00253730"/>
    <w:rsid w:val="00253FC4"/>
    <w:rsid w:val="00254BE5"/>
    <w:rsid w:val="00254F0F"/>
    <w:rsid w:val="0025534D"/>
    <w:rsid w:val="002557F4"/>
    <w:rsid w:val="00255CB3"/>
    <w:rsid w:val="002566D5"/>
    <w:rsid w:val="00257354"/>
    <w:rsid w:val="002574C9"/>
    <w:rsid w:val="00257B76"/>
    <w:rsid w:val="002619EF"/>
    <w:rsid w:val="00261FE0"/>
    <w:rsid w:val="00263B7B"/>
    <w:rsid w:val="002650C8"/>
    <w:rsid w:val="0026527D"/>
    <w:rsid w:val="00265333"/>
    <w:rsid w:val="002654A5"/>
    <w:rsid w:val="00265B38"/>
    <w:rsid w:val="002701BE"/>
    <w:rsid w:val="00270E68"/>
    <w:rsid w:val="00270F90"/>
    <w:rsid w:val="002715BD"/>
    <w:rsid w:val="002735D2"/>
    <w:rsid w:val="0027391B"/>
    <w:rsid w:val="00273E0A"/>
    <w:rsid w:val="00276FED"/>
    <w:rsid w:val="00281831"/>
    <w:rsid w:val="002820EC"/>
    <w:rsid w:val="00282BFA"/>
    <w:rsid w:val="0028341D"/>
    <w:rsid w:val="002836FF"/>
    <w:rsid w:val="00283A3E"/>
    <w:rsid w:val="00284EA7"/>
    <w:rsid w:val="002866B5"/>
    <w:rsid w:val="0028696C"/>
    <w:rsid w:val="00286A49"/>
    <w:rsid w:val="00287AFB"/>
    <w:rsid w:val="00290886"/>
    <w:rsid w:val="00291CA5"/>
    <w:rsid w:val="0029240D"/>
    <w:rsid w:val="00292C39"/>
    <w:rsid w:val="00293375"/>
    <w:rsid w:val="00293E95"/>
    <w:rsid w:val="0029545B"/>
    <w:rsid w:val="002964F3"/>
    <w:rsid w:val="002967F6"/>
    <w:rsid w:val="00296A85"/>
    <w:rsid w:val="00296F71"/>
    <w:rsid w:val="00297DF5"/>
    <w:rsid w:val="002A0357"/>
    <w:rsid w:val="002A1F05"/>
    <w:rsid w:val="002A1F2E"/>
    <w:rsid w:val="002A2337"/>
    <w:rsid w:val="002A2F85"/>
    <w:rsid w:val="002A3D1F"/>
    <w:rsid w:val="002A6751"/>
    <w:rsid w:val="002A6F1D"/>
    <w:rsid w:val="002A7D91"/>
    <w:rsid w:val="002B11BB"/>
    <w:rsid w:val="002B1769"/>
    <w:rsid w:val="002B1CEE"/>
    <w:rsid w:val="002B22F8"/>
    <w:rsid w:val="002B26F8"/>
    <w:rsid w:val="002B30F5"/>
    <w:rsid w:val="002B3B56"/>
    <w:rsid w:val="002B4D4D"/>
    <w:rsid w:val="002B4E0C"/>
    <w:rsid w:val="002B5678"/>
    <w:rsid w:val="002B6662"/>
    <w:rsid w:val="002B7695"/>
    <w:rsid w:val="002C09F8"/>
    <w:rsid w:val="002C35E4"/>
    <w:rsid w:val="002C3CB2"/>
    <w:rsid w:val="002C425E"/>
    <w:rsid w:val="002C5B66"/>
    <w:rsid w:val="002C62DA"/>
    <w:rsid w:val="002C6786"/>
    <w:rsid w:val="002D0A1A"/>
    <w:rsid w:val="002D2930"/>
    <w:rsid w:val="002D2DF7"/>
    <w:rsid w:val="002D37DC"/>
    <w:rsid w:val="002D7531"/>
    <w:rsid w:val="002D7C8C"/>
    <w:rsid w:val="002E072C"/>
    <w:rsid w:val="002E2738"/>
    <w:rsid w:val="002E41D3"/>
    <w:rsid w:val="002E5997"/>
    <w:rsid w:val="002E6579"/>
    <w:rsid w:val="002E76B6"/>
    <w:rsid w:val="002F05C0"/>
    <w:rsid w:val="002F0A1F"/>
    <w:rsid w:val="002F0ABD"/>
    <w:rsid w:val="002F126F"/>
    <w:rsid w:val="002F279C"/>
    <w:rsid w:val="002F2ACB"/>
    <w:rsid w:val="002F3448"/>
    <w:rsid w:val="002F38CF"/>
    <w:rsid w:val="002F4F61"/>
    <w:rsid w:val="002F540F"/>
    <w:rsid w:val="003003FC"/>
    <w:rsid w:val="0030123B"/>
    <w:rsid w:val="003012DC"/>
    <w:rsid w:val="00301D1A"/>
    <w:rsid w:val="00302734"/>
    <w:rsid w:val="003028FF"/>
    <w:rsid w:val="00302A6B"/>
    <w:rsid w:val="00303560"/>
    <w:rsid w:val="003035ED"/>
    <w:rsid w:val="00304000"/>
    <w:rsid w:val="003051B8"/>
    <w:rsid w:val="0030540B"/>
    <w:rsid w:val="0030690A"/>
    <w:rsid w:val="003069FA"/>
    <w:rsid w:val="00306D24"/>
    <w:rsid w:val="0030704A"/>
    <w:rsid w:val="003073C4"/>
    <w:rsid w:val="00307B45"/>
    <w:rsid w:val="0031320A"/>
    <w:rsid w:val="00313E74"/>
    <w:rsid w:val="00315173"/>
    <w:rsid w:val="00317641"/>
    <w:rsid w:val="00317AF9"/>
    <w:rsid w:val="003207C2"/>
    <w:rsid w:val="00321100"/>
    <w:rsid w:val="00321279"/>
    <w:rsid w:val="00321E68"/>
    <w:rsid w:val="0032241D"/>
    <w:rsid w:val="00323BCC"/>
    <w:rsid w:val="00324CBF"/>
    <w:rsid w:val="00324E7C"/>
    <w:rsid w:val="00325168"/>
    <w:rsid w:val="003254A6"/>
    <w:rsid w:val="00326B4B"/>
    <w:rsid w:val="00326F8C"/>
    <w:rsid w:val="00327109"/>
    <w:rsid w:val="00327CFF"/>
    <w:rsid w:val="00331D16"/>
    <w:rsid w:val="00334E22"/>
    <w:rsid w:val="00336CBA"/>
    <w:rsid w:val="0033747C"/>
    <w:rsid w:val="00340E31"/>
    <w:rsid w:val="00341382"/>
    <w:rsid w:val="0034191E"/>
    <w:rsid w:val="00341FCA"/>
    <w:rsid w:val="00345094"/>
    <w:rsid w:val="0034729F"/>
    <w:rsid w:val="003476C3"/>
    <w:rsid w:val="003477C6"/>
    <w:rsid w:val="003501B1"/>
    <w:rsid w:val="00350728"/>
    <w:rsid w:val="00351AA8"/>
    <w:rsid w:val="00352E18"/>
    <w:rsid w:val="003540EB"/>
    <w:rsid w:val="00354EF0"/>
    <w:rsid w:val="003561AB"/>
    <w:rsid w:val="00356996"/>
    <w:rsid w:val="00357707"/>
    <w:rsid w:val="00357F0F"/>
    <w:rsid w:val="0036086A"/>
    <w:rsid w:val="0036158F"/>
    <w:rsid w:val="00361F8D"/>
    <w:rsid w:val="003629D1"/>
    <w:rsid w:val="0036320B"/>
    <w:rsid w:val="003641C7"/>
    <w:rsid w:val="0036528F"/>
    <w:rsid w:val="0036662D"/>
    <w:rsid w:val="00371232"/>
    <w:rsid w:val="0037146F"/>
    <w:rsid w:val="003721D5"/>
    <w:rsid w:val="00373C65"/>
    <w:rsid w:val="00374885"/>
    <w:rsid w:val="00374AC6"/>
    <w:rsid w:val="00375459"/>
    <w:rsid w:val="00376CD1"/>
    <w:rsid w:val="003777BC"/>
    <w:rsid w:val="0038044E"/>
    <w:rsid w:val="00380EDD"/>
    <w:rsid w:val="00381B84"/>
    <w:rsid w:val="00381FA5"/>
    <w:rsid w:val="00383132"/>
    <w:rsid w:val="003844C6"/>
    <w:rsid w:val="00384B07"/>
    <w:rsid w:val="0038525C"/>
    <w:rsid w:val="00385516"/>
    <w:rsid w:val="00387CF1"/>
    <w:rsid w:val="00392311"/>
    <w:rsid w:val="00393BC9"/>
    <w:rsid w:val="00393BD8"/>
    <w:rsid w:val="0039457C"/>
    <w:rsid w:val="003962B3"/>
    <w:rsid w:val="003971A9"/>
    <w:rsid w:val="003A0672"/>
    <w:rsid w:val="003A0C0C"/>
    <w:rsid w:val="003A0FA7"/>
    <w:rsid w:val="003A23D8"/>
    <w:rsid w:val="003A47D9"/>
    <w:rsid w:val="003A4FD2"/>
    <w:rsid w:val="003A54A3"/>
    <w:rsid w:val="003A5C80"/>
    <w:rsid w:val="003A6EFF"/>
    <w:rsid w:val="003A7E6E"/>
    <w:rsid w:val="003B1C4B"/>
    <w:rsid w:val="003B21F1"/>
    <w:rsid w:val="003B29DE"/>
    <w:rsid w:val="003B380D"/>
    <w:rsid w:val="003B4858"/>
    <w:rsid w:val="003B5DF3"/>
    <w:rsid w:val="003B66BD"/>
    <w:rsid w:val="003B6B5E"/>
    <w:rsid w:val="003C04A7"/>
    <w:rsid w:val="003C2C4F"/>
    <w:rsid w:val="003C4641"/>
    <w:rsid w:val="003C5C2D"/>
    <w:rsid w:val="003C6308"/>
    <w:rsid w:val="003C66ED"/>
    <w:rsid w:val="003C7240"/>
    <w:rsid w:val="003C7C86"/>
    <w:rsid w:val="003D14C0"/>
    <w:rsid w:val="003D232D"/>
    <w:rsid w:val="003D3B8A"/>
    <w:rsid w:val="003E032A"/>
    <w:rsid w:val="003E068C"/>
    <w:rsid w:val="003E113B"/>
    <w:rsid w:val="003E334C"/>
    <w:rsid w:val="003E3389"/>
    <w:rsid w:val="003E37E1"/>
    <w:rsid w:val="003E4AC6"/>
    <w:rsid w:val="003E4FFE"/>
    <w:rsid w:val="003E5199"/>
    <w:rsid w:val="003E7ADF"/>
    <w:rsid w:val="003F3997"/>
    <w:rsid w:val="003F5FBB"/>
    <w:rsid w:val="003F6F49"/>
    <w:rsid w:val="003F706F"/>
    <w:rsid w:val="003F7740"/>
    <w:rsid w:val="00401CFC"/>
    <w:rsid w:val="00404686"/>
    <w:rsid w:val="0040474A"/>
    <w:rsid w:val="004047E4"/>
    <w:rsid w:val="00404E01"/>
    <w:rsid w:val="00405B81"/>
    <w:rsid w:val="00405E4B"/>
    <w:rsid w:val="00406474"/>
    <w:rsid w:val="004069CD"/>
    <w:rsid w:val="00407CAE"/>
    <w:rsid w:val="00407CFA"/>
    <w:rsid w:val="00410691"/>
    <w:rsid w:val="00411412"/>
    <w:rsid w:val="004126C2"/>
    <w:rsid w:val="00412D0B"/>
    <w:rsid w:val="0041407D"/>
    <w:rsid w:val="00415629"/>
    <w:rsid w:val="00416418"/>
    <w:rsid w:val="0041707F"/>
    <w:rsid w:val="00417705"/>
    <w:rsid w:val="004211D5"/>
    <w:rsid w:val="0042213A"/>
    <w:rsid w:val="00423046"/>
    <w:rsid w:val="0042372D"/>
    <w:rsid w:val="00426071"/>
    <w:rsid w:val="00426E2C"/>
    <w:rsid w:val="00430036"/>
    <w:rsid w:val="004301E2"/>
    <w:rsid w:val="004307FB"/>
    <w:rsid w:val="00431498"/>
    <w:rsid w:val="004314AA"/>
    <w:rsid w:val="00431C26"/>
    <w:rsid w:val="00433746"/>
    <w:rsid w:val="00434B3B"/>
    <w:rsid w:val="00436AC5"/>
    <w:rsid w:val="00437B0D"/>
    <w:rsid w:val="00440572"/>
    <w:rsid w:val="00441A31"/>
    <w:rsid w:val="004430B6"/>
    <w:rsid w:val="004436A4"/>
    <w:rsid w:val="004446E8"/>
    <w:rsid w:val="00444A34"/>
    <w:rsid w:val="00445C12"/>
    <w:rsid w:val="00445E62"/>
    <w:rsid w:val="004460BA"/>
    <w:rsid w:val="004479C9"/>
    <w:rsid w:val="00450AA1"/>
    <w:rsid w:val="00451452"/>
    <w:rsid w:val="00452557"/>
    <w:rsid w:val="00452EB1"/>
    <w:rsid w:val="0045468D"/>
    <w:rsid w:val="00454B95"/>
    <w:rsid w:val="00455745"/>
    <w:rsid w:val="00457AD4"/>
    <w:rsid w:val="00460AC2"/>
    <w:rsid w:val="00461EAB"/>
    <w:rsid w:val="00462585"/>
    <w:rsid w:val="0046388E"/>
    <w:rsid w:val="00465627"/>
    <w:rsid w:val="00466560"/>
    <w:rsid w:val="00467401"/>
    <w:rsid w:val="00467E91"/>
    <w:rsid w:val="0047022A"/>
    <w:rsid w:val="004708F2"/>
    <w:rsid w:val="00470B43"/>
    <w:rsid w:val="004715DA"/>
    <w:rsid w:val="00471862"/>
    <w:rsid w:val="004728F0"/>
    <w:rsid w:val="00472A68"/>
    <w:rsid w:val="004737B7"/>
    <w:rsid w:val="00474965"/>
    <w:rsid w:val="00474B4D"/>
    <w:rsid w:val="0047663D"/>
    <w:rsid w:val="0048061E"/>
    <w:rsid w:val="00480874"/>
    <w:rsid w:val="004808E6"/>
    <w:rsid w:val="004846AF"/>
    <w:rsid w:val="00485DCE"/>
    <w:rsid w:val="004877B2"/>
    <w:rsid w:val="004902DF"/>
    <w:rsid w:val="00490594"/>
    <w:rsid w:val="0049098C"/>
    <w:rsid w:val="00490A85"/>
    <w:rsid w:val="004931D2"/>
    <w:rsid w:val="004931F8"/>
    <w:rsid w:val="00493400"/>
    <w:rsid w:val="00493712"/>
    <w:rsid w:val="00493E6E"/>
    <w:rsid w:val="004951FD"/>
    <w:rsid w:val="004A0A5C"/>
    <w:rsid w:val="004A17DB"/>
    <w:rsid w:val="004A20A2"/>
    <w:rsid w:val="004A37DE"/>
    <w:rsid w:val="004A40F3"/>
    <w:rsid w:val="004A4547"/>
    <w:rsid w:val="004A5762"/>
    <w:rsid w:val="004B0802"/>
    <w:rsid w:val="004B0A7C"/>
    <w:rsid w:val="004B12E4"/>
    <w:rsid w:val="004B1C97"/>
    <w:rsid w:val="004B20BA"/>
    <w:rsid w:val="004B26D1"/>
    <w:rsid w:val="004B2A01"/>
    <w:rsid w:val="004B3015"/>
    <w:rsid w:val="004B47E0"/>
    <w:rsid w:val="004B509A"/>
    <w:rsid w:val="004B5130"/>
    <w:rsid w:val="004B6612"/>
    <w:rsid w:val="004B7CB8"/>
    <w:rsid w:val="004C159F"/>
    <w:rsid w:val="004C2550"/>
    <w:rsid w:val="004C27F0"/>
    <w:rsid w:val="004C30E9"/>
    <w:rsid w:val="004C4904"/>
    <w:rsid w:val="004C57CA"/>
    <w:rsid w:val="004C61CF"/>
    <w:rsid w:val="004C7719"/>
    <w:rsid w:val="004D1807"/>
    <w:rsid w:val="004D239E"/>
    <w:rsid w:val="004D264A"/>
    <w:rsid w:val="004D4750"/>
    <w:rsid w:val="004D5A22"/>
    <w:rsid w:val="004D70F5"/>
    <w:rsid w:val="004D799A"/>
    <w:rsid w:val="004D7DE3"/>
    <w:rsid w:val="004E17BA"/>
    <w:rsid w:val="004E2DDB"/>
    <w:rsid w:val="004E2F0B"/>
    <w:rsid w:val="004E2F11"/>
    <w:rsid w:val="004E528F"/>
    <w:rsid w:val="004E52EB"/>
    <w:rsid w:val="004E54E7"/>
    <w:rsid w:val="004E6DFC"/>
    <w:rsid w:val="004E6E3E"/>
    <w:rsid w:val="004E77CD"/>
    <w:rsid w:val="004F08C4"/>
    <w:rsid w:val="004F1447"/>
    <w:rsid w:val="004F17A9"/>
    <w:rsid w:val="004F23B4"/>
    <w:rsid w:val="004F33F7"/>
    <w:rsid w:val="004F409D"/>
    <w:rsid w:val="004F58E9"/>
    <w:rsid w:val="004F61CC"/>
    <w:rsid w:val="004F6F26"/>
    <w:rsid w:val="004F74F0"/>
    <w:rsid w:val="004F76AF"/>
    <w:rsid w:val="004F78E6"/>
    <w:rsid w:val="0050072C"/>
    <w:rsid w:val="0050130D"/>
    <w:rsid w:val="00501AD0"/>
    <w:rsid w:val="00502517"/>
    <w:rsid w:val="00502E36"/>
    <w:rsid w:val="00503A88"/>
    <w:rsid w:val="00503D6E"/>
    <w:rsid w:val="005044ED"/>
    <w:rsid w:val="0050471E"/>
    <w:rsid w:val="00504F07"/>
    <w:rsid w:val="00505869"/>
    <w:rsid w:val="00506AD2"/>
    <w:rsid w:val="00507AB0"/>
    <w:rsid w:val="00507D75"/>
    <w:rsid w:val="00510571"/>
    <w:rsid w:val="00510F02"/>
    <w:rsid w:val="00512088"/>
    <w:rsid w:val="005122D4"/>
    <w:rsid w:val="0051240B"/>
    <w:rsid w:val="00517BD2"/>
    <w:rsid w:val="00520029"/>
    <w:rsid w:val="00520961"/>
    <w:rsid w:val="00521BE4"/>
    <w:rsid w:val="0052265C"/>
    <w:rsid w:val="005228E1"/>
    <w:rsid w:val="00522EB6"/>
    <w:rsid w:val="00523B07"/>
    <w:rsid w:val="00523B11"/>
    <w:rsid w:val="00523DA1"/>
    <w:rsid w:val="00524CE6"/>
    <w:rsid w:val="00526083"/>
    <w:rsid w:val="005260B2"/>
    <w:rsid w:val="00526498"/>
    <w:rsid w:val="005303D8"/>
    <w:rsid w:val="00530821"/>
    <w:rsid w:val="00531991"/>
    <w:rsid w:val="00531CAD"/>
    <w:rsid w:val="005322D8"/>
    <w:rsid w:val="00532B76"/>
    <w:rsid w:val="00533833"/>
    <w:rsid w:val="0053393D"/>
    <w:rsid w:val="00533E99"/>
    <w:rsid w:val="00534C38"/>
    <w:rsid w:val="0053563E"/>
    <w:rsid w:val="005358EC"/>
    <w:rsid w:val="00537570"/>
    <w:rsid w:val="00540EA1"/>
    <w:rsid w:val="0054227E"/>
    <w:rsid w:val="00542C35"/>
    <w:rsid w:val="005434FF"/>
    <w:rsid w:val="00546F38"/>
    <w:rsid w:val="00550317"/>
    <w:rsid w:val="00550AA5"/>
    <w:rsid w:val="0055191A"/>
    <w:rsid w:val="00551D23"/>
    <w:rsid w:val="0055379A"/>
    <w:rsid w:val="005537A7"/>
    <w:rsid w:val="00553E25"/>
    <w:rsid w:val="005549AD"/>
    <w:rsid w:val="00554FB3"/>
    <w:rsid w:val="00555815"/>
    <w:rsid w:val="00556806"/>
    <w:rsid w:val="005573BA"/>
    <w:rsid w:val="005575DA"/>
    <w:rsid w:val="0055791B"/>
    <w:rsid w:val="00557D67"/>
    <w:rsid w:val="00560BA4"/>
    <w:rsid w:val="00560F7B"/>
    <w:rsid w:val="00561C24"/>
    <w:rsid w:val="00562579"/>
    <w:rsid w:val="00565A08"/>
    <w:rsid w:val="00565FA5"/>
    <w:rsid w:val="005673F3"/>
    <w:rsid w:val="00567801"/>
    <w:rsid w:val="00570022"/>
    <w:rsid w:val="005702A9"/>
    <w:rsid w:val="005706D1"/>
    <w:rsid w:val="00570856"/>
    <w:rsid w:val="00571672"/>
    <w:rsid w:val="005720A4"/>
    <w:rsid w:val="00573CCB"/>
    <w:rsid w:val="00574052"/>
    <w:rsid w:val="00576AE9"/>
    <w:rsid w:val="00577D59"/>
    <w:rsid w:val="00580034"/>
    <w:rsid w:val="00580654"/>
    <w:rsid w:val="005810D1"/>
    <w:rsid w:val="00582446"/>
    <w:rsid w:val="00584A97"/>
    <w:rsid w:val="00585921"/>
    <w:rsid w:val="00585DF2"/>
    <w:rsid w:val="00585F80"/>
    <w:rsid w:val="00587B5F"/>
    <w:rsid w:val="0059003A"/>
    <w:rsid w:val="00590C1A"/>
    <w:rsid w:val="00594361"/>
    <w:rsid w:val="00594659"/>
    <w:rsid w:val="00595BAF"/>
    <w:rsid w:val="00595CC5"/>
    <w:rsid w:val="005962D3"/>
    <w:rsid w:val="0059703B"/>
    <w:rsid w:val="005A0CC0"/>
    <w:rsid w:val="005A252E"/>
    <w:rsid w:val="005A3674"/>
    <w:rsid w:val="005A4820"/>
    <w:rsid w:val="005A52CA"/>
    <w:rsid w:val="005A5F03"/>
    <w:rsid w:val="005A634F"/>
    <w:rsid w:val="005A7175"/>
    <w:rsid w:val="005A7F0A"/>
    <w:rsid w:val="005B1522"/>
    <w:rsid w:val="005B1BAF"/>
    <w:rsid w:val="005B1D71"/>
    <w:rsid w:val="005B1E61"/>
    <w:rsid w:val="005B2A20"/>
    <w:rsid w:val="005B2D11"/>
    <w:rsid w:val="005B2E7B"/>
    <w:rsid w:val="005B3E51"/>
    <w:rsid w:val="005B5738"/>
    <w:rsid w:val="005B610C"/>
    <w:rsid w:val="005B6ECA"/>
    <w:rsid w:val="005B7AB8"/>
    <w:rsid w:val="005B7B3E"/>
    <w:rsid w:val="005C02F2"/>
    <w:rsid w:val="005C113A"/>
    <w:rsid w:val="005C1601"/>
    <w:rsid w:val="005C1948"/>
    <w:rsid w:val="005C1E49"/>
    <w:rsid w:val="005C1F1F"/>
    <w:rsid w:val="005C275C"/>
    <w:rsid w:val="005C2F1E"/>
    <w:rsid w:val="005C3B8D"/>
    <w:rsid w:val="005C47C2"/>
    <w:rsid w:val="005C4808"/>
    <w:rsid w:val="005C529B"/>
    <w:rsid w:val="005C5D21"/>
    <w:rsid w:val="005D0454"/>
    <w:rsid w:val="005D1E54"/>
    <w:rsid w:val="005D421A"/>
    <w:rsid w:val="005D4961"/>
    <w:rsid w:val="005D4ED7"/>
    <w:rsid w:val="005D6591"/>
    <w:rsid w:val="005D6683"/>
    <w:rsid w:val="005D6BD6"/>
    <w:rsid w:val="005D72BB"/>
    <w:rsid w:val="005D7434"/>
    <w:rsid w:val="005D75EA"/>
    <w:rsid w:val="005D79BF"/>
    <w:rsid w:val="005D7D7E"/>
    <w:rsid w:val="005E1B46"/>
    <w:rsid w:val="005E1C0B"/>
    <w:rsid w:val="005E2EB5"/>
    <w:rsid w:val="005E38BE"/>
    <w:rsid w:val="005E3CA7"/>
    <w:rsid w:val="005E3EF7"/>
    <w:rsid w:val="005E4E2D"/>
    <w:rsid w:val="005E6682"/>
    <w:rsid w:val="005E7E91"/>
    <w:rsid w:val="005E7EEC"/>
    <w:rsid w:val="005E7F17"/>
    <w:rsid w:val="005F0A31"/>
    <w:rsid w:val="005F14A1"/>
    <w:rsid w:val="005F2C3F"/>
    <w:rsid w:val="005F3097"/>
    <w:rsid w:val="005F3150"/>
    <w:rsid w:val="005F3D90"/>
    <w:rsid w:val="005F671E"/>
    <w:rsid w:val="005F7A83"/>
    <w:rsid w:val="005F7EFC"/>
    <w:rsid w:val="00601751"/>
    <w:rsid w:val="00602012"/>
    <w:rsid w:val="006028DD"/>
    <w:rsid w:val="00604526"/>
    <w:rsid w:val="006045D8"/>
    <w:rsid w:val="006047A5"/>
    <w:rsid w:val="0060486E"/>
    <w:rsid w:val="00605761"/>
    <w:rsid w:val="00606A0A"/>
    <w:rsid w:val="00611214"/>
    <w:rsid w:val="006112A6"/>
    <w:rsid w:val="00611ABB"/>
    <w:rsid w:val="00612E9A"/>
    <w:rsid w:val="00612FC5"/>
    <w:rsid w:val="00613119"/>
    <w:rsid w:val="006137FF"/>
    <w:rsid w:val="0061478F"/>
    <w:rsid w:val="00615935"/>
    <w:rsid w:val="006164AB"/>
    <w:rsid w:val="00625A55"/>
    <w:rsid w:val="00627283"/>
    <w:rsid w:val="006333E5"/>
    <w:rsid w:val="0063380B"/>
    <w:rsid w:val="00633C73"/>
    <w:rsid w:val="00637AB9"/>
    <w:rsid w:val="00637C74"/>
    <w:rsid w:val="0064048C"/>
    <w:rsid w:val="00641BB8"/>
    <w:rsid w:val="00641DF3"/>
    <w:rsid w:val="006424D1"/>
    <w:rsid w:val="00642733"/>
    <w:rsid w:val="006428E2"/>
    <w:rsid w:val="00643BF5"/>
    <w:rsid w:val="00646EA9"/>
    <w:rsid w:val="00647F6C"/>
    <w:rsid w:val="00647FE5"/>
    <w:rsid w:val="00651EB6"/>
    <w:rsid w:val="00651ED0"/>
    <w:rsid w:val="00653217"/>
    <w:rsid w:val="006553F9"/>
    <w:rsid w:val="0065680F"/>
    <w:rsid w:val="00657A55"/>
    <w:rsid w:val="00657B94"/>
    <w:rsid w:val="006607A7"/>
    <w:rsid w:val="0066184A"/>
    <w:rsid w:val="00661879"/>
    <w:rsid w:val="00662EA4"/>
    <w:rsid w:val="006632FC"/>
    <w:rsid w:val="00663879"/>
    <w:rsid w:val="00663BA9"/>
    <w:rsid w:val="006679D6"/>
    <w:rsid w:val="006709C5"/>
    <w:rsid w:val="00670E8A"/>
    <w:rsid w:val="0067166C"/>
    <w:rsid w:val="006728E9"/>
    <w:rsid w:val="00673C00"/>
    <w:rsid w:val="00675F08"/>
    <w:rsid w:val="006774E3"/>
    <w:rsid w:val="006776BC"/>
    <w:rsid w:val="00677ED6"/>
    <w:rsid w:val="00680523"/>
    <w:rsid w:val="00680CF3"/>
    <w:rsid w:val="00682250"/>
    <w:rsid w:val="00683304"/>
    <w:rsid w:val="00683969"/>
    <w:rsid w:val="0068704A"/>
    <w:rsid w:val="00690ED8"/>
    <w:rsid w:val="00691EE1"/>
    <w:rsid w:val="00692729"/>
    <w:rsid w:val="00692A57"/>
    <w:rsid w:val="00692D17"/>
    <w:rsid w:val="00692E79"/>
    <w:rsid w:val="00693602"/>
    <w:rsid w:val="006945EE"/>
    <w:rsid w:val="00695DCE"/>
    <w:rsid w:val="00695EDD"/>
    <w:rsid w:val="006968D7"/>
    <w:rsid w:val="006973A2"/>
    <w:rsid w:val="00697998"/>
    <w:rsid w:val="00697A16"/>
    <w:rsid w:val="006A0547"/>
    <w:rsid w:val="006A05A5"/>
    <w:rsid w:val="006A08FF"/>
    <w:rsid w:val="006A096C"/>
    <w:rsid w:val="006A0FFD"/>
    <w:rsid w:val="006A56B0"/>
    <w:rsid w:val="006A5945"/>
    <w:rsid w:val="006A6105"/>
    <w:rsid w:val="006A693F"/>
    <w:rsid w:val="006B02C4"/>
    <w:rsid w:val="006B0831"/>
    <w:rsid w:val="006B1939"/>
    <w:rsid w:val="006B2658"/>
    <w:rsid w:val="006B56DB"/>
    <w:rsid w:val="006B692B"/>
    <w:rsid w:val="006C399F"/>
    <w:rsid w:val="006C44FD"/>
    <w:rsid w:val="006C6123"/>
    <w:rsid w:val="006C727E"/>
    <w:rsid w:val="006C7321"/>
    <w:rsid w:val="006C7E47"/>
    <w:rsid w:val="006D07BE"/>
    <w:rsid w:val="006D0972"/>
    <w:rsid w:val="006D1626"/>
    <w:rsid w:val="006D17E7"/>
    <w:rsid w:val="006D346F"/>
    <w:rsid w:val="006D563B"/>
    <w:rsid w:val="006D5B84"/>
    <w:rsid w:val="006D638B"/>
    <w:rsid w:val="006E1904"/>
    <w:rsid w:val="006E1B74"/>
    <w:rsid w:val="006E2FBB"/>
    <w:rsid w:val="006E6038"/>
    <w:rsid w:val="006E7247"/>
    <w:rsid w:val="006E75D4"/>
    <w:rsid w:val="006F00DA"/>
    <w:rsid w:val="006F01C6"/>
    <w:rsid w:val="006F07CD"/>
    <w:rsid w:val="006F31CE"/>
    <w:rsid w:val="006F3228"/>
    <w:rsid w:val="006F3556"/>
    <w:rsid w:val="006F3DC5"/>
    <w:rsid w:val="006F4D91"/>
    <w:rsid w:val="006F57A7"/>
    <w:rsid w:val="006F5D24"/>
    <w:rsid w:val="006F6545"/>
    <w:rsid w:val="006F6764"/>
    <w:rsid w:val="006F7CF2"/>
    <w:rsid w:val="0070074A"/>
    <w:rsid w:val="0070091F"/>
    <w:rsid w:val="007016EC"/>
    <w:rsid w:val="00702318"/>
    <w:rsid w:val="007034EE"/>
    <w:rsid w:val="0070359C"/>
    <w:rsid w:val="00703F00"/>
    <w:rsid w:val="007046EC"/>
    <w:rsid w:val="007048BC"/>
    <w:rsid w:val="007048E0"/>
    <w:rsid w:val="00704950"/>
    <w:rsid w:val="007058B9"/>
    <w:rsid w:val="00711E3E"/>
    <w:rsid w:val="007122A3"/>
    <w:rsid w:val="00712D36"/>
    <w:rsid w:val="00712D4B"/>
    <w:rsid w:val="00714ACC"/>
    <w:rsid w:val="00714CD0"/>
    <w:rsid w:val="00716977"/>
    <w:rsid w:val="007172B0"/>
    <w:rsid w:val="00720569"/>
    <w:rsid w:val="00720EB8"/>
    <w:rsid w:val="00721383"/>
    <w:rsid w:val="00722406"/>
    <w:rsid w:val="0072251B"/>
    <w:rsid w:val="00722A07"/>
    <w:rsid w:val="00722A7E"/>
    <w:rsid w:val="00722ED6"/>
    <w:rsid w:val="00723111"/>
    <w:rsid w:val="00723641"/>
    <w:rsid w:val="007248BD"/>
    <w:rsid w:val="007259A4"/>
    <w:rsid w:val="00725D2D"/>
    <w:rsid w:val="00725FF3"/>
    <w:rsid w:val="0072671F"/>
    <w:rsid w:val="007277E4"/>
    <w:rsid w:val="00727AB5"/>
    <w:rsid w:val="0073026C"/>
    <w:rsid w:val="007329E3"/>
    <w:rsid w:val="007337F4"/>
    <w:rsid w:val="007343DF"/>
    <w:rsid w:val="00735C95"/>
    <w:rsid w:val="0073635A"/>
    <w:rsid w:val="007363AE"/>
    <w:rsid w:val="007428C4"/>
    <w:rsid w:val="00742BA1"/>
    <w:rsid w:val="007431E6"/>
    <w:rsid w:val="007445C3"/>
    <w:rsid w:val="00744B10"/>
    <w:rsid w:val="00744F92"/>
    <w:rsid w:val="007457DA"/>
    <w:rsid w:val="007460E6"/>
    <w:rsid w:val="00746B7F"/>
    <w:rsid w:val="00747C98"/>
    <w:rsid w:val="0075111C"/>
    <w:rsid w:val="00751A5B"/>
    <w:rsid w:val="00752BB3"/>
    <w:rsid w:val="007542E4"/>
    <w:rsid w:val="00754AEF"/>
    <w:rsid w:val="00755149"/>
    <w:rsid w:val="0075566F"/>
    <w:rsid w:val="00755A2E"/>
    <w:rsid w:val="00756471"/>
    <w:rsid w:val="007565D3"/>
    <w:rsid w:val="00756CCA"/>
    <w:rsid w:val="007600F0"/>
    <w:rsid w:val="007605AD"/>
    <w:rsid w:val="00760686"/>
    <w:rsid w:val="00763751"/>
    <w:rsid w:val="00763C72"/>
    <w:rsid w:val="007645EC"/>
    <w:rsid w:val="00765758"/>
    <w:rsid w:val="00765830"/>
    <w:rsid w:val="00767823"/>
    <w:rsid w:val="00770522"/>
    <w:rsid w:val="00773D95"/>
    <w:rsid w:val="00774913"/>
    <w:rsid w:val="00774A52"/>
    <w:rsid w:val="00775797"/>
    <w:rsid w:val="0077637F"/>
    <w:rsid w:val="00776524"/>
    <w:rsid w:val="00776AB1"/>
    <w:rsid w:val="00776D92"/>
    <w:rsid w:val="0077716C"/>
    <w:rsid w:val="00777D2F"/>
    <w:rsid w:val="007815A9"/>
    <w:rsid w:val="00782F06"/>
    <w:rsid w:val="007869EB"/>
    <w:rsid w:val="00787E37"/>
    <w:rsid w:val="007909D3"/>
    <w:rsid w:val="00790DFE"/>
    <w:rsid w:val="00792A07"/>
    <w:rsid w:val="00792C32"/>
    <w:rsid w:val="00793553"/>
    <w:rsid w:val="00793D77"/>
    <w:rsid w:val="00796665"/>
    <w:rsid w:val="00796707"/>
    <w:rsid w:val="00796E62"/>
    <w:rsid w:val="00797B40"/>
    <w:rsid w:val="00797F9F"/>
    <w:rsid w:val="007A022B"/>
    <w:rsid w:val="007A0B0A"/>
    <w:rsid w:val="007A0F06"/>
    <w:rsid w:val="007A1243"/>
    <w:rsid w:val="007A277A"/>
    <w:rsid w:val="007A5047"/>
    <w:rsid w:val="007A5B26"/>
    <w:rsid w:val="007A7E28"/>
    <w:rsid w:val="007B0D86"/>
    <w:rsid w:val="007B1333"/>
    <w:rsid w:val="007B1ED0"/>
    <w:rsid w:val="007B2D18"/>
    <w:rsid w:val="007B336D"/>
    <w:rsid w:val="007B43E4"/>
    <w:rsid w:val="007B4995"/>
    <w:rsid w:val="007B5CEB"/>
    <w:rsid w:val="007B78F3"/>
    <w:rsid w:val="007C2925"/>
    <w:rsid w:val="007C38F5"/>
    <w:rsid w:val="007C4611"/>
    <w:rsid w:val="007C5549"/>
    <w:rsid w:val="007C6CC7"/>
    <w:rsid w:val="007C6E7C"/>
    <w:rsid w:val="007C7B36"/>
    <w:rsid w:val="007D0319"/>
    <w:rsid w:val="007D0616"/>
    <w:rsid w:val="007D159A"/>
    <w:rsid w:val="007D1E78"/>
    <w:rsid w:val="007D2A77"/>
    <w:rsid w:val="007D2CC4"/>
    <w:rsid w:val="007D3E04"/>
    <w:rsid w:val="007D4D1A"/>
    <w:rsid w:val="007E0116"/>
    <w:rsid w:val="007E118D"/>
    <w:rsid w:val="007E2597"/>
    <w:rsid w:val="007E2BF9"/>
    <w:rsid w:val="007E3C8F"/>
    <w:rsid w:val="007E42D2"/>
    <w:rsid w:val="007E6766"/>
    <w:rsid w:val="007E7867"/>
    <w:rsid w:val="007F143D"/>
    <w:rsid w:val="007F21CB"/>
    <w:rsid w:val="007F310D"/>
    <w:rsid w:val="007F3D9C"/>
    <w:rsid w:val="007F425B"/>
    <w:rsid w:val="007F4B0F"/>
    <w:rsid w:val="007F5BE3"/>
    <w:rsid w:val="007F5D9D"/>
    <w:rsid w:val="007F6D7B"/>
    <w:rsid w:val="007F7FF2"/>
    <w:rsid w:val="0080007B"/>
    <w:rsid w:val="008000BF"/>
    <w:rsid w:val="008005E6"/>
    <w:rsid w:val="00800872"/>
    <w:rsid w:val="008010CB"/>
    <w:rsid w:val="00803C7A"/>
    <w:rsid w:val="00805211"/>
    <w:rsid w:val="00806408"/>
    <w:rsid w:val="00807542"/>
    <w:rsid w:val="00811667"/>
    <w:rsid w:val="00812404"/>
    <w:rsid w:val="00812F03"/>
    <w:rsid w:val="00814C4B"/>
    <w:rsid w:val="00815DF9"/>
    <w:rsid w:val="008163B9"/>
    <w:rsid w:val="00820A62"/>
    <w:rsid w:val="00820A85"/>
    <w:rsid w:val="0082187B"/>
    <w:rsid w:val="00822C3B"/>
    <w:rsid w:val="00823768"/>
    <w:rsid w:val="008239EB"/>
    <w:rsid w:val="00823D93"/>
    <w:rsid w:val="008261C1"/>
    <w:rsid w:val="00826277"/>
    <w:rsid w:val="00827DE0"/>
    <w:rsid w:val="0083142B"/>
    <w:rsid w:val="0083266D"/>
    <w:rsid w:val="00833288"/>
    <w:rsid w:val="00833F4C"/>
    <w:rsid w:val="00833F76"/>
    <w:rsid w:val="00834117"/>
    <w:rsid w:val="00835563"/>
    <w:rsid w:val="0083786C"/>
    <w:rsid w:val="008423A6"/>
    <w:rsid w:val="00843770"/>
    <w:rsid w:val="00845399"/>
    <w:rsid w:val="00850B3D"/>
    <w:rsid w:val="00851045"/>
    <w:rsid w:val="0085199E"/>
    <w:rsid w:val="00852FA8"/>
    <w:rsid w:val="00853450"/>
    <w:rsid w:val="008535D7"/>
    <w:rsid w:val="008572B1"/>
    <w:rsid w:val="008577A5"/>
    <w:rsid w:val="00861419"/>
    <w:rsid w:val="008638BB"/>
    <w:rsid w:val="0086499D"/>
    <w:rsid w:val="00864B5C"/>
    <w:rsid w:val="0086540E"/>
    <w:rsid w:val="008673C6"/>
    <w:rsid w:val="00867830"/>
    <w:rsid w:val="008708A6"/>
    <w:rsid w:val="00871BE1"/>
    <w:rsid w:val="008720A4"/>
    <w:rsid w:val="0087218C"/>
    <w:rsid w:val="00872F18"/>
    <w:rsid w:val="00874789"/>
    <w:rsid w:val="008756DD"/>
    <w:rsid w:val="00876C36"/>
    <w:rsid w:val="00880B76"/>
    <w:rsid w:val="00880CC3"/>
    <w:rsid w:val="00880E86"/>
    <w:rsid w:val="00881AE7"/>
    <w:rsid w:val="00882328"/>
    <w:rsid w:val="00882F81"/>
    <w:rsid w:val="0088393E"/>
    <w:rsid w:val="008847AF"/>
    <w:rsid w:val="0088512E"/>
    <w:rsid w:val="00886A06"/>
    <w:rsid w:val="00887470"/>
    <w:rsid w:val="008877CF"/>
    <w:rsid w:val="00891D08"/>
    <w:rsid w:val="00892268"/>
    <w:rsid w:val="0089264C"/>
    <w:rsid w:val="008938E4"/>
    <w:rsid w:val="00894070"/>
    <w:rsid w:val="0089494C"/>
    <w:rsid w:val="00894D41"/>
    <w:rsid w:val="008956A1"/>
    <w:rsid w:val="00895D52"/>
    <w:rsid w:val="00896FFF"/>
    <w:rsid w:val="008979F8"/>
    <w:rsid w:val="008A1494"/>
    <w:rsid w:val="008A17EE"/>
    <w:rsid w:val="008A19E2"/>
    <w:rsid w:val="008A3AD7"/>
    <w:rsid w:val="008A4243"/>
    <w:rsid w:val="008A584F"/>
    <w:rsid w:val="008A6E60"/>
    <w:rsid w:val="008B0BD5"/>
    <w:rsid w:val="008B3E10"/>
    <w:rsid w:val="008B4CD6"/>
    <w:rsid w:val="008B5274"/>
    <w:rsid w:val="008C05B6"/>
    <w:rsid w:val="008C1B1A"/>
    <w:rsid w:val="008C27FD"/>
    <w:rsid w:val="008C4424"/>
    <w:rsid w:val="008C4E70"/>
    <w:rsid w:val="008C5419"/>
    <w:rsid w:val="008C5702"/>
    <w:rsid w:val="008C716B"/>
    <w:rsid w:val="008D0AAB"/>
    <w:rsid w:val="008D2470"/>
    <w:rsid w:val="008E0EF8"/>
    <w:rsid w:val="008E307C"/>
    <w:rsid w:val="008E3DC8"/>
    <w:rsid w:val="008E532F"/>
    <w:rsid w:val="008E63FD"/>
    <w:rsid w:val="008E6CE1"/>
    <w:rsid w:val="008E7D35"/>
    <w:rsid w:val="008F18C4"/>
    <w:rsid w:val="008F38A6"/>
    <w:rsid w:val="008F4289"/>
    <w:rsid w:val="008F650F"/>
    <w:rsid w:val="0090058A"/>
    <w:rsid w:val="00900697"/>
    <w:rsid w:val="0090174F"/>
    <w:rsid w:val="009024F2"/>
    <w:rsid w:val="009032FC"/>
    <w:rsid w:val="009046EA"/>
    <w:rsid w:val="00910AAC"/>
    <w:rsid w:val="009115F2"/>
    <w:rsid w:val="009118F2"/>
    <w:rsid w:val="00912671"/>
    <w:rsid w:val="009139B3"/>
    <w:rsid w:val="00913E4D"/>
    <w:rsid w:val="00914615"/>
    <w:rsid w:val="00914BC9"/>
    <w:rsid w:val="009161DF"/>
    <w:rsid w:val="00916347"/>
    <w:rsid w:val="00917057"/>
    <w:rsid w:val="00917E30"/>
    <w:rsid w:val="00920841"/>
    <w:rsid w:val="00921C8C"/>
    <w:rsid w:val="00926114"/>
    <w:rsid w:val="00927222"/>
    <w:rsid w:val="009276B5"/>
    <w:rsid w:val="00927E6B"/>
    <w:rsid w:val="00930E60"/>
    <w:rsid w:val="00931878"/>
    <w:rsid w:val="009338CC"/>
    <w:rsid w:val="00934051"/>
    <w:rsid w:val="00934270"/>
    <w:rsid w:val="00935465"/>
    <w:rsid w:val="00936A39"/>
    <w:rsid w:val="00937745"/>
    <w:rsid w:val="0094196C"/>
    <w:rsid w:val="0094348C"/>
    <w:rsid w:val="00943F11"/>
    <w:rsid w:val="00945108"/>
    <w:rsid w:val="00945258"/>
    <w:rsid w:val="00945877"/>
    <w:rsid w:val="00946A6C"/>
    <w:rsid w:val="00947836"/>
    <w:rsid w:val="00950760"/>
    <w:rsid w:val="00951A6B"/>
    <w:rsid w:val="00952297"/>
    <w:rsid w:val="009526AE"/>
    <w:rsid w:val="009527E2"/>
    <w:rsid w:val="00953716"/>
    <w:rsid w:val="00953D93"/>
    <w:rsid w:val="00953FD8"/>
    <w:rsid w:val="0095499A"/>
    <w:rsid w:val="00955530"/>
    <w:rsid w:val="00957301"/>
    <w:rsid w:val="009579E9"/>
    <w:rsid w:val="00957D0B"/>
    <w:rsid w:val="009601E0"/>
    <w:rsid w:val="00960C61"/>
    <w:rsid w:val="00960C90"/>
    <w:rsid w:val="0096191B"/>
    <w:rsid w:val="00962AE7"/>
    <w:rsid w:val="009633CD"/>
    <w:rsid w:val="00963AE8"/>
    <w:rsid w:val="00964718"/>
    <w:rsid w:val="00965DC6"/>
    <w:rsid w:val="009660E9"/>
    <w:rsid w:val="009663B7"/>
    <w:rsid w:val="00966D88"/>
    <w:rsid w:val="00967AA6"/>
    <w:rsid w:val="009701F0"/>
    <w:rsid w:val="00971CE6"/>
    <w:rsid w:val="00972ABF"/>
    <w:rsid w:val="009737E8"/>
    <w:rsid w:val="00974508"/>
    <w:rsid w:val="00974BB1"/>
    <w:rsid w:val="009761B3"/>
    <w:rsid w:val="00976CAF"/>
    <w:rsid w:val="00977367"/>
    <w:rsid w:val="00981B58"/>
    <w:rsid w:val="00981E72"/>
    <w:rsid w:val="00985069"/>
    <w:rsid w:val="00985A70"/>
    <w:rsid w:val="009901E7"/>
    <w:rsid w:val="00992CFA"/>
    <w:rsid w:val="00994DC8"/>
    <w:rsid w:val="00995542"/>
    <w:rsid w:val="00995884"/>
    <w:rsid w:val="00995991"/>
    <w:rsid w:val="00995D47"/>
    <w:rsid w:val="0099776A"/>
    <w:rsid w:val="00997832"/>
    <w:rsid w:val="00997CB1"/>
    <w:rsid w:val="009A01D2"/>
    <w:rsid w:val="009A0AF9"/>
    <w:rsid w:val="009A13A6"/>
    <w:rsid w:val="009A1436"/>
    <w:rsid w:val="009A2BD2"/>
    <w:rsid w:val="009A318E"/>
    <w:rsid w:val="009A3684"/>
    <w:rsid w:val="009A3889"/>
    <w:rsid w:val="009A38D3"/>
    <w:rsid w:val="009A3EB7"/>
    <w:rsid w:val="009A4A99"/>
    <w:rsid w:val="009A4F13"/>
    <w:rsid w:val="009A742D"/>
    <w:rsid w:val="009A752B"/>
    <w:rsid w:val="009A7EE1"/>
    <w:rsid w:val="009B028E"/>
    <w:rsid w:val="009B04DF"/>
    <w:rsid w:val="009B074F"/>
    <w:rsid w:val="009B07AA"/>
    <w:rsid w:val="009B1FD6"/>
    <w:rsid w:val="009B3161"/>
    <w:rsid w:val="009B35DF"/>
    <w:rsid w:val="009B46DA"/>
    <w:rsid w:val="009B4BCE"/>
    <w:rsid w:val="009B5380"/>
    <w:rsid w:val="009B6B36"/>
    <w:rsid w:val="009B6F4A"/>
    <w:rsid w:val="009B7CC1"/>
    <w:rsid w:val="009C01BE"/>
    <w:rsid w:val="009C21B2"/>
    <w:rsid w:val="009C31C1"/>
    <w:rsid w:val="009C36DF"/>
    <w:rsid w:val="009C38D8"/>
    <w:rsid w:val="009C4A05"/>
    <w:rsid w:val="009C51FC"/>
    <w:rsid w:val="009C7C5F"/>
    <w:rsid w:val="009D0343"/>
    <w:rsid w:val="009D04C5"/>
    <w:rsid w:val="009D306D"/>
    <w:rsid w:val="009D3A3B"/>
    <w:rsid w:val="009D3AD2"/>
    <w:rsid w:val="009D56E1"/>
    <w:rsid w:val="009D5B66"/>
    <w:rsid w:val="009D790B"/>
    <w:rsid w:val="009D79BF"/>
    <w:rsid w:val="009D7CA7"/>
    <w:rsid w:val="009E0010"/>
    <w:rsid w:val="009E07FD"/>
    <w:rsid w:val="009E230B"/>
    <w:rsid w:val="009E29FD"/>
    <w:rsid w:val="009E2F6C"/>
    <w:rsid w:val="009E3FF1"/>
    <w:rsid w:val="009E4E34"/>
    <w:rsid w:val="009E6205"/>
    <w:rsid w:val="009E7079"/>
    <w:rsid w:val="009E72D7"/>
    <w:rsid w:val="009E739A"/>
    <w:rsid w:val="009F0ADC"/>
    <w:rsid w:val="009F237E"/>
    <w:rsid w:val="009F2DE3"/>
    <w:rsid w:val="009F466E"/>
    <w:rsid w:val="009F505B"/>
    <w:rsid w:val="009F516B"/>
    <w:rsid w:val="009F5B56"/>
    <w:rsid w:val="009F676C"/>
    <w:rsid w:val="009F7318"/>
    <w:rsid w:val="009F74E3"/>
    <w:rsid w:val="00A014EB"/>
    <w:rsid w:val="00A01A1B"/>
    <w:rsid w:val="00A024FC"/>
    <w:rsid w:val="00A03772"/>
    <w:rsid w:val="00A03815"/>
    <w:rsid w:val="00A03C77"/>
    <w:rsid w:val="00A0444D"/>
    <w:rsid w:val="00A047E4"/>
    <w:rsid w:val="00A05EA9"/>
    <w:rsid w:val="00A10899"/>
    <w:rsid w:val="00A10D57"/>
    <w:rsid w:val="00A120CF"/>
    <w:rsid w:val="00A126CB"/>
    <w:rsid w:val="00A12F71"/>
    <w:rsid w:val="00A1537F"/>
    <w:rsid w:val="00A155CC"/>
    <w:rsid w:val="00A15B4E"/>
    <w:rsid w:val="00A15E62"/>
    <w:rsid w:val="00A165BD"/>
    <w:rsid w:val="00A1763D"/>
    <w:rsid w:val="00A20CC3"/>
    <w:rsid w:val="00A2131D"/>
    <w:rsid w:val="00A21C2B"/>
    <w:rsid w:val="00A22071"/>
    <w:rsid w:val="00A226BA"/>
    <w:rsid w:val="00A239C1"/>
    <w:rsid w:val="00A245D9"/>
    <w:rsid w:val="00A24EC1"/>
    <w:rsid w:val="00A2505D"/>
    <w:rsid w:val="00A26BF0"/>
    <w:rsid w:val="00A27A1E"/>
    <w:rsid w:val="00A30AC8"/>
    <w:rsid w:val="00A30DEB"/>
    <w:rsid w:val="00A31C6A"/>
    <w:rsid w:val="00A33E5D"/>
    <w:rsid w:val="00A36A84"/>
    <w:rsid w:val="00A37A37"/>
    <w:rsid w:val="00A37FBE"/>
    <w:rsid w:val="00A4086F"/>
    <w:rsid w:val="00A41E1C"/>
    <w:rsid w:val="00A422C1"/>
    <w:rsid w:val="00A4247F"/>
    <w:rsid w:val="00A42913"/>
    <w:rsid w:val="00A44C10"/>
    <w:rsid w:val="00A44CB8"/>
    <w:rsid w:val="00A45295"/>
    <w:rsid w:val="00A47B74"/>
    <w:rsid w:val="00A50AA2"/>
    <w:rsid w:val="00A52CD3"/>
    <w:rsid w:val="00A53415"/>
    <w:rsid w:val="00A5418E"/>
    <w:rsid w:val="00A556CD"/>
    <w:rsid w:val="00A55BD4"/>
    <w:rsid w:val="00A56167"/>
    <w:rsid w:val="00A60AFE"/>
    <w:rsid w:val="00A61096"/>
    <w:rsid w:val="00A6291F"/>
    <w:rsid w:val="00A65C7C"/>
    <w:rsid w:val="00A67A76"/>
    <w:rsid w:val="00A72038"/>
    <w:rsid w:val="00A728A2"/>
    <w:rsid w:val="00A7296C"/>
    <w:rsid w:val="00A7354F"/>
    <w:rsid w:val="00A736A6"/>
    <w:rsid w:val="00A75425"/>
    <w:rsid w:val="00A75BD9"/>
    <w:rsid w:val="00A76846"/>
    <w:rsid w:val="00A76C5E"/>
    <w:rsid w:val="00A80820"/>
    <w:rsid w:val="00A80F41"/>
    <w:rsid w:val="00A822FA"/>
    <w:rsid w:val="00A8337A"/>
    <w:rsid w:val="00A836C2"/>
    <w:rsid w:val="00A84000"/>
    <w:rsid w:val="00A85345"/>
    <w:rsid w:val="00A8726B"/>
    <w:rsid w:val="00A8729F"/>
    <w:rsid w:val="00A907EA"/>
    <w:rsid w:val="00A90961"/>
    <w:rsid w:val="00A91166"/>
    <w:rsid w:val="00A941F4"/>
    <w:rsid w:val="00A9485E"/>
    <w:rsid w:val="00A94908"/>
    <w:rsid w:val="00A94FEE"/>
    <w:rsid w:val="00A97339"/>
    <w:rsid w:val="00A973E6"/>
    <w:rsid w:val="00A97AB5"/>
    <w:rsid w:val="00A97AE8"/>
    <w:rsid w:val="00AA034F"/>
    <w:rsid w:val="00AA1F7B"/>
    <w:rsid w:val="00AA3216"/>
    <w:rsid w:val="00AA353F"/>
    <w:rsid w:val="00AA40AA"/>
    <w:rsid w:val="00AA54AC"/>
    <w:rsid w:val="00AA5C1B"/>
    <w:rsid w:val="00AA7D00"/>
    <w:rsid w:val="00AB02C8"/>
    <w:rsid w:val="00AB0FA7"/>
    <w:rsid w:val="00AB132D"/>
    <w:rsid w:val="00AB1648"/>
    <w:rsid w:val="00AB269D"/>
    <w:rsid w:val="00AB30E2"/>
    <w:rsid w:val="00AB3A95"/>
    <w:rsid w:val="00AB5139"/>
    <w:rsid w:val="00AB5E39"/>
    <w:rsid w:val="00AB649B"/>
    <w:rsid w:val="00AB7D83"/>
    <w:rsid w:val="00AC0918"/>
    <w:rsid w:val="00AC1403"/>
    <w:rsid w:val="00AC148F"/>
    <w:rsid w:val="00AC199D"/>
    <w:rsid w:val="00AC3C74"/>
    <w:rsid w:val="00AC43B7"/>
    <w:rsid w:val="00AC4617"/>
    <w:rsid w:val="00AC4A80"/>
    <w:rsid w:val="00AC5977"/>
    <w:rsid w:val="00AC6C48"/>
    <w:rsid w:val="00AC6CAC"/>
    <w:rsid w:val="00AC6F8B"/>
    <w:rsid w:val="00AC7BCC"/>
    <w:rsid w:val="00AD12C8"/>
    <w:rsid w:val="00AD1466"/>
    <w:rsid w:val="00AD152C"/>
    <w:rsid w:val="00AD1DA5"/>
    <w:rsid w:val="00AD2CAB"/>
    <w:rsid w:val="00AD3A05"/>
    <w:rsid w:val="00AD3EBF"/>
    <w:rsid w:val="00AD7AA2"/>
    <w:rsid w:val="00AD7C9C"/>
    <w:rsid w:val="00AE08DF"/>
    <w:rsid w:val="00AE0F6E"/>
    <w:rsid w:val="00AE27C1"/>
    <w:rsid w:val="00AE397A"/>
    <w:rsid w:val="00AE43D8"/>
    <w:rsid w:val="00AE447B"/>
    <w:rsid w:val="00AF1814"/>
    <w:rsid w:val="00AF254D"/>
    <w:rsid w:val="00AF2CB1"/>
    <w:rsid w:val="00AF3430"/>
    <w:rsid w:val="00AF3A1C"/>
    <w:rsid w:val="00AF421B"/>
    <w:rsid w:val="00AF43DF"/>
    <w:rsid w:val="00AF43F0"/>
    <w:rsid w:val="00AF4781"/>
    <w:rsid w:val="00AF6560"/>
    <w:rsid w:val="00AF69EC"/>
    <w:rsid w:val="00AF773A"/>
    <w:rsid w:val="00AF7BE1"/>
    <w:rsid w:val="00B03B0E"/>
    <w:rsid w:val="00B1453B"/>
    <w:rsid w:val="00B1486B"/>
    <w:rsid w:val="00B151DE"/>
    <w:rsid w:val="00B20650"/>
    <w:rsid w:val="00B20730"/>
    <w:rsid w:val="00B215F6"/>
    <w:rsid w:val="00B21781"/>
    <w:rsid w:val="00B23AB4"/>
    <w:rsid w:val="00B23CFC"/>
    <w:rsid w:val="00B24D1C"/>
    <w:rsid w:val="00B25919"/>
    <w:rsid w:val="00B271EB"/>
    <w:rsid w:val="00B27D5D"/>
    <w:rsid w:val="00B30A00"/>
    <w:rsid w:val="00B317EE"/>
    <w:rsid w:val="00B31ACF"/>
    <w:rsid w:val="00B31FAB"/>
    <w:rsid w:val="00B324A6"/>
    <w:rsid w:val="00B35EBE"/>
    <w:rsid w:val="00B3619E"/>
    <w:rsid w:val="00B4038E"/>
    <w:rsid w:val="00B40B66"/>
    <w:rsid w:val="00B422D6"/>
    <w:rsid w:val="00B4304A"/>
    <w:rsid w:val="00B4314F"/>
    <w:rsid w:val="00B43D6C"/>
    <w:rsid w:val="00B45964"/>
    <w:rsid w:val="00B45DD6"/>
    <w:rsid w:val="00B475EB"/>
    <w:rsid w:val="00B52023"/>
    <w:rsid w:val="00B52683"/>
    <w:rsid w:val="00B530C6"/>
    <w:rsid w:val="00B535D8"/>
    <w:rsid w:val="00B53BF4"/>
    <w:rsid w:val="00B53DE1"/>
    <w:rsid w:val="00B54605"/>
    <w:rsid w:val="00B56D8C"/>
    <w:rsid w:val="00B574D4"/>
    <w:rsid w:val="00B600D4"/>
    <w:rsid w:val="00B604A6"/>
    <w:rsid w:val="00B62B52"/>
    <w:rsid w:val="00B63CED"/>
    <w:rsid w:val="00B65470"/>
    <w:rsid w:val="00B65BE1"/>
    <w:rsid w:val="00B70362"/>
    <w:rsid w:val="00B70B43"/>
    <w:rsid w:val="00B70EBD"/>
    <w:rsid w:val="00B726B5"/>
    <w:rsid w:val="00B77801"/>
    <w:rsid w:val="00B77B0E"/>
    <w:rsid w:val="00B8039C"/>
    <w:rsid w:val="00B8065D"/>
    <w:rsid w:val="00B8241B"/>
    <w:rsid w:val="00B828E3"/>
    <w:rsid w:val="00B8495B"/>
    <w:rsid w:val="00B8554E"/>
    <w:rsid w:val="00B8572C"/>
    <w:rsid w:val="00B85D01"/>
    <w:rsid w:val="00B86B6D"/>
    <w:rsid w:val="00B86FE2"/>
    <w:rsid w:val="00B871BD"/>
    <w:rsid w:val="00B90D66"/>
    <w:rsid w:val="00B918F2"/>
    <w:rsid w:val="00B927D1"/>
    <w:rsid w:val="00B96253"/>
    <w:rsid w:val="00B96EDF"/>
    <w:rsid w:val="00B978E8"/>
    <w:rsid w:val="00BA0BA1"/>
    <w:rsid w:val="00BA2AC2"/>
    <w:rsid w:val="00BA3870"/>
    <w:rsid w:val="00BA4A56"/>
    <w:rsid w:val="00BA5B73"/>
    <w:rsid w:val="00BA5B9C"/>
    <w:rsid w:val="00BA5DDE"/>
    <w:rsid w:val="00BA5FEF"/>
    <w:rsid w:val="00BA77D8"/>
    <w:rsid w:val="00BB0291"/>
    <w:rsid w:val="00BB1910"/>
    <w:rsid w:val="00BB2868"/>
    <w:rsid w:val="00BB2CE6"/>
    <w:rsid w:val="00BB4156"/>
    <w:rsid w:val="00BB4F47"/>
    <w:rsid w:val="00BB5649"/>
    <w:rsid w:val="00BB7140"/>
    <w:rsid w:val="00BC118F"/>
    <w:rsid w:val="00BC1F97"/>
    <w:rsid w:val="00BC3F50"/>
    <w:rsid w:val="00BC3F5A"/>
    <w:rsid w:val="00BC406D"/>
    <w:rsid w:val="00BC4793"/>
    <w:rsid w:val="00BC5A9F"/>
    <w:rsid w:val="00BC7641"/>
    <w:rsid w:val="00BC7FE9"/>
    <w:rsid w:val="00BD123F"/>
    <w:rsid w:val="00BD2E70"/>
    <w:rsid w:val="00BD6FA6"/>
    <w:rsid w:val="00BD7F0A"/>
    <w:rsid w:val="00BE0D60"/>
    <w:rsid w:val="00BE1FC0"/>
    <w:rsid w:val="00BE25FD"/>
    <w:rsid w:val="00BE2683"/>
    <w:rsid w:val="00BE4650"/>
    <w:rsid w:val="00BE46F2"/>
    <w:rsid w:val="00BE49D1"/>
    <w:rsid w:val="00BE7D42"/>
    <w:rsid w:val="00BF0919"/>
    <w:rsid w:val="00BF22AC"/>
    <w:rsid w:val="00BF2BD5"/>
    <w:rsid w:val="00BF7820"/>
    <w:rsid w:val="00C00134"/>
    <w:rsid w:val="00C00BE1"/>
    <w:rsid w:val="00C026FD"/>
    <w:rsid w:val="00C02E7E"/>
    <w:rsid w:val="00C02E8E"/>
    <w:rsid w:val="00C031CE"/>
    <w:rsid w:val="00C059FD"/>
    <w:rsid w:val="00C05D62"/>
    <w:rsid w:val="00C10BAE"/>
    <w:rsid w:val="00C10E9C"/>
    <w:rsid w:val="00C11F8D"/>
    <w:rsid w:val="00C13080"/>
    <w:rsid w:val="00C136BE"/>
    <w:rsid w:val="00C15F96"/>
    <w:rsid w:val="00C16891"/>
    <w:rsid w:val="00C17488"/>
    <w:rsid w:val="00C2052F"/>
    <w:rsid w:val="00C2460C"/>
    <w:rsid w:val="00C2495A"/>
    <w:rsid w:val="00C26DCF"/>
    <w:rsid w:val="00C30179"/>
    <w:rsid w:val="00C30750"/>
    <w:rsid w:val="00C30D27"/>
    <w:rsid w:val="00C31B42"/>
    <w:rsid w:val="00C32592"/>
    <w:rsid w:val="00C33229"/>
    <w:rsid w:val="00C359D6"/>
    <w:rsid w:val="00C35A46"/>
    <w:rsid w:val="00C37C1B"/>
    <w:rsid w:val="00C407EF"/>
    <w:rsid w:val="00C40839"/>
    <w:rsid w:val="00C42B58"/>
    <w:rsid w:val="00C42C28"/>
    <w:rsid w:val="00C432A9"/>
    <w:rsid w:val="00C445B2"/>
    <w:rsid w:val="00C44771"/>
    <w:rsid w:val="00C44809"/>
    <w:rsid w:val="00C44D40"/>
    <w:rsid w:val="00C456ED"/>
    <w:rsid w:val="00C4570E"/>
    <w:rsid w:val="00C4598D"/>
    <w:rsid w:val="00C46660"/>
    <w:rsid w:val="00C46E6D"/>
    <w:rsid w:val="00C4787F"/>
    <w:rsid w:val="00C50AAA"/>
    <w:rsid w:val="00C50D20"/>
    <w:rsid w:val="00C51AF6"/>
    <w:rsid w:val="00C51EF6"/>
    <w:rsid w:val="00C52115"/>
    <w:rsid w:val="00C532DD"/>
    <w:rsid w:val="00C55442"/>
    <w:rsid w:val="00C570EF"/>
    <w:rsid w:val="00C57E06"/>
    <w:rsid w:val="00C60504"/>
    <w:rsid w:val="00C62DD4"/>
    <w:rsid w:val="00C62FF2"/>
    <w:rsid w:val="00C64B2E"/>
    <w:rsid w:val="00C6568C"/>
    <w:rsid w:val="00C7186E"/>
    <w:rsid w:val="00C7350C"/>
    <w:rsid w:val="00C73512"/>
    <w:rsid w:val="00C739AA"/>
    <w:rsid w:val="00C73CFA"/>
    <w:rsid w:val="00C73EBE"/>
    <w:rsid w:val="00C740BE"/>
    <w:rsid w:val="00C75DB1"/>
    <w:rsid w:val="00C7691C"/>
    <w:rsid w:val="00C811BE"/>
    <w:rsid w:val="00C815D1"/>
    <w:rsid w:val="00C81756"/>
    <w:rsid w:val="00C81925"/>
    <w:rsid w:val="00C81F0D"/>
    <w:rsid w:val="00C8208E"/>
    <w:rsid w:val="00C82108"/>
    <w:rsid w:val="00C83797"/>
    <w:rsid w:val="00C83BF9"/>
    <w:rsid w:val="00C842D6"/>
    <w:rsid w:val="00C84553"/>
    <w:rsid w:val="00C84F8F"/>
    <w:rsid w:val="00C8634C"/>
    <w:rsid w:val="00C86A32"/>
    <w:rsid w:val="00C87333"/>
    <w:rsid w:val="00C91743"/>
    <w:rsid w:val="00C91847"/>
    <w:rsid w:val="00C925F4"/>
    <w:rsid w:val="00C93277"/>
    <w:rsid w:val="00C937FC"/>
    <w:rsid w:val="00C93E1A"/>
    <w:rsid w:val="00C949C2"/>
    <w:rsid w:val="00C9675D"/>
    <w:rsid w:val="00C9704B"/>
    <w:rsid w:val="00C97FB9"/>
    <w:rsid w:val="00CA09C8"/>
    <w:rsid w:val="00CA110A"/>
    <w:rsid w:val="00CA2C8E"/>
    <w:rsid w:val="00CA52A3"/>
    <w:rsid w:val="00CA53BF"/>
    <w:rsid w:val="00CA6402"/>
    <w:rsid w:val="00CA6CF8"/>
    <w:rsid w:val="00CA783F"/>
    <w:rsid w:val="00CA7A25"/>
    <w:rsid w:val="00CB220C"/>
    <w:rsid w:val="00CB280B"/>
    <w:rsid w:val="00CB4C24"/>
    <w:rsid w:val="00CB6780"/>
    <w:rsid w:val="00CC05AA"/>
    <w:rsid w:val="00CC1806"/>
    <w:rsid w:val="00CC18F5"/>
    <w:rsid w:val="00CC1A1D"/>
    <w:rsid w:val="00CC2067"/>
    <w:rsid w:val="00CC237C"/>
    <w:rsid w:val="00CC42AB"/>
    <w:rsid w:val="00CC4674"/>
    <w:rsid w:val="00CC4BA0"/>
    <w:rsid w:val="00CC5285"/>
    <w:rsid w:val="00CC6521"/>
    <w:rsid w:val="00CC68A6"/>
    <w:rsid w:val="00CD2DD9"/>
    <w:rsid w:val="00CD2F54"/>
    <w:rsid w:val="00CD5296"/>
    <w:rsid w:val="00CD56A0"/>
    <w:rsid w:val="00CD6AFA"/>
    <w:rsid w:val="00CE0217"/>
    <w:rsid w:val="00CE0793"/>
    <w:rsid w:val="00CE0DAA"/>
    <w:rsid w:val="00CE1668"/>
    <w:rsid w:val="00CE2510"/>
    <w:rsid w:val="00CE5741"/>
    <w:rsid w:val="00CE5967"/>
    <w:rsid w:val="00CE6BBD"/>
    <w:rsid w:val="00CE6E80"/>
    <w:rsid w:val="00CE7392"/>
    <w:rsid w:val="00CF3F4D"/>
    <w:rsid w:val="00CF5D49"/>
    <w:rsid w:val="00CF5F52"/>
    <w:rsid w:val="00CF6314"/>
    <w:rsid w:val="00D00494"/>
    <w:rsid w:val="00D005C4"/>
    <w:rsid w:val="00D00CE4"/>
    <w:rsid w:val="00D0392F"/>
    <w:rsid w:val="00D03C68"/>
    <w:rsid w:val="00D07260"/>
    <w:rsid w:val="00D079E4"/>
    <w:rsid w:val="00D10440"/>
    <w:rsid w:val="00D1066A"/>
    <w:rsid w:val="00D112DE"/>
    <w:rsid w:val="00D125D7"/>
    <w:rsid w:val="00D128DC"/>
    <w:rsid w:val="00D12B44"/>
    <w:rsid w:val="00D12D63"/>
    <w:rsid w:val="00D12D91"/>
    <w:rsid w:val="00D13D53"/>
    <w:rsid w:val="00D15E8F"/>
    <w:rsid w:val="00D16550"/>
    <w:rsid w:val="00D1768D"/>
    <w:rsid w:val="00D20588"/>
    <w:rsid w:val="00D207C3"/>
    <w:rsid w:val="00D20A54"/>
    <w:rsid w:val="00D216AD"/>
    <w:rsid w:val="00D22CD7"/>
    <w:rsid w:val="00D236F4"/>
    <w:rsid w:val="00D237A1"/>
    <w:rsid w:val="00D25739"/>
    <w:rsid w:val="00D26005"/>
    <w:rsid w:val="00D2607C"/>
    <w:rsid w:val="00D260D6"/>
    <w:rsid w:val="00D2689E"/>
    <w:rsid w:val="00D27746"/>
    <w:rsid w:val="00D31997"/>
    <w:rsid w:val="00D32F61"/>
    <w:rsid w:val="00D33243"/>
    <w:rsid w:val="00D341D5"/>
    <w:rsid w:val="00D34B7C"/>
    <w:rsid w:val="00D351C8"/>
    <w:rsid w:val="00D35873"/>
    <w:rsid w:val="00D3596A"/>
    <w:rsid w:val="00D35DAA"/>
    <w:rsid w:val="00D36D19"/>
    <w:rsid w:val="00D379F0"/>
    <w:rsid w:val="00D37C34"/>
    <w:rsid w:val="00D41679"/>
    <w:rsid w:val="00D41DAA"/>
    <w:rsid w:val="00D42D5B"/>
    <w:rsid w:val="00D432EC"/>
    <w:rsid w:val="00D44027"/>
    <w:rsid w:val="00D4459F"/>
    <w:rsid w:val="00D46163"/>
    <w:rsid w:val="00D46D67"/>
    <w:rsid w:val="00D47253"/>
    <w:rsid w:val="00D47423"/>
    <w:rsid w:val="00D47CB4"/>
    <w:rsid w:val="00D50A59"/>
    <w:rsid w:val="00D51A51"/>
    <w:rsid w:val="00D51DBA"/>
    <w:rsid w:val="00D52596"/>
    <w:rsid w:val="00D5313A"/>
    <w:rsid w:val="00D53896"/>
    <w:rsid w:val="00D5504A"/>
    <w:rsid w:val="00D550F1"/>
    <w:rsid w:val="00D55299"/>
    <w:rsid w:val="00D56871"/>
    <w:rsid w:val="00D57814"/>
    <w:rsid w:val="00D57BF5"/>
    <w:rsid w:val="00D61434"/>
    <w:rsid w:val="00D6208A"/>
    <w:rsid w:val="00D62CD2"/>
    <w:rsid w:val="00D635D6"/>
    <w:rsid w:val="00D65257"/>
    <w:rsid w:val="00D66082"/>
    <w:rsid w:val="00D67108"/>
    <w:rsid w:val="00D72124"/>
    <w:rsid w:val="00D72E85"/>
    <w:rsid w:val="00D738B1"/>
    <w:rsid w:val="00D746C2"/>
    <w:rsid w:val="00D751DC"/>
    <w:rsid w:val="00D80299"/>
    <w:rsid w:val="00D82EEC"/>
    <w:rsid w:val="00D84681"/>
    <w:rsid w:val="00D858B2"/>
    <w:rsid w:val="00D86E7F"/>
    <w:rsid w:val="00D87474"/>
    <w:rsid w:val="00D90FC9"/>
    <w:rsid w:val="00D914E7"/>
    <w:rsid w:val="00D92A55"/>
    <w:rsid w:val="00D92AF4"/>
    <w:rsid w:val="00D933DD"/>
    <w:rsid w:val="00D95EAC"/>
    <w:rsid w:val="00D9646C"/>
    <w:rsid w:val="00DA1481"/>
    <w:rsid w:val="00DA1F35"/>
    <w:rsid w:val="00DA2A84"/>
    <w:rsid w:val="00DA2B15"/>
    <w:rsid w:val="00DA33B1"/>
    <w:rsid w:val="00DA4214"/>
    <w:rsid w:val="00DA5B8D"/>
    <w:rsid w:val="00DA5BB3"/>
    <w:rsid w:val="00DA6D56"/>
    <w:rsid w:val="00DA704B"/>
    <w:rsid w:val="00DB0B9D"/>
    <w:rsid w:val="00DB162A"/>
    <w:rsid w:val="00DB16EE"/>
    <w:rsid w:val="00DB214A"/>
    <w:rsid w:val="00DB23A4"/>
    <w:rsid w:val="00DB280D"/>
    <w:rsid w:val="00DB3545"/>
    <w:rsid w:val="00DB5109"/>
    <w:rsid w:val="00DB51BF"/>
    <w:rsid w:val="00DB542F"/>
    <w:rsid w:val="00DB58EA"/>
    <w:rsid w:val="00DB6AFC"/>
    <w:rsid w:val="00DB7149"/>
    <w:rsid w:val="00DC0212"/>
    <w:rsid w:val="00DC14F6"/>
    <w:rsid w:val="00DC16A8"/>
    <w:rsid w:val="00DC17A3"/>
    <w:rsid w:val="00DC1A66"/>
    <w:rsid w:val="00DC2DD0"/>
    <w:rsid w:val="00DC31B9"/>
    <w:rsid w:val="00DC3546"/>
    <w:rsid w:val="00DC3669"/>
    <w:rsid w:val="00DC5535"/>
    <w:rsid w:val="00DC7BAB"/>
    <w:rsid w:val="00DC7EB9"/>
    <w:rsid w:val="00DD1798"/>
    <w:rsid w:val="00DD1F43"/>
    <w:rsid w:val="00DD1F44"/>
    <w:rsid w:val="00DD200C"/>
    <w:rsid w:val="00DD2480"/>
    <w:rsid w:val="00DD2AC9"/>
    <w:rsid w:val="00DD3E81"/>
    <w:rsid w:val="00DD4611"/>
    <w:rsid w:val="00DD494C"/>
    <w:rsid w:val="00DD506D"/>
    <w:rsid w:val="00DD561F"/>
    <w:rsid w:val="00DD5878"/>
    <w:rsid w:val="00DD6C50"/>
    <w:rsid w:val="00DD6D91"/>
    <w:rsid w:val="00DE0B5F"/>
    <w:rsid w:val="00DE0D33"/>
    <w:rsid w:val="00DE2546"/>
    <w:rsid w:val="00DE340F"/>
    <w:rsid w:val="00DE3E91"/>
    <w:rsid w:val="00DE6DCD"/>
    <w:rsid w:val="00DE733B"/>
    <w:rsid w:val="00DE73CD"/>
    <w:rsid w:val="00DE7FF5"/>
    <w:rsid w:val="00DF01CC"/>
    <w:rsid w:val="00DF0958"/>
    <w:rsid w:val="00DF0C6A"/>
    <w:rsid w:val="00DF0D60"/>
    <w:rsid w:val="00DF153D"/>
    <w:rsid w:val="00DF2A0F"/>
    <w:rsid w:val="00DF3025"/>
    <w:rsid w:val="00DF3DA9"/>
    <w:rsid w:val="00DF655D"/>
    <w:rsid w:val="00DF6FFB"/>
    <w:rsid w:val="00E03225"/>
    <w:rsid w:val="00E0327C"/>
    <w:rsid w:val="00E03667"/>
    <w:rsid w:val="00E03AB4"/>
    <w:rsid w:val="00E05C85"/>
    <w:rsid w:val="00E071A9"/>
    <w:rsid w:val="00E078DE"/>
    <w:rsid w:val="00E10122"/>
    <w:rsid w:val="00E10571"/>
    <w:rsid w:val="00E10A85"/>
    <w:rsid w:val="00E12BAF"/>
    <w:rsid w:val="00E13566"/>
    <w:rsid w:val="00E1550A"/>
    <w:rsid w:val="00E16E8D"/>
    <w:rsid w:val="00E17B35"/>
    <w:rsid w:val="00E17CB3"/>
    <w:rsid w:val="00E17F2E"/>
    <w:rsid w:val="00E205AA"/>
    <w:rsid w:val="00E22701"/>
    <w:rsid w:val="00E227A3"/>
    <w:rsid w:val="00E2346D"/>
    <w:rsid w:val="00E23848"/>
    <w:rsid w:val="00E23F4C"/>
    <w:rsid w:val="00E24227"/>
    <w:rsid w:val="00E246C6"/>
    <w:rsid w:val="00E24D2D"/>
    <w:rsid w:val="00E258E2"/>
    <w:rsid w:val="00E26980"/>
    <w:rsid w:val="00E26A3A"/>
    <w:rsid w:val="00E27A97"/>
    <w:rsid w:val="00E30F60"/>
    <w:rsid w:val="00E31060"/>
    <w:rsid w:val="00E31AE4"/>
    <w:rsid w:val="00E32A61"/>
    <w:rsid w:val="00E33783"/>
    <w:rsid w:val="00E3379A"/>
    <w:rsid w:val="00E33ED8"/>
    <w:rsid w:val="00E34568"/>
    <w:rsid w:val="00E374B2"/>
    <w:rsid w:val="00E41F39"/>
    <w:rsid w:val="00E434B9"/>
    <w:rsid w:val="00E4417C"/>
    <w:rsid w:val="00E4448D"/>
    <w:rsid w:val="00E46BB4"/>
    <w:rsid w:val="00E476D2"/>
    <w:rsid w:val="00E47922"/>
    <w:rsid w:val="00E47CE4"/>
    <w:rsid w:val="00E505BD"/>
    <w:rsid w:val="00E515F4"/>
    <w:rsid w:val="00E51A9F"/>
    <w:rsid w:val="00E52D76"/>
    <w:rsid w:val="00E540AE"/>
    <w:rsid w:val="00E5451B"/>
    <w:rsid w:val="00E55DC2"/>
    <w:rsid w:val="00E57C3B"/>
    <w:rsid w:val="00E60FB6"/>
    <w:rsid w:val="00E61E09"/>
    <w:rsid w:val="00E6431F"/>
    <w:rsid w:val="00E66391"/>
    <w:rsid w:val="00E66E24"/>
    <w:rsid w:val="00E702E7"/>
    <w:rsid w:val="00E70F96"/>
    <w:rsid w:val="00E71E24"/>
    <w:rsid w:val="00E7279F"/>
    <w:rsid w:val="00E73589"/>
    <w:rsid w:val="00E73E6A"/>
    <w:rsid w:val="00E73ECC"/>
    <w:rsid w:val="00E7584F"/>
    <w:rsid w:val="00E75A9E"/>
    <w:rsid w:val="00E76225"/>
    <w:rsid w:val="00E76486"/>
    <w:rsid w:val="00E76E93"/>
    <w:rsid w:val="00E8016B"/>
    <w:rsid w:val="00E81D60"/>
    <w:rsid w:val="00E81F3E"/>
    <w:rsid w:val="00E82D92"/>
    <w:rsid w:val="00E8356F"/>
    <w:rsid w:val="00E83CEF"/>
    <w:rsid w:val="00E8420C"/>
    <w:rsid w:val="00E85A68"/>
    <w:rsid w:val="00E85D83"/>
    <w:rsid w:val="00E8609B"/>
    <w:rsid w:val="00E8613F"/>
    <w:rsid w:val="00E864F4"/>
    <w:rsid w:val="00E86E39"/>
    <w:rsid w:val="00E873BA"/>
    <w:rsid w:val="00E90DD4"/>
    <w:rsid w:val="00E90F7D"/>
    <w:rsid w:val="00E91661"/>
    <w:rsid w:val="00E92D07"/>
    <w:rsid w:val="00E93BC6"/>
    <w:rsid w:val="00E955E0"/>
    <w:rsid w:val="00E95EED"/>
    <w:rsid w:val="00E96912"/>
    <w:rsid w:val="00E96A19"/>
    <w:rsid w:val="00E97AD3"/>
    <w:rsid w:val="00E97D19"/>
    <w:rsid w:val="00EA069C"/>
    <w:rsid w:val="00EA1EBE"/>
    <w:rsid w:val="00EA2B43"/>
    <w:rsid w:val="00EA2B5F"/>
    <w:rsid w:val="00EA2F63"/>
    <w:rsid w:val="00EA50BF"/>
    <w:rsid w:val="00EA7075"/>
    <w:rsid w:val="00EB047B"/>
    <w:rsid w:val="00EB13B0"/>
    <w:rsid w:val="00EB2EBF"/>
    <w:rsid w:val="00EB304C"/>
    <w:rsid w:val="00EB379C"/>
    <w:rsid w:val="00EB401F"/>
    <w:rsid w:val="00EB4392"/>
    <w:rsid w:val="00EB67AE"/>
    <w:rsid w:val="00EB6C56"/>
    <w:rsid w:val="00EB7BF2"/>
    <w:rsid w:val="00EC0649"/>
    <w:rsid w:val="00EC0F86"/>
    <w:rsid w:val="00EC11CA"/>
    <w:rsid w:val="00EC2338"/>
    <w:rsid w:val="00EC45D3"/>
    <w:rsid w:val="00EC4678"/>
    <w:rsid w:val="00EC508D"/>
    <w:rsid w:val="00EC6A4D"/>
    <w:rsid w:val="00EC7516"/>
    <w:rsid w:val="00EC76A6"/>
    <w:rsid w:val="00ED01DA"/>
    <w:rsid w:val="00ED0FDD"/>
    <w:rsid w:val="00ED16AD"/>
    <w:rsid w:val="00ED18C0"/>
    <w:rsid w:val="00ED1DC6"/>
    <w:rsid w:val="00ED2094"/>
    <w:rsid w:val="00ED23C9"/>
    <w:rsid w:val="00ED4384"/>
    <w:rsid w:val="00ED5E3E"/>
    <w:rsid w:val="00ED6B01"/>
    <w:rsid w:val="00ED6C66"/>
    <w:rsid w:val="00ED7967"/>
    <w:rsid w:val="00ED7C70"/>
    <w:rsid w:val="00EE0A1E"/>
    <w:rsid w:val="00EE28BB"/>
    <w:rsid w:val="00EE5BFC"/>
    <w:rsid w:val="00EE6499"/>
    <w:rsid w:val="00EE7335"/>
    <w:rsid w:val="00EE7836"/>
    <w:rsid w:val="00EF03E5"/>
    <w:rsid w:val="00EF0614"/>
    <w:rsid w:val="00EF126C"/>
    <w:rsid w:val="00EF1D1E"/>
    <w:rsid w:val="00EF2620"/>
    <w:rsid w:val="00EF2D7B"/>
    <w:rsid w:val="00EF30E2"/>
    <w:rsid w:val="00EF438B"/>
    <w:rsid w:val="00EF4AB5"/>
    <w:rsid w:val="00EF4C1F"/>
    <w:rsid w:val="00EF5CF8"/>
    <w:rsid w:val="00EF5F8A"/>
    <w:rsid w:val="00EF610A"/>
    <w:rsid w:val="00EF6DA3"/>
    <w:rsid w:val="00EF7141"/>
    <w:rsid w:val="00F01C37"/>
    <w:rsid w:val="00F056A0"/>
    <w:rsid w:val="00F06249"/>
    <w:rsid w:val="00F06503"/>
    <w:rsid w:val="00F073AE"/>
    <w:rsid w:val="00F07517"/>
    <w:rsid w:val="00F07C39"/>
    <w:rsid w:val="00F07CD5"/>
    <w:rsid w:val="00F107B4"/>
    <w:rsid w:val="00F112F0"/>
    <w:rsid w:val="00F11413"/>
    <w:rsid w:val="00F13106"/>
    <w:rsid w:val="00F13551"/>
    <w:rsid w:val="00F14F30"/>
    <w:rsid w:val="00F16C30"/>
    <w:rsid w:val="00F21427"/>
    <w:rsid w:val="00F2159B"/>
    <w:rsid w:val="00F2163C"/>
    <w:rsid w:val="00F22539"/>
    <w:rsid w:val="00F2262F"/>
    <w:rsid w:val="00F22ABC"/>
    <w:rsid w:val="00F22F65"/>
    <w:rsid w:val="00F23D56"/>
    <w:rsid w:val="00F24211"/>
    <w:rsid w:val="00F24813"/>
    <w:rsid w:val="00F25A7F"/>
    <w:rsid w:val="00F26E8E"/>
    <w:rsid w:val="00F26F7D"/>
    <w:rsid w:val="00F2715F"/>
    <w:rsid w:val="00F27925"/>
    <w:rsid w:val="00F309DC"/>
    <w:rsid w:val="00F30A50"/>
    <w:rsid w:val="00F3112B"/>
    <w:rsid w:val="00F31DC3"/>
    <w:rsid w:val="00F33B7C"/>
    <w:rsid w:val="00F33D7C"/>
    <w:rsid w:val="00F34F70"/>
    <w:rsid w:val="00F36766"/>
    <w:rsid w:val="00F37AB1"/>
    <w:rsid w:val="00F40757"/>
    <w:rsid w:val="00F4253A"/>
    <w:rsid w:val="00F42631"/>
    <w:rsid w:val="00F42BF5"/>
    <w:rsid w:val="00F4650C"/>
    <w:rsid w:val="00F47584"/>
    <w:rsid w:val="00F5025D"/>
    <w:rsid w:val="00F50BCE"/>
    <w:rsid w:val="00F51282"/>
    <w:rsid w:val="00F53596"/>
    <w:rsid w:val="00F53BA0"/>
    <w:rsid w:val="00F545E1"/>
    <w:rsid w:val="00F54CF8"/>
    <w:rsid w:val="00F5504D"/>
    <w:rsid w:val="00F5736D"/>
    <w:rsid w:val="00F577C1"/>
    <w:rsid w:val="00F57CB5"/>
    <w:rsid w:val="00F60AC8"/>
    <w:rsid w:val="00F62359"/>
    <w:rsid w:val="00F624AA"/>
    <w:rsid w:val="00F63978"/>
    <w:rsid w:val="00F6725F"/>
    <w:rsid w:val="00F67A69"/>
    <w:rsid w:val="00F7071E"/>
    <w:rsid w:val="00F717C8"/>
    <w:rsid w:val="00F738C6"/>
    <w:rsid w:val="00F74277"/>
    <w:rsid w:val="00F748F9"/>
    <w:rsid w:val="00F752D2"/>
    <w:rsid w:val="00F753AB"/>
    <w:rsid w:val="00F75CC2"/>
    <w:rsid w:val="00F772CF"/>
    <w:rsid w:val="00F806EF"/>
    <w:rsid w:val="00F83107"/>
    <w:rsid w:val="00F83FBE"/>
    <w:rsid w:val="00F85926"/>
    <w:rsid w:val="00F86195"/>
    <w:rsid w:val="00F8650F"/>
    <w:rsid w:val="00F86ACD"/>
    <w:rsid w:val="00F87120"/>
    <w:rsid w:val="00F90607"/>
    <w:rsid w:val="00F90B8F"/>
    <w:rsid w:val="00F90E7E"/>
    <w:rsid w:val="00F917B5"/>
    <w:rsid w:val="00F91D04"/>
    <w:rsid w:val="00F949BC"/>
    <w:rsid w:val="00F955BE"/>
    <w:rsid w:val="00F959F6"/>
    <w:rsid w:val="00F95B18"/>
    <w:rsid w:val="00F96FDB"/>
    <w:rsid w:val="00FA04AB"/>
    <w:rsid w:val="00FA0FC5"/>
    <w:rsid w:val="00FA1375"/>
    <w:rsid w:val="00FA531B"/>
    <w:rsid w:val="00FA571E"/>
    <w:rsid w:val="00FA5A6F"/>
    <w:rsid w:val="00FA6C43"/>
    <w:rsid w:val="00FA7009"/>
    <w:rsid w:val="00FA7B54"/>
    <w:rsid w:val="00FB32AC"/>
    <w:rsid w:val="00FB3EC3"/>
    <w:rsid w:val="00FB40BE"/>
    <w:rsid w:val="00FB55C6"/>
    <w:rsid w:val="00FB632D"/>
    <w:rsid w:val="00FC05BC"/>
    <w:rsid w:val="00FC09A0"/>
    <w:rsid w:val="00FC0AA7"/>
    <w:rsid w:val="00FC1592"/>
    <w:rsid w:val="00FC159F"/>
    <w:rsid w:val="00FC19B4"/>
    <w:rsid w:val="00FC1CF1"/>
    <w:rsid w:val="00FC3DB1"/>
    <w:rsid w:val="00FC42EA"/>
    <w:rsid w:val="00FC5C2C"/>
    <w:rsid w:val="00FC6417"/>
    <w:rsid w:val="00FC6E4E"/>
    <w:rsid w:val="00FD095D"/>
    <w:rsid w:val="00FD1840"/>
    <w:rsid w:val="00FD197E"/>
    <w:rsid w:val="00FD3965"/>
    <w:rsid w:val="00FD3E7D"/>
    <w:rsid w:val="00FD458D"/>
    <w:rsid w:val="00FD5E45"/>
    <w:rsid w:val="00FE07EE"/>
    <w:rsid w:val="00FE0C9F"/>
    <w:rsid w:val="00FE0FB4"/>
    <w:rsid w:val="00FE56E4"/>
    <w:rsid w:val="00FE613B"/>
    <w:rsid w:val="00FE6C1A"/>
    <w:rsid w:val="00FE6CCB"/>
    <w:rsid w:val="00FE6D47"/>
    <w:rsid w:val="00FE7D5E"/>
    <w:rsid w:val="00FE7EFD"/>
    <w:rsid w:val="00FF02D5"/>
    <w:rsid w:val="00FF05D3"/>
    <w:rsid w:val="00FF155F"/>
    <w:rsid w:val="00FF182F"/>
    <w:rsid w:val="00FF18AF"/>
    <w:rsid w:val="00FF26DD"/>
    <w:rsid w:val="00FF2E41"/>
    <w:rsid w:val="00FF32B0"/>
    <w:rsid w:val="00FF4F09"/>
    <w:rsid w:val="00FF51D2"/>
    <w:rsid w:val="00FF5C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0BA51"/>
  <w15:chartTrackingRefBased/>
  <w15:docId w15:val="{9E38354A-FAD7-4603-9BC9-AA1D695C1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7C8C"/>
    <w:pPr>
      <w:spacing w:after="0" w:line="240" w:lineRule="auto"/>
    </w:pPr>
    <w:rPr>
      <w:rFonts w:ascii="Arial" w:eastAsia="Times New Roman" w:hAnsi="Arial" w:cs="Times New Roman"/>
      <w:sz w:val="20"/>
      <w:szCs w:val="24"/>
      <w:lang w:val="en-US"/>
    </w:rPr>
  </w:style>
  <w:style w:type="paragraph" w:styleId="Titre1">
    <w:name w:val="heading 1"/>
    <w:basedOn w:val="Normal"/>
    <w:next w:val="Normal"/>
    <w:link w:val="Titre1Car"/>
    <w:qFormat/>
    <w:rsid w:val="002D7C8C"/>
    <w:pPr>
      <w:keepNext/>
      <w:numPr>
        <w:numId w:val="9"/>
      </w:numPr>
      <w:spacing w:before="240" w:after="60"/>
      <w:outlineLvl w:val="0"/>
    </w:pPr>
    <w:rPr>
      <w:rFonts w:cs="Arial"/>
      <w:b/>
      <w:bCs/>
      <w:kern w:val="32"/>
      <w:sz w:val="32"/>
      <w:szCs w:val="32"/>
    </w:rPr>
  </w:style>
  <w:style w:type="paragraph" w:styleId="Titre2">
    <w:name w:val="heading 2"/>
    <w:basedOn w:val="Normal"/>
    <w:next w:val="Normal"/>
    <w:link w:val="Titre2Car"/>
    <w:uiPriority w:val="9"/>
    <w:unhideWhenUsed/>
    <w:qFormat/>
    <w:rsid w:val="002D7C8C"/>
    <w:pPr>
      <w:keepNext/>
      <w:keepLines/>
      <w:numPr>
        <w:ilvl w:val="1"/>
        <w:numId w:val="9"/>
      </w:numPr>
      <w:spacing w:before="200"/>
      <w:outlineLvl w:val="1"/>
    </w:pPr>
    <w:rPr>
      <w:rFonts w:eastAsiaTheme="majorEastAsia" w:cstheme="majorBidi"/>
      <w:b/>
      <w:bCs/>
      <w:sz w:val="28"/>
      <w:szCs w:val="26"/>
    </w:rPr>
  </w:style>
  <w:style w:type="paragraph" w:styleId="Titre3">
    <w:name w:val="heading 3"/>
    <w:basedOn w:val="Normal"/>
    <w:next w:val="Normal"/>
    <w:link w:val="Titre3Car"/>
    <w:uiPriority w:val="9"/>
    <w:unhideWhenUsed/>
    <w:qFormat/>
    <w:rsid w:val="002D7C8C"/>
    <w:pPr>
      <w:keepNext/>
      <w:keepLines/>
      <w:numPr>
        <w:ilvl w:val="2"/>
        <w:numId w:val="9"/>
      </w:numPr>
      <w:spacing w:before="200"/>
      <w:outlineLvl w:val="2"/>
    </w:pPr>
    <w:rPr>
      <w:rFonts w:eastAsiaTheme="majorEastAsia" w:cstheme="majorBidi"/>
      <w:b/>
      <w:bCs/>
      <w:sz w:val="24"/>
    </w:rPr>
  </w:style>
  <w:style w:type="paragraph" w:styleId="Titre4">
    <w:name w:val="heading 4"/>
    <w:basedOn w:val="Normal"/>
    <w:next w:val="Normal"/>
    <w:link w:val="Titre4Car"/>
    <w:uiPriority w:val="9"/>
    <w:unhideWhenUsed/>
    <w:qFormat/>
    <w:rsid w:val="00B871BD"/>
    <w:pPr>
      <w:keepNext/>
      <w:keepLines/>
      <w:numPr>
        <w:ilvl w:val="3"/>
        <w:numId w:val="9"/>
      </w:numPr>
      <w:spacing w:before="40"/>
      <w:outlineLvl w:val="3"/>
    </w:pPr>
    <w:rPr>
      <w:rFonts w:asciiTheme="majorHAnsi" w:eastAsiaTheme="majorEastAsia" w:hAnsiTheme="majorHAnsi" w:cstheme="majorBidi"/>
      <w:i/>
      <w:iCs/>
      <w:color w:val="2F5496" w:themeColor="accent1" w:themeShade="BF"/>
      <w:sz w:val="24"/>
    </w:rPr>
  </w:style>
  <w:style w:type="paragraph" w:styleId="Titre5">
    <w:name w:val="heading 5"/>
    <w:basedOn w:val="Normal"/>
    <w:next w:val="Normal"/>
    <w:link w:val="Titre5Car"/>
    <w:uiPriority w:val="9"/>
    <w:semiHidden/>
    <w:unhideWhenUsed/>
    <w:qFormat/>
    <w:rsid w:val="00641BB8"/>
    <w:pPr>
      <w:keepNext/>
      <w:keepLines/>
      <w:numPr>
        <w:ilvl w:val="4"/>
        <w:numId w:val="9"/>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641BB8"/>
    <w:pPr>
      <w:keepNext/>
      <w:keepLines/>
      <w:numPr>
        <w:ilvl w:val="5"/>
        <w:numId w:val="9"/>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641BB8"/>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641BB8"/>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41BB8"/>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2D7C8C"/>
    <w:rPr>
      <w:rFonts w:ascii="Arial" w:eastAsia="Times New Roman" w:hAnsi="Arial" w:cs="Arial"/>
      <w:b/>
      <w:bCs/>
      <w:kern w:val="32"/>
      <w:sz w:val="32"/>
      <w:szCs w:val="32"/>
      <w:lang w:val="en-US"/>
    </w:rPr>
  </w:style>
  <w:style w:type="character" w:customStyle="1" w:styleId="Titre2Car">
    <w:name w:val="Titre 2 Car"/>
    <w:basedOn w:val="Policepardfaut"/>
    <w:link w:val="Titre2"/>
    <w:uiPriority w:val="9"/>
    <w:rsid w:val="002D7C8C"/>
    <w:rPr>
      <w:rFonts w:ascii="Arial" w:eastAsiaTheme="majorEastAsia" w:hAnsi="Arial" w:cstheme="majorBidi"/>
      <w:b/>
      <w:bCs/>
      <w:sz w:val="28"/>
      <w:szCs w:val="26"/>
      <w:lang w:val="en-US"/>
    </w:rPr>
  </w:style>
  <w:style w:type="character" w:customStyle="1" w:styleId="Titre3Car">
    <w:name w:val="Titre 3 Car"/>
    <w:basedOn w:val="Policepardfaut"/>
    <w:link w:val="Titre3"/>
    <w:uiPriority w:val="9"/>
    <w:rsid w:val="002D7C8C"/>
    <w:rPr>
      <w:rFonts w:ascii="Arial" w:eastAsiaTheme="majorEastAsia" w:hAnsi="Arial" w:cstheme="majorBidi"/>
      <w:b/>
      <w:bCs/>
      <w:sz w:val="24"/>
      <w:szCs w:val="24"/>
      <w:lang w:val="en-US"/>
    </w:rPr>
  </w:style>
  <w:style w:type="character" w:customStyle="1" w:styleId="Titre4Car">
    <w:name w:val="Titre 4 Car"/>
    <w:basedOn w:val="Policepardfaut"/>
    <w:link w:val="Titre4"/>
    <w:uiPriority w:val="9"/>
    <w:rsid w:val="00B871BD"/>
    <w:rPr>
      <w:rFonts w:asciiTheme="majorHAnsi" w:eastAsiaTheme="majorEastAsia" w:hAnsiTheme="majorHAnsi" w:cstheme="majorBidi"/>
      <w:i/>
      <w:iCs/>
      <w:color w:val="2F5496" w:themeColor="accent1" w:themeShade="BF"/>
      <w:sz w:val="24"/>
      <w:szCs w:val="24"/>
      <w:lang w:val="en-US"/>
    </w:rPr>
  </w:style>
  <w:style w:type="character" w:customStyle="1" w:styleId="Titre5Car">
    <w:name w:val="Titre 5 Car"/>
    <w:basedOn w:val="Policepardfaut"/>
    <w:link w:val="Titre5"/>
    <w:uiPriority w:val="9"/>
    <w:semiHidden/>
    <w:rsid w:val="00641BB8"/>
    <w:rPr>
      <w:rFonts w:asciiTheme="majorHAnsi" w:eastAsiaTheme="majorEastAsia" w:hAnsiTheme="majorHAnsi" w:cstheme="majorBidi"/>
      <w:color w:val="2F5496" w:themeColor="accent1" w:themeShade="BF"/>
      <w:sz w:val="20"/>
      <w:szCs w:val="24"/>
      <w:lang w:val="en-US"/>
    </w:rPr>
  </w:style>
  <w:style w:type="character" w:customStyle="1" w:styleId="Titre6Car">
    <w:name w:val="Titre 6 Car"/>
    <w:basedOn w:val="Policepardfaut"/>
    <w:link w:val="Titre6"/>
    <w:uiPriority w:val="9"/>
    <w:semiHidden/>
    <w:rsid w:val="00641BB8"/>
    <w:rPr>
      <w:rFonts w:asciiTheme="majorHAnsi" w:eastAsiaTheme="majorEastAsia" w:hAnsiTheme="majorHAnsi" w:cstheme="majorBidi"/>
      <w:color w:val="1F3763" w:themeColor="accent1" w:themeShade="7F"/>
      <w:sz w:val="20"/>
      <w:szCs w:val="24"/>
      <w:lang w:val="en-US"/>
    </w:rPr>
  </w:style>
  <w:style w:type="character" w:customStyle="1" w:styleId="Titre7Car">
    <w:name w:val="Titre 7 Car"/>
    <w:basedOn w:val="Policepardfaut"/>
    <w:link w:val="Titre7"/>
    <w:uiPriority w:val="9"/>
    <w:semiHidden/>
    <w:rsid w:val="00641BB8"/>
    <w:rPr>
      <w:rFonts w:asciiTheme="majorHAnsi" w:eastAsiaTheme="majorEastAsia" w:hAnsiTheme="majorHAnsi" w:cstheme="majorBidi"/>
      <w:i/>
      <w:iCs/>
      <w:color w:val="1F3763" w:themeColor="accent1" w:themeShade="7F"/>
      <w:sz w:val="20"/>
      <w:szCs w:val="24"/>
      <w:lang w:val="en-US"/>
    </w:rPr>
  </w:style>
  <w:style w:type="character" w:customStyle="1" w:styleId="Titre8Car">
    <w:name w:val="Titre 8 Car"/>
    <w:basedOn w:val="Policepardfaut"/>
    <w:link w:val="Titre8"/>
    <w:uiPriority w:val="9"/>
    <w:semiHidden/>
    <w:rsid w:val="00641BB8"/>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641BB8"/>
    <w:rPr>
      <w:rFonts w:asciiTheme="majorHAnsi" w:eastAsiaTheme="majorEastAsia" w:hAnsiTheme="majorHAnsi" w:cstheme="majorBidi"/>
      <w:i/>
      <w:iCs/>
      <w:color w:val="272727" w:themeColor="text1" w:themeTint="D8"/>
      <w:sz w:val="21"/>
      <w:szCs w:val="21"/>
      <w:lang w:val="en-US"/>
    </w:rPr>
  </w:style>
  <w:style w:type="paragraph" w:styleId="En-tte">
    <w:name w:val="header"/>
    <w:basedOn w:val="Normal"/>
    <w:link w:val="En-tteCar"/>
    <w:semiHidden/>
    <w:rsid w:val="002D7C8C"/>
    <w:pPr>
      <w:tabs>
        <w:tab w:val="center" w:pos="4320"/>
        <w:tab w:val="right" w:pos="8640"/>
      </w:tabs>
    </w:pPr>
  </w:style>
  <w:style w:type="character" w:customStyle="1" w:styleId="En-tteCar">
    <w:name w:val="En-tête Car"/>
    <w:basedOn w:val="Policepardfaut"/>
    <w:link w:val="En-tte"/>
    <w:semiHidden/>
    <w:rsid w:val="002D7C8C"/>
    <w:rPr>
      <w:rFonts w:ascii="Arial" w:eastAsia="Times New Roman" w:hAnsi="Arial" w:cs="Times New Roman"/>
      <w:sz w:val="20"/>
      <w:szCs w:val="24"/>
      <w:lang w:val="en-US"/>
    </w:rPr>
  </w:style>
  <w:style w:type="paragraph" w:styleId="Corpsdetexte3">
    <w:name w:val="Body Text 3"/>
    <w:basedOn w:val="Normal"/>
    <w:link w:val="Corpsdetexte3Car"/>
    <w:semiHidden/>
    <w:rsid w:val="002D7C8C"/>
    <w:rPr>
      <w:i/>
      <w:iCs/>
      <w:color w:val="000000"/>
      <w:sz w:val="18"/>
    </w:rPr>
  </w:style>
  <w:style w:type="character" w:customStyle="1" w:styleId="Corpsdetexte3Car">
    <w:name w:val="Corps de texte 3 Car"/>
    <w:basedOn w:val="Policepardfaut"/>
    <w:link w:val="Corpsdetexte3"/>
    <w:semiHidden/>
    <w:rsid w:val="002D7C8C"/>
    <w:rPr>
      <w:rFonts w:ascii="Arial" w:eastAsia="Times New Roman" w:hAnsi="Arial" w:cs="Times New Roman"/>
      <w:i/>
      <w:iCs/>
      <w:color w:val="000000"/>
      <w:sz w:val="18"/>
      <w:szCs w:val="24"/>
      <w:lang w:val="en-US"/>
    </w:rPr>
  </w:style>
  <w:style w:type="paragraph" w:styleId="TM1">
    <w:name w:val="toc 1"/>
    <w:basedOn w:val="Normal"/>
    <w:next w:val="Normal"/>
    <w:autoRedefine/>
    <w:uiPriority w:val="39"/>
    <w:rsid w:val="002D7C8C"/>
    <w:pPr>
      <w:tabs>
        <w:tab w:val="right" w:leader="dot" w:pos="8630"/>
      </w:tabs>
      <w:spacing w:before="120" w:after="120"/>
      <w:jc w:val="center"/>
    </w:pPr>
    <w:rPr>
      <w:rFonts w:cs="Tahoma"/>
      <w:b/>
      <w:caps/>
      <w:sz w:val="24"/>
      <w:szCs w:val="20"/>
    </w:rPr>
  </w:style>
  <w:style w:type="paragraph" w:styleId="Pieddepage">
    <w:name w:val="footer"/>
    <w:basedOn w:val="Normal"/>
    <w:link w:val="PieddepageCar"/>
    <w:uiPriority w:val="99"/>
    <w:unhideWhenUsed/>
    <w:rsid w:val="002D7C8C"/>
    <w:pPr>
      <w:tabs>
        <w:tab w:val="center" w:pos="4680"/>
        <w:tab w:val="right" w:pos="9360"/>
      </w:tabs>
    </w:pPr>
  </w:style>
  <w:style w:type="character" w:customStyle="1" w:styleId="PieddepageCar">
    <w:name w:val="Pied de page Car"/>
    <w:basedOn w:val="Policepardfaut"/>
    <w:link w:val="Pieddepage"/>
    <w:uiPriority w:val="99"/>
    <w:rsid w:val="002D7C8C"/>
    <w:rPr>
      <w:rFonts w:ascii="Arial" w:eastAsia="Times New Roman" w:hAnsi="Arial" w:cs="Times New Roman"/>
      <w:sz w:val="20"/>
      <w:szCs w:val="24"/>
      <w:lang w:val="en-US"/>
    </w:rPr>
  </w:style>
  <w:style w:type="paragraph" w:customStyle="1" w:styleId="Z-cvr-docinfo">
    <w:name w:val="Z-cvr-docinfo"/>
    <w:basedOn w:val="Normal"/>
    <w:rsid w:val="002D7C8C"/>
    <w:pPr>
      <w:tabs>
        <w:tab w:val="center" w:pos="4680"/>
        <w:tab w:val="right" w:pos="9360"/>
      </w:tabs>
      <w:spacing w:before="1280" w:after="100" w:afterAutospacing="1"/>
      <w:jc w:val="right"/>
    </w:pPr>
    <w:rPr>
      <w:rFonts w:ascii="Arial Narrow" w:hAnsi="Arial Narrow" w:cs="Arial"/>
      <w:bCs/>
      <w:sz w:val="28"/>
    </w:rPr>
  </w:style>
  <w:style w:type="paragraph" w:customStyle="1" w:styleId="Z-cvr-Title">
    <w:name w:val="Z-cvr-Title"/>
    <w:basedOn w:val="Normal"/>
    <w:rsid w:val="002D7C8C"/>
    <w:pPr>
      <w:tabs>
        <w:tab w:val="center" w:pos="4680"/>
        <w:tab w:val="right" w:pos="9360"/>
      </w:tabs>
      <w:spacing w:before="1560"/>
      <w:jc w:val="right"/>
    </w:pPr>
    <w:rPr>
      <w:rFonts w:ascii="Arial Black" w:hAnsi="Arial Black" w:cs="Arial"/>
      <w:bCs/>
      <w:sz w:val="68"/>
    </w:rPr>
  </w:style>
  <w:style w:type="paragraph" w:customStyle="1" w:styleId="Z-cvr-SubTitle">
    <w:name w:val="Z-cvr-SubTitle"/>
    <w:basedOn w:val="Z-cvr-Title"/>
    <w:rsid w:val="002D7C8C"/>
    <w:pPr>
      <w:spacing w:before="120"/>
    </w:pPr>
    <w:rPr>
      <w:rFonts w:ascii="Arial" w:hAnsi="Arial"/>
      <w:color w:val="B40000"/>
      <w:sz w:val="56"/>
    </w:rPr>
  </w:style>
  <w:style w:type="character" w:styleId="Textedelespacerserv">
    <w:name w:val="Placeholder Text"/>
    <w:basedOn w:val="Policepardfaut"/>
    <w:uiPriority w:val="99"/>
    <w:semiHidden/>
    <w:rsid w:val="002D7C8C"/>
    <w:rPr>
      <w:color w:val="808080"/>
    </w:rPr>
  </w:style>
  <w:style w:type="paragraph" w:customStyle="1" w:styleId="FDOTTemplateHeader1">
    <w:name w:val="FDOT Template Header 1"/>
    <w:basedOn w:val="En-tte"/>
    <w:link w:val="FDOTTemplateHeader1Char"/>
    <w:qFormat/>
    <w:rsid w:val="002D7C8C"/>
    <w:pPr>
      <w:pBdr>
        <w:bottom w:val="dotted" w:sz="4" w:space="3" w:color="B40000"/>
      </w:pBdr>
      <w:tabs>
        <w:tab w:val="clear" w:pos="4320"/>
        <w:tab w:val="clear" w:pos="8640"/>
        <w:tab w:val="center" w:pos="4680"/>
        <w:tab w:val="right" w:pos="9360"/>
      </w:tabs>
      <w:spacing w:after="200" w:line="276" w:lineRule="auto"/>
      <w:jc w:val="right"/>
    </w:pPr>
    <w:rPr>
      <w:rFonts w:asciiTheme="minorHAnsi" w:eastAsiaTheme="minorEastAsia" w:hAnsiTheme="minorHAnsi" w:cstheme="minorBidi"/>
      <w:color w:val="FF0000"/>
      <w:sz w:val="22"/>
      <w:szCs w:val="22"/>
    </w:rPr>
  </w:style>
  <w:style w:type="character" w:customStyle="1" w:styleId="FDOTTemplateHeader1Char">
    <w:name w:val="FDOT Template Header 1 Char"/>
    <w:basedOn w:val="Policepardfaut"/>
    <w:link w:val="FDOTTemplateHeader1"/>
    <w:rsid w:val="002D7C8C"/>
    <w:rPr>
      <w:rFonts w:eastAsiaTheme="minorEastAsia"/>
      <w:color w:val="FF0000"/>
      <w:lang w:val="en-US"/>
    </w:rPr>
  </w:style>
  <w:style w:type="paragraph" w:styleId="En-ttedetabledesmatires">
    <w:name w:val="TOC Heading"/>
    <w:basedOn w:val="Titre1"/>
    <w:next w:val="Normal"/>
    <w:uiPriority w:val="39"/>
    <w:unhideWhenUsed/>
    <w:qFormat/>
    <w:rsid w:val="002D7C8C"/>
    <w:pPr>
      <w:keepLines/>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M2">
    <w:name w:val="toc 2"/>
    <w:basedOn w:val="Normal"/>
    <w:next w:val="Normal"/>
    <w:autoRedefine/>
    <w:uiPriority w:val="39"/>
    <w:unhideWhenUsed/>
    <w:rsid w:val="002D7C8C"/>
    <w:pPr>
      <w:spacing w:after="100"/>
      <w:ind w:left="200"/>
    </w:pPr>
  </w:style>
  <w:style w:type="paragraph" w:styleId="TM3">
    <w:name w:val="toc 3"/>
    <w:basedOn w:val="Normal"/>
    <w:next w:val="Normal"/>
    <w:autoRedefine/>
    <w:uiPriority w:val="39"/>
    <w:unhideWhenUsed/>
    <w:rsid w:val="002D7C8C"/>
    <w:pPr>
      <w:spacing w:after="100"/>
      <w:ind w:left="400"/>
    </w:pPr>
  </w:style>
  <w:style w:type="character" w:styleId="Lienhypertexte">
    <w:name w:val="Hyperlink"/>
    <w:basedOn w:val="Policepardfaut"/>
    <w:uiPriority w:val="99"/>
    <w:unhideWhenUsed/>
    <w:rsid w:val="002D7C8C"/>
    <w:rPr>
      <w:color w:val="0563C1" w:themeColor="hyperlink"/>
      <w:u w:val="single"/>
    </w:rPr>
  </w:style>
  <w:style w:type="paragraph" w:customStyle="1" w:styleId="Z-FooterNote">
    <w:name w:val="Z-FooterNote"/>
    <w:basedOn w:val="Normal"/>
    <w:rsid w:val="002D7C8C"/>
    <w:pPr>
      <w:tabs>
        <w:tab w:val="center" w:pos="4680"/>
        <w:tab w:val="right" w:pos="9360"/>
      </w:tabs>
      <w:spacing w:after="120"/>
      <w:jc w:val="right"/>
    </w:pPr>
    <w:rPr>
      <w:rFonts w:cs="Arial"/>
      <w:color w:val="B40000"/>
    </w:rPr>
  </w:style>
  <w:style w:type="paragraph" w:customStyle="1" w:styleId="PDMTemplateHeader2">
    <w:name w:val="PDM Template Header 2"/>
    <w:basedOn w:val="Normal"/>
    <w:link w:val="PDMTemplateHeader2Char"/>
    <w:qFormat/>
    <w:rsid w:val="002D7C8C"/>
    <w:pPr>
      <w:tabs>
        <w:tab w:val="center" w:pos="4680"/>
        <w:tab w:val="right" w:pos="9360"/>
      </w:tabs>
    </w:pPr>
    <w:rPr>
      <w:rFonts w:asciiTheme="minorHAnsi" w:eastAsiaTheme="minorHAnsi" w:hAnsiTheme="minorHAnsi" w:cstheme="minorBidi"/>
      <w:sz w:val="22"/>
      <w:szCs w:val="22"/>
    </w:rPr>
  </w:style>
  <w:style w:type="character" w:customStyle="1" w:styleId="PDMTemplateHeader2Char">
    <w:name w:val="PDM Template Header 2 Char"/>
    <w:basedOn w:val="Policepardfaut"/>
    <w:link w:val="PDMTemplateHeader2"/>
    <w:rsid w:val="002D7C8C"/>
    <w:rPr>
      <w:lang w:val="en-US"/>
    </w:rPr>
  </w:style>
  <w:style w:type="paragraph" w:customStyle="1" w:styleId="PDMContentHeader">
    <w:name w:val="PDM Content Header"/>
    <w:basedOn w:val="Normal"/>
    <w:link w:val="PDMContentHeaderChar"/>
    <w:qFormat/>
    <w:rsid w:val="002D7C8C"/>
    <w:pPr>
      <w:tabs>
        <w:tab w:val="center" w:pos="4680"/>
        <w:tab w:val="right" w:pos="9360"/>
      </w:tabs>
    </w:pPr>
    <w:rPr>
      <w:rFonts w:asciiTheme="minorHAnsi" w:eastAsiaTheme="minorHAnsi" w:hAnsiTheme="minorHAnsi" w:cstheme="minorBidi"/>
      <w:sz w:val="22"/>
      <w:szCs w:val="22"/>
    </w:rPr>
  </w:style>
  <w:style w:type="character" w:customStyle="1" w:styleId="PDMContentHeaderChar">
    <w:name w:val="PDM Content Header Char"/>
    <w:basedOn w:val="Policepardfaut"/>
    <w:link w:val="PDMContentHeader"/>
    <w:rsid w:val="002D7C8C"/>
    <w:rPr>
      <w:lang w:val="en-US"/>
    </w:rPr>
  </w:style>
  <w:style w:type="paragraph" w:styleId="NormalWeb">
    <w:name w:val="Normal (Web)"/>
    <w:basedOn w:val="Normal"/>
    <w:uiPriority w:val="99"/>
    <w:semiHidden/>
    <w:unhideWhenUsed/>
    <w:rsid w:val="002D7C8C"/>
    <w:pPr>
      <w:spacing w:before="100" w:beforeAutospacing="1" w:after="100" w:afterAutospacing="1"/>
    </w:pPr>
    <w:rPr>
      <w:rFonts w:ascii="Times New Roman" w:eastAsiaTheme="minorEastAsia" w:hAnsi="Times New Roman"/>
      <w:sz w:val="24"/>
      <w:lang w:val="fr-FR" w:eastAsia="fr-FR"/>
    </w:rPr>
  </w:style>
  <w:style w:type="paragraph" w:styleId="Paragraphedeliste">
    <w:name w:val="List Paragraph"/>
    <w:basedOn w:val="Normal"/>
    <w:uiPriority w:val="34"/>
    <w:qFormat/>
    <w:rsid w:val="003035ED"/>
    <w:pPr>
      <w:ind w:left="720"/>
      <w:contextualSpacing/>
    </w:pPr>
  </w:style>
  <w:style w:type="paragraph" w:styleId="Lgende">
    <w:name w:val="caption"/>
    <w:basedOn w:val="Normal"/>
    <w:next w:val="Normal"/>
    <w:uiPriority w:val="35"/>
    <w:unhideWhenUsed/>
    <w:qFormat/>
    <w:rsid w:val="00D20A54"/>
    <w:pPr>
      <w:spacing w:after="200"/>
    </w:pPr>
    <w:rPr>
      <w:i/>
      <w:iCs/>
      <w:color w:val="44546A" w:themeColor="text2"/>
      <w:sz w:val="18"/>
      <w:szCs w:val="18"/>
    </w:rPr>
  </w:style>
  <w:style w:type="character" w:styleId="Mentionnonrsolue">
    <w:name w:val="Unresolved Mention"/>
    <w:basedOn w:val="Policepardfaut"/>
    <w:uiPriority w:val="99"/>
    <w:semiHidden/>
    <w:unhideWhenUsed/>
    <w:rsid w:val="007A0B0A"/>
    <w:rPr>
      <w:color w:val="808080"/>
      <w:shd w:val="clear" w:color="auto" w:fill="E6E6E6"/>
    </w:rPr>
  </w:style>
  <w:style w:type="character" w:styleId="Lienhypertextesuivivisit">
    <w:name w:val="FollowedHyperlink"/>
    <w:basedOn w:val="Policepardfaut"/>
    <w:uiPriority w:val="99"/>
    <w:semiHidden/>
    <w:unhideWhenUsed/>
    <w:rsid w:val="00172EE5"/>
    <w:rPr>
      <w:color w:val="954F72" w:themeColor="followedHyperlink"/>
      <w:u w:val="single"/>
    </w:rPr>
  </w:style>
  <w:style w:type="paragraph" w:styleId="TM4">
    <w:name w:val="toc 4"/>
    <w:basedOn w:val="Normal"/>
    <w:next w:val="Normal"/>
    <w:autoRedefine/>
    <w:uiPriority w:val="39"/>
    <w:unhideWhenUsed/>
    <w:rsid w:val="003971A9"/>
    <w:pPr>
      <w:spacing w:after="100" w:line="259" w:lineRule="auto"/>
      <w:ind w:left="660"/>
    </w:pPr>
    <w:rPr>
      <w:rFonts w:asciiTheme="minorHAnsi" w:eastAsiaTheme="minorEastAsia" w:hAnsiTheme="minorHAnsi" w:cstheme="minorBidi"/>
      <w:sz w:val="22"/>
      <w:szCs w:val="22"/>
      <w:lang w:val="fr-FR" w:eastAsia="fr-FR"/>
    </w:rPr>
  </w:style>
  <w:style w:type="paragraph" w:styleId="TM5">
    <w:name w:val="toc 5"/>
    <w:basedOn w:val="Normal"/>
    <w:next w:val="Normal"/>
    <w:autoRedefine/>
    <w:uiPriority w:val="39"/>
    <w:unhideWhenUsed/>
    <w:rsid w:val="003971A9"/>
    <w:pPr>
      <w:spacing w:after="100" w:line="259" w:lineRule="auto"/>
      <w:ind w:left="880"/>
    </w:pPr>
    <w:rPr>
      <w:rFonts w:asciiTheme="minorHAnsi" w:eastAsiaTheme="minorEastAsia" w:hAnsiTheme="minorHAnsi" w:cstheme="minorBidi"/>
      <w:sz w:val="22"/>
      <w:szCs w:val="22"/>
      <w:lang w:val="fr-FR" w:eastAsia="fr-FR"/>
    </w:rPr>
  </w:style>
  <w:style w:type="paragraph" w:styleId="TM6">
    <w:name w:val="toc 6"/>
    <w:basedOn w:val="Normal"/>
    <w:next w:val="Normal"/>
    <w:autoRedefine/>
    <w:uiPriority w:val="39"/>
    <w:unhideWhenUsed/>
    <w:rsid w:val="003971A9"/>
    <w:pPr>
      <w:spacing w:after="100" w:line="259" w:lineRule="auto"/>
      <w:ind w:left="1100"/>
    </w:pPr>
    <w:rPr>
      <w:rFonts w:asciiTheme="minorHAnsi" w:eastAsiaTheme="minorEastAsia" w:hAnsiTheme="minorHAnsi" w:cstheme="minorBidi"/>
      <w:sz w:val="22"/>
      <w:szCs w:val="22"/>
      <w:lang w:val="fr-FR" w:eastAsia="fr-FR"/>
    </w:rPr>
  </w:style>
  <w:style w:type="paragraph" w:styleId="TM7">
    <w:name w:val="toc 7"/>
    <w:basedOn w:val="Normal"/>
    <w:next w:val="Normal"/>
    <w:autoRedefine/>
    <w:uiPriority w:val="39"/>
    <w:unhideWhenUsed/>
    <w:rsid w:val="003971A9"/>
    <w:pPr>
      <w:spacing w:after="100" w:line="259" w:lineRule="auto"/>
      <w:ind w:left="1320"/>
    </w:pPr>
    <w:rPr>
      <w:rFonts w:asciiTheme="minorHAnsi" w:eastAsiaTheme="minorEastAsia" w:hAnsiTheme="minorHAnsi" w:cstheme="minorBidi"/>
      <w:sz w:val="22"/>
      <w:szCs w:val="22"/>
      <w:lang w:val="fr-FR" w:eastAsia="fr-FR"/>
    </w:rPr>
  </w:style>
  <w:style w:type="paragraph" w:styleId="TM8">
    <w:name w:val="toc 8"/>
    <w:basedOn w:val="Normal"/>
    <w:next w:val="Normal"/>
    <w:autoRedefine/>
    <w:uiPriority w:val="39"/>
    <w:unhideWhenUsed/>
    <w:rsid w:val="003971A9"/>
    <w:pPr>
      <w:spacing w:after="100" w:line="259" w:lineRule="auto"/>
      <w:ind w:left="1540"/>
    </w:pPr>
    <w:rPr>
      <w:rFonts w:asciiTheme="minorHAnsi" w:eastAsiaTheme="minorEastAsia" w:hAnsiTheme="minorHAnsi" w:cstheme="minorBidi"/>
      <w:sz w:val="22"/>
      <w:szCs w:val="22"/>
      <w:lang w:val="fr-FR" w:eastAsia="fr-FR"/>
    </w:rPr>
  </w:style>
  <w:style w:type="paragraph" w:styleId="TM9">
    <w:name w:val="toc 9"/>
    <w:basedOn w:val="Normal"/>
    <w:next w:val="Normal"/>
    <w:autoRedefine/>
    <w:uiPriority w:val="39"/>
    <w:unhideWhenUsed/>
    <w:rsid w:val="003971A9"/>
    <w:pPr>
      <w:spacing w:after="100" w:line="259" w:lineRule="auto"/>
      <w:ind w:left="1760"/>
    </w:pPr>
    <w:rPr>
      <w:rFonts w:asciiTheme="minorHAnsi" w:eastAsiaTheme="minorEastAsia" w:hAnsiTheme="minorHAnsi" w:cstheme="minorBidi"/>
      <w:sz w:val="22"/>
      <w:szCs w:val="22"/>
      <w:lang w:val="fr-FR" w:eastAsia="fr-FR"/>
    </w:rPr>
  </w:style>
  <w:style w:type="character" w:customStyle="1" w:styleId="Mentionnonrsolue1">
    <w:name w:val="Mention non résolue1"/>
    <w:basedOn w:val="Policepardfaut"/>
    <w:uiPriority w:val="99"/>
    <w:semiHidden/>
    <w:unhideWhenUsed/>
    <w:rsid w:val="007E2BF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48688">
      <w:bodyDiv w:val="1"/>
      <w:marLeft w:val="0"/>
      <w:marRight w:val="0"/>
      <w:marTop w:val="0"/>
      <w:marBottom w:val="0"/>
      <w:divBdr>
        <w:top w:val="none" w:sz="0" w:space="0" w:color="auto"/>
        <w:left w:val="none" w:sz="0" w:space="0" w:color="auto"/>
        <w:bottom w:val="none" w:sz="0" w:space="0" w:color="auto"/>
        <w:right w:val="none" w:sz="0" w:space="0" w:color="auto"/>
      </w:divBdr>
    </w:div>
    <w:div w:id="97919593">
      <w:bodyDiv w:val="1"/>
      <w:marLeft w:val="0"/>
      <w:marRight w:val="0"/>
      <w:marTop w:val="0"/>
      <w:marBottom w:val="0"/>
      <w:divBdr>
        <w:top w:val="none" w:sz="0" w:space="0" w:color="auto"/>
        <w:left w:val="none" w:sz="0" w:space="0" w:color="auto"/>
        <w:bottom w:val="none" w:sz="0" w:space="0" w:color="auto"/>
        <w:right w:val="none" w:sz="0" w:space="0" w:color="auto"/>
      </w:divBdr>
    </w:div>
    <w:div w:id="149450306">
      <w:bodyDiv w:val="1"/>
      <w:marLeft w:val="0"/>
      <w:marRight w:val="0"/>
      <w:marTop w:val="0"/>
      <w:marBottom w:val="0"/>
      <w:divBdr>
        <w:top w:val="none" w:sz="0" w:space="0" w:color="auto"/>
        <w:left w:val="none" w:sz="0" w:space="0" w:color="auto"/>
        <w:bottom w:val="none" w:sz="0" w:space="0" w:color="auto"/>
        <w:right w:val="none" w:sz="0" w:space="0" w:color="auto"/>
      </w:divBdr>
    </w:div>
    <w:div w:id="242298328">
      <w:bodyDiv w:val="1"/>
      <w:marLeft w:val="0"/>
      <w:marRight w:val="0"/>
      <w:marTop w:val="0"/>
      <w:marBottom w:val="0"/>
      <w:divBdr>
        <w:top w:val="none" w:sz="0" w:space="0" w:color="auto"/>
        <w:left w:val="none" w:sz="0" w:space="0" w:color="auto"/>
        <w:bottom w:val="none" w:sz="0" w:space="0" w:color="auto"/>
        <w:right w:val="none" w:sz="0" w:space="0" w:color="auto"/>
      </w:divBdr>
    </w:div>
    <w:div w:id="636764534">
      <w:bodyDiv w:val="1"/>
      <w:marLeft w:val="0"/>
      <w:marRight w:val="0"/>
      <w:marTop w:val="0"/>
      <w:marBottom w:val="0"/>
      <w:divBdr>
        <w:top w:val="none" w:sz="0" w:space="0" w:color="auto"/>
        <w:left w:val="none" w:sz="0" w:space="0" w:color="auto"/>
        <w:bottom w:val="none" w:sz="0" w:space="0" w:color="auto"/>
        <w:right w:val="none" w:sz="0" w:space="0" w:color="auto"/>
      </w:divBdr>
    </w:div>
    <w:div w:id="862551232">
      <w:bodyDiv w:val="1"/>
      <w:marLeft w:val="0"/>
      <w:marRight w:val="0"/>
      <w:marTop w:val="0"/>
      <w:marBottom w:val="0"/>
      <w:divBdr>
        <w:top w:val="none" w:sz="0" w:space="0" w:color="auto"/>
        <w:left w:val="none" w:sz="0" w:space="0" w:color="auto"/>
        <w:bottom w:val="none" w:sz="0" w:space="0" w:color="auto"/>
        <w:right w:val="none" w:sz="0" w:space="0" w:color="auto"/>
      </w:divBdr>
    </w:div>
    <w:div w:id="917517948">
      <w:bodyDiv w:val="1"/>
      <w:marLeft w:val="0"/>
      <w:marRight w:val="0"/>
      <w:marTop w:val="0"/>
      <w:marBottom w:val="0"/>
      <w:divBdr>
        <w:top w:val="none" w:sz="0" w:space="0" w:color="auto"/>
        <w:left w:val="none" w:sz="0" w:space="0" w:color="auto"/>
        <w:bottom w:val="none" w:sz="0" w:space="0" w:color="auto"/>
        <w:right w:val="none" w:sz="0" w:space="0" w:color="auto"/>
      </w:divBdr>
    </w:div>
    <w:div w:id="1090782293">
      <w:bodyDiv w:val="1"/>
      <w:marLeft w:val="0"/>
      <w:marRight w:val="0"/>
      <w:marTop w:val="0"/>
      <w:marBottom w:val="0"/>
      <w:divBdr>
        <w:top w:val="none" w:sz="0" w:space="0" w:color="auto"/>
        <w:left w:val="none" w:sz="0" w:space="0" w:color="auto"/>
        <w:bottom w:val="none" w:sz="0" w:space="0" w:color="auto"/>
        <w:right w:val="none" w:sz="0" w:space="0" w:color="auto"/>
      </w:divBdr>
    </w:div>
    <w:div w:id="1127771993">
      <w:bodyDiv w:val="1"/>
      <w:marLeft w:val="0"/>
      <w:marRight w:val="0"/>
      <w:marTop w:val="0"/>
      <w:marBottom w:val="0"/>
      <w:divBdr>
        <w:top w:val="none" w:sz="0" w:space="0" w:color="auto"/>
        <w:left w:val="none" w:sz="0" w:space="0" w:color="auto"/>
        <w:bottom w:val="none" w:sz="0" w:space="0" w:color="auto"/>
        <w:right w:val="none" w:sz="0" w:space="0" w:color="auto"/>
      </w:divBdr>
    </w:div>
    <w:div w:id="1549730075">
      <w:bodyDiv w:val="1"/>
      <w:marLeft w:val="0"/>
      <w:marRight w:val="0"/>
      <w:marTop w:val="0"/>
      <w:marBottom w:val="0"/>
      <w:divBdr>
        <w:top w:val="none" w:sz="0" w:space="0" w:color="auto"/>
        <w:left w:val="none" w:sz="0" w:space="0" w:color="auto"/>
        <w:bottom w:val="none" w:sz="0" w:space="0" w:color="auto"/>
        <w:right w:val="none" w:sz="0" w:space="0" w:color="auto"/>
      </w:divBdr>
    </w:div>
    <w:div w:id="1703050205">
      <w:bodyDiv w:val="1"/>
      <w:marLeft w:val="0"/>
      <w:marRight w:val="0"/>
      <w:marTop w:val="0"/>
      <w:marBottom w:val="0"/>
      <w:divBdr>
        <w:top w:val="none" w:sz="0" w:space="0" w:color="auto"/>
        <w:left w:val="none" w:sz="0" w:space="0" w:color="auto"/>
        <w:bottom w:val="none" w:sz="0" w:space="0" w:color="auto"/>
        <w:right w:val="none" w:sz="0" w:space="0" w:color="auto"/>
      </w:divBdr>
    </w:div>
    <w:div w:id="1927112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docker.com/engine/admin/logging/overview/" TargetMode="External"/><Relationship Id="rId21" Type="http://schemas.openxmlformats.org/officeDocument/2006/relationships/hyperlink" Target="http://fiware.github.io/context.Orion/api/v2/stable/" TargetMode="External"/><Relationship Id="rId63" Type="http://schemas.openxmlformats.org/officeDocument/2006/relationships/hyperlink" Target="https://mariadb.com/kb/en/library/galera-cluster/" TargetMode="External"/><Relationship Id="rId159" Type="http://schemas.openxmlformats.org/officeDocument/2006/relationships/hyperlink" Target="http://catalogue.fiware.org/enablers/pep-proxy-wilma" TargetMode="External"/><Relationship Id="rId170" Type="http://schemas.openxmlformats.org/officeDocument/2006/relationships/hyperlink" Target="http://fiware-orion.readthedocs.io/en/1.4.1/admin/perf_tuning/index.html" TargetMode="External"/><Relationship Id="rId226" Type="http://schemas.openxmlformats.org/officeDocument/2006/relationships/hyperlink" Target="https://github.com/linaro-technologies/freeboard-docker" TargetMode="External"/><Relationship Id="rId107" Type="http://schemas.openxmlformats.org/officeDocument/2006/relationships/hyperlink" Target="https://www.eclipse.org/che/" TargetMode="External"/><Relationship Id="rId11" Type="http://schemas.openxmlformats.org/officeDocument/2006/relationships/header" Target="header1.xml"/><Relationship Id="rId32" Type="http://schemas.openxmlformats.org/officeDocument/2006/relationships/hyperlink" Target="https://www.vmware.com/fr/products/openstack.html" TargetMode="External"/><Relationship Id="rId53" Type="http://schemas.openxmlformats.org/officeDocument/2006/relationships/image" Target="media/image13.jpg"/><Relationship Id="rId74" Type="http://schemas.openxmlformats.org/officeDocument/2006/relationships/hyperlink" Target="https://github.com/telefonicaid/iotagent-ul" TargetMode="External"/><Relationship Id="rId128" Type="http://schemas.openxmlformats.org/officeDocument/2006/relationships/hyperlink" Target="https://hub.docker.com/r/neowaylabs/geoserver/" TargetMode="External"/><Relationship Id="rId149" Type="http://schemas.openxmlformats.org/officeDocument/2006/relationships/hyperlink" Target="https://platform9.com/blog/kubernetes-docker-swarm-compared/" TargetMode="External"/><Relationship Id="rId5" Type="http://schemas.openxmlformats.org/officeDocument/2006/relationships/webSettings" Target="webSettings.xml"/><Relationship Id="rId95" Type="http://schemas.openxmlformats.org/officeDocument/2006/relationships/hyperlink" Target="https://github.com/telefonicaid?utf8=%E2%9C%93&amp;q=perseo&amp;type=&amp;language=" TargetMode="External"/><Relationship Id="rId160" Type="http://schemas.openxmlformats.org/officeDocument/2006/relationships/hyperlink" Target="https://github.com/telefonicaid/fiware-pep-steelskin" TargetMode="External"/><Relationship Id="rId181" Type="http://schemas.openxmlformats.org/officeDocument/2006/relationships/hyperlink" Target="http://catalogue.fiware.org/enablers/bigdata-analysis-cosmos" TargetMode="External"/><Relationship Id="rId216" Type="http://schemas.openxmlformats.org/officeDocument/2006/relationships/hyperlink" Target="https://github.com/telefonicaid/orchestrator" TargetMode="External"/><Relationship Id="rId237" Type="http://schemas.openxmlformats.org/officeDocument/2006/relationships/hyperlink" Target="https://docs.docker.com/engine/admin/logging/gelf/" TargetMode="External"/><Relationship Id="rId258" Type="http://schemas.openxmlformats.org/officeDocument/2006/relationships/hyperlink" Target="http://iot.testnca.org:9000" TargetMode="External"/><Relationship Id="rId22" Type="http://schemas.openxmlformats.org/officeDocument/2006/relationships/hyperlink" Target="https://www.docker.com/" TargetMode="External"/><Relationship Id="rId43" Type="http://schemas.openxmlformats.org/officeDocument/2006/relationships/hyperlink" Target="http://puma.io/" TargetMode="External"/><Relationship Id="rId64" Type="http://schemas.openxmlformats.org/officeDocument/2006/relationships/hyperlink" Target="https://catalogue.fiware.org/enablers/bigdata-analysis-cosmos" TargetMode="External"/><Relationship Id="rId118" Type="http://schemas.openxmlformats.org/officeDocument/2006/relationships/hyperlink" Target="https://docs.docker.com/engine/admin/logging/gelf/" TargetMode="External"/><Relationship Id="rId139" Type="http://schemas.openxmlformats.org/officeDocument/2006/relationships/hyperlink" Target="https://opencv.org/" TargetMode="External"/><Relationship Id="rId85" Type="http://schemas.openxmlformats.org/officeDocument/2006/relationships/hyperlink" Target="https://github.com/BEinCPPS/idas-opcua-agent" TargetMode="External"/><Relationship Id="rId150" Type="http://schemas.openxmlformats.org/officeDocument/2006/relationships/image" Target="media/image15.png"/><Relationship Id="rId171" Type="http://schemas.openxmlformats.org/officeDocument/2006/relationships/hyperlink" Target="https://www.mongodb.com/" TargetMode="External"/><Relationship Id="rId192" Type="http://schemas.openxmlformats.org/officeDocument/2006/relationships/hyperlink" Target="https://www.mysql.com/" TargetMode="External"/><Relationship Id="rId206" Type="http://schemas.openxmlformats.org/officeDocument/2006/relationships/hyperlink" Target="http://fiware-ckan-extensions.readthedocs.io/en/latest/installation-administration-guide.html" TargetMode="External"/><Relationship Id="rId227" Type="http://schemas.openxmlformats.org/officeDocument/2006/relationships/hyperlink" Target="https://github.com/telefonicaid/fiware-connectors/tree/master/FreeBoard-Orion-Plugin" TargetMode="External"/><Relationship Id="rId248" Type="http://schemas.openxmlformats.org/officeDocument/2006/relationships/hyperlink" Target="https://gstreamer.freedesktop.org/" TargetMode="External"/><Relationship Id="rId12" Type="http://schemas.openxmlformats.org/officeDocument/2006/relationships/footer" Target="footer1.xml"/><Relationship Id="rId33" Type="http://schemas.openxmlformats.org/officeDocument/2006/relationships/image" Target="media/image11.png"/><Relationship Id="rId108" Type="http://schemas.openxmlformats.org/officeDocument/2006/relationships/hyperlink" Target="http://www.keycloak.org/" TargetMode="External"/><Relationship Id="rId129" Type="http://schemas.openxmlformats.org/officeDocument/2006/relationships/hyperlink" Target="https://hub.docker.com/r/fiware/gisdataprovider/" TargetMode="External"/><Relationship Id="rId54" Type="http://schemas.openxmlformats.org/officeDocument/2006/relationships/hyperlink" Target="https://fiware-orion.readthedocs.io/en/master/admin/rush/index.html" TargetMode="External"/><Relationship Id="rId75" Type="http://schemas.openxmlformats.org/officeDocument/2006/relationships/hyperlink" Target="https://github.com/telefonicaid/lightweightm2m-iotagent" TargetMode="External"/><Relationship Id="rId96" Type="http://schemas.openxmlformats.org/officeDocument/2006/relationships/hyperlink" Target="https://github.com/telefonicaid/perseo-core" TargetMode="External"/><Relationship Id="rId140" Type="http://schemas.openxmlformats.org/officeDocument/2006/relationships/hyperlink" Target="https://catalogue.fiware.org/enablers/bigdata-analysis-cosmos" TargetMode="External"/><Relationship Id="rId161" Type="http://schemas.openxmlformats.org/officeDocument/2006/relationships/hyperlink" Target="https://fiware-orion.readthedocs.io/en/develop/user/security/index.html" TargetMode="External"/><Relationship Id="rId182" Type="http://schemas.openxmlformats.org/officeDocument/2006/relationships/hyperlink" Target="https://github.com/telefonicaid/fiware-cosmos/blob/master/cosmos-admin" TargetMode="External"/><Relationship Id="rId217" Type="http://schemas.openxmlformats.org/officeDocument/2006/relationships/hyperlink" Target="https://nodered.org/" TargetMode="External"/><Relationship Id="rId6" Type="http://schemas.openxmlformats.org/officeDocument/2006/relationships/footnotes" Target="footnotes.xml"/><Relationship Id="rId238" Type="http://schemas.openxmlformats.org/officeDocument/2006/relationships/hyperlink" Target="https://www.elastic.co/products/logstash" TargetMode="External"/><Relationship Id="rId259" Type="http://schemas.openxmlformats.org/officeDocument/2006/relationships/hyperlink" Target="http://iot.testnca.org:8080" TargetMode="External"/><Relationship Id="rId23" Type="http://schemas.openxmlformats.org/officeDocument/2006/relationships/hyperlink" Target="https://docs.docker.com/" TargetMode="External"/><Relationship Id="rId119" Type="http://schemas.openxmlformats.org/officeDocument/2006/relationships/hyperlink" Target="https://catalogue.fiware.org/enablers/poi-data-provider" TargetMode="External"/><Relationship Id="rId44" Type="http://schemas.openxmlformats.org/officeDocument/2006/relationships/hyperlink" Target="https://docs.docker.com/registry/deploying/" TargetMode="External"/><Relationship Id="rId65" Type="http://schemas.openxmlformats.org/officeDocument/2006/relationships/hyperlink" Target="http://fiware-cosmos.readthedocs.io/en/latest/" TargetMode="External"/><Relationship Id="rId86" Type="http://schemas.openxmlformats.org/officeDocument/2006/relationships/hyperlink" Target="https://catalogue.fiware.org/enablers/iot-broker" TargetMode="External"/><Relationship Id="rId130" Type="http://schemas.openxmlformats.org/officeDocument/2006/relationships/hyperlink" Target="http://xml3d.org/" TargetMode="External"/><Relationship Id="rId151" Type="http://schemas.openxmlformats.org/officeDocument/2006/relationships/image" Target="media/image16.png"/><Relationship Id="rId172" Type="http://schemas.openxmlformats.org/officeDocument/2006/relationships/hyperlink" Target="https://docs.mongodb.com/manual/core/wiredtiger/" TargetMode="External"/><Relationship Id="rId193" Type="http://schemas.openxmlformats.org/officeDocument/2006/relationships/hyperlink" Target="http://ckan.org/" TargetMode="External"/><Relationship Id="rId207" Type="http://schemas.openxmlformats.org/officeDocument/2006/relationships/hyperlink" Target="https://catalogue.fiware.org/enablers/backend-device-management-idas" TargetMode="External"/><Relationship Id="rId228" Type="http://schemas.openxmlformats.org/officeDocument/2006/relationships/header" Target="header2.xml"/><Relationship Id="rId249" Type="http://schemas.openxmlformats.org/officeDocument/2006/relationships/hyperlink" Target="http://iot.testnca.org:8000" TargetMode="External"/><Relationship Id="rId13" Type="http://schemas.openxmlformats.org/officeDocument/2006/relationships/image" Target="media/image6.png"/><Relationship Id="rId109" Type="http://schemas.openxmlformats.org/officeDocument/2006/relationships/hyperlink" Target="https://portainer.io/" TargetMode="External"/><Relationship Id="rId260" Type="http://schemas.openxmlformats.org/officeDocument/2006/relationships/hyperlink" Target="http://rancher.com/" TargetMode="External"/><Relationship Id="rId34" Type="http://schemas.openxmlformats.org/officeDocument/2006/relationships/image" Target="media/image12.png"/><Relationship Id="rId55" Type="http://schemas.openxmlformats.org/officeDocument/2006/relationships/hyperlink" Target="https://github.com/telefonicaid/Rush" TargetMode="External"/><Relationship Id="rId76" Type="http://schemas.openxmlformats.org/officeDocument/2006/relationships/hyperlink" Target="https://github.com/telefonicaid/sigfox-iotagent" TargetMode="External"/><Relationship Id="rId97" Type="http://schemas.openxmlformats.org/officeDocument/2006/relationships/hyperlink" Target="https://github.com/telefonicaid/perseo-fe" TargetMode="External"/><Relationship Id="rId120" Type="http://schemas.openxmlformats.org/officeDocument/2006/relationships/hyperlink" Target="http://postgis.net/" TargetMode="External"/><Relationship Id="rId141" Type="http://schemas.openxmlformats.org/officeDocument/2006/relationships/hyperlink" Target="https://github.com/SUSE/Portus" TargetMode="External"/><Relationship Id="rId7" Type="http://schemas.openxmlformats.org/officeDocument/2006/relationships/endnotes" Target="endnotes.xml"/><Relationship Id="rId162" Type="http://schemas.openxmlformats.org/officeDocument/2006/relationships/hyperlink" Target="https://fiware-orion.readthedocs.io/en/develop/admin/diagnosis/index.html" TargetMode="External"/><Relationship Id="rId183" Type="http://schemas.openxmlformats.org/officeDocument/2006/relationships/hyperlink" Target="https://github.com/telefonicaid/fiware-cosmos/blob/master/cosmos-auth" TargetMode="External"/><Relationship Id="rId218" Type="http://schemas.openxmlformats.org/officeDocument/2006/relationships/hyperlink" Target="https://catalogue.fiware.org/enablers/complex-event-processing-cep-proactive-technology-online" TargetMode="External"/><Relationship Id="rId239" Type="http://schemas.openxmlformats.org/officeDocument/2006/relationships/hyperlink" Target="https://www.elastic.co/products/elasticsearch" TargetMode="External"/><Relationship Id="rId250" Type="http://schemas.openxmlformats.org/officeDocument/2006/relationships/hyperlink" Target="http://iot.testnca.org:5000" TargetMode="External"/><Relationship Id="rId24" Type="http://schemas.openxmlformats.org/officeDocument/2006/relationships/hyperlink" Target="https://docs.docker.com/engine/swarm/" TargetMode="External"/><Relationship Id="rId45" Type="http://schemas.openxmlformats.org/officeDocument/2006/relationships/hyperlink" Target="https://github.com/SUSE/Portus/blob/master/examples/compose/docker-compose.yml" TargetMode="External"/><Relationship Id="rId66" Type="http://schemas.openxmlformats.org/officeDocument/2006/relationships/hyperlink" Target="http://forge.fiware.org/plugins/mediawiki/wiki/fiware/index.php/FIWARE.ArchitectureDescription.Data.BigData" TargetMode="External"/><Relationship Id="rId87" Type="http://schemas.openxmlformats.org/officeDocument/2006/relationships/hyperlink" Target="https://github.com/Aeronbroker/Aeron" TargetMode="External"/><Relationship Id="rId110" Type="http://schemas.openxmlformats.org/officeDocument/2006/relationships/hyperlink" Target="https://github.com/portainer/portainer/blob/develop/README.md" TargetMode="External"/><Relationship Id="rId131" Type="http://schemas.openxmlformats.org/officeDocument/2006/relationships/hyperlink" Target="https://www.fiware.org/2017/07/28/apinf-contributes-top-class-api-management-technologies-to-fiware-platform/" TargetMode="External"/><Relationship Id="rId152" Type="http://schemas.openxmlformats.org/officeDocument/2006/relationships/image" Target="media/image17.png"/><Relationship Id="rId173" Type="http://schemas.openxmlformats.org/officeDocument/2006/relationships/hyperlink" Target="http://www.wiredtiger.com/" TargetMode="External"/><Relationship Id="rId194" Type="http://schemas.openxmlformats.org/officeDocument/2006/relationships/hyperlink" Target="https://www.mongodb.org/" TargetMode="External"/><Relationship Id="rId208" Type="http://schemas.openxmlformats.org/officeDocument/2006/relationships/hyperlink" Target="https://fiware-iot-stack.readthedocs.io/en/latest/" TargetMode="External"/><Relationship Id="rId229" Type="http://schemas.openxmlformats.org/officeDocument/2006/relationships/image" Target="media/image29.jpeg"/><Relationship Id="rId240" Type="http://schemas.openxmlformats.org/officeDocument/2006/relationships/hyperlink" Target="https://www.elastic.co/products/kibana" TargetMode="External"/><Relationship Id="rId261" Type="http://schemas.openxmlformats.org/officeDocument/2006/relationships/image" Target="media/image34.png"/><Relationship Id="rId14" Type="http://schemas.openxmlformats.org/officeDocument/2006/relationships/hyperlink" Target="https://www.fiware.org/" TargetMode="External"/><Relationship Id="rId35" Type="http://schemas.openxmlformats.org/officeDocument/2006/relationships/hyperlink" Target="https://blog.docker.com/2017/02/docker-secrets-management/" TargetMode="External"/><Relationship Id="rId56" Type="http://schemas.openxmlformats.org/officeDocument/2006/relationships/hyperlink" Target="https://github.com/Geonovum/sospilot/tree/master/src/fiware/docker/orionrush" TargetMode="External"/><Relationship Id="rId77" Type="http://schemas.openxmlformats.org/officeDocument/2006/relationships/hyperlink" Target="https://github.com/telefonicaid/iotagent-node-lib" TargetMode="External"/><Relationship Id="rId100" Type="http://schemas.openxmlformats.org/officeDocument/2006/relationships/hyperlink" Target="https://github.com/Freeboard/freeboard" TargetMode="External"/><Relationship Id="rId8" Type="http://schemas.openxmlformats.org/officeDocument/2006/relationships/image" Target="media/image1.png"/><Relationship Id="rId98" Type="http://schemas.openxmlformats.org/officeDocument/2006/relationships/hyperlink" Target="https://catalogue.fiware.org/enablers/application-mashup-wirecloud" TargetMode="External"/><Relationship Id="rId121" Type="http://schemas.openxmlformats.org/officeDocument/2006/relationships/hyperlink" Target="http://www.w3ds.org/doku.php" TargetMode="External"/><Relationship Id="rId142" Type="http://schemas.openxmlformats.org/officeDocument/2006/relationships/hyperlink" Target="http://port.us.org/features/2_LDAP-support.html" TargetMode="External"/><Relationship Id="rId163" Type="http://schemas.openxmlformats.org/officeDocument/2006/relationships/hyperlink" Target="https://fiware-orion.readthedocs.io/en/develop/user/docker/index.html" TargetMode="External"/><Relationship Id="rId184" Type="http://schemas.openxmlformats.org/officeDocument/2006/relationships/hyperlink" Target="https://github.com/telefonicaid/fiware-cosmos/blob/master/cosmos-gui" TargetMode="External"/><Relationship Id="rId219" Type="http://schemas.openxmlformats.org/officeDocument/2006/relationships/hyperlink" Target="http://fiware-iot-stack.readthedocs.io/en/latest/cep/" TargetMode="External"/><Relationship Id="rId230" Type="http://schemas.openxmlformats.org/officeDocument/2006/relationships/image" Target="media/image30.jpg"/><Relationship Id="rId251" Type="http://schemas.openxmlformats.org/officeDocument/2006/relationships/hyperlink" Target="http://iot.testnca.org:8081" TargetMode="External"/><Relationship Id="rId25" Type="http://schemas.openxmlformats.org/officeDocument/2006/relationships/image" Target="media/image7.png"/><Relationship Id="rId46" Type="http://schemas.openxmlformats.org/officeDocument/2006/relationships/hyperlink" Target="http://rancher.com/" TargetMode="External"/><Relationship Id="rId67" Type="http://schemas.openxmlformats.org/officeDocument/2006/relationships/hyperlink" Target="https://catalogue.fiware.org/enablers/data-visualization-knowage" TargetMode="External"/><Relationship Id="rId88" Type="http://schemas.openxmlformats.org/officeDocument/2006/relationships/hyperlink" Target="http://fiware-iot-broker.readthedocs.io/en/master/index.html" TargetMode="External"/><Relationship Id="rId111" Type="http://schemas.openxmlformats.org/officeDocument/2006/relationships/hyperlink" Target="https://github.com/telefonicaid?utf8=%E2%9C%93&amp;q=Monitoring&amp;type=&amp;language=" TargetMode="External"/><Relationship Id="rId132" Type="http://schemas.openxmlformats.org/officeDocument/2006/relationships/hyperlink" Target="https://www.apinf.com/" TargetMode="External"/><Relationship Id="rId153" Type="http://schemas.openxmlformats.org/officeDocument/2006/relationships/hyperlink" Target="https://docs.openstack.org/keystone/pike/admin/identity-integrate-with-ldap.html" TargetMode="External"/><Relationship Id="rId174" Type="http://schemas.openxmlformats.org/officeDocument/2006/relationships/hyperlink" Target="https://www.torodb.com/stampede/" TargetMode="External"/><Relationship Id="rId195" Type="http://schemas.openxmlformats.org/officeDocument/2006/relationships/hyperlink" Target="https://github.com/telefonicaid/IoT-STH" TargetMode="External"/><Relationship Id="rId209" Type="http://schemas.openxmlformats.org/officeDocument/2006/relationships/hyperlink" Target="https://github.com/telefonicaid/iotagent-ul" TargetMode="External"/><Relationship Id="rId220" Type="http://schemas.openxmlformats.org/officeDocument/2006/relationships/hyperlink" Target="https://catalogue.fiware.org/enablers/iot-data-edge-consolidation-ge-cepheus" TargetMode="External"/><Relationship Id="rId241" Type="http://schemas.openxmlformats.org/officeDocument/2006/relationships/hyperlink" Target="https://www.elastic.co/products/beats" TargetMode="External"/><Relationship Id="rId15" Type="http://schemas.openxmlformats.org/officeDocument/2006/relationships/hyperlink" Target="http://www.openmobilealliance.org/" TargetMode="External"/><Relationship Id="rId36" Type="http://schemas.openxmlformats.org/officeDocument/2006/relationships/hyperlink" Target="https://mariadb.org/" TargetMode="External"/><Relationship Id="rId57" Type="http://schemas.openxmlformats.org/officeDocument/2006/relationships/hyperlink" Target="https://www.mongodb.com/" TargetMode="External"/><Relationship Id="rId262" Type="http://schemas.openxmlformats.org/officeDocument/2006/relationships/image" Target="media/image35.png"/><Relationship Id="rId78" Type="http://schemas.openxmlformats.org/officeDocument/2006/relationships/hyperlink" Target="https://github.com/telefonicaid/orchestrator" TargetMode="External"/><Relationship Id="rId99" Type="http://schemas.openxmlformats.org/officeDocument/2006/relationships/hyperlink" Target="https://wirecloud.readthedocs.io/en/stable/" TargetMode="External"/><Relationship Id="rId101" Type="http://schemas.openxmlformats.org/officeDocument/2006/relationships/hyperlink" Target="https://www.fiware.org/2015/07/13/fiware-orion-data-source-now-available-for-freeboard/" TargetMode="External"/><Relationship Id="rId122" Type="http://schemas.openxmlformats.org/officeDocument/2006/relationships/hyperlink" Target="http://docs.opengeospatial.org/is/15-001r4/15-001r4.html" TargetMode="External"/><Relationship Id="rId143" Type="http://schemas.openxmlformats.org/officeDocument/2006/relationships/hyperlink" Target="https://github.com/SUSE/Portus/blob/master/examples/compose/docker-compose.yml" TargetMode="External"/><Relationship Id="rId164" Type="http://schemas.openxmlformats.org/officeDocument/2006/relationships/hyperlink" Target="https://fiware-orion.readthedocs.io/en/develop/admin/perf_tuning/index.html" TargetMode="External"/><Relationship Id="rId185" Type="http://schemas.openxmlformats.org/officeDocument/2006/relationships/hyperlink" Target="https://github.com/telefonicaid/fiware-cosmos/blob/master/cosmos-hive-auth-provider" TargetMode="External"/><Relationship Id="rId9" Type="http://schemas.openxmlformats.org/officeDocument/2006/relationships/image" Target="media/image2.png"/><Relationship Id="rId210" Type="http://schemas.openxmlformats.org/officeDocument/2006/relationships/hyperlink" Target="https://github.com/telefonicaid/iotagent-json" TargetMode="External"/><Relationship Id="rId26" Type="http://schemas.openxmlformats.org/officeDocument/2006/relationships/image" Target="media/image8.png"/><Relationship Id="rId231" Type="http://schemas.openxmlformats.org/officeDocument/2006/relationships/image" Target="media/image31.png"/><Relationship Id="rId252" Type="http://schemas.openxmlformats.org/officeDocument/2006/relationships/hyperlink" Target="http://iot.testnca.org:1026" TargetMode="External"/><Relationship Id="rId47" Type="http://schemas.openxmlformats.org/officeDocument/2006/relationships/hyperlink" Target="https://catalogue.fiware.org/enablers/identity-management-keyrock" TargetMode="External"/><Relationship Id="rId68" Type="http://schemas.openxmlformats.org/officeDocument/2006/relationships/hyperlink" Target="http://knowage.readthedocs.io/en/latest/" TargetMode="External"/><Relationship Id="rId89" Type="http://schemas.openxmlformats.org/officeDocument/2006/relationships/hyperlink" Target="https://iotbrokerngsiinterface.docs.apiary.io" TargetMode="External"/><Relationship Id="rId112" Type="http://schemas.openxmlformats.org/officeDocument/2006/relationships/hyperlink" Target="https://www.centreon.com/" TargetMode="External"/><Relationship Id="rId133" Type="http://schemas.openxmlformats.org/officeDocument/2006/relationships/hyperlink" Target="https://apiumbrella.io/" TargetMode="External"/><Relationship Id="rId154" Type="http://schemas.openxmlformats.org/officeDocument/2006/relationships/hyperlink" Target="https://wiki.openstack.org/wiki/HowtoIntegrateKeystonewithAD" TargetMode="External"/><Relationship Id="rId175" Type="http://schemas.openxmlformats.org/officeDocument/2006/relationships/hyperlink" Target="https://citusdata.github.io/cstore_fdw/" TargetMode="External"/><Relationship Id="rId196" Type="http://schemas.openxmlformats.org/officeDocument/2006/relationships/hyperlink" Target="http://kafka.apache.org/" TargetMode="External"/><Relationship Id="rId200" Type="http://schemas.openxmlformats.org/officeDocument/2006/relationships/hyperlink" Target="https://carto.com/" TargetMode="External"/><Relationship Id="rId16" Type="http://schemas.openxmlformats.org/officeDocument/2006/relationships/hyperlink" Target="https://www.tmforum.org/" TargetMode="External"/><Relationship Id="rId221" Type="http://schemas.openxmlformats.org/officeDocument/2006/relationships/hyperlink" Target="https://github.com/telefonicaid/perseo-fe/blob/master/documentation/architecture.md" TargetMode="External"/><Relationship Id="rId242" Type="http://schemas.openxmlformats.org/officeDocument/2006/relationships/hyperlink" Target="https://www.elastic.co/products/beats/metricbeat" TargetMode="External"/><Relationship Id="rId263" Type="http://schemas.openxmlformats.org/officeDocument/2006/relationships/fontTable" Target="fontTable.xml"/><Relationship Id="rId37" Type="http://schemas.openxmlformats.org/officeDocument/2006/relationships/hyperlink" Target="https://flocker.readthedocs.io/en/latest/supported/index.html" TargetMode="External"/><Relationship Id="rId58" Type="http://schemas.openxmlformats.org/officeDocument/2006/relationships/hyperlink" Target="https://www.postgresql.org/" TargetMode="External"/><Relationship Id="rId79" Type="http://schemas.openxmlformats.org/officeDocument/2006/relationships/hyperlink" Target="http://mosquitto.org/" TargetMode="External"/><Relationship Id="rId102" Type="http://schemas.openxmlformats.org/officeDocument/2006/relationships/hyperlink" Target="https://github.com/telefonicaid/fiware-connectors/tree/master/FreeBoard-Orion-Plugin" TargetMode="External"/><Relationship Id="rId123" Type="http://schemas.openxmlformats.org/officeDocument/2006/relationships/hyperlink" Target="http://www.opengeospatial.org/" TargetMode="External"/><Relationship Id="rId144" Type="http://schemas.openxmlformats.org/officeDocument/2006/relationships/hyperlink" Target="http://docs.gitlab.com/ce/user/project/container_registry.html" TargetMode="External"/><Relationship Id="rId90" Type="http://schemas.openxmlformats.org/officeDocument/2006/relationships/hyperlink" Target="https://catalogue.fiware.org/enablers/iot-discovery" TargetMode="External"/><Relationship Id="rId165" Type="http://schemas.openxmlformats.org/officeDocument/2006/relationships/image" Target="media/image20.png"/><Relationship Id="rId186" Type="http://schemas.openxmlformats.org/officeDocument/2006/relationships/hyperlink" Target="https://github.com/telefonicaid/fiware-cosmos/blob/master/cosmos-tidoop-api" TargetMode="External"/><Relationship Id="rId211" Type="http://schemas.openxmlformats.org/officeDocument/2006/relationships/hyperlink" Target="https://github.com/telefonicaid/sigfox-iotagent" TargetMode="External"/><Relationship Id="rId232" Type="http://schemas.openxmlformats.org/officeDocument/2006/relationships/image" Target="media/image32.png"/><Relationship Id="rId253" Type="http://schemas.openxmlformats.org/officeDocument/2006/relationships/hyperlink" Target="http://iot.testnca.org:4041" TargetMode="External"/><Relationship Id="rId27" Type="http://schemas.openxmlformats.org/officeDocument/2006/relationships/hyperlink" Target="https://www.fiware.org/" TargetMode="External"/><Relationship Id="rId48" Type="http://schemas.openxmlformats.org/officeDocument/2006/relationships/hyperlink" Target="https://catalogue.fiware.org/enablers/authorization-pdp-authzforce" TargetMode="External"/><Relationship Id="rId69" Type="http://schemas.openxmlformats.org/officeDocument/2006/relationships/hyperlink" Target="https://catalogue.fiware.org/enablers/ckan" TargetMode="External"/><Relationship Id="rId113" Type="http://schemas.openxmlformats.org/officeDocument/2006/relationships/hyperlink" Target="https://www.consul.io/" TargetMode="External"/><Relationship Id="rId134" Type="http://schemas.openxmlformats.org/officeDocument/2006/relationships/hyperlink" Target="https://github.com/apinf" TargetMode="External"/><Relationship Id="rId80" Type="http://schemas.openxmlformats.org/officeDocument/2006/relationships/hyperlink" Target="https://nodered.org/" TargetMode="External"/><Relationship Id="rId155" Type="http://schemas.openxmlformats.org/officeDocument/2006/relationships/image" Target="media/image18.png"/><Relationship Id="rId176" Type="http://schemas.openxmlformats.org/officeDocument/2006/relationships/image" Target="media/image21.png"/><Relationship Id="rId197" Type="http://schemas.openxmlformats.org/officeDocument/2006/relationships/hyperlink" Target="https://aws.amazon.com/dynamodb/" TargetMode="External"/><Relationship Id="rId201" Type="http://schemas.openxmlformats.org/officeDocument/2006/relationships/image" Target="media/image24.png"/><Relationship Id="rId222" Type="http://schemas.openxmlformats.org/officeDocument/2006/relationships/image" Target="media/image27.png"/><Relationship Id="rId243" Type="http://schemas.openxmlformats.org/officeDocument/2006/relationships/hyperlink" Target="https://www.elastic.co/products/beats/heartbeat" TargetMode="External"/><Relationship Id="rId264" Type="http://schemas.openxmlformats.org/officeDocument/2006/relationships/glossaryDocument" Target="glossary/document.xml"/><Relationship Id="rId17" Type="http://schemas.openxmlformats.org/officeDocument/2006/relationships/hyperlink" Target="https://en.wikipedia.org/wiki/Representational_state_transfer" TargetMode="External"/><Relationship Id="rId38" Type="http://schemas.openxmlformats.org/officeDocument/2006/relationships/hyperlink" Target="http://rexray.readthedocs.io/en/stable/user-guide/storage-providers/" TargetMode="External"/><Relationship Id="rId59" Type="http://schemas.openxmlformats.org/officeDocument/2006/relationships/hyperlink" Target="https://www.citusdata.com/product/community" TargetMode="External"/><Relationship Id="rId103" Type="http://schemas.openxmlformats.org/officeDocument/2006/relationships/hyperlink" Target="https://freeboard.io/" TargetMode="External"/><Relationship Id="rId124" Type="http://schemas.openxmlformats.org/officeDocument/2006/relationships/hyperlink" Target="https://catalogue.fiware.org/enablers/gis-data-provider-geoserver3d" TargetMode="External"/><Relationship Id="rId70" Type="http://schemas.openxmlformats.org/officeDocument/2006/relationships/hyperlink" Target="https://github.com/okfn/docker-fiware-ckan" TargetMode="External"/><Relationship Id="rId91" Type="http://schemas.openxmlformats.org/officeDocument/2006/relationships/hyperlink" Target="http://fiware-iot-discovery-ngsi9.readthedocs.io/en/latest/admin/admin/index.html" TargetMode="External"/><Relationship Id="rId145" Type="http://schemas.openxmlformats.org/officeDocument/2006/relationships/hyperlink" Target="https://www.opensuse.org/" TargetMode="External"/><Relationship Id="rId166" Type="http://schemas.openxmlformats.org/officeDocument/2006/relationships/hyperlink" Target="http://www.onem2m.org/" TargetMode="External"/><Relationship Id="rId187" Type="http://schemas.openxmlformats.org/officeDocument/2006/relationships/hyperlink" Target="https://github.com/telefonicaid/fiware-cosmos/blob/master/cosmos-proxy" TargetMode="External"/><Relationship Id="rId1" Type="http://schemas.openxmlformats.org/officeDocument/2006/relationships/customXml" Target="../customXml/item1.xml"/><Relationship Id="rId212" Type="http://schemas.openxmlformats.org/officeDocument/2006/relationships/hyperlink" Target="https://github.com/telefonicaid/lightweightm2m-iotagent" TargetMode="External"/><Relationship Id="rId233" Type="http://schemas.openxmlformats.org/officeDocument/2006/relationships/hyperlink" Target="https://gitlab.nicecotedazur.org/" TargetMode="External"/><Relationship Id="rId254" Type="http://schemas.openxmlformats.org/officeDocument/2006/relationships/hyperlink" Target="http://iot.testnca.org:7896" TargetMode="External"/><Relationship Id="rId28" Type="http://schemas.openxmlformats.org/officeDocument/2006/relationships/hyperlink" Target="https://catalogue.fiware.org/" TargetMode="External"/><Relationship Id="rId49" Type="http://schemas.openxmlformats.org/officeDocument/2006/relationships/hyperlink" Target="https://catalogue.fiware.org/enablers/pep-proxy-wilma" TargetMode="External"/><Relationship Id="rId114" Type="http://schemas.openxmlformats.org/officeDocument/2006/relationships/hyperlink" Target="https://documentation.centreon.com/docs/centreon-auto-discovery/en/latest/" TargetMode="External"/><Relationship Id="rId60" Type="http://schemas.openxmlformats.org/officeDocument/2006/relationships/hyperlink" Target="https://www.postgresql.org/docs/10/static/warm-standby.html" TargetMode="External"/><Relationship Id="rId81" Type="http://schemas.openxmlformats.org/officeDocument/2006/relationships/hyperlink" Target="https://github.com/telefonicaid/iotagent-manager" TargetMode="External"/><Relationship Id="rId135" Type="http://schemas.openxmlformats.org/officeDocument/2006/relationships/hyperlink" Target="http://www.haproxy.org/" TargetMode="External"/><Relationship Id="rId156" Type="http://schemas.openxmlformats.org/officeDocument/2006/relationships/hyperlink" Target="https://docs.openstack.org/keystone/latest/" TargetMode="External"/><Relationship Id="rId177" Type="http://schemas.openxmlformats.org/officeDocument/2006/relationships/hyperlink" Target="https://clusterlabs.github.io/PAF/" TargetMode="External"/><Relationship Id="rId198" Type="http://schemas.openxmlformats.org/officeDocument/2006/relationships/hyperlink" Target="https://aws.amazon.com/" TargetMode="External"/><Relationship Id="rId202" Type="http://schemas.openxmlformats.org/officeDocument/2006/relationships/hyperlink" Target="https://hbase.apache.org/" TargetMode="External"/><Relationship Id="rId223" Type="http://schemas.openxmlformats.org/officeDocument/2006/relationships/image" Target="media/image28.png"/><Relationship Id="rId244" Type="http://schemas.openxmlformats.org/officeDocument/2006/relationships/hyperlink" Target="https://github.com/floragunncom/search-guard" TargetMode="External"/><Relationship Id="rId18" Type="http://schemas.openxmlformats.org/officeDocument/2006/relationships/hyperlink" Target="https://en.wikipedia.org/wiki/SOAP" TargetMode="External"/><Relationship Id="rId39" Type="http://schemas.openxmlformats.org/officeDocument/2006/relationships/hyperlink" Target="https://www.fiware.org/data-models/" TargetMode="External"/><Relationship Id="rId265" Type="http://schemas.openxmlformats.org/officeDocument/2006/relationships/theme" Target="theme/theme1.xml"/><Relationship Id="rId50" Type="http://schemas.openxmlformats.org/officeDocument/2006/relationships/hyperlink" Target="http://fiware.github.io/context.Orion/api/v2/stable/" TargetMode="External"/><Relationship Id="rId104" Type="http://schemas.openxmlformats.org/officeDocument/2006/relationships/hyperlink" Target="https://catalogue.fiware.org/enablers/business-api-ecosystem-biz-ecosystem-ri" TargetMode="External"/><Relationship Id="rId125" Type="http://schemas.openxmlformats.org/officeDocument/2006/relationships/hyperlink" Target="http://gisdataprovider.readthedocs.io/en/latest/index.html" TargetMode="External"/><Relationship Id="rId146" Type="http://schemas.openxmlformats.org/officeDocument/2006/relationships/hyperlink" Target="https://docs.gitlab.com/ee/administration/container_registry.html" TargetMode="External"/><Relationship Id="rId167" Type="http://schemas.openxmlformats.org/officeDocument/2006/relationships/hyperlink" Target="https://fiware-orion.readthedocs.io/en/master/admin/rush/index.html" TargetMode="External"/><Relationship Id="rId188" Type="http://schemas.openxmlformats.org/officeDocument/2006/relationships/image" Target="media/image22.png"/><Relationship Id="rId71" Type="http://schemas.openxmlformats.org/officeDocument/2006/relationships/hyperlink" Target="http://docs.ckan.org/en/ckan-2.3.5/maintaining/installing/install-using-docker.html" TargetMode="External"/><Relationship Id="rId92" Type="http://schemas.openxmlformats.org/officeDocument/2006/relationships/hyperlink" Target="https://github.com/UniSurreyIoT/fiware-iot-discovery-ngsi9" TargetMode="External"/><Relationship Id="rId213" Type="http://schemas.openxmlformats.org/officeDocument/2006/relationships/hyperlink" Target="https://github.com/telefonicaid/iotagent-node-lib" TargetMode="External"/><Relationship Id="rId234" Type="http://schemas.openxmlformats.org/officeDocument/2006/relationships/hyperlink" Target="https://github.com/julienmathis/centreon-docker" TargetMode="External"/><Relationship Id="rId2" Type="http://schemas.openxmlformats.org/officeDocument/2006/relationships/numbering" Target="numbering.xml"/><Relationship Id="rId29" Type="http://schemas.openxmlformats.org/officeDocument/2006/relationships/image" Target="media/image9.png"/><Relationship Id="rId255" Type="http://schemas.openxmlformats.org/officeDocument/2006/relationships/hyperlink" Target="http://iot.testnca.org:27017" TargetMode="External"/><Relationship Id="rId40" Type="http://schemas.openxmlformats.org/officeDocument/2006/relationships/hyperlink" Target="https://github.com/fiware/dataModels" TargetMode="External"/><Relationship Id="rId115" Type="http://schemas.openxmlformats.org/officeDocument/2006/relationships/hyperlink" Target="https://github.com/Centreon-Community/centreon-discovery" TargetMode="External"/><Relationship Id="rId136" Type="http://schemas.openxmlformats.org/officeDocument/2006/relationships/hyperlink" Target="http://www.haproxy.org/" TargetMode="External"/><Relationship Id="rId157" Type="http://schemas.openxmlformats.org/officeDocument/2006/relationships/image" Target="media/image19.png"/><Relationship Id="rId178" Type="http://schemas.openxmlformats.org/officeDocument/2006/relationships/hyperlink" Target="https://github.com/zalando/patroni" TargetMode="External"/><Relationship Id="rId61" Type="http://schemas.openxmlformats.org/officeDocument/2006/relationships/hyperlink" Target="https://www.postgresql.org/docs/10/static/logical-replication.html" TargetMode="External"/><Relationship Id="rId82" Type="http://schemas.openxmlformats.org/officeDocument/2006/relationships/hyperlink" Target="https://github.com/telefonicaid" TargetMode="External"/><Relationship Id="rId199" Type="http://schemas.openxmlformats.org/officeDocument/2006/relationships/hyperlink" Target="http://www.postgresql.org/" TargetMode="External"/><Relationship Id="rId203" Type="http://schemas.openxmlformats.org/officeDocument/2006/relationships/hyperlink" Target="https://flume.apache.org/FlumeUserGuide.html" TargetMode="External"/><Relationship Id="rId19" Type="http://schemas.openxmlformats.org/officeDocument/2006/relationships/hyperlink" Target="http://www.openmobilealliance.org/release/NGSI/" TargetMode="External"/><Relationship Id="rId224" Type="http://schemas.openxmlformats.org/officeDocument/2006/relationships/hyperlink" Target="https://github.com/Wirecloud/docker-wirecloud/" TargetMode="External"/><Relationship Id="rId245" Type="http://schemas.openxmlformats.org/officeDocument/2006/relationships/image" Target="media/image33.png"/><Relationship Id="rId30" Type="http://schemas.openxmlformats.org/officeDocument/2006/relationships/image" Target="media/image10.png"/><Relationship Id="rId105" Type="http://schemas.openxmlformats.org/officeDocument/2006/relationships/hyperlink" Target="http://business-api-ecosystem.readthedocs.io/en/latest/" TargetMode="External"/><Relationship Id="rId126" Type="http://schemas.openxmlformats.org/officeDocument/2006/relationships/hyperlink" Target="http://postgis.net/" TargetMode="External"/><Relationship Id="rId147" Type="http://schemas.openxmlformats.org/officeDocument/2006/relationships/image" Target="media/image14.png"/><Relationship Id="rId168" Type="http://schemas.openxmlformats.org/officeDocument/2006/relationships/hyperlink" Target="https://github.com/telefonicaid/Rush" TargetMode="External"/><Relationship Id="rId51" Type="http://schemas.openxmlformats.org/officeDocument/2006/relationships/hyperlink" Target="https://catalogue.fiware.org/enablers/publishsubscribe-context-broker-orion-context-broker" TargetMode="External"/><Relationship Id="rId72" Type="http://schemas.openxmlformats.org/officeDocument/2006/relationships/hyperlink" Target="https://catalogue.fiware.org/enablers/backend-device-management-idas" TargetMode="External"/><Relationship Id="rId93" Type="http://schemas.openxmlformats.org/officeDocument/2006/relationships/hyperlink" Target="https://github.com/UniSurreyIoT/fiware-iot-discovery-s2w" TargetMode="External"/><Relationship Id="rId189" Type="http://schemas.openxmlformats.org/officeDocument/2006/relationships/image" Target="media/image23.png"/><Relationship Id="rId3" Type="http://schemas.openxmlformats.org/officeDocument/2006/relationships/styles" Target="styles.xml"/><Relationship Id="rId214" Type="http://schemas.openxmlformats.org/officeDocument/2006/relationships/image" Target="media/image25.png"/><Relationship Id="rId235" Type="http://schemas.openxmlformats.org/officeDocument/2006/relationships/hyperlink" Target="https://docs.docker.com/engine/admin/logging/gelf/" TargetMode="External"/><Relationship Id="rId256" Type="http://schemas.openxmlformats.org/officeDocument/2006/relationships/hyperlink" Target="http://iot.testnca.org:8002" TargetMode="External"/><Relationship Id="rId116" Type="http://schemas.openxmlformats.org/officeDocument/2006/relationships/hyperlink" Target="http://rancher.com/" TargetMode="External"/><Relationship Id="rId137" Type="http://schemas.openxmlformats.org/officeDocument/2006/relationships/hyperlink" Target="https://catalogue.fiware.org/enablers/stream-oriented-kurento" TargetMode="External"/><Relationship Id="rId158" Type="http://schemas.openxmlformats.org/officeDocument/2006/relationships/hyperlink" Target="https://forge.fiware.org/plugins/mediawiki/wiki/fiware/index.php/FIWARE.OpenSpecification.Security.PEP_Proxy_Generic_Enabler" TargetMode="External"/><Relationship Id="rId20" Type="http://schemas.openxmlformats.org/officeDocument/2006/relationships/hyperlink" Target="https://forge.fiware.org/plugins/mediawiki/wiki/fiware/index.php/NGSI-9/NGSI-10_information_model" TargetMode="External"/><Relationship Id="rId41" Type="http://schemas.openxmlformats.org/officeDocument/2006/relationships/hyperlink" Target="https://ico.org.uk/media/for-organisations/documents/1546/data-controllers-and-data-processors-dp-guidance.pdf" TargetMode="External"/><Relationship Id="rId62" Type="http://schemas.openxmlformats.org/officeDocument/2006/relationships/hyperlink" Target="http://galeracluster.com/products/" TargetMode="External"/><Relationship Id="rId83" Type="http://schemas.openxmlformats.org/officeDocument/2006/relationships/hyperlink" Target="https://github.com/telefonicaid/orchestrator" TargetMode="External"/><Relationship Id="rId179" Type="http://schemas.openxmlformats.org/officeDocument/2006/relationships/hyperlink" Target="http://www.pgpool.net/" TargetMode="External"/><Relationship Id="rId190" Type="http://schemas.openxmlformats.org/officeDocument/2006/relationships/hyperlink" Target="http://hadoop.apache.org/docs/current/hadoop-project-dist/hadoop-hdfs/HdfsUserGuide.html" TargetMode="External"/><Relationship Id="rId204" Type="http://schemas.openxmlformats.org/officeDocument/2006/relationships/hyperlink" Target="https://spark.apache.org/" TargetMode="External"/><Relationship Id="rId225" Type="http://schemas.openxmlformats.org/officeDocument/2006/relationships/hyperlink" Target="https://hub.docker.com/r/fiware/wirecloud/" TargetMode="External"/><Relationship Id="rId246" Type="http://schemas.openxmlformats.org/officeDocument/2006/relationships/hyperlink" Target="https://www.meteor.com/" TargetMode="External"/><Relationship Id="rId106" Type="http://schemas.openxmlformats.org/officeDocument/2006/relationships/hyperlink" Target="https://fusionforge.org/" TargetMode="External"/><Relationship Id="rId127" Type="http://schemas.openxmlformats.org/officeDocument/2006/relationships/hyperlink" Target="http://geoserver.org/" TargetMode="External"/><Relationship Id="rId10" Type="http://schemas.openxmlformats.org/officeDocument/2006/relationships/image" Target="media/image3.png"/><Relationship Id="rId31" Type="http://schemas.openxmlformats.org/officeDocument/2006/relationships/hyperlink" Target="https://thenewstack.io/docker-fully-embraces-kubernetes/" TargetMode="External"/><Relationship Id="rId52" Type="http://schemas.openxmlformats.org/officeDocument/2006/relationships/hyperlink" Target="https://fiware-orion.readthedocs.io/en/master/" TargetMode="External"/><Relationship Id="rId73" Type="http://schemas.openxmlformats.org/officeDocument/2006/relationships/hyperlink" Target="https://fiware-iot-stack.readthedocs.io/en/latest/" TargetMode="External"/><Relationship Id="rId94" Type="http://schemas.openxmlformats.org/officeDocument/2006/relationships/hyperlink" Target="https://catalogue.fiware.org/enablers/complex-event-processing-cep-proactive-technology-online" TargetMode="External"/><Relationship Id="rId148" Type="http://schemas.openxmlformats.org/officeDocument/2006/relationships/hyperlink" Target="http://rancher.com/" TargetMode="External"/><Relationship Id="rId169" Type="http://schemas.openxmlformats.org/officeDocument/2006/relationships/hyperlink" Target="https://github.com/Geonovum/sospilot/tree/master/src/fiware/docker/orionrush" TargetMode="External"/><Relationship Id="rId4" Type="http://schemas.openxmlformats.org/officeDocument/2006/relationships/settings" Target="settings.xml"/><Relationship Id="rId180" Type="http://schemas.openxmlformats.org/officeDocument/2006/relationships/hyperlink" Target="https://repmgr.org/" TargetMode="External"/><Relationship Id="rId215" Type="http://schemas.openxmlformats.org/officeDocument/2006/relationships/image" Target="media/image26.png"/><Relationship Id="rId236" Type="http://schemas.openxmlformats.org/officeDocument/2006/relationships/hyperlink" Target="https://docs.docker.com/engine/admin/logging/overview/" TargetMode="External"/><Relationship Id="rId257" Type="http://schemas.openxmlformats.org/officeDocument/2006/relationships/hyperlink" Target="http://iot.testnca.org:8003" TargetMode="External"/><Relationship Id="rId42" Type="http://schemas.openxmlformats.org/officeDocument/2006/relationships/hyperlink" Target="http://port.us.org/" TargetMode="External"/><Relationship Id="rId84" Type="http://schemas.openxmlformats.org/officeDocument/2006/relationships/hyperlink" Target="https://en.wikipedia.org/wiki/OPC_Unified_Architecture" TargetMode="External"/><Relationship Id="rId138" Type="http://schemas.openxmlformats.org/officeDocument/2006/relationships/hyperlink" Target="http://kurento.readthedocs.io/en/latest/doc/user_guide.html" TargetMode="External"/><Relationship Id="rId191" Type="http://schemas.openxmlformats.org/officeDocument/2006/relationships/hyperlink" Target="http://hadoop.apache.org/" TargetMode="External"/><Relationship Id="rId205" Type="http://schemas.openxmlformats.org/officeDocument/2006/relationships/hyperlink" Target="http://docs.ckan.org/en/latest/maintaining/installing/index.html" TargetMode="External"/><Relationship Id="rId247" Type="http://schemas.openxmlformats.org/officeDocument/2006/relationships/hyperlink" Target="https://www.fiware.org/category/api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924BE6814DB459FAE85EEB2B17D04E9"/>
        <w:category>
          <w:name w:val="Général"/>
          <w:gallery w:val="placeholder"/>
        </w:category>
        <w:types>
          <w:type w:val="bbPlcHdr"/>
        </w:types>
        <w:behaviors>
          <w:behavior w:val="content"/>
        </w:behaviors>
        <w:guid w:val="{3834F111-50B7-4CB5-BFD9-069382565E29}"/>
      </w:docPartPr>
      <w:docPartBody>
        <w:p w:rsidR="00557654" w:rsidRDefault="00130EA3" w:rsidP="00130EA3">
          <w:pPr>
            <w:pStyle w:val="6924BE6814DB459FAE85EEB2B17D04E9"/>
          </w:pPr>
          <w:r w:rsidRPr="005B6788">
            <w:rPr>
              <w:rStyle w:val="Textedelespacerserv"/>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Bold">
    <w:altName w:val="Arial"/>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Heiti SC">
    <w:altName w:val="Microsoft YaHei"/>
    <w:charset w:val="86"/>
    <w:family w:val="auto"/>
    <w:pitch w:val="variable"/>
    <w:sig w:usb0="8000002F" w:usb1="080E004A" w:usb2="00000010" w:usb3="00000000" w:csb0="003E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EA3"/>
    <w:rsid w:val="000953E5"/>
    <w:rsid w:val="00130EA3"/>
    <w:rsid w:val="00277174"/>
    <w:rsid w:val="002957B0"/>
    <w:rsid w:val="002A7D09"/>
    <w:rsid w:val="002D1658"/>
    <w:rsid w:val="003773C1"/>
    <w:rsid w:val="004C61FF"/>
    <w:rsid w:val="005573B6"/>
    <w:rsid w:val="00557654"/>
    <w:rsid w:val="006E1D07"/>
    <w:rsid w:val="007601D3"/>
    <w:rsid w:val="00807132"/>
    <w:rsid w:val="00946C8F"/>
    <w:rsid w:val="009F774A"/>
    <w:rsid w:val="00A6211A"/>
    <w:rsid w:val="00B509C6"/>
    <w:rsid w:val="00E5324E"/>
    <w:rsid w:val="00EC718E"/>
    <w:rsid w:val="00ED0F8B"/>
    <w:rsid w:val="00EE704C"/>
    <w:rsid w:val="00EF59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42547603"/>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130EA3"/>
    <w:rPr>
      <w:color w:val="808080"/>
    </w:rPr>
  </w:style>
  <w:style w:type="paragraph" w:customStyle="1" w:styleId="2DB3B7EE6F6E425690B9535C75C017AE">
    <w:name w:val="2DB3B7EE6F6E425690B9535C75C017AE"/>
    <w:rsid w:val="00130EA3"/>
  </w:style>
  <w:style w:type="paragraph" w:customStyle="1" w:styleId="6924BE6814DB459FAE85EEB2B17D04E9">
    <w:name w:val="6924BE6814DB459FAE85EEB2B17D04E9"/>
    <w:rsid w:val="00130EA3"/>
  </w:style>
  <w:style w:type="paragraph" w:customStyle="1" w:styleId="47E810656BAD46939576BC4BF3A54D02">
    <w:name w:val="47E810656BAD46939576BC4BF3A54D02"/>
    <w:rsid w:val="00130EA3"/>
  </w:style>
  <w:style w:type="paragraph" w:customStyle="1" w:styleId="C828DDB2C10C4BF9917E07C02EB1189F">
    <w:name w:val="C828DDB2C10C4BF9917E07C02EB1189F"/>
    <w:rsid w:val="00130EA3"/>
  </w:style>
  <w:style w:type="paragraph" w:customStyle="1" w:styleId="81FDDD5207664E83AC82B77ECC2A65BB">
    <w:name w:val="81FDDD5207664E83AC82B77ECC2A65BB"/>
    <w:rsid w:val="00130EA3"/>
  </w:style>
  <w:style w:type="paragraph" w:customStyle="1" w:styleId="4E78589894C84803B641896A6AF07829">
    <w:name w:val="4E78589894C84803B641896A6AF07829"/>
    <w:rsid w:val="00130E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5385C-3EC6-43E7-8C86-1B45F09BD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91307</TotalTime>
  <Pages>65</Pages>
  <Words>23256</Words>
  <Characters>127913</Characters>
  <Application>Microsoft Office Word</Application>
  <DocSecurity>0</DocSecurity>
  <Lines>1065</Lines>
  <Paragraphs>301</Paragraphs>
  <ScaleCrop>false</ScaleCrop>
  <HeadingPairs>
    <vt:vector size="2" baseType="variant">
      <vt:variant>
        <vt:lpstr>Titre</vt:lpstr>
      </vt:variant>
      <vt:variant>
        <vt:i4>1</vt:i4>
      </vt:variant>
    </vt:vector>
  </HeadingPairs>
  <TitlesOfParts>
    <vt:vector size="1" baseType="lpstr">
      <vt:lpstr>MNCA IOT SmartCity Technical Architecture</vt:lpstr>
    </vt:vector>
  </TitlesOfParts>
  <Company/>
  <LinksUpToDate>false</LinksUpToDate>
  <CharactersWithSpaces>150868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MNCA IOT SmartCity Technical Architecture</dc:title>
  <dc:subject/>
  <dc:creator>Alain Galdemas</dc:creator>
  <cp:keywords/>
  <dc:description/>
  <cp:lastModifiedBy>Alain Galdemas</cp:lastModifiedBy>
  <cp:revision>1639</cp:revision>
  <dcterms:created xsi:type="dcterms:W3CDTF">2017-09-20T09:03:00Z</dcterms:created>
  <dcterms:modified xsi:type="dcterms:W3CDTF">2018-04-16T14:39:00Z</dcterms:modified>
</cp:coreProperties>
</file>